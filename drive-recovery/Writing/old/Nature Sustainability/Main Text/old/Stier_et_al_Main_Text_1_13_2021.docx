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A588A0" w14:textId="0AC80FE0" w:rsidR="006937E3" w:rsidRDefault="00264D87" w:rsidP="00BF01EC">
      <w:pPr>
        <w:pStyle w:val="CommentText"/>
        <w:rPr>
          <w:ins w:id="0" w:author="Adrian Stier" w:date="2019-09-26T13:20:00Z"/>
          <w:rFonts w:ascii="Helvetica" w:hAnsi="Helvetica"/>
          <w:b/>
          <w:sz w:val="22"/>
          <w:szCs w:val="22"/>
        </w:rPr>
      </w:pPr>
      <w:ins w:id="1" w:author="Adrian Stier" w:date="2021-01-26T11:13:00Z">
        <w:r>
          <w:rPr>
            <w:rFonts w:ascii="Helvetica" w:hAnsi="Helvetica"/>
            <w:b/>
            <w:sz w:val="22"/>
            <w:szCs w:val="22"/>
          </w:rPr>
          <w:t> </w:t>
        </w:r>
      </w:ins>
      <w:r w:rsidR="006937E3" w:rsidRPr="003805EE">
        <w:rPr>
          <w:rFonts w:ascii="Helvetica" w:hAnsi="Helvetica"/>
          <w:b/>
          <w:sz w:val="22"/>
          <w:szCs w:val="22"/>
        </w:rPr>
        <w:t xml:space="preserve">Avoiding </w:t>
      </w:r>
      <w:commentRangeStart w:id="2"/>
      <w:del w:id="3" w:author="Adrian Stier" w:date="2020-12-04T07:03:00Z">
        <w:r w:rsidR="006937E3" w:rsidRPr="003805EE" w:rsidDel="00BF01EC">
          <w:rPr>
            <w:rFonts w:ascii="Helvetica" w:hAnsi="Helvetica"/>
            <w:b/>
            <w:sz w:val="22"/>
            <w:szCs w:val="22"/>
          </w:rPr>
          <w:delText>Tipping Points</w:delText>
        </w:r>
      </w:del>
      <w:ins w:id="4" w:author="Adrian Stier" w:date="2020-12-04T07:03:00Z">
        <w:r w:rsidR="00BF01EC">
          <w:rPr>
            <w:rFonts w:ascii="Helvetica" w:hAnsi="Helvetica"/>
            <w:b/>
            <w:sz w:val="22"/>
            <w:szCs w:val="22"/>
          </w:rPr>
          <w:t>Critical Th</w:t>
        </w:r>
      </w:ins>
      <w:ins w:id="5" w:author="Adrian Stier" w:date="2021-01-13T13:46:00Z">
        <w:r w:rsidR="00201936">
          <w:rPr>
            <w:rFonts w:ascii="Helvetica" w:hAnsi="Helvetica"/>
            <w:b/>
            <w:sz w:val="22"/>
            <w:szCs w:val="22"/>
          </w:rPr>
          <w:t>r</w:t>
        </w:r>
      </w:ins>
      <w:ins w:id="6" w:author="Adrian Stier" w:date="2020-12-04T07:03:00Z">
        <w:r w:rsidR="00BF01EC">
          <w:rPr>
            <w:rFonts w:ascii="Helvetica" w:hAnsi="Helvetica"/>
            <w:b/>
            <w:sz w:val="22"/>
            <w:szCs w:val="22"/>
          </w:rPr>
          <w:t>esholds</w:t>
        </w:r>
      </w:ins>
      <w:r w:rsidR="006937E3" w:rsidRPr="003805EE">
        <w:rPr>
          <w:rFonts w:ascii="Helvetica" w:hAnsi="Helvetica"/>
          <w:b/>
          <w:sz w:val="22"/>
          <w:szCs w:val="22"/>
        </w:rPr>
        <w:t xml:space="preserve"> </w:t>
      </w:r>
      <w:commentRangeEnd w:id="2"/>
      <w:r w:rsidR="00AA41AC">
        <w:rPr>
          <w:rStyle w:val="CommentReference"/>
        </w:rPr>
        <w:commentReference w:id="2"/>
      </w:r>
      <w:r w:rsidR="006937E3" w:rsidRPr="003805EE">
        <w:rPr>
          <w:rFonts w:ascii="Helvetica" w:hAnsi="Helvetica"/>
          <w:b/>
          <w:sz w:val="22"/>
          <w:szCs w:val="22"/>
        </w:rPr>
        <w:t>Through Effective Monitoring</w:t>
      </w:r>
    </w:p>
    <w:p w14:paraId="53822485" w14:textId="77777777" w:rsidR="00AA0FD2" w:rsidRPr="003805EE" w:rsidRDefault="00AA0FD2">
      <w:pPr>
        <w:pStyle w:val="CommentText"/>
        <w:rPr>
          <w:rFonts w:ascii="Helvetica" w:hAnsi="Helvetica"/>
          <w:b/>
          <w:sz w:val="22"/>
          <w:szCs w:val="22"/>
        </w:rPr>
        <w:pPrChange w:id="7" w:author="Adrian Stier" w:date="2020-12-04T07:09:00Z">
          <w:pPr>
            <w:pStyle w:val="CommentText"/>
            <w:spacing w:line="480" w:lineRule="auto"/>
          </w:pPr>
        </w:pPrChange>
      </w:pPr>
    </w:p>
    <w:p w14:paraId="65FE7E07" w14:textId="1932CBCF" w:rsidR="00903261" w:rsidRPr="003805EE" w:rsidRDefault="00903261">
      <w:pPr>
        <w:outlineLvl w:val="0"/>
        <w:rPr>
          <w:rFonts w:ascii="Helvetica" w:hAnsi="Helvetica"/>
          <w:b/>
          <w:bCs/>
          <w:sz w:val="22"/>
          <w:szCs w:val="22"/>
        </w:rPr>
        <w:pPrChange w:id="8" w:author="Adrian Stier" w:date="2020-12-04T07:09:00Z">
          <w:pPr>
            <w:spacing w:line="480" w:lineRule="auto"/>
            <w:outlineLvl w:val="0"/>
          </w:pPr>
        </w:pPrChange>
      </w:pPr>
      <w:r w:rsidRPr="003805EE">
        <w:rPr>
          <w:rFonts w:ascii="Helvetica" w:hAnsi="Helvetica"/>
          <w:bCs/>
          <w:sz w:val="22"/>
          <w:szCs w:val="22"/>
        </w:rPr>
        <w:t>Adrian C. Stier</w:t>
      </w:r>
      <w:r w:rsidRPr="003805EE">
        <w:rPr>
          <w:rFonts w:ascii="Helvetica" w:hAnsi="Helvetica"/>
          <w:bCs/>
          <w:sz w:val="22"/>
          <w:szCs w:val="22"/>
          <w:vertAlign w:val="superscript"/>
        </w:rPr>
        <w:t>1</w:t>
      </w:r>
      <w:del w:id="9" w:author="Adrian Stier" w:date="2020-12-04T06:55:00Z">
        <w:r w:rsidR="002C23FC" w:rsidRPr="003805EE" w:rsidDel="00BB7440">
          <w:rPr>
            <w:rFonts w:ascii="Helvetica" w:hAnsi="Helvetica"/>
            <w:bCs/>
            <w:sz w:val="22"/>
            <w:szCs w:val="22"/>
            <w:vertAlign w:val="superscript"/>
          </w:rPr>
          <w:delText>,2</w:delText>
        </w:r>
      </w:del>
      <w:r w:rsidRPr="003805EE">
        <w:rPr>
          <w:rFonts w:ascii="Helvetica" w:hAnsi="Helvetica"/>
          <w:bCs/>
          <w:sz w:val="22"/>
          <w:szCs w:val="22"/>
          <w:vertAlign w:val="superscript"/>
        </w:rPr>
        <w:t>*</w:t>
      </w:r>
      <w:r w:rsidRPr="003805EE">
        <w:rPr>
          <w:rFonts w:ascii="Helvetica" w:hAnsi="Helvetica"/>
          <w:bCs/>
          <w:sz w:val="22"/>
          <w:szCs w:val="22"/>
        </w:rPr>
        <w:t xml:space="preserve">, </w:t>
      </w:r>
      <w:r w:rsidR="00454793" w:rsidRPr="003805EE">
        <w:rPr>
          <w:rFonts w:ascii="Helvetica" w:hAnsi="Helvetica"/>
          <w:bCs/>
          <w:sz w:val="22"/>
          <w:szCs w:val="22"/>
        </w:rPr>
        <w:t xml:space="preserve">Timothy E. </w:t>
      </w:r>
      <w:del w:id="10" w:author="Adrian Stier" w:date="2020-12-04T06:57:00Z">
        <w:r w:rsidR="00454793" w:rsidRPr="003805EE" w:rsidDel="00BB7440">
          <w:rPr>
            <w:rFonts w:ascii="Helvetica" w:hAnsi="Helvetica"/>
            <w:bCs/>
            <w:sz w:val="22"/>
            <w:szCs w:val="22"/>
          </w:rPr>
          <w:delText>Essington</w:delText>
        </w:r>
        <w:r w:rsidR="002C23FC" w:rsidRPr="003805EE" w:rsidDel="00BB7440">
          <w:rPr>
            <w:rFonts w:ascii="Helvetica" w:hAnsi="Helvetica"/>
            <w:bCs/>
            <w:sz w:val="22"/>
            <w:szCs w:val="22"/>
            <w:vertAlign w:val="superscript"/>
          </w:rPr>
          <w:delText>3</w:delText>
        </w:r>
      </w:del>
      <w:ins w:id="11" w:author="Adrian Stier" w:date="2020-12-04T06:57:00Z">
        <w:r w:rsidR="00BB7440" w:rsidRPr="003805EE">
          <w:rPr>
            <w:rFonts w:ascii="Helvetica" w:hAnsi="Helvetica"/>
            <w:bCs/>
            <w:sz w:val="22"/>
            <w:szCs w:val="22"/>
          </w:rPr>
          <w:t>Essington</w:t>
        </w:r>
        <w:r w:rsidR="00BB7440">
          <w:rPr>
            <w:rFonts w:ascii="Helvetica" w:hAnsi="Helvetica"/>
            <w:bCs/>
            <w:sz w:val="22"/>
            <w:szCs w:val="22"/>
            <w:vertAlign w:val="superscript"/>
          </w:rPr>
          <w:t>2</w:t>
        </w:r>
      </w:ins>
      <w:r w:rsidR="00454793" w:rsidRPr="003805EE">
        <w:rPr>
          <w:rFonts w:ascii="Helvetica" w:hAnsi="Helvetica"/>
          <w:bCs/>
          <w:sz w:val="22"/>
          <w:szCs w:val="22"/>
        </w:rPr>
        <w:t xml:space="preserve">, </w:t>
      </w:r>
      <w:r w:rsidRPr="003805EE">
        <w:rPr>
          <w:rFonts w:ascii="Helvetica" w:hAnsi="Helvetica"/>
          <w:bCs/>
          <w:sz w:val="22"/>
          <w:szCs w:val="22"/>
        </w:rPr>
        <w:t xml:space="preserve">Jameal F. </w:t>
      </w:r>
      <w:del w:id="12" w:author="Adrian Stier" w:date="2020-12-04T07:00:00Z">
        <w:r w:rsidRPr="003805EE" w:rsidDel="00BB7440">
          <w:rPr>
            <w:rFonts w:ascii="Helvetica" w:hAnsi="Helvetica"/>
            <w:bCs/>
            <w:sz w:val="22"/>
            <w:szCs w:val="22"/>
          </w:rPr>
          <w:delText>Samhouri</w:delText>
        </w:r>
        <w:r w:rsidR="002C23FC" w:rsidRPr="003805EE" w:rsidDel="00BB7440">
          <w:rPr>
            <w:rFonts w:ascii="Helvetica" w:hAnsi="Helvetica"/>
            <w:bCs/>
            <w:sz w:val="22"/>
            <w:szCs w:val="22"/>
            <w:vertAlign w:val="superscript"/>
          </w:rPr>
          <w:delText>4</w:delText>
        </w:r>
      </w:del>
      <w:ins w:id="13" w:author="Adrian Stier" w:date="2020-12-04T07:00:00Z">
        <w:r w:rsidR="00BB7440" w:rsidRPr="003805EE">
          <w:rPr>
            <w:rFonts w:ascii="Helvetica" w:hAnsi="Helvetica"/>
            <w:bCs/>
            <w:sz w:val="22"/>
            <w:szCs w:val="22"/>
          </w:rPr>
          <w:t>Samhouri</w:t>
        </w:r>
        <w:r w:rsidR="00BB7440">
          <w:rPr>
            <w:rFonts w:ascii="Helvetica" w:hAnsi="Helvetica"/>
            <w:bCs/>
            <w:sz w:val="22"/>
            <w:szCs w:val="22"/>
            <w:vertAlign w:val="superscript"/>
          </w:rPr>
          <w:t>3</w:t>
        </w:r>
      </w:ins>
      <w:r w:rsidR="00454793" w:rsidRPr="003805EE">
        <w:rPr>
          <w:rFonts w:ascii="Helvetica" w:hAnsi="Helvetica"/>
          <w:bCs/>
          <w:sz w:val="22"/>
          <w:szCs w:val="22"/>
        </w:rPr>
        <w:t>,</w:t>
      </w:r>
      <w:r w:rsidR="005A1766" w:rsidRPr="003805EE">
        <w:rPr>
          <w:rFonts w:ascii="Helvetica" w:hAnsi="Helvetica"/>
          <w:bCs/>
          <w:sz w:val="22"/>
          <w:szCs w:val="22"/>
        </w:rPr>
        <w:t xml:space="preserve"> </w:t>
      </w:r>
      <w:ins w:id="14" w:author="Adrian Stier" w:date="2020-12-04T07:00:00Z">
        <w:r w:rsidR="00BB7440">
          <w:rPr>
            <w:rFonts w:ascii="Helvetica" w:hAnsi="Helvetica"/>
            <w:bCs/>
            <w:sz w:val="22"/>
            <w:szCs w:val="22"/>
          </w:rPr>
          <w:t>Margaret C. Siple</w:t>
        </w:r>
        <w:r w:rsidR="00BB7440">
          <w:rPr>
            <w:rFonts w:ascii="Helvetica" w:hAnsi="Helvetica"/>
            <w:bCs/>
            <w:sz w:val="22"/>
            <w:szCs w:val="22"/>
            <w:vertAlign w:val="superscript"/>
          </w:rPr>
          <w:t>1</w:t>
        </w:r>
        <w:r w:rsidR="00BB7440">
          <w:rPr>
            <w:rFonts w:ascii="Helvetica" w:hAnsi="Helvetica"/>
            <w:bCs/>
            <w:sz w:val="22"/>
            <w:szCs w:val="22"/>
          </w:rPr>
          <w:t xml:space="preserve">, </w:t>
        </w:r>
      </w:ins>
      <w:r w:rsidR="005A1766" w:rsidRPr="003805EE">
        <w:rPr>
          <w:rFonts w:ascii="Helvetica" w:hAnsi="Helvetica"/>
          <w:bCs/>
          <w:sz w:val="22"/>
          <w:szCs w:val="22"/>
        </w:rPr>
        <w:t>Benjamin S. Halpern</w:t>
      </w:r>
      <w:del w:id="15" w:author="Adrian Stier" w:date="2020-12-04T07:02:00Z">
        <w:r w:rsidR="005A1766" w:rsidRPr="003805EE" w:rsidDel="00C315B9">
          <w:rPr>
            <w:rFonts w:ascii="Helvetica" w:hAnsi="Helvetica"/>
            <w:bCs/>
            <w:sz w:val="22"/>
            <w:szCs w:val="22"/>
            <w:vertAlign w:val="superscript"/>
          </w:rPr>
          <w:delText>1,5</w:delText>
        </w:r>
      </w:del>
      <w:ins w:id="16" w:author="Adrian Stier" w:date="2020-12-04T07:02:00Z">
        <w:r w:rsidR="00C315B9">
          <w:rPr>
            <w:rFonts w:ascii="Helvetica" w:hAnsi="Helvetica"/>
            <w:bCs/>
            <w:sz w:val="22"/>
            <w:szCs w:val="22"/>
            <w:vertAlign w:val="superscript"/>
          </w:rPr>
          <w:t>4,5</w:t>
        </w:r>
      </w:ins>
      <w:r w:rsidR="005A1766" w:rsidRPr="003805EE">
        <w:rPr>
          <w:rFonts w:ascii="Helvetica" w:hAnsi="Helvetica"/>
          <w:bCs/>
          <w:sz w:val="22"/>
          <w:szCs w:val="22"/>
          <w:vertAlign w:val="superscript"/>
        </w:rPr>
        <w:t>,6</w:t>
      </w:r>
      <w:r w:rsidR="005A1766" w:rsidRPr="003805EE">
        <w:rPr>
          <w:rFonts w:ascii="Helvetica" w:hAnsi="Helvetica"/>
          <w:bCs/>
          <w:sz w:val="22"/>
          <w:szCs w:val="22"/>
        </w:rPr>
        <w:t xml:space="preserve">, </w:t>
      </w:r>
      <w:r w:rsidR="00045D2C" w:rsidRPr="003805EE">
        <w:rPr>
          <w:rFonts w:ascii="Helvetica" w:hAnsi="Helvetica"/>
          <w:bCs/>
          <w:sz w:val="22"/>
          <w:szCs w:val="22"/>
        </w:rPr>
        <w:t>Crow</w:t>
      </w:r>
      <w:r w:rsidR="00FD6A66" w:rsidRPr="003805EE">
        <w:rPr>
          <w:rFonts w:ascii="Helvetica" w:hAnsi="Helvetica"/>
          <w:bCs/>
          <w:sz w:val="22"/>
          <w:szCs w:val="22"/>
        </w:rPr>
        <w:t xml:space="preserve"> </w:t>
      </w:r>
      <w:r w:rsidR="00045D2C" w:rsidRPr="003805EE">
        <w:rPr>
          <w:rFonts w:ascii="Helvetica" w:hAnsi="Helvetica"/>
          <w:bCs/>
          <w:sz w:val="22"/>
          <w:szCs w:val="22"/>
        </w:rPr>
        <w:t>White</w:t>
      </w:r>
      <w:r w:rsidR="002C23FC" w:rsidRPr="003805EE">
        <w:rPr>
          <w:rFonts w:ascii="Helvetica" w:hAnsi="Helvetica"/>
          <w:bCs/>
          <w:sz w:val="22"/>
          <w:szCs w:val="22"/>
          <w:vertAlign w:val="superscript"/>
        </w:rPr>
        <w:t>7</w:t>
      </w:r>
      <w:r w:rsidR="00045D2C" w:rsidRPr="003805EE">
        <w:rPr>
          <w:rFonts w:ascii="Helvetica" w:hAnsi="Helvetica"/>
          <w:bCs/>
          <w:sz w:val="22"/>
          <w:szCs w:val="22"/>
        </w:rPr>
        <w:t>, John M. Lynham</w:t>
      </w:r>
      <w:r w:rsidR="002C23FC" w:rsidRPr="003805EE">
        <w:rPr>
          <w:rFonts w:ascii="Helvetica" w:hAnsi="Helvetica" w:cs="Times"/>
          <w:sz w:val="22"/>
          <w:szCs w:val="22"/>
          <w:vertAlign w:val="superscript"/>
        </w:rPr>
        <w:t>8</w:t>
      </w:r>
      <w:r w:rsidR="00045D2C" w:rsidRPr="003805EE">
        <w:rPr>
          <w:rFonts w:ascii="Helvetica" w:hAnsi="Helvetica"/>
          <w:bCs/>
          <w:sz w:val="22"/>
          <w:szCs w:val="22"/>
        </w:rPr>
        <w:t xml:space="preserve">, </w:t>
      </w:r>
      <w:r w:rsidR="00D85320" w:rsidRPr="003805EE">
        <w:rPr>
          <w:rFonts w:ascii="Helvetica" w:hAnsi="Helvetica"/>
          <w:bCs/>
          <w:sz w:val="22"/>
          <w:szCs w:val="22"/>
        </w:rPr>
        <w:t xml:space="preserve">Anne K. </w:t>
      </w:r>
      <w:r w:rsidR="009C4EAB" w:rsidRPr="003805EE">
        <w:rPr>
          <w:rFonts w:ascii="Helvetica" w:hAnsi="Helvetica"/>
          <w:bCs/>
          <w:sz w:val="22"/>
          <w:szCs w:val="22"/>
        </w:rPr>
        <w:t>Salomon</w:t>
      </w:r>
      <w:r w:rsidR="002C23FC" w:rsidRPr="003805EE">
        <w:rPr>
          <w:rFonts w:ascii="Helvetica" w:hAnsi="Helvetica" w:cs="Times"/>
          <w:sz w:val="22"/>
          <w:szCs w:val="22"/>
          <w:vertAlign w:val="superscript"/>
        </w:rPr>
        <w:t>9</w:t>
      </w:r>
      <w:r w:rsidR="00D85320" w:rsidRPr="003805EE">
        <w:rPr>
          <w:rFonts w:ascii="Helvetica" w:hAnsi="Helvetica"/>
          <w:bCs/>
          <w:sz w:val="22"/>
          <w:szCs w:val="22"/>
        </w:rPr>
        <w:t xml:space="preserve">, </w:t>
      </w:r>
      <w:r w:rsidRPr="003805EE">
        <w:rPr>
          <w:rFonts w:ascii="Helvetica" w:hAnsi="Helvetica"/>
          <w:bCs/>
          <w:sz w:val="22"/>
          <w:szCs w:val="22"/>
        </w:rPr>
        <w:t>and Phil</w:t>
      </w:r>
      <w:r w:rsidR="00454793" w:rsidRPr="003805EE">
        <w:rPr>
          <w:rFonts w:ascii="Helvetica" w:hAnsi="Helvetica"/>
          <w:bCs/>
          <w:sz w:val="22"/>
          <w:szCs w:val="22"/>
        </w:rPr>
        <w:t>l</w:t>
      </w:r>
      <w:r w:rsidRPr="003805EE">
        <w:rPr>
          <w:rFonts w:ascii="Helvetica" w:hAnsi="Helvetica"/>
          <w:bCs/>
          <w:sz w:val="22"/>
          <w:szCs w:val="22"/>
        </w:rPr>
        <w:t>ip S. Levin</w:t>
      </w:r>
      <w:del w:id="17" w:author="Adrian Stier" w:date="2020-12-04T07:02:00Z">
        <w:r w:rsidR="00437F91" w:rsidRPr="003805EE" w:rsidDel="00C315B9">
          <w:rPr>
            <w:rFonts w:ascii="Helvetica" w:hAnsi="Helvetica"/>
            <w:bCs/>
            <w:sz w:val="22"/>
            <w:szCs w:val="22"/>
            <w:vertAlign w:val="superscript"/>
          </w:rPr>
          <w:delText>3</w:delText>
        </w:r>
      </w:del>
      <w:ins w:id="18" w:author="Adrian Stier" w:date="2020-12-04T07:02:00Z">
        <w:r w:rsidR="00C315B9">
          <w:rPr>
            <w:rFonts w:ascii="Helvetica" w:hAnsi="Helvetica"/>
            <w:bCs/>
            <w:sz w:val="22"/>
            <w:szCs w:val="22"/>
            <w:vertAlign w:val="superscript"/>
          </w:rPr>
          <w:t>10</w:t>
        </w:r>
      </w:ins>
      <w:r w:rsidR="00161963" w:rsidRPr="003805EE">
        <w:rPr>
          <w:rFonts w:ascii="Helvetica" w:hAnsi="Helvetica"/>
          <w:b/>
          <w:sz w:val="22"/>
          <w:szCs w:val="22"/>
        </w:rPr>
        <w:t xml:space="preserve"> </w:t>
      </w:r>
    </w:p>
    <w:p w14:paraId="466497CC" w14:textId="77777777" w:rsidR="00BB7440" w:rsidRDefault="00BB7440" w:rsidP="00BF01EC">
      <w:pPr>
        <w:widowControl w:val="0"/>
        <w:autoSpaceDE w:val="0"/>
        <w:autoSpaceDN w:val="0"/>
        <w:adjustRightInd w:val="0"/>
        <w:rPr>
          <w:ins w:id="19" w:author="Adrian Stier" w:date="2020-12-04T06:56:00Z"/>
          <w:rFonts w:ascii="Helvetica" w:hAnsi="Helvetica"/>
          <w:bCs/>
          <w:sz w:val="22"/>
          <w:szCs w:val="22"/>
          <w:vertAlign w:val="superscript"/>
        </w:rPr>
      </w:pPr>
    </w:p>
    <w:p w14:paraId="676F7498" w14:textId="73134C57" w:rsidR="00BE00F5" w:rsidRPr="00080397" w:rsidRDefault="00903261" w:rsidP="008F1BEB">
      <w:pPr>
        <w:widowControl w:val="0"/>
        <w:autoSpaceDE w:val="0"/>
        <w:autoSpaceDN w:val="0"/>
        <w:adjustRightInd w:val="0"/>
        <w:rPr>
          <w:rFonts w:ascii="Helvetica" w:hAnsi="Helvetica"/>
          <w:iCs/>
          <w:sz w:val="22"/>
          <w:szCs w:val="22"/>
        </w:rPr>
      </w:pPr>
      <w:r w:rsidRPr="003805EE">
        <w:rPr>
          <w:rFonts w:ascii="Helvetica" w:hAnsi="Helvetica"/>
          <w:bCs/>
          <w:sz w:val="22"/>
          <w:szCs w:val="22"/>
          <w:vertAlign w:val="superscript"/>
        </w:rPr>
        <w:t>1</w:t>
      </w:r>
      <w:r w:rsidR="00BE00F5" w:rsidRPr="003805EE">
        <w:rPr>
          <w:rFonts w:ascii="Helvetica" w:hAnsi="Helvetica"/>
          <w:sz w:val="22"/>
          <w:szCs w:val="22"/>
        </w:rPr>
        <w:t xml:space="preserve">Department of Ecology, </w:t>
      </w:r>
      <w:r w:rsidR="00BE00F5" w:rsidRPr="00BB7440">
        <w:rPr>
          <w:rFonts w:ascii="Helvetica" w:hAnsi="Helvetica"/>
          <w:sz w:val="22"/>
          <w:szCs w:val="22"/>
        </w:rPr>
        <w:t>Evolution, and Marine Biology, University of California, Santa Barbara, CA 93106 USA</w:t>
      </w:r>
      <w:r w:rsidR="00BE00F5" w:rsidRPr="00BF01EC" w:rsidDel="00BE00F5">
        <w:rPr>
          <w:rFonts w:ascii="Helvetica" w:hAnsi="Helvetica"/>
          <w:iCs/>
          <w:sz w:val="22"/>
          <w:szCs w:val="22"/>
        </w:rPr>
        <w:t xml:space="preserve"> </w:t>
      </w:r>
    </w:p>
    <w:p w14:paraId="73103B42" w14:textId="54042734" w:rsidR="002C23FC" w:rsidRPr="00080397" w:rsidDel="00BB7440" w:rsidRDefault="002C23FC">
      <w:pPr>
        <w:widowControl w:val="0"/>
        <w:autoSpaceDE w:val="0"/>
        <w:autoSpaceDN w:val="0"/>
        <w:adjustRightInd w:val="0"/>
        <w:rPr>
          <w:del w:id="20" w:author="Adrian Stier" w:date="2020-12-04T06:56:00Z"/>
          <w:rFonts w:ascii="Helvetica" w:hAnsi="Helvetica"/>
          <w:iCs/>
          <w:sz w:val="22"/>
          <w:szCs w:val="22"/>
        </w:rPr>
      </w:pPr>
    </w:p>
    <w:p w14:paraId="3E60EAB4" w14:textId="322CD821" w:rsidR="00BB7440" w:rsidRPr="00080397" w:rsidRDefault="00BB7440" w:rsidP="00FF3E2D">
      <w:pPr>
        <w:widowControl w:val="0"/>
        <w:autoSpaceDE w:val="0"/>
        <w:autoSpaceDN w:val="0"/>
        <w:adjustRightInd w:val="0"/>
        <w:rPr>
          <w:ins w:id="21" w:author="Adrian Stier" w:date="2020-12-04T06:57:00Z"/>
          <w:rFonts w:ascii="Helvetica" w:hAnsi="Helvetica"/>
          <w:iCs/>
          <w:sz w:val="22"/>
          <w:szCs w:val="22"/>
        </w:rPr>
      </w:pPr>
    </w:p>
    <w:p w14:paraId="7765ED21" w14:textId="77777777" w:rsidR="00BB7440" w:rsidRPr="00BB7440" w:rsidRDefault="00BB7440">
      <w:pPr>
        <w:rPr>
          <w:ins w:id="22" w:author="Adrian Stier" w:date="2020-12-04T06:59:00Z"/>
          <w:rFonts w:ascii="Helvetica" w:hAnsi="Helvetica"/>
          <w:sz w:val="22"/>
          <w:szCs w:val="22"/>
          <w:rPrChange w:id="23" w:author="Adrian Stier" w:date="2020-12-04T06:59:00Z">
            <w:rPr>
              <w:ins w:id="24" w:author="Adrian Stier" w:date="2020-12-04T06:59:00Z"/>
            </w:rPr>
          </w:rPrChange>
        </w:rPr>
      </w:pPr>
      <w:ins w:id="25" w:author="Adrian Stier" w:date="2020-12-04T06:57:00Z">
        <w:r w:rsidRPr="00BB7440">
          <w:rPr>
            <w:rFonts w:ascii="Helvetica" w:hAnsi="Helvetica"/>
            <w:iCs/>
            <w:sz w:val="22"/>
            <w:szCs w:val="22"/>
            <w:vertAlign w:val="superscript"/>
            <w:rPrChange w:id="26" w:author="Adrian Stier" w:date="2020-12-04T06:59:00Z">
              <w:rPr>
                <w:rFonts w:ascii="Helvetica" w:hAnsi="Helvetica"/>
                <w:iCs/>
                <w:sz w:val="22"/>
                <w:szCs w:val="22"/>
              </w:rPr>
            </w:rPrChange>
          </w:rPr>
          <w:t>2</w:t>
        </w:r>
      </w:ins>
      <w:ins w:id="27" w:author="Adrian Stier" w:date="2020-12-04T06:59:00Z">
        <w:r w:rsidRPr="00BB7440">
          <w:rPr>
            <w:rFonts w:ascii="Helvetica" w:hAnsi="Helvetica"/>
            <w:color w:val="000000"/>
            <w:sz w:val="22"/>
            <w:szCs w:val="22"/>
            <w:shd w:val="clear" w:color="auto" w:fill="FFFFFF"/>
            <w:rPrChange w:id="28" w:author="Adrian Stier" w:date="2020-12-04T06:59:00Z">
              <w:rPr>
                <w:rFonts w:ascii="ff3" w:hAnsi="ff3"/>
                <w:color w:val="000000"/>
                <w:sz w:val="48"/>
                <w:szCs w:val="48"/>
                <w:shd w:val="clear" w:color="auto" w:fill="FFFFFF"/>
              </w:rPr>
            </w:rPrChange>
          </w:rPr>
          <w:t>School</w:t>
        </w:r>
        <w:r w:rsidRPr="00BB7440">
          <w:rPr>
            <w:rStyle w:val="a"/>
            <w:rFonts w:ascii="Helvetica" w:hAnsi="Helvetica"/>
            <w:sz w:val="22"/>
            <w:szCs w:val="22"/>
            <w:shd w:val="clear" w:color="auto" w:fill="FFFFFF"/>
            <w:rPrChange w:id="29" w:author="Adrian Stier" w:date="2020-12-04T06:59:00Z">
              <w:rPr>
                <w:rStyle w:val="a"/>
                <w:rFonts w:ascii="ff3" w:hAnsi="ff3"/>
                <w:sz w:val="48"/>
                <w:szCs w:val="48"/>
                <w:shd w:val="clear" w:color="auto" w:fill="FFFFFF"/>
              </w:rPr>
            </w:rPrChange>
          </w:rPr>
          <w:t xml:space="preserve"> </w:t>
        </w:r>
        <w:r w:rsidRPr="00BB7440">
          <w:rPr>
            <w:rFonts w:ascii="Helvetica" w:hAnsi="Helvetica"/>
            <w:color w:val="000000"/>
            <w:sz w:val="22"/>
            <w:szCs w:val="22"/>
            <w:shd w:val="clear" w:color="auto" w:fill="FFFFFF"/>
            <w:rPrChange w:id="30" w:author="Adrian Stier" w:date="2020-12-04T06:59:00Z">
              <w:rPr>
                <w:rFonts w:ascii="ff3" w:hAnsi="ff3"/>
                <w:color w:val="000000"/>
                <w:sz w:val="48"/>
                <w:szCs w:val="48"/>
                <w:shd w:val="clear" w:color="auto" w:fill="FFFFFF"/>
              </w:rPr>
            </w:rPrChange>
          </w:rPr>
          <w:t>of</w:t>
        </w:r>
        <w:r w:rsidRPr="00BB7440">
          <w:rPr>
            <w:rStyle w:val="a"/>
            <w:rFonts w:ascii="Helvetica" w:hAnsi="Helvetica"/>
            <w:sz w:val="22"/>
            <w:szCs w:val="22"/>
            <w:shd w:val="clear" w:color="auto" w:fill="FFFFFF"/>
            <w:rPrChange w:id="31" w:author="Adrian Stier" w:date="2020-12-04T06:59:00Z">
              <w:rPr>
                <w:rStyle w:val="a"/>
                <w:rFonts w:ascii="ff3" w:hAnsi="ff3"/>
                <w:sz w:val="48"/>
                <w:szCs w:val="48"/>
                <w:shd w:val="clear" w:color="auto" w:fill="FFFFFF"/>
              </w:rPr>
            </w:rPrChange>
          </w:rPr>
          <w:t xml:space="preserve"> </w:t>
        </w:r>
        <w:r w:rsidRPr="00BB7440">
          <w:rPr>
            <w:rFonts w:ascii="Helvetica" w:hAnsi="Helvetica"/>
            <w:color w:val="000000"/>
            <w:sz w:val="22"/>
            <w:szCs w:val="22"/>
            <w:shd w:val="clear" w:color="auto" w:fill="FFFFFF"/>
            <w:rPrChange w:id="32" w:author="Adrian Stier" w:date="2020-12-04T06:59:00Z">
              <w:rPr>
                <w:rFonts w:ascii="ff3" w:hAnsi="ff3"/>
                <w:color w:val="000000"/>
                <w:sz w:val="48"/>
                <w:szCs w:val="48"/>
                <w:shd w:val="clear" w:color="auto" w:fill="FFFFFF"/>
              </w:rPr>
            </w:rPrChange>
          </w:rPr>
          <w:t>Aquatic</w:t>
        </w:r>
        <w:r w:rsidRPr="00BB7440">
          <w:rPr>
            <w:rStyle w:val="a"/>
            <w:rFonts w:ascii="Helvetica" w:hAnsi="Helvetica"/>
            <w:sz w:val="22"/>
            <w:szCs w:val="22"/>
            <w:shd w:val="clear" w:color="auto" w:fill="FFFFFF"/>
            <w:rPrChange w:id="33" w:author="Adrian Stier" w:date="2020-12-04T06:59:00Z">
              <w:rPr>
                <w:rStyle w:val="a"/>
                <w:rFonts w:ascii="ff3" w:hAnsi="ff3"/>
                <w:sz w:val="48"/>
                <w:szCs w:val="48"/>
                <w:shd w:val="clear" w:color="auto" w:fill="FFFFFF"/>
              </w:rPr>
            </w:rPrChange>
          </w:rPr>
          <w:t xml:space="preserve"> </w:t>
        </w:r>
        <w:r w:rsidRPr="00BB7440">
          <w:rPr>
            <w:rFonts w:ascii="Helvetica" w:hAnsi="Helvetica"/>
            <w:color w:val="000000"/>
            <w:sz w:val="22"/>
            <w:szCs w:val="22"/>
            <w:shd w:val="clear" w:color="auto" w:fill="FFFFFF"/>
            <w:rPrChange w:id="34" w:author="Adrian Stier" w:date="2020-12-04T06:59:00Z">
              <w:rPr>
                <w:rFonts w:ascii="ff3" w:hAnsi="ff3"/>
                <w:color w:val="000000"/>
                <w:sz w:val="48"/>
                <w:szCs w:val="48"/>
                <w:shd w:val="clear" w:color="auto" w:fill="FFFFFF"/>
              </w:rPr>
            </w:rPrChange>
          </w:rPr>
          <w:t>and</w:t>
        </w:r>
        <w:r w:rsidRPr="00BB7440">
          <w:rPr>
            <w:rStyle w:val="a"/>
            <w:rFonts w:ascii="Helvetica" w:hAnsi="Helvetica"/>
            <w:sz w:val="22"/>
            <w:szCs w:val="22"/>
            <w:shd w:val="clear" w:color="auto" w:fill="FFFFFF"/>
            <w:rPrChange w:id="35" w:author="Adrian Stier" w:date="2020-12-04T06:59:00Z">
              <w:rPr>
                <w:rStyle w:val="a"/>
                <w:rFonts w:ascii="ff3" w:hAnsi="ff3"/>
                <w:sz w:val="48"/>
                <w:szCs w:val="48"/>
                <w:shd w:val="clear" w:color="auto" w:fill="FFFFFF"/>
              </w:rPr>
            </w:rPrChange>
          </w:rPr>
          <w:t xml:space="preserve"> </w:t>
        </w:r>
        <w:r w:rsidRPr="00BB7440">
          <w:rPr>
            <w:rFonts w:ascii="Helvetica" w:hAnsi="Helvetica"/>
            <w:color w:val="000000"/>
            <w:sz w:val="22"/>
            <w:szCs w:val="22"/>
            <w:shd w:val="clear" w:color="auto" w:fill="FFFFFF"/>
            <w:rPrChange w:id="36" w:author="Adrian Stier" w:date="2020-12-04T06:59:00Z">
              <w:rPr>
                <w:rFonts w:ascii="ff3" w:hAnsi="ff3"/>
                <w:color w:val="000000"/>
                <w:sz w:val="48"/>
                <w:szCs w:val="48"/>
                <w:shd w:val="clear" w:color="auto" w:fill="FFFFFF"/>
              </w:rPr>
            </w:rPrChange>
          </w:rPr>
          <w:t>Fishery</w:t>
        </w:r>
        <w:r w:rsidRPr="00BB7440">
          <w:rPr>
            <w:rStyle w:val="a"/>
            <w:rFonts w:ascii="Helvetica" w:hAnsi="Helvetica"/>
            <w:sz w:val="22"/>
            <w:szCs w:val="22"/>
            <w:shd w:val="clear" w:color="auto" w:fill="FFFFFF"/>
            <w:rPrChange w:id="37" w:author="Adrian Stier" w:date="2020-12-04T06:59:00Z">
              <w:rPr>
                <w:rStyle w:val="a"/>
                <w:rFonts w:ascii="ff3" w:hAnsi="ff3"/>
                <w:sz w:val="48"/>
                <w:szCs w:val="48"/>
                <w:shd w:val="clear" w:color="auto" w:fill="FFFFFF"/>
              </w:rPr>
            </w:rPrChange>
          </w:rPr>
          <w:t xml:space="preserve"> </w:t>
        </w:r>
        <w:r w:rsidRPr="00BB7440">
          <w:rPr>
            <w:rFonts w:ascii="Helvetica" w:hAnsi="Helvetica"/>
            <w:color w:val="000000"/>
            <w:sz w:val="22"/>
            <w:szCs w:val="22"/>
            <w:shd w:val="clear" w:color="auto" w:fill="FFFFFF"/>
            <w:rPrChange w:id="38" w:author="Adrian Stier" w:date="2020-12-04T06:59:00Z">
              <w:rPr>
                <w:rFonts w:ascii="ff3" w:hAnsi="ff3"/>
                <w:color w:val="000000"/>
                <w:sz w:val="48"/>
                <w:szCs w:val="48"/>
                <w:shd w:val="clear" w:color="auto" w:fill="FFFFFF"/>
              </w:rPr>
            </w:rPrChange>
          </w:rPr>
          <w:t>Sciences,</w:t>
        </w:r>
        <w:r w:rsidRPr="00BB7440">
          <w:rPr>
            <w:rStyle w:val="a"/>
            <w:rFonts w:ascii="Helvetica" w:hAnsi="Helvetica"/>
            <w:sz w:val="22"/>
            <w:szCs w:val="22"/>
            <w:shd w:val="clear" w:color="auto" w:fill="FFFFFF"/>
            <w:rPrChange w:id="39" w:author="Adrian Stier" w:date="2020-12-04T06:59:00Z">
              <w:rPr>
                <w:rStyle w:val="a"/>
                <w:rFonts w:ascii="ff3" w:hAnsi="ff3"/>
                <w:sz w:val="48"/>
                <w:szCs w:val="48"/>
                <w:shd w:val="clear" w:color="auto" w:fill="FFFFFF"/>
              </w:rPr>
            </w:rPrChange>
          </w:rPr>
          <w:t xml:space="preserve"> </w:t>
        </w:r>
        <w:r w:rsidRPr="00BB7440">
          <w:rPr>
            <w:rFonts w:ascii="Helvetica" w:hAnsi="Helvetica"/>
            <w:color w:val="000000"/>
            <w:sz w:val="22"/>
            <w:szCs w:val="22"/>
            <w:shd w:val="clear" w:color="auto" w:fill="FFFFFF"/>
            <w:rPrChange w:id="40" w:author="Adrian Stier" w:date="2020-12-04T06:59:00Z">
              <w:rPr>
                <w:rFonts w:ascii="ff3" w:hAnsi="ff3"/>
                <w:color w:val="000000"/>
                <w:sz w:val="48"/>
                <w:szCs w:val="48"/>
                <w:shd w:val="clear" w:color="auto" w:fill="FFFFFF"/>
              </w:rPr>
            </w:rPrChange>
          </w:rPr>
          <w:t>University</w:t>
        </w:r>
        <w:r w:rsidRPr="00BB7440">
          <w:rPr>
            <w:rStyle w:val="a"/>
            <w:rFonts w:ascii="Helvetica" w:hAnsi="Helvetica"/>
            <w:sz w:val="22"/>
            <w:szCs w:val="22"/>
            <w:shd w:val="clear" w:color="auto" w:fill="FFFFFF"/>
            <w:rPrChange w:id="41" w:author="Adrian Stier" w:date="2020-12-04T06:59:00Z">
              <w:rPr>
                <w:rStyle w:val="a"/>
                <w:rFonts w:ascii="ff3" w:hAnsi="ff3"/>
                <w:sz w:val="48"/>
                <w:szCs w:val="48"/>
                <w:shd w:val="clear" w:color="auto" w:fill="FFFFFF"/>
              </w:rPr>
            </w:rPrChange>
          </w:rPr>
          <w:t xml:space="preserve"> </w:t>
        </w:r>
        <w:r w:rsidRPr="00BB7440">
          <w:rPr>
            <w:rFonts w:ascii="Helvetica" w:hAnsi="Helvetica"/>
            <w:color w:val="000000"/>
            <w:sz w:val="22"/>
            <w:szCs w:val="22"/>
            <w:shd w:val="clear" w:color="auto" w:fill="FFFFFF"/>
            <w:rPrChange w:id="42" w:author="Adrian Stier" w:date="2020-12-04T06:59:00Z">
              <w:rPr>
                <w:rFonts w:ascii="ff3" w:hAnsi="ff3"/>
                <w:color w:val="000000"/>
                <w:sz w:val="48"/>
                <w:szCs w:val="48"/>
                <w:shd w:val="clear" w:color="auto" w:fill="FFFFFF"/>
              </w:rPr>
            </w:rPrChange>
          </w:rPr>
          <w:t>of</w:t>
        </w:r>
        <w:r w:rsidRPr="00BB7440">
          <w:rPr>
            <w:rStyle w:val="a"/>
            <w:rFonts w:ascii="Helvetica" w:hAnsi="Helvetica"/>
            <w:sz w:val="22"/>
            <w:szCs w:val="22"/>
            <w:shd w:val="clear" w:color="auto" w:fill="FFFFFF"/>
            <w:rPrChange w:id="43" w:author="Adrian Stier" w:date="2020-12-04T06:59:00Z">
              <w:rPr>
                <w:rStyle w:val="a"/>
                <w:rFonts w:ascii="ff3" w:hAnsi="ff3"/>
                <w:sz w:val="48"/>
                <w:szCs w:val="48"/>
                <w:shd w:val="clear" w:color="auto" w:fill="FFFFFF"/>
              </w:rPr>
            </w:rPrChange>
          </w:rPr>
          <w:t xml:space="preserve"> </w:t>
        </w:r>
        <w:r w:rsidRPr="00BB7440">
          <w:rPr>
            <w:rFonts w:ascii="Helvetica" w:hAnsi="Helvetica"/>
            <w:color w:val="000000"/>
            <w:sz w:val="22"/>
            <w:szCs w:val="22"/>
            <w:shd w:val="clear" w:color="auto" w:fill="FFFFFF"/>
            <w:rPrChange w:id="44" w:author="Adrian Stier" w:date="2020-12-04T06:59:00Z">
              <w:rPr>
                <w:rFonts w:ascii="ff3" w:hAnsi="ff3"/>
                <w:color w:val="000000"/>
                <w:sz w:val="48"/>
                <w:szCs w:val="48"/>
                <w:shd w:val="clear" w:color="auto" w:fill="FFFFFF"/>
              </w:rPr>
            </w:rPrChange>
          </w:rPr>
          <w:t>Washington,</w:t>
        </w:r>
        <w:r w:rsidRPr="00BB7440">
          <w:rPr>
            <w:rStyle w:val="a"/>
            <w:rFonts w:ascii="Helvetica" w:hAnsi="Helvetica"/>
            <w:sz w:val="22"/>
            <w:szCs w:val="22"/>
            <w:shd w:val="clear" w:color="auto" w:fill="FFFFFF"/>
            <w:rPrChange w:id="45" w:author="Adrian Stier" w:date="2020-12-04T06:59:00Z">
              <w:rPr>
                <w:rStyle w:val="a"/>
                <w:rFonts w:ascii="ff3" w:hAnsi="ff3"/>
                <w:sz w:val="48"/>
                <w:szCs w:val="48"/>
                <w:shd w:val="clear" w:color="auto" w:fill="FFFFFF"/>
              </w:rPr>
            </w:rPrChange>
          </w:rPr>
          <w:t xml:space="preserve"> </w:t>
        </w:r>
        <w:r w:rsidRPr="00BB7440">
          <w:rPr>
            <w:rFonts w:ascii="Helvetica" w:hAnsi="Helvetica"/>
            <w:color w:val="000000"/>
            <w:sz w:val="22"/>
            <w:szCs w:val="22"/>
            <w:shd w:val="clear" w:color="auto" w:fill="FFFFFF"/>
            <w:rPrChange w:id="46" w:author="Adrian Stier" w:date="2020-12-04T06:59:00Z">
              <w:rPr>
                <w:rFonts w:ascii="ff3" w:hAnsi="ff3"/>
                <w:color w:val="000000"/>
                <w:sz w:val="48"/>
                <w:szCs w:val="48"/>
                <w:shd w:val="clear" w:color="auto" w:fill="FFFFFF"/>
              </w:rPr>
            </w:rPrChange>
          </w:rPr>
          <w:t>Seattle,</w:t>
        </w:r>
        <w:r w:rsidRPr="00BB7440">
          <w:rPr>
            <w:rStyle w:val="a"/>
            <w:rFonts w:ascii="Helvetica" w:hAnsi="Helvetica"/>
            <w:sz w:val="22"/>
            <w:szCs w:val="22"/>
            <w:shd w:val="clear" w:color="auto" w:fill="FFFFFF"/>
            <w:rPrChange w:id="47" w:author="Adrian Stier" w:date="2020-12-04T06:59:00Z">
              <w:rPr>
                <w:rStyle w:val="a"/>
                <w:rFonts w:ascii="ff3" w:hAnsi="ff3"/>
                <w:sz w:val="48"/>
                <w:szCs w:val="48"/>
                <w:shd w:val="clear" w:color="auto" w:fill="FFFFFF"/>
              </w:rPr>
            </w:rPrChange>
          </w:rPr>
          <w:t xml:space="preserve"> </w:t>
        </w:r>
        <w:r w:rsidRPr="00BB7440">
          <w:rPr>
            <w:rFonts w:ascii="Helvetica" w:hAnsi="Helvetica"/>
            <w:color w:val="000000"/>
            <w:sz w:val="22"/>
            <w:szCs w:val="22"/>
            <w:shd w:val="clear" w:color="auto" w:fill="FFFFFF"/>
            <w:rPrChange w:id="48" w:author="Adrian Stier" w:date="2020-12-04T06:59:00Z">
              <w:rPr>
                <w:rFonts w:ascii="ff3" w:hAnsi="ff3"/>
                <w:color w:val="000000"/>
                <w:sz w:val="48"/>
                <w:szCs w:val="48"/>
                <w:shd w:val="clear" w:color="auto" w:fill="FFFFFF"/>
              </w:rPr>
            </w:rPrChange>
          </w:rPr>
          <w:t>Washington</w:t>
        </w:r>
        <w:r w:rsidRPr="00BB7440">
          <w:rPr>
            <w:rStyle w:val="a"/>
            <w:rFonts w:ascii="Helvetica" w:hAnsi="Helvetica"/>
            <w:sz w:val="22"/>
            <w:szCs w:val="22"/>
            <w:shd w:val="clear" w:color="auto" w:fill="FFFFFF"/>
            <w:rPrChange w:id="49" w:author="Adrian Stier" w:date="2020-12-04T06:59:00Z">
              <w:rPr>
                <w:rStyle w:val="a"/>
                <w:rFonts w:ascii="ff3" w:hAnsi="ff3"/>
                <w:sz w:val="48"/>
                <w:szCs w:val="48"/>
                <w:shd w:val="clear" w:color="auto" w:fill="FFFFFF"/>
              </w:rPr>
            </w:rPrChange>
          </w:rPr>
          <w:t xml:space="preserve"> </w:t>
        </w:r>
        <w:r w:rsidRPr="00BB7440">
          <w:rPr>
            <w:rFonts w:ascii="Helvetica" w:hAnsi="Helvetica"/>
            <w:color w:val="000000"/>
            <w:sz w:val="22"/>
            <w:szCs w:val="22"/>
            <w:shd w:val="clear" w:color="auto" w:fill="FFFFFF"/>
            <w:rPrChange w:id="50" w:author="Adrian Stier" w:date="2020-12-04T06:59:00Z">
              <w:rPr>
                <w:rFonts w:ascii="ff3" w:hAnsi="ff3"/>
                <w:color w:val="000000"/>
                <w:sz w:val="48"/>
                <w:szCs w:val="48"/>
                <w:shd w:val="clear" w:color="auto" w:fill="FFFFFF"/>
              </w:rPr>
            </w:rPrChange>
          </w:rPr>
          <w:t>98195</w:t>
        </w:r>
        <w:r w:rsidRPr="00BB7440">
          <w:rPr>
            <w:rStyle w:val="a"/>
            <w:rFonts w:ascii="Helvetica" w:hAnsi="Helvetica"/>
            <w:sz w:val="22"/>
            <w:szCs w:val="22"/>
            <w:shd w:val="clear" w:color="auto" w:fill="FFFFFF"/>
            <w:rPrChange w:id="51" w:author="Adrian Stier" w:date="2020-12-04T06:59:00Z">
              <w:rPr>
                <w:rStyle w:val="a"/>
                <w:rFonts w:ascii="ff3" w:hAnsi="ff3"/>
                <w:sz w:val="48"/>
                <w:szCs w:val="48"/>
                <w:shd w:val="clear" w:color="auto" w:fill="FFFFFF"/>
              </w:rPr>
            </w:rPrChange>
          </w:rPr>
          <w:t xml:space="preserve"> </w:t>
        </w:r>
        <w:r w:rsidRPr="00BB7440">
          <w:rPr>
            <w:rFonts w:ascii="Helvetica" w:hAnsi="Helvetica"/>
            <w:color w:val="000000"/>
            <w:sz w:val="22"/>
            <w:szCs w:val="22"/>
            <w:shd w:val="clear" w:color="auto" w:fill="FFFFFF"/>
            <w:rPrChange w:id="52" w:author="Adrian Stier" w:date="2020-12-04T06:59:00Z">
              <w:rPr>
                <w:rFonts w:ascii="ff3" w:hAnsi="ff3"/>
                <w:color w:val="000000"/>
                <w:sz w:val="48"/>
                <w:szCs w:val="48"/>
                <w:shd w:val="clear" w:color="auto" w:fill="FFFFFF"/>
              </w:rPr>
            </w:rPrChange>
          </w:rPr>
          <w:t>USA</w:t>
        </w:r>
      </w:ins>
    </w:p>
    <w:p w14:paraId="62FECE3B" w14:textId="4C5575ED" w:rsidR="002C23FC" w:rsidDel="00BB7440" w:rsidRDefault="002C23FC">
      <w:pPr>
        <w:widowControl w:val="0"/>
        <w:autoSpaceDE w:val="0"/>
        <w:autoSpaceDN w:val="0"/>
        <w:adjustRightInd w:val="0"/>
        <w:rPr>
          <w:del w:id="53" w:author="Adrian Stier" w:date="2020-12-04T06:56:00Z"/>
          <w:rFonts w:ascii="Helvetica" w:hAnsi="Helvetica"/>
          <w:bCs/>
          <w:sz w:val="22"/>
          <w:szCs w:val="22"/>
          <w:vertAlign w:val="superscript"/>
        </w:rPr>
      </w:pPr>
      <w:del w:id="54" w:author="Adrian Stier" w:date="2020-12-04T06:56:00Z">
        <w:r w:rsidRPr="00BB7440" w:rsidDel="00BB7440">
          <w:rPr>
            <w:rFonts w:ascii="Helvetica" w:hAnsi="Helvetica"/>
            <w:bCs/>
            <w:sz w:val="22"/>
            <w:szCs w:val="22"/>
            <w:vertAlign w:val="superscript"/>
          </w:rPr>
          <w:delText>2</w:delText>
        </w:r>
        <w:r w:rsidRPr="00BB7440" w:rsidDel="00BB7440">
          <w:rPr>
            <w:rFonts w:ascii="Helvetica" w:hAnsi="Helvetica"/>
            <w:iCs/>
            <w:sz w:val="22"/>
            <w:szCs w:val="22"/>
          </w:rPr>
          <w:delText>National Center for Ecological Analysis and Synthesis, 735 State Street, Santa Barbara, California 93101 USA</w:delText>
        </w:r>
        <w:r w:rsidRPr="00BB7440" w:rsidDel="00BB7440">
          <w:rPr>
            <w:rFonts w:ascii="Helvetica" w:hAnsi="Helvetica"/>
            <w:sz w:val="22"/>
            <w:szCs w:val="22"/>
            <w:vertAlign w:val="superscript"/>
          </w:rPr>
          <w:delText xml:space="preserve"> </w:delText>
        </w:r>
        <w:r w:rsidR="00BB60B3" w:rsidRPr="00BB7440" w:rsidDel="00BB7440">
          <w:rPr>
            <w:rFonts w:ascii="Helvetica" w:hAnsi="Helvetica"/>
            <w:sz w:val="22"/>
            <w:szCs w:val="22"/>
            <w:vertAlign w:val="superscript"/>
          </w:rPr>
          <w:delText xml:space="preserve"> </w:delText>
        </w:r>
      </w:del>
    </w:p>
    <w:p w14:paraId="0599D487" w14:textId="77777777" w:rsidR="00BB7440" w:rsidRDefault="00BB7440">
      <w:pPr>
        <w:widowControl w:val="0"/>
        <w:autoSpaceDE w:val="0"/>
        <w:autoSpaceDN w:val="0"/>
        <w:adjustRightInd w:val="0"/>
        <w:rPr>
          <w:ins w:id="55" w:author="Adrian Stier" w:date="2020-12-04T06:59:00Z"/>
          <w:rFonts w:ascii="Helvetica" w:hAnsi="Helvetica"/>
          <w:bCs/>
          <w:sz w:val="22"/>
          <w:szCs w:val="22"/>
          <w:vertAlign w:val="superscript"/>
        </w:rPr>
      </w:pPr>
    </w:p>
    <w:p w14:paraId="7EBD42CC" w14:textId="58D0D76B" w:rsidR="00BB7440" w:rsidRPr="003805EE" w:rsidRDefault="00BB7440">
      <w:pPr>
        <w:widowControl w:val="0"/>
        <w:autoSpaceDE w:val="0"/>
        <w:autoSpaceDN w:val="0"/>
        <w:adjustRightInd w:val="0"/>
        <w:rPr>
          <w:moveTo w:id="56" w:author="Adrian Stier" w:date="2020-12-04T06:59:00Z"/>
          <w:rFonts w:ascii="Helvetica" w:hAnsi="Helvetica"/>
          <w:sz w:val="22"/>
          <w:szCs w:val="22"/>
        </w:rPr>
      </w:pPr>
      <w:moveToRangeStart w:id="57" w:author="Adrian Stier" w:date="2020-12-04T06:59:00Z" w:name="move57957610"/>
      <w:moveTo w:id="58" w:author="Adrian Stier" w:date="2020-12-04T06:59:00Z">
        <w:del w:id="59" w:author="Adrian Stier" w:date="2020-12-04T07:01:00Z">
          <w:r w:rsidRPr="003805EE" w:rsidDel="00C315B9">
            <w:rPr>
              <w:rFonts w:ascii="Helvetica" w:hAnsi="Helvetica"/>
              <w:bCs/>
              <w:sz w:val="22"/>
              <w:szCs w:val="22"/>
              <w:vertAlign w:val="superscript"/>
            </w:rPr>
            <w:delText>4</w:delText>
          </w:r>
        </w:del>
      </w:moveTo>
      <w:ins w:id="60" w:author="Adrian Stier" w:date="2020-12-04T07:01:00Z">
        <w:r w:rsidR="00C315B9">
          <w:rPr>
            <w:rFonts w:ascii="Helvetica" w:hAnsi="Helvetica"/>
            <w:bCs/>
            <w:sz w:val="22"/>
            <w:szCs w:val="22"/>
            <w:vertAlign w:val="superscript"/>
          </w:rPr>
          <w:t>3</w:t>
        </w:r>
      </w:ins>
      <w:moveTo w:id="61" w:author="Adrian Stier" w:date="2020-12-04T06:59:00Z">
        <w:r w:rsidRPr="003805EE">
          <w:rPr>
            <w:rFonts w:ascii="Helvetica" w:hAnsi="Helvetica"/>
            <w:sz w:val="22"/>
            <w:szCs w:val="22"/>
          </w:rPr>
          <w:t>Conservation Biology Division, Northwest Fisheries Science Center, National Marine Fisheries Service, National Oceanic and Atmospheric Administration, Seattle, Washington 98112, USA</w:t>
        </w:r>
      </w:moveTo>
    </w:p>
    <w:moveToRangeEnd w:id="57"/>
    <w:p w14:paraId="6F4BF683" w14:textId="77777777" w:rsidR="00454793" w:rsidRPr="00C315B9" w:rsidRDefault="00454793">
      <w:pPr>
        <w:widowControl w:val="0"/>
        <w:autoSpaceDE w:val="0"/>
        <w:autoSpaceDN w:val="0"/>
        <w:adjustRightInd w:val="0"/>
        <w:rPr>
          <w:rFonts w:ascii="Helvetica" w:hAnsi="Helvetica"/>
          <w:iCs/>
          <w:sz w:val="22"/>
          <w:szCs w:val="22"/>
        </w:rPr>
      </w:pPr>
    </w:p>
    <w:p w14:paraId="6E92EE47" w14:textId="19A9C1D4" w:rsidR="00AA2A99" w:rsidRPr="003805EE" w:rsidDel="00C315B9" w:rsidRDefault="00C315B9">
      <w:pPr>
        <w:widowControl w:val="0"/>
        <w:autoSpaceDE w:val="0"/>
        <w:autoSpaceDN w:val="0"/>
        <w:adjustRightInd w:val="0"/>
        <w:spacing w:after="240"/>
        <w:rPr>
          <w:del w:id="62" w:author="Adrian Stier" w:date="2020-12-04T07:02:00Z"/>
          <w:rFonts w:ascii="Helvetica" w:hAnsi="Helvetica" w:cs="Times"/>
          <w:sz w:val="22"/>
          <w:szCs w:val="22"/>
        </w:rPr>
      </w:pPr>
      <w:ins w:id="63" w:author="Adrian Stier" w:date="2020-12-04T07:02:00Z">
        <w:r>
          <w:rPr>
            <w:rFonts w:ascii="Helvetica" w:hAnsi="Helvetica"/>
            <w:bCs/>
            <w:sz w:val="22"/>
            <w:szCs w:val="22"/>
            <w:vertAlign w:val="superscript"/>
          </w:rPr>
          <w:t>4</w:t>
        </w:r>
      </w:ins>
      <w:del w:id="64" w:author="Adrian Stier" w:date="2020-12-04T07:01:00Z">
        <w:r w:rsidR="00AA2A99" w:rsidRPr="00C315B9" w:rsidDel="00C315B9">
          <w:rPr>
            <w:rFonts w:ascii="Helvetica" w:hAnsi="Helvetica"/>
            <w:bCs/>
            <w:sz w:val="22"/>
            <w:szCs w:val="22"/>
            <w:vertAlign w:val="superscript"/>
          </w:rPr>
          <w:delText>3</w:delText>
        </w:r>
        <w:r w:rsidR="00AA2A99" w:rsidRPr="00BB7440" w:rsidDel="00C315B9">
          <w:rPr>
            <w:rFonts w:ascii="Helvetica" w:hAnsi="Helvetica" w:cs="Times"/>
            <w:sz w:val="22"/>
            <w:szCs w:val="22"/>
          </w:rPr>
          <w:delText xml:space="preserve">University </w:delText>
        </w:r>
      </w:del>
      <w:del w:id="65" w:author="Adrian Stier" w:date="2020-12-04T07:02:00Z">
        <w:r w:rsidR="00AA2A99" w:rsidRPr="00C315B9" w:rsidDel="00C315B9">
          <w:rPr>
            <w:rFonts w:ascii="Helvetica" w:hAnsi="Helvetica" w:cs="Times"/>
            <w:sz w:val="22"/>
            <w:szCs w:val="22"/>
          </w:rPr>
          <w:delText xml:space="preserve">of Washington, School of Environmental and </w:delText>
        </w:r>
      </w:del>
      <w:del w:id="66" w:author="Adrian Stier" w:date="2020-12-04T06:56:00Z">
        <w:r w:rsidR="00AA2A99" w:rsidRPr="00BB7440" w:rsidDel="00BB7440">
          <w:rPr>
            <w:rFonts w:ascii="Helvetica" w:hAnsi="Helvetica" w:cs="Times"/>
            <w:sz w:val="22"/>
            <w:szCs w:val="22"/>
          </w:rPr>
          <w:delText xml:space="preserve">Forest </w:delText>
        </w:r>
      </w:del>
      <w:del w:id="67" w:author="Adrian Stier" w:date="2020-12-04T07:02:00Z">
        <w:r w:rsidR="00AA2A99" w:rsidRPr="00BB7440" w:rsidDel="00C315B9">
          <w:rPr>
            <w:rFonts w:ascii="Helvetica" w:hAnsi="Helvetica" w:cs="Times"/>
            <w:sz w:val="22"/>
            <w:szCs w:val="22"/>
          </w:rPr>
          <w:delText>Sciences, Box 355020, Seattle, Washington 98195 USA, and The Nature Conservancy, 74 Wall St. Seattle</w:delText>
        </w:r>
        <w:r w:rsidR="00AA2A99" w:rsidRPr="003805EE" w:rsidDel="00C315B9">
          <w:rPr>
            <w:rFonts w:ascii="Helvetica" w:hAnsi="Helvetica" w:cs="Times"/>
            <w:sz w:val="22"/>
            <w:szCs w:val="22"/>
          </w:rPr>
          <w:delText>, WA USA</w:delText>
        </w:r>
      </w:del>
    </w:p>
    <w:p w14:paraId="4D5C3571" w14:textId="2C00C5D7" w:rsidR="00903261" w:rsidRPr="003805EE" w:rsidDel="00BB7440" w:rsidRDefault="002C23FC">
      <w:pPr>
        <w:widowControl w:val="0"/>
        <w:autoSpaceDE w:val="0"/>
        <w:autoSpaceDN w:val="0"/>
        <w:adjustRightInd w:val="0"/>
        <w:rPr>
          <w:moveFrom w:id="68" w:author="Adrian Stier" w:date="2020-12-04T06:59:00Z"/>
          <w:rFonts w:ascii="Helvetica" w:hAnsi="Helvetica"/>
          <w:sz w:val="22"/>
          <w:szCs w:val="22"/>
        </w:rPr>
      </w:pPr>
      <w:moveFromRangeStart w:id="69" w:author="Adrian Stier" w:date="2020-12-04T06:59:00Z" w:name="move57957610"/>
      <w:moveFrom w:id="70" w:author="Adrian Stier" w:date="2020-12-04T06:59:00Z">
        <w:r w:rsidRPr="003805EE" w:rsidDel="00BB7440">
          <w:rPr>
            <w:rFonts w:ascii="Helvetica" w:hAnsi="Helvetica"/>
            <w:bCs/>
            <w:sz w:val="22"/>
            <w:szCs w:val="22"/>
            <w:vertAlign w:val="superscript"/>
          </w:rPr>
          <w:t>4</w:t>
        </w:r>
        <w:r w:rsidR="00903261" w:rsidRPr="003805EE" w:rsidDel="00BB7440">
          <w:rPr>
            <w:rFonts w:ascii="Helvetica" w:hAnsi="Helvetica"/>
            <w:sz w:val="22"/>
            <w:szCs w:val="22"/>
          </w:rPr>
          <w:t>Conservation Biology Division, Northwest Fisheries Science Center, National Marine Fisheries Service, National Oceanic and Atmospheric Administration, Seattle, Washington 98112, USA</w:t>
        </w:r>
      </w:moveFrom>
    </w:p>
    <w:moveFromRangeEnd w:id="69"/>
    <w:p w14:paraId="054C331E" w14:textId="1EDE8E54" w:rsidR="00BB7440" w:rsidRPr="003805EE" w:rsidRDefault="00BB7440">
      <w:pPr>
        <w:rPr>
          <w:ins w:id="71" w:author="Adrian Stier" w:date="2020-12-04T06:57:00Z"/>
          <w:rFonts w:ascii="Helvetica" w:hAnsi="Helvetica"/>
          <w:sz w:val="22"/>
          <w:szCs w:val="22"/>
          <w:vertAlign w:val="superscript"/>
        </w:rPr>
      </w:pPr>
      <w:ins w:id="72" w:author="Adrian Stier" w:date="2020-12-04T06:57:00Z">
        <w:r w:rsidRPr="003805EE">
          <w:rPr>
            <w:rFonts w:ascii="Helvetica" w:hAnsi="Helvetica"/>
            <w:iCs/>
            <w:sz w:val="22"/>
            <w:szCs w:val="22"/>
          </w:rPr>
          <w:t>National Center for Ecological Analysis and Synthesis, 735 State Street, Santa Barbara, California 93101 USA</w:t>
        </w:r>
        <w:r w:rsidRPr="003805EE">
          <w:rPr>
            <w:rFonts w:ascii="Helvetica" w:hAnsi="Helvetica"/>
            <w:sz w:val="22"/>
            <w:szCs w:val="22"/>
            <w:vertAlign w:val="superscript"/>
          </w:rPr>
          <w:t xml:space="preserve"> </w:t>
        </w:r>
        <w:r>
          <w:rPr>
            <w:rFonts w:ascii="Helvetica" w:hAnsi="Helvetica"/>
            <w:sz w:val="22"/>
            <w:szCs w:val="22"/>
            <w:vertAlign w:val="superscript"/>
          </w:rPr>
          <w:t xml:space="preserve"> </w:t>
        </w:r>
      </w:ins>
    </w:p>
    <w:p w14:paraId="065137CF" w14:textId="77777777" w:rsidR="00BB7440" w:rsidRPr="003805EE" w:rsidRDefault="00BB7440">
      <w:pPr>
        <w:pStyle w:val="Header"/>
        <w:rPr>
          <w:rFonts w:ascii="Helvetica" w:hAnsi="Helvetica" w:cs="Times New Roman"/>
          <w:sz w:val="22"/>
          <w:szCs w:val="22"/>
          <w:vertAlign w:val="superscript"/>
        </w:rPr>
      </w:pPr>
    </w:p>
    <w:p w14:paraId="656FD6DA" w14:textId="08943ADF" w:rsidR="00903261" w:rsidRPr="003805EE" w:rsidRDefault="002C23FC">
      <w:pPr>
        <w:pStyle w:val="Header"/>
        <w:rPr>
          <w:rFonts w:ascii="Helvetica" w:hAnsi="Helvetica" w:cs="Times New Roman"/>
          <w:sz w:val="22"/>
          <w:szCs w:val="22"/>
        </w:rPr>
      </w:pPr>
      <w:r w:rsidRPr="003805EE">
        <w:rPr>
          <w:rFonts w:ascii="Helvetica" w:hAnsi="Helvetica" w:cs="Times New Roman"/>
          <w:sz w:val="22"/>
          <w:szCs w:val="22"/>
          <w:vertAlign w:val="superscript"/>
        </w:rPr>
        <w:t>5</w:t>
      </w:r>
      <w:r w:rsidR="00903261" w:rsidRPr="003805EE">
        <w:rPr>
          <w:rFonts w:ascii="Helvetica" w:hAnsi="Helvetica" w:cs="Times New Roman"/>
          <w:sz w:val="22"/>
          <w:szCs w:val="22"/>
        </w:rPr>
        <w:t>Bren School of Environmental Science and Management University of California, Santa Barbara, CA</w:t>
      </w:r>
    </w:p>
    <w:p w14:paraId="0E925878" w14:textId="77777777" w:rsidR="00E105F4" w:rsidRPr="003805EE" w:rsidRDefault="00E105F4">
      <w:pPr>
        <w:pStyle w:val="Header"/>
        <w:rPr>
          <w:rFonts w:ascii="Helvetica" w:hAnsi="Helvetica" w:cs="Times New Roman"/>
          <w:sz w:val="22"/>
          <w:szCs w:val="22"/>
          <w:vertAlign w:val="superscript"/>
        </w:rPr>
      </w:pPr>
    </w:p>
    <w:p w14:paraId="1F589CF5" w14:textId="10E3D59E" w:rsidR="00903261" w:rsidRPr="003805EE" w:rsidRDefault="002C23FC">
      <w:pPr>
        <w:pStyle w:val="Header"/>
        <w:rPr>
          <w:rFonts w:ascii="Helvetica" w:hAnsi="Helvetica" w:cs="Times New Roman"/>
          <w:sz w:val="22"/>
          <w:szCs w:val="22"/>
        </w:rPr>
      </w:pPr>
      <w:r w:rsidRPr="003805EE">
        <w:rPr>
          <w:rFonts w:ascii="Helvetica" w:hAnsi="Helvetica" w:cs="Times New Roman"/>
          <w:sz w:val="22"/>
          <w:szCs w:val="22"/>
          <w:vertAlign w:val="superscript"/>
        </w:rPr>
        <w:t>6</w:t>
      </w:r>
      <w:r w:rsidR="00903261" w:rsidRPr="003805EE">
        <w:rPr>
          <w:rFonts w:ascii="Helvetica" w:hAnsi="Helvetica" w:cs="Times New Roman"/>
          <w:sz w:val="22"/>
          <w:szCs w:val="22"/>
        </w:rPr>
        <w:t xml:space="preserve">Imperial College London, </w:t>
      </w:r>
      <w:proofErr w:type="spellStart"/>
      <w:r w:rsidR="00903261" w:rsidRPr="003805EE">
        <w:rPr>
          <w:rFonts w:ascii="Helvetica" w:hAnsi="Helvetica" w:cs="Times New Roman"/>
          <w:sz w:val="22"/>
          <w:szCs w:val="22"/>
        </w:rPr>
        <w:t>Silwood</w:t>
      </w:r>
      <w:proofErr w:type="spellEnd"/>
      <w:r w:rsidR="00903261" w:rsidRPr="003805EE">
        <w:rPr>
          <w:rFonts w:ascii="Helvetica" w:hAnsi="Helvetica" w:cs="Times New Roman"/>
          <w:sz w:val="22"/>
          <w:szCs w:val="22"/>
        </w:rPr>
        <w:t xml:space="preserve"> Park Campus, Ascot SL57PY, UK</w:t>
      </w:r>
    </w:p>
    <w:p w14:paraId="7B9D7707" w14:textId="77777777" w:rsidR="002C23FC" w:rsidRPr="003805EE" w:rsidRDefault="002C23FC">
      <w:pPr>
        <w:pStyle w:val="Header"/>
        <w:rPr>
          <w:rFonts w:ascii="Helvetica" w:hAnsi="Helvetica" w:cs="Times New Roman"/>
          <w:sz w:val="22"/>
          <w:szCs w:val="22"/>
        </w:rPr>
      </w:pPr>
    </w:p>
    <w:p w14:paraId="258A20AC" w14:textId="5EA84440" w:rsidR="00454793" w:rsidRPr="003805EE" w:rsidRDefault="002C23FC">
      <w:pPr>
        <w:widowControl w:val="0"/>
        <w:autoSpaceDE w:val="0"/>
        <w:autoSpaceDN w:val="0"/>
        <w:adjustRightInd w:val="0"/>
        <w:spacing w:after="240"/>
        <w:rPr>
          <w:rFonts w:ascii="Helvetica" w:hAnsi="Helvetica" w:cs="Times"/>
          <w:sz w:val="22"/>
          <w:szCs w:val="22"/>
        </w:rPr>
      </w:pPr>
      <w:r w:rsidRPr="003805EE">
        <w:rPr>
          <w:rFonts w:ascii="Helvetica" w:hAnsi="Helvetica"/>
          <w:bCs/>
          <w:sz w:val="22"/>
          <w:szCs w:val="22"/>
          <w:vertAlign w:val="superscript"/>
        </w:rPr>
        <w:t>7</w:t>
      </w:r>
      <w:r w:rsidRPr="003805EE">
        <w:rPr>
          <w:rFonts w:ascii="Helvetica" w:hAnsi="Helvetica" w:cs="Times"/>
          <w:sz w:val="22"/>
          <w:szCs w:val="22"/>
        </w:rPr>
        <w:t>Biological Sciences Department, California Polytechnic State University, San Luis Obispo, California 93407 USA </w:t>
      </w:r>
    </w:p>
    <w:p w14:paraId="3F142CC4" w14:textId="755744E0" w:rsidR="00A66A28" w:rsidRPr="003805EE" w:rsidRDefault="002C23FC">
      <w:pPr>
        <w:widowControl w:val="0"/>
        <w:autoSpaceDE w:val="0"/>
        <w:autoSpaceDN w:val="0"/>
        <w:adjustRightInd w:val="0"/>
        <w:spacing w:after="240"/>
        <w:rPr>
          <w:rFonts w:ascii="Helvetica" w:hAnsi="Helvetica" w:cs="Times"/>
          <w:sz w:val="22"/>
          <w:szCs w:val="22"/>
        </w:rPr>
      </w:pPr>
      <w:r w:rsidRPr="003805EE">
        <w:rPr>
          <w:rFonts w:ascii="Helvetica" w:hAnsi="Helvetica" w:cs="Times"/>
          <w:sz w:val="22"/>
          <w:szCs w:val="22"/>
          <w:vertAlign w:val="superscript"/>
        </w:rPr>
        <w:t>8</w:t>
      </w:r>
      <w:r w:rsidR="00A66A28" w:rsidRPr="003805EE">
        <w:rPr>
          <w:rFonts w:ascii="Helvetica" w:hAnsi="Helvetica" w:cs="Times"/>
          <w:sz w:val="22"/>
          <w:szCs w:val="22"/>
        </w:rPr>
        <w:t>Department of Economics</w:t>
      </w:r>
      <w:r w:rsidR="00DE64C6" w:rsidRPr="003805EE">
        <w:rPr>
          <w:rFonts w:ascii="Helvetica" w:hAnsi="Helvetica" w:cs="Times"/>
          <w:sz w:val="22"/>
          <w:szCs w:val="22"/>
        </w:rPr>
        <w:t xml:space="preserve"> &amp; UHERO</w:t>
      </w:r>
      <w:r w:rsidR="00A66A28" w:rsidRPr="003805EE">
        <w:rPr>
          <w:rFonts w:ascii="Helvetica" w:hAnsi="Helvetica" w:cs="Times"/>
          <w:sz w:val="22"/>
          <w:szCs w:val="22"/>
        </w:rPr>
        <w:t>, University of Hawaii at Manoa, Honolulu, Hawaii 96822 USA </w:t>
      </w:r>
    </w:p>
    <w:p w14:paraId="7F5B5F93" w14:textId="301D6A73" w:rsidR="00A66A28" w:rsidRDefault="002C23FC">
      <w:pPr>
        <w:widowControl w:val="0"/>
        <w:autoSpaceDE w:val="0"/>
        <w:autoSpaceDN w:val="0"/>
        <w:adjustRightInd w:val="0"/>
        <w:spacing w:after="240"/>
        <w:rPr>
          <w:ins w:id="73" w:author="Adrian Stier" w:date="2020-12-04T07:02:00Z"/>
          <w:rFonts w:ascii="Helvetica" w:hAnsi="Helvetica" w:cs="Times"/>
          <w:sz w:val="22"/>
          <w:szCs w:val="22"/>
        </w:rPr>
      </w:pPr>
      <w:r w:rsidRPr="003805EE">
        <w:rPr>
          <w:rFonts w:ascii="Helvetica" w:hAnsi="Helvetica" w:cs="Times"/>
          <w:sz w:val="22"/>
          <w:szCs w:val="22"/>
          <w:vertAlign w:val="superscript"/>
        </w:rPr>
        <w:t>9</w:t>
      </w:r>
      <w:r w:rsidR="001051F9" w:rsidRPr="003805EE">
        <w:rPr>
          <w:rFonts w:ascii="Helvetica" w:hAnsi="Helvetica" w:cs="Times"/>
          <w:sz w:val="22"/>
          <w:szCs w:val="22"/>
        </w:rPr>
        <w:t xml:space="preserve">School of Resource and Environmental Management, Simon Fraser University, Burnaby, British Columbia V5A 1S6 Canada </w:t>
      </w:r>
    </w:p>
    <w:p w14:paraId="73899451" w14:textId="21489DF6" w:rsidR="00C315B9" w:rsidRPr="003805EE" w:rsidRDefault="00C315B9">
      <w:pPr>
        <w:widowControl w:val="0"/>
        <w:autoSpaceDE w:val="0"/>
        <w:autoSpaceDN w:val="0"/>
        <w:adjustRightInd w:val="0"/>
        <w:spacing w:after="240"/>
        <w:rPr>
          <w:rFonts w:ascii="Helvetica" w:hAnsi="Helvetica" w:cs="Times"/>
          <w:sz w:val="22"/>
          <w:szCs w:val="22"/>
        </w:rPr>
      </w:pPr>
      <w:ins w:id="74" w:author="Adrian Stier" w:date="2020-12-04T07:02:00Z">
        <w:r>
          <w:rPr>
            <w:rFonts w:ascii="Helvetica" w:hAnsi="Helvetica"/>
            <w:bCs/>
            <w:sz w:val="22"/>
            <w:szCs w:val="22"/>
            <w:vertAlign w:val="superscript"/>
          </w:rPr>
          <w:t>10</w:t>
        </w:r>
        <w:r w:rsidRPr="00C315B9">
          <w:rPr>
            <w:rFonts w:ascii="Helvetica" w:hAnsi="Helvetica" w:cs="Times"/>
            <w:sz w:val="22"/>
            <w:szCs w:val="22"/>
          </w:rPr>
          <w:t xml:space="preserve">University of Washington, School of Environmental and </w:t>
        </w:r>
        <w:r w:rsidRPr="0060127E">
          <w:rPr>
            <w:rFonts w:ascii="Helvetica" w:hAnsi="Helvetica" w:cs="Times"/>
            <w:sz w:val="22"/>
            <w:szCs w:val="22"/>
          </w:rPr>
          <w:t>Sciences, Box 355020, Seattle, Washington 98195 USA, and The Nature Conservancy, 74 Wall St. Seattle</w:t>
        </w:r>
        <w:r w:rsidRPr="003805EE">
          <w:rPr>
            <w:rFonts w:ascii="Helvetica" w:hAnsi="Helvetica" w:cs="Times"/>
            <w:sz w:val="22"/>
            <w:szCs w:val="22"/>
          </w:rPr>
          <w:t>, WA USA</w:t>
        </w:r>
      </w:ins>
    </w:p>
    <w:p w14:paraId="6F6E904C" w14:textId="39CCE382" w:rsidR="00903261" w:rsidRPr="003805EE" w:rsidRDefault="00903261">
      <w:pPr>
        <w:widowControl w:val="0"/>
        <w:autoSpaceDE w:val="0"/>
        <w:autoSpaceDN w:val="0"/>
        <w:adjustRightInd w:val="0"/>
        <w:spacing w:after="240"/>
        <w:rPr>
          <w:rFonts w:ascii="Helvetica" w:hAnsi="Helvetica" w:cs="Times"/>
          <w:sz w:val="22"/>
          <w:szCs w:val="22"/>
        </w:rPr>
      </w:pPr>
      <w:r w:rsidRPr="003805EE">
        <w:rPr>
          <w:rFonts w:ascii="Helvetica" w:hAnsi="Helvetica"/>
          <w:b/>
          <w:sz w:val="22"/>
          <w:szCs w:val="22"/>
        </w:rPr>
        <w:t xml:space="preserve">*Correspondence: </w:t>
      </w:r>
      <w:r w:rsidRPr="003805EE">
        <w:rPr>
          <w:rFonts w:ascii="Helvetica" w:hAnsi="Helvetica"/>
          <w:sz w:val="22"/>
          <w:szCs w:val="22"/>
        </w:rPr>
        <w:t>Adrian Stie</w:t>
      </w:r>
      <w:r w:rsidR="007D28E5" w:rsidRPr="003805EE">
        <w:rPr>
          <w:rFonts w:ascii="Helvetica" w:hAnsi="Helvetica"/>
          <w:sz w:val="22"/>
          <w:szCs w:val="22"/>
        </w:rPr>
        <w:t xml:space="preserve">r, </w:t>
      </w:r>
      <w:r w:rsidR="00B9108F" w:rsidRPr="003805EE">
        <w:rPr>
          <w:rFonts w:ascii="Helvetica" w:hAnsi="Helvetica"/>
          <w:sz w:val="22"/>
          <w:szCs w:val="22"/>
        </w:rPr>
        <w:t>University of California Santa Barbara</w:t>
      </w:r>
      <w:r w:rsidR="007D28E5" w:rsidRPr="003805EE">
        <w:rPr>
          <w:rFonts w:ascii="Helvetica" w:hAnsi="Helvetica" w:cs="Times"/>
          <w:sz w:val="22"/>
          <w:szCs w:val="22"/>
        </w:rPr>
        <w:t xml:space="preserve">, </w:t>
      </w:r>
      <w:r w:rsidR="00B9108F" w:rsidRPr="003805EE">
        <w:rPr>
          <w:rFonts w:ascii="Helvetica" w:hAnsi="Helvetica" w:cs="Times"/>
          <w:sz w:val="22"/>
          <w:szCs w:val="22"/>
        </w:rPr>
        <w:t>Department of Ecology, Evolution, and Marine Biology, Santa Barbara, CA, 93106</w:t>
      </w:r>
      <w:r w:rsidR="004269F5" w:rsidRPr="003805EE">
        <w:rPr>
          <w:rFonts w:ascii="Helvetica" w:hAnsi="Helvetica" w:cs="Times"/>
          <w:sz w:val="22"/>
          <w:szCs w:val="22"/>
        </w:rPr>
        <w:t xml:space="preserve"> </w:t>
      </w:r>
      <w:r w:rsidRPr="003805EE">
        <w:rPr>
          <w:rFonts w:ascii="Helvetica" w:hAnsi="Helvetica"/>
          <w:sz w:val="22"/>
          <w:szCs w:val="22"/>
        </w:rPr>
        <w:t>USA. E-mail:</w:t>
      </w:r>
      <w:r w:rsidR="005C26EE">
        <w:rPr>
          <w:rFonts w:ascii="Helvetica" w:hAnsi="Helvetica"/>
          <w:sz w:val="22"/>
          <w:szCs w:val="22"/>
        </w:rPr>
        <w:t xml:space="preserve"> </w:t>
      </w:r>
      <w:hyperlink r:id="rId12" w:history="1">
        <w:r w:rsidR="005C26EE" w:rsidRPr="005E5106">
          <w:rPr>
            <w:rStyle w:val="Hyperlink"/>
            <w:rFonts w:ascii="Helvetica" w:hAnsi="Helvetica"/>
            <w:sz w:val="22"/>
            <w:szCs w:val="22"/>
          </w:rPr>
          <w:t>astier@ucsb.edu</w:t>
        </w:r>
      </w:hyperlink>
      <w:r w:rsidR="005C26EE">
        <w:rPr>
          <w:rFonts w:ascii="Helvetica" w:hAnsi="Helvetica"/>
          <w:sz w:val="22"/>
          <w:szCs w:val="22"/>
        </w:rPr>
        <w:t xml:space="preserve"> .</w:t>
      </w:r>
      <w:r w:rsidRPr="003805EE">
        <w:rPr>
          <w:rFonts w:ascii="Helvetica" w:hAnsi="Helvetica"/>
          <w:sz w:val="22"/>
          <w:szCs w:val="22"/>
        </w:rPr>
        <w:t xml:space="preserve"> Tel 203 241 8978. No Fax. </w:t>
      </w:r>
    </w:p>
    <w:p w14:paraId="1D831F36" w14:textId="77777777" w:rsidR="00903261" w:rsidRPr="003805EE" w:rsidRDefault="00903261">
      <w:pPr>
        <w:widowControl w:val="0"/>
        <w:autoSpaceDE w:val="0"/>
        <w:autoSpaceDN w:val="0"/>
        <w:adjustRightInd w:val="0"/>
        <w:rPr>
          <w:rFonts w:ascii="Helvetica" w:hAnsi="Helvetica"/>
          <w:i/>
          <w:sz w:val="22"/>
          <w:szCs w:val="22"/>
        </w:rPr>
      </w:pPr>
      <w:r w:rsidRPr="003805EE">
        <w:rPr>
          <w:rFonts w:ascii="Helvetica" w:hAnsi="Helvetica"/>
          <w:b/>
          <w:sz w:val="22"/>
          <w:szCs w:val="22"/>
        </w:rPr>
        <w:t xml:space="preserve">Short Title: </w:t>
      </w:r>
      <w:r w:rsidR="00913E3E" w:rsidRPr="003805EE">
        <w:rPr>
          <w:rFonts w:ascii="Helvetica" w:hAnsi="Helvetica"/>
          <w:i/>
          <w:sz w:val="22"/>
          <w:szCs w:val="22"/>
        </w:rPr>
        <w:t>Value of Information</w:t>
      </w:r>
    </w:p>
    <w:p w14:paraId="4A5121E0" w14:textId="77777777" w:rsidR="00CB1094" w:rsidRPr="003805EE" w:rsidRDefault="00CB1094">
      <w:pPr>
        <w:widowControl w:val="0"/>
        <w:autoSpaceDE w:val="0"/>
        <w:autoSpaceDN w:val="0"/>
        <w:adjustRightInd w:val="0"/>
        <w:rPr>
          <w:rFonts w:ascii="Helvetica" w:hAnsi="Helvetica"/>
          <w:b/>
          <w:sz w:val="22"/>
          <w:szCs w:val="22"/>
        </w:rPr>
      </w:pPr>
    </w:p>
    <w:p w14:paraId="413FF799" w14:textId="77777777" w:rsidR="00903261" w:rsidRPr="003805EE" w:rsidRDefault="00903261">
      <w:pPr>
        <w:outlineLvl w:val="0"/>
        <w:rPr>
          <w:rFonts w:ascii="Helvetica" w:hAnsi="Helvetica"/>
          <w:bCs/>
          <w:sz w:val="22"/>
          <w:szCs w:val="22"/>
        </w:rPr>
      </w:pPr>
      <w:r w:rsidRPr="003805EE">
        <w:rPr>
          <w:rFonts w:ascii="Helvetica" w:hAnsi="Helvetica"/>
          <w:bCs/>
          <w:sz w:val="22"/>
          <w:szCs w:val="22"/>
        </w:rPr>
        <w:t xml:space="preserve">Coauthor emails: </w:t>
      </w:r>
    </w:p>
    <w:p w14:paraId="4E0A91B5" w14:textId="77777777" w:rsidR="00903261" w:rsidRPr="003805EE" w:rsidRDefault="00903261">
      <w:pPr>
        <w:rPr>
          <w:rFonts w:ascii="Helvetica" w:hAnsi="Helvetica"/>
          <w:color w:val="222222"/>
          <w:sz w:val="22"/>
          <w:szCs w:val="22"/>
          <w:shd w:val="clear" w:color="auto" w:fill="FFFFFF"/>
        </w:rPr>
      </w:pPr>
      <w:r w:rsidRPr="003805EE">
        <w:rPr>
          <w:rFonts w:ascii="Helvetica" w:hAnsi="Helvetica"/>
          <w:bCs/>
          <w:sz w:val="22"/>
          <w:szCs w:val="22"/>
        </w:rPr>
        <w:t xml:space="preserve">Jameal F. Samhouri: </w:t>
      </w:r>
      <w:hyperlink r:id="rId13" w:history="1">
        <w:r w:rsidR="0001115B" w:rsidRPr="003805EE">
          <w:rPr>
            <w:rStyle w:val="Hyperlink"/>
            <w:rFonts w:ascii="Helvetica" w:hAnsi="Helvetica"/>
            <w:sz w:val="22"/>
            <w:szCs w:val="22"/>
            <w:shd w:val="clear" w:color="auto" w:fill="FFFFFF"/>
          </w:rPr>
          <w:t>Jameal.Samhouri@noaa.gov</w:t>
        </w:r>
      </w:hyperlink>
    </w:p>
    <w:p w14:paraId="0684A087" w14:textId="66E0C84B" w:rsidR="0001115B" w:rsidRDefault="0001115B">
      <w:pPr>
        <w:rPr>
          <w:ins w:id="75" w:author="Adrian Stier" w:date="2020-12-08T16:04:00Z"/>
          <w:rStyle w:val="Hyperlink"/>
          <w:rFonts w:ascii="Helvetica" w:hAnsi="Helvetica"/>
          <w:bCs/>
          <w:sz w:val="22"/>
          <w:szCs w:val="22"/>
        </w:rPr>
      </w:pPr>
      <w:r w:rsidRPr="003805EE">
        <w:rPr>
          <w:rFonts w:ascii="Helvetica" w:hAnsi="Helvetica"/>
          <w:bCs/>
          <w:sz w:val="22"/>
          <w:szCs w:val="22"/>
        </w:rPr>
        <w:t xml:space="preserve">Timothy E. Essington: </w:t>
      </w:r>
      <w:hyperlink r:id="rId14" w:history="1">
        <w:r w:rsidR="00952FA6" w:rsidRPr="003805EE">
          <w:rPr>
            <w:rStyle w:val="Hyperlink"/>
            <w:rFonts w:ascii="Helvetica" w:hAnsi="Helvetica"/>
            <w:bCs/>
            <w:sz w:val="22"/>
            <w:szCs w:val="22"/>
          </w:rPr>
          <w:t>essing@uw.edu</w:t>
        </w:r>
      </w:hyperlink>
    </w:p>
    <w:p w14:paraId="5870D82F" w14:textId="6695A544" w:rsidR="00074578" w:rsidRPr="003805EE" w:rsidRDefault="00074578">
      <w:pPr>
        <w:rPr>
          <w:rFonts w:ascii="Helvetica" w:hAnsi="Helvetica"/>
          <w:bCs/>
          <w:sz w:val="22"/>
          <w:szCs w:val="22"/>
        </w:rPr>
      </w:pPr>
      <w:ins w:id="76" w:author="Adrian Stier" w:date="2020-12-08T16:04:00Z">
        <w:r w:rsidRPr="002557DB">
          <w:rPr>
            <w:rStyle w:val="Hyperlink"/>
            <w:rFonts w:ascii="Helvetica" w:hAnsi="Helvetica"/>
            <w:bCs/>
            <w:sz w:val="22"/>
            <w:szCs w:val="22"/>
            <w:u w:val="none"/>
            <w:rPrChange w:id="77" w:author="Adrian Stier" w:date="2020-12-14T07:35:00Z">
              <w:rPr>
                <w:rStyle w:val="Hyperlink"/>
                <w:rFonts w:ascii="Helvetica" w:hAnsi="Helvetica"/>
                <w:bCs/>
                <w:sz w:val="22"/>
                <w:szCs w:val="22"/>
              </w:rPr>
            </w:rPrChange>
          </w:rPr>
          <w:t xml:space="preserve">Margaret C. </w:t>
        </w:r>
        <w:proofErr w:type="spellStart"/>
        <w:r w:rsidRPr="002557DB">
          <w:rPr>
            <w:rStyle w:val="Hyperlink"/>
            <w:rFonts w:ascii="Helvetica" w:hAnsi="Helvetica"/>
            <w:bCs/>
            <w:sz w:val="22"/>
            <w:szCs w:val="22"/>
            <w:u w:val="none"/>
            <w:rPrChange w:id="78" w:author="Adrian Stier" w:date="2020-12-14T07:35:00Z">
              <w:rPr>
                <w:rStyle w:val="Hyperlink"/>
                <w:rFonts w:ascii="Helvetica" w:hAnsi="Helvetica"/>
                <w:bCs/>
                <w:sz w:val="22"/>
                <w:szCs w:val="22"/>
              </w:rPr>
            </w:rPrChange>
          </w:rPr>
          <w:t>Siple</w:t>
        </w:r>
        <w:proofErr w:type="spellEnd"/>
        <w:r w:rsidRPr="002557DB">
          <w:rPr>
            <w:rStyle w:val="Hyperlink"/>
            <w:rFonts w:ascii="Helvetica" w:hAnsi="Helvetica"/>
            <w:bCs/>
            <w:sz w:val="22"/>
            <w:szCs w:val="22"/>
            <w:u w:val="none"/>
            <w:rPrChange w:id="79" w:author="Adrian Stier" w:date="2020-12-14T07:35:00Z">
              <w:rPr>
                <w:rStyle w:val="Hyperlink"/>
                <w:rFonts w:ascii="Helvetica" w:hAnsi="Helvetica"/>
                <w:bCs/>
                <w:sz w:val="22"/>
                <w:szCs w:val="22"/>
              </w:rPr>
            </w:rPrChange>
          </w:rPr>
          <w:t xml:space="preserve">: </w:t>
        </w:r>
        <w:r>
          <w:rPr>
            <w:rStyle w:val="Hyperlink"/>
            <w:rFonts w:ascii="Helvetica" w:hAnsi="Helvetica"/>
            <w:bCs/>
            <w:sz w:val="22"/>
            <w:szCs w:val="22"/>
          </w:rPr>
          <w:t>Margaret.Siple@noaa.gov</w:t>
        </w:r>
      </w:ins>
    </w:p>
    <w:p w14:paraId="290F115E" w14:textId="77777777" w:rsidR="007F6AB8" w:rsidRPr="003805EE" w:rsidRDefault="002937D2">
      <w:pPr>
        <w:rPr>
          <w:rFonts w:ascii="Helvetica" w:hAnsi="Helvetica"/>
          <w:bCs/>
          <w:sz w:val="22"/>
          <w:szCs w:val="22"/>
        </w:rPr>
      </w:pPr>
      <w:r w:rsidRPr="003805EE">
        <w:rPr>
          <w:rFonts w:ascii="Helvetica" w:hAnsi="Helvetica"/>
          <w:bCs/>
          <w:sz w:val="22"/>
          <w:szCs w:val="22"/>
        </w:rPr>
        <w:t xml:space="preserve">Crow White: </w:t>
      </w:r>
      <w:hyperlink r:id="rId15" w:history="1">
        <w:r w:rsidR="00CB00AD" w:rsidRPr="003805EE">
          <w:rPr>
            <w:rStyle w:val="Hyperlink"/>
            <w:rFonts w:ascii="Helvetica" w:hAnsi="Helvetica"/>
            <w:bCs/>
            <w:sz w:val="22"/>
            <w:szCs w:val="22"/>
          </w:rPr>
          <w:t>cwhite31@calpoly.edu</w:t>
        </w:r>
      </w:hyperlink>
    </w:p>
    <w:p w14:paraId="421A1113" w14:textId="77777777" w:rsidR="00903261" w:rsidRPr="003805EE" w:rsidRDefault="00903261">
      <w:pPr>
        <w:rPr>
          <w:rFonts w:ascii="Helvetica" w:hAnsi="Helvetica"/>
          <w:color w:val="222222"/>
          <w:sz w:val="22"/>
          <w:szCs w:val="22"/>
          <w:shd w:val="clear" w:color="auto" w:fill="FFFFFF"/>
        </w:rPr>
      </w:pPr>
      <w:r w:rsidRPr="003805EE">
        <w:rPr>
          <w:rFonts w:ascii="Helvetica" w:hAnsi="Helvetica"/>
          <w:bCs/>
          <w:sz w:val="22"/>
          <w:szCs w:val="22"/>
        </w:rPr>
        <w:t xml:space="preserve">Benjamin S. Halpern: </w:t>
      </w:r>
      <w:hyperlink r:id="rId16" w:history="1">
        <w:r w:rsidR="00952FA6" w:rsidRPr="003805EE">
          <w:rPr>
            <w:rStyle w:val="Hyperlink"/>
            <w:rFonts w:ascii="Helvetica" w:hAnsi="Helvetica"/>
            <w:sz w:val="22"/>
            <w:szCs w:val="22"/>
            <w:shd w:val="clear" w:color="auto" w:fill="FFFFFF"/>
          </w:rPr>
          <w:t>halpern@bren.ucsb.edu</w:t>
        </w:r>
      </w:hyperlink>
    </w:p>
    <w:p w14:paraId="7D0DDC24" w14:textId="77777777" w:rsidR="009242C5" w:rsidRPr="003805EE" w:rsidRDefault="002937D2">
      <w:pPr>
        <w:rPr>
          <w:rStyle w:val="Hyperlink"/>
          <w:rFonts w:ascii="Helvetica" w:hAnsi="Helvetica"/>
          <w:bCs/>
          <w:sz w:val="22"/>
          <w:szCs w:val="22"/>
        </w:rPr>
      </w:pPr>
      <w:r w:rsidRPr="003805EE">
        <w:rPr>
          <w:rFonts w:ascii="Helvetica" w:hAnsi="Helvetica"/>
          <w:bCs/>
          <w:sz w:val="22"/>
          <w:szCs w:val="22"/>
        </w:rPr>
        <w:t xml:space="preserve">John M. </w:t>
      </w:r>
      <w:proofErr w:type="spellStart"/>
      <w:r w:rsidRPr="003805EE">
        <w:rPr>
          <w:rFonts w:ascii="Helvetica" w:hAnsi="Helvetica"/>
          <w:bCs/>
          <w:sz w:val="22"/>
          <w:szCs w:val="22"/>
        </w:rPr>
        <w:t>Lynham</w:t>
      </w:r>
      <w:proofErr w:type="spellEnd"/>
      <w:r w:rsidRPr="003805EE">
        <w:rPr>
          <w:rFonts w:ascii="Helvetica" w:hAnsi="Helvetica"/>
          <w:bCs/>
          <w:sz w:val="22"/>
          <w:szCs w:val="22"/>
        </w:rPr>
        <w:t xml:space="preserve">: </w:t>
      </w:r>
      <w:hyperlink r:id="rId17" w:history="1">
        <w:r w:rsidR="009242C5" w:rsidRPr="003805EE">
          <w:rPr>
            <w:rStyle w:val="Hyperlink"/>
            <w:rFonts w:ascii="Helvetica" w:hAnsi="Helvetica"/>
            <w:bCs/>
            <w:sz w:val="22"/>
            <w:szCs w:val="22"/>
          </w:rPr>
          <w:t>lynham@hawaii.edu</w:t>
        </w:r>
      </w:hyperlink>
    </w:p>
    <w:p w14:paraId="17C353E8" w14:textId="77777777" w:rsidR="00E306B2" w:rsidRPr="003805EE" w:rsidRDefault="00E306B2">
      <w:pPr>
        <w:tabs>
          <w:tab w:val="center" w:pos="4680"/>
        </w:tabs>
        <w:rPr>
          <w:rStyle w:val="Hyperlink"/>
          <w:rFonts w:ascii="Helvetica" w:hAnsi="Helvetica"/>
          <w:bCs/>
          <w:sz w:val="22"/>
          <w:szCs w:val="22"/>
          <w:u w:val="none"/>
        </w:rPr>
      </w:pPr>
      <w:r w:rsidRPr="003805EE">
        <w:rPr>
          <w:rStyle w:val="Hyperlink"/>
          <w:rFonts w:ascii="Helvetica" w:hAnsi="Helvetica"/>
          <w:bCs/>
          <w:sz w:val="22"/>
          <w:szCs w:val="22"/>
          <w:u w:val="none"/>
        </w:rPr>
        <w:t xml:space="preserve">Anne K. </w:t>
      </w:r>
      <w:r w:rsidR="009C4EAB" w:rsidRPr="003805EE">
        <w:rPr>
          <w:rStyle w:val="Hyperlink"/>
          <w:rFonts w:ascii="Helvetica" w:hAnsi="Helvetica"/>
          <w:bCs/>
          <w:sz w:val="22"/>
          <w:szCs w:val="22"/>
          <w:u w:val="none"/>
        </w:rPr>
        <w:t>Salomon</w:t>
      </w:r>
      <w:r w:rsidRPr="003805EE">
        <w:rPr>
          <w:rStyle w:val="Hyperlink"/>
          <w:rFonts w:ascii="Helvetica" w:hAnsi="Helvetica"/>
          <w:bCs/>
          <w:sz w:val="22"/>
          <w:szCs w:val="22"/>
          <w:u w:val="none"/>
        </w:rPr>
        <w:t xml:space="preserve">: </w:t>
      </w:r>
      <w:hyperlink r:id="rId18" w:history="1">
        <w:r w:rsidRPr="003805EE">
          <w:rPr>
            <w:rStyle w:val="Hyperlink"/>
            <w:rFonts w:ascii="Helvetica" w:hAnsi="Helvetica"/>
            <w:bCs/>
            <w:sz w:val="22"/>
            <w:szCs w:val="22"/>
          </w:rPr>
          <w:t>anne.salomon@sfu.ca</w:t>
        </w:r>
      </w:hyperlink>
    </w:p>
    <w:p w14:paraId="3B76A474" w14:textId="59E9C59B" w:rsidR="00302D43" w:rsidDel="00BE0199" w:rsidRDefault="00903261">
      <w:pPr>
        <w:rPr>
          <w:del w:id="80" w:author="Adrian Stier" w:date="2020-12-08T16:04:00Z"/>
          <w:rStyle w:val="Hyperlink"/>
          <w:rFonts w:ascii="Helvetica" w:hAnsi="Helvetica"/>
          <w:sz w:val="22"/>
          <w:szCs w:val="22"/>
          <w:shd w:val="clear" w:color="auto" w:fill="FFFFFF"/>
        </w:rPr>
      </w:pPr>
      <w:r w:rsidRPr="003805EE">
        <w:rPr>
          <w:rFonts w:ascii="Helvetica" w:hAnsi="Helvetica"/>
          <w:bCs/>
          <w:sz w:val="22"/>
          <w:szCs w:val="22"/>
        </w:rPr>
        <w:t xml:space="preserve">Phillip S. Levin: </w:t>
      </w:r>
      <w:hyperlink r:id="rId19" w:history="1">
        <w:r w:rsidR="00A42233" w:rsidRPr="003805EE">
          <w:rPr>
            <w:rStyle w:val="Hyperlink"/>
            <w:rFonts w:ascii="Helvetica" w:hAnsi="Helvetica"/>
            <w:sz w:val="22"/>
            <w:szCs w:val="22"/>
          </w:rPr>
          <w:t>pslevin@</w:t>
        </w:r>
        <w:r w:rsidR="00A42233" w:rsidRPr="003805EE">
          <w:rPr>
            <w:rStyle w:val="Hyperlink"/>
            <w:rFonts w:ascii="Helvetica" w:hAnsi="Helvetica"/>
            <w:sz w:val="22"/>
            <w:szCs w:val="22"/>
            <w:shd w:val="clear" w:color="auto" w:fill="FFFFFF"/>
          </w:rPr>
          <w:t>uw.edu</w:t>
        </w:r>
      </w:hyperlink>
    </w:p>
    <w:p w14:paraId="298E6E02" w14:textId="77777777" w:rsidR="00302D43" w:rsidRDefault="00302D43">
      <w:pPr>
        <w:rPr>
          <w:rStyle w:val="Hyperlink"/>
          <w:rFonts w:ascii="Helvetica" w:hAnsi="Helvetica"/>
          <w:sz w:val="22"/>
          <w:szCs w:val="22"/>
          <w:shd w:val="clear" w:color="auto" w:fill="FFFFFF"/>
        </w:rPr>
      </w:pPr>
      <w:r>
        <w:rPr>
          <w:rStyle w:val="Hyperlink"/>
          <w:rFonts w:ascii="Helvetica" w:hAnsi="Helvetica"/>
          <w:sz w:val="22"/>
          <w:szCs w:val="22"/>
          <w:shd w:val="clear" w:color="auto" w:fill="FFFFFF"/>
        </w:rPr>
        <w:br w:type="page"/>
      </w:r>
    </w:p>
    <w:p w14:paraId="0A134658" w14:textId="77777777" w:rsidR="00D81948" w:rsidRPr="003805EE" w:rsidRDefault="00D81948">
      <w:pPr>
        <w:rPr>
          <w:rFonts w:ascii="Helvetica" w:hAnsi="Helvetica"/>
          <w:sz w:val="22"/>
          <w:szCs w:val="22"/>
          <w:shd w:val="clear" w:color="auto" w:fill="FFFFFF"/>
        </w:rPr>
      </w:pPr>
    </w:p>
    <w:p w14:paraId="1A68D13C" w14:textId="1E3E072B" w:rsidR="007B3D8E" w:rsidRDefault="00984E98">
      <w:pPr>
        <w:pStyle w:val="CommentText"/>
        <w:rPr>
          <w:rFonts w:ascii="Helvetica" w:hAnsi="Helvetica"/>
          <w:sz w:val="22"/>
          <w:szCs w:val="22"/>
        </w:rPr>
        <w:pPrChange w:id="81" w:author="Adrian Stier" w:date="2020-12-04T07:09:00Z">
          <w:pPr>
            <w:pStyle w:val="CommentText"/>
            <w:spacing w:line="480" w:lineRule="auto"/>
          </w:pPr>
        </w:pPrChange>
      </w:pPr>
      <w:r w:rsidRPr="003805EE">
        <w:rPr>
          <w:rFonts w:ascii="Helvetica" w:hAnsi="Helvetica" w:cs="Helvetica"/>
          <w:b/>
          <w:bCs/>
          <w:sz w:val="22"/>
          <w:szCs w:val="22"/>
        </w:rPr>
        <w:t>Abstract</w:t>
      </w:r>
      <w:r w:rsidRPr="003805EE">
        <w:rPr>
          <w:rFonts w:ascii="Helvetica" w:hAnsi="Helvetica" w:cs="Helvetica"/>
          <w:bCs/>
          <w:sz w:val="22"/>
          <w:szCs w:val="22"/>
        </w:rPr>
        <w:t xml:space="preserve">: </w:t>
      </w:r>
      <w:r w:rsidR="00442E9E" w:rsidRPr="003805EE">
        <w:rPr>
          <w:rFonts w:ascii="Helvetica" w:hAnsi="Helvetica"/>
          <w:sz w:val="22"/>
          <w:szCs w:val="22"/>
        </w:rPr>
        <w:t xml:space="preserve">A major </w:t>
      </w:r>
      <w:r w:rsidR="000A07BA" w:rsidRPr="003805EE">
        <w:rPr>
          <w:rFonts w:ascii="Helvetica" w:hAnsi="Helvetica"/>
          <w:sz w:val="22"/>
          <w:szCs w:val="22"/>
        </w:rPr>
        <w:t xml:space="preserve">challenge </w:t>
      </w:r>
      <w:r w:rsidR="00442E9E" w:rsidRPr="003805EE">
        <w:rPr>
          <w:rFonts w:ascii="Helvetica" w:hAnsi="Helvetica"/>
          <w:sz w:val="22"/>
          <w:szCs w:val="22"/>
        </w:rPr>
        <w:t xml:space="preserve">in sustainability science is how </w:t>
      </w:r>
      <w:r w:rsidR="000A07BA" w:rsidRPr="003805EE">
        <w:rPr>
          <w:rFonts w:ascii="Helvetica" w:hAnsi="Helvetica"/>
          <w:sz w:val="22"/>
          <w:szCs w:val="22"/>
        </w:rPr>
        <w:t>to</w:t>
      </w:r>
      <w:r w:rsidR="00442E9E" w:rsidRPr="003805EE">
        <w:rPr>
          <w:rFonts w:ascii="Helvetica" w:hAnsi="Helvetica"/>
          <w:sz w:val="22"/>
          <w:szCs w:val="22"/>
        </w:rPr>
        <w:t xml:space="preserve"> set meaningful boundaries that maximize delivery of ecosystem services while minimizing risk of pushing systems across critical thresholds</w:t>
      </w:r>
      <w:del w:id="82" w:author="Megsie Siple" w:date="2020-07-23T10:13:00Z">
        <w:r w:rsidR="00442E9E" w:rsidRPr="003805EE" w:rsidDel="00697187">
          <w:rPr>
            <w:rFonts w:ascii="Helvetica" w:hAnsi="Helvetica"/>
            <w:sz w:val="22"/>
            <w:szCs w:val="22"/>
          </w:rPr>
          <w:delText xml:space="preserve"> beyond which major disruptions occur</w:delText>
        </w:r>
      </w:del>
      <w:r w:rsidR="000A07BA" w:rsidRPr="003805EE">
        <w:rPr>
          <w:rFonts w:ascii="Helvetica" w:hAnsi="Helvetica"/>
          <w:sz w:val="22"/>
          <w:szCs w:val="22"/>
        </w:rPr>
        <w:t>.</w:t>
      </w:r>
      <w:r w:rsidR="00442E9E" w:rsidRPr="003805EE">
        <w:rPr>
          <w:rFonts w:ascii="Helvetica" w:hAnsi="Helvetica"/>
          <w:sz w:val="22"/>
          <w:szCs w:val="22"/>
        </w:rPr>
        <w:t xml:space="preserve"> </w:t>
      </w:r>
      <w:ins w:id="83" w:author="Megsie Siple" w:date="2020-08-19T20:46:00Z">
        <w:r w:rsidR="008A4116">
          <w:rPr>
            <w:rFonts w:ascii="Helvetica" w:hAnsi="Helvetica"/>
            <w:sz w:val="22"/>
            <w:szCs w:val="22"/>
          </w:rPr>
          <w:t xml:space="preserve">One such critical threshold </w:t>
        </w:r>
      </w:ins>
      <w:ins w:id="84" w:author="Megsie Siple" w:date="2020-08-19T21:20:00Z">
        <w:r w:rsidR="008A4116">
          <w:rPr>
            <w:rFonts w:ascii="Helvetica" w:hAnsi="Helvetica"/>
            <w:sz w:val="22"/>
            <w:szCs w:val="22"/>
          </w:rPr>
          <w:t xml:space="preserve">is </w:t>
        </w:r>
      </w:ins>
      <w:ins w:id="85" w:author="Megsie Siple" w:date="2020-08-19T21:24:00Z">
        <w:r w:rsidR="00AA41AC">
          <w:rPr>
            <w:rFonts w:ascii="Helvetica" w:hAnsi="Helvetica"/>
            <w:sz w:val="22"/>
            <w:szCs w:val="22"/>
          </w:rPr>
          <w:t xml:space="preserve">the biomass at which </w:t>
        </w:r>
      </w:ins>
      <w:ins w:id="86" w:author="Adrian Stier" w:date="2020-12-04T07:04:00Z">
        <w:r w:rsidR="00BF01EC">
          <w:rPr>
            <w:rFonts w:ascii="Helvetica" w:hAnsi="Helvetica"/>
            <w:sz w:val="22"/>
            <w:szCs w:val="22"/>
          </w:rPr>
          <w:t xml:space="preserve">populations become so depleted that their population growth rates </w:t>
        </w:r>
      </w:ins>
      <w:ins w:id="87" w:author="Adrian Stier" w:date="2020-12-04T07:05:00Z">
        <w:r w:rsidR="00BF01EC">
          <w:rPr>
            <w:rFonts w:ascii="Helvetica" w:hAnsi="Helvetica"/>
            <w:sz w:val="22"/>
            <w:szCs w:val="22"/>
          </w:rPr>
          <w:t>become negative</w:t>
        </w:r>
      </w:ins>
      <w:ins w:id="88" w:author="Adrian Stier" w:date="2021-01-21T06:17:00Z">
        <w:r w:rsidR="003C1DFD">
          <w:rPr>
            <w:rFonts w:ascii="Helvetica" w:hAnsi="Helvetica"/>
            <w:sz w:val="22"/>
            <w:szCs w:val="22"/>
          </w:rPr>
          <w:t xml:space="preserve"> – depensation</w:t>
        </w:r>
      </w:ins>
      <w:ins w:id="89" w:author="Megsie Siple" w:date="2020-08-19T21:24:00Z">
        <w:del w:id="90" w:author="Adrian Stier" w:date="2020-12-04T07:05:00Z">
          <w:r w:rsidR="00AA41AC" w:rsidDel="00BF01EC">
            <w:rPr>
              <w:rFonts w:ascii="Helvetica" w:hAnsi="Helvetica"/>
              <w:sz w:val="22"/>
              <w:szCs w:val="22"/>
            </w:rPr>
            <w:delText>depensation begins to occur</w:delText>
          </w:r>
        </w:del>
        <w:r w:rsidR="00AA41AC">
          <w:rPr>
            <w:rFonts w:ascii="Helvetica" w:hAnsi="Helvetica"/>
            <w:sz w:val="22"/>
            <w:szCs w:val="22"/>
          </w:rPr>
          <w:t>.</w:t>
        </w:r>
      </w:ins>
      <w:ins w:id="91" w:author="Megsie Siple" w:date="2020-08-19T21:21:00Z">
        <w:r w:rsidR="008A4116">
          <w:rPr>
            <w:rFonts w:ascii="Helvetica" w:hAnsi="Helvetica"/>
            <w:sz w:val="22"/>
            <w:szCs w:val="22"/>
          </w:rPr>
          <w:t xml:space="preserve"> </w:t>
        </w:r>
      </w:ins>
      <w:ins w:id="92" w:author="Megsie Siple" w:date="2020-08-19T20:46:00Z">
        <w:del w:id="93" w:author="Adrian Stier" w:date="2020-12-04T07:05:00Z">
          <w:r w:rsidR="008A4116" w:rsidDel="00BF01EC">
            <w:rPr>
              <w:rFonts w:ascii="Helvetica" w:hAnsi="Helvetica"/>
              <w:sz w:val="22"/>
              <w:szCs w:val="22"/>
            </w:rPr>
            <w:delText xml:space="preserve"> </w:delText>
          </w:r>
        </w:del>
      </w:ins>
      <w:r w:rsidR="00442E9E" w:rsidRPr="003805EE">
        <w:rPr>
          <w:rFonts w:ascii="Helvetica" w:hAnsi="Helvetica" w:cs="Helvetica"/>
          <w:bCs/>
          <w:sz w:val="22"/>
          <w:szCs w:val="22"/>
        </w:rPr>
        <w:t xml:space="preserve">Here </w:t>
      </w:r>
      <w:r w:rsidRPr="003805EE">
        <w:rPr>
          <w:rFonts w:ascii="Helvetica" w:hAnsi="Helvetica" w:cs="Helvetica"/>
          <w:sz w:val="22"/>
          <w:szCs w:val="22"/>
        </w:rPr>
        <w:t xml:space="preserve">we demonstrate how monitoring information increases in value as </w:t>
      </w:r>
      <w:r w:rsidR="00BB3E78" w:rsidRPr="003805EE">
        <w:rPr>
          <w:rFonts w:ascii="Helvetica" w:hAnsi="Helvetica" w:cs="Helvetica"/>
          <w:sz w:val="22"/>
          <w:szCs w:val="22"/>
        </w:rPr>
        <w:t xml:space="preserve">a </w:t>
      </w:r>
      <w:r w:rsidRPr="003805EE">
        <w:rPr>
          <w:rFonts w:ascii="Helvetica" w:hAnsi="Helvetica" w:cs="Helvetica"/>
          <w:sz w:val="22"/>
          <w:szCs w:val="22"/>
        </w:rPr>
        <w:t xml:space="preserve">system </w:t>
      </w:r>
      <w:del w:id="94" w:author="Adrian Stier" w:date="2021-01-21T06:18:00Z">
        <w:r w:rsidRPr="003805EE" w:rsidDel="003C1DFD">
          <w:rPr>
            <w:rFonts w:ascii="Helvetica" w:hAnsi="Helvetica" w:cs="Helvetica"/>
            <w:sz w:val="22"/>
            <w:szCs w:val="22"/>
          </w:rPr>
          <w:delText>approach</w:delText>
        </w:r>
        <w:r w:rsidR="00BB3E78" w:rsidRPr="003805EE" w:rsidDel="003C1DFD">
          <w:rPr>
            <w:rFonts w:ascii="Helvetica" w:hAnsi="Helvetica" w:cs="Helvetica"/>
            <w:sz w:val="22"/>
            <w:szCs w:val="22"/>
          </w:rPr>
          <w:delText>es</w:delText>
        </w:r>
        <w:r w:rsidRPr="003805EE" w:rsidDel="003C1DFD">
          <w:rPr>
            <w:rFonts w:ascii="Helvetica" w:hAnsi="Helvetica" w:cs="Helvetica"/>
            <w:sz w:val="22"/>
            <w:szCs w:val="22"/>
          </w:rPr>
          <w:delText xml:space="preserve"> </w:delText>
        </w:r>
      </w:del>
      <w:ins w:id="95" w:author="Adrian Stier" w:date="2021-01-21T06:18:00Z">
        <w:r w:rsidR="003C1DFD">
          <w:rPr>
            <w:rFonts w:ascii="Helvetica" w:hAnsi="Helvetica" w:cs="Helvetica"/>
            <w:sz w:val="22"/>
            <w:szCs w:val="22"/>
          </w:rPr>
          <w:t>spends more time near the critical</w:t>
        </w:r>
      </w:ins>
      <w:del w:id="96" w:author="Adrian Stier" w:date="2021-01-21T06:18:00Z">
        <w:r w:rsidRPr="003805EE" w:rsidDel="003C1DFD">
          <w:rPr>
            <w:rFonts w:ascii="Helvetica" w:hAnsi="Helvetica" w:cs="Helvetica"/>
            <w:sz w:val="22"/>
            <w:szCs w:val="22"/>
          </w:rPr>
          <w:delText xml:space="preserve">biological </w:delText>
        </w:r>
        <w:r w:rsidR="00D45DB1" w:rsidRPr="003805EE" w:rsidDel="003C1DFD">
          <w:rPr>
            <w:rFonts w:ascii="Helvetica" w:hAnsi="Helvetica" w:cs="Helvetica"/>
            <w:sz w:val="22"/>
            <w:szCs w:val="22"/>
          </w:rPr>
          <w:delText>tipping points</w:delText>
        </w:r>
      </w:del>
      <w:ins w:id="97" w:author="Megsie Siple" w:date="2020-08-19T21:24:00Z">
        <w:del w:id="98" w:author="Adrian Stier" w:date="2021-01-21T06:18:00Z">
          <w:r w:rsidR="00AA41AC" w:rsidDel="003C1DFD">
            <w:rPr>
              <w:rFonts w:ascii="Helvetica" w:hAnsi="Helvetica" w:cs="Helvetica"/>
              <w:sz w:val="22"/>
              <w:szCs w:val="22"/>
            </w:rPr>
            <w:delText>a</w:delText>
          </w:r>
        </w:del>
        <w:r w:rsidR="00AA41AC">
          <w:rPr>
            <w:rFonts w:ascii="Helvetica" w:hAnsi="Helvetica" w:cs="Helvetica"/>
            <w:sz w:val="22"/>
            <w:szCs w:val="22"/>
          </w:rPr>
          <w:t xml:space="preserve"> depensatory</w:t>
        </w:r>
      </w:ins>
      <w:ins w:id="99" w:author="Megsie Siple" w:date="2020-08-19T21:25:00Z">
        <w:r w:rsidR="00AA41AC">
          <w:rPr>
            <w:rFonts w:ascii="Helvetica" w:hAnsi="Helvetica" w:cs="Helvetica"/>
            <w:sz w:val="22"/>
            <w:szCs w:val="22"/>
          </w:rPr>
          <w:t xml:space="preserve"> biomass</w:t>
        </w:r>
      </w:ins>
      <w:ins w:id="100" w:author="Megsie Siple" w:date="2020-08-19T21:24:00Z">
        <w:r w:rsidR="00AA41AC">
          <w:rPr>
            <w:rFonts w:ascii="Helvetica" w:hAnsi="Helvetica" w:cs="Helvetica"/>
            <w:sz w:val="22"/>
            <w:szCs w:val="22"/>
          </w:rPr>
          <w:t xml:space="preserve"> </w:t>
        </w:r>
        <w:commentRangeStart w:id="101"/>
        <w:r w:rsidR="00AA41AC">
          <w:rPr>
            <w:rFonts w:ascii="Helvetica" w:hAnsi="Helvetica" w:cs="Helvetica"/>
            <w:sz w:val="22"/>
            <w:szCs w:val="22"/>
          </w:rPr>
          <w:t>threshold</w:t>
        </w:r>
      </w:ins>
      <w:commentRangeEnd w:id="101"/>
      <w:ins w:id="102" w:author="Megsie Siple" w:date="2020-08-19T21:25:00Z">
        <w:r w:rsidR="00AA41AC">
          <w:rPr>
            <w:rStyle w:val="CommentReference"/>
          </w:rPr>
          <w:commentReference w:id="101"/>
        </w:r>
      </w:ins>
      <w:r w:rsidR="00D45DB1" w:rsidRPr="003805EE">
        <w:rPr>
          <w:rFonts w:ascii="Helvetica" w:hAnsi="Helvetica" w:cs="Helvetica"/>
          <w:sz w:val="22"/>
          <w:szCs w:val="22"/>
        </w:rPr>
        <w:t xml:space="preserve">. </w:t>
      </w:r>
      <w:ins w:id="103" w:author="Adrian Stier" w:date="2021-01-21T06:18:00Z">
        <w:r w:rsidR="003C1DFD">
          <w:rPr>
            <w:rFonts w:ascii="Helvetica" w:hAnsi="Helvetica" w:cs="Helvetica"/>
            <w:sz w:val="22"/>
            <w:szCs w:val="22"/>
          </w:rPr>
          <w:t>This increase in</w:t>
        </w:r>
      </w:ins>
      <w:ins w:id="104" w:author="Adrian Stier" w:date="2021-01-21T06:19:00Z">
        <w:r w:rsidR="003C1DFD">
          <w:rPr>
            <w:rFonts w:ascii="Helvetica" w:hAnsi="Helvetica" w:cs="Helvetica"/>
            <w:sz w:val="22"/>
            <w:szCs w:val="22"/>
          </w:rPr>
          <w:t xml:space="preserve"> monitoring</w:t>
        </w:r>
      </w:ins>
      <w:ins w:id="105" w:author="Adrian Stier" w:date="2021-01-21T06:18:00Z">
        <w:r w:rsidR="003C1DFD">
          <w:rPr>
            <w:rFonts w:ascii="Helvetica" w:hAnsi="Helvetica" w:cs="Helvetica"/>
            <w:sz w:val="22"/>
            <w:szCs w:val="22"/>
          </w:rPr>
          <w:t xml:space="preserve"> value </w:t>
        </w:r>
      </w:ins>
      <w:ins w:id="106" w:author="Adrian Stier" w:date="2021-01-21T06:19:00Z">
        <w:r w:rsidR="003C1DFD">
          <w:rPr>
            <w:rFonts w:ascii="Helvetica" w:hAnsi="Helvetica" w:cs="Helvetica"/>
            <w:sz w:val="22"/>
            <w:szCs w:val="22"/>
          </w:rPr>
          <w:t xml:space="preserve">is </w:t>
        </w:r>
      </w:ins>
      <w:ins w:id="107" w:author="Adrian Stier" w:date="2021-01-21T06:18:00Z">
        <w:r w:rsidR="003C1DFD">
          <w:rPr>
            <w:rFonts w:ascii="Helvetica" w:hAnsi="Helvetica" w:cs="Helvetica"/>
            <w:sz w:val="22"/>
            <w:szCs w:val="22"/>
          </w:rPr>
          <w:t xml:space="preserve">economic because </w:t>
        </w:r>
      </w:ins>
      <w:ins w:id="108" w:author="Adrian Stier" w:date="2021-01-21T06:19:00Z">
        <w:r w:rsidR="003C1DFD">
          <w:rPr>
            <w:rFonts w:ascii="Helvetica" w:hAnsi="Helvetica" w:cs="Helvetica"/>
            <w:sz w:val="22"/>
            <w:szCs w:val="22"/>
          </w:rPr>
          <w:t>higher monitoring precision promotes higher yield, and biological, because more monitoring promotes the resil</w:t>
        </w:r>
      </w:ins>
      <w:ins w:id="109" w:author="Adrian Stier" w:date="2021-01-21T06:20:00Z">
        <w:r w:rsidR="003C1DFD">
          <w:rPr>
            <w:rFonts w:ascii="Helvetica" w:hAnsi="Helvetica" w:cs="Helvetica"/>
            <w:sz w:val="22"/>
            <w:szCs w:val="22"/>
          </w:rPr>
          <w:t>ience of overharvested populations.</w:t>
        </w:r>
      </w:ins>
      <w:ins w:id="110" w:author="Adrian Stier" w:date="2021-01-21T06:23:00Z">
        <w:r w:rsidR="003C1DFD">
          <w:rPr>
            <w:rFonts w:ascii="Helvetica" w:hAnsi="Helvetica" w:cs="Helvetica"/>
            <w:sz w:val="22"/>
            <w:szCs w:val="22"/>
          </w:rPr>
          <w:t xml:space="preserve"> </w:t>
        </w:r>
      </w:ins>
      <w:ins w:id="111" w:author="Adrian Stier" w:date="2021-01-21T06:24:00Z">
        <w:r w:rsidR="003C1DFD">
          <w:rPr>
            <w:rFonts w:ascii="Helvetica" w:hAnsi="Helvetica" w:cs="Helvetica"/>
            <w:sz w:val="22"/>
            <w:szCs w:val="22"/>
          </w:rPr>
          <w:t xml:space="preserve">Given the benefits of monitoring, we offer two </w:t>
        </w:r>
      </w:ins>
      <w:ins w:id="112" w:author="Adrian Stier" w:date="2021-01-21T06:27:00Z">
        <w:r w:rsidR="00BB4BDE">
          <w:rPr>
            <w:rFonts w:ascii="Helvetica" w:hAnsi="Helvetica" w:cs="Helvetica"/>
            <w:sz w:val="22"/>
            <w:szCs w:val="22"/>
          </w:rPr>
          <w:t>suggestions</w:t>
        </w:r>
      </w:ins>
      <w:ins w:id="113" w:author="Adrian Stier" w:date="2021-01-21T06:24:00Z">
        <w:r w:rsidR="003C1DFD">
          <w:rPr>
            <w:rFonts w:ascii="Helvetica" w:hAnsi="Helvetica" w:cs="Helvetica"/>
            <w:sz w:val="22"/>
            <w:szCs w:val="22"/>
          </w:rPr>
          <w:t xml:space="preserve"> </w:t>
        </w:r>
      </w:ins>
      <w:ins w:id="114" w:author="Adrian Stier" w:date="2021-01-21T06:26:00Z">
        <w:r w:rsidR="003C1DFD">
          <w:rPr>
            <w:rFonts w:ascii="Helvetica" w:hAnsi="Helvetica" w:cs="Helvetica"/>
            <w:sz w:val="22"/>
            <w:szCs w:val="22"/>
          </w:rPr>
          <w:t>for</w:t>
        </w:r>
      </w:ins>
      <w:ins w:id="115" w:author="Adrian Stier" w:date="2021-01-21T06:23:00Z">
        <w:r w:rsidR="003C1DFD">
          <w:rPr>
            <w:rFonts w:ascii="Helvetica" w:hAnsi="Helvetica" w:cs="Helvetica"/>
            <w:sz w:val="22"/>
            <w:szCs w:val="22"/>
          </w:rPr>
          <w:t xml:space="preserve"> managers</w:t>
        </w:r>
      </w:ins>
      <w:ins w:id="116" w:author="Adrian Stier" w:date="2021-01-21T06:26:00Z">
        <w:r w:rsidR="00BB4BDE">
          <w:rPr>
            <w:rFonts w:ascii="Helvetica" w:hAnsi="Helvetica" w:cs="Helvetica"/>
            <w:sz w:val="22"/>
            <w:szCs w:val="22"/>
          </w:rPr>
          <w:t xml:space="preserve"> seeking </w:t>
        </w:r>
      </w:ins>
      <w:ins w:id="117" w:author="Adrian Stier" w:date="2021-01-21T06:27:00Z">
        <w:r w:rsidR="00BB4BDE">
          <w:rPr>
            <w:rFonts w:ascii="Helvetica" w:hAnsi="Helvetica" w:cs="Helvetica"/>
            <w:sz w:val="22"/>
            <w:szCs w:val="22"/>
          </w:rPr>
          <w:t xml:space="preserve">strategies </w:t>
        </w:r>
      </w:ins>
      <w:ins w:id="118" w:author="Adrian Stier" w:date="2021-01-21T06:26:00Z">
        <w:r w:rsidR="00BB4BDE">
          <w:rPr>
            <w:rFonts w:ascii="Helvetica" w:hAnsi="Helvetica" w:cs="Helvetica"/>
            <w:sz w:val="22"/>
            <w:szCs w:val="22"/>
          </w:rPr>
          <w:t>to avoid crossing</w:t>
        </w:r>
      </w:ins>
      <w:ins w:id="119" w:author="Adrian Stier" w:date="2021-01-21T06:27:00Z">
        <w:r w:rsidR="00BB4BDE">
          <w:rPr>
            <w:rFonts w:ascii="Helvetica" w:hAnsi="Helvetica" w:cs="Helvetica"/>
            <w:sz w:val="22"/>
            <w:szCs w:val="22"/>
          </w:rPr>
          <w:t xml:space="preserve"> a critical threshold.</w:t>
        </w:r>
      </w:ins>
      <w:ins w:id="120" w:author="Adrian Stier" w:date="2021-01-21T06:23:00Z">
        <w:r w:rsidR="003C1DFD">
          <w:rPr>
            <w:rFonts w:ascii="Helvetica" w:hAnsi="Helvetica" w:cs="Helvetica"/>
            <w:sz w:val="22"/>
            <w:szCs w:val="22"/>
          </w:rPr>
          <w:t xml:space="preserve"> </w:t>
        </w:r>
      </w:ins>
      <w:ins w:id="121" w:author="Adrian Stier" w:date="2021-01-21T06:25:00Z">
        <w:r w:rsidR="003C1DFD">
          <w:rPr>
            <w:rFonts w:ascii="Helvetica" w:hAnsi="Helvetica" w:cs="Helvetica"/>
            <w:sz w:val="22"/>
            <w:szCs w:val="22"/>
          </w:rPr>
          <w:t>F</w:t>
        </w:r>
      </w:ins>
      <w:ins w:id="122" w:author="Adrian Stier" w:date="2021-01-21T06:24:00Z">
        <w:r w:rsidR="003C1DFD">
          <w:rPr>
            <w:rFonts w:ascii="Helvetica" w:hAnsi="Helvetica" w:cs="Helvetica"/>
            <w:sz w:val="22"/>
            <w:szCs w:val="22"/>
          </w:rPr>
          <w:t xml:space="preserve">irst, </w:t>
        </w:r>
      </w:ins>
      <w:ins w:id="123" w:author="Adrian Stier" w:date="2021-01-21T06:28:00Z">
        <w:r w:rsidR="000723C4">
          <w:rPr>
            <w:rFonts w:ascii="Helvetica" w:hAnsi="Helvetica" w:cs="Helvetica"/>
            <w:sz w:val="22"/>
            <w:szCs w:val="22"/>
          </w:rPr>
          <w:t>present stakeholders with a series of</w:t>
        </w:r>
      </w:ins>
      <w:ins w:id="124" w:author="Adrian Stier" w:date="2021-01-21T06:29:00Z">
        <w:r w:rsidR="000723C4">
          <w:rPr>
            <w:rFonts w:ascii="Helvetica" w:hAnsi="Helvetica" w:cs="Helvetica"/>
            <w:sz w:val="22"/>
            <w:szCs w:val="22"/>
          </w:rPr>
          <w:t xml:space="preserve"> monitoring and harvest options that define a </w:t>
        </w:r>
      </w:ins>
      <w:ins w:id="125" w:author="Adrian Stier" w:date="2021-01-21T06:24:00Z">
        <w:r w:rsidR="003C1DFD">
          <w:rPr>
            <w:rFonts w:ascii="Helvetica" w:hAnsi="Helvetica" w:cs="Helvetica"/>
            <w:sz w:val="22"/>
            <w:szCs w:val="22"/>
          </w:rPr>
          <w:t>safe operating space</w:t>
        </w:r>
      </w:ins>
      <w:ins w:id="126" w:author="Adrian Stier" w:date="2021-01-21T06:29:00Z">
        <w:r w:rsidR="000723C4">
          <w:rPr>
            <w:rFonts w:ascii="Helvetica" w:hAnsi="Helvetica" w:cs="Helvetica"/>
            <w:sz w:val="22"/>
            <w:szCs w:val="22"/>
          </w:rPr>
          <w:t xml:space="preserve"> where collapse is unlikely</w:t>
        </w:r>
      </w:ins>
      <w:ins w:id="127" w:author="Adrian Stier" w:date="2021-01-21T06:27:00Z">
        <w:r w:rsidR="000723C4">
          <w:rPr>
            <w:rFonts w:ascii="Helvetica" w:hAnsi="Helvetica" w:cs="Helvetica"/>
            <w:sz w:val="22"/>
            <w:szCs w:val="22"/>
          </w:rPr>
          <w:t xml:space="preserve">. </w:t>
        </w:r>
      </w:ins>
      <w:ins w:id="128" w:author="Adrian Stier" w:date="2021-01-21T06:29:00Z">
        <w:r w:rsidR="000723C4">
          <w:rPr>
            <w:rFonts w:ascii="Helvetica" w:hAnsi="Helvetica" w:cs="Helvetica"/>
            <w:sz w:val="22"/>
            <w:szCs w:val="22"/>
          </w:rPr>
          <w:t xml:space="preserve">Second, </w:t>
        </w:r>
      </w:ins>
      <w:del w:id="129" w:author="Adrian Stier" w:date="2021-01-21T06:20:00Z">
        <w:r w:rsidR="009307CE" w:rsidRPr="003805EE" w:rsidDel="003C1DFD">
          <w:rPr>
            <w:rFonts w:ascii="Helvetica" w:hAnsi="Helvetica" w:cs="Helvetica"/>
            <w:sz w:val="22"/>
            <w:szCs w:val="22"/>
          </w:rPr>
          <w:delText>We contrasted the performance of alternative monitoring approaches that either apply precautionary buffers to reduce the likelihood of state-change or</w:delText>
        </w:r>
      </w:del>
      <w:ins w:id="130" w:author="Adrian Stier" w:date="2021-01-21T06:29:00Z">
        <w:r w:rsidR="000723C4">
          <w:rPr>
            <w:rFonts w:ascii="Helvetica" w:hAnsi="Helvetica" w:cs="Helvetica"/>
            <w:sz w:val="22"/>
            <w:szCs w:val="22"/>
          </w:rPr>
          <w:t>b</w:t>
        </w:r>
      </w:ins>
      <w:ins w:id="131" w:author="Adrian Stier" w:date="2021-01-21T06:20:00Z">
        <w:r w:rsidR="003C1DFD">
          <w:rPr>
            <w:rFonts w:ascii="Helvetica" w:hAnsi="Helvetica" w:cs="Helvetica"/>
            <w:sz w:val="22"/>
            <w:szCs w:val="22"/>
          </w:rPr>
          <w:t xml:space="preserve">ecause </w:t>
        </w:r>
      </w:ins>
      <w:ins w:id="132" w:author="Adrian Stier" w:date="2021-01-21T06:21:00Z">
        <w:r w:rsidR="003C1DFD">
          <w:rPr>
            <w:rFonts w:ascii="Helvetica" w:hAnsi="Helvetica" w:cs="Helvetica"/>
            <w:sz w:val="22"/>
            <w:szCs w:val="22"/>
          </w:rPr>
          <w:t xml:space="preserve">conducting </w:t>
        </w:r>
      </w:ins>
      <w:del w:id="133" w:author="Adrian Stier" w:date="2021-01-21T06:20:00Z">
        <w:r w:rsidR="009307CE" w:rsidRPr="003805EE" w:rsidDel="003C1DFD">
          <w:rPr>
            <w:rFonts w:ascii="Helvetica" w:hAnsi="Helvetica" w:cs="Helvetica"/>
            <w:sz w:val="22"/>
            <w:szCs w:val="22"/>
          </w:rPr>
          <w:delText xml:space="preserve"> use intensive</w:delText>
        </w:r>
      </w:del>
      <w:ins w:id="134" w:author="Adrian Stier" w:date="2021-01-21T06:20:00Z">
        <w:r w:rsidR="003C1DFD">
          <w:rPr>
            <w:rFonts w:ascii="Helvetica" w:hAnsi="Helvetica" w:cs="Helvetica"/>
            <w:sz w:val="22"/>
            <w:szCs w:val="22"/>
          </w:rPr>
          <w:t xml:space="preserve">high precision monitoring </w:t>
        </w:r>
      </w:ins>
      <w:ins w:id="135" w:author="Adrian Stier" w:date="2021-01-21T06:21:00Z">
        <w:r w:rsidR="003C1DFD">
          <w:rPr>
            <w:rFonts w:ascii="Helvetica" w:hAnsi="Helvetica" w:cs="Helvetica"/>
            <w:sz w:val="22"/>
            <w:szCs w:val="22"/>
          </w:rPr>
          <w:t>is often</w:t>
        </w:r>
      </w:ins>
      <w:ins w:id="136" w:author="Adrian Stier" w:date="2021-01-21T06:20:00Z">
        <w:r w:rsidR="003C1DFD">
          <w:rPr>
            <w:rFonts w:ascii="Helvetica" w:hAnsi="Helvetica" w:cs="Helvetica"/>
            <w:sz w:val="22"/>
            <w:szCs w:val="22"/>
          </w:rPr>
          <w:t xml:space="preserve"> expensiv</w:t>
        </w:r>
      </w:ins>
      <w:ins w:id="137" w:author="Adrian Stier" w:date="2021-01-21T06:21:00Z">
        <w:r w:rsidR="003C1DFD">
          <w:rPr>
            <w:rFonts w:ascii="Helvetica" w:hAnsi="Helvetica" w:cs="Helvetica"/>
            <w:sz w:val="22"/>
            <w:szCs w:val="22"/>
          </w:rPr>
          <w:t xml:space="preserve">e, </w:t>
        </w:r>
      </w:ins>
      <w:del w:id="138" w:author="Adrian Stier" w:date="2021-01-21T06:21:00Z">
        <w:r w:rsidR="009307CE" w:rsidRPr="003805EE" w:rsidDel="003C1DFD">
          <w:rPr>
            <w:rFonts w:ascii="Helvetica" w:hAnsi="Helvetica" w:cs="Helvetica"/>
            <w:sz w:val="22"/>
            <w:szCs w:val="22"/>
          </w:rPr>
          <w:delText xml:space="preserve"> monitoring to precisely estimate proximity of the ecosystem to a criti</w:delText>
        </w:r>
        <w:r w:rsidR="00D45DB1" w:rsidRPr="003805EE" w:rsidDel="003C1DFD">
          <w:rPr>
            <w:rFonts w:ascii="Helvetica" w:hAnsi="Helvetica" w:cs="Helvetica"/>
            <w:sz w:val="22"/>
            <w:szCs w:val="22"/>
          </w:rPr>
          <w:delText>cal threshold. W</w:delText>
        </w:r>
      </w:del>
      <w:ins w:id="139" w:author="Adrian Stier" w:date="2021-01-21T06:30:00Z">
        <w:r w:rsidR="000723C4">
          <w:rPr>
            <w:rFonts w:ascii="Helvetica" w:hAnsi="Helvetica" w:cs="Helvetica"/>
            <w:sz w:val="22"/>
            <w:szCs w:val="22"/>
          </w:rPr>
          <w:t>consider implementing</w:t>
        </w:r>
      </w:ins>
      <w:del w:id="140" w:author="Adrian Stier" w:date="2021-01-21T06:30:00Z">
        <w:r w:rsidR="00D45DB1" w:rsidRPr="003805EE" w:rsidDel="000723C4">
          <w:rPr>
            <w:rFonts w:ascii="Helvetica" w:hAnsi="Helvetica" w:cs="Helvetica"/>
            <w:sz w:val="22"/>
            <w:szCs w:val="22"/>
          </w:rPr>
          <w:delText>e show that</w:delText>
        </w:r>
      </w:del>
      <w:r w:rsidR="00D45DB1" w:rsidRPr="003805EE">
        <w:rPr>
          <w:rFonts w:ascii="Helvetica" w:hAnsi="Helvetica" w:cs="Helvetica"/>
          <w:sz w:val="22"/>
          <w:szCs w:val="22"/>
        </w:rPr>
        <w:t xml:space="preserve"> precautionary buffers</w:t>
      </w:r>
      <w:r w:rsidR="009307CE" w:rsidRPr="003805EE">
        <w:rPr>
          <w:rFonts w:ascii="Helvetica" w:hAnsi="Helvetica" w:cs="Helvetica"/>
          <w:sz w:val="22"/>
          <w:szCs w:val="22"/>
        </w:rPr>
        <w:t xml:space="preserve"> </w:t>
      </w:r>
      <w:ins w:id="141" w:author="Adrian Stier" w:date="2021-01-21T06:21:00Z">
        <w:r w:rsidR="003C1DFD">
          <w:rPr>
            <w:rFonts w:ascii="Helvetica" w:hAnsi="Helvetica" w:cs="Helvetica"/>
            <w:sz w:val="22"/>
            <w:szCs w:val="22"/>
          </w:rPr>
          <w:t xml:space="preserve">where monitoring precision increases as the resource levels decline, </w:t>
        </w:r>
      </w:ins>
      <w:ins w:id="142" w:author="Adrian Stier" w:date="2021-01-21T06:30:00Z">
        <w:r w:rsidR="000723C4">
          <w:rPr>
            <w:rFonts w:ascii="Helvetica" w:hAnsi="Helvetica" w:cs="Helvetica"/>
            <w:sz w:val="22"/>
            <w:szCs w:val="22"/>
          </w:rPr>
          <w:t>which can</w:t>
        </w:r>
      </w:ins>
      <w:ins w:id="143" w:author="Adrian Stier" w:date="2021-01-21T06:21:00Z">
        <w:r w:rsidR="003C1DFD">
          <w:rPr>
            <w:rFonts w:ascii="Helvetica" w:hAnsi="Helvetica" w:cs="Helvetica"/>
            <w:sz w:val="22"/>
            <w:szCs w:val="22"/>
          </w:rPr>
          <w:t xml:space="preserve"> </w:t>
        </w:r>
      </w:ins>
      <w:del w:id="144" w:author="Adrian Stier" w:date="2021-01-21T06:22:00Z">
        <w:r w:rsidR="009307CE" w:rsidRPr="003805EE" w:rsidDel="003C1DFD">
          <w:rPr>
            <w:rFonts w:ascii="Helvetica" w:hAnsi="Helvetica" w:cs="Helvetica"/>
            <w:sz w:val="22"/>
            <w:szCs w:val="22"/>
          </w:rPr>
          <w:delText xml:space="preserve">more </w:delText>
        </w:r>
      </w:del>
      <w:r w:rsidR="009307CE" w:rsidRPr="003805EE">
        <w:rPr>
          <w:rFonts w:ascii="Helvetica" w:hAnsi="Helvetica" w:cs="Helvetica"/>
          <w:sz w:val="22"/>
          <w:szCs w:val="22"/>
        </w:rPr>
        <w:t>effectively minimize monitoring costs, maximize profits</w:t>
      </w:r>
      <w:r w:rsidR="000A07BA" w:rsidRPr="003805EE">
        <w:rPr>
          <w:rFonts w:ascii="Helvetica" w:hAnsi="Helvetica" w:cs="Helvetica"/>
          <w:sz w:val="22"/>
          <w:szCs w:val="22"/>
        </w:rPr>
        <w:t>,</w:t>
      </w:r>
      <w:r w:rsidR="009307CE" w:rsidRPr="003805EE">
        <w:rPr>
          <w:rFonts w:ascii="Helvetica" w:hAnsi="Helvetica" w:cs="Helvetica"/>
          <w:sz w:val="22"/>
          <w:szCs w:val="22"/>
        </w:rPr>
        <w:t xml:space="preserve"> and prevent </w:t>
      </w:r>
      <w:del w:id="145" w:author="Megsie Siple" w:date="2020-08-19T21:29:00Z">
        <w:r w:rsidR="009307CE" w:rsidRPr="003805EE" w:rsidDel="00AA41AC">
          <w:rPr>
            <w:rFonts w:ascii="Helvetica" w:hAnsi="Helvetica" w:cs="Helvetica"/>
            <w:sz w:val="22"/>
            <w:szCs w:val="22"/>
          </w:rPr>
          <w:delText>an ecosystem</w:delText>
        </w:r>
      </w:del>
      <w:ins w:id="146" w:author="Megsie Siple" w:date="2020-08-19T21:29:00Z">
        <w:r w:rsidR="00AA41AC">
          <w:rPr>
            <w:rFonts w:ascii="Helvetica" w:hAnsi="Helvetica" w:cs="Helvetica"/>
            <w:sz w:val="22"/>
            <w:szCs w:val="22"/>
          </w:rPr>
          <w:t>an exploited population</w:t>
        </w:r>
      </w:ins>
      <w:r w:rsidR="009307CE" w:rsidRPr="003805EE">
        <w:rPr>
          <w:rFonts w:ascii="Helvetica" w:hAnsi="Helvetica" w:cs="Helvetica"/>
          <w:sz w:val="22"/>
          <w:szCs w:val="22"/>
        </w:rPr>
        <w:t xml:space="preserve"> from </w:t>
      </w:r>
      <w:del w:id="147" w:author="Megsie Siple" w:date="2020-08-19T21:29:00Z">
        <w:r w:rsidR="009307CE" w:rsidRPr="003805EE" w:rsidDel="00AA41AC">
          <w:rPr>
            <w:rFonts w:ascii="Helvetica" w:hAnsi="Helvetica" w:cs="Helvetica"/>
            <w:sz w:val="22"/>
            <w:szCs w:val="22"/>
          </w:rPr>
          <w:delText>tipping into an undesired state</w:delText>
        </w:r>
      </w:del>
      <w:ins w:id="148" w:author="Megsie Siple" w:date="2020-08-19T21:29:00Z">
        <w:r w:rsidR="00AA41AC">
          <w:rPr>
            <w:rFonts w:ascii="Helvetica" w:hAnsi="Helvetica" w:cs="Helvetica"/>
            <w:sz w:val="22"/>
            <w:szCs w:val="22"/>
          </w:rPr>
          <w:t>declining to a density that will prevent or slow recovery</w:t>
        </w:r>
      </w:ins>
      <w:r w:rsidR="009307CE" w:rsidRPr="003805EE">
        <w:rPr>
          <w:rFonts w:ascii="Helvetica" w:hAnsi="Helvetica" w:cs="Helvetica"/>
          <w:sz w:val="22"/>
          <w:szCs w:val="22"/>
        </w:rPr>
        <w:t>.</w:t>
      </w:r>
      <w:r w:rsidRPr="003805EE">
        <w:rPr>
          <w:rFonts w:ascii="Helvetica" w:hAnsi="Helvetica" w:cs="Helvetica"/>
          <w:sz w:val="22"/>
          <w:szCs w:val="22"/>
        </w:rPr>
        <w:t xml:space="preserve"> </w:t>
      </w:r>
      <w:del w:id="149" w:author="Adrian Stier" w:date="2021-01-21T06:23:00Z">
        <w:r w:rsidR="00307513" w:rsidRPr="003805EE" w:rsidDel="003C1DFD">
          <w:rPr>
            <w:rFonts w:ascii="Helvetica" w:hAnsi="Helvetica" w:cs="Helvetica"/>
            <w:sz w:val="22"/>
            <w:szCs w:val="22"/>
          </w:rPr>
          <w:delText xml:space="preserve">Including </w:delText>
        </w:r>
      </w:del>
      <w:del w:id="150" w:author="Adrian Stier" w:date="2020-12-04T07:06:00Z">
        <w:r w:rsidR="00307513" w:rsidRPr="003805EE" w:rsidDel="00BF01EC">
          <w:rPr>
            <w:rFonts w:ascii="Helvetica" w:hAnsi="Helvetica" w:cs="Helvetica"/>
            <w:sz w:val="22"/>
            <w:szCs w:val="22"/>
          </w:rPr>
          <w:delText>tipping points</w:delText>
        </w:r>
      </w:del>
      <w:del w:id="151" w:author="Adrian Stier" w:date="2021-01-21T06:23:00Z">
        <w:r w:rsidR="00307513" w:rsidRPr="003805EE" w:rsidDel="003C1DFD">
          <w:rPr>
            <w:rFonts w:ascii="Helvetica" w:hAnsi="Helvetica" w:cs="Helvetica"/>
            <w:sz w:val="22"/>
            <w:szCs w:val="22"/>
          </w:rPr>
          <w:delText xml:space="preserve"> in decisions surrounding monitoring investment can help minimize costs and facilitate </w:delText>
        </w:r>
      </w:del>
      <w:ins w:id="152" w:author="Megsie Siple" w:date="2020-08-19T21:30:00Z">
        <w:del w:id="153" w:author="Adrian Stier" w:date="2021-01-21T06:23:00Z">
          <w:r w:rsidR="00AA41AC" w:rsidDel="003C1DFD">
            <w:rPr>
              <w:rFonts w:ascii="Helvetica" w:hAnsi="Helvetica" w:cs="Helvetica"/>
              <w:sz w:val="22"/>
              <w:szCs w:val="22"/>
            </w:rPr>
            <w:delText xml:space="preserve">the </w:delText>
          </w:r>
        </w:del>
      </w:ins>
      <w:del w:id="154" w:author="Adrian Stier" w:date="2021-01-21T06:23:00Z">
        <w:r w:rsidR="00307513" w:rsidRPr="003805EE" w:rsidDel="003C1DFD">
          <w:rPr>
            <w:rFonts w:ascii="Helvetica" w:hAnsi="Helvetica" w:cs="Helvetica"/>
            <w:sz w:val="22"/>
            <w:szCs w:val="22"/>
          </w:rPr>
          <w:delText>creation of a safe operating space within which strategic management and monitoring lower the probability of ecological state-changes</w:delText>
        </w:r>
      </w:del>
      <w:ins w:id="155" w:author="Megsie Siple" w:date="2020-08-19T21:30:00Z">
        <w:del w:id="156" w:author="Adrian Stier" w:date="2021-01-21T06:23:00Z">
          <w:r w:rsidR="00AA41AC" w:rsidDel="003C1DFD">
            <w:rPr>
              <w:rFonts w:ascii="Helvetica" w:hAnsi="Helvetica" w:cs="Helvetica"/>
              <w:sz w:val="22"/>
              <w:szCs w:val="22"/>
            </w:rPr>
            <w:delText>can occur</w:delText>
          </w:r>
        </w:del>
      </w:ins>
      <w:del w:id="157" w:author="Adrian Stier" w:date="2021-01-21T06:23:00Z">
        <w:r w:rsidR="00307513" w:rsidRPr="003805EE" w:rsidDel="003C1DFD">
          <w:rPr>
            <w:rFonts w:ascii="Helvetica" w:hAnsi="Helvetica" w:cs="Helvetica"/>
            <w:sz w:val="22"/>
            <w:szCs w:val="22"/>
          </w:rPr>
          <w:delText xml:space="preserve">. </w:delText>
        </w:r>
      </w:del>
      <w:r w:rsidRPr="003805EE">
        <w:rPr>
          <w:rFonts w:ascii="Helvetica" w:hAnsi="Helvetica" w:cs="Helvetica"/>
          <w:sz w:val="22"/>
          <w:szCs w:val="22"/>
        </w:rPr>
        <w:t>I</w:t>
      </w:r>
      <w:r w:rsidR="00DE64C6" w:rsidRPr="003805EE">
        <w:rPr>
          <w:rFonts w:ascii="Helvetica" w:hAnsi="Helvetica" w:cs="Helvetica"/>
          <w:sz w:val="22"/>
          <w:szCs w:val="22"/>
        </w:rPr>
        <w:t>n a</w:t>
      </w:r>
      <w:r w:rsidR="000A07BA" w:rsidRPr="003805EE">
        <w:rPr>
          <w:rFonts w:ascii="Helvetica" w:hAnsi="Helvetica" w:cs="Helvetica"/>
          <w:sz w:val="22"/>
          <w:szCs w:val="22"/>
        </w:rPr>
        <w:t xml:space="preserve"> </w:t>
      </w:r>
      <w:r w:rsidR="00DE64C6" w:rsidRPr="003805EE">
        <w:rPr>
          <w:rFonts w:ascii="Helvetica" w:hAnsi="Helvetica" w:cs="Helvetica"/>
          <w:sz w:val="22"/>
          <w:szCs w:val="22"/>
        </w:rPr>
        <w:t>world</w:t>
      </w:r>
      <w:r w:rsidR="000A07BA" w:rsidRPr="003805EE">
        <w:rPr>
          <w:rFonts w:ascii="Helvetica" w:hAnsi="Helvetica" w:cs="Helvetica"/>
          <w:sz w:val="22"/>
          <w:szCs w:val="22"/>
        </w:rPr>
        <w:t xml:space="preserve"> of finite resources, i</w:t>
      </w:r>
      <w:r w:rsidRPr="003805EE">
        <w:rPr>
          <w:rFonts w:ascii="Helvetica" w:hAnsi="Helvetica" w:cs="Helvetica"/>
          <w:sz w:val="22"/>
          <w:szCs w:val="22"/>
        </w:rPr>
        <w:t xml:space="preserve">mproving our understanding of how </w:t>
      </w:r>
      <w:del w:id="158" w:author="Adrian Stier" w:date="2021-01-21T06:30:00Z">
        <w:r w:rsidRPr="003805EE" w:rsidDel="000723C4">
          <w:rPr>
            <w:rFonts w:ascii="Helvetica" w:hAnsi="Helvetica" w:cs="Helvetica"/>
            <w:sz w:val="22"/>
            <w:szCs w:val="22"/>
          </w:rPr>
          <w:delText xml:space="preserve">ecosystem </w:delText>
        </w:r>
      </w:del>
      <w:ins w:id="159" w:author="Adrian Stier" w:date="2021-01-21T06:30:00Z">
        <w:r w:rsidR="000723C4">
          <w:rPr>
            <w:rFonts w:ascii="Helvetica" w:hAnsi="Helvetica" w:cs="Helvetica"/>
            <w:sz w:val="22"/>
            <w:szCs w:val="22"/>
          </w:rPr>
          <w:t>system</w:t>
        </w:r>
        <w:r w:rsidR="000723C4" w:rsidRPr="003805EE">
          <w:rPr>
            <w:rFonts w:ascii="Helvetica" w:hAnsi="Helvetica" w:cs="Helvetica"/>
            <w:sz w:val="22"/>
            <w:szCs w:val="22"/>
          </w:rPr>
          <w:t xml:space="preserve"> </w:t>
        </w:r>
      </w:ins>
      <w:r w:rsidRPr="003805EE">
        <w:rPr>
          <w:rFonts w:ascii="Helvetica" w:hAnsi="Helvetica" w:cs="Helvetica"/>
          <w:sz w:val="22"/>
          <w:szCs w:val="22"/>
        </w:rPr>
        <w:t xml:space="preserve">characteristics dictate the trade-off between precision in </w:t>
      </w:r>
      <w:del w:id="160" w:author="Megsie Siple" w:date="2020-08-19T21:32:00Z">
        <w:r w:rsidRPr="003805EE" w:rsidDel="001B388D">
          <w:rPr>
            <w:rFonts w:ascii="Helvetica" w:hAnsi="Helvetica" w:cs="Helvetica"/>
            <w:sz w:val="22"/>
            <w:szCs w:val="22"/>
          </w:rPr>
          <w:delText>ecosystem state estimates</w:delText>
        </w:r>
      </w:del>
      <w:ins w:id="161" w:author="Megsie Siple" w:date="2020-08-19T21:32:00Z">
        <w:r w:rsidR="001B388D">
          <w:rPr>
            <w:rFonts w:ascii="Helvetica" w:hAnsi="Helvetica" w:cs="Helvetica"/>
            <w:sz w:val="22"/>
            <w:szCs w:val="22"/>
          </w:rPr>
          <w:t>estimates of population status</w:t>
        </w:r>
      </w:ins>
      <w:r w:rsidRPr="003805EE">
        <w:rPr>
          <w:rFonts w:ascii="Helvetica" w:hAnsi="Helvetica" w:cs="Helvetica"/>
          <w:sz w:val="22"/>
          <w:szCs w:val="22"/>
        </w:rPr>
        <w:t xml:space="preserve"> and the costs of mismanagement will benefit </w:t>
      </w:r>
      <w:r w:rsidR="007B3D8E" w:rsidRPr="003805EE">
        <w:rPr>
          <w:rFonts w:ascii="Helvetica" w:hAnsi="Helvetica"/>
          <w:sz w:val="22"/>
          <w:szCs w:val="22"/>
        </w:rPr>
        <w:t>resource agencies and the human communities that shoulder the burden of these economic or ecological costs.</w:t>
      </w:r>
    </w:p>
    <w:p w14:paraId="112FF56A" w14:textId="77777777" w:rsidR="00302D43" w:rsidRPr="003805EE" w:rsidRDefault="00302D43">
      <w:pPr>
        <w:pStyle w:val="CommentText"/>
        <w:rPr>
          <w:rFonts w:ascii="Helvetica" w:hAnsi="Helvetica"/>
          <w:sz w:val="22"/>
          <w:szCs w:val="22"/>
        </w:rPr>
        <w:pPrChange w:id="162" w:author="Adrian Stier" w:date="2020-12-04T07:09:00Z">
          <w:pPr>
            <w:pStyle w:val="CommentText"/>
            <w:spacing w:line="480" w:lineRule="auto"/>
          </w:pPr>
        </w:pPrChange>
      </w:pPr>
    </w:p>
    <w:p w14:paraId="619E3AF1" w14:textId="0FF2003C" w:rsidR="00302D43" w:rsidDel="00B84896" w:rsidRDefault="00302D43">
      <w:pPr>
        <w:widowControl w:val="0"/>
        <w:autoSpaceDE w:val="0"/>
        <w:autoSpaceDN w:val="0"/>
        <w:adjustRightInd w:val="0"/>
        <w:rPr>
          <w:del w:id="163" w:author="Adrian Stier [2]" w:date="2021-01-21T16:53:00Z"/>
          <w:rFonts w:ascii="Helvetica" w:hAnsi="Helvetica"/>
          <w:i/>
          <w:sz w:val="22"/>
          <w:szCs w:val="22"/>
        </w:rPr>
        <w:pPrChange w:id="164" w:author="Adrian Stier" w:date="2020-12-04T07:09:00Z">
          <w:pPr>
            <w:widowControl w:val="0"/>
            <w:autoSpaceDE w:val="0"/>
            <w:autoSpaceDN w:val="0"/>
            <w:adjustRightInd w:val="0"/>
            <w:spacing w:line="480" w:lineRule="auto"/>
          </w:pPr>
        </w:pPrChange>
      </w:pPr>
      <w:r w:rsidRPr="003805EE">
        <w:rPr>
          <w:rFonts w:ascii="Helvetica" w:hAnsi="Helvetica"/>
          <w:b/>
          <w:sz w:val="22"/>
          <w:szCs w:val="22"/>
        </w:rPr>
        <w:t>Keywords</w:t>
      </w:r>
      <w:r w:rsidRPr="003805EE">
        <w:rPr>
          <w:rFonts w:ascii="Helvetica" w:hAnsi="Helvetica"/>
          <w:sz w:val="22"/>
          <w:szCs w:val="22"/>
        </w:rPr>
        <w:t>:</w:t>
      </w:r>
      <w:r w:rsidRPr="003805EE">
        <w:rPr>
          <w:rFonts w:ascii="Helvetica" w:hAnsi="Helvetica"/>
          <w:i/>
          <w:sz w:val="22"/>
          <w:szCs w:val="22"/>
        </w:rPr>
        <w:t xml:space="preserve"> value of information,</w:t>
      </w:r>
      <w:ins w:id="165" w:author="Adrian Stier" w:date="2020-12-08T16:05:00Z">
        <w:r w:rsidR="001500BA">
          <w:rPr>
            <w:rFonts w:ascii="Helvetica" w:hAnsi="Helvetica"/>
            <w:i/>
            <w:sz w:val="22"/>
            <w:szCs w:val="22"/>
          </w:rPr>
          <w:t xml:space="preserve"> tipping points,</w:t>
        </w:r>
      </w:ins>
      <w:r w:rsidRPr="003805EE">
        <w:rPr>
          <w:rFonts w:ascii="Helvetica" w:hAnsi="Helvetica"/>
          <w:i/>
          <w:sz w:val="22"/>
          <w:szCs w:val="22"/>
        </w:rPr>
        <w:t xml:space="preserve"> </w:t>
      </w:r>
      <w:del w:id="166" w:author="Megsie Siple" w:date="2020-08-19T21:34:00Z">
        <w:r w:rsidRPr="003805EE" w:rsidDel="001B388D">
          <w:rPr>
            <w:rFonts w:ascii="Helvetica" w:hAnsi="Helvetica"/>
            <w:i/>
            <w:sz w:val="22"/>
            <w:szCs w:val="22"/>
          </w:rPr>
          <w:delText xml:space="preserve">Adaptive </w:delText>
        </w:r>
      </w:del>
      <w:ins w:id="167" w:author="Megsie Siple" w:date="2020-08-19T21:34:00Z">
        <w:r w:rsidR="001B388D">
          <w:rPr>
            <w:rFonts w:ascii="Helvetica" w:hAnsi="Helvetica"/>
            <w:i/>
            <w:sz w:val="22"/>
            <w:szCs w:val="22"/>
          </w:rPr>
          <w:t>a</w:t>
        </w:r>
        <w:r w:rsidR="001B388D" w:rsidRPr="003805EE">
          <w:rPr>
            <w:rFonts w:ascii="Helvetica" w:hAnsi="Helvetica"/>
            <w:i/>
            <w:sz w:val="22"/>
            <w:szCs w:val="22"/>
          </w:rPr>
          <w:t xml:space="preserve">daptive </w:t>
        </w:r>
      </w:ins>
      <w:del w:id="168" w:author="Megsie Siple" w:date="2020-08-19T21:34:00Z">
        <w:r w:rsidRPr="003805EE" w:rsidDel="001B388D">
          <w:rPr>
            <w:rFonts w:ascii="Helvetica" w:hAnsi="Helvetica"/>
            <w:i/>
            <w:sz w:val="22"/>
            <w:szCs w:val="22"/>
          </w:rPr>
          <w:delText>Management</w:delText>
        </w:r>
      </w:del>
      <w:ins w:id="169" w:author="Megsie Siple" w:date="2020-08-19T21:34:00Z">
        <w:r w:rsidR="001B388D">
          <w:rPr>
            <w:rFonts w:ascii="Helvetica" w:hAnsi="Helvetica"/>
            <w:i/>
            <w:sz w:val="22"/>
            <w:szCs w:val="22"/>
          </w:rPr>
          <w:t>m</w:t>
        </w:r>
        <w:r w:rsidR="001B388D" w:rsidRPr="003805EE">
          <w:rPr>
            <w:rFonts w:ascii="Helvetica" w:hAnsi="Helvetica"/>
            <w:i/>
            <w:sz w:val="22"/>
            <w:szCs w:val="22"/>
          </w:rPr>
          <w:t>anagement</w:t>
        </w:r>
      </w:ins>
      <w:r w:rsidRPr="003805EE">
        <w:rPr>
          <w:rFonts w:ascii="Helvetica" w:hAnsi="Helvetica"/>
          <w:i/>
          <w:sz w:val="22"/>
          <w:szCs w:val="22"/>
        </w:rPr>
        <w:t xml:space="preserve">; </w:t>
      </w:r>
      <w:del w:id="170" w:author="Megsie Siple" w:date="2020-08-19T21:34:00Z">
        <w:r w:rsidRPr="003805EE" w:rsidDel="001B388D">
          <w:rPr>
            <w:rFonts w:ascii="Helvetica" w:hAnsi="Helvetica"/>
            <w:i/>
            <w:sz w:val="22"/>
            <w:szCs w:val="22"/>
          </w:rPr>
          <w:delText xml:space="preserve">Precautionary </w:delText>
        </w:r>
      </w:del>
      <w:ins w:id="171" w:author="Megsie Siple" w:date="2020-08-19T21:34:00Z">
        <w:r w:rsidR="001B388D">
          <w:rPr>
            <w:rFonts w:ascii="Helvetica" w:hAnsi="Helvetica"/>
            <w:i/>
            <w:sz w:val="22"/>
            <w:szCs w:val="22"/>
          </w:rPr>
          <w:t>p</w:t>
        </w:r>
        <w:r w:rsidR="001B388D" w:rsidRPr="003805EE">
          <w:rPr>
            <w:rFonts w:ascii="Helvetica" w:hAnsi="Helvetica"/>
            <w:i/>
            <w:sz w:val="22"/>
            <w:szCs w:val="22"/>
          </w:rPr>
          <w:t xml:space="preserve">recautionary </w:t>
        </w:r>
      </w:ins>
      <w:del w:id="172" w:author="Megsie Siple" w:date="2020-08-19T21:34:00Z">
        <w:r w:rsidRPr="003805EE" w:rsidDel="001B388D">
          <w:rPr>
            <w:rFonts w:ascii="Helvetica" w:hAnsi="Helvetica"/>
            <w:i/>
            <w:sz w:val="22"/>
            <w:szCs w:val="22"/>
          </w:rPr>
          <w:delText>Buffer</w:delText>
        </w:r>
      </w:del>
      <w:ins w:id="173" w:author="Megsie Siple" w:date="2020-08-19T21:34:00Z">
        <w:r w:rsidR="001B388D">
          <w:rPr>
            <w:rFonts w:ascii="Helvetica" w:hAnsi="Helvetica"/>
            <w:i/>
            <w:sz w:val="22"/>
            <w:szCs w:val="22"/>
          </w:rPr>
          <w:t>b</w:t>
        </w:r>
        <w:r w:rsidR="001B388D" w:rsidRPr="003805EE">
          <w:rPr>
            <w:rFonts w:ascii="Helvetica" w:hAnsi="Helvetica"/>
            <w:i/>
            <w:sz w:val="22"/>
            <w:szCs w:val="22"/>
          </w:rPr>
          <w:t>uffer</w:t>
        </w:r>
      </w:ins>
      <w:r w:rsidRPr="003805EE">
        <w:rPr>
          <w:rFonts w:ascii="Helvetica" w:hAnsi="Helvetica"/>
          <w:i/>
          <w:sz w:val="22"/>
          <w:szCs w:val="22"/>
        </w:rPr>
        <w:t xml:space="preserve">; </w:t>
      </w:r>
      <w:del w:id="174" w:author="Megsie Siple" w:date="2020-08-19T21:34:00Z">
        <w:r w:rsidRPr="003805EE" w:rsidDel="001B388D">
          <w:rPr>
            <w:rFonts w:ascii="Helvetica" w:hAnsi="Helvetica"/>
            <w:i/>
            <w:sz w:val="22"/>
            <w:szCs w:val="22"/>
          </w:rPr>
          <w:delText>Tipping Points</w:delText>
        </w:r>
      </w:del>
      <w:ins w:id="175" w:author="Megsie Siple" w:date="2020-08-19T21:34:00Z">
        <w:r w:rsidR="001B388D">
          <w:rPr>
            <w:rFonts w:ascii="Helvetica" w:hAnsi="Helvetica"/>
            <w:i/>
            <w:sz w:val="22"/>
            <w:szCs w:val="22"/>
          </w:rPr>
          <w:t>depensation</w:t>
        </w:r>
      </w:ins>
      <w:r w:rsidRPr="003805EE">
        <w:rPr>
          <w:rFonts w:ascii="Helvetica" w:hAnsi="Helvetica"/>
          <w:i/>
          <w:sz w:val="22"/>
          <w:szCs w:val="22"/>
        </w:rPr>
        <w:t xml:space="preserve">; </w:t>
      </w:r>
      <w:ins w:id="176" w:author="Megsie Siple" w:date="2020-08-19T21:34:00Z">
        <w:r w:rsidR="001B388D">
          <w:rPr>
            <w:rFonts w:ascii="Helvetica" w:hAnsi="Helvetica"/>
            <w:i/>
            <w:sz w:val="22"/>
            <w:szCs w:val="22"/>
          </w:rPr>
          <w:t>m</w:t>
        </w:r>
      </w:ins>
      <w:del w:id="177" w:author="Megsie Siple" w:date="2020-08-19T21:34:00Z">
        <w:r w:rsidRPr="003805EE" w:rsidDel="001B388D">
          <w:rPr>
            <w:rFonts w:ascii="Helvetica" w:hAnsi="Helvetica"/>
            <w:i/>
            <w:sz w:val="22"/>
            <w:szCs w:val="22"/>
          </w:rPr>
          <w:delText>M</w:delText>
        </w:r>
      </w:del>
      <w:r w:rsidRPr="003805EE">
        <w:rPr>
          <w:rFonts w:ascii="Helvetica" w:hAnsi="Helvetica"/>
          <w:i/>
          <w:sz w:val="22"/>
          <w:szCs w:val="22"/>
        </w:rPr>
        <w:t xml:space="preserve">anagement </w:t>
      </w:r>
      <w:del w:id="178" w:author="Megsie Siple" w:date="2020-08-19T21:34:00Z">
        <w:r w:rsidRPr="003805EE" w:rsidDel="001B388D">
          <w:rPr>
            <w:rFonts w:ascii="Helvetica" w:hAnsi="Helvetica"/>
            <w:i/>
            <w:sz w:val="22"/>
            <w:szCs w:val="22"/>
          </w:rPr>
          <w:delText xml:space="preserve">Strategy </w:delText>
        </w:r>
      </w:del>
      <w:ins w:id="179" w:author="Megsie Siple" w:date="2020-08-19T21:34:00Z">
        <w:r w:rsidR="001B388D">
          <w:rPr>
            <w:rFonts w:ascii="Helvetica" w:hAnsi="Helvetica"/>
            <w:i/>
            <w:sz w:val="22"/>
            <w:szCs w:val="22"/>
          </w:rPr>
          <w:t>s</w:t>
        </w:r>
        <w:r w:rsidR="001B388D" w:rsidRPr="003805EE">
          <w:rPr>
            <w:rFonts w:ascii="Helvetica" w:hAnsi="Helvetica"/>
            <w:i/>
            <w:sz w:val="22"/>
            <w:szCs w:val="22"/>
          </w:rPr>
          <w:t xml:space="preserve">trategy </w:t>
        </w:r>
      </w:ins>
      <w:del w:id="180" w:author="Megsie Siple" w:date="2020-08-19T21:34:00Z">
        <w:r w:rsidRPr="003805EE" w:rsidDel="001B388D">
          <w:rPr>
            <w:rFonts w:ascii="Helvetica" w:hAnsi="Helvetica"/>
            <w:i/>
            <w:sz w:val="22"/>
            <w:szCs w:val="22"/>
          </w:rPr>
          <w:delText>Evaluation</w:delText>
        </w:r>
      </w:del>
      <w:ins w:id="181" w:author="Megsie Siple" w:date="2020-08-19T21:34:00Z">
        <w:r w:rsidR="001B388D">
          <w:rPr>
            <w:rFonts w:ascii="Helvetica" w:hAnsi="Helvetica"/>
            <w:i/>
            <w:sz w:val="22"/>
            <w:szCs w:val="22"/>
          </w:rPr>
          <w:t>e</w:t>
        </w:r>
        <w:r w:rsidR="001B388D" w:rsidRPr="003805EE">
          <w:rPr>
            <w:rFonts w:ascii="Helvetica" w:hAnsi="Helvetica"/>
            <w:i/>
            <w:sz w:val="22"/>
            <w:szCs w:val="22"/>
          </w:rPr>
          <w:t>valuation</w:t>
        </w:r>
      </w:ins>
      <w:ins w:id="182" w:author="Megsie Siple" w:date="2020-08-19T21:33:00Z">
        <w:r w:rsidR="001B388D">
          <w:rPr>
            <w:rFonts w:ascii="Helvetica" w:hAnsi="Helvetica"/>
            <w:i/>
            <w:sz w:val="22"/>
            <w:szCs w:val="22"/>
          </w:rPr>
          <w:t>;</w:t>
        </w:r>
      </w:ins>
      <w:del w:id="183" w:author="Megsie Siple" w:date="2020-08-19T21:33:00Z">
        <w:r w:rsidRPr="003805EE" w:rsidDel="001B388D">
          <w:rPr>
            <w:rFonts w:ascii="Helvetica" w:hAnsi="Helvetica"/>
            <w:i/>
            <w:sz w:val="22"/>
            <w:szCs w:val="22"/>
          </w:rPr>
          <w:delText>:</w:delText>
        </w:r>
      </w:del>
      <w:r w:rsidRPr="003805EE">
        <w:rPr>
          <w:rFonts w:ascii="Helvetica" w:hAnsi="Helvetica"/>
          <w:i/>
          <w:sz w:val="22"/>
          <w:szCs w:val="22"/>
        </w:rPr>
        <w:t xml:space="preserve"> </w:t>
      </w:r>
      <w:ins w:id="184" w:author="Adrian Stier" w:date="2021-01-21T06:31:00Z">
        <w:r w:rsidR="000723C4">
          <w:rPr>
            <w:rFonts w:ascii="Helvetica" w:hAnsi="Helvetica"/>
            <w:i/>
            <w:sz w:val="22"/>
            <w:szCs w:val="22"/>
          </w:rPr>
          <w:t xml:space="preserve">tipping point; </w:t>
        </w:r>
      </w:ins>
      <w:del w:id="185" w:author="Megsie Siple" w:date="2020-08-19T21:33:00Z">
        <w:r w:rsidRPr="003805EE" w:rsidDel="001B388D">
          <w:rPr>
            <w:rFonts w:ascii="Helvetica" w:hAnsi="Helvetica"/>
            <w:i/>
            <w:sz w:val="22"/>
            <w:szCs w:val="22"/>
          </w:rPr>
          <w:delText xml:space="preserve">Ecosystem-Based Management, </w:delText>
        </w:r>
      </w:del>
      <w:r w:rsidRPr="003805EE">
        <w:rPr>
          <w:rFonts w:ascii="Helvetica" w:hAnsi="Helvetica"/>
          <w:i/>
          <w:sz w:val="22"/>
          <w:szCs w:val="22"/>
        </w:rPr>
        <w:t>Allee effect</w:t>
      </w:r>
    </w:p>
    <w:p w14:paraId="0A6F894A" w14:textId="77777777" w:rsidR="00375487" w:rsidDel="00B84896" w:rsidRDefault="00375487">
      <w:pPr>
        <w:rPr>
          <w:ins w:id="186" w:author="Adrian Stier" w:date="2020-12-10T15:58:00Z"/>
          <w:del w:id="187" w:author="Adrian Stier [2]" w:date="2021-01-21T16:53:00Z"/>
          <w:rFonts w:ascii="Helvetica" w:hAnsi="Helvetica"/>
          <w:i/>
          <w:sz w:val="22"/>
          <w:szCs w:val="22"/>
        </w:rPr>
      </w:pPr>
    </w:p>
    <w:p w14:paraId="1F254EA3" w14:textId="292B25EF" w:rsidR="00375487" w:rsidDel="00B84896" w:rsidRDefault="00375487">
      <w:pPr>
        <w:rPr>
          <w:ins w:id="188" w:author="Adrian Stier" w:date="2020-12-10T15:58:00Z"/>
          <w:del w:id="189" w:author="Adrian Stier [2]" w:date="2021-01-21T16:53:00Z"/>
          <w:rFonts w:ascii="Helvetica" w:hAnsi="Helvetica"/>
          <w:i/>
          <w:sz w:val="22"/>
          <w:szCs w:val="22"/>
        </w:rPr>
      </w:pPr>
      <w:ins w:id="190" w:author="Adrian Stier" w:date="2020-12-10T15:58:00Z">
        <w:del w:id="191" w:author="Adrian Stier [2]" w:date="2021-01-21T16:53:00Z">
          <w:r w:rsidDel="00B84896">
            <w:rPr>
              <w:rFonts w:ascii="Helvetica" w:hAnsi="Helvetica"/>
              <w:i/>
              <w:sz w:val="22"/>
              <w:szCs w:val="22"/>
            </w:rPr>
            <w:delText>Take homes not added but want to consider</w:delText>
          </w:r>
        </w:del>
      </w:ins>
    </w:p>
    <w:p w14:paraId="49F9C1C0" w14:textId="757E7B86" w:rsidR="00375487" w:rsidDel="00B84896" w:rsidRDefault="00375487">
      <w:pPr>
        <w:rPr>
          <w:ins w:id="192" w:author="Adrian Stier" w:date="2020-12-10T15:58:00Z"/>
          <w:del w:id="193" w:author="Adrian Stier [2]" w:date="2021-01-21T16:53:00Z"/>
          <w:rFonts w:ascii="Helvetica" w:hAnsi="Helvetica"/>
          <w:i/>
          <w:sz w:val="22"/>
          <w:szCs w:val="22"/>
        </w:rPr>
      </w:pPr>
      <w:ins w:id="194" w:author="Adrian Stier" w:date="2020-12-10T15:58:00Z">
        <w:del w:id="195" w:author="Adrian Stier [2]" w:date="2021-01-21T16:53:00Z">
          <w:r w:rsidDel="00B84896">
            <w:rPr>
              <w:rFonts w:ascii="Helvetica" w:hAnsi="Helvetica"/>
              <w:i/>
              <w:sz w:val="22"/>
              <w:szCs w:val="22"/>
            </w:rPr>
            <w:delText xml:space="preserve">-one </w:delText>
          </w:r>
        </w:del>
      </w:ins>
      <w:ins w:id="196" w:author="Adrian Stier" w:date="2021-01-21T07:20:00Z">
        <w:del w:id="197" w:author="Adrian Stier [2]" w:date="2021-01-21T16:53:00Z">
          <w:r w:rsidR="00F34D59" w:rsidDel="00B84896">
            <w:rPr>
              <w:rFonts w:ascii="Helvetica" w:hAnsi="Helvetica"/>
              <w:i/>
              <w:sz w:val="22"/>
              <w:szCs w:val="22"/>
            </w:rPr>
            <w:delText>consequence</w:delText>
          </w:r>
        </w:del>
      </w:ins>
      <w:ins w:id="198" w:author="Adrian Stier" w:date="2020-12-10T15:58:00Z">
        <w:del w:id="199" w:author="Adrian Stier [2]" w:date="2021-01-21T16:53:00Z">
          <w:r w:rsidDel="00B84896">
            <w:rPr>
              <w:rFonts w:ascii="Helvetica" w:hAnsi="Helvetica"/>
              <w:i/>
              <w:sz w:val="22"/>
              <w:szCs w:val="22"/>
            </w:rPr>
            <w:delText xml:space="preserve"> of poor monitoring is also that populations spend a significant amount of time higher than Bmsy too </w:delText>
          </w:r>
        </w:del>
      </w:ins>
    </w:p>
    <w:p w14:paraId="11E513C4" w14:textId="38F9AA01" w:rsidR="008D6B7C" w:rsidDel="00B84896" w:rsidRDefault="008D6B7C">
      <w:pPr>
        <w:rPr>
          <w:ins w:id="200" w:author="Adrian Stier" w:date="2020-12-15T06:47:00Z"/>
          <w:del w:id="201" w:author="Adrian Stier [2]" w:date="2021-01-21T16:53:00Z"/>
          <w:rFonts w:ascii="Helvetica" w:hAnsi="Helvetica"/>
          <w:i/>
          <w:sz w:val="22"/>
          <w:szCs w:val="22"/>
        </w:rPr>
      </w:pPr>
      <w:ins w:id="202" w:author="Adrian Stier" w:date="2020-12-11T11:16:00Z">
        <w:del w:id="203" w:author="Adrian Stier [2]" w:date="2021-01-21T16:53:00Z">
          <w:r w:rsidDel="00B84896">
            <w:rPr>
              <w:rFonts w:ascii="Helvetica" w:hAnsi="Helvetica"/>
              <w:i/>
              <w:sz w:val="22"/>
              <w:szCs w:val="22"/>
            </w:rPr>
            <w:delText xml:space="preserve">-the increased </w:delText>
          </w:r>
        </w:del>
      </w:ins>
      <w:ins w:id="204" w:author="Adrian Stier" w:date="2021-01-21T07:21:00Z">
        <w:del w:id="205" w:author="Adrian Stier [2]" w:date="2021-01-21T16:53:00Z">
          <w:r w:rsidR="00F34D59" w:rsidDel="00B84896">
            <w:rPr>
              <w:rFonts w:ascii="Helvetica" w:hAnsi="Helvetica"/>
              <w:i/>
              <w:sz w:val="22"/>
              <w:szCs w:val="22"/>
            </w:rPr>
            <w:delText>volatility</w:delText>
          </w:r>
        </w:del>
      </w:ins>
      <w:ins w:id="206" w:author="Adrian Stier" w:date="2020-12-11T11:16:00Z">
        <w:del w:id="207" w:author="Adrian Stier [2]" w:date="2021-01-21T16:53:00Z">
          <w:r w:rsidDel="00B84896">
            <w:rPr>
              <w:rFonts w:ascii="Helvetica" w:hAnsi="Helvetica"/>
              <w:i/>
              <w:sz w:val="22"/>
              <w:szCs w:val="22"/>
            </w:rPr>
            <w:delText xml:space="preserve"> of poorly managed stocks likely disproportionately affects smaller less mobile fishers more than commercial industries </w:delText>
          </w:r>
        </w:del>
      </w:ins>
    </w:p>
    <w:p w14:paraId="57914620" w14:textId="5F56119F" w:rsidR="00F34D59" w:rsidDel="000A59DC" w:rsidRDefault="006E4DB4">
      <w:pPr>
        <w:rPr>
          <w:ins w:id="208" w:author="Adrian Stier" w:date="2021-01-21T07:21:00Z"/>
          <w:del w:id="209" w:author="Adrian Stier [2]" w:date="2021-01-21T16:53:00Z"/>
          <w:rFonts w:ascii="Helvetica" w:hAnsi="Helvetica"/>
          <w:i/>
          <w:sz w:val="22"/>
          <w:szCs w:val="22"/>
        </w:rPr>
      </w:pPr>
      <w:ins w:id="210" w:author="Adrian Stier" w:date="2020-12-15T06:47:00Z">
        <w:del w:id="211" w:author="Adrian Stier [2]" w:date="2021-01-21T16:53:00Z">
          <w:r w:rsidDel="000A59DC">
            <w:rPr>
              <w:rFonts w:ascii="Helvetica" w:hAnsi="Helvetica"/>
              <w:i/>
              <w:sz w:val="22"/>
              <w:szCs w:val="22"/>
            </w:rPr>
            <w:delText>-</w:delText>
          </w:r>
        </w:del>
      </w:ins>
      <w:ins w:id="212" w:author="Adrian Stier" w:date="2021-01-21T07:21:00Z">
        <w:del w:id="213" w:author="Adrian Stier [2]" w:date="2021-01-21T16:53:00Z">
          <w:r w:rsidR="00F34D59" w:rsidDel="000A59DC">
            <w:rPr>
              <w:rFonts w:ascii="Helvetica" w:hAnsi="Helvetica"/>
              <w:i/>
              <w:sz w:val="22"/>
              <w:szCs w:val="22"/>
            </w:rPr>
            <w:delText>supplement</w:delText>
          </w:r>
        </w:del>
      </w:ins>
      <w:ins w:id="214" w:author="Adrian Stier" w:date="2020-12-15T06:47:00Z">
        <w:del w:id="215" w:author="Adrian Stier [2]" w:date="2021-01-21T16:53:00Z">
          <w:r w:rsidDel="000A59DC">
            <w:rPr>
              <w:rFonts w:ascii="Helvetica" w:hAnsi="Helvetica"/>
              <w:i/>
              <w:sz w:val="22"/>
              <w:szCs w:val="22"/>
            </w:rPr>
            <w:delText xml:space="preserve"> </w:delText>
          </w:r>
        </w:del>
      </w:ins>
    </w:p>
    <w:p w14:paraId="6D32D7A7" w14:textId="645C8DFA" w:rsidR="00B14B87" w:rsidDel="000A59DC" w:rsidRDefault="00F34D59">
      <w:pPr>
        <w:ind w:firstLine="720"/>
        <w:rPr>
          <w:ins w:id="216" w:author="Adrian Stier" w:date="2021-01-21T07:23:00Z"/>
          <w:del w:id="217" w:author="Adrian Stier [2]" w:date="2021-01-21T16:53:00Z"/>
          <w:rFonts w:ascii="Helvetica" w:hAnsi="Helvetica"/>
          <w:i/>
          <w:sz w:val="22"/>
          <w:szCs w:val="22"/>
        </w:rPr>
      </w:pPr>
      <w:ins w:id="218" w:author="Adrian Stier" w:date="2021-01-21T07:21:00Z">
        <w:del w:id="219" w:author="Adrian Stier [2]" w:date="2021-01-21T16:53:00Z">
          <w:r w:rsidDel="000A59DC">
            <w:rPr>
              <w:rFonts w:ascii="Helvetica" w:hAnsi="Helvetica"/>
              <w:i/>
              <w:sz w:val="22"/>
              <w:szCs w:val="22"/>
            </w:rPr>
            <w:delText>-</w:delText>
          </w:r>
        </w:del>
      </w:ins>
      <w:ins w:id="220" w:author="Adrian Stier" w:date="2020-12-15T06:47:00Z">
        <w:del w:id="221" w:author="Adrian Stier [2]" w:date="2021-01-21T16:53:00Z">
          <w:r w:rsidR="006E4DB4" w:rsidDel="000A59DC">
            <w:rPr>
              <w:rFonts w:ascii="Helvetica" w:hAnsi="Helvetica"/>
              <w:i/>
              <w:sz w:val="22"/>
              <w:szCs w:val="22"/>
            </w:rPr>
            <w:delText xml:space="preserve"> A values, </w:delText>
          </w:r>
        </w:del>
      </w:ins>
    </w:p>
    <w:p w14:paraId="46D4DD5A" w14:textId="59D2E22B" w:rsidR="00B14B87" w:rsidDel="000A59DC" w:rsidRDefault="00B14B87">
      <w:pPr>
        <w:ind w:firstLine="720"/>
        <w:rPr>
          <w:ins w:id="222" w:author="Adrian Stier" w:date="2021-01-21T07:23:00Z"/>
          <w:del w:id="223" w:author="Adrian Stier [2]" w:date="2021-01-21T16:53:00Z"/>
          <w:rFonts w:ascii="Helvetica" w:hAnsi="Helvetica"/>
          <w:i/>
          <w:sz w:val="22"/>
          <w:szCs w:val="22"/>
        </w:rPr>
      </w:pPr>
      <w:ins w:id="224" w:author="Adrian Stier" w:date="2021-01-21T07:23:00Z">
        <w:del w:id="225" w:author="Adrian Stier [2]" w:date="2021-01-21T16:53:00Z">
          <w:r w:rsidDel="000A59DC">
            <w:rPr>
              <w:rFonts w:ascii="Helvetica" w:hAnsi="Helvetica"/>
              <w:i/>
              <w:sz w:val="22"/>
              <w:szCs w:val="22"/>
            </w:rPr>
            <w:delText>-</w:delText>
          </w:r>
        </w:del>
      </w:ins>
      <w:ins w:id="226" w:author="Adrian Stier" w:date="2020-12-15T06:47:00Z">
        <w:del w:id="227" w:author="Adrian Stier [2]" w:date="2021-01-21T16:53:00Z">
          <w:r w:rsidR="006E4DB4" w:rsidDel="000A59DC">
            <w:rPr>
              <w:rFonts w:ascii="Helvetica" w:hAnsi="Helvetica"/>
              <w:i/>
              <w:sz w:val="22"/>
              <w:szCs w:val="22"/>
            </w:rPr>
            <w:delText>process error</w:delText>
          </w:r>
        </w:del>
      </w:ins>
      <w:ins w:id="228" w:author="Adrian Stier" w:date="2020-12-15T06:48:00Z">
        <w:del w:id="229" w:author="Adrian Stier [2]" w:date="2021-01-21T16:53:00Z">
          <w:r w:rsidR="006E4DB4" w:rsidDel="000A59DC">
            <w:rPr>
              <w:rFonts w:ascii="Helvetica" w:hAnsi="Helvetica"/>
              <w:i/>
              <w:sz w:val="22"/>
              <w:szCs w:val="22"/>
            </w:rPr>
            <w:delText xml:space="preserve">, </w:delText>
          </w:r>
        </w:del>
      </w:ins>
    </w:p>
    <w:p w14:paraId="5F428F83" w14:textId="26D460DD" w:rsidR="005D3CBC" w:rsidDel="000A59DC" w:rsidRDefault="00B14B87">
      <w:pPr>
        <w:rPr>
          <w:ins w:id="230" w:author="Adrian Stier" w:date="2021-01-21T07:23:00Z"/>
          <w:del w:id="231" w:author="Adrian Stier [2]" w:date="2021-01-21T16:53:00Z"/>
          <w:rFonts w:ascii="Helvetica" w:hAnsi="Helvetica"/>
          <w:i/>
          <w:sz w:val="22"/>
          <w:szCs w:val="22"/>
        </w:rPr>
      </w:pPr>
      <w:ins w:id="232" w:author="Adrian Stier" w:date="2021-01-21T07:23:00Z">
        <w:del w:id="233" w:author="Adrian Stier [2]" w:date="2021-01-21T16:53:00Z">
          <w:r w:rsidDel="000A59DC">
            <w:rPr>
              <w:rFonts w:ascii="Helvetica" w:hAnsi="Helvetica"/>
              <w:i/>
              <w:sz w:val="22"/>
              <w:szCs w:val="22"/>
            </w:rPr>
            <w:delText xml:space="preserve">-b.start - </w:delText>
          </w:r>
        </w:del>
      </w:ins>
      <w:ins w:id="234" w:author="Adrian Stier" w:date="2020-12-15T07:00:00Z">
        <w:del w:id="235" w:author="Adrian Stier [2]" w:date="2021-01-21T16:53:00Z">
          <w:r w:rsidR="0030568B" w:rsidDel="000A59DC">
            <w:rPr>
              <w:rFonts w:ascii="Helvetica" w:hAnsi="Helvetica"/>
              <w:i/>
              <w:sz w:val="22"/>
              <w:szCs w:val="22"/>
            </w:rPr>
            <w:delText>does where you start matter</w:delText>
          </w:r>
        </w:del>
      </w:ins>
      <w:ins w:id="236" w:author="Adrian Stier" w:date="2021-01-21T07:23:00Z">
        <w:del w:id="237" w:author="Adrian Stier [2]" w:date="2021-01-21T16:53:00Z">
          <w:r w:rsidDel="000A59DC">
            <w:rPr>
              <w:rFonts w:ascii="Helvetica" w:hAnsi="Helvetica"/>
              <w:i/>
              <w:sz w:val="22"/>
              <w:szCs w:val="22"/>
            </w:rPr>
            <w:delText>?</w:delText>
          </w:r>
        </w:del>
      </w:ins>
      <w:ins w:id="238" w:author="Adrian Stier" w:date="2020-12-15T07:00:00Z">
        <w:del w:id="239" w:author="Adrian Stier [2]" w:date="2021-01-20T16:22:00Z">
          <w:r w:rsidR="0030568B" w:rsidDel="005D3CBC">
            <w:rPr>
              <w:rFonts w:ascii="Helvetica" w:hAnsi="Helvetica"/>
              <w:i/>
              <w:sz w:val="22"/>
              <w:szCs w:val="22"/>
            </w:rPr>
            <w:delText>?</w:delText>
          </w:r>
        </w:del>
      </w:ins>
      <w:ins w:id="240" w:author="Adrian Stier" w:date="2021-01-21T07:21:00Z">
        <w:del w:id="241" w:author="Adrian Stier [2]" w:date="2021-01-21T16:53:00Z">
          <w:r w:rsidR="00F34D59" w:rsidDel="000A59DC">
            <w:rPr>
              <w:rFonts w:ascii="Helvetica" w:hAnsi="Helvetica"/>
              <w:i/>
              <w:sz w:val="22"/>
              <w:szCs w:val="22"/>
            </w:rPr>
            <w:tab/>
            <w:delText>-</w:delText>
          </w:r>
        </w:del>
      </w:ins>
    </w:p>
    <w:p w14:paraId="08C3AEEC" w14:textId="0F04F0AE" w:rsidR="00B14B87" w:rsidDel="000A59DC" w:rsidRDefault="00B14B87">
      <w:pPr>
        <w:rPr>
          <w:ins w:id="242" w:author="Adrian Stier" w:date="2020-12-10T15:59:00Z"/>
          <w:del w:id="243" w:author="Adrian Stier [2]" w:date="2021-01-21T16:53:00Z"/>
          <w:rFonts w:ascii="Helvetica" w:hAnsi="Helvetica"/>
          <w:i/>
          <w:sz w:val="22"/>
          <w:szCs w:val="22"/>
        </w:rPr>
      </w:pPr>
      <w:ins w:id="244" w:author="Adrian Stier" w:date="2021-01-21T07:23:00Z">
        <w:del w:id="245" w:author="Adrian Stier [2]" w:date="2021-01-21T16:53:00Z">
          <w:r w:rsidDel="000A59DC">
            <w:rPr>
              <w:rFonts w:ascii="Helvetica" w:hAnsi="Helvetica"/>
              <w:i/>
              <w:sz w:val="22"/>
              <w:szCs w:val="22"/>
            </w:rPr>
            <w:tab/>
            <w:delText>-</w:delText>
          </w:r>
        </w:del>
      </w:ins>
      <w:ins w:id="246" w:author="Adrian Stier" w:date="2021-01-21T07:24:00Z">
        <w:del w:id="247" w:author="Adrian Stier [2]" w:date="2021-01-21T16:53:00Z">
          <w:r w:rsidDel="000A59DC">
            <w:rPr>
              <w:rFonts w:ascii="Helvetica" w:hAnsi="Helvetica"/>
              <w:i/>
              <w:sz w:val="22"/>
              <w:szCs w:val="22"/>
            </w:rPr>
            <w:delText>precautionary buffer: location of switch from low to high monitoring</w:delText>
          </w:r>
        </w:del>
      </w:ins>
    </w:p>
    <w:p w14:paraId="3717E875" w14:textId="3B805ACA" w:rsidR="00375487" w:rsidDel="000A59DC" w:rsidRDefault="000723C4" w:rsidP="00F34D59">
      <w:pPr>
        <w:ind w:firstLine="720"/>
        <w:rPr>
          <w:ins w:id="248" w:author="Adrian Stier" w:date="2021-01-21T07:21:00Z"/>
          <w:del w:id="249" w:author="Adrian Stier [2]" w:date="2021-01-21T16:53:00Z"/>
          <w:rFonts w:ascii="Helvetica" w:hAnsi="Helvetica"/>
          <w:i/>
          <w:sz w:val="22"/>
          <w:szCs w:val="22"/>
        </w:rPr>
      </w:pPr>
      <w:ins w:id="250" w:author="Adrian Stier" w:date="2021-01-21T06:37:00Z">
        <w:del w:id="251" w:author="Adrian Stier [2]" w:date="2021-01-21T16:53:00Z">
          <w:r w:rsidDel="000A59DC">
            <w:rPr>
              <w:rFonts w:ascii="Helvetica" w:hAnsi="Helvetica"/>
              <w:i/>
              <w:sz w:val="22"/>
              <w:szCs w:val="22"/>
            </w:rPr>
            <w:delText xml:space="preserve">-how is monitoring typically embedded in rebuilding plans for us fish stocks </w:delText>
          </w:r>
        </w:del>
      </w:ins>
    </w:p>
    <w:p w14:paraId="2A83D34E" w14:textId="7ECEFDAE" w:rsidR="00F34D59" w:rsidDel="000A59DC" w:rsidRDefault="00F34D59">
      <w:pPr>
        <w:ind w:firstLine="720"/>
        <w:rPr>
          <w:ins w:id="252" w:author="Adrian Stier" w:date="2020-12-10T15:58:00Z"/>
          <w:del w:id="253" w:author="Adrian Stier [2]" w:date="2021-01-21T16:53:00Z"/>
          <w:rFonts w:ascii="Helvetica" w:hAnsi="Helvetica"/>
          <w:i/>
          <w:sz w:val="22"/>
          <w:szCs w:val="22"/>
        </w:rPr>
        <w:pPrChange w:id="254" w:author="Adrian Stier" w:date="2021-01-21T07:21:00Z">
          <w:pPr/>
        </w:pPrChange>
      </w:pPr>
      <w:ins w:id="255" w:author="Adrian Stier" w:date="2021-01-21T07:21:00Z">
        <w:del w:id="256" w:author="Adrian Stier [2]" w:date="2021-01-21T16:53:00Z">
          <w:r w:rsidDel="000A59DC">
            <w:rPr>
              <w:rFonts w:ascii="Helvetica" w:hAnsi="Helvetica"/>
              <w:i/>
              <w:sz w:val="22"/>
              <w:szCs w:val="22"/>
            </w:rPr>
            <w:delText>-stochasticity in recruitment generally makes things worse</w:delText>
          </w:r>
        </w:del>
      </w:ins>
    </w:p>
    <w:p w14:paraId="5C1239BB" w14:textId="77777777" w:rsidR="00F34D59" w:rsidRDefault="00F34D59">
      <w:pPr>
        <w:widowControl w:val="0"/>
        <w:autoSpaceDE w:val="0"/>
        <w:autoSpaceDN w:val="0"/>
        <w:adjustRightInd w:val="0"/>
        <w:rPr>
          <w:ins w:id="257" w:author="Adrian Stier" w:date="2021-01-21T07:20:00Z"/>
          <w:rFonts w:ascii="Helvetica" w:hAnsi="Helvetica"/>
          <w:i/>
          <w:sz w:val="22"/>
          <w:szCs w:val="22"/>
        </w:rPr>
        <w:pPrChange w:id="258" w:author="Adrian Stier [2]" w:date="2021-01-21T16:53:00Z">
          <w:pPr/>
        </w:pPrChange>
      </w:pPr>
    </w:p>
    <w:p w14:paraId="449A8704" w14:textId="77777777" w:rsidR="00F34D59" w:rsidRDefault="00F34D59">
      <w:pPr>
        <w:rPr>
          <w:ins w:id="259" w:author="Adrian Stier" w:date="2021-01-21T07:20:00Z"/>
          <w:rFonts w:ascii="Helvetica" w:hAnsi="Helvetica"/>
          <w:i/>
          <w:sz w:val="22"/>
          <w:szCs w:val="22"/>
        </w:rPr>
      </w:pPr>
    </w:p>
    <w:p w14:paraId="0BAC0F0D" w14:textId="6E18B311" w:rsidR="0054533D" w:rsidRDefault="0054533D">
      <w:pPr>
        <w:rPr>
          <w:ins w:id="260" w:author="Adrian Stier [2]" w:date="2021-01-20T17:05:00Z"/>
          <w:rFonts w:ascii="Helvetica" w:hAnsi="Helvetica"/>
          <w:i/>
          <w:sz w:val="22"/>
          <w:szCs w:val="22"/>
        </w:rPr>
      </w:pPr>
      <w:ins w:id="261" w:author="Adrian Stier [2]" w:date="2021-01-20T17:05:00Z">
        <w:r>
          <w:rPr>
            <w:rFonts w:ascii="Helvetica" w:hAnsi="Helvetica"/>
            <w:i/>
            <w:sz w:val="22"/>
            <w:szCs w:val="22"/>
          </w:rPr>
          <w:t xml:space="preserve">To Do: </w:t>
        </w:r>
      </w:ins>
    </w:p>
    <w:p w14:paraId="584A227D" w14:textId="77777777" w:rsidR="0054533D" w:rsidRDefault="0054533D">
      <w:pPr>
        <w:rPr>
          <w:ins w:id="262" w:author="Adrian Stier [2]" w:date="2021-01-20T17:06:00Z"/>
          <w:rFonts w:ascii="Helvetica" w:hAnsi="Helvetica"/>
          <w:i/>
          <w:sz w:val="22"/>
          <w:szCs w:val="22"/>
        </w:rPr>
      </w:pPr>
    </w:p>
    <w:p w14:paraId="42408AF6" w14:textId="77777777" w:rsidR="0054533D" w:rsidRDefault="0054533D">
      <w:pPr>
        <w:rPr>
          <w:ins w:id="263" w:author="Adrian Stier [2]" w:date="2021-01-20T17:06:00Z"/>
          <w:rFonts w:ascii="Helvetica" w:hAnsi="Helvetica"/>
          <w:iCs/>
          <w:sz w:val="22"/>
          <w:szCs w:val="22"/>
        </w:rPr>
      </w:pPr>
      <w:ins w:id="264" w:author="Adrian Stier [2]" w:date="2021-01-20T17:06:00Z">
        <w:r>
          <w:rPr>
            <w:rFonts w:ascii="Helvetica" w:hAnsi="Helvetica"/>
            <w:iCs/>
            <w:sz w:val="22"/>
            <w:szCs w:val="22"/>
          </w:rPr>
          <w:t>Clean up fig 6 precautionary buffer and put in paper with cs =5</w:t>
        </w:r>
      </w:ins>
    </w:p>
    <w:p w14:paraId="67D36EA4" w14:textId="4A4E0352" w:rsidR="0054533D" w:rsidRDefault="0054533D">
      <w:pPr>
        <w:rPr>
          <w:ins w:id="265" w:author="Adrian Stier [2]" w:date="2021-01-20T17:06:00Z"/>
          <w:rFonts w:ascii="Helvetica" w:hAnsi="Helvetica"/>
          <w:iCs/>
          <w:sz w:val="22"/>
          <w:szCs w:val="22"/>
        </w:rPr>
      </w:pPr>
      <w:ins w:id="266" w:author="Adrian Stier [2]" w:date="2021-01-20T17:06:00Z">
        <w:r>
          <w:rPr>
            <w:rFonts w:ascii="Helvetica" w:hAnsi="Helvetica"/>
            <w:iCs/>
            <w:sz w:val="22"/>
            <w:szCs w:val="22"/>
          </w:rPr>
          <w:t xml:space="preserve">Clean up Heatmap with more iterations and </w:t>
        </w:r>
      </w:ins>
      <w:ins w:id="267" w:author="Adrian Stier [2]" w:date="2021-01-21T16:51:00Z">
        <w:r w:rsidR="007449E1">
          <w:rPr>
            <w:rFonts w:ascii="Helvetica" w:hAnsi="Helvetica"/>
            <w:iCs/>
            <w:sz w:val="22"/>
            <w:szCs w:val="22"/>
          </w:rPr>
          <w:t>put</w:t>
        </w:r>
      </w:ins>
      <w:ins w:id="268" w:author="Adrian Stier [2]" w:date="2021-01-20T17:06:00Z">
        <w:r>
          <w:rPr>
            <w:rFonts w:ascii="Helvetica" w:hAnsi="Helvetica"/>
            <w:iCs/>
            <w:sz w:val="22"/>
            <w:szCs w:val="22"/>
          </w:rPr>
          <w:t xml:space="preserve"> in paper</w:t>
        </w:r>
      </w:ins>
    </w:p>
    <w:p w14:paraId="2C9EAFFB" w14:textId="412B7753" w:rsidR="0054533D" w:rsidRDefault="0054533D">
      <w:pPr>
        <w:rPr>
          <w:ins w:id="269" w:author="Adrian Stier [2]" w:date="2021-01-20T17:07:00Z"/>
          <w:rFonts w:ascii="Helvetica" w:hAnsi="Helvetica"/>
          <w:iCs/>
          <w:sz w:val="22"/>
          <w:szCs w:val="22"/>
        </w:rPr>
      </w:pPr>
      <w:ins w:id="270" w:author="Adrian Stier [2]" w:date="2021-01-20T17:06:00Z">
        <w:r>
          <w:rPr>
            <w:rFonts w:ascii="Helvetica" w:hAnsi="Helvetica"/>
            <w:iCs/>
            <w:sz w:val="22"/>
            <w:szCs w:val="22"/>
          </w:rPr>
          <w:t xml:space="preserve">Swap fig 1 for sims with high and low </w:t>
        </w:r>
      </w:ins>
      <w:ins w:id="271" w:author="Adrian Stier [2]" w:date="2021-01-20T17:07:00Z">
        <w:r>
          <w:rPr>
            <w:rFonts w:ascii="Helvetica" w:hAnsi="Helvetica"/>
            <w:iCs/>
            <w:sz w:val="22"/>
            <w:szCs w:val="22"/>
          </w:rPr>
          <w:t xml:space="preserve">monitoring </w:t>
        </w:r>
        <w:proofErr w:type="spellStart"/>
        <w:r>
          <w:rPr>
            <w:rFonts w:ascii="Helvetica" w:hAnsi="Helvetica"/>
            <w:iCs/>
            <w:sz w:val="22"/>
            <w:szCs w:val="22"/>
          </w:rPr>
          <w:t>bhat</w:t>
        </w:r>
        <w:proofErr w:type="spellEnd"/>
        <w:r>
          <w:rPr>
            <w:rFonts w:ascii="Helvetica" w:hAnsi="Helvetica"/>
            <w:iCs/>
            <w:sz w:val="22"/>
            <w:szCs w:val="22"/>
          </w:rPr>
          <w:t xml:space="preserve"> vs b where b dips into overfished category</w:t>
        </w:r>
      </w:ins>
    </w:p>
    <w:p w14:paraId="6564B9B2" w14:textId="28EB9B0E" w:rsidR="000B3150" w:rsidRDefault="000B3150">
      <w:pPr>
        <w:rPr>
          <w:ins w:id="272" w:author="Adrian Stier" w:date="2021-01-22T16:38:00Z"/>
          <w:rFonts w:ascii="Helvetica" w:hAnsi="Helvetica"/>
          <w:iCs/>
          <w:sz w:val="22"/>
          <w:szCs w:val="22"/>
        </w:rPr>
      </w:pPr>
      <w:ins w:id="273" w:author="Adrian Stier [2]" w:date="2021-01-20T17:08:00Z">
        <w:r>
          <w:rPr>
            <w:rFonts w:ascii="Helvetica" w:hAnsi="Helvetica"/>
            <w:iCs/>
            <w:sz w:val="22"/>
            <w:szCs w:val="22"/>
          </w:rPr>
          <w:t>Update citations</w:t>
        </w:r>
      </w:ins>
    </w:p>
    <w:p w14:paraId="71A83F60" w14:textId="65D00CBE" w:rsidR="007901DD" w:rsidRDefault="007901DD">
      <w:pPr>
        <w:rPr>
          <w:ins w:id="274" w:author="Adrian Stier" w:date="2021-01-22T16:38:00Z"/>
          <w:rFonts w:ascii="Helvetica" w:hAnsi="Helvetica"/>
          <w:iCs/>
          <w:sz w:val="22"/>
          <w:szCs w:val="22"/>
        </w:rPr>
      </w:pPr>
    </w:p>
    <w:p w14:paraId="7985B1EE" w14:textId="3F6E27E6" w:rsidR="007901DD" w:rsidRDefault="007901DD">
      <w:pPr>
        <w:rPr>
          <w:ins w:id="275" w:author="Adrian Stier [2]" w:date="2021-01-20T17:08:00Z"/>
          <w:rFonts w:ascii="Helvetica" w:hAnsi="Helvetica"/>
          <w:iCs/>
          <w:sz w:val="22"/>
          <w:szCs w:val="22"/>
        </w:rPr>
      </w:pPr>
      <w:proofErr w:type="spellStart"/>
      <w:ins w:id="276" w:author="Adrian Stier" w:date="2021-01-22T16:38:00Z">
        <w:r>
          <w:rPr>
            <w:rFonts w:ascii="Helvetica" w:hAnsi="Helvetica"/>
            <w:iCs/>
            <w:sz w:val="22"/>
            <w:szCs w:val="22"/>
          </w:rPr>
          <w:t>Resuce</w:t>
        </w:r>
      </w:ins>
      <w:proofErr w:type="spellEnd"/>
      <w:ins w:id="277" w:author="Adrian Stier" w:date="2021-01-22T16:39:00Z">
        <w:r>
          <w:rPr>
            <w:rFonts w:ascii="Helvetica" w:hAnsi="Helvetica"/>
            <w:iCs/>
            <w:sz w:val="22"/>
            <w:szCs w:val="22"/>
          </w:rPr>
          <w:t xml:space="preserve"> figure and safe operating space figure </w:t>
        </w:r>
      </w:ins>
    </w:p>
    <w:p w14:paraId="13A4C98F" w14:textId="40E101AE" w:rsidR="000A59DC" w:rsidRDefault="00582397" w:rsidP="000A59DC">
      <w:pPr>
        <w:rPr>
          <w:ins w:id="278" w:author="Adrian Stier [2]" w:date="2021-01-21T16:53:00Z"/>
          <w:rFonts w:ascii="Helvetica" w:hAnsi="Helvetica"/>
          <w:i/>
          <w:sz w:val="22"/>
          <w:szCs w:val="22"/>
        </w:rPr>
      </w:pPr>
      <w:ins w:id="279" w:author="Adrian Stier [2]" w:date="2021-01-20T17:08:00Z">
        <w:r>
          <w:rPr>
            <w:rFonts w:ascii="Helvetica" w:hAnsi="Helvetica"/>
            <w:iCs/>
            <w:sz w:val="22"/>
            <w:szCs w:val="22"/>
          </w:rPr>
          <w:t xml:space="preserve">Update </w:t>
        </w:r>
      </w:ins>
      <w:ins w:id="280" w:author="Adrian Stier [2]" w:date="2021-01-21T16:53:00Z">
        <w:r w:rsidR="000A59DC">
          <w:rPr>
            <w:rFonts w:ascii="Helvetica" w:hAnsi="Helvetica"/>
            <w:i/>
            <w:sz w:val="22"/>
            <w:szCs w:val="22"/>
          </w:rPr>
          <w:t xml:space="preserve">supplement </w:t>
        </w:r>
      </w:ins>
    </w:p>
    <w:p w14:paraId="33D53603" w14:textId="77777777" w:rsidR="000A59DC" w:rsidRDefault="000A59DC" w:rsidP="000A59DC">
      <w:pPr>
        <w:ind w:firstLine="720"/>
        <w:rPr>
          <w:ins w:id="281" w:author="Adrian Stier [2]" w:date="2021-01-21T16:53:00Z"/>
          <w:rFonts w:ascii="Helvetica" w:hAnsi="Helvetica"/>
          <w:i/>
          <w:sz w:val="22"/>
          <w:szCs w:val="22"/>
        </w:rPr>
      </w:pPr>
      <w:ins w:id="282" w:author="Adrian Stier [2]" w:date="2021-01-21T16:53:00Z">
        <w:r>
          <w:rPr>
            <w:rFonts w:ascii="Helvetica" w:hAnsi="Helvetica"/>
            <w:i/>
            <w:sz w:val="22"/>
            <w:szCs w:val="22"/>
          </w:rPr>
          <w:t xml:space="preserve">- A values, </w:t>
        </w:r>
      </w:ins>
    </w:p>
    <w:p w14:paraId="4B173AB7" w14:textId="77777777" w:rsidR="000A59DC" w:rsidRDefault="000A59DC" w:rsidP="000A59DC">
      <w:pPr>
        <w:ind w:firstLine="720"/>
        <w:rPr>
          <w:ins w:id="283" w:author="Adrian Stier [2]" w:date="2021-01-21T16:53:00Z"/>
          <w:rFonts w:ascii="Helvetica" w:hAnsi="Helvetica"/>
          <w:i/>
          <w:sz w:val="22"/>
          <w:szCs w:val="22"/>
        </w:rPr>
      </w:pPr>
      <w:ins w:id="284" w:author="Adrian Stier [2]" w:date="2021-01-21T16:53:00Z">
        <w:r>
          <w:rPr>
            <w:rFonts w:ascii="Helvetica" w:hAnsi="Helvetica"/>
            <w:i/>
            <w:sz w:val="22"/>
            <w:szCs w:val="22"/>
          </w:rPr>
          <w:t>-</w:t>
        </w:r>
        <w:proofErr w:type="spellStart"/>
        <w:proofErr w:type="gramStart"/>
        <w:r>
          <w:rPr>
            <w:rFonts w:ascii="Helvetica" w:hAnsi="Helvetica"/>
            <w:i/>
            <w:sz w:val="22"/>
            <w:szCs w:val="22"/>
          </w:rPr>
          <w:t>b.start</w:t>
        </w:r>
        <w:proofErr w:type="spellEnd"/>
        <w:proofErr w:type="gramEnd"/>
        <w:r>
          <w:rPr>
            <w:rFonts w:ascii="Helvetica" w:hAnsi="Helvetica"/>
            <w:i/>
            <w:sz w:val="22"/>
            <w:szCs w:val="22"/>
          </w:rPr>
          <w:t xml:space="preserve"> - does where you start matter?</w:t>
        </w:r>
      </w:ins>
    </w:p>
    <w:p w14:paraId="55344DE7" w14:textId="77777777" w:rsidR="000A59DC" w:rsidRDefault="000A59DC" w:rsidP="000A59DC">
      <w:pPr>
        <w:rPr>
          <w:ins w:id="285" w:author="Adrian Stier [2]" w:date="2021-01-21T16:53:00Z"/>
          <w:rFonts w:ascii="Helvetica" w:hAnsi="Helvetica"/>
          <w:i/>
          <w:sz w:val="22"/>
          <w:szCs w:val="22"/>
        </w:rPr>
      </w:pPr>
      <w:ins w:id="286" w:author="Adrian Stier [2]" w:date="2021-01-21T16:53:00Z">
        <w:r>
          <w:rPr>
            <w:rFonts w:ascii="Helvetica" w:hAnsi="Helvetica"/>
            <w:i/>
            <w:sz w:val="22"/>
            <w:szCs w:val="22"/>
          </w:rPr>
          <w:tab/>
          <w:t>-cost function sensitivity of the utility of precautionary buffer</w:t>
        </w:r>
      </w:ins>
    </w:p>
    <w:p w14:paraId="529D8570" w14:textId="77777777" w:rsidR="000A59DC" w:rsidRDefault="000A59DC" w:rsidP="000A59DC">
      <w:pPr>
        <w:rPr>
          <w:ins w:id="287" w:author="Adrian Stier [2]" w:date="2021-01-21T16:53:00Z"/>
          <w:rFonts w:ascii="Helvetica" w:hAnsi="Helvetica"/>
          <w:i/>
          <w:sz w:val="22"/>
          <w:szCs w:val="22"/>
        </w:rPr>
      </w:pPr>
      <w:ins w:id="288" w:author="Adrian Stier [2]" w:date="2021-01-21T16:53:00Z">
        <w:r>
          <w:rPr>
            <w:rFonts w:ascii="Helvetica" w:hAnsi="Helvetica"/>
            <w:i/>
            <w:sz w:val="22"/>
            <w:szCs w:val="22"/>
          </w:rPr>
          <w:tab/>
          <w:t>-precautionary buffer: location of switch from low to high monitoring</w:t>
        </w:r>
      </w:ins>
    </w:p>
    <w:p w14:paraId="0014F075" w14:textId="77777777" w:rsidR="000A59DC" w:rsidRDefault="000A59DC" w:rsidP="000A59DC">
      <w:pPr>
        <w:ind w:firstLine="720"/>
        <w:rPr>
          <w:ins w:id="289" w:author="Adrian Stier [2]" w:date="2021-01-21T16:53:00Z"/>
          <w:rFonts w:ascii="Helvetica" w:hAnsi="Helvetica"/>
          <w:i/>
          <w:sz w:val="22"/>
          <w:szCs w:val="22"/>
        </w:rPr>
      </w:pPr>
      <w:ins w:id="290" w:author="Adrian Stier [2]" w:date="2021-01-21T16:53:00Z">
        <w:r>
          <w:rPr>
            <w:rFonts w:ascii="Helvetica" w:hAnsi="Helvetica"/>
            <w:i/>
            <w:sz w:val="22"/>
            <w:szCs w:val="22"/>
          </w:rPr>
          <w:t xml:space="preserve">-how is monitoring typically embedded in rebuilding plans for us fish stocks </w:t>
        </w:r>
      </w:ins>
    </w:p>
    <w:p w14:paraId="3E597905" w14:textId="77777777" w:rsidR="000A59DC" w:rsidRDefault="000A59DC" w:rsidP="000A59DC">
      <w:pPr>
        <w:ind w:firstLine="720"/>
        <w:rPr>
          <w:ins w:id="291" w:author="Adrian Stier [2]" w:date="2021-01-21T16:53:00Z"/>
          <w:rFonts w:ascii="Helvetica" w:hAnsi="Helvetica"/>
          <w:i/>
          <w:sz w:val="22"/>
          <w:szCs w:val="22"/>
        </w:rPr>
      </w:pPr>
      <w:ins w:id="292" w:author="Adrian Stier [2]" w:date="2021-01-21T16:53:00Z">
        <w:r>
          <w:rPr>
            <w:rFonts w:ascii="Helvetica" w:hAnsi="Helvetica"/>
            <w:i/>
            <w:sz w:val="22"/>
            <w:szCs w:val="22"/>
          </w:rPr>
          <w:t>-stochasticity in recruitment generally makes things worse</w:t>
        </w:r>
      </w:ins>
    </w:p>
    <w:p w14:paraId="4008A412" w14:textId="0984775C" w:rsidR="00582397" w:rsidRDefault="00582397">
      <w:pPr>
        <w:rPr>
          <w:ins w:id="293" w:author="Adrian Stier [2]" w:date="2021-01-20T17:08:00Z"/>
          <w:rFonts w:ascii="Helvetica" w:hAnsi="Helvetica"/>
          <w:iCs/>
          <w:sz w:val="22"/>
          <w:szCs w:val="22"/>
        </w:rPr>
      </w:pPr>
    </w:p>
    <w:p w14:paraId="01E65A67" w14:textId="77777777" w:rsidR="000B3150" w:rsidRDefault="000B3150">
      <w:pPr>
        <w:rPr>
          <w:ins w:id="294" w:author="Adrian Stier [2]" w:date="2021-01-20T17:07:00Z"/>
          <w:rFonts w:ascii="Helvetica" w:hAnsi="Helvetica"/>
          <w:iCs/>
          <w:sz w:val="22"/>
          <w:szCs w:val="22"/>
        </w:rPr>
      </w:pPr>
    </w:p>
    <w:p w14:paraId="01367DF9" w14:textId="07490769" w:rsidR="0054533D" w:rsidRDefault="0054533D">
      <w:pPr>
        <w:rPr>
          <w:ins w:id="295" w:author="Adrian Stier [2]" w:date="2021-01-20T17:07:00Z"/>
          <w:rFonts w:ascii="Helvetica" w:hAnsi="Helvetica"/>
          <w:iCs/>
          <w:sz w:val="22"/>
          <w:szCs w:val="22"/>
        </w:rPr>
      </w:pPr>
    </w:p>
    <w:p w14:paraId="17AE0E54" w14:textId="77777777" w:rsidR="000B3150" w:rsidRDefault="000B3150">
      <w:pPr>
        <w:rPr>
          <w:ins w:id="296" w:author="Adrian Stier [2]" w:date="2021-01-20T17:07:00Z"/>
          <w:rFonts w:ascii="Helvetica" w:hAnsi="Helvetica"/>
          <w:iCs/>
          <w:sz w:val="22"/>
          <w:szCs w:val="22"/>
        </w:rPr>
      </w:pPr>
    </w:p>
    <w:p w14:paraId="4903C843" w14:textId="140205A1" w:rsidR="0054533D" w:rsidRDefault="00302D43">
      <w:pPr>
        <w:rPr>
          <w:rFonts w:ascii="Helvetica" w:hAnsi="Helvetica"/>
          <w:i/>
          <w:sz w:val="22"/>
          <w:szCs w:val="22"/>
        </w:rPr>
      </w:pPr>
      <w:r>
        <w:rPr>
          <w:rFonts w:ascii="Helvetica" w:hAnsi="Helvetica"/>
          <w:i/>
          <w:sz w:val="22"/>
          <w:szCs w:val="22"/>
        </w:rPr>
        <w:br w:type="page"/>
      </w:r>
    </w:p>
    <w:p w14:paraId="22FB9DCC" w14:textId="0E482BA3" w:rsidR="00EA4926" w:rsidRPr="003805EE" w:rsidRDefault="00EA4926">
      <w:pPr>
        <w:widowControl w:val="0"/>
        <w:autoSpaceDE w:val="0"/>
        <w:autoSpaceDN w:val="0"/>
        <w:adjustRightInd w:val="0"/>
        <w:rPr>
          <w:rFonts w:ascii="Helvetica" w:hAnsi="Helvetica"/>
          <w:b/>
          <w:sz w:val="22"/>
          <w:szCs w:val="22"/>
        </w:rPr>
        <w:pPrChange w:id="297" w:author="Adrian Stier" w:date="2020-12-04T07:09:00Z">
          <w:pPr>
            <w:widowControl w:val="0"/>
            <w:autoSpaceDE w:val="0"/>
            <w:autoSpaceDN w:val="0"/>
            <w:adjustRightInd w:val="0"/>
            <w:spacing w:line="480" w:lineRule="auto"/>
          </w:pPr>
        </w:pPrChange>
      </w:pPr>
      <w:r w:rsidRPr="003805EE">
        <w:rPr>
          <w:rFonts w:ascii="Helvetica" w:hAnsi="Helvetica"/>
          <w:b/>
          <w:sz w:val="22"/>
          <w:szCs w:val="22"/>
        </w:rPr>
        <w:lastRenderedPageBreak/>
        <w:t>INTRODUCTION</w:t>
      </w:r>
    </w:p>
    <w:p w14:paraId="2AE3240F" w14:textId="5208B60C" w:rsidR="005E722B" w:rsidRPr="003805EE" w:rsidRDefault="005E722B">
      <w:pPr>
        <w:rPr>
          <w:rFonts w:ascii="Helvetica" w:hAnsi="Helvetica"/>
          <w:sz w:val="22"/>
          <w:szCs w:val="22"/>
        </w:rPr>
        <w:pPrChange w:id="298" w:author="Adrian Stier" w:date="2020-12-04T07:09:00Z">
          <w:pPr>
            <w:spacing w:line="480" w:lineRule="auto"/>
          </w:pPr>
        </w:pPrChange>
      </w:pPr>
      <w:r w:rsidRPr="003805EE">
        <w:rPr>
          <w:rFonts w:ascii="Helvetica" w:hAnsi="Helvetica"/>
          <w:sz w:val="22"/>
          <w:szCs w:val="22"/>
        </w:rPr>
        <w:t xml:space="preserve">Decision-makers seeking to avoid the collapse of financial, medical, or military defense systems often rely on detailed information to manage risk. However, high precision monitoring of </w:t>
      </w:r>
      <w:ins w:id="299" w:author="Megsie Siple" w:date="2020-08-19T21:39:00Z">
        <w:r w:rsidR="00493D18">
          <w:rPr>
            <w:rFonts w:ascii="Helvetica" w:hAnsi="Helvetica"/>
            <w:sz w:val="22"/>
            <w:szCs w:val="22"/>
          </w:rPr>
          <w:t xml:space="preserve">these </w:t>
        </w:r>
      </w:ins>
      <w:r w:rsidRPr="003805EE">
        <w:rPr>
          <w:rFonts w:ascii="Helvetica" w:hAnsi="Helvetica"/>
          <w:sz w:val="22"/>
          <w:szCs w:val="22"/>
        </w:rPr>
        <w:t xml:space="preserve">systems is often costly, requires analysis and storage of massive datasets, and can delay decision making. In environmental management, a major question is how much monitoring is needed to maximize </w:t>
      </w:r>
      <w:ins w:id="300" w:author="Megsie Siple" w:date="2020-08-19T21:41:00Z">
        <w:r w:rsidR="00493D18">
          <w:rPr>
            <w:rFonts w:ascii="Helvetica" w:hAnsi="Helvetica"/>
            <w:sz w:val="22"/>
            <w:szCs w:val="22"/>
          </w:rPr>
          <w:t xml:space="preserve">the </w:t>
        </w:r>
      </w:ins>
      <w:r w:rsidRPr="003805EE">
        <w:rPr>
          <w:rFonts w:ascii="Helvetica" w:hAnsi="Helvetica"/>
          <w:sz w:val="22"/>
          <w:szCs w:val="22"/>
        </w:rPr>
        <w:t xml:space="preserve">delivery of ecosystem goods and services while minimizing </w:t>
      </w:r>
      <w:r w:rsidR="00F6763F" w:rsidRPr="003805EE">
        <w:rPr>
          <w:rFonts w:ascii="Helvetica" w:hAnsi="Helvetica"/>
          <w:sz w:val="22"/>
          <w:szCs w:val="22"/>
        </w:rPr>
        <w:t xml:space="preserve">the </w:t>
      </w:r>
      <w:r w:rsidRPr="003805EE">
        <w:rPr>
          <w:rFonts w:ascii="Helvetica" w:hAnsi="Helvetica"/>
          <w:sz w:val="22"/>
          <w:szCs w:val="22"/>
        </w:rPr>
        <w:t xml:space="preserve">risk of species or ecosystem collapse </w:t>
      </w:r>
      <w:r w:rsidR="000E0CF2" w:rsidRPr="003805EE">
        <w:rPr>
          <w:rFonts w:ascii="Helvetica" w:hAnsi="Helvetica"/>
          <w:sz w:val="22"/>
          <w:szCs w:val="22"/>
        </w:rPr>
        <w:fldChar w:fldCharType="begin">
          <w:fldData xml:space="preserve">PEVuZE5vdGU+PENpdGU+PEF1dGhvcj5LYXRlczwvQXV0aG9yPjxZZWFyPjIwMDE8L1llYXI+PFJl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==
</w:fldData>
        </w:fldChar>
      </w:r>
      <w:r w:rsidR="00685D99">
        <w:rPr>
          <w:rFonts w:ascii="Helvetica" w:hAnsi="Helvetica"/>
          <w:sz w:val="22"/>
          <w:szCs w:val="22"/>
        </w:rPr>
        <w:instrText xml:space="preserve"> ADDIN EN.CITE </w:instrText>
      </w:r>
      <w:r w:rsidR="00685D99">
        <w:rPr>
          <w:rFonts w:ascii="Helvetica" w:hAnsi="Helvetica"/>
          <w:sz w:val="22"/>
          <w:szCs w:val="22"/>
        </w:rPr>
        <w:fldChar w:fldCharType="begin">
          <w:fldData xml:space="preserve">PEVuZE5vdGU+PENpdGU+PEF1dGhvcj5LYXRlczwvQXV0aG9yPjxZZWFyPjIwMDE8L1llYXI+PFJl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==
</w:fldData>
        </w:fldChar>
      </w:r>
      <w:r w:rsidR="00685D99">
        <w:rPr>
          <w:rFonts w:ascii="Helvetica" w:hAnsi="Helvetica"/>
          <w:sz w:val="22"/>
          <w:szCs w:val="22"/>
        </w:rPr>
        <w:instrText xml:space="preserve"> ADDIN EN.CITE.DATA </w:instrText>
      </w:r>
      <w:r w:rsidR="00685D99">
        <w:rPr>
          <w:rFonts w:ascii="Helvetica" w:hAnsi="Helvetica"/>
          <w:sz w:val="22"/>
          <w:szCs w:val="22"/>
        </w:rPr>
      </w:r>
      <w:r w:rsidR="00685D99">
        <w:rPr>
          <w:rFonts w:ascii="Helvetica" w:hAnsi="Helvetica"/>
          <w:sz w:val="22"/>
          <w:szCs w:val="22"/>
        </w:rPr>
        <w:fldChar w:fldCharType="end"/>
      </w:r>
      <w:r w:rsidR="000E0CF2" w:rsidRPr="003805EE">
        <w:rPr>
          <w:rFonts w:ascii="Helvetica" w:hAnsi="Helvetica"/>
          <w:sz w:val="22"/>
          <w:szCs w:val="22"/>
        </w:rPr>
      </w:r>
      <w:r w:rsidR="000E0CF2" w:rsidRPr="003805EE">
        <w:rPr>
          <w:rFonts w:ascii="Helvetica" w:hAnsi="Helvetica"/>
          <w:sz w:val="22"/>
          <w:szCs w:val="22"/>
        </w:rPr>
        <w:fldChar w:fldCharType="separate"/>
      </w:r>
      <w:r w:rsidR="00685D99">
        <w:rPr>
          <w:rFonts w:ascii="Helvetica" w:hAnsi="Helvetica"/>
          <w:noProof/>
          <w:sz w:val="22"/>
          <w:szCs w:val="22"/>
        </w:rPr>
        <w:t>(1-3)</w:t>
      </w:r>
      <w:r w:rsidR="000E0CF2" w:rsidRPr="003805EE">
        <w:rPr>
          <w:rFonts w:ascii="Helvetica" w:hAnsi="Helvetica"/>
          <w:sz w:val="22"/>
          <w:szCs w:val="22"/>
        </w:rPr>
        <w:fldChar w:fldCharType="end"/>
      </w:r>
      <w:r w:rsidRPr="003805EE">
        <w:rPr>
          <w:rFonts w:ascii="Helvetica" w:hAnsi="Helvetica"/>
          <w:sz w:val="22"/>
          <w:szCs w:val="22"/>
        </w:rPr>
        <w:t>?</w:t>
      </w:r>
    </w:p>
    <w:p w14:paraId="15B46E01" w14:textId="1C8E07DE" w:rsidR="00C14DA4" w:rsidRPr="003805EE" w:rsidRDefault="008F57EE">
      <w:pPr>
        <w:ind w:firstLine="810"/>
        <w:rPr>
          <w:rFonts w:ascii="Helvetica" w:hAnsi="Helvetica"/>
          <w:color w:val="000000" w:themeColor="text1"/>
          <w:sz w:val="22"/>
          <w:szCs w:val="22"/>
        </w:rPr>
        <w:pPrChange w:id="301" w:author="Adrian Stier" w:date="2020-12-04T07:09:00Z">
          <w:pPr>
            <w:spacing w:line="480" w:lineRule="auto"/>
            <w:ind w:firstLine="810"/>
          </w:pPr>
        </w:pPrChange>
      </w:pPr>
      <w:r w:rsidRPr="003805EE">
        <w:rPr>
          <w:rFonts w:ascii="Helvetica" w:hAnsi="Helvetica"/>
          <w:sz w:val="22"/>
          <w:szCs w:val="22"/>
        </w:rPr>
        <w:t xml:space="preserve">In natural resource management, </w:t>
      </w:r>
      <w:del w:id="302" w:author="Megsie Siple" w:date="2020-08-19T21:48:00Z">
        <w:r w:rsidRPr="003805EE" w:rsidDel="005F6D6D">
          <w:rPr>
            <w:rFonts w:ascii="Helvetica" w:hAnsi="Helvetica"/>
            <w:sz w:val="22"/>
            <w:szCs w:val="22"/>
          </w:rPr>
          <w:delText>monitoring</w:delText>
        </w:r>
      </w:del>
      <w:del w:id="303" w:author="Megsie Siple" w:date="2020-08-19T21:49:00Z">
        <w:r w:rsidRPr="003805EE" w:rsidDel="005F6D6D">
          <w:rPr>
            <w:rFonts w:ascii="Helvetica" w:hAnsi="Helvetica"/>
            <w:sz w:val="22"/>
            <w:szCs w:val="22"/>
          </w:rPr>
          <w:delText xml:space="preserve"> typically allows managers to assess</w:delText>
        </w:r>
      </w:del>
      <w:del w:id="304" w:author="Adrian Stier" w:date="2020-12-14T07:36:00Z">
        <w:r w:rsidRPr="003805EE" w:rsidDel="005763CB">
          <w:rPr>
            <w:rFonts w:ascii="Helvetica" w:hAnsi="Helvetica"/>
            <w:sz w:val="22"/>
            <w:szCs w:val="22"/>
          </w:rPr>
          <w:delText xml:space="preserve"> </w:delText>
        </w:r>
      </w:del>
      <w:r w:rsidRPr="003805EE">
        <w:rPr>
          <w:rFonts w:ascii="Helvetica" w:hAnsi="Helvetica"/>
          <w:sz w:val="22"/>
          <w:szCs w:val="22"/>
        </w:rPr>
        <w:t xml:space="preserve">the status of a species </w:t>
      </w:r>
      <w:r w:rsidR="00F658A3" w:rsidRPr="003805EE">
        <w:rPr>
          <w:rFonts w:ascii="Helvetica" w:hAnsi="Helvetica"/>
          <w:sz w:val="22"/>
          <w:szCs w:val="22"/>
        </w:rPr>
        <w:t>or ecosystem</w:t>
      </w:r>
      <w:ins w:id="305" w:author="Megsie Siple" w:date="2020-08-19T21:49:00Z">
        <w:r w:rsidR="005F6D6D">
          <w:rPr>
            <w:rFonts w:ascii="Helvetica" w:hAnsi="Helvetica"/>
            <w:sz w:val="22"/>
            <w:szCs w:val="22"/>
          </w:rPr>
          <w:t xml:space="preserve"> is </w:t>
        </w:r>
      </w:ins>
      <w:ins w:id="306" w:author="Megsie Siple" w:date="2020-08-19T21:53:00Z">
        <w:r w:rsidR="005F6D6D">
          <w:rPr>
            <w:rFonts w:ascii="Helvetica" w:hAnsi="Helvetica"/>
            <w:sz w:val="22"/>
            <w:szCs w:val="22"/>
          </w:rPr>
          <w:t>determined from</w:t>
        </w:r>
      </w:ins>
      <w:ins w:id="307" w:author="Megsie Siple" w:date="2020-08-19T21:49:00Z">
        <w:r w:rsidR="005F6D6D">
          <w:rPr>
            <w:rFonts w:ascii="Helvetica" w:hAnsi="Helvetica"/>
            <w:sz w:val="22"/>
            <w:szCs w:val="22"/>
          </w:rPr>
          <w:t xml:space="preserve"> monitoring or survey data, </w:t>
        </w:r>
      </w:ins>
      <w:ins w:id="308" w:author="Megsie Siple" w:date="2020-08-19T21:53:00Z">
        <w:r w:rsidR="005F6D6D">
          <w:rPr>
            <w:rFonts w:ascii="Helvetica" w:hAnsi="Helvetica"/>
            <w:sz w:val="22"/>
            <w:szCs w:val="22"/>
          </w:rPr>
          <w:t>and assessed</w:t>
        </w:r>
      </w:ins>
      <w:r w:rsidR="00F658A3" w:rsidRPr="003805EE">
        <w:rPr>
          <w:rFonts w:ascii="Helvetica" w:hAnsi="Helvetica"/>
          <w:sz w:val="22"/>
          <w:szCs w:val="22"/>
        </w:rPr>
        <w:t xml:space="preserve"> </w:t>
      </w:r>
      <w:r w:rsidR="00604B57" w:rsidRPr="003805EE">
        <w:rPr>
          <w:rFonts w:ascii="Helvetica" w:hAnsi="Helvetica"/>
          <w:sz w:val="22"/>
          <w:szCs w:val="22"/>
        </w:rPr>
        <w:t xml:space="preserve">relative to one or more </w:t>
      </w:r>
      <w:commentRangeStart w:id="309"/>
      <w:r w:rsidRPr="003805EE">
        <w:rPr>
          <w:rFonts w:ascii="Helvetica" w:hAnsi="Helvetica"/>
          <w:sz w:val="22"/>
          <w:szCs w:val="22"/>
        </w:rPr>
        <w:t>critical threshold value</w:t>
      </w:r>
      <w:r w:rsidR="00EA6C4E" w:rsidRPr="003805EE">
        <w:rPr>
          <w:rFonts w:ascii="Helvetica" w:hAnsi="Helvetica"/>
          <w:sz w:val="22"/>
          <w:szCs w:val="22"/>
        </w:rPr>
        <w:t>s</w:t>
      </w:r>
      <w:r w:rsidR="00FE78AB" w:rsidRPr="003805EE">
        <w:rPr>
          <w:rFonts w:ascii="Helvetica" w:hAnsi="Helvetica"/>
          <w:sz w:val="22"/>
          <w:szCs w:val="22"/>
        </w:rPr>
        <w:t>,</w:t>
      </w:r>
      <w:r w:rsidRPr="003805EE">
        <w:rPr>
          <w:rFonts w:ascii="Helvetica" w:hAnsi="Helvetica"/>
          <w:sz w:val="22"/>
          <w:szCs w:val="22"/>
        </w:rPr>
        <w:t xml:space="preserve"> below which the risk</w:t>
      </w:r>
      <w:r w:rsidR="00A82596" w:rsidRPr="003805EE">
        <w:rPr>
          <w:rFonts w:ascii="Helvetica" w:hAnsi="Helvetica"/>
          <w:sz w:val="22"/>
          <w:szCs w:val="22"/>
        </w:rPr>
        <w:t xml:space="preserve"> of </w:t>
      </w:r>
      <w:r w:rsidR="00604B57" w:rsidRPr="003805EE">
        <w:rPr>
          <w:rFonts w:ascii="Helvetica" w:hAnsi="Helvetica"/>
          <w:sz w:val="22"/>
          <w:szCs w:val="22"/>
        </w:rPr>
        <w:t xml:space="preserve">resource or socio-economic </w:t>
      </w:r>
      <w:r w:rsidR="00A82596" w:rsidRPr="003805EE">
        <w:rPr>
          <w:rFonts w:ascii="Helvetica" w:hAnsi="Helvetica"/>
          <w:sz w:val="22"/>
          <w:szCs w:val="22"/>
        </w:rPr>
        <w:t>collapse becomes high</w:t>
      </w:r>
      <w:commentRangeEnd w:id="309"/>
      <w:r w:rsidR="005F6D6D">
        <w:rPr>
          <w:rStyle w:val="CommentReference"/>
        </w:rPr>
        <w:commentReference w:id="309"/>
      </w:r>
      <w:r w:rsidR="00A82596" w:rsidRPr="003805EE">
        <w:rPr>
          <w:rFonts w:ascii="Helvetica" w:hAnsi="Helvetica"/>
          <w:sz w:val="22"/>
          <w:szCs w:val="22"/>
        </w:rPr>
        <w:t xml:space="preserve">. For </w:t>
      </w:r>
      <w:r w:rsidR="003947CD" w:rsidRPr="003805EE">
        <w:rPr>
          <w:rFonts w:ascii="Helvetica" w:hAnsi="Helvetica"/>
          <w:sz w:val="22"/>
          <w:szCs w:val="22"/>
        </w:rPr>
        <w:t xml:space="preserve">example, in the </w:t>
      </w:r>
      <w:r w:rsidR="00A82596" w:rsidRPr="003805EE">
        <w:rPr>
          <w:rFonts w:ascii="Helvetica" w:hAnsi="Helvetica"/>
          <w:sz w:val="22"/>
          <w:szCs w:val="22"/>
        </w:rPr>
        <w:t xml:space="preserve">management of a single </w:t>
      </w:r>
      <w:r w:rsidRPr="003805EE">
        <w:rPr>
          <w:rFonts w:ascii="Helvetica" w:hAnsi="Helvetica"/>
          <w:sz w:val="22"/>
          <w:szCs w:val="22"/>
        </w:rPr>
        <w:t xml:space="preserve">resource </w:t>
      </w:r>
      <w:r w:rsidRPr="003805EE">
        <w:rPr>
          <w:rFonts w:ascii="Helvetica" w:hAnsi="Helvetica"/>
          <w:color w:val="000000" w:themeColor="text1"/>
          <w:sz w:val="22"/>
          <w:szCs w:val="22"/>
        </w:rPr>
        <w:t xml:space="preserve">like </w:t>
      </w:r>
      <w:r w:rsidR="00FE78AB" w:rsidRPr="003805EE">
        <w:rPr>
          <w:rFonts w:ascii="Helvetica" w:hAnsi="Helvetica"/>
          <w:color w:val="000000" w:themeColor="text1"/>
          <w:sz w:val="22"/>
          <w:szCs w:val="22"/>
        </w:rPr>
        <w:t xml:space="preserve">a </w:t>
      </w:r>
      <w:r w:rsidRPr="003805EE">
        <w:rPr>
          <w:rFonts w:ascii="Helvetica" w:hAnsi="Helvetica"/>
          <w:color w:val="000000" w:themeColor="text1"/>
          <w:sz w:val="22"/>
          <w:szCs w:val="22"/>
        </w:rPr>
        <w:t>fish</w:t>
      </w:r>
      <w:r w:rsidR="00FE78AB" w:rsidRPr="003805EE">
        <w:rPr>
          <w:rFonts w:ascii="Helvetica" w:hAnsi="Helvetica"/>
          <w:color w:val="000000" w:themeColor="text1"/>
          <w:sz w:val="22"/>
          <w:szCs w:val="22"/>
        </w:rPr>
        <w:t xml:space="preserve"> stock</w:t>
      </w:r>
      <w:r w:rsidRPr="003805EE">
        <w:rPr>
          <w:rFonts w:ascii="Helvetica" w:hAnsi="Helvetica"/>
          <w:color w:val="000000" w:themeColor="text1"/>
          <w:sz w:val="22"/>
          <w:szCs w:val="22"/>
        </w:rPr>
        <w:t>, management strategies often include lower population limits below which harvest is suspended</w:t>
      </w:r>
      <w:r w:rsidR="003947CD" w:rsidRPr="003805EE">
        <w:rPr>
          <w:rFonts w:ascii="Helvetica" w:hAnsi="Helvetica"/>
          <w:color w:val="000000" w:themeColor="text1"/>
          <w:sz w:val="22"/>
          <w:szCs w:val="22"/>
        </w:rPr>
        <w:t xml:space="preserve"> (</w:t>
      </w:r>
      <w:proofErr w:type="gramStart"/>
      <w:r w:rsidR="003947CD" w:rsidRPr="003805EE">
        <w:rPr>
          <w:rFonts w:ascii="Helvetica" w:hAnsi="Helvetica"/>
          <w:color w:val="000000" w:themeColor="text1"/>
          <w:sz w:val="22"/>
          <w:szCs w:val="22"/>
        </w:rPr>
        <w:t>i.e.</w:t>
      </w:r>
      <w:proofErr w:type="gramEnd"/>
      <w:r w:rsidR="003947CD" w:rsidRPr="003805EE">
        <w:rPr>
          <w:rFonts w:ascii="Helvetica" w:hAnsi="Helvetica"/>
          <w:color w:val="000000" w:themeColor="text1"/>
          <w:sz w:val="22"/>
          <w:szCs w:val="22"/>
        </w:rPr>
        <w:t xml:space="preserve"> a ‘limit reference point’). This </w:t>
      </w:r>
      <w:r w:rsidR="00F6763F" w:rsidRPr="003805EE">
        <w:rPr>
          <w:rFonts w:ascii="Helvetica" w:hAnsi="Helvetica"/>
          <w:color w:val="000000" w:themeColor="text1"/>
          <w:sz w:val="22"/>
          <w:szCs w:val="22"/>
        </w:rPr>
        <w:t xml:space="preserve">threshold </w:t>
      </w:r>
      <w:r w:rsidR="003947CD" w:rsidRPr="003805EE">
        <w:rPr>
          <w:rFonts w:ascii="Helvetica" w:hAnsi="Helvetica"/>
          <w:color w:val="000000" w:themeColor="text1"/>
          <w:sz w:val="22"/>
          <w:szCs w:val="22"/>
        </w:rPr>
        <w:t>is set</w:t>
      </w:r>
      <w:r w:rsidRPr="003805EE">
        <w:rPr>
          <w:rFonts w:ascii="Helvetica" w:hAnsi="Helvetica"/>
          <w:color w:val="000000" w:themeColor="text1"/>
          <w:sz w:val="22"/>
          <w:szCs w:val="22"/>
        </w:rPr>
        <w:t xml:space="preserve"> because</w:t>
      </w:r>
      <w:r w:rsidR="003947CD" w:rsidRPr="003805EE">
        <w:rPr>
          <w:rFonts w:ascii="Helvetica" w:hAnsi="Helvetica"/>
          <w:color w:val="000000" w:themeColor="text1"/>
          <w:sz w:val="22"/>
          <w:szCs w:val="22"/>
        </w:rPr>
        <w:t xml:space="preserve"> managers believe </w:t>
      </w:r>
      <w:ins w:id="310" w:author="Adrian Stier" w:date="2019-03-19T14:53:00Z">
        <w:r w:rsidR="005649C6">
          <w:rPr>
            <w:rFonts w:ascii="Helvetica" w:hAnsi="Helvetica"/>
            <w:color w:val="000000" w:themeColor="text1"/>
            <w:sz w:val="22"/>
            <w:szCs w:val="22"/>
          </w:rPr>
          <w:t>that when populations fall b</w:t>
        </w:r>
      </w:ins>
      <w:ins w:id="311" w:author="Adrian Stier" w:date="2019-03-19T14:54:00Z">
        <w:r w:rsidR="005649C6">
          <w:rPr>
            <w:rFonts w:ascii="Helvetica" w:hAnsi="Helvetica"/>
            <w:color w:val="000000" w:themeColor="text1"/>
            <w:sz w:val="22"/>
            <w:szCs w:val="22"/>
          </w:rPr>
          <w:t xml:space="preserve">elow this threshold </w:t>
        </w:r>
        <w:r w:rsidR="00900B16">
          <w:rPr>
            <w:rFonts w:ascii="Helvetica" w:hAnsi="Helvetica"/>
            <w:color w:val="000000" w:themeColor="text1"/>
            <w:sz w:val="22"/>
            <w:szCs w:val="22"/>
          </w:rPr>
          <w:t xml:space="preserve">that there is an elevated </w:t>
        </w:r>
      </w:ins>
      <w:del w:id="312" w:author="Adrian Stier" w:date="2019-03-19T14:54:00Z">
        <w:r w:rsidR="00125F2B" w:rsidRPr="003805EE" w:rsidDel="00900B16">
          <w:rPr>
            <w:rFonts w:ascii="Helvetica" w:hAnsi="Helvetica"/>
            <w:sz w:val="22"/>
            <w:szCs w:val="22"/>
          </w:rPr>
          <w:delText xml:space="preserve">the </w:delText>
        </w:r>
      </w:del>
      <w:r w:rsidR="00125F2B" w:rsidRPr="003805EE">
        <w:rPr>
          <w:rFonts w:ascii="Helvetica" w:hAnsi="Helvetica"/>
          <w:sz w:val="22"/>
          <w:szCs w:val="22"/>
        </w:rPr>
        <w:t>risk of serious or irreversible harm to populations, ecosystems, economies, and societies</w:t>
      </w:r>
      <w:del w:id="313" w:author="Adrian Stier" w:date="2019-03-19T14:54:00Z">
        <w:r w:rsidR="00125F2B" w:rsidRPr="003805EE" w:rsidDel="00900B16">
          <w:rPr>
            <w:rFonts w:ascii="Helvetica" w:hAnsi="Helvetica"/>
            <w:sz w:val="22"/>
            <w:szCs w:val="22"/>
          </w:rPr>
          <w:delText xml:space="preserve"> is greatly elevated</w:delText>
        </w:r>
      </w:del>
      <w:r w:rsidR="00125F2B" w:rsidRPr="003805EE">
        <w:rPr>
          <w:rFonts w:ascii="Helvetica" w:hAnsi="Helvetica"/>
          <w:sz w:val="22"/>
          <w:szCs w:val="22"/>
        </w:rPr>
        <w:t>.</w:t>
      </w:r>
      <w:r w:rsidR="00A82596" w:rsidRPr="003805EE">
        <w:rPr>
          <w:rFonts w:ascii="Helvetica" w:hAnsi="Helvetica"/>
          <w:color w:val="000000" w:themeColor="text1"/>
          <w:sz w:val="22"/>
          <w:szCs w:val="22"/>
        </w:rPr>
        <w:t xml:space="preserve"> </w:t>
      </w:r>
      <w:ins w:id="314" w:author="Adrian Stier" w:date="2020-12-14T07:38:00Z">
        <w:r w:rsidR="005763CB">
          <w:rPr>
            <w:rFonts w:ascii="Helvetica" w:hAnsi="Helvetica"/>
            <w:color w:val="000000" w:themeColor="text1"/>
            <w:sz w:val="22"/>
            <w:szCs w:val="22"/>
          </w:rPr>
          <w:t>For example,</w:t>
        </w:r>
      </w:ins>
      <w:ins w:id="315" w:author="Adrian Stier" w:date="2019-03-19T14:55:00Z">
        <w:r w:rsidR="00900B16">
          <w:rPr>
            <w:rFonts w:ascii="Helvetica" w:hAnsi="Helvetica"/>
            <w:color w:val="000000" w:themeColor="text1"/>
            <w:sz w:val="22"/>
            <w:szCs w:val="22"/>
          </w:rPr>
          <w:t xml:space="preserve"> the </w:t>
        </w:r>
        <w:commentRangeStart w:id="316"/>
        <w:del w:id="317" w:author="Megsie Siple" w:date="2020-08-19T21:56:00Z">
          <w:r w:rsidR="00900B16" w:rsidDel="00A504A0">
            <w:rPr>
              <w:rFonts w:ascii="Helvetica" w:hAnsi="Helvetica"/>
              <w:color w:val="000000" w:themeColor="text1"/>
              <w:sz w:val="22"/>
              <w:szCs w:val="22"/>
            </w:rPr>
            <w:delText>“overfished”</w:delText>
          </w:r>
        </w:del>
      </w:ins>
      <w:ins w:id="318" w:author="Megsie Siple" w:date="2020-08-19T21:56:00Z">
        <w:r w:rsidR="00A504A0">
          <w:rPr>
            <w:rFonts w:ascii="Helvetica" w:hAnsi="Helvetica"/>
            <w:color w:val="000000" w:themeColor="text1"/>
            <w:sz w:val="22"/>
            <w:szCs w:val="22"/>
          </w:rPr>
          <w:t>overfishing limit (OFL)</w:t>
        </w:r>
      </w:ins>
      <w:ins w:id="319" w:author="Adrian Stier" w:date="2019-03-19T14:55:00Z">
        <w:del w:id="320" w:author="Megsie Siple" w:date="2020-08-19T21:56:00Z">
          <w:r w:rsidR="00900B16" w:rsidDel="00A504A0">
            <w:rPr>
              <w:rFonts w:ascii="Helvetica" w:hAnsi="Helvetica"/>
              <w:color w:val="000000" w:themeColor="text1"/>
              <w:sz w:val="22"/>
              <w:szCs w:val="22"/>
            </w:rPr>
            <w:delText xml:space="preserve"> threshold</w:delText>
          </w:r>
        </w:del>
        <w:r w:rsidR="00900B16">
          <w:rPr>
            <w:rFonts w:ascii="Helvetica" w:hAnsi="Helvetica"/>
            <w:color w:val="000000" w:themeColor="text1"/>
            <w:sz w:val="22"/>
            <w:szCs w:val="22"/>
          </w:rPr>
          <w:t xml:space="preserve"> </w:t>
        </w:r>
      </w:ins>
      <w:commentRangeEnd w:id="316"/>
      <w:r w:rsidR="00A504A0">
        <w:rPr>
          <w:rStyle w:val="CommentReference"/>
        </w:rPr>
        <w:commentReference w:id="316"/>
      </w:r>
      <w:ins w:id="321" w:author="Megsie Siple" w:date="2020-08-19T22:14:00Z">
        <w:r w:rsidR="007B4591">
          <w:rPr>
            <w:rFonts w:ascii="Helvetica" w:hAnsi="Helvetica"/>
            <w:color w:val="000000" w:themeColor="text1"/>
            <w:sz w:val="22"/>
            <w:szCs w:val="22"/>
          </w:rPr>
          <w:t>for</w:t>
        </w:r>
      </w:ins>
      <w:ins w:id="322" w:author="Adrian Stier" w:date="2020-12-14T07:37:00Z">
        <w:r w:rsidR="005763CB" w:rsidRPr="005763CB">
          <w:rPr>
            <w:rFonts w:ascii="Helvetica" w:hAnsi="Helvetica"/>
            <w:color w:val="000000" w:themeColor="text1"/>
            <w:sz w:val="22"/>
            <w:szCs w:val="22"/>
          </w:rPr>
          <w:t xml:space="preserve"> </w:t>
        </w:r>
        <w:r w:rsidR="005763CB">
          <w:rPr>
            <w:rFonts w:ascii="Helvetica" w:hAnsi="Helvetica"/>
            <w:color w:val="000000" w:themeColor="text1"/>
            <w:sz w:val="22"/>
            <w:szCs w:val="22"/>
          </w:rPr>
          <w:t>United States federal fisheries</w:t>
        </w:r>
      </w:ins>
      <w:ins w:id="323" w:author="Megsie Siple" w:date="2020-08-19T22:14:00Z">
        <w:r w:rsidR="007B4591">
          <w:rPr>
            <w:rFonts w:ascii="Helvetica" w:hAnsi="Helvetica"/>
            <w:color w:val="000000" w:themeColor="text1"/>
            <w:sz w:val="22"/>
            <w:szCs w:val="22"/>
          </w:rPr>
          <w:t xml:space="preserve"> groundfish </w:t>
        </w:r>
      </w:ins>
      <w:ins w:id="324" w:author="Adrian Stier" w:date="2019-03-19T14:55:00Z">
        <w:r w:rsidR="00900B16">
          <w:rPr>
            <w:rFonts w:ascii="Helvetica" w:hAnsi="Helvetica"/>
            <w:color w:val="000000" w:themeColor="text1"/>
            <w:sz w:val="22"/>
            <w:szCs w:val="22"/>
          </w:rPr>
          <w:t xml:space="preserve">in </w:t>
        </w:r>
      </w:ins>
      <w:ins w:id="325" w:author="Adrian Stier" w:date="2019-03-19T14:56:00Z">
        <w:r w:rsidR="00900B16">
          <w:rPr>
            <w:rFonts w:ascii="Helvetica" w:hAnsi="Helvetica"/>
            <w:color w:val="000000" w:themeColor="text1"/>
            <w:sz w:val="22"/>
            <w:szCs w:val="22"/>
          </w:rPr>
          <w:t>defined as</w:t>
        </w:r>
      </w:ins>
      <w:ins w:id="326" w:author="Adrian Stier" w:date="2019-03-19T14:55:00Z">
        <w:r w:rsidR="00900B16">
          <w:rPr>
            <w:rFonts w:ascii="Helvetica" w:hAnsi="Helvetica"/>
            <w:color w:val="000000" w:themeColor="text1"/>
            <w:sz w:val="22"/>
            <w:szCs w:val="22"/>
          </w:rPr>
          <w:t xml:space="preserve"> a population that is less than </w:t>
        </w:r>
        <w:commentRangeStart w:id="327"/>
        <w:del w:id="328" w:author="Megsie Siple" w:date="2020-08-19T22:21:00Z">
          <w:r w:rsidR="00900B16" w:rsidRPr="00900B16" w:rsidDel="007B4591">
            <w:rPr>
              <w:rFonts w:ascii="Helvetica" w:hAnsi="Helvetica"/>
              <w:color w:val="000000" w:themeColor="text1"/>
              <w:sz w:val="22"/>
              <w:szCs w:val="22"/>
              <w:highlight w:val="yellow"/>
              <w:rPrChange w:id="329" w:author="Adrian Stier" w:date="2019-03-19T14:56:00Z">
                <w:rPr>
                  <w:rFonts w:ascii="Helvetica" w:hAnsi="Helvetica"/>
                  <w:color w:val="000000" w:themeColor="text1"/>
                  <w:sz w:val="22"/>
                  <w:szCs w:val="22"/>
                </w:rPr>
              </w:rPrChange>
            </w:rPr>
            <w:delText>X</w:delText>
          </w:r>
        </w:del>
      </w:ins>
      <w:ins w:id="330" w:author="Megsie Siple" w:date="2020-08-19T22:21:00Z">
        <w:r w:rsidR="007B4591">
          <w:rPr>
            <w:rFonts w:ascii="Helvetica" w:hAnsi="Helvetica"/>
            <w:color w:val="000000" w:themeColor="text1"/>
            <w:sz w:val="22"/>
            <w:szCs w:val="22"/>
          </w:rPr>
          <w:t>40</w:t>
        </w:r>
      </w:ins>
      <w:ins w:id="331" w:author="Adrian Stier" w:date="2019-03-19T14:55:00Z">
        <w:r w:rsidR="00900B16">
          <w:rPr>
            <w:rFonts w:ascii="Helvetica" w:hAnsi="Helvetica"/>
            <w:color w:val="000000" w:themeColor="text1"/>
            <w:sz w:val="22"/>
            <w:szCs w:val="22"/>
          </w:rPr>
          <w:t xml:space="preserve">% </w:t>
        </w:r>
      </w:ins>
      <w:commentRangeEnd w:id="327"/>
      <w:r w:rsidR="007B4591">
        <w:rPr>
          <w:rStyle w:val="CommentReference"/>
        </w:rPr>
        <w:commentReference w:id="327"/>
      </w:r>
      <w:ins w:id="332" w:author="Adrian Stier" w:date="2019-03-19T14:55:00Z">
        <w:r w:rsidR="00900B16">
          <w:rPr>
            <w:rFonts w:ascii="Helvetica" w:hAnsi="Helvetica"/>
            <w:color w:val="000000" w:themeColor="text1"/>
            <w:sz w:val="22"/>
            <w:szCs w:val="22"/>
          </w:rPr>
          <w:t xml:space="preserve">of </w:t>
        </w:r>
      </w:ins>
      <w:commentRangeStart w:id="333"/>
      <w:ins w:id="334" w:author="Tim Essington" w:date="2019-04-22T16:57:00Z">
        <w:r w:rsidR="0090229B">
          <w:rPr>
            <w:rFonts w:ascii="Helvetica" w:hAnsi="Helvetica"/>
            <w:color w:val="000000" w:themeColor="text1"/>
            <w:sz w:val="22"/>
            <w:szCs w:val="22"/>
          </w:rPr>
          <w:t xml:space="preserve">the </w:t>
        </w:r>
      </w:ins>
      <w:ins w:id="335" w:author="Adrian Stier" w:date="2020-12-14T07:37:00Z">
        <w:r w:rsidR="005763CB">
          <w:rPr>
            <w:rFonts w:ascii="Helvetica" w:hAnsi="Helvetica"/>
            <w:color w:val="000000" w:themeColor="text1"/>
            <w:sz w:val="22"/>
            <w:szCs w:val="22"/>
          </w:rPr>
          <w:t xml:space="preserve">estimated biomass of the stock if it were </w:t>
        </w:r>
      </w:ins>
      <w:ins w:id="336" w:author="Tim Essington" w:date="2019-04-22T16:58:00Z">
        <w:del w:id="337" w:author="Megsie Siple" w:date="2020-08-19T22:21:00Z">
          <w:r w:rsidR="0090229B" w:rsidDel="007B4591">
            <w:rPr>
              <w:rFonts w:ascii="Helvetica" w:hAnsi="Helvetica"/>
              <w:color w:val="000000" w:themeColor="text1"/>
              <w:sz w:val="22"/>
              <w:szCs w:val="22"/>
            </w:rPr>
            <w:delText>level that would maximize long term yield</w:delText>
          </w:r>
          <w:commentRangeEnd w:id="333"/>
          <w:r w:rsidR="0090229B" w:rsidDel="007B4591">
            <w:rPr>
              <w:rStyle w:val="CommentReference"/>
            </w:rPr>
            <w:commentReference w:id="333"/>
          </w:r>
        </w:del>
      </w:ins>
      <w:ins w:id="338" w:author="Megsie Siple" w:date="2020-08-19T22:21:00Z">
        <w:r w:rsidR="007B4591">
          <w:rPr>
            <w:rFonts w:ascii="Helvetica" w:hAnsi="Helvetica"/>
            <w:color w:val="000000" w:themeColor="text1"/>
            <w:sz w:val="22"/>
            <w:szCs w:val="22"/>
          </w:rPr>
          <w:t>unfished</w:t>
        </w:r>
      </w:ins>
      <w:ins w:id="339" w:author="Adrian Stier" w:date="2020-12-14T07:38:00Z">
        <w:r w:rsidR="005763CB">
          <w:rPr>
            <w:rFonts w:ascii="Helvetica" w:hAnsi="Helvetica"/>
            <w:color w:val="000000" w:themeColor="text1"/>
            <w:sz w:val="22"/>
            <w:szCs w:val="22"/>
          </w:rPr>
          <w:t>.</w:t>
        </w:r>
      </w:ins>
      <w:ins w:id="340" w:author="Megsie Siple" w:date="2020-08-19T22:21:00Z">
        <w:del w:id="341" w:author="Adrian Stier" w:date="2020-12-14T07:38:00Z">
          <w:r w:rsidR="007B4591" w:rsidDel="005763CB">
            <w:rPr>
              <w:rFonts w:ascii="Helvetica" w:hAnsi="Helvetica"/>
              <w:color w:val="000000" w:themeColor="text1"/>
              <w:sz w:val="22"/>
              <w:szCs w:val="22"/>
            </w:rPr>
            <w:delText xml:space="preserve"> </w:delText>
          </w:r>
        </w:del>
        <w:del w:id="342" w:author="Adrian Stier" w:date="2020-12-14T07:37:00Z">
          <w:r w:rsidR="007B4591" w:rsidDel="005763CB">
            <w:rPr>
              <w:rFonts w:ascii="Helvetica" w:hAnsi="Helvetica"/>
              <w:color w:val="000000" w:themeColor="text1"/>
              <w:sz w:val="22"/>
              <w:szCs w:val="22"/>
            </w:rPr>
            <w:delText>(equilibrium) spawning stock biomass</w:delText>
          </w:r>
        </w:del>
      </w:ins>
      <w:ins w:id="343" w:author="Adrian Stier" w:date="2019-03-19T14:56:00Z">
        <w:del w:id="344" w:author="Tim Essington" w:date="2019-04-22T16:57:00Z">
          <w:r w:rsidR="00900B16" w:rsidDel="0090229B">
            <w:rPr>
              <w:rFonts w:ascii="Helvetica" w:hAnsi="Helvetica"/>
              <w:color w:val="000000" w:themeColor="text1"/>
              <w:sz w:val="22"/>
              <w:szCs w:val="22"/>
            </w:rPr>
            <w:delText>i</w:delText>
          </w:r>
        </w:del>
      </w:ins>
      <w:ins w:id="345" w:author="Adrian Stier" w:date="2019-03-19T14:55:00Z">
        <w:del w:id="346" w:author="Tim Essington" w:date="2019-04-22T16:57:00Z">
          <w:r w:rsidR="00900B16" w:rsidDel="0090229B">
            <w:rPr>
              <w:rFonts w:ascii="Helvetica" w:hAnsi="Helvetica"/>
              <w:color w:val="000000" w:themeColor="text1"/>
              <w:sz w:val="22"/>
              <w:szCs w:val="22"/>
            </w:rPr>
            <w:delText>ts unfished biomass</w:delText>
          </w:r>
        </w:del>
      </w:ins>
      <w:ins w:id="347" w:author="Adrian Stier" w:date="2020-12-14T07:38:00Z">
        <w:r w:rsidR="005763CB">
          <w:rPr>
            <w:rFonts w:ascii="Helvetica" w:hAnsi="Helvetica"/>
            <w:color w:val="000000" w:themeColor="text1"/>
            <w:sz w:val="22"/>
            <w:szCs w:val="22"/>
          </w:rPr>
          <w:t xml:space="preserve"> When monitoring estimates the population crosses this critical threshold, management</w:t>
        </w:r>
      </w:ins>
      <w:ins w:id="348" w:author="Adrian Stier" w:date="2019-03-19T14:56:00Z">
        <w:r w:rsidR="00900B16">
          <w:rPr>
            <w:rFonts w:ascii="Helvetica" w:hAnsi="Helvetica"/>
            <w:color w:val="000000" w:themeColor="text1"/>
            <w:sz w:val="22"/>
            <w:szCs w:val="22"/>
          </w:rPr>
          <w:t xml:space="preserve"> trigger</w:t>
        </w:r>
      </w:ins>
      <w:ins w:id="349" w:author="Adrian Stier" w:date="2020-12-14T07:38:00Z">
        <w:r w:rsidR="005763CB">
          <w:rPr>
            <w:rFonts w:ascii="Helvetica" w:hAnsi="Helvetica"/>
            <w:color w:val="000000" w:themeColor="text1"/>
            <w:sz w:val="22"/>
            <w:szCs w:val="22"/>
          </w:rPr>
          <w:t>s</w:t>
        </w:r>
      </w:ins>
      <w:ins w:id="350" w:author="Adrian Stier" w:date="2019-03-19T14:56:00Z">
        <w:r w:rsidR="00900B16">
          <w:rPr>
            <w:rFonts w:ascii="Helvetica" w:hAnsi="Helvetica"/>
            <w:color w:val="000000" w:themeColor="text1"/>
            <w:sz w:val="22"/>
            <w:szCs w:val="22"/>
          </w:rPr>
          <w:t xml:space="preserve"> a fishing moratorium and</w:t>
        </w:r>
      </w:ins>
      <w:ins w:id="351" w:author="Adrian Stier" w:date="2020-12-14T07:39:00Z">
        <w:r w:rsidR="005763CB">
          <w:rPr>
            <w:rFonts w:ascii="Helvetica" w:hAnsi="Helvetica"/>
            <w:color w:val="000000" w:themeColor="text1"/>
            <w:sz w:val="22"/>
            <w:szCs w:val="22"/>
          </w:rPr>
          <w:t xml:space="preserve"> policy</w:t>
        </w:r>
      </w:ins>
      <w:ins w:id="352" w:author="Adrian Stier" w:date="2019-03-19T14:56:00Z">
        <w:r w:rsidR="00900B16">
          <w:rPr>
            <w:rFonts w:ascii="Helvetica" w:hAnsi="Helvetica"/>
            <w:color w:val="000000" w:themeColor="text1"/>
            <w:sz w:val="22"/>
            <w:szCs w:val="22"/>
          </w:rPr>
          <w:t xml:space="preserve"> </w:t>
        </w:r>
      </w:ins>
      <w:ins w:id="353" w:author="Adrian Stier" w:date="2020-12-14T07:39:00Z">
        <w:r w:rsidR="005763CB">
          <w:rPr>
            <w:rFonts w:ascii="Helvetica" w:hAnsi="Helvetica"/>
            <w:color w:val="000000" w:themeColor="text1"/>
            <w:sz w:val="22"/>
            <w:szCs w:val="22"/>
          </w:rPr>
          <w:t>mandates the generation and implementation of</w:t>
        </w:r>
      </w:ins>
      <w:ins w:id="354" w:author="Adrian Stier" w:date="2020-12-14T07:40:00Z">
        <w:r w:rsidR="005763CB">
          <w:rPr>
            <w:rFonts w:ascii="Helvetica" w:hAnsi="Helvetica"/>
            <w:color w:val="000000" w:themeColor="text1"/>
            <w:sz w:val="22"/>
            <w:szCs w:val="22"/>
          </w:rPr>
          <w:t xml:space="preserve"> a </w:t>
        </w:r>
      </w:ins>
      <w:ins w:id="355" w:author="Adrian Stier" w:date="2019-03-19T14:56:00Z">
        <w:r w:rsidR="00900B16">
          <w:rPr>
            <w:rFonts w:ascii="Helvetica" w:hAnsi="Helvetica"/>
            <w:color w:val="000000" w:themeColor="text1"/>
            <w:sz w:val="22"/>
            <w:szCs w:val="22"/>
          </w:rPr>
          <w:t xml:space="preserve"> rebuilding </w:t>
        </w:r>
        <w:commentRangeStart w:id="356"/>
        <w:r w:rsidR="00900B16">
          <w:rPr>
            <w:rFonts w:ascii="Helvetica" w:hAnsi="Helvetica"/>
            <w:color w:val="000000" w:themeColor="text1"/>
            <w:sz w:val="22"/>
            <w:szCs w:val="22"/>
          </w:rPr>
          <w:t>plan</w:t>
        </w:r>
      </w:ins>
      <w:commentRangeEnd w:id="356"/>
      <w:r w:rsidR="00BF525E">
        <w:rPr>
          <w:rStyle w:val="CommentReference"/>
        </w:rPr>
        <w:commentReference w:id="356"/>
      </w:r>
      <w:ins w:id="357" w:author="Adrian Stier" w:date="2020-12-14T07:40:00Z">
        <w:r w:rsidR="005763CB">
          <w:rPr>
            <w:rFonts w:ascii="Helvetica" w:hAnsi="Helvetica"/>
            <w:color w:val="000000" w:themeColor="text1"/>
            <w:sz w:val="22"/>
            <w:szCs w:val="22"/>
          </w:rPr>
          <w:t xml:space="preserve"> to recover the depleted stock</w:t>
        </w:r>
      </w:ins>
      <w:ins w:id="358" w:author="Adrian Stier" w:date="2019-03-19T14:56:00Z">
        <w:r w:rsidR="00900B16">
          <w:rPr>
            <w:rFonts w:ascii="Helvetica" w:hAnsi="Helvetica"/>
            <w:color w:val="000000" w:themeColor="text1"/>
            <w:sz w:val="22"/>
            <w:szCs w:val="22"/>
          </w:rPr>
          <w:t>.</w:t>
        </w:r>
      </w:ins>
      <w:ins w:id="359" w:author="Adrian Stier" w:date="2019-03-19T14:55:00Z">
        <w:r w:rsidR="00900B16">
          <w:rPr>
            <w:rFonts w:ascii="Helvetica" w:hAnsi="Helvetica"/>
            <w:color w:val="000000" w:themeColor="text1"/>
            <w:sz w:val="22"/>
            <w:szCs w:val="22"/>
          </w:rPr>
          <w:t xml:space="preserve"> </w:t>
        </w:r>
      </w:ins>
      <w:ins w:id="360" w:author="Megsie Siple" w:date="2020-08-19T22:24:00Z">
        <w:r w:rsidR="00C33441">
          <w:rPr>
            <w:rFonts w:ascii="Helvetica" w:hAnsi="Helvetica"/>
            <w:color w:val="000000" w:themeColor="text1"/>
            <w:sz w:val="22"/>
            <w:szCs w:val="22"/>
          </w:rPr>
          <w:t>This</w:t>
        </w:r>
      </w:ins>
      <w:ins w:id="361" w:author="Adrian Stier" w:date="2020-12-14T07:40:00Z">
        <w:r w:rsidR="005763CB">
          <w:rPr>
            <w:rFonts w:ascii="Helvetica" w:hAnsi="Helvetica"/>
            <w:color w:val="000000" w:themeColor="text1"/>
            <w:sz w:val="22"/>
            <w:szCs w:val="22"/>
          </w:rPr>
          <w:t xml:space="preserve"> management</w:t>
        </w:r>
      </w:ins>
      <w:ins w:id="362" w:author="Megsie Siple" w:date="2020-08-19T22:24:00Z">
        <w:r w:rsidR="00C33441">
          <w:rPr>
            <w:rFonts w:ascii="Helvetica" w:hAnsi="Helvetica"/>
            <w:color w:val="000000" w:themeColor="text1"/>
            <w:sz w:val="22"/>
            <w:szCs w:val="22"/>
          </w:rPr>
          <w:t xml:space="preserve"> limit </w:t>
        </w:r>
      </w:ins>
      <w:ins w:id="363" w:author="Megsie Siple" w:date="2020-08-19T22:25:00Z">
        <w:r w:rsidR="00C33441">
          <w:rPr>
            <w:rFonts w:ascii="Helvetica" w:hAnsi="Helvetica"/>
            <w:color w:val="000000" w:themeColor="text1"/>
            <w:sz w:val="22"/>
            <w:szCs w:val="22"/>
          </w:rPr>
          <w:t>is designed to</w:t>
        </w:r>
      </w:ins>
      <w:ins w:id="364" w:author="Adrian Stier" w:date="2020-12-14T07:42:00Z">
        <w:r w:rsidR="005763CB">
          <w:rPr>
            <w:rFonts w:ascii="Helvetica" w:hAnsi="Helvetica"/>
            <w:color w:val="000000" w:themeColor="text1"/>
            <w:sz w:val="22"/>
            <w:szCs w:val="22"/>
          </w:rPr>
          <w:t xml:space="preserve"> promote sustainable harvest, but also to</w:t>
        </w:r>
      </w:ins>
      <w:ins w:id="365" w:author="Megsie Siple" w:date="2020-08-19T22:25:00Z">
        <w:r w:rsidR="00C33441">
          <w:rPr>
            <w:rFonts w:ascii="Helvetica" w:hAnsi="Helvetica"/>
            <w:color w:val="000000" w:themeColor="text1"/>
            <w:sz w:val="22"/>
            <w:szCs w:val="22"/>
          </w:rPr>
          <w:t xml:space="preserve"> prevent the population from crossing a biological tipping point</w:t>
        </w:r>
      </w:ins>
      <w:ins w:id="366" w:author="Tim Essington" w:date="2019-04-22T17:00:00Z">
        <w:del w:id="367" w:author="Megsie Siple" w:date="2020-08-19T22:25:00Z">
          <w:r w:rsidR="0090229B" w:rsidDel="00C33441">
            <w:rPr>
              <w:rFonts w:ascii="Helvetica" w:hAnsi="Helvetica"/>
              <w:color w:val="000000" w:themeColor="text1"/>
              <w:sz w:val="22"/>
              <w:szCs w:val="22"/>
            </w:rPr>
            <w:delText>Na</w:delText>
          </w:r>
        </w:del>
      </w:ins>
      <w:ins w:id="368" w:author="Tim Essington" w:date="2019-04-22T17:01:00Z">
        <w:del w:id="369" w:author="Megsie Siple" w:date="2020-08-19T22:25:00Z">
          <w:r w:rsidR="0090229B" w:rsidDel="00C33441">
            <w:rPr>
              <w:rFonts w:ascii="Helvetica" w:hAnsi="Helvetica"/>
              <w:color w:val="000000" w:themeColor="text1"/>
              <w:sz w:val="22"/>
              <w:szCs w:val="22"/>
            </w:rPr>
            <w:delText>tural resource</w:delText>
          </w:r>
        </w:del>
      </w:ins>
      <w:ins w:id="370" w:author="Tim Essington" w:date="2019-04-22T17:00:00Z">
        <w:del w:id="371" w:author="Megsie Siple" w:date="2020-08-19T22:25:00Z">
          <w:r w:rsidR="0090229B" w:rsidDel="00C33441">
            <w:rPr>
              <w:rFonts w:ascii="Helvetica" w:hAnsi="Helvetica"/>
              <w:color w:val="000000" w:themeColor="text1"/>
              <w:sz w:val="22"/>
              <w:szCs w:val="22"/>
            </w:rPr>
            <w:delText xml:space="preserve"> ma</w:delText>
          </w:r>
        </w:del>
      </w:ins>
      <w:ins w:id="372" w:author="Tim Essington" w:date="2019-04-22T17:01:00Z">
        <w:del w:id="373" w:author="Megsie Siple" w:date="2020-08-19T22:25:00Z">
          <w:r w:rsidR="0090229B" w:rsidDel="00C33441">
            <w:rPr>
              <w:rFonts w:ascii="Helvetica" w:hAnsi="Helvetica"/>
              <w:color w:val="000000" w:themeColor="text1"/>
              <w:sz w:val="22"/>
              <w:szCs w:val="22"/>
            </w:rPr>
            <w:delText>nag</w:delText>
          </w:r>
        </w:del>
      </w:ins>
      <w:ins w:id="374" w:author="Tim Essington" w:date="2019-04-22T17:00:00Z">
        <w:del w:id="375" w:author="Megsie Siple" w:date="2020-08-19T22:25:00Z">
          <w:r w:rsidR="0090229B" w:rsidDel="00C33441">
            <w:rPr>
              <w:rFonts w:ascii="Helvetica" w:hAnsi="Helvetica"/>
              <w:color w:val="000000" w:themeColor="text1"/>
              <w:sz w:val="22"/>
              <w:szCs w:val="22"/>
            </w:rPr>
            <w:delText xml:space="preserve">ers </w:delText>
          </w:r>
        </w:del>
      </w:ins>
      <w:del w:id="376" w:author="Megsie Siple" w:date="2020-08-19T22:25:00Z">
        <w:r w:rsidR="00752CA9" w:rsidRPr="003805EE" w:rsidDel="00C33441">
          <w:rPr>
            <w:rFonts w:ascii="Helvetica" w:hAnsi="Helvetica"/>
            <w:color w:val="000000" w:themeColor="text1"/>
            <w:sz w:val="22"/>
            <w:szCs w:val="22"/>
          </w:rPr>
          <w:delText xml:space="preserve">Managers of a single species also seek to avoid biological tipping points, a lower population limit that is typically </w:delText>
        </w:r>
        <w:commentRangeStart w:id="377"/>
        <w:r w:rsidR="00752CA9" w:rsidRPr="003805EE" w:rsidDel="00C33441">
          <w:rPr>
            <w:rFonts w:ascii="Helvetica" w:hAnsi="Helvetica"/>
            <w:color w:val="000000" w:themeColor="text1"/>
            <w:sz w:val="22"/>
            <w:szCs w:val="22"/>
          </w:rPr>
          <w:delText>even lower than the limit reference point</w:delText>
        </w:r>
      </w:del>
      <w:r w:rsidR="00752CA9" w:rsidRPr="003805EE">
        <w:rPr>
          <w:rFonts w:ascii="Helvetica" w:hAnsi="Helvetica"/>
          <w:color w:val="000000" w:themeColor="text1"/>
          <w:sz w:val="22"/>
          <w:szCs w:val="22"/>
        </w:rPr>
        <w:t>, below which irreversible harm can occur due to phenomena such as inbreeding depression</w:t>
      </w:r>
      <w:r w:rsidR="00A37982" w:rsidRPr="003805EE">
        <w:rPr>
          <w:rFonts w:ascii="Helvetica" w:hAnsi="Helvetica"/>
          <w:color w:val="000000" w:themeColor="text1"/>
          <w:sz w:val="22"/>
          <w:szCs w:val="22"/>
        </w:rPr>
        <w:t xml:space="preserve"> or mate limitation</w:t>
      </w:r>
      <w:r w:rsidR="00B369FD" w:rsidRPr="003805EE">
        <w:rPr>
          <w:rFonts w:ascii="Helvetica" w:hAnsi="Helvetica"/>
          <w:sz w:val="22"/>
          <w:szCs w:val="22"/>
        </w:rPr>
        <w:t xml:space="preserve"> </w:t>
      </w:r>
      <w:commentRangeEnd w:id="377"/>
      <w:r w:rsidR="0090229B">
        <w:rPr>
          <w:rStyle w:val="CommentReference"/>
        </w:rPr>
        <w:commentReference w:id="377"/>
      </w:r>
      <w:r w:rsidR="004C35D8" w:rsidRPr="003805EE">
        <w:rPr>
          <w:rFonts w:ascii="Helvetica" w:hAnsi="Helvetica"/>
          <w:color w:val="000000" w:themeColor="text1"/>
          <w:sz w:val="22"/>
          <w:szCs w:val="22"/>
        </w:rPr>
        <w:fldChar w:fldCharType="begin"/>
      </w:r>
      <w:r w:rsidR="00685D99">
        <w:rPr>
          <w:rFonts w:ascii="Helvetica" w:hAnsi="Helvetica"/>
          <w:color w:val="000000" w:themeColor="text1"/>
          <w:sz w:val="22"/>
          <w:szCs w:val="22"/>
        </w:rPr>
        <w:instrText xml:space="preserve"> ADDIN EN.CITE &lt;EndNote&gt;&lt;Cite&gt;&lt;Author&gt;Courchamp&lt;/Author&gt;&lt;Year&gt;1999&lt;/Year&gt;&lt;RecNum&gt;4246&lt;/RecNum&gt;&lt;DisplayText&gt;(4)&lt;/DisplayText&gt;&lt;record&gt;&lt;rec-number&gt;4246&lt;/rec-number&gt;&lt;foreign-keys&gt;&lt;key app="EN" db-id="dsrza9wtbra05fevxvw5svf8d0a9a0ptptvp" timestamp="0"&gt;4246&lt;/key&gt;&lt;/foreign-keys&gt;&lt;ref-type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sidRPr="003805EE">
        <w:rPr>
          <w:rFonts w:ascii="Helvetica" w:hAnsi="Helvetica"/>
          <w:color w:val="000000" w:themeColor="text1"/>
          <w:sz w:val="22"/>
          <w:szCs w:val="22"/>
        </w:rPr>
        <w:fldChar w:fldCharType="separate"/>
      </w:r>
      <w:r w:rsidR="00685D99">
        <w:rPr>
          <w:rFonts w:ascii="Helvetica" w:hAnsi="Helvetica"/>
          <w:noProof/>
          <w:color w:val="000000" w:themeColor="text1"/>
          <w:sz w:val="22"/>
          <w:szCs w:val="22"/>
        </w:rPr>
        <w:t>(4)</w:t>
      </w:r>
      <w:r w:rsidR="004C35D8" w:rsidRPr="003805EE">
        <w:rPr>
          <w:rFonts w:ascii="Helvetica" w:hAnsi="Helvetica"/>
          <w:color w:val="000000" w:themeColor="text1"/>
          <w:sz w:val="22"/>
          <w:szCs w:val="22"/>
        </w:rPr>
        <w:fldChar w:fldCharType="end"/>
      </w:r>
      <w:ins w:id="378" w:author="Adrian Stier" w:date="2019-03-19T14:57:00Z">
        <w:r w:rsidR="00900B16">
          <w:rPr>
            <w:rFonts w:ascii="Helvetica" w:hAnsi="Helvetica"/>
            <w:color w:val="000000" w:themeColor="text1"/>
            <w:sz w:val="22"/>
            <w:szCs w:val="22"/>
          </w:rPr>
          <w:t xml:space="preserve">, </w:t>
        </w:r>
        <w:del w:id="379" w:author="Megsie Siple" w:date="2020-08-19T22:26:00Z">
          <w:r w:rsidR="00900B16" w:rsidDel="00C33441">
            <w:rPr>
              <w:rFonts w:ascii="Helvetica" w:hAnsi="Helvetica"/>
              <w:color w:val="000000" w:themeColor="text1"/>
              <w:sz w:val="22"/>
              <w:szCs w:val="22"/>
            </w:rPr>
            <w:delText>which can lead to</w:delText>
          </w:r>
        </w:del>
      </w:ins>
      <w:ins w:id="380" w:author="Megsie Siple" w:date="2020-08-19T22:26:00Z">
        <w:del w:id="381" w:author="Adrian Stier" w:date="2020-12-14T07:40:00Z">
          <w:r w:rsidR="00C33441" w:rsidDel="005763CB">
            <w:rPr>
              <w:rFonts w:ascii="Helvetica" w:hAnsi="Helvetica"/>
              <w:color w:val="000000" w:themeColor="text1"/>
              <w:sz w:val="22"/>
              <w:szCs w:val="22"/>
            </w:rPr>
            <w:delText>or</w:delText>
          </w:r>
        </w:del>
      </w:ins>
      <w:ins w:id="382" w:author="Adrian Stier" w:date="2020-12-14T07:40:00Z">
        <w:r w:rsidR="005763CB">
          <w:rPr>
            <w:rFonts w:ascii="Helvetica" w:hAnsi="Helvetica"/>
            <w:color w:val="000000" w:themeColor="text1"/>
            <w:sz w:val="22"/>
            <w:szCs w:val="22"/>
          </w:rPr>
          <w:t>which at low densities can lead to</w:t>
        </w:r>
      </w:ins>
      <w:ins w:id="383" w:author="Adrian Stier" w:date="2019-03-19T14:57:00Z">
        <w:r w:rsidR="00900B16">
          <w:rPr>
            <w:rFonts w:ascii="Helvetica" w:hAnsi="Helvetica"/>
            <w:color w:val="000000" w:themeColor="text1"/>
            <w:sz w:val="22"/>
            <w:szCs w:val="22"/>
          </w:rPr>
          <w:t xml:space="preserve"> population extinction</w:t>
        </w:r>
      </w:ins>
      <w:ins w:id="384" w:author="Megsie Siple" w:date="2020-08-19T22:26:00Z">
        <w:r w:rsidR="00C33441">
          <w:rPr>
            <w:rFonts w:ascii="Helvetica" w:hAnsi="Helvetica"/>
            <w:color w:val="000000" w:themeColor="text1"/>
            <w:sz w:val="22"/>
            <w:szCs w:val="22"/>
          </w:rPr>
          <w:t xml:space="preserve"> in extreme cases</w:t>
        </w:r>
      </w:ins>
      <w:r w:rsidR="00B369FD" w:rsidRPr="003805EE">
        <w:rPr>
          <w:rFonts w:ascii="Helvetica" w:hAnsi="Helvetica"/>
          <w:color w:val="000000" w:themeColor="text1"/>
          <w:sz w:val="22"/>
          <w:szCs w:val="22"/>
        </w:rPr>
        <w:t>.</w:t>
      </w:r>
      <w:r w:rsidR="00752CA9" w:rsidRPr="003805EE">
        <w:rPr>
          <w:rFonts w:ascii="Helvetica" w:hAnsi="Helvetica"/>
          <w:color w:val="000000" w:themeColor="text1"/>
          <w:sz w:val="22"/>
          <w:szCs w:val="22"/>
        </w:rPr>
        <w:t xml:space="preserve"> </w:t>
      </w:r>
      <w:r w:rsidR="000762F3" w:rsidRPr="003805EE">
        <w:rPr>
          <w:rFonts w:ascii="Helvetica" w:hAnsi="Helvetica"/>
          <w:color w:val="000000" w:themeColor="text1"/>
          <w:sz w:val="22"/>
          <w:szCs w:val="22"/>
        </w:rPr>
        <w:t xml:space="preserve">Such </w:t>
      </w:r>
      <w:r w:rsidR="006D77C6" w:rsidRPr="003805EE">
        <w:rPr>
          <w:rFonts w:ascii="Helvetica" w:hAnsi="Helvetica"/>
          <w:color w:val="000000" w:themeColor="text1"/>
          <w:sz w:val="22"/>
          <w:szCs w:val="22"/>
        </w:rPr>
        <w:t xml:space="preserve">single species </w:t>
      </w:r>
      <w:r w:rsidR="000762F3" w:rsidRPr="003805EE">
        <w:rPr>
          <w:rFonts w:ascii="Helvetica" w:hAnsi="Helvetica"/>
          <w:color w:val="000000" w:themeColor="text1"/>
          <w:sz w:val="22"/>
          <w:szCs w:val="22"/>
        </w:rPr>
        <w:t xml:space="preserve">thresholds have been </w:t>
      </w:r>
      <w:commentRangeStart w:id="385"/>
      <w:commentRangeStart w:id="386"/>
      <w:r w:rsidR="000762F3" w:rsidRPr="003805EE">
        <w:rPr>
          <w:rFonts w:ascii="Helvetica" w:hAnsi="Helvetica"/>
          <w:color w:val="000000" w:themeColor="text1"/>
          <w:sz w:val="22"/>
          <w:szCs w:val="22"/>
        </w:rPr>
        <w:t xml:space="preserve">discussed </w:t>
      </w:r>
      <w:commentRangeEnd w:id="385"/>
      <w:r w:rsidR="0090229B">
        <w:rPr>
          <w:rStyle w:val="CommentReference"/>
        </w:rPr>
        <w:commentReference w:id="385"/>
      </w:r>
      <w:commentRangeEnd w:id="386"/>
      <w:r w:rsidR="0090229B">
        <w:rPr>
          <w:rStyle w:val="CommentReference"/>
        </w:rPr>
        <w:commentReference w:id="386"/>
      </w:r>
      <w:r w:rsidR="000762F3" w:rsidRPr="003805EE">
        <w:rPr>
          <w:rFonts w:ascii="Helvetica" w:hAnsi="Helvetica"/>
          <w:color w:val="000000" w:themeColor="text1"/>
          <w:sz w:val="22"/>
          <w:szCs w:val="22"/>
        </w:rPr>
        <w:t xml:space="preserve">in a diverse array of contexts </w:t>
      </w:r>
      <w:r w:rsidR="006D77C6" w:rsidRPr="003805EE">
        <w:rPr>
          <w:rFonts w:ascii="Helvetica" w:hAnsi="Helvetica"/>
          <w:color w:val="000000" w:themeColor="text1"/>
          <w:sz w:val="22"/>
          <w:szCs w:val="22"/>
        </w:rPr>
        <w:t xml:space="preserve">ranging from </w:t>
      </w:r>
      <w:r w:rsidR="000762F3" w:rsidRPr="003805EE">
        <w:rPr>
          <w:rFonts w:ascii="Helvetica" w:hAnsi="Helvetica"/>
          <w:color w:val="000000" w:themeColor="text1"/>
          <w:sz w:val="22"/>
          <w:szCs w:val="22"/>
        </w:rPr>
        <w:t xml:space="preserve">indigenous hunting of geese in Australia </w:t>
      </w:r>
      <w:r w:rsidR="006D77C6" w:rsidRPr="003805EE">
        <w:rPr>
          <w:rFonts w:ascii="Helvetica" w:hAnsi="Helvetica"/>
          <w:color w:val="000000" w:themeColor="text1"/>
          <w:sz w:val="22"/>
          <w:szCs w:val="22"/>
        </w:rPr>
        <w:fldChar w:fldCharType="begin"/>
      </w:r>
      <w:r w:rsidR="00685D99">
        <w:rPr>
          <w:rFonts w:ascii="Helvetica" w:hAnsi="Helvetica"/>
          <w:color w:val="000000" w:themeColor="text1"/>
          <w:sz w:val="22"/>
          <w:szCs w:val="22"/>
        </w:rPr>
        <w:instrText xml:space="preserve"> ADDIN EN.CITE &lt;EndNote&gt;&lt;Cite&gt;&lt;Author&gt;Traill&lt;/Author&gt;&lt;Year&gt;2010&lt;/Year&gt;&lt;RecNum&gt;8452&lt;/RecNum&gt;&lt;DisplayText&gt;(5)&lt;/DisplayText&gt;&lt;record&gt;&lt;rec-number&gt;8452&lt;/rec-number&gt;&lt;foreign-keys&gt;&lt;key app="EN" db-id="dsrza9wtbra05fevxvw5svf8d0a9a0ptptvp" timestamp="1490826343"&gt;8452&lt;/key&gt;&lt;/foreign-keys&gt;&lt;ref-type name="Journal Article"&gt;17&lt;/ref-type&gt;&lt;contributors&gt;&lt;authors&gt;&lt;author&gt;Traill, Lochran W&lt;/author&gt;&lt;author&gt;Bradshaw, Corey JA&lt;/author&gt;&lt;author&gt;Delean, Steven&lt;/author&gt;&lt;author&gt;Brook, Barry W&lt;/author&gt;&lt;/authors&gt;&lt;/contributors&gt;&lt;titles&gt;&lt;title&gt;Wetland conservation and sustainable use under global change: a tropical Australian case study using magpie geese&lt;/title&gt;&lt;secondary-title&gt;Ecography&lt;/secondary-title&gt;&lt;/titles&gt;&lt;periodical&gt;&lt;full-title&gt;Ecography&lt;/full-title&gt;&lt;/periodical&gt;&lt;pages&gt;818-825&lt;/pages&gt;&lt;volume&gt;33&lt;/volume&gt;&lt;number&gt;5&lt;/number&gt;&lt;dates&gt;&lt;year&gt;2010&lt;/year&gt;&lt;/dates&gt;&lt;isbn&gt;1600-0587&lt;/isbn&gt;&lt;urls&gt;&lt;/urls&gt;&lt;/record&gt;&lt;/Cite&gt;&lt;/EndNote&gt;</w:instrText>
      </w:r>
      <w:r w:rsidR="006D77C6" w:rsidRPr="003805EE">
        <w:rPr>
          <w:rFonts w:ascii="Helvetica" w:hAnsi="Helvetica"/>
          <w:color w:val="000000" w:themeColor="text1"/>
          <w:sz w:val="22"/>
          <w:szCs w:val="22"/>
        </w:rPr>
        <w:fldChar w:fldCharType="separate"/>
      </w:r>
      <w:r w:rsidR="00685D99">
        <w:rPr>
          <w:rFonts w:ascii="Helvetica" w:hAnsi="Helvetica"/>
          <w:noProof/>
          <w:color w:val="000000" w:themeColor="text1"/>
          <w:sz w:val="22"/>
          <w:szCs w:val="22"/>
        </w:rPr>
        <w:t>(5)</w:t>
      </w:r>
      <w:r w:rsidR="006D77C6" w:rsidRPr="003805EE">
        <w:rPr>
          <w:rFonts w:ascii="Helvetica" w:hAnsi="Helvetica"/>
          <w:color w:val="000000" w:themeColor="text1"/>
          <w:sz w:val="22"/>
          <w:szCs w:val="22"/>
        </w:rPr>
        <w:fldChar w:fldCharType="end"/>
      </w:r>
      <w:r w:rsidR="000762F3" w:rsidRPr="003805EE">
        <w:rPr>
          <w:rFonts w:ascii="Helvetica" w:hAnsi="Helvetica"/>
          <w:color w:val="000000" w:themeColor="text1"/>
          <w:sz w:val="22"/>
          <w:szCs w:val="22"/>
        </w:rPr>
        <w:t xml:space="preserve"> </w:t>
      </w:r>
      <w:r w:rsidR="006D77C6" w:rsidRPr="003805EE">
        <w:rPr>
          <w:rFonts w:ascii="Helvetica" w:hAnsi="Helvetica"/>
          <w:color w:val="000000" w:themeColor="text1"/>
          <w:sz w:val="22"/>
          <w:szCs w:val="22"/>
        </w:rPr>
        <w:t xml:space="preserve">to </w:t>
      </w:r>
      <w:ins w:id="387" w:author="Adrian Stier" w:date="2019-03-19T14:58:00Z">
        <w:r w:rsidR="006F0355">
          <w:rPr>
            <w:rFonts w:ascii="Helvetica" w:hAnsi="Helvetica"/>
            <w:color w:val="000000" w:themeColor="text1"/>
            <w:sz w:val="22"/>
            <w:szCs w:val="22"/>
          </w:rPr>
          <w:t xml:space="preserve">South American </w:t>
        </w:r>
      </w:ins>
      <w:r w:rsidR="006D77C6" w:rsidRPr="003805EE">
        <w:rPr>
          <w:rFonts w:ascii="Helvetica" w:hAnsi="Helvetica"/>
          <w:color w:val="000000" w:themeColor="text1"/>
          <w:sz w:val="22"/>
          <w:szCs w:val="22"/>
        </w:rPr>
        <w:t>clam</w:t>
      </w:r>
      <w:r w:rsidR="000762F3" w:rsidRPr="003805EE">
        <w:rPr>
          <w:rFonts w:ascii="Helvetica" w:hAnsi="Helvetica"/>
          <w:color w:val="000000" w:themeColor="text1"/>
          <w:sz w:val="22"/>
          <w:szCs w:val="22"/>
        </w:rPr>
        <w:t xml:space="preserve"> fisheries </w:t>
      </w:r>
      <w:r w:rsidR="006D77C6" w:rsidRPr="003805EE">
        <w:rPr>
          <w:rFonts w:ascii="Helvetica" w:hAnsi="Helvetica"/>
          <w:color w:val="000000" w:themeColor="text1"/>
          <w:sz w:val="22"/>
          <w:szCs w:val="22"/>
        </w:rPr>
        <w:fldChar w:fldCharType="begin"/>
      </w:r>
      <w:r w:rsidR="00685D99">
        <w:rPr>
          <w:rFonts w:ascii="Helvetica" w:hAnsi="Helvetica"/>
          <w:color w:val="000000" w:themeColor="text1"/>
          <w:sz w:val="22"/>
          <w:szCs w:val="22"/>
        </w:rPr>
        <w:instrText xml:space="preserve"> ADDIN EN.CITE &lt;EndNote&gt;&lt;Cite&gt;&lt;Author&gt;Ortega&lt;/Author&gt;&lt;Year&gt;2012&lt;/Year&gt;&lt;RecNum&gt;8453&lt;/RecNum&gt;&lt;DisplayText&gt;(6)&lt;/DisplayText&gt;&lt;record&gt;&lt;rec-number&gt;8453&lt;/rec-number&gt;&lt;foreign-keys&gt;&lt;key app="EN" db-id="dsrza9wtbra05fevxvw5svf8d0a9a0ptptvp" timestamp="1490826376"&gt;8453&lt;/key&gt;&lt;/foreign-keys&gt;&lt;ref-type name="Journal Article"&gt;17&lt;/ref-type&gt;&lt;contributors&gt;&lt;authors&gt;&lt;author&gt;Ortega, Leonardo&lt;/author&gt;&lt;author&gt;Castilla, Juan Carlos&lt;/author&gt;&lt;author&gt;Espino, Marco&lt;/author&gt;&lt;author&gt;Yamashiro, Carmen&lt;/author&gt;&lt;author&gt;Defeo, Omar&lt;/author&gt;&lt;/authors&gt;&lt;/contributors&gt;&lt;titles&gt;&lt;title&gt;Effects of fishing, market price, and climate on two South American clam species&lt;/title&gt;&lt;secondary-title&gt;Marine Ecology Progress Series&lt;/secondary-title&gt;&lt;/titles&gt;&lt;periodical&gt;&lt;full-title&gt;Marine Ecology Progress Series&lt;/full-title&gt;&lt;/periodical&gt;&lt;pages&gt;71-85&lt;/pages&gt;&lt;volume&gt;469&lt;/volume&gt;&lt;dates&gt;&lt;year&gt;2012&lt;/year&gt;&lt;/dates&gt;&lt;isbn&gt;0171-8630&lt;/isbn&gt;&lt;urls&gt;&lt;/urls&gt;&lt;/record&gt;&lt;/Cite&gt;&lt;/EndNote&gt;</w:instrText>
      </w:r>
      <w:r w:rsidR="006D77C6" w:rsidRPr="003805EE">
        <w:rPr>
          <w:rFonts w:ascii="Helvetica" w:hAnsi="Helvetica"/>
          <w:color w:val="000000" w:themeColor="text1"/>
          <w:sz w:val="22"/>
          <w:szCs w:val="22"/>
        </w:rPr>
        <w:fldChar w:fldCharType="separate"/>
      </w:r>
      <w:r w:rsidR="00685D99">
        <w:rPr>
          <w:rFonts w:ascii="Helvetica" w:hAnsi="Helvetica"/>
          <w:noProof/>
          <w:color w:val="000000" w:themeColor="text1"/>
          <w:sz w:val="22"/>
          <w:szCs w:val="22"/>
        </w:rPr>
        <w:t>(6)</w:t>
      </w:r>
      <w:r w:rsidR="006D77C6" w:rsidRPr="003805EE">
        <w:rPr>
          <w:rFonts w:ascii="Helvetica" w:hAnsi="Helvetica"/>
          <w:color w:val="000000" w:themeColor="text1"/>
          <w:sz w:val="22"/>
          <w:szCs w:val="22"/>
        </w:rPr>
        <w:fldChar w:fldCharType="end"/>
      </w:r>
      <w:r w:rsidR="006D77C6" w:rsidRPr="003805EE">
        <w:rPr>
          <w:rFonts w:ascii="Helvetica" w:hAnsi="Helvetica"/>
          <w:color w:val="000000" w:themeColor="text1"/>
          <w:sz w:val="22"/>
          <w:szCs w:val="22"/>
        </w:rPr>
        <w:t xml:space="preserve">. </w:t>
      </w:r>
      <w:ins w:id="388" w:author="Megsie Siple" w:date="2020-08-19T22:34:00Z">
        <w:del w:id="389" w:author="Adrian Stier" w:date="2020-12-14T07:44:00Z">
          <w:r w:rsidR="00ED4A33" w:rsidDel="005763CB">
            <w:rPr>
              <w:rFonts w:ascii="Helvetica" w:hAnsi="Helvetica"/>
              <w:color w:val="000000" w:themeColor="text1"/>
              <w:sz w:val="22"/>
              <w:szCs w:val="22"/>
            </w:rPr>
            <w:delText xml:space="preserve">In fisheries, they are </w:delText>
          </w:r>
        </w:del>
      </w:ins>
      <w:ins w:id="390" w:author="Megsie Siple" w:date="2020-08-19T22:35:00Z">
        <w:del w:id="391" w:author="Adrian Stier" w:date="2020-12-14T07:44:00Z">
          <w:r w:rsidR="00ED4A33" w:rsidDel="005763CB">
            <w:rPr>
              <w:rFonts w:ascii="Helvetica" w:hAnsi="Helvetica"/>
              <w:color w:val="000000" w:themeColor="text1"/>
              <w:sz w:val="22"/>
              <w:szCs w:val="22"/>
            </w:rPr>
            <w:delText xml:space="preserve">sometimes defined as ‘collapse </w:delText>
          </w:r>
          <w:commentRangeStart w:id="392"/>
          <w:r w:rsidR="00ED4A33" w:rsidDel="005763CB">
            <w:rPr>
              <w:rFonts w:ascii="Helvetica" w:hAnsi="Helvetica"/>
              <w:color w:val="000000" w:themeColor="text1"/>
              <w:sz w:val="22"/>
              <w:szCs w:val="22"/>
            </w:rPr>
            <w:delText>thresholds</w:delText>
          </w:r>
          <w:commentRangeEnd w:id="392"/>
          <w:r w:rsidR="00ED4A33" w:rsidDel="005763CB">
            <w:rPr>
              <w:rStyle w:val="CommentReference"/>
            </w:rPr>
            <w:commentReference w:id="392"/>
          </w:r>
          <w:r w:rsidR="00ED4A33" w:rsidDel="005763CB">
            <w:rPr>
              <w:rFonts w:ascii="Helvetica" w:hAnsi="Helvetica"/>
              <w:color w:val="000000" w:themeColor="text1"/>
              <w:sz w:val="22"/>
              <w:szCs w:val="22"/>
            </w:rPr>
            <w:delText>.’</w:delText>
          </w:r>
        </w:del>
      </w:ins>
    </w:p>
    <w:p w14:paraId="784ECB1A" w14:textId="2AA482D0" w:rsidR="00002A0A" w:rsidRPr="003805EE" w:rsidDel="00CA1467" w:rsidRDefault="00C14DA4">
      <w:pPr>
        <w:ind w:firstLine="810"/>
        <w:rPr>
          <w:del w:id="393" w:author="Adrian Stier" w:date="2020-12-14T07:44:00Z"/>
          <w:rFonts w:ascii="Helvetica" w:hAnsi="Helvetica"/>
          <w:color w:val="000000" w:themeColor="text1"/>
          <w:sz w:val="22"/>
          <w:szCs w:val="22"/>
        </w:rPr>
        <w:pPrChange w:id="394" w:author="Adrian Stier" w:date="2020-12-04T07:09:00Z">
          <w:pPr>
            <w:spacing w:line="480" w:lineRule="auto"/>
            <w:ind w:firstLine="810"/>
          </w:pPr>
        </w:pPrChange>
      </w:pPr>
      <w:commentRangeStart w:id="395"/>
      <w:del w:id="396" w:author="Adrian Stier" w:date="2020-12-14T07:41:00Z">
        <w:r w:rsidRPr="003805EE" w:rsidDel="005763CB">
          <w:rPr>
            <w:rFonts w:ascii="Helvetica" w:hAnsi="Helvetica"/>
            <w:color w:val="000000" w:themeColor="text1"/>
            <w:sz w:val="22"/>
            <w:szCs w:val="22"/>
          </w:rPr>
          <w:delText>R</w:delText>
        </w:r>
        <w:r w:rsidR="004C35D8" w:rsidRPr="003805EE" w:rsidDel="005763CB">
          <w:rPr>
            <w:rFonts w:ascii="Helvetica" w:hAnsi="Helvetica"/>
            <w:color w:val="000000" w:themeColor="text1"/>
            <w:sz w:val="22"/>
            <w:szCs w:val="22"/>
          </w:rPr>
          <w:delText xml:space="preserve">eference </w:delText>
        </w:r>
      </w:del>
      <w:del w:id="397" w:author="Adrian Stier" w:date="2020-12-14T07:44:00Z">
        <w:r w:rsidR="004C35D8" w:rsidRPr="003805EE" w:rsidDel="00CA1467">
          <w:rPr>
            <w:rFonts w:ascii="Helvetica" w:hAnsi="Helvetica"/>
            <w:color w:val="000000" w:themeColor="text1"/>
            <w:sz w:val="22"/>
            <w:szCs w:val="22"/>
          </w:rPr>
          <w:delText xml:space="preserve">points and biological tipping points also exist at </w:delText>
        </w:r>
        <w:r w:rsidR="00F658A3" w:rsidRPr="003805EE" w:rsidDel="00CA1467">
          <w:rPr>
            <w:rFonts w:ascii="Helvetica" w:hAnsi="Helvetica"/>
            <w:color w:val="000000" w:themeColor="text1"/>
            <w:sz w:val="22"/>
            <w:szCs w:val="22"/>
          </w:rPr>
          <w:delText>the ecosystem leve</w:delText>
        </w:r>
        <w:r w:rsidR="00F6763F" w:rsidRPr="003805EE" w:rsidDel="00CA1467">
          <w:rPr>
            <w:rFonts w:ascii="Helvetica" w:hAnsi="Helvetica"/>
            <w:color w:val="000000" w:themeColor="text1"/>
            <w:sz w:val="22"/>
            <w:szCs w:val="22"/>
          </w:rPr>
          <w:delText>l. In these cases,</w:delText>
        </w:r>
        <w:r w:rsidR="00F658A3" w:rsidRPr="003805EE" w:rsidDel="00CA1467">
          <w:rPr>
            <w:rFonts w:ascii="Helvetica" w:hAnsi="Helvetica"/>
            <w:color w:val="000000" w:themeColor="text1"/>
            <w:sz w:val="22"/>
            <w:szCs w:val="22"/>
          </w:rPr>
          <w:delText xml:space="preserve"> </w:delText>
        </w:r>
        <w:r w:rsidR="004C35D8" w:rsidRPr="003805EE" w:rsidDel="00CA1467">
          <w:rPr>
            <w:rFonts w:ascii="Helvetica" w:hAnsi="Helvetica"/>
            <w:color w:val="000000" w:themeColor="text1"/>
            <w:sz w:val="22"/>
            <w:szCs w:val="22"/>
          </w:rPr>
          <w:delText>man</w:delText>
        </w:r>
        <w:r w:rsidR="00F6763F" w:rsidRPr="003805EE" w:rsidDel="00CA1467">
          <w:rPr>
            <w:rFonts w:ascii="Helvetica" w:hAnsi="Helvetica"/>
            <w:color w:val="000000" w:themeColor="text1"/>
            <w:sz w:val="22"/>
            <w:szCs w:val="22"/>
          </w:rPr>
          <w:delText>a</w:delText>
        </w:r>
        <w:r w:rsidR="004C35D8" w:rsidRPr="003805EE" w:rsidDel="00CA1467">
          <w:rPr>
            <w:rFonts w:ascii="Helvetica" w:hAnsi="Helvetica"/>
            <w:color w:val="000000" w:themeColor="text1"/>
            <w:sz w:val="22"/>
            <w:szCs w:val="22"/>
          </w:rPr>
          <w:delText>gers avoid biological tipping points</w:delText>
        </w:r>
        <w:r w:rsidR="00F6763F" w:rsidRPr="003805EE" w:rsidDel="00CA1467">
          <w:rPr>
            <w:rFonts w:ascii="Helvetica" w:hAnsi="Helvetica"/>
            <w:color w:val="000000" w:themeColor="text1"/>
            <w:sz w:val="22"/>
            <w:szCs w:val="22"/>
          </w:rPr>
          <w:delText xml:space="preserve"> that are</w:delText>
        </w:r>
        <w:r w:rsidR="004C35D8" w:rsidRPr="003805EE" w:rsidDel="00CA1467">
          <w:rPr>
            <w:rFonts w:ascii="Helvetica" w:hAnsi="Helvetica"/>
            <w:color w:val="000000" w:themeColor="text1"/>
            <w:sz w:val="22"/>
            <w:szCs w:val="22"/>
          </w:rPr>
          <w:delText xml:space="preserve"> </w:delText>
        </w:r>
        <w:r w:rsidR="00F658A3" w:rsidRPr="003805EE" w:rsidDel="00CA1467">
          <w:rPr>
            <w:rFonts w:ascii="Helvetica" w:hAnsi="Helvetica"/>
            <w:color w:val="000000" w:themeColor="text1"/>
            <w:sz w:val="22"/>
            <w:szCs w:val="22"/>
          </w:rPr>
          <w:delText xml:space="preserve">defined as the point where the system rapidly switches regimes, causing demonstrable shifts in ecosystem structure and function that precipitate </w:delText>
        </w:r>
        <w:r w:rsidR="00FE3BA0" w:rsidRPr="003805EE" w:rsidDel="00CA1467">
          <w:rPr>
            <w:rFonts w:ascii="Helvetica" w:hAnsi="Helvetica"/>
            <w:color w:val="000000" w:themeColor="text1"/>
            <w:sz w:val="22"/>
            <w:szCs w:val="22"/>
          </w:rPr>
          <w:delText xml:space="preserve">ecological and socio-economic </w:delText>
        </w:r>
        <w:r w:rsidR="00F658A3" w:rsidRPr="003805EE" w:rsidDel="00CA1467">
          <w:rPr>
            <w:rFonts w:ascii="Helvetica" w:hAnsi="Helvetica"/>
            <w:color w:val="000000" w:themeColor="text1"/>
            <w:sz w:val="22"/>
            <w:szCs w:val="22"/>
          </w:rPr>
          <w:delText xml:space="preserve">disruptions </w:delText>
        </w:r>
        <w:r w:rsidR="00F658A3" w:rsidRPr="003805EE" w:rsidDel="00CA1467">
          <w:rPr>
            <w:rFonts w:ascii="Helvetica" w:hAnsi="Helvetica"/>
            <w:color w:val="000000" w:themeColor="text1"/>
            <w:sz w:val="22"/>
            <w:szCs w:val="22"/>
          </w:rPr>
          <w:fldChar w:fldCharType="begin"/>
        </w:r>
        <w:r w:rsidR="004C725F" w:rsidRPr="003805EE" w:rsidDel="00CA1467">
          <w:rPr>
            <w:rFonts w:ascii="Helvetica" w:hAnsi="Helvetica"/>
            <w:color w:val="000000" w:themeColor="text1"/>
            <w:sz w:val="22"/>
            <w:szCs w:val="22"/>
          </w:rPr>
          <w:delInstrText xml:space="preserve"> ADDIN EN.CITE &lt;EndNote&gt;&lt;Cite&gt;&lt;Author&gt;May&lt;/Author&gt;&lt;Year&gt;1977&lt;/Year&gt;&lt;RecNum&gt;8128&lt;/RecNum&gt;&lt;DisplayText&gt;[7, 8]&lt;/DisplayText&gt;&lt;record&gt;&lt;rec-number&gt;8128&lt;/rec-number&gt;&lt;foreign-keys&gt;&lt;key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delInstrText>
        </w:r>
        <w:r w:rsidR="00F658A3" w:rsidRPr="003805EE" w:rsidDel="00CA1467">
          <w:rPr>
            <w:rFonts w:ascii="Helvetica" w:hAnsi="Helvetica"/>
            <w:color w:val="000000" w:themeColor="text1"/>
            <w:sz w:val="22"/>
            <w:szCs w:val="22"/>
          </w:rPr>
          <w:fldChar w:fldCharType="separate"/>
        </w:r>
        <w:r w:rsidR="004C725F" w:rsidRPr="003805EE" w:rsidDel="00CA1467">
          <w:rPr>
            <w:rFonts w:ascii="Helvetica" w:hAnsi="Helvetica"/>
            <w:noProof/>
            <w:color w:val="000000" w:themeColor="text1"/>
            <w:sz w:val="22"/>
            <w:szCs w:val="22"/>
          </w:rPr>
          <w:delText>[7, 8]</w:delText>
        </w:r>
        <w:r w:rsidR="00F658A3" w:rsidRPr="003805EE" w:rsidDel="00CA1467">
          <w:rPr>
            <w:rFonts w:ascii="Helvetica" w:hAnsi="Helvetica"/>
            <w:color w:val="000000" w:themeColor="text1"/>
            <w:sz w:val="22"/>
            <w:szCs w:val="22"/>
          </w:rPr>
          <w:fldChar w:fldCharType="end"/>
        </w:r>
        <w:r w:rsidR="00F658A3" w:rsidRPr="003805EE" w:rsidDel="00CA1467">
          <w:rPr>
            <w:rFonts w:ascii="Helvetica" w:hAnsi="Helvetica"/>
            <w:color w:val="000000" w:themeColor="text1"/>
            <w:sz w:val="22"/>
            <w:szCs w:val="22"/>
          </w:rPr>
          <w:delText xml:space="preserve">. </w:delText>
        </w:r>
        <w:r w:rsidR="00CF1A4E" w:rsidRPr="003805EE" w:rsidDel="00CA1467">
          <w:rPr>
            <w:rFonts w:ascii="Helvetica" w:hAnsi="Helvetica"/>
            <w:color w:val="000000" w:themeColor="text1"/>
            <w:sz w:val="22"/>
            <w:szCs w:val="22"/>
          </w:rPr>
          <w:delText>E</w:delText>
        </w:r>
        <w:r w:rsidR="00EA37F5" w:rsidRPr="003805EE" w:rsidDel="00CA1467">
          <w:rPr>
            <w:rFonts w:ascii="Helvetica" w:hAnsi="Helvetica"/>
            <w:color w:val="000000" w:themeColor="text1"/>
            <w:sz w:val="22"/>
            <w:szCs w:val="22"/>
          </w:rPr>
          <w:delText>cosystem-level tipping points and accompanying regime shifts have been associated with</w:delText>
        </w:r>
        <w:r w:rsidR="0063467E" w:rsidRPr="003805EE" w:rsidDel="00CA1467">
          <w:rPr>
            <w:rFonts w:ascii="Helvetica" w:hAnsi="Helvetica"/>
            <w:color w:val="000000" w:themeColor="text1"/>
            <w:sz w:val="22"/>
            <w:szCs w:val="22"/>
          </w:rPr>
          <w:delText xml:space="preserve"> combinations of</w:delText>
        </w:r>
        <w:r w:rsidR="00EA37F5" w:rsidRPr="003805EE" w:rsidDel="00CA1467">
          <w:rPr>
            <w:rFonts w:ascii="Helvetica" w:hAnsi="Helvetica"/>
            <w:color w:val="000000" w:themeColor="text1"/>
            <w:sz w:val="22"/>
            <w:szCs w:val="22"/>
          </w:rPr>
          <w:delText xml:space="preserve"> drivers including resource exploitation </w:delText>
        </w:r>
        <w:r w:rsidR="00B548BF" w:rsidRPr="003805EE" w:rsidDel="00CA1467">
          <w:rPr>
            <w:rFonts w:ascii="Helvetica" w:hAnsi="Helvetica"/>
            <w:color w:val="000000" w:themeColor="text1"/>
            <w:sz w:val="22"/>
            <w:szCs w:val="22"/>
          </w:rPr>
          <w:fldChar w:fldCharType="begin"/>
        </w:r>
        <w:r w:rsidR="004C725F" w:rsidRPr="003805EE" w:rsidDel="00CA1467">
          <w:rPr>
            <w:rFonts w:ascii="Helvetica" w:hAnsi="Helvetica"/>
            <w:color w:val="000000" w:themeColor="text1"/>
            <w:sz w:val="22"/>
            <w:szCs w:val="22"/>
          </w:rPr>
          <w:delInstrText xml:space="preserve"> ADDIN EN.CITE &lt;EndNote&gt;&lt;Cite&gt;&lt;Author&gt;Choi&lt;/Author&gt;&lt;Year&gt;2005&lt;/Year&gt;&lt;RecNum&gt;8455&lt;/RecNum&gt;&lt;Prefix&gt;overfishing`; &lt;/Prefix&gt;&lt;DisplayText&gt;[overfishing; 9, 10]&lt;/DisplayText&gt;&lt;record&gt;&lt;rec-number&gt;8455&lt;/rec-number&gt;&lt;foreign-keys&gt;&lt;key app="EN" db-id="dsrza9wtbra05fevxvw5svf8d0a9a0ptptvp" timestamp="1490826651"&gt;8455&lt;/key&gt;&lt;/foreign-keys&gt;&lt;ref-type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8454&lt;/RecNum&gt;&lt;record&gt;&lt;rec-number&gt;8454&lt;/rec-number&gt;&lt;foreign-keys&gt;&lt;key app="EN" db-id="dsrza9wtbra05fevxvw5svf8d0a9a0ptptvp" timestamp="1490826582"&gt;8454&lt;/key&gt;&lt;/foreign-keys&gt;&lt;ref-type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delInstrText>
        </w:r>
        <w:r w:rsidR="00B548BF" w:rsidRPr="003805EE" w:rsidDel="00CA1467">
          <w:rPr>
            <w:rFonts w:ascii="Helvetica" w:hAnsi="Helvetica"/>
            <w:color w:val="000000" w:themeColor="text1"/>
            <w:sz w:val="22"/>
            <w:szCs w:val="22"/>
          </w:rPr>
          <w:fldChar w:fldCharType="separate"/>
        </w:r>
        <w:r w:rsidR="004C725F" w:rsidRPr="003805EE" w:rsidDel="00CA1467">
          <w:rPr>
            <w:rFonts w:ascii="Helvetica" w:hAnsi="Helvetica"/>
            <w:noProof/>
            <w:color w:val="000000" w:themeColor="text1"/>
            <w:sz w:val="22"/>
            <w:szCs w:val="22"/>
          </w:rPr>
          <w:delText>[overfishing; 9, 10]</w:delText>
        </w:r>
        <w:r w:rsidR="00B548BF" w:rsidRPr="003805EE" w:rsidDel="00CA1467">
          <w:rPr>
            <w:rFonts w:ascii="Helvetica" w:hAnsi="Helvetica"/>
            <w:color w:val="000000" w:themeColor="text1"/>
            <w:sz w:val="22"/>
            <w:szCs w:val="22"/>
          </w:rPr>
          <w:fldChar w:fldCharType="end"/>
        </w:r>
        <w:r w:rsidR="00EA37F5" w:rsidRPr="003805EE" w:rsidDel="00CA1467">
          <w:rPr>
            <w:rFonts w:ascii="Helvetica" w:hAnsi="Helvetica"/>
            <w:color w:val="000000" w:themeColor="text1"/>
            <w:sz w:val="22"/>
            <w:szCs w:val="22"/>
          </w:rPr>
          <w:delText xml:space="preserve">, </w:delText>
        </w:r>
      </w:del>
      <w:del w:id="398" w:author="Adrian Stier" w:date="2019-03-19T15:16:00Z">
        <w:r w:rsidR="00EA37F5" w:rsidRPr="003805EE" w:rsidDel="00685101">
          <w:rPr>
            <w:rFonts w:ascii="Helvetica" w:hAnsi="Helvetica"/>
            <w:color w:val="000000" w:themeColor="text1"/>
            <w:sz w:val="22"/>
            <w:szCs w:val="22"/>
          </w:rPr>
          <w:delText xml:space="preserve">climate shifts </w:delText>
        </w:r>
        <w:r w:rsidR="00B548BF" w:rsidRPr="003805EE" w:rsidDel="00685101">
          <w:rPr>
            <w:rFonts w:ascii="Helvetica" w:hAnsi="Helvetica"/>
            <w:color w:val="000000" w:themeColor="text1"/>
            <w:sz w:val="22"/>
            <w:szCs w:val="22"/>
          </w:rPr>
          <w:fldChar w:fldCharType="begin"/>
        </w:r>
        <w:r w:rsidR="004C725F" w:rsidRPr="003805EE" w:rsidDel="00685101">
          <w:rPr>
            <w:rFonts w:ascii="Helvetica" w:hAnsi="Helvetica"/>
            <w:color w:val="000000" w:themeColor="text1"/>
            <w:sz w:val="22"/>
            <w:szCs w:val="22"/>
          </w:rPr>
          <w:delInstrText xml:space="preserve"> ADDIN EN.CITE &lt;EndNote&gt;&lt;Cite&gt;&lt;Author&gt;Reyer&lt;/Author&gt;&lt;Year&gt;2015&lt;/Year&gt;&lt;RecNum&gt;8457&lt;/RecNum&gt;&lt;DisplayText&gt;[11, 12]&lt;/DisplayText&gt;&lt;record&gt;&lt;rec-number&gt;8457&lt;/rec-number&gt;&lt;foreign-keys&gt;&lt;key app="EN" db-id="dsrza9wtbra05fevxvw5svf8d0a9a0ptptvp" timestamp="1490826735"&gt;8457&lt;/key&gt;&lt;/foreign-keys&gt;&lt;ref-type name="Journal Article"&gt;17&lt;/ref-type&gt;&lt;contributors&gt;&lt;authors&gt;&lt;author&gt;Reyer, Christopher PO&lt;/author&gt;&lt;author&gt;Brouwers, Niels&lt;/author&gt;&lt;author&gt;Rammig, Anja&lt;/author&gt;&lt;author&gt;Brook, Barry W&lt;/author&gt;&lt;author&gt;Epila, Jackie&lt;/author&gt;&lt;author&gt;Grant, Robert F&lt;/author&gt;&lt;author&gt;Holmgren, Milena&lt;/author&gt;&lt;author&gt;Langerwisch, Fanny&lt;/author&gt;&lt;author&gt;Leuzinger, Sebastian&lt;/author&gt;&lt;author&gt;Lucht, Wolfgang&lt;/author&gt;&lt;/authors&gt;&lt;/contributors&gt;&lt;titles&gt;&lt;title&gt;Forest resilience and tipping points at different spatio‐temporal scales: approaches and challenges&lt;/title&gt;&lt;secondary-title&gt;Journal of Ecology&lt;/secondary-title&gt;&lt;/titles&gt;&lt;periodical&gt;&lt;full-title&gt;Journal of Ecology&lt;/full-title&gt;&lt;/periodical&gt;&lt;pages&gt;5-15&lt;/pages&gt;&lt;volume&gt;103&lt;/volume&gt;&lt;number&gt;1&lt;/number&gt;&lt;dates&gt;&lt;year&gt;2015&lt;/year&gt;&lt;/dates&gt;&lt;isbn&gt;1365-2745&lt;/isbn&gt;&lt;urls&gt;&lt;/urls&gt;&lt;/record&gt;&lt;/Cite&gt;&lt;Cite&gt;&lt;Author&gt;Hare&lt;/Author&gt;&lt;Year&gt;2000&lt;/Year&gt;&lt;RecNum&gt;8456&lt;/RecNum&gt;&lt;record&gt;&lt;rec-number&gt;8456&lt;/rec-number&gt;&lt;foreign-keys&gt;&lt;key app="EN" db-id="dsrza9wtbra05fevxvw5svf8d0a9a0ptptvp" timestamp="1490826710"&gt;8456&lt;/key&gt;&lt;/foreign-keys&gt;&lt;ref-type name="Journal Article"&gt;17&lt;/ref-type&gt;&lt;contributors&gt;&lt;authors&gt;&lt;author&gt;Hare, Steven R&lt;/author&gt;&lt;author&gt;Mantua, Nathan J&lt;/author&gt;&lt;/authors&gt;&lt;/contributors&gt;&lt;titles&gt;&lt;title&gt;Empirical evidence for North Pacific regime shifts in 1977 and 1989&lt;/title&gt;&lt;secondary-title&gt;Progress in oceanography&lt;/secondary-title&gt;&lt;/titles&gt;&lt;periodical&gt;&lt;full-title&gt;Progress in Oceanography&lt;/full-title&gt;&lt;/periodical&gt;&lt;pages&gt;103-145&lt;/pages&gt;&lt;volume&gt;47&lt;/volume&gt;&lt;number&gt;2&lt;/number&gt;&lt;dates&gt;&lt;year&gt;2000&lt;/year&gt;&lt;/dates&gt;&lt;isbn&gt;0079-6611&lt;/isbn&gt;&lt;urls&gt;&lt;/urls&gt;&lt;/record&gt;&lt;/Cite&gt;&lt;/EndNote&gt;</w:delInstrText>
        </w:r>
        <w:r w:rsidR="00B548BF" w:rsidRPr="003805EE" w:rsidDel="00685101">
          <w:rPr>
            <w:rFonts w:ascii="Helvetica" w:hAnsi="Helvetica"/>
            <w:color w:val="000000" w:themeColor="text1"/>
            <w:sz w:val="22"/>
            <w:szCs w:val="22"/>
          </w:rPr>
          <w:fldChar w:fldCharType="separate"/>
        </w:r>
        <w:r w:rsidR="004C725F" w:rsidRPr="003805EE" w:rsidDel="00685101">
          <w:rPr>
            <w:rFonts w:ascii="Helvetica" w:hAnsi="Helvetica"/>
            <w:noProof/>
            <w:color w:val="000000" w:themeColor="text1"/>
            <w:sz w:val="22"/>
            <w:szCs w:val="22"/>
          </w:rPr>
          <w:delText>[11, 12]</w:delText>
        </w:r>
        <w:r w:rsidR="00B548BF" w:rsidRPr="003805EE" w:rsidDel="00685101">
          <w:rPr>
            <w:rFonts w:ascii="Helvetica" w:hAnsi="Helvetica"/>
            <w:color w:val="000000" w:themeColor="text1"/>
            <w:sz w:val="22"/>
            <w:szCs w:val="22"/>
          </w:rPr>
          <w:fldChar w:fldCharType="end"/>
        </w:r>
        <w:r w:rsidR="00824008" w:rsidRPr="003805EE" w:rsidDel="00685101">
          <w:rPr>
            <w:rFonts w:ascii="Helvetica" w:hAnsi="Helvetica"/>
            <w:color w:val="000000" w:themeColor="text1"/>
            <w:sz w:val="22"/>
            <w:szCs w:val="22"/>
          </w:rPr>
          <w:delText xml:space="preserve"> </w:delText>
        </w:r>
      </w:del>
      <w:del w:id="399" w:author="Adrian Stier" w:date="2020-12-14T07:44:00Z">
        <w:r w:rsidR="00EA37F5" w:rsidRPr="003805EE" w:rsidDel="00CA1467">
          <w:rPr>
            <w:rFonts w:ascii="Helvetica" w:hAnsi="Helvetica"/>
            <w:color w:val="000000" w:themeColor="text1"/>
            <w:sz w:val="22"/>
            <w:szCs w:val="22"/>
          </w:rPr>
          <w:delText xml:space="preserve">and habitat fragmentation </w:delText>
        </w:r>
        <w:r w:rsidR="00554BD6" w:rsidDel="00CA1467">
          <w:rPr>
            <w:rFonts w:ascii="Helvetica" w:hAnsi="Helvetica"/>
            <w:color w:val="000000" w:themeColor="text1"/>
            <w:sz w:val="22"/>
            <w:szCs w:val="22"/>
          </w:rPr>
          <w:delText>{deforestation`; \Cumming, 2012 #8458}</w:delText>
        </w:r>
        <w:r w:rsidR="00824008" w:rsidRPr="003805EE" w:rsidDel="00CA1467">
          <w:rPr>
            <w:rFonts w:ascii="Helvetica" w:hAnsi="Helvetica"/>
            <w:color w:val="000000" w:themeColor="text1"/>
            <w:sz w:val="22"/>
            <w:szCs w:val="22"/>
          </w:rPr>
          <w:delText>.</w:delText>
        </w:r>
        <w:commentRangeEnd w:id="395"/>
        <w:r w:rsidR="00223FC7" w:rsidDel="00CA1467">
          <w:rPr>
            <w:rStyle w:val="CommentReference"/>
          </w:rPr>
          <w:commentReference w:id="395"/>
        </w:r>
      </w:del>
    </w:p>
    <w:p w14:paraId="0B02ADA4" w14:textId="71C03E07" w:rsidR="008F57EE" w:rsidRPr="003805EE" w:rsidRDefault="007C79E2">
      <w:pPr>
        <w:pStyle w:val="p1"/>
        <w:ind w:firstLine="720"/>
        <w:rPr>
          <w:rFonts w:ascii="Helvetica" w:hAnsi="Helvetica"/>
          <w:color w:val="000000" w:themeColor="text1"/>
          <w:sz w:val="22"/>
          <w:szCs w:val="22"/>
        </w:rPr>
        <w:pPrChange w:id="400" w:author="Adrian Stier" w:date="2020-12-04T07:09:00Z">
          <w:pPr>
            <w:pStyle w:val="p1"/>
            <w:spacing w:line="480" w:lineRule="auto"/>
            <w:ind w:firstLine="720"/>
          </w:pPr>
        </w:pPrChange>
      </w:pPr>
      <w:del w:id="401" w:author="Megsie Siple" w:date="2020-08-20T08:41:00Z">
        <w:r w:rsidRPr="003805EE" w:rsidDel="00223FC7">
          <w:rPr>
            <w:rFonts w:ascii="Helvetica" w:hAnsi="Helvetica"/>
            <w:color w:val="000000" w:themeColor="text1"/>
            <w:sz w:val="22"/>
            <w:szCs w:val="22"/>
          </w:rPr>
          <w:delText xml:space="preserve">Whether </w:delText>
        </w:r>
        <w:r w:rsidR="00002A0A" w:rsidRPr="003805EE" w:rsidDel="00223FC7">
          <w:rPr>
            <w:rFonts w:ascii="Helvetica" w:hAnsi="Helvetica"/>
            <w:color w:val="000000" w:themeColor="text1"/>
            <w:sz w:val="22"/>
            <w:szCs w:val="22"/>
          </w:rPr>
          <w:delText>focused on</w:delText>
        </w:r>
        <w:r w:rsidR="00F658A3" w:rsidRPr="003805EE" w:rsidDel="00223FC7">
          <w:rPr>
            <w:rFonts w:ascii="Helvetica" w:hAnsi="Helvetica"/>
            <w:color w:val="000000" w:themeColor="text1"/>
            <w:sz w:val="22"/>
            <w:szCs w:val="22"/>
          </w:rPr>
          <w:delText xml:space="preserve"> a single species or an entire ecosystem, i</w:delText>
        </w:r>
      </w:del>
      <w:ins w:id="402" w:author="Megsie Siple" w:date="2020-08-20T08:41:00Z">
        <w:del w:id="403" w:author="Adrian Stier" w:date="2021-01-21T06:39:00Z">
          <w:r w:rsidR="00223FC7" w:rsidDel="00CF10E3">
            <w:rPr>
              <w:rFonts w:ascii="Helvetica" w:hAnsi="Helvetica"/>
              <w:color w:val="000000" w:themeColor="text1"/>
              <w:sz w:val="22"/>
              <w:szCs w:val="22"/>
            </w:rPr>
            <w:delText>I</w:delText>
          </w:r>
        </w:del>
      </w:ins>
      <w:del w:id="404" w:author="Adrian Stier" w:date="2021-01-21T06:39:00Z">
        <w:r w:rsidR="008F57EE" w:rsidRPr="003805EE" w:rsidDel="00CF10E3">
          <w:rPr>
            <w:rFonts w:ascii="Helvetica" w:hAnsi="Helvetica"/>
            <w:color w:val="000000" w:themeColor="text1"/>
            <w:sz w:val="22"/>
            <w:szCs w:val="22"/>
          </w:rPr>
          <w:delText>ntensive</w:delText>
        </w:r>
      </w:del>
      <w:ins w:id="405" w:author="Adrian Stier" w:date="2021-01-21T06:39:00Z">
        <w:r w:rsidR="00CF10E3">
          <w:rPr>
            <w:rFonts w:ascii="Helvetica" w:hAnsi="Helvetica"/>
            <w:color w:val="000000" w:themeColor="text1"/>
            <w:sz w:val="22"/>
            <w:szCs w:val="22"/>
          </w:rPr>
          <w:t>High precision</w:t>
        </w:r>
      </w:ins>
      <w:r w:rsidR="008F57EE" w:rsidRPr="003805EE">
        <w:rPr>
          <w:rFonts w:ascii="Helvetica" w:hAnsi="Helvetica"/>
          <w:color w:val="000000" w:themeColor="text1"/>
          <w:sz w:val="22"/>
          <w:szCs w:val="22"/>
        </w:rPr>
        <w:t xml:space="preserve"> monitoring can facilitate the avoidance of </w:t>
      </w:r>
      <w:del w:id="406" w:author="Adrian Stier" w:date="2021-01-21T06:39:00Z">
        <w:r w:rsidR="005F6E63" w:rsidRPr="003805EE" w:rsidDel="00CF10E3">
          <w:rPr>
            <w:rFonts w:ascii="Helvetica" w:hAnsi="Helvetica"/>
            <w:color w:val="000000" w:themeColor="text1"/>
            <w:sz w:val="22"/>
            <w:szCs w:val="22"/>
          </w:rPr>
          <w:delText xml:space="preserve">these </w:delText>
        </w:r>
      </w:del>
      <w:ins w:id="407" w:author="Adrian Stier" w:date="2021-01-21T06:39:00Z">
        <w:r w:rsidR="00CF10E3">
          <w:rPr>
            <w:rFonts w:ascii="Helvetica" w:hAnsi="Helvetica"/>
            <w:color w:val="000000" w:themeColor="text1"/>
            <w:sz w:val="22"/>
            <w:szCs w:val="22"/>
          </w:rPr>
          <w:t xml:space="preserve">crossing </w:t>
        </w:r>
      </w:ins>
      <w:r w:rsidR="005F6E63" w:rsidRPr="003805EE">
        <w:rPr>
          <w:rFonts w:ascii="Helvetica" w:hAnsi="Helvetica"/>
          <w:color w:val="000000" w:themeColor="text1"/>
          <w:sz w:val="22"/>
          <w:szCs w:val="22"/>
        </w:rPr>
        <w:t>critical thresholds</w:t>
      </w:r>
      <w:r w:rsidR="008F57EE" w:rsidRPr="003805EE">
        <w:rPr>
          <w:rFonts w:ascii="Helvetica" w:hAnsi="Helvetica"/>
          <w:color w:val="000000" w:themeColor="text1"/>
          <w:sz w:val="22"/>
          <w:szCs w:val="22"/>
        </w:rPr>
        <w:t xml:space="preserve"> and ensure the delivery of services</w:t>
      </w:r>
      <w:r w:rsidR="00F84D49" w:rsidRPr="003805EE">
        <w:rPr>
          <w:rFonts w:ascii="Helvetica" w:hAnsi="Helvetica"/>
          <w:color w:val="000000" w:themeColor="text1"/>
          <w:sz w:val="22"/>
          <w:szCs w:val="22"/>
        </w:rPr>
        <w:t>,</w:t>
      </w:r>
      <w:r w:rsidR="008F57EE" w:rsidRPr="003805EE">
        <w:rPr>
          <w:rFonts w:ascii="Helvetica" w:hAnsi="Helvetica"/>
          <w:color w:val="000000" w:themeColor="text1"/>
          <w:sz w:val="22"/>
          <w:szCs w:val="22"/>
        </w:rPr>
        <w:t xml:space="preserve"> but can </w:t>
      </w:r>
      <w:r w:rsidR="00002A0A" w:rsidRPr="003805EE">
        <w:rPr>
          <w:rFonts w:ascii="Helvetica" w:hAnsi="Helvetica"/>
          <w:color w:val="000000" w:themeColor="text1"/>
          <w:sz w:val="22"/>
          <w:szCs w:val="22"/>
        </w:rPr>
        <w:t xml:space="preserve">also </w:t>
      </w:r>
      <w:r w:rsidR="008F57EE" w:rsidRPr="003805EE">
        <w:rPr>
          <w:rFonts w:ascii="Helvetica" w:hAnsi="Helvetica"/>
          <w:color w:val="000000" w:themeColor="text1"/>
          <w:sz w:val="22"/>
          <w:szCs w:val="22"/>
        </w:rPr>
        <w:t>be very expensive</w:t>
      </w:r>
      <w:r w:rsidR="00E5771D" w:rsidRPr="003805EE">
        <w:rPr>
          <w:rFonts w:ascii="Helvetica" w:hAnsi="Helvetica"/>
          <w:color w:val="000000" w:themeColor="text1"/>
          <w:sz w:val="22"/>
          <w:szCs w:val="22"/>
        </w:rPr>
        <w:t xml:space="preserve"> </w:t>
      </w:r>
      <w:r w:rsidR="000E0CF2" w:rsidRPr="003805EE">
        <w:rPr>
          <w:rFonts w:ascii="Helvetica" w:hAnsi="Helvetica"/>
          <w:color w:val="000000" w:themeColor="text1"/>
          <w:sz w:val="22"/>
          <w:szCs w:val="22"/>
        </w:rPr>
        <w:fldChar w:fldCharType="begin">
          <w:fldData xml:space="preserve">PEVuZE5vdGU+PENpdGU+PEF1dGhvcj5XaW50bGU8L0F1dGhvcj48WWVhcj4yMDEwPC9ZZWFyPjxS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</w:fldData>
        </w:fldChar>
      </w:r>
      <w:r w:rsidR="00685D99">
        <w:rPr>
          <w:rFonts w:ascii="Helvetica" w:hAnsi="Helvetica"/>
          <w:color w:val="000000" w:themeColor="text1"/>
          <w:sz w:val="22"/>
          <w:szCs w:val="22"/>
        </w:rPr>
        <w:instrText xml:space="preserve"> ADDIN EN.CITE </w:instrText>
      </w:r>
      <w:r w:rsidR="00685D99">
        <w:rPr>
          <w:rFonts w:ascii="Helvetica" w:hAnsi="Helvetica"/>
          <w:color w:val="000000" w:themeColor="text1"/>
          <w:sz w:val="22"/>
          <w:szCs w:val="22"/>
        </w:rPr>
        <w:fldChar w:fldCharType="begin">
          <w:fldData xml:space="preserve">PEVuZE5vdGU+PENpdGU+PEF1dGhvcj5XaW50bGU8L0F1dGhvcj48WWVhcj4yMDEwPC9ZZWFyPjxS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</w:fldData>
        </w:fldChar>
      </w:r>
      <w:r w:rsidR="00685D99">
        <w:rPr>
          <w:rFonts w:ascii="Helvetica" w:hAnsi="Helvetica"/>
          <w:color w:val="000000" w:themeColor="text1"/>
          <w:sz w:val="22"/>
          <w:szCs w:val="22"/>
        </w:rPr>
        <w:instrText xml:space="preserve"> ADDIN EN.CITE.DATA </w:instrText>
      </w:r>
      <w:r w:rsidR="00685D99">
        <w:rPr>
          <w:rFonts w:ascii="Helvetica" w:hAnsi="Helvetica"/>
          <w:color w:val="000000" w:themeColor="text1"/>
          <w:sz w:val="22"/>
          <w:szCs w:val="22"/>
        </w:rPr>
      </w:r>
      <w:r w:rsidR="00685D99">
        <w:rPr>
          <w:rFonts w:ascii="Helvetica" w:hAnsi="Helvetica"/>
          <w:color w:val="000000" w:themeColor="text1"/>
          <w:sz w:val="22"/>
          <w:szCs w:val="22"/>
        </w:rPr>
        <w:fldChar w:fldCharType="end"/>
      </w:r>
      <w:r w:rsidR="000E0CF2" w:rsidRPr="003805EE">
        <w:rPr>
          <w:rFonts w:ascii="Helvetica" w:hAnsi="Helvetica"/>
          <w:color w:val="000000" w:themeColor="text1"/>
          <w:sz w:val="22"/>
          <w:szCs w:val="22"/>
        </w:rPr>
      </w:r>
      <w:r w:rsidR="000E0CF2" w:rsidRPr="003805EE">
        <w:rPr>
          <w:rFonts w:ascii="Helvetica" w:hAnsi="Helvetica"/>
          <w:color w:val="000000" w:themeColor="text1"/>
          <w:sz w:val="22"/>
          <w:szCs w:val="22"/>
        </w:rPr>
        <w:fldChar w:fldCharType="separate"/>
      </w:r>
      <w:r w:rsidR="00685D99">
        <w:rPr>
          <w:rFonts w:ascii="Helvetica" w:hAnsi="Helvetica"/>
          <w:noProof/>
          <w:color w:val="000000" w:themeColor="text1"/>
          <w:sz w:val="22"/>
          <w:szCs w:val="22"/>
        </w:rPr>
        <w:t>(2, 3)</w:t>
      </w:r>
      <w:r w:rsidR="000E0CF2"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Moreover, even with </w:t>
      </w:r>
      <w:del w:id="408" w:author="Megsie Siple" w:date="2020-08-20T08:43:00Z">
        <w:r w:rsidR="008F57EE" w:rsidRPr="003805EE" w:rsidDel="00422FAC">
          <w:rPr>
            <w:rFonts w:ascii="Helvetica" w:hAnsi="Helvetica"/>
            <w:color w:val="000000" w:themeColor="text1"/>
            <w:sz w:val="22"/>
            <w:szCs w:val="22"/>
          </w:rPr>
          <w:delText xml:space="preserve">time-intensive and </w:delText>
        </w:r>
        <w:r w:rsidR="00F84D49" w:rsidRPr="003805EE" w:rsidDel="00422FAC">
          <w:rPr>
            <w:rFonts w:ascii="Helvetica" w:hAnsi="Helvetica"/>
            <w:color w:val="000000" w:themeColor="text1"/>
            <w:sz w:val="22"/>
            <w:szCs w:val="22"/>
          </w:rPr>
          <w:delText>costly</w:delText>
        </w:r>
      </w:del>
      <w:ins w:id="409" w:author="Megsie Siple" w:date="2020-08-20T08:43:00Z">
        <w:r w:rsidR="00422FAC">
          <w:rPr>
            <w:rFonts w:ascii="Helvetica" w:hAnsi="Helvetica"/>
            <w:color w:val="000000" w:themeColor="text1"/>
            <w:sz w:val="22"/>
            <w:szCs w:val="22"/>
          </w:rPr>
          <w:t>consistent and inte</w:t>
        </w:r>
      </w:ins>
      <w:ins w:id="410" w:author="Megsie Siple" w:date="2020-08-20T08:44:00Z">
        <w:r w:rsidR="00422FAC">
          <w:rPr>
            <w:rFonts w:ascii="Helvetica" w:hAnsi="Helvetica"/>
            <w:color w:val="000000" w:themeColor="text1"/>
            <w:sz w:val="22"/>
            <w:szCs w:val="22"/>
          </w:rPr>
          <w:t>nsive</w:t>
        </w:r>
      </w:ins>
      <w:r w:rsidR="00F84D49"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monitoring, managers will never have perfect knowledge </w:t>
      </w:r>
      <w:r w:rsidR="00C14DA4" w:rsidRPr="003805EE">
        <w:rPr>
          <w:rFonts w:ascii="Helvetica" w:hAnsi="Helvetica"/>
          <w:color w:val="000000" w:themeColor="text1"/>
          <w:sz w:val="22"/>
          <w:szCs w:val="22"/>
        </w:rPr>
        <w:t xml:space="preserve">of </w:t>
      </w:r>
      <w:del w:id="411" w:author="Megsie Siple" w:date="2020-08-20T08:44:00Z">
        <w:r w:rsidR="00AA2A99" w:rsidRPr="003805EE" w:rsidDel="00422FAC">
          <w:rPr>
            <w:rFonts w:ascii="Helvetica" w:hAnsi="Helvetica"/>
            <w:color w:val="000000" w:themeColor="text1"/>
            <w:sz w:val="22"/>
            <w:szCs w:val="22"/>
          </w:rPr>
          <w:delText xml:space="preserve">the </w:delText>
        </w:r>
        <w:r w:rsidR="00A84B35" w:rsidRPr="003805EE" w:rsidDel="00422FAC">
          <w:rPr>
            <w:rFonts w:ascii="Helvetica" w:hAnsi="Helvetica"/>
            <w:color w:val="000000" w:themeColor="text1"/>
            <w:sz w:val="22"/>
            <w:szCs w:val="22"/>
          </w:rPr>
          <w:delText>system</w:delText>
        </w:r>
        <w:r w:rsidR="008F57EE" w:rsidRPr="003805EE" w:rsidDel="00422FAC">
          <w:rPr>
            <w:rFonts w:ascii="Helvetica" w:hAnsi="Helvetica"/>
            <w:color w:val="000000" w:themeColor="text1"/>
            <w:sz w:val="22"/>
            <w:szCs w:val="22"/>
          </w:rPr>
          <w:delText xml:space="preserve"> state, the linkages and dynamics of the system, </w:delText>
        </w:r>
        <w:r w:rsidR="00F84D49" w:rsidRPr="003805EE" w:rsidDel="00422FAC">
          <w:rPr>
            <w:rFonts w:ascii="Helvetica" w:hAnsi="Helvetica"/>
            <w:color w:val="000000" w:themeColor="text1"/>
            <w:sz w:val="22"/>
            <w:szCs w:val="22"/>
          </w:rPr>
          <w:delText xml:space="preserve">or </w:delText>
        </w:r>
      </w:del>
      <w:r w:rsidR="008F57EE" w:rsidRPr="003805EE">
        <w:rPr>
          <w:rFonts w:ascii="Helvetica" w:hAnsi="Helvetica"/>
          <w:color w:val="000000" w:themeColor="text1"/>
          <w:sz w:val="22"/>
          <w:szCs w:val="22"/>
        </w:rPr>
        <w:t xml:space="preserve">how close a system is to crossing a </w:t>
      </w:r>
      <w:del w:id="412" w:author="Megsie Siple" w:date="2020-08-20T08:41:00Z">
        <w:r w:rsidR="00A140A9" w:rsidRPr="003805EE" w:rsidDel="00223FC7">
          <w:rPr>
            <w:rFonts w:ascii="Helvetica" w:hAnsi="Helvetica"/>
            <w:color w:val="000000" w:themeColor="text1"/>
            <w:sz w:val="22"/>
            <w:szCs w:val="22"/>
          </w:rPr>
          <w:delText>tipping point</w:delText>
        </w:r>
      </w:del>
      <w:ins w:id="413" w:author="Megsie Siple" w:date="2020-08-20T08:41:00Z">
        <w:r w:rsidR="00223FC7">
          <w:rPr>
            <w:rFonts w:ascii="Helvetica" w:hAnsi="Helvetica"/>
            <w:color w:val="000000" w:themeColor="text1"/>
            <w:sz w:val="22"/>
            <w:szCs w:val="22"/>
          </w:rPr>
          <w:t>critical threshold</w:t>
        </w:r>
      </w:ins>
      <w:r w:rsidR="008F57EE" w:rsidRPr="003805EE">
        <w:rPr>
          <w:rFonts w:ascii="Helvetica" w:hAnsi="Helvetica"/>
          <w:color w:val="000000" w:themeColor="text1"/>
          <w:sz w:val="22"/>
          <w:szCs w:val="22"/>
        </w:rPr>
        <w:t xml:space="preserve">. Two factors underlie this </w:t>
      </w:r>
      <w:r w:rsidR="00F84D49" w:rsidRPr="003805EE">
        <w:rPr>
          <w:rFonts w:ascii="Helvetica" w:hAnsi="Helvetica"/>
          <w:color w:val="000000" w:themeColor="text1"/>
          <w:sz w:val="22"/>
          <w:szCs w:val="22"/>
        </w:rPr>
        <w:t xml:space="preserve">fundamental </w:t>
      </w:r>
      <w:r w:rsidR="008F57EE" w:rsidRPr="003805EE">
        <w:rPr>
          <w:rFonts w:ascii="Helvetica" w:hAnsi="Helvetica"/>
          <w:color w:val="000000" w:themeColor="text1"/>
          <w:sz w:val="22"/>
          <w:szCs w:val="22"/>
        </w:rPr>
        <w:t xml:space="preserve">uncertainty. First, </w:t>
      </w:r>
      <w:del w:id="414" w:author="Megsie Siple" w:date="2020-08-20T08:49:00Z">
        <w:r w:rsidR="00A91BC5" w:rsidRPr="003805EE" w:rsidDel="00422FAC">
          <w:rPr>
            <w:rFonts w:ascii="Helvetica" w:hAnsi="Helvetica"/>
            <w:color w:val="000000" w:themeColor="text1"/>
            <w:sz w:val="22"/>
            <w:szCs w:val="22"/>
          </w:rPr>
          <w:delText xml:space="preserve">species and </w:delText>
        </w:r>
        <w:r w:rsidR="008F57EE" w:rsidRPr="003805EE" w:rsidDel="00422FAC">
          <w:rPr>
            <w:rFonts w:ascii="Helvetica" w:hAnsi="Helvetica"/>
            <w:color w:val="000000" w:themeColor="text1"/>
            <w:sz w:val="22"/>
            <w:szCs w:val="22"/>
          </w:rPr>
          <w:delText>ecosystems are constantly under flux due to changes</w:delText>
        </w:r>
      </w:del>
      <w:ins w:id="415" w:author="Megsie Siple" w:date="2020-08-20T08:49:00Z">
        <w:r w:rsidR="00422FAC">
          <w:rPr>
            <w:rFonts w:ascii="Helvetica" w:hAnsi="Helvetica"/>
            <w:color w:val="000000" w:themeColor="text1"/>
            <w:sz w:val="22"/>
            <w:szCs w:val="22"/>
          </w:rPr>
          <w:t>shifts</w:t>
        </w:r>
      </w:ins>
      <w:r w:rsidR="008F57EE" w:rsidRPr="003805EE">
        <w:rPr>
          <w:rFonts w:ascii="Helvetica" w:hAnsi="Helvetica"/>
          <w:color w:val="000000" w:themeColor="text1"/>
          <w:sz w:val="22"/>
          <w:szCs w:val="22"/>
        </w:rPr>
        <w:t xml:space="preserve"> in</w:t>
      </w:r>
      <w:ins w:id="416" w:author="Megsie Siple" w:date="2020-08-20T08:49:00Z">
        <w:r w:rsidR="00422FAC">
          <w:rPr>
            <w:rFonts w:ascii="Helvetica" w:hAnsi="Helvetica"/>
            <w:color w:val="000000" w:themeColor="text1"/>
            <w:sz w:val="22"/>
            <w:szCs w:val="22"/>
          </w:rPr>
          <w:t xml:space="preserve"> the</w:t>
        </w:r>
      </w:ins>
      <w:r w:rsidR="008F57EE" w:rsidRPr="003805EE">
        <w:rPr>
          <w:rFonts w:ascii="Helvetica" w:hAnsi="Helvetica"/>
          <w:color w:val="000000" w:themeColor="text1"/>
          <w:sz w:val="22"/>
          <w:szCs w:val="22"/>
        </w:rPr>
        <w:t xml:space="preserve"> external drivers</w:t>
      </w:r>
      <w:ins w:id="417" w:author="Megsie Siple" w:date="2020-08-20T08:49:00Z">
        <w:r w:rsidR="00422FAC">
          <w:rPr>
            <w:rFonts w:ascii="Helvetica" w:hAnsi="Helvetica"/>
            <w:color w:val="000000" w:themeColor="text1"/>
            <w:sz w:val="22"/>
            <w:szCs w:val="22"/>
          </w:rPr>
          <w:t xml:space="preserve"> that affect natural populations are not always predictable</w:t>
        </w:r>
      </w:ins>
      <w:r w:rsidR="008F57EE" w:rsidRPr="003805EE">
        <w:rPr>
          <w:rFonts w:ascii="Helvetica" w:hAnsi="Helvetica"/>
          <w:color w:val="000000" w:themeColor="text1"/>
          <w:sz w:val="22"/>
          <w:szCs w:val="22"/>
        </w:rPr>
        <w:t xml:space="preserve">, which </w:t>
      </w:r>
      <w:del w:id="418" w:author="Megsie Siple" w:date="2020-08-20T08:45:00Z">
        <w:r w:rsidR="008F57EE" w:rsidRPr="003805EE" w:rsidDel="00422FAC">
          <w:rPr>
            <w:rFonts w:ascii="Helvetica" w:hAnsi="Helvetica"/>
            <w:color w:val="000000" w:themeColor="text1"/>
            <w:sz w:val="22"/>
            <w:szCs w:val="22"/>
          </w:rPr>
          <w:delText xml:space="preserve">can cause </w:delText>
        </w:r>
      </w:del>
      <w:ins w:id="419" w:author="Megsie Siple" w:date="2020-08-20T08:45:00Z">
        <w:r w:rsidR="00422FAC">
          <w:rPr>
            <w:rFonts w:ascii="Helvetica" w:hAnsi="Helvetica"/>
            <w:color w:val="000000" w:themeColor="text1"/>
            <w:sz w:val="22"/>
            <w:szCs w:val="22"/>
          </w:rPr>
          <w:t xml:space="preserve">means that </w:t>
        </w:r>
      </w:ins>
      <w:r w:rsidR="008F57EE" w:rsidRPr="003805EE">
        <w:rPr>
          <w:rFonts w:ascii="Helvetica" w:hAnsi="Helvetica"/>
          <w:color w:val="000000" w:themeColor="text1"/>
          <w:sz w:val="22"/>
          <w:szCs w:val="22"/>
        </w:rPr>
        <w:t xml:space="preserve">assessments </w:t>
      </w:r>
      <w:del w:id="420" w:author="Megsie Siple" w:date="2020-08-20T08:45:00Z">
        <w:r w:rsidR="008F57EE" w:rsidRPr="003805EE" w:rsidDel="00422FAC">
          <w:rPr>
            <w:rFonts w:ascii="Helvetica" w:hAnsi="Helvetica"/>
            <w:color w:val="000000" w:themeColor="text1"/>
            <w:sz w:val="22"/>
            <w:szCs w:val="22"/>
          </w:rPr>
          <w:delText>to be</w:delText>
        </w:r>
      </w:del>
      <w:ins w:id="421" w:author="Megsie Siple" w:date="2020-08-20T08:45:00Z">
        <w:r w:rsidR="00422FAC">
          <w:rPr>
            <w:rFonts w:ascii="Helvetica" w:hAnsi="Helvetica"/>
            <w:color w:val="000000" w:themeColor="text1"/>
            <w:sz w:val="22"/>
            <w:szCs w:val="22"/>
          </w:rPr>
          <w:t>may not detect the</w:t>
        </w:r>
      </w:ins>
      <w:del w:id="422" w:author="Megsie Siple" w:date="2020-08-20T08:45:00Z">
        <w:r w:rsidR="008F57EE" w:rsidRPr="003805EE" w:rsidDel="00422FAC">
          <w:rPr>
            <w:rFonts w:ascii="Helvetica" w:hAnsi="Helvetica"/>
            <w:color w:val="000000" w:themeColor="text1"/>
            <w:sz w:val="22"/>
            <w:szCs w:val="22"/>
          </w:rPr>
          <w:delText xml:space="preserve"> derived from imperfect knowledge about the</w:delText>
        </w:r>
      </w:del>
      <w:r w:rsidR="008F57EE" w:rsidRPr="003805EE">
        <w:rPr>
          <w:rFonts w:ascii="Helvetica" w:hAnsi="Helvetica"/>
          <w:color w:val="000000" w:themeColor="text1"/>
          <w:sz w:val="22"/>
          <w:szCs w:val="22"/>
        </w:rPr>
        <w:t xml:space="preserve"> location of a threshold before it is crossed </w:t>
      </w:r>
      <w:r w:rsidR="008F57EE" w:rsidRPr="003805EE">
        <w:rPr>
          <w:rFonts w:ascii="Helvetica" w:hAnsi="Helvetica"/>
          <w:color w:val="000000" w:themeColor="text1"/>
          <w:sz w:val="22"/>
          <w:szCs w:val="22"/>
        </w:rPr>
        <w:fldChar w:fldCharType="begin"/>
      </w:r>
      <w:r w:rsidR="00685D99">
        <w:rPr>
          <w:rFonts w:ascii="Helvetica" w:hAnsi="Helvetica"/>
          <w:color w:val="000000" w:themeColor="text1"/>
          <w:sz w:val="22"/>
          <w:szCs w:val="22"/>
        </w:rPr>
        <w:instrText xml:space="preserve"> ADDIN EN.CITE &lt;EndNote&gt;&lt;Cite&gt;&lt;Author&gt;Mangel&lt;/Author&gt;&lt;Year&gt;2000&lt;/Year&gt;&lt;RecNum&gt;4361&lt;/RecNum&gt;&lt;DisplayText&gt;(7)&lt;/DisplayText&gt;&lt;record&gt;&lt;rec-number&gt;4361&lt;/rec-number&gt;&lt;foreign-keys&gt;&lt;key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sidRPr="003805EE">
        <w:rPr>
          <w:rFonts w:ascii="Helvetica" w:hAnsi="Helvetica"/>
          <w:color w:val="000000" w:themeColor="text1"/>
          <w:sz w:val="22"/>
          <w:szCs w:val="22"/>
        </w:rPr>
        <w:fldChar w:fldCharType="separate"/>
      </w:r>
      <w:r w:rsidR="00685D99">
        <w:rPr>
          <w:rFonts w:ascii="Helvetica" w:hAnsi="Helvetica"/>
          <w:noProof/>
          <w:color w:val="000000" w:themeColor="text1"/>
          <w:sz w:val="22"/>
          <w:szCs w:val="22"/>
        </w:rPr>
        <w:t>(7)</w:t>
      </w:r>
      <w:r w:rsidR="008F57EE"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Second, </w:t>
      </w:r>
      <w:del w:id="423" w:author="Megsie Siple" w:date="2020-08-20T08:49:00Z">
        <w:r w:rsidR="008F57EE" w:rsidRPr="003805EE" w:rsidDel="00422FAC">
          <w:rPr>
            <w:rFonts w:ascii="Helvetica" w:hAnsi="Helvetica"/>
            <w:color w:val="000000" w:themeColor="text1"/>
            <w:sz w:val="22"/>
            <w:szCs w:val="22"/>
          </w:rPr>
          <w:delText>no matter what instrument is used</w:delText>
        </w:r>
      </w:del>
      <w:ins w:id="424" w:author="Megsie Siple" w:date="2020-08-20T08:49:00Z">
        <w:r w:rsidR="00422FAC">
          <w:rPr>
            <w:rFonts w:ascii="Helvetica" w:hAnsi="Helvetica"/>
            <w:color w:val="000000" w:themeColor="text1"/>
            <w:sz w:val="22"/>
            <w:szCs w:val="22"/>
          </w:rPr>
          <w:t>in any survey</w:t>
        </w:r>
      </w:ins>
      <w:r w:rsidR="008F57EE" w:rsidRPr="003805EE">
        <w:rPr>
          <w:rFonts w:ascii="Helvetica" w:hAnsi="Helvetica"/>
          <w:color w:val="000000" w:themeColor="text1"/>
          <w:sz w:val="22"/>
          <w:szCs w:val="22"/>
        </w:rPr>
        <w:t xml:space="preserve">, there is </w:t>
      </w:r>
      <w:del w:id="425" w:author="Megsie Siple" w:date="2020-08-20T08:50:00Z">
        <w:r w:rsidR="008F57EE" w:rsidRPr="003805EE" w:rsidDel="00422FAC">
          <w:rPr>
            <w:rFonts w:ascii="Helvetica" w:hAnsi="Helvetica"/>
            <w:color w:val="000000" w:themeColor="text1"/>
            <w:sz w:val="22"/>
            <w:szCs w:val="22"/>
          </w:rPr>
          <w:delText xml:space="preserve">always </w:delText>
        </w:r>
      </w:del>
      <w:r w:rsidR="008F57EE" w:rsidRPr="003805EE">
        <w:rPr>
          <w:rFonts w:ascii="Helvetica" w:hAnsi="Helvetica"/>
          <w:color w:val="000000" w:themeColor="text1"/>
          <w:sz w:val="22"/>
          <w:szCs w:val="22"/>
        </w:rPr>
        <w:t>measurement error</w:t>
      </w:r>
      <w:ins w:id="426" w:author="Megsie Siple" w:date="2020-08-20T08:50:00Z">
        <w:r w:rsidR="00422FAC">
          <w:rPr>
            <w:rFonts w:ascii="Helvetica" w:hAnsi="Helvetica"/>
            <w:color w:val="000000" w:themeColor="text1"/>
            <w:sz w:val="22"/>
            <w:szCs w:val="22"/>
          </w:rPr>
          <w:t xml:space="preserve">, which even in well-studied systems can have a high </w:t>
        </w:r>
      </w:ins>
      <w:ins w:id="427" w:author="Megsie Siple" w:date="2020-08-20T08:51:00Z">
        <w:r w:rsidR="00422FAC">
          <w:rPr>
            <w:rFonts w:ascii="Helvetica" w:hAnsi="Helvetica"/>
            <w:color w:val="000000" w:themeColor="text1"/>
            <w:sz w:val="22"/>
            <w:szCs w:val="22"/>
          </w:rPr>
          <w:t>error</w:t>
        </w:r>
      </w:ins>
      <w:r w:rsidR="008F57EE" w:rsidRPr="003805EE">
        <w:rPr>
          <w:rFonts w:ascii="Helvetica" w:hAnsi="Helvetica"/>
          <w:color w:val="000000" w:themeColor="text1"/>
          <w:sz w:val="22"/>
          <w:szCs w:val="22"/>
        </w:rPr>
        <w:t xml:space="preserve">. Both of these sources of uncertainty </w:t>
      </w:r>
      <w:del w:id="428" w:author="Megsie Siple" w:date="2020-08-20T08:51:00Z">
        <w:r w:rsidR="008F57EE" w:rsidRPr="003805EE" w:rsidDel="00422FAC">
          <w:rPr>
            <w:rFonts w:ascii="Helvetica" w:hAnsi="Helvetica"/>
            <w:color w:val="000000" w:themeColor="text1"/>
            <w:sz w:val="22"/>
            <w:szCs w:val="22"/>
          </w:rPr>
          <w:delText>are problematic, because</w:delText>
        </w:r>
      </w:del>
      <w:ins w:id="429" w:author="Megsie Siple" w:date="2020-08-20T08:51:00Z">
        <w:r w:rsidR="00422FAC">
          <w:rPr>
            <w:rFonts w:ascii="Helvetica" w:hAnsi="Helvetica"/>
            <w:color w:val="000000" w:themeColor="text1"/>
            <w:sz w:val="22"/>
            <w:szCs w:val="22"/>
          </w:rPr>
          <w:t>mean that</w:t>
        </w:r>
      </w:ins>
      <w:r w:rsidR="008F57EE" w:rsidRPr="003805EE">
        <w:rPr>
          <w:rFonts w:ascii="Helvetica" w:hAnsi="Helvetica"/>
          <w:color w:val="000000" w:themeColor="text1"/>
          <w:sz w:val="22"/>
          <w:szCs w:val="22"/>
        </w:rPr>
        <w:t xml:space="preserve"> an assessment might incorrectly categorize a system as being a “safe” distance from a threshold, when in reality the system is at or past a threshold beyond which it will take decades to recover. </w:t>
      </w:r>
      <w:commentRangeStart w:id="430"/>
      <w:r w:rsidR="00FA2610" w:rsidRPr="003805EE">
        <w:rPr>
          <w:rFonts w:ascii="Helvetica" w:hAnsi="Helvetica"/>
          <w:color w:val="000000" w:themeColor="text1"/>
          <w:sz w:val="22"/>
          <w:szCs w:val="22"/>
        </w:rPr>
        <w:t>Limited</w:t>
      </w:r>
      <w:commentRangeEnd w:id="430"/>
      <w:r w:rsidR="00422FAC">
        <w:rPr>
          <w:rStyle w:val="CommentReference"/>
          <w:rFonts w:asciiTheme="minorHAnsi" w:hAnsiTheme="minorHAnsi" w:cstheme="minorBidi"/>
          <w:color w:val="auto"/>
          <w:lang w:eastAsia="ja-JP"/>
        </w:rPr>
        <w:commentReference w:id="430"/>
      </w:r>
      <w:r w:rsidR="00FA2610" w:rsidRPr="003805EE">
        <w:rPr>
          <w:rFonts w:ascii="Helvetica" w:hAnsi="Helvetica"/>
          <w:color w:val="000000" w:themeColor="text1"/>
          <w:sz w:val="22"/>
          <w:szCs w:val="22"/>
        </w:rPr>
        <w:t xml:space="preserve"> monitoring resources and an incomplete understanding of ecosystems can restrict efforts to devise monitoring strategies that</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without crossing a threshold</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both maximize </w:t>
      </w:r>
      <w:r w:rsidR="00741AB5" w:rsidRPr="003805EE">
        <w:rPr>
          <w:rFonts w:ascii="Helvetica" w:hAnsi="Helvetica"/>
          <w:color w:val="000000" w:themeColor="text1"/>
          <w:sz w:val="22"/>
          <w:szCs w:val="22"/>
        </w:rPr>
        <w:t>ecosystem</w:t>
      </w:r>
      <w:r w:rsidR="00FA2610" w:rsidRPr="003805EE">
        <w:rPr>
          <w:rFonts w:ascii="Helvetica" w:hAnsi="Helvetica"/>
          <w:color w:val="000000" w:themeColor="text1"/>
          <w:sz w:val="22"/>
          <w:szCs w:val="22"/>
        </w:rPr>
        <w:t xml:space="preserve"> services and balance risk of harvesting across multiple </w:t>
      </w:r>
      <w:commentRangeStart w:id="431"/>
      <w:r w:rsidR="00FA2610" w:rsidRPr="003805EE">
        <w:rPr>
          <w:rFonts w:ascii="Helvetica" w:hAnsi="Helvetica"/>
          <w:color w:val="000000" w:themeColor="text1"/>
          <w:sz w:val="22"/>
          <w:szCs w:val="22"/>
        </w:rPr>
        <w:t>stakeholders</w:t>
      </w:r>
      <w:commentRangeEnd w:id="431"/>
      <w:r w:rsidR="0016490E">
        <w:rPr>
          <w:rStyle w:val="CommentReference"/>
          <w:rFonts w:asciiTheme="minorHAnsi" w:hAnsiTheme="minorHAnsi" w:cstheme="minorBidi"/>
          <w:color w:val="auto"/>
          <w:lang w:eastAsia="ja-JP"/>
        </w:rPr>
        <w:commentReference w:id="431"/>
      </w:r>
      <w:r w:rsidR="00FA2610" w:rsidRPr="003805EE">
        <w:rPr>
          <w:rFonts w:ascii="Helvetica" w:hAnsi="Helvetica"/>
          <w:color w:val="000000" w:themeColor="text1"/>
          <w:sz w:val="22"/>
          <w:szCs w:val="22"/>
        </w:rPr>
        <w:t>.</w:t>
      </w:r>
    </w:p>
    <w:p w14:paraId="5CA2BD05" w14:textId="2CCB73CD" w:rsidR="009C366A" w:rsidRPr="003805EE" w:rsidRDefault="00BE073F">
      <w:pPr>
        <w:rPr>
          <w:rFonts w:ascii="Helvetica" w:hAnsi="Helvetica"/>
          <w:sz w:val="22"/>
          <w:szCs w:val="22"/>
        </w:rPr>
        <w:pPrChange w:id="432" w:author="Adrian Stier" w:date="2020-12-04T07:09:00Z">
          <w:pPr>
            <w:spacing w:line="480" w:lineRule="auto"/>
          </w:pPr>
        </w:pPrChange>
      </w:pPr>
      <w:r w:rsidRPr="003805EE">
        <w:rPr>
          <w:rFonts w:ascii="Helvetica" w:hAnsi="Helvetica"/>
          <w:b/>
          <w:color w:val="000000" w:themeColor="text1"/>
          <w:sz w:val="22"/>
          <w:szCs w:val="22"/>
        </w:rPr>
        <w:tab/>
      </w:r>
      <w:r w:rsidRPr="003805EE">
        <w:rPr>
          <w:rFonts w:ascii="Helvetica" w:hAnsi="Helvetica"/>
          <w:color w:val="000000" w:themeColor="text1"/>
          <w:sz w:val="22"/>
          <w:szCs w:val="22"/>
        </w:rPr>
        <w:t xml:space="preserve">Previous studies have emphasized </w:t>
      </w:r>
      <w:r w:rsidR="0032791E" w:rsidRPr="003805EE">
        <w:rPr>
          <w:rFonts w:ascii="Helvetica" w:hAnsi="Helvetica"/>
          <w:color w:val="000000" w:themeColor="text1"/>
          <w:sz w:val="22"/>
          <w:szCs w:val="22"/>
        </w:rPr>
        <w:t>that</w:t>
      </w:r>
      <w:r w:rsidR="003663AE" w:rsidRPr="003805EE">
        <w:rPr>
          <w:rFonts w:ascii="Helvetica" w:hAnsi="Helvetica"/>
          <w:color w:val="000000" w:themeColor="text1"/>
          <w:sz w:val="22"/>
          <w:szCs w:val="22"/>
        </w:rPr>
        <w:t xml:space="preserve"> intensive</w:t>
      </w:r>
      <w:r w:rsidR="0032791E" w:rsidRPr="003805EE">
        <w:rPr>
          <w:rFonts w:ascii="Helvetica" w:hAnsi="Helvetica"/>
          <w:color w:val="000000" w:themeColor="text1"/>
          <w:sz w:val="22"/>
          <w:szCs w:val="22"/>
        </w:rPr>
        <w:t xml:space="preserve"> </w:t>
      </w:r>
      <w:r w:rsidR="003663AE" w:rsidRPr="003805EE">
        <w:rPr>
          <w:rFonts w:ascii="Helvetica" w:hAnsi="Helvetica"/>
          <w:color w:val="000000" w:themeColor="text1"/>
          <w:sz w:val="22"/>
          <w:szCs w:val="22"/>
        </w:rPr>
        <w:t xml:space="preserve">monitoring is not always beneficial, particularly when </w:t>
      </w:r>
      <w:r w:rsidR="002141E4" w:rsidRPr="003805EE">
        <w:rPr>
          <w:rFonts w:ascii="Helvetica" w:hAnsi="Helvetica"/>
          <w:color w:val="000000" w:themeColor="text1"/>
          <w:sz w:val="22"/>
          <w:szCs w:val="22"/>
        </w:rPr>
        <w:t xml:space="preserve">such efforts incur </w:t>
      </w:r>
      <w:r w:rsidR="003663AE" w:rsidRPr="003805EE">
        <w:rPr>
          <w:rFonts w:ascii="Helvetica" w:hAnsi="Helvetica"/>
          <w:color w:val="000000" w:themeColor="text1"/>
          <w:sz w:val="22"/>
          <w:szCs w:val="22"/>
        </w:rPr>
        <w:t>high cost</w:t>
      </w:r>
      <w:r w:rsidR="002141E4" w:rsidRPr="003805EE">
        <w:rPr>
          <w:rFonts w:ascii="Helvetica" w:hAnsi="Helvetica"/>
          <w:color w:val="000000" w:themeColor="text1"/>
          <w:sz w:val="22"/>
          <w:szCs w:val="22"/>
        </w:rPr>
        <w:t>s</w:t>
      </w:r>
      <w:r w:rsidR="003663AE" w:rsidRPr="003805EE">
        <w:rPr>
          <w:rFonts w:ascii="Helvetica" w:hAnsi="Helvetica"/>
          <w:color w:val="000000" w:themeColor="text1"/>
          <w:sz w:val="22"/>
          <w:szCs w:val="22"/>
        </w:rPr>
        <w:t xml:space="preserve"> </w:t>
      </w:r>
      <w:r w:rsidR="002141E4" w:rsidRPr="003805EE">
        <w:rPr>
          <w:rFonts w:ascii="Helvetica" w:hAnsi="Helvetica"/>
          <w:color w:val="000000" w:themeColor="text1"/>
          <w:sz w:val="22"/>
          <w:szCs w:val="22"/>
        </w:rPr>
        <w:t xml:space="preserve">that </w:t>
      </w:r>
      <w:r w:rsidR="003663AE" w:rsidRPr="003805EE">
        <w:rPr>
          <w:rFonts w:ascii="Helvetica" w:hAnsi="Helvetica"/>
          <w:sz w:val="22"/>
          <w:szCs w:val="22"/>
        </w:rPr>
        <w:t xml:space="preserve">outweigh the management or conservation benefits </w:t>
      </w:r>
      <w:r w:rsidR="0032791E" w:rsidRPr="003805EE">
        <w:rPr>
          <w:rFonts w:ascii="Helvetica" w:hAnsi="Helvetica"/>
          <w:sz w:val="22"/>
          <w:szCs w:val="22"/>
        </w:rPr>
        <w:fldChar w:fldCharType="begin"/>
      </w:r>
      <w:r w:rsidR="00685D99">
        <w:rPr>
          <w:rFonts w:ascii="Helvetica" w:hAnsi="Helvetica"/>
          <w:sz w:val="22"/>
          <w:szCs w:val="22"/>
        </w:rPr>
        <w:instrText xml:space="preserve"> ADDIN EN.CITE &lt;EndNote&gt;&lt;Cite&gt;&lt;Author&gt;Legg&lt;/Author&gt;&lt;Year&gt;2006&lt;/Year&gt;&lt;RecNum&gt;8543&lt;/RecNum&gt;&lt;DisplayText&gt;(8)&lt;/DisplayText&gt;&lt;record&gt;&lt;rec-number&gt;8543&lt;/rec-number&gt;&lt;foreign-keys&gt;&lt;key app="EN" db-id="dsrza9wtbra05fevxvw5svf8d0a9a0ptptvp" timestamp="1475782543"&gt;8543&lt;/key&gt;&lt;/foreign-keys&gt;&lt;ref-type name="Journal Article"&gt;17&lt;/ref-type&gt;&lt;contributors&gt;&lt;authors&gt;&lt;author&gt;Legg, Colin J&lt;/author&gt;&lt;author&gt;Nagy, Laszlo&lt;/author&gt;&lt;/authors&gt;&lt;/contributors&gt;&lt;titles&gt;&lt;title&gt;Why most conservation monitoring is, but need not be, a waste of time&lt;/title&gt;&lt;secondary-title&gt;Journal of environmental management&lt;/secondary-title&gt;&lt;/titles&gt;&lt;periodical&gt;&lt;full-title&gt;Journal of environmental management&lt;/full-title&gt;&lt;/periodical&gt;&lt;pages&gt;194-199&lt;/pages&gt;&lt;volume&gt;78&lt;/volume&gt;&lt;number&gt;2&lt;/number&gt;&lt;dates&gt;&lt;year&gt;2006&lt;/year&gt;&lt;/dates&gt;&lt;isbn&gt;0301-4797&lt;/isbn&gt;&lt;urls&gt;&lt;/urls&gt;&lt;/record&gt;&lt;/Cite&gt;&lt;/EndNote&gt;</w:instrText>
      </w:r>
      <w:r w:rsidR="0032791E" w:rsidRPr="003805EE">
        <w:rPr>
          <w:rFonts w:ascii="Helvetica" w:hAnsi="Helvetica"/>
          <w:sz w:val="22"/>
          <w:szCs w:val="22"/>
        </w:rPr>
        <w:fldChar w:fldCharType="separate"/>
      </w:r>
      <w:r w:rsidR="00685D99">
        <w:rPr>
          <w:rFonts w:ascii="Helvetica" w:hAnsi="Helvetica"/>
          <w:noProof/>
          <w:sz w:val="22"/>
          <w:szCs w:val="22"/>
        </w:rPr>
        <w:t>(8)</w:t>
      </w:r>
      <w:r w:rsidR="0032791E" w:rsidRPr="003805EE">
        <w:rPr>
          <w:rFonts w:ascii="Helvetica" w:hAnsi="Helvetica"/>
          <w:sz w:val="22"/>
          <w:szCs w:val="22"/>
        </w:rPr>
        <w:fldChar w:fldCharType="end"/>
      </w:r>
      <w:r w:rsidR="00214262" w:rsidRPr="003805EE">
        <w:rPr>
          <w:rFonts w:ascii="Helvetica" w:hAnsi="Helvetica"/>
          <w:sz w:val="22"/>
          <w:szCs w:val="22"/>
        </w:rPr>
        <w:t>,</w:t>
      </w:r>
      <w:r w:rsidR="00183C91" w:rsidRPr="003805EE">
        <w:rPr>
          <w:rFonts w:ascii="Helvetica" w:hAnsi="Helvetica"/>
          <w:sz w:val="22"/>
          <w:szCs w:val="22"/>
        </w:rPr>
        <w:t xml:space="preserve"> such as monitoring extremely rare or cryptic </w:t>
      </w:r>
      <w:r w:rsidR="005136B0" w:rsidRPr="003805EE">
        <w:rPr>
          <w:rFonts w:ascii="Helvetica" w:hAnsi="Helvetica"/>
          <w:sz w:val="22"/>
          <w:szCs w:val="22"/>
        </w:rPr>
        <w:t xml:space="preserve">threatened </w:t>
      </w:r>
      <w:r w:rsidR="00183C91" w:rsidRPr="003805EE">
        <w:rPr>
          <w:rFonts w:ascii="Helvetica" w:hAnsi="Helvetica"/>
          <w:sz w:val="22"/>
          <w:szCs w:val="22"/>
        </w:rPr>
        <w:t>species</w:t>
      </w:r>
      <w:ins w:id="433" w:author="Megsie Siple" w:date="2020-08-20T08:57:00Z">
        <w:r w:rsidR="00BF525E">
          <w:rPr>
            <w:rFonts w:ascii="Helvetica" w:hAnsi="Helvetica"/>
            <w:sz w:val="22"/>
            <w:szCs w:val="22"/>
          </w:rPr>
          <w:t xml:space="preserve"> </w:t>
        </w:r>
        <w:del w:id="434" w:author="Adrian Stier" w:date="2020-12-14T07:56:00Z">
          <w:r w:rsidR="00BF525E" w:rsidDel="0085398A">
            <w:rPr>
              <w:rFonts w:ascii="Helvetica" w:hAnsi="Helvetica"/>
              <w:sz w:val="22"/>
              <w:szCs w:val="22"/>
            </w:rPr>
            <w:delText>as indicators?</w:delText>
          </w:r>
        </w:del>
      </w:ins>
      <w:del w:id="435" w:author="Adrian Stier" w:date="2020-12-14T07:56:00Z">
        <w:r w:rsidR="005136B0" w:rsidRPr="003805EE" w:rsidDel="0085398A">
          <w:rPr>
            <w:rFonts w:ascii="Helvetica" w:hAnsi="Helvetica"/>
            <w:sz w:val="22"/>
            <w:szCs w:val="22"/>
          </w:rPr>
          <w:delText xml:space="preserve"> </w:delText>
        </w:r>
      </w:del>
      <w:r w:rsidR="005136B0" w:rsidRPr="003805EE">
        <w:rPr>
          <w:rFonts w:ascii="Helvetica" w:hAnsi="Helvetica"/>
          <w:sz w:val="22"/>
          <w:szCs w:val="22"/>
        </w:rPr>
        <w:fldChar w:fldCharType="begin"/>
      </w:r>
      <w:r w:rsidR="00685D99">
        <w:rPr>
          <w:rFonts w:ascii="Helvetica" w:hAnsi="Helvetica"/>
          <w:sz w:val="22"/>
          <w:szCs w:val="22"/>
        </w:rPr>
        <w:instrText xml:space="preserve"> ADDIN EN.CITE &lt;EndNote&gt;&lt;Cite&gt;&lt;Author&gt;Chadès&lt;/Author&gt;&lt;Year&gt;2008&lt;/Year&gt;&lt;RecNum&gt;8545&lt;/RecNum&gt;&lt;DisplayText&gt;(9)&lt;/DisplayText&gt;&lt;record&gt;&lt;rec-number&gt;8545&lt;/rec-number&gt;&lt;foreign-keys&gt;&lt;key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sidRPr="003805EE">
        <w:rPr>
          <w:rFonts w:ascii="Helvetica" w:hAnsi="Helvetica"/>
          <w:sz w:val="22"/>
          <w:szCs w:val="22"/>
        </w:rPr>
        <w:fldChar w:fldCharType="separate"/>
      </w:r>
      <w:r w:rsidR="00685D99">
        <w:rPr>
          <w:rFonts w:ascii="Helvetica" w:hAnsi="Helvetica"/>
          <w:noProof/>
          <w:sz w:val="22"/>
          <w:szCs w:val="22"/>
        </w:rPr>
        <w:t>(9)</w:t>
      </w:r>
      <w:r w:rsidR="005136B0" w:rsidRPr="003805EE">
        <w:rPr>
          <w:rFonts w:ascii="Helvetica" w:hAnsi="Helvetica"/>
          <w:sz w:val="22"/>
          <w:szCs w:val="22"/>
        </w:rPr>
        <w:fldChar w:fldCharType="end"/>
      </w:r>
      <w:r w:rsidR="009934BB" w:rsidRPr="003805EE">
        <w:rPr>
          <w:rFonts w:ascii="Helvetica" w:hAnsi="Helvetica"/>
          <w:sz w:val="22"/>
          <w:szCs w:val="22"/>
        </w:rPr>
        <w:t xml:space="preserve">, or </w:t>
      </w:r>
      <w:commentRangeStart w:id="436"/>
      <w:r w:rsidR="009934BB" w:rsidRPr="003805EE">
        <w:rPr>
          <w:rFonts w:ascii="Helvetica" w:hAnsi="Helvetica"/>
          <w:sz w:val="22"/>
          <w:szCs w:val="22"/>
        </w:rPr>
        <w:t xml:space="preserve">in </w:t>
      </w:r>
      <w:r w:rsidR="00AA2A99" w:rsidRPr="003805EE">
        <w:rPr>
          <w:rFonts w:ascii="Helvetica" w:hAnsi="Helvetica"/>
          <w:sz w:val="22"/>
          <w:szCs w:val="22"/>
        </w:rPr>
        <w:t xml:space="preserve">reference to limitations of adaptive management </w:t>
      </w:r>
      <w:commentRangeEnd w:id="436"/>
      <w:r w:rsidR="00BF525E">
        <w:rPr>
          <w:rStyle w:val="CommentReference"/>
        </w:rPr>
        <w:commentReference w:id="436"/>
      </w:r>
      <w:r w:rsidR="009934BB" w:rsidRPr="003805EE">
        <w:rPr>
          <w:rFonts w:ascii="Helvetica" w:hAnsi="Helvetica"/>
          <w:sz w:val="22"/>
          <w:szCs w:val="22"/>
        </w:rPr>
        <w:fldChar w:fldCharType="begin"/>
      </w:r>
      <w:r w:rsidR="00685D99">
        <w:rPr>
          <w:rFonts w:ascii="Helvetica" w:hAnsi="Helvetica"/>
          <w:sz w:val="22"/>
          <w:szCs w:val="22"/>
        </w:rPr>
        <w:instrText xml:space="preserve"> ADDIN EN.CITE &lt;EndNote&gt;&lt;Cite&gt;&lt;Author&gt;McDonald-Madden&lt;/Author&gt;&lt;Year&gt;2010&lt;/Year&gt;&lt;RecNum&gt;8462&lt;/RecNum&gt;&lt;DisplayText&gt;(3)&lt;/DisplayText&gt;&lt;record&gt;&lt;rec-number&gt;8462&lt;/rec-number&gt;&lt;foreign-keys&gt;&lt;key app="EN" db-id="dsrza9wtbra05fevxvw5svf8d0a9a0ptptvp" timestamp="1492992432"&gt;8462&lt;/key&gt;&lt;/foreign-keys&gt;&lt;ref-type name="Journal Article"&gt;17&lt;/ref-type&gt;&lt;contributors&gt;&lt;authors&gt;&lt;author&gt;McDonald-Madden, Eve&lt;/author&gt;&lt;author&gt;Baxter, Peter WJ&lt;/author&gt;&lt;author&gt;Fuller, Richard A&lt;/author&gt;&lt;author&gt;Martin, Tara G&lt;/author&gt;&lt;author&gt;Game, Edward T&lt;/author&gt;&lt;author&gt;Montambault, Jensen&lt;/author&gt;&lt;author&gt;Possingham, Hugh P&lt;/author&gt;&lt;/authors&gt;&lt;/contributors&gt;&lt;titles&gt;&lt;title&gt;Monitoring does not always count&lt;/title&gt;&lt;secondary-title&gt;Trends in Ecology &amp;amp; Evolution&lt;/secondary-title&gt;&lt;/titles&gt;&lt;periodical&gt;&lt;full-title&gt;Trends in Ecology &amp;amp; Evolution&lt;/full-title&gt;&lt;/periodical&gt;&lt;pages&gt;547-550&lt;/pages&gt;&lt;volume&gt;25&lt;/volume&gt;&lt;number&gt;10&lt;/number&gt;&lt;dates&gt;&lt;year&gt;2010&lt;/year&gt;&lt;/dates&gt;&lt;isbn&gt;0169-5347&lt;/isbn&gt;&lt;urls&gt;&lt;/urls&gt;&lt;/record&gt;&lt;/Cite&gt;&lt;/EndNote&gt;</w:instrText>
      </w:r>
      <w:r w:rsidR="009934BB" w:rsidRPr="003805EE">
        <w:rPr>
          <w:rFonts w:ascii="Helvetica" w:hAnsi="Helvetica"/>
          <w:sz w:val="22"/>
          <w:szCs w:val="22"/>
        </w:rPr>
        <w:fldChar w:fldCharType="separate"/>
      </w:r>
      <w:r w:rsidR="00685D99">
        <w:rPr>
          <w:rFonts w:ascii="Helvetica" w:hAnsi="Helvetica"/>
          <w:noProof/>
          <w:sz w:val="22"/>
          <w:szCs w:val="22"/>
        </w:rPr>
        <w:t>(3)</w:t>
      </w:r>
      <w:r w:rsidR="009934BB" w:rsidRPr="003805EE">
        <w:rPr>
          <w:rFonts w:ascii="Helvetica" w:hAnsi="Helvetica"/>
          <w:sz w:val="22"/>
          <w:szCs w:val="22"/>
        </w:rPr>
        <w:fldChar w:fldCharType="end"/>
      </w:r>
      <w:r w:rsidR="003663AE" w:rsidRPr="003805EE">
        <w:rPr>
          <w:rFonts w:ascii="Helvetica" w:hAnsi="Helvetica"/>
          <w:sz w:val="22"/>
          <w:szCs w:val="22"/>
        </w:rPr>
        <w:t xml:space="preserve">. </w:t>
      </w:r>
      <w:r w:rsidR="00602A5F" w:rsidRPr="003805EE">
        <w:rPr>
          <w:rFonts w:ascii="Helvetica" w:hAnsi="Helvetica"/>
          <w:sz w:val="22"/>
          <w:szCs w:val="22"/>
        </w:rPr>
        <w:t>Here,</w:t>
      </w:r>
      <w:r w:rsidR="00344157" w:rsidRPr="003805EE">
        <w:rPr>
          <w:rFonts w:ascii="Helvetica" w:hAnsi="Helvetica"/>
          <w:sz w:val="22"/>
          <w:szCs w:val="22"/>
        </w:rPr>
        <w:t xml:space="preserve"> we</w:t>
      </w:r>
      <w:r w:rsidR="003663AE" w:rsidRPr="003805EE">
        <w:rPr>
          <w:rFonts w:ascii="Helvetica" w:hAnsi="Helvetica"/>
          <w:sz w:val="22"/>
          <w:szCs w:val="22"/>
        </w:rPr>
        <w:t xml:space="preserve"> extend these studies by focusing on the value of monitoring information in systems with </w:t>
      </w:r>
      <w:del w:id="437" w:author="Adrian Stier" w:date="2020-12-14T07:57:00Z">
        <w:r w:rsidR="003663AE" w:rsidRPr="003805EE" w:rsidDel="0085398A">
          <w:rPr>
            <w:rFonts w:ascii="Helvetica" w:hAnsi="Helvetica"/>
            <w:sz w:val="22"/>
            <w:szCs w:val="22"/>
          </w:rPr>
          <w:delText xml:space="preserve">one or more </w:delText>
        </w:r>
      </w:del>
      <w:r w:rsidR="003663AE" w:rsidRPr="003805EE">
        <w:rPr>
          <w:rFonts w:ascii="Helvetica" w:hAnsi="Helvetica"/>
          <w:sz w:val="22"/>
          <w:szCs w:val="22"/>
        </w:rPr>
        <w:t>critical</w:t>
      </w:r>
      <w:ins w:id="438" w:author="Adrian Stier" w:date="2021-01-21T06:45:00Z">
        <w:r w:rsidR="00B62951">
          <w:rPr>
            <w:rFonts w:ascii="Helvetica" w:hAnsi="Helvetica"/>
            <w:sz w:val="22"/>
            <w:szCs w:val="22"/>
          </w:rPr>
          <w:t xml:space="preserve"> biological</w:t>
        </w:r>
      </w:ins>
      <w:r w:rsidR="003663AE" w:rsidRPr="003805EE">
        <w:rPr>
          <w:rFonts w:ascii="Helvetica" w:hAnsi="Helvetica"/>
          <w:sz w:val="22"/>
          <w:szCs w:val="22"/>
        </w:rPr>
        <w:t xml:space="preserve"> threshold</w:t>
      </w:r>
      <w:ins w:id="439" w:author="Adrian Stier" w:date="2020-12-14T07:57:00Z">
        <w:r w:rsidR="0085398A">
          <w:rPr>
            <w:rFonts w:ascii="Helvetica" w:hAnsi="Helvetica"/>
            <w:sz w:val="22"/>
            <w:szCs w:val="22"/>
          </w:rPr>
          <w:t>s</w:t>
        </w:r>
      </w:ins>
      <w:r w:rsidR="003663AE" w:rsidRPr="003805EE">
        <w:rPr>
          <w:rFonts w:ascii="Helvetica" w:hAnsi="Helvetica"/>
          <w:sz w:val="22"/>
          <w:szCs w:val="22"/>
        </w:rPr>
        <w:t>.</w:t>
      </w:r>
      <w:r w:rsidR="00763A42" w:rsidRPr="003805EE">
        <w:rPr>
          <w:rFonts w:ascii="Helvetica" w:hAnsi="Helvetica"/>
          <w:sz w:val="22"/>
          <w:szCs w:val="22"/>
        </w:rPr>
        <w:t xml:space="preserve"> </w:t>
      </w:r>
      <w:ins w:id="440" w:author="Tim Essington" w:date="2019-04-22T17:10:00Z">
        <w:r w:rsidR="006533A9">
          <w:rPr>
            <w:rFonts w:ascii="Helvetica" w:hAnsi="Helvetica"/>
            <w:sz w:val="22"/>
            <w:szCs w:val="22"/>
          </w:rPr>
          <w:t xml:space="preserve">Our expectation is that the value of monitoring depends on system state, whereby a system </w:t>
        </w:r>
      </w:ins>
      <w:ins w:id="441" w:author="Adrian Stier" w:date="2021-01-21T06:46:00Z">
        <w:r w:rsidR="00B62951">
          <w:rPr>
            <w:rFonts w:ascii="Helvetica" w:hAnsi="Helvetica"/>
            <w:sz w:val="22"/>
            <w:szCs w:val="22"/>
          </w:rPr>
          <w:t xml:space="preserve">that spends more time </w:t>
        </w:r>
      </w:ins>
      <w:ins w:id="442" w:author="Tim Essington" w:date="2019-04-22T17:10:00Z">
        <w:r w:rsidR="006533A9">
          <w:rPr>
            <w:rFonts w:ascii="Helvetica" w:hAnsi="Helvetica"/>
            <w:sz w:val="22"/>
            <w:szCs w:val="22"/>
          </w:rPr>
          <w:t xml:space="preserve">close to a </w:t>
        </w:r>
        <w:del w:id="443" w:author="Megsie Siple" w:date="2020-08-20T08:54:00Z">
          <w:r w:rsidR="006533A9" w:rsidDel="0016490E">
            <w:rPr>
              <w:rFonts w:ascii="Helvetica" w:hAnsi="Helvetica"/>
              <w:sz w:val="22"/>
              <w:szCs w:val="22"/>
            </w:rPr>
            <w:delText>tipping point</w:delText>
          </w:r>
        </w:del>
      </w:ins>
      <w:ins w:id="444" w:author="Megsie Siple" w:date="2020-08-20T08:54:00Z">
        <w:r w:rsidR="0016490E">
          <w:rPr>
            <w:rFonts w:ascii="Helvetica" w:hAnsi="Helvetica"/>
            <w:sz w:val="22"/>
            <w:szCs w:val="22"/>
          </w:rPr>
          <w:t>critical threshold</w:t>
        </w:r>
      </w:ins>
      <w:ins w:id="445" w:author="Tim Essington" w:date="2019-04-22T17:10:00Z">
        <w:r w:rsidR="006533A9">
          <w:rPr>
            <w:rFonts w:ascii="Helvetica" w:hAnsi="Helvetica"/>
            <w:sz w:val="22"/>
            <w:szCs w:val="22"/>
          </w:rPr>
          <w:t xml:space="preserve"> benefits more from precise monitoring than one far from it</w:t>
        </w:r>
      </w:ins>
      <w:ins w:id="446" w:author="Adrian Stier" w:date="2020-12-14T08:05:00Z">
        <w:r w:rsidR="00C06DC7">
          <w:rPr>
            <w:rFonts w:ascii="Helvetica" w:hAnsi="Helvetica"/>
            <w:sz w:val="22"/>
            <w:szCs w:val="22"/>
          </w:rPr>
          <w:t xml:space="preserve"> and that precise monitoring will promote the resilience of degraded populations when they are overexploited.</w:t>
        </w:r>
      </w:ins>
      <w:ins w:id="447" w:author="Tim Essington" w:date="2019-04-22T17:10:00Z">
        <w:del w:id="448" w:author="Adrian Stier" w:date="2020-12-14T08:05:00Z">
          <w:r w:rsidR="006533A9" w:rsidDel="00C06DC7">
            <w:rPr>
              <w:rFonts w:ascii="Helvetica" w:hAnsi="Helvetica"/>
              <w:sz w:val="22"/>
              <w:szCs w:val="22"/>
            </w:rPr>
            <w:delText>.</w:delText>
          </w:r>
        </w:del>
        <w:del w:id="449" w:author="Adrian Stier" w:date="2020-12-14T07:59:00Z">
          <w:r w:rsidR="006533A9" w:rsidDel="00144DA7">
            <w:rPr>
              <w:rFonts w:ascii="Helvetica" w:hAnsi="Helvetica"/>
              <w:sz w:val="22"/>
              <w:szCs w:val="22"/>
            </w:rPr>
            <w:delText xml:space="preserve"> </w:delText>
          </w:r>
        </w:del>
        <w:r w:rsidR="006533A9">
          <w:rPr>
            <w:rFonts w:ascii="Helvetica" w:hAnsi="Helvetica"/>
            <w:sz w:val="22"/>
            <w:szCs w:val="22"/>
          </w:rPr>
          <w:t xml:space="preserve"> </w:t>
        </w:r>
      </w:ins>
      <w:ins w:id="450" w:author="Tim Essington" w:date="2019-04-22T17:11:00Z">
        <w:r w:rsidR="006533A9">
          <w:rPr>
            <w:rFonts w:ascii="Helvetica" w:hAnsi="Helvetica"/>
            <w:sz w:val="22"/>
            <w:szCs w:val="22"/>
          </w:rPr>
          <w:t xml:space="preserve">However, </w:t>
        </w:r>
        <w:del w:id="451" w:author="Adrian Stier" w:date="2020-12-14T08:05:00Z">
          <w:r w:rsidR="006533A9" w:rsidDel="00C06DC7">
            <w:rPr>
              <w:rFonts w:ascii="Helvetica" w:hAnsi="Helvetica"/>
              <w:sz w:val="22"/>
              <w:szCs w:val="22"/>
            </w:rPr>
            <w:delText>this</w:delText>
          </w:r>
        </w:del>
      </w:ins>
      <w:ins w:id="452" w:author="Adrian Stier" w:date="2020-12-14T08:05:00Z">
        <w:r w:rsidR="00C06DC7">
          <w:rPr>
            <w:rFonts w:ascii="Helvetica" w:hAnsi="Helvetica"/>
            <w:sz w:val="22"/>
            <w:szCs w:val="22"/>
          </w:rPr>
          <w:t>these</w:t>
        </w:r>
      </w:ins>
      <w:ins w:id="453" w:author="Tim Essington" w:date="2019-04-22T17:11:00Z">
        <w:r w:rsidR="006533A9">
          <w:rPr>
            <w:rFonts w:ascii="Helvetica" w:hAnsi="Helvetica"/>
            <w:sz w:val="22"/>
            <w:szCs w:val="22"/>
          </w:rPr>
          <w:t xml:space="preserve"> </w:t>
        </w:r>
      </w:ins>
      <w:ins w:id="454" w:author="Tim Essington" w:date="2019-04-22T17:16:00Z">
        <w:r w:rsidR="006533A9">
          <w:rPr>
            <w:rFonts w:ascii="Helvetica" w:hAnsi="Helvetica"/>
            <w:sz w:val="22"/>
            <w:szCs w:val="22"/>
          </w:rPr>
          <w:t xml:space="preserve">simple </w:t>
        </w:r>
      </w:ins>
      <w:ins w:id="455" w:author="Tim Essington" w:date="2019-04-22T17:11:00Z">
        <w:r w:rsidR="006533A9">
          <w:rPr>
            <w:rFonts w:ascii="Helvetica" w:hAnsi="Helvetica"/>
            <w:sz w:val="22"/>
            <w:szCs w:val="22"/>
          </w:rPr>
          <w:t>expectation</w:t>
        </w:r>
      </w:ins>
      <w:ins w:id="456" w:author="Adrian Stier" w:date="2020-12-14T08:06:00Z">
        <w:r w:rsidR="00C06DC7">
          <w:rPr>
            <w:rFonts w:ascii="Helvetica" w:hAnsi="Helvetica"/>
            <w:sz w:val="22"/>
            <w:szCs w:val="22"/>
          </w:rPr>
          <w:t>s</w:t>
        </w:r>
      </w:ins>
      <w:ins w:id="457" w:author="Tim Essington" w:date="2019-04-22T17:11:00Z">
        <w:r w:rsidR="006533A9">
          <w:rPr>
            <w:rFonts w:ascii="Helvetica" w:hAnsi="Helvetica"/>
            <w:sz w:val="22"/>
            <w:szCs w:val="22"/>
          </w:rPr>
          <w:t xml:space="preserve"> may not be fully borne out if </w:t>
        </w:r>
      </w:ins>
      <w:ins w:id="458" w:author="Tim Essington" w:date="2019-04-22T17:16:00Z">
        <w:r w:rsidR="006533A9">
          <w:rPr>
            <w:rFonts w:ascii="Helvetica" w:hAnsi="Helvetica"/>
            <w:sz w:val="22"/>
            <w:szCs w:val="22"/>
          </w:rPr>
          <w:t xml:space="preserve">in a </w:t>
        </w:r>
        <w:del w:id="459" w:author="Megsie Siple" w:date="2020-08-20T09:00:00Z">
          <w:r w:rsidR="006533A9" w:rsidDel="00BF525E">
            <w:rPr>
              <w:rFonts w:ascii="Helvetica" w:hAnsi="Helvetica"/>
              <w:sz w:val="22"/>
              <w:szCs w:val="22"/>
            </w:rPr>
            <w:delText xml:space="preserve">complex, </w:delText>
          </w:r>
        </w:del>
        <w:r w:rsidR="006533A9">
          <w:rPr>
            <w:rFonts w:ascii="Helvetica" w:hAnsi="Helvetica"/>
            <w:sz w:val="22"/>
            <w:szCs w:val="22"/>
          </w:rPr>
          <w:t xml:space="preserve">dynamic system. </w:t>
        </w:r>
        <w:del w:id="460" w:author="Adrian Stier" w:date="2020-12-14T07:59:00Z">
          <w:r w:rsidR="006533A9" w:rsidDel="00144DA7">
            <w:rPr>
              <w:rFonts w:ascii="Helvetica" w:hAnsi="Helvetica"/>
              <w:sz w:val="22"/>
              <w:szCs w:val="22"/>
            </w:rPr>
            <w:delText xml:space="preserve"> </w:delText>
          </w:r>
        </w:del>
        <w:r w:rsidR="006533A9">
          <w:rPr>
            <w:rFonts w:ascii="Helvetica" w:hAnsi="Helvetica"/>
            <w:sz w:val="22"/>
            <w:szCs w:val="22"/>
          </w:rPr>
          <w:t>Thus, we seek to explore when and where our expect</w:t>
        </w:r>
      </w:ins>
      <w:ins w:id="461" w:author="Tim Essington" w:date="2019-04-22T17:17:00Z">
        <w:r w:rsidR="006533A9">
          <w:rPr>
            <w:rFonts w:ascii="Helvetica" w:hAnsi="Helvetica"/>
            <w:sz w:val="22"/>
            <w:szCs w:val="22"/>
          </w:rPr>
          <w:t>a</w:t>
        </w:r>
        <w:r w:rsidR="001E691A">
          <w:rPr>
            <w:rFonts w:ascii="Helvetica" w:hAnsi="Helvetica"/>
            <w:sz w:val="22"/>
            <w:szCs w:val="22"/>
          </w:rPr>
          <w:t>t</w:t>
        </w:r>
      </w:ins>
      <w:ins w:id="462" w:author="Tim Essington" w:date="2019-04-22T17:16:00Z">
        <w:r w:rsidR="006533A9">
          <w:rPr>
            <w:rFonts w:ascii="Helvetica" w:hAnsi="Helvetica"/>
            <w:sz w:val="22"/>
            <w:szCs w:val="22"/>
          </w:rPr>
          <w:t xml:space="preserve">ion holds, and what elements of a natural resource system </w:t>
        </w:r>
      </w:ins>
      <w:ins w:id="463" w:author="Tim Essington" w:date="2019-04-22T17:17:00Z">
        <w:r w:rsidR="001E691A">
          <w:rPr>
            <w:rFonts w:ascii="Helvetica" w:hAnsi="Helvetica"/>
            <w:sz w:val="22"/>
            <w:szCs w:val="22"/>
          </w:rPr>
          <w:t>strengthens the benefit of state-dependent monitoring.  We do this by asking</w:t>
        </w:r>
        <w:del w:id="464" w:author="Adrian Stier" w:date="2020-12-14T08:06:00Z">
          <w:r w:rsidR="001E691A" w:rsidDel="00B0485A">
            <w:rPr>
              <w:rFonts w:ascii="Helvetica" w:hAnsi="Helvetica"/>
              <w:sz w:val="22"/>
              <w:szCs w:val="22"/>
            </w:rPr>
            <w:delText xml:space="preserve"> </w:delText>
          </w:r>
        </w:del>
      </w:ins>
      <w:del w:id="465" w:author="Tim Essington" w:date="2019-04-22T17:08:00Z">
        <w:r w:rsidR="00763A42" w:rsidRPr="003805EE" w:rsidDel="006533A9">
          <w:rPr>
            <w:rFonts w:ascii="Helvetica" w:hAnsi="Helvetica"/>
            <w:sz w:val="22"/>
            <w:szCs w:val="22"/>
          </w:rPr>
          <w:delText>W</w:delText>
        </w:r>
        <w:r w:rsidR="003663AE" w:rsidRPr="003805EE" w:rsidDel="006533A9">
          <w:rPr>
            <w:rFonts w:ascii="Helvetica" w:hAnsi="Helvetica"/>
            <w:sz w:val="22"/>
            <w:szCs w:val="22"/>
          </w:rPr>
          <w:delText>e</w:delText>
        </w:r>
      </w:del>
      <w:del w:id="466" w:author="Tim Essington" w:date="2019-04-22T17:17:00Z">
        <w:r w:rsidR="00344157" w:rsidRPr="003805EE" w:rsidDel="001E691A">
          <w:rPr>
            <w:rFonts w:ascii="Helvetica" w:hAnsi="Helvetica"/>
            <w:sz w:val="22"/>
            <w:szCs w:val="22"/>
          </w:rPr>
          <w:delText xml:space="preserve"> </w:delText>
        </w:r>
        <w:r w:rsidR="004D2470" w:rsidRPr="003805EE" w:rsidDel="001E691A">
          <w:rPr>
            <w:rFonts w:ascii="Helvetica" w:hAnsi="Helvetica"/>
            <w:sz w:val="22"/>
            <w:szCs w:val="22"/>
          </w:rPr>
          <w:delText>develop a heuristic model</w:delText>
        </w:r>
        <w:r w:rsidR="003663AE" w:rsidRPr="003805EE" w:rsidDel="001E691A">
          <w:rPr>
            <w:rFonts w:ascii="Helvetica" w:hAnsi="Helvetica"/>
            <w:sz w:val="22"/>
            <w:szCs w:val="22"/>
          </w:rPr>
          <w:delText xml:space="preserve"> of a harvested species with a limit reference point and biological tipping point to </w:delText>
        </w:r>
        <w:r w:rsidR="004B2744" w:rsidRPr="003805EE" w:rsidDel="001E691A">
          <w:rPr>
            <w:rFonts w:ascii="Helvetica" w:hAnsi="Helvetica"/>
            <w:sz w:val="22"/>
            <w:szCs w:val="22"/>
          </w:rPr>
          <w:delText>ask</w:delText>
        </w:r>
      </w:del>
      <w:r w:rsidR="00852921" w:rsidRPr="003805EE">
        <w:rPr>
          <w:rFonts w:ascii="Helvetica" w:hAnsi="Helvetica"/>
          <w:sz w:val="22"/>
          <w:szCs w:val="22"/>
        </w:rPr>
        <w:t xml:space="preserve"> </w:t>
      </w:r>
      <w:del w:id="467" w:author="Adrian Stier" w:date="2020-12-08T16:18:00Z">
        <w:r w:rsidR="00EB17AA" w:rsidRPr="003805EE" w:rsidDel="00BC60DA">
          <w:rPr>
            <w:rFonts w:ascii="Helvetica" w:hAnsi="Helvetica"/>
            <w:sz w:val="22"/>
            <w:szCs w:val="22"/>
          </w:rPr>
          <w:delText xml:space="preserve">three </w:delText>
        </w:r>
      </w:del>
      <w:ins w:id="468" w:author="Adrian Stier" w:date="2020-12-08T16:18:00Z">
        <w:del w:id="469" w:author="Adrian Stier [2]" w:date="2021-01-19T05:59:00Z">
          <w:r w:rsidR="00BC60DA" w:rsidDel="0067240A">
            <w:rPr>
              <w:rFonts w:ascii="Helvetica" w:hAnsi="Helvetica"/>
              <w:sz w:val="22"/>
              <w:szCs w:val="22"/>
            </w:rPr>
            <w:delText>four</w:delText>
          </w:r>
        </w:del>
      </w:ins>
      <w:ins w:id="470" w:author="Adrian Stier [2]" w:date="2021-01-19T05:59:00Z">
        <w:r w:rsidR="0067240A">
          <w:rPr>
            <w:rFonts w:ascii="Helvetica" w:hAnsi="Helvetica"/>
            <w:sz w:val="22"/>
            <w:szCs w:val="22"/>
          </w:rPr>
          <w:t>three</w:t>
        </w:r>
      </w:ins>
      <w:ins w:id="471" w:author="Adrian Stier" w:date="2020-12-08T16:18:00Z">
        <w:r w:rsidR="00BC60DA" w:rsidRPr="003805EE">
          <w:rPr>
            <w:rFonts w:ascii="Helvetica" w:hAnsi="Helvetica"/>
            <w:sz w:val="22"/>
            <w:szCs w:val="22"/>
          </w:rPr>
          <w:t xml:space="preserve"> </w:t>
        </w:r>
      </w:ins>
      <w:r w:rsidR="00852921" w:rsidRPr="003805EE">
        <w:rPr>
          <w:rFonts w:ascii="Helvetica" w:hAnsi="Helvetica"/>
          <w:sz w:val="22"/>
          <w:szCs w:val="22"/>
        </w:rPr>
        <w:t>questions:</w:t>
      </w:r>
    </w:p>
    <w:p w14:paraId="37D7C9B8" w14:textId="77777777" w:rsidR="00D92A66" w:rsidRPr="003805EE" w:rsidRDefault="00D92A66">
      <w:pPr>
        <w:ind w:firstLine="720"/>
        <w:rPr>
          <w:rFonts w:ascii="Helvetica" w:hAnsi="Helvetica"/>
          <w:sz w:val="22"/>
          <w:szCs w:val="22"/>
        </w:rPr>
        <w:pPrChange w:id="472" w:author="Adrian Stier" w:date="2020-12-04T07:09:00Z">
          <w:pPr>
            <w:spacing w:line="480" w:lineRule="auto"/>
            <w:ind w:firstLine="720"/>
          </w:pPr>
        </w:pPrChange>
      </w:pPr>
    </w:p>
    <w:p w14:paraId="0F8D2917" w14:textId="7EC223FB" w:rsidR="00192304" w:rsidDel="0097085C" w:rsidRDefault="00192304">
      <w:pPr>
        <w:pStyle w:val="ListParagraph"/>
        <w:numPr>
          <w:ilvl w:val="0"/>
          <w:numId w:val="12"/>
        </w:numPr>
        <w:ind w:left="360" w:hanging="360"/>
        <w:rPr>
          <w:ins w:id="473" w:author="Adrian Stier" w:date="2021-01-14T15:24:00Z"/>
          <w:del w:id="474" w:author="Adrian Stier [2]" w:date="2021-01-18T07:48:00Z"/>
          <w:rFonts w:ascii="Helvetica" w:hAnsi="Helvetica"/>
          <w:sz w:val="22"/>
          <w:szCs w:val="22"/>
        </w:rPr>
      </w:pPr>
      <w:ins w:id="475" w:author="Adrian Stier" w:date="2021-01-14T15:24:00Z">
        <w:del w:id="476" w:author="Adrian Stier [2]" w:date="2021-01-18T07:48:00Z">
          <w:r w:rsidDel="0097085C">
            <w:rPr>
              <w:rFonts w:ascii="Helvetica" w:hAnsi="Helvetica"/>
              <w:sz w:val="22"/>
              <w:szCs w:val="22"/>
            </w:rPr>
            <w:delText>H</w:delText>
          </w:r>
        </w:del>
      </w:ins>
      <w:ins w:id="477" w:author="Adrian Stier" w:date="2021-01-14T15:25:00Z">
        <w:del w:id="478" w:author="Adrian Stier [2]" w:date="2021-01-18T07:48:00Z">
          <w:r w:rsidDel="0097085C">
            <w:rPr>
              <w:rFonts w:ascii="Helvetica" w:hAnsi="Helvetica"/>
              <w:sz w:val="22"/>
              <w:szCs w:val="22"/>
            </w:rPr>
            <w:delText>ow do population dynamics change as monitoring precision increases?</w:delText>
          </w:r>
        </w:del>
      </w:ins>
    </w:p>
    <w:p w14:paraId="6A3A57EF" w14:textId="420088E6" w:rsidR="00DB58A9" w:rsidRPr="003805EE" w:rsidRDefault="002D198C">
      <w:pPr>
        <w:pStyle w:val="ListParagraph"/>
        <w:numPr>
          <w:ilvl w:val="0"/>
          <w:numId w:val="12"/>
        </w:numPr>
        <w:ind w:left="360" w:hanging="360"/>
        <w:rPr>
          <w:rFonts w:ascii="Helvetica" w:hAnsi="Helvetica"/>
          <w:sz w:val="22"/>
          <w:szCs w:val="22"/>
        </w:rPr>
        <w:pPrChange w:id="479" w:author="Adrian Stier" w:date="2020-12-04T07:09:00Z">
          <w:pPr>
            <w:pStyle w:val="ListParagraph"/>
            <w:numPr>
              <w:numId w:val="12"/>
            </w:numPr>
            <w:spacing w:line="480" w:lineRule="auto"/>
            <w:ind w:left="360" w:hanging="360"/>
          </w:pPr>
        </w:pPrChange>
      </w:pPr>
      <w:r w:rsidRPr="003805EE">
        <w:rPr>
          <w:rFonts w:ascii="Helvetica" w:hAnsi="Helvetica"/>
          <w:sz w:val="22"/>
          <w:szCs w:val="22"/>
        </w:rPr>
        <w:t xml:space="preserve">How does return on monitoring investment </w:t>
      </w:r>
      <w:r w:rsidR="004972A1" w:rsidRPr="003805EE">
        <w:rPr>
          <w:rFonts w:ascii="Helvetica" w:hAnsi="Helvetica"/>
          <w:sz w:val="22"/>
          <w:szCs w:val="22"/>
        </w:rPr>
        <w:t xml:space="preserve">change </w:t>
      </w:r>
      <w:del w:id="480" w:author="Adrian Stier [2]" w:date="2021-01-19T05:50:00Z">
        <w:r w:rsidRPr="003805EE" w:rsidDel="00C11316">
          <w:rPr>
            <w:rFonts w:ascii="Helvetica" w:hAnsi="Helvetica"/>
            <w:sz w:val="22"/>
            <w:szCs w:val="22"/>
          </w:rPr>
          <w:delText>wit</w:delText>
        </w:r>
        <w:r w:rsidR="00064856" w:rsidRPr="003805EE" w:rsidDel="00C11316">
          <w:rPr>
            <w:rFonts w:ascii="Helvetica" w:hAnsi="Helvetica"/>
            <w:sz w:val="22"/>
            <w:szCs w:val="22"/>
          </w:rPr>
          <w:delText>h proximity to a</w:delText>
        </w:r>
      </w:del>
      <w:ins w:id="481" w:author="Adrian Stier [2]" w:date="2021-01-19T05:50:00Z">
        <w:r w:rsidR="00C11316">
          <w:rPr>
            <w:rFonts w:ascii="Helvetica" w:hAnsi="Helvetica"/>
            <w:sz w:val="22"/>
            <w:szCs w:val="22"/>
          </w:rPr>
          <w:t>as populations approach a</w:t>
        </w:r>
      </w:ins>
      <w:r w:rsidR="00064856" w:rsidRPr="003805EE">
        <w:rPr>
          <w:rFonts w:ascii="Helvetica" w:hAnsi="Helvetica"/>
          <w:sz w:val="22"/>
          <w:szCs w:val="22"/>
        </w:rPr>
        <w:t xml:space="preserve"> </w:t>
      </w:r>
      <w:r w:rsidR="009442F2" w:rsidRPr="003805EE">
        <w:rPr>
          <w:rFonts w:ascii="Helvetica" w:eastAsia="Times New Roman" w:hAnsi="Helvetica" w:cs="Times New Roman"/>
          <w:sz w:val="22"/>
          <w:szCs w:val="22"/>
        </w:rPr>
        <w:t>critical threshold</w:t>
      </w:r>
      <w:r w:rsidR="00064856" w:rsidRPr="003805EE">
        <w:rPr>
          <w:rFonts w:ascii="Helvetica" w:hAnsi="Helvetica"/>
          <w:sz w:val="22"/>
          <w:szCs w:val="22"/>
        </w:rPr>
        <w:t>?</w:t>
      </w:r>
    </w:p>
    <w:p w14:paraId="5B4C53F9" w14:textId="060EC8E9" w:rsidR="00DB58A9" w:rsidDel="0097085C" w:rsidRDefault="002D198C" w:rsidP="00BF01EC">
      <w:pPr>
        <w:pStyle w:val="ListParagraph"/>
        <w:numPr>
          <w:ilvl w:val="0"/>
          <w:numId w:val="12"/>
        </w:numPr>
        <w:ind w:left="360" w:hanging="360"/>
        <w:rPr>
          <w:ins w:id="482" w:author="Adrian Stier" w:date="2020-12-04T07:22:00Z"/>
          <w:del w:id="483" w:author="Adrian Stier [2]" w:date="2021-01-18T07:49:00Z"/>
          <w:rFonts w:ascii="Helvetica" w:hAnsi="Helvetica"/>
          <w:sz w:val="22"/>
          <w:szCs w:val="22"/>
        </w:rPr>
      </w:pPr>
      <w:del w:id="484" w:author="Adrian Stier [2]" w:date="2021-01-18T07:49:00Z">
        <w:r w:rsidRPr="003805EE" w:rsidDel="0097085C">
          <w:rPr>
            <w:rFonts w:ascii="Helvetica" w:hAnsi="Helvetica"/>
            <w:sz w:val="22"/>
            <w:szCs w:val="22"/>
          </w:rPr>
          <w:delText xml:space="preserve">What is the safe operating space </w:delText>
        </w:r>
        <w:r w:rsidR="00AA2A99" w:rsidRPr="003805EE" w:rsidDel="0097085C">
          <w:rPr>
            <w:rFonts w:ascii="Helvetica" w:hAnsi="Helvetica"/>
            <w:sz w:val="22"/>
            <w:szCs w:val="22"/>
          </w:rPr>
          <w:delText xml:space="preserve">(SOS) </w:delText>
        </w:r>
        <w:r w:rsidRPr="003805EE" w:rsidDel="0097085C">
          <w:rPr>
            <w:rFonts w:ascii="Helvetica" w:hAnsi="Helvetica"/>
            <w:sz w:val="22"/>
            <w:szCs w:val="22"/>
          </w:rPr>
          <w:delText xml:space="preserve">that allows avoidance of </w:delText>
        </w:r>
        <w:r w:rsidR="009442F2" w:rsidRPr="003805EE" w:rsidDel="0097085C">
          <w:rPr>
            <w:rFonts w:ascii="Helvetica" w:eastAsia="Times New Roman" w:hAnsi="Helvetica" w:cs="Times New Roman"/>
            <w:sz w:val="22"/>
            <w:szCs w:val="22"/>
          </w:rPr>
          <w:delText>critical thresholds</w:delText>
        </w:r>
        <w:r w:rsidR="001361AB" w:rsidRPr="003805EE" w:rsidDel="0097085C">
          <w:rPr>
            <w:rFonts w:ascii="Helvetica" w:hAnsi="Helvetica"/>
            <w:sz w:val="22"/>
            <w:szCs w:val="22"/>
          </w:rPr>
          <w:delText>?</w:delText>
        </w:r>
      </w:del>
    </w:p>
    <w:p w14:paraId="2EBC84B5" w14:textId="59231D1A" w:rsidR="00F90AA6" w:rsidDel="00EE6B88" w:rsidRDefault="00DB6AF1" w:rsidP="00EE6B88">
      <w:pPr>
        <w:pStyle w:val="ListParagraph"/>
        <w:numPr>
          <w:ilvl w:val="0"/>
          <w:numId w:val="12"/>
        </w:numPr>
        <w:ind w:left="360" w:hanging="360"/>
        <w:rPr>
          <w:del w:id="485" w:author="Adrian Stier [2]" w:date="2021-01-19T06:50:00Z"/>
          <w:rFonts w:ascii="Helvetica" w:hAnsi="Helvetica"/>
          <w:sz w:val="22"/>
          <w:szCs w:val="22"/>
        </w:rPr>
      </w:pPr>
      <w:ins w:id="486" w:author="Adrian Stier" w:date="2020-12-08T16:21:00Z">
        <w:r>
          <w:rPr>
            <w:rFonts w:ascii="Helvetica" w:hAnsi="Helvetica"/>
            <w:sz w:val="22"/>
            <w:szCs w:val="22"/>
          </w:rPr>
          <w:t>Can</w:t>
        </w:r>
      </w:ins>
      <w:ins w:id="487" w:author="Adrian Stier" w:date="2020-12-04T07:22:00Z">
        <w:r w:rsidR="00F90AA6">
          <w:rPr>
            <w:rFonts w:ascii="Helvetica" w:hAnsi="Helvetica"/>
            <w:sz w:val="22"/>
            <w:szCs w:val="22"/>
          </w:rPr>
          <w:t xml:space="preserve"> </w:t>
        </w:r>
      </w:ins>
      <w:ins w:id="488" w:author="Adrian Stier" w:date="2020-12-14T08:06:00Z">
        <w:r w:rsidR="00B0485A">
          <w:rPr>
            <w:rFonts w:ascii="Helvetica" w:hAnsi="Helvetica"/>
            <w:sz w:val="22"/>
            <w:szCs w:val="22"/>
          </w:rPr>
          <w:t xml:space="preserve">precise </w:t>
        </w:r>
      </w:ins>
      <w:ins w:id="489" w:author="Adrian Stier" w:date="2020-12-04T07:22:00Z">
        <w:r w:rsidR="00F90AA6">
          <w:rPr>
            <w:rFonts w:ascii="Helvetica" w:hAnsi="Helvetica"/>
            <w:sz w:val="22"/>
            <w:szCs w:val="22"/>
          </w:rPr>
          <w:t xml:space="preserve">monitoring promote </w:t>
        </w:r>
      </w:ins>
      <w:ins w:id="490" w:author="Adrian Stier" w:date="2020-12-14T08:06:00Z">
        <w:r w:rsidR="00B0485A">
          <w:rPr>
            <w:rFonts w:ascii="Helvetica" w:hAnsi="Helvetica"/>
            <w:sz w:val="22"/>
            <w:szCs w:val="22"/>
          </w:rPr>
          <w:t xml:space="preserve">the </w:t>
        </w:r>
      </w:ins>
      <w:ins w:id="491" w:author="Adrian Stier" w:date="2020-12-04T07:22:00Z">
        <w:del w:id="492" w:author="Adrian Stier [2]" w:date="2021-01-18T07:49:00Z">
          <w:r w:rsidR="00F90AA6" w:rsidDel="0097085C">
            <w:rPr>
              <w:rFonts w:ascii="Helvetica" w:hAnsi="Helvetica"/>
              <w:sz w:val="22"/>
              <w:szCs w:val="22"/>
            </w:rPr>
            <w:delText>recovery</w:delText>
          </w:r>
        </w:del>
      </w:ins>
      <w:ins w:id="493" w:author="Adrian Stier [2]" w:date="2021-01-18T07:49:00Z">
        <w:r w:rsidR="0097085C">
          <w:rPr>
            <w:rFonts w:ascii="Helvetica" w:hAnsi="Helvetica"/>
            <w:sz w:val="22"/>
            <w:szCs w:val="22"/>
          </w:rPr>
          <w:t>resilience</w:t>
        </w:r>
      </w:ins>
      <w:ins w:id="494" w:author="Adrian Stier" w:date="2020-12-04T07:22:00Z">
        <w:r w:rsidR="00F90AA6">
          <w:rPr>
            <w:rFonts w:ascii="Helvetica" w:hAnsi="Helvetica"/>
            <w:sz w:val="22"/>
            <w:szCs w:val="22"/>
          </w:rPr>
          <w:t xml:space="preserve"> </w:t>
        </w:r>
      </w:ins>
      <w:ins w:id="495" w:author="Adrian Stier" w:date="2020-12-08T16:21:00Z">
        <w:r>
          <w:rPr>
            <w:rFonts w:ascii="Helvetica" w:hAnsi="Helvetica"/>
            <w:sz w:val="22"/>
            <w:szCs w:val="22"/>
          </w:rPr>
          <w:t xml:space="preserve">of </w:t>
        </w:r>
      </w:ins>
      <w:ins w:id="496" w:author="Adrian Stier" w:date="2021-01-21T06:47:00Z">
        <w:r w:rsidR="00B62951">
          <w:rPr>
            <w:rFonts w:ascii="Helvetica" w:hAnsi="Helvetica"/>
            <w:sz w:val="22"/>
            <w:szCs w:val="22"/>
          </w:rPr>
          <w:t>over</w:t>
        </w:r>
      </w:ins>
      <w:ins w:id="497" w:author="Adrian Stier" w:date="2020-12-08T16:21:00Z">
        <w:del w:id="498" w:author="Adrian Stier [2]" w:date="2021-01-18T07:51:00Z">
          <w:r w:rsidDel="0089131D">
            <w:rPr>
              <w:rFonts w:ascii="Helvetica" w:hAnsi="Helvetica"/>
              <w:sz w:val="22"/>
              <w:szCs w:val="22"/>
            </w:rPr>
            <w:delText>degraded</w:delText>
          </w:r>
        </w:del>
      </w:ins>
      <w:ins w:id="499" w:author="Adrian Stier [2]" w:date="2021-01-18T07:51:00Z">
        <w:r w:rsidR="0089131D">
          <w:rPr>
            <w:rFonts w:ascii="Helvetica" w:hAnsi="Helvetica"/>
            <w:sz w:val="22"/>
            <w:szCs w:val="22"/>
          </w:rPr>
          <w:t>harvested</w:t>
        </w:r>
      </w:ins>
      <w:ins w:id="500" w:author="Adrian Stier" w:date="2020-12-08T16:18:00Z">
        <w:r w:rsidR="00BC60DA">
          <w:rPr>
            <w:rFonts w:ascii="Helvetica" w:hAnsi="Helvetica"/>
            <w:sz w:val="22"/>
            <w:szCs w:val="22"/>
          </w:rPr>
          <w:t xml:space="preserve"> </w:t>
        </w:r>
      </w:ins>
      <w:ins w:id="501" w:author="Adrian Stier" w:date="2020-12-08T16:19:00Z">
        <w:r w:rsidR="00BC60DA">
          <w:rPr>
            <w:rFonts w:ascii="Helvetica" w:hAnsi="Helvetica"/>
            <w:sz w:val="22"/>
            <w:szCs w:val="22"/>
          </w:rPr>
          <w:t>populations</w:t>
        </w:r>
        <w:del w:id="502" w:author="Adrian Stier [2]" w:date="2021-01-18T07:49:00Z">
          <w:r w:rsidR="00BC60DA" w:rsidDel="0097085C">
            <w:rPr>
              <w:rFonts w:ascii="Helvetica" w:hAnsi="Helvetica"/>
              <w:sz w:val="22"/>
              <w:szCs w:val="22"/>
            </w:rPr>
            <w:delText xml:space="preserve"> near a critical threshold</w:delText>
          </w:r>
        </w:del>
      </w:ins>
      <w:ins w:id="503" w:author="Adrian Stier" w:date="2020-12-04T07:23:00Z">
        <w:del w:id="504" w:author="Adrian Stier [2]" w:date="2021-01-19T06:50:00Z">
          <w:r w:rsidR="00F90AA6" w:rsidDel="00EE6B88">
            <w:rPr>
              <w:rFonts w:ascii="Helvetica" w:hAnsi="Helvetica"/>
              <w:sz w:val="22"/>
              <w:szCs w:val="22"/>
            </w:rPr>
            <w:delText>?</w:delText>
          </w:r>
        </w:del>
      </w:ins>
    </w:p>
    <w:p w14:paraId="105E6CC3" w14:textId="77777777" w:rsidR="00EE6B88" w:rsidRPr="00EE6B88" w:rsidRDefault="00EE6B88">
      <w:pPr>
        <w:pStyle w:val="ListParagraph"/>
        <w:numPr>
          <w:ilvl w:val="0"/>
          <w:numId w:val="12"/>
        </w:numPr>
        <w:ind w:left="360" w:hanging="360"/>
        <w:rPr>
          <w:ins w:id="505" w:author="Adrian Stier [2]" w:date="2021-01-19T06:50:00Z"/>
          <w:rFonts w:ascii="Helvetica" w:hAnsi="Helvetica"/>
          <w:sz w:val="22"/>
          <w:szCs w:val="22"/>
        </w:rPr>
        <w:pPrChange w:id="506" w:author="Adrian Stier" w:date="2020-12-04T07:09:00Z">
          <w:pPr>
            <w:pStyle w:val="ListParagraph"/>
            <w:numPr>
              <w:numId w:val="12"/>
            </w:numPr>
            <w:spacing w:line="480" w:lineRule="auto"/>
            <w:ind w:left="360" w:hanging="360"/>
          </w:pPr>
        </w:pPrChange>
      </w:pPr>
    </w:p>
    <w:p w14:paraId="2F25AEC4" w14:textId="798C08E0" w:rsidR="00EE6B88" w:rsidRPr="00EE6B88" w:rsidRDefault="00EE6B88">
      <w:pPr>
        <w:pStyle w:val="ListParagraph"/>
        <w:numPr>
          <w:ilvl w:val="0"/>
          <w:numId w:val="12"/>
        </w:numPr>
        <w:ind w:left="360" w:hanging="360"/>
        <w:rPr>
          <w:ins w:id="507" w:author="Adrian Stier [2]" w:date="2021-01-19T06:50:00Z"/>
          <w:rFonts w:ascii="Helvetica" w:hAnsi="Helvetica"/>
          <w:i/>
          <w:iCs/>
          <w:sz w:val="22"/>
          <w:szCs w:val="22"/>
          <w:rPrChange w:id="508" w:author="Adrian Stier [2]" w:date="2021-01-19T06:50:00Z">
            <w:rPr>
              <w:ins w:id="509" w:author="Adrian Stier [2]" w:date="2021-01-19T06:50:00Z"/>
            </w:rPr>
          </w:rPrChange>
        </w:rPr>
        <w:pPrChange w:id="510" w:author="Adrian Stier [2]" w:date="2021-01-19T06:50:00Z">
          <w:pPr>
            <w:pStyle w:val="ListParagraph"/>
            <w:numPr>
              <w:numId w:val="12"/>
            </w:numPr>
            <w:ind w:left="1180" w:hanging="400"/>
          </w:pPr>
        </w:pPrChange>
      </w:pPr>
      <w:ins w:id="511" w:author="Adrian Stier [2]" w:date="2021-01-19T06:50:00Z">
        <w:r w:rsidRPr="00EE6B88">
          <w:rPr>
            <w:rFonts w:ascii="Helvetica" w:hAnsi="Helvetica"/>
            <w:sz w:val="22"/>
            <w:szCs w:val="22"/>
            <w:rPrChange w:id="512" w:author="Adrian Stier [2]" w:date="2021-01-19T06:50:00Z">
              <w:rPr/>
            </w:rPrChange>
          </w:rPr>
          <w:t>How can managers balance the costs and benefits of monitoring populations prone to collapse?</w:t>
        </w:r>
        <w:r w:rsidRPr="00EE6B88">
          <w:rPr>
            <w:rFonts w:ascii="Helvetica" w:hAnsi="Helvetica"/>
            <w:i/>
            <w:iCs/>
            <w:sz w:val="22"/>
            <w:szCs w:val="22"/>
            <w:rPrChange w:id="513" w:author="Adrian Stier [2]" w:date="2021-01-19T06:50:00Z">
              <w:rPr/>
            </w:rPrChange>
          </w:rPr>
          <w:t xml:space="preserve"> </w:t>
        </w:r>
      </w:ins>
    </w:p>
    <w:p w14:paraId="1A3E63BB" w14:textId="3E70B2E8" w:rsidR="002D198C" w:rsidDel="00EE6B88" w:rsidRDefault="002D198C">
      <w:pPr>
        <w:pStyle w:val="ListParagraph"/>
        <w:numPr>
          <w:ilvl w:val="0"/>
          <w:numId w:val="12"/>
        </w:numPr>
        <w:ind w:left="360" w:hanging="360"/>
        <w:rPr>
          <w:ins w:id="514" w:author="Adrian Stier" w:date="2020-12-15T06:45:00Z"/>
          <w:del w:id="515" w:author="Adrian Stier [2]" w:date="2021-01-19T06:50:00Z"/>
          <w:rFonts w:ascii="Helvetica" w:hAnsi="Helvetica"/>
          <w:sz w:val="22"/>
          <w:szCs w:val="22"/>
        </w:rPr>
      </w:pPr>
      <w:del w:id="516" w:author="Adrian Stier [2]" w:date="2021-01-19T05:53:00Z">
        <w:r w:rsidRPr="003805EE" w:rsidDel="00C11316">
          <w:rPr>
            <w:rFonts w:ascii="Helvetica" w:hAnsi="Helvetica"/>
            <w:sz w:val="22"/>
            <w:szCs w:val="22"/>
          </w:rPr>
          <w:delText xml:space="preserve">Are </w:delText>
        </w:r>
        <w:r w:rsidR="00555F85" w:rsidRPr="003805EE" w:rsidDel="00C11316">
          <w:rPr>
            <w:rFonts w:ascii="Helvetica" w:hAnsi="Helvetica"/>
            <w:sz w:val="22"/>
            <w:szCs w:val="22"/>
          </w:rPr>
          <w:delText>precautionary</w:delText>
        </w:r>
        <w:r w:rsidRPr="003805EE" w:rsidDel="00C11316">
          <w:rPr>
            <w:rFonts w:ascii="Helvetica" w:hAnsi="Helvetica"/>
            <w:sz w:val="22"/>
            <w:szCs w:val="22"/>
          </w:rPr>
          <w:delText xml:space="preserve"> </w:delText>
        </w:r>
        <w:r w:rsidR="00E47DE3" w:rsidRPr="003805EE" w:rsidDel="00C11316">
          <w:rPr>
            <w:rFonts w:ascii="Helvetica" w:hAnsi="Helvetica"/>
            <w:sz w:val="22"/>
            <w:szCs w:val="22"/>
          </w:rPr>
          <w:delText>buffers suitable alternatives given the</w:delText>
        </w:r>
        <w:r w:rsidRPr="003805EE" w:rsidDel="00C11316">
          <w:rPr>
            <w:rFonts w:ascii="Helvetica" w:hAnsi="Helvetica"/>
            <w:sz w:val="22"/>
            <w:szCs w:val="22"/>
          </w:rPr>
          <w:delText xml:space="preserve"> </w:delText>
        </w:r>
        <w:r w:rsidR="00E47DE3" w:rsidRPr="003805EE" w:rsidDel="00C11316">
          <w:rPr>
            <w:rFonts w:ascii="Helvetica" w:hAnsi="Helvetica"/>
            <w:sz w:val="22"/>
            <w:szCs w:val="22"/>
          </w:rPr>
          <w:delText>costs</w:delText>
        </w:r>
        <w:r w:rsidR="00F13BE1" w:rsidRPr="003805EE" w:rsidDel="00C11316">
          <w:rPr>
            <w:rFonts w:ascii="Helvetica" w:hAnsi="Helvetica"/>
            <w:sz w:val="22"/>
            <w:szCs w:val="22"/>
          </w:rPr>
          <w:delText xml:space="preserve"> </w:delText>
        </w:r>
        <w:r w:rsidR="00E47DE3" w:rsidRPr="003805EE" w:rsidDel="00C11316">
          <w:rPr>
            <w:rFonts w:ascii="Helvetica" w:hAnsi="Helvetica"/>
            <w:sz w:val="22"/>
            <w:szCs w:val="22"/>
          </w:rPr>
          <w:delText xml:space="preserve">and benefits of </w:delText>
        </w:r>
        <w:r w:rsidRPr="003805EE" w:rsidDel="00C11316">
          <w:rPr>
            <w:rFonts w:ascii="Helvetica" w:hAnsi="Helvetica"/>
            <w:sz w:val="22"/>
            <w:szCs w:val="22"/>
          </w:rPr>
          <w:delText xml:space="preserve">intensive monitoring? </w:delText>
        </w:r>
      </w:del>
    </w:p>
    <w:p w14:paraId="729ED43F" w14:textId="02D1AB32" w:rsidR="00F9558B" w:rsidRPr="00F9558B" w:rsidDel="0097085C" w:rsidRDefault="00F9558B">
      <w:pPr>
        <w:rPr>
          <w:ins w:id="517" w:author="Adrian Stier" w:date="2020-12-14T08:11:00Z"/>
          <w:del w:id="518" w:author="Adrian Stier [2]" w:date="2021-01-18T07:48:00Z"/>
          <w:rFonts w:ascii="Helvetica" w:hAnsi="Helvetica"/>
          <w:sz w:val="22"/>
          <w:szCs w:val="22"/>
          <w:rPrChange w:id="519" w:author="Adrian Stier" w:date="2020-12-15T06:45:00Z">
            <w:rPr>
              <w:ins w:id="520" w:author="Adrian Stier" w:date="2020-12-14T08:11:00Z"/>
              <w:del w:id="521" w:author="Adrian Stier [2]" w:date="2021-01-18T07:48:00Z"/>
            </w:rPr>
          </w:rPrChange>
        </w:rPr>
        <w:pPrChange w:id="522" w:author="Adrian Stier" w:date="2020-12-15T06:45:00Z">
          <w:pPr>
            <w:pStyle w:val="ListParagraph"/>
            <w:numPr>
              <w:numId w:val="12"/>
            </w:numPr>
            <w:ind w:left="360" w:hanging="360"/>
          </w:pPr>
        </w:pPrChange>
      </w:pPr>
    </w:p>
    <w:p w14:paraId="7A0EDC1A" w14:textId="085A4CDA" w:rsidR="00B0485A" w:rsidDel="0097085C" w:rsidRDefault="00B0485A" w:rsidP="00B0485A">
      <w:pPr>
        <w:rPr>
          <w:ins w:id="523" w:author="Adrian Stier" w:date="2020-12-14T08:11:00Z"/>
          <w:del w:id="524" w:author="Adrian Stier [2]" w:date="2021-01-18T07:48:00Z"/>
          <w:rFonts w:ascii="Helvetica" w:hAnsi="Helvetica"/>
          <w:sz w:val="22"/>
          <w:szCs w:val="22"/>
        </w:rPr>
      </w:pPr>
      <w:ins w:id="525" w:author="Adrian Stier" w:date="2020-12-14T08:11:00Z">
        <w:del w:id="526" w:author="Adrian Stier [2]" w:date="2021-01-18T07:48:00Z">
          <w:r w:rsidDel="0097085C">
            <w:rPr>
              <w:rFonts w:ascii="Helvetica" w:hAnsi="Helvetica"/>
              <w:sz w:val="22"/>
              <w:szCs w:val="22"/>
            </w:rPr>
            <w:delText xml:space="preserve">Alternatively </w:delText>
          </w:r>
        </w:del>
      </w:ins>
    </w:p>
    <w:p w14:paraId="2AFA61E2" w14:textId="73DF37FF" w:rsidR="00B0485A" w:rsidRPr="00E90FA5" w:rsidDel="0097085C" w:rsidRDefault="00B0485A">
      <w:pPr>
        <w:pStyle w:val="ListParagraph"/>
        <w:numPr>
          <w:ilvl w:val="0"/>
          <w:numId w:val="19"/>
        </w:numPr>
        <w:rPr>
          <w:ins w:id="527" w:author="Adrian Stier" w:date="2020-12-14T08:12:00Z"/>
          <w:del w:id="528" w:author="Adrian Stier [2]" w:date="2021-01-18T07:48:00Z"/>
          <w:rFonts w:ascii="Helvetica" w:hAnsi="Helvetica"/>
          <w:sz w:val="22"/>
          <w:szCs w:val="22"/>
          <w:rPrChange w:id="529" w:author="Adrian Stier" w:date="2020-12-15T10:53:00Z">
            <w:rPr>
              <w:ins w:id="530" w:author="Adrian Stier" w:date="2020-12-14T08:12:00Z"/>
              <w:del w:id="531" w:author="Adrian Stier [2]" w:date="2021-01-18T07:48:00Z"/>
            </w:rPr>
          </w:rPrChange>
        </w:rPr>
        <w:pPrChange w:id="532" w:author="Adrian Stier" w:date="2020-12-15T10:53:00Z">
          <w:pPr/>
        </w:pPrChange>
      </w:pPr>
      <w:ins w:id="533" w:author="Adrian Stier" w:date="2020-12-14T08:11:00Z">
        <w:del w:id="534" w:author="Adrian Stier [2]" w:date="2021-01-18T07:48:00Z">
          <w:r w:rsidRPr="00E90FA5" w:rsidDel="0097085C">
            <w:rPr>
              <w:rFonts w:ascii="Helvetica" w:hAnsi="Helvetica"/>
              <w:sz w:val="22"/>
              <w:szCs w:val="22"/>
              <w:rPrChange w:id="535" w:author="Adrian Stier" w:date="2020-12-15T10:53:00Z">
                <w:rPr/>
              </w:rPrChange>
            </w:rPr>
            <w:delText>How do populations behave</w:delText>
          </w:r>
        </w:del>
      </w:ins>
      <w:ins w:id="536" w:author="Adrian Stier" w:date="2020-12-14T08:12:00Z">
        <w:del w:id="537" w:author="Adrian Stier [2]" w:date="2021-01-18T07:48:00Z">
          <w:r w:rsidRPr="00E90FA5" w:rsidDel="0097085C">
            <w:rPr>
              <w:rFonts w:ascii="Helvetica" w:hAnsi="Helvetica"/>
              <w:sz w:val="22"/>
              <w:szCs w:val="22"/>
              <w:rPrChange w:id="538" w:author="Adrian Stier" w:date="2020-12-15T10:53:00Z">
                <w:rPr/>
              </w:rPrChange>
            </w:rPr>
            <w:delText xml:space="preserve"> differently when they are monitored precisely</w:delText>
          </w:r>
        </w:del>
      </w:ins>
      <w:ins w:id="539" w:author="Adrian Stier" w:date="2020-12-14T08:13:00Z">
        <w:del w:id="540" w:author="Adrian Stier [2]" w:date="2021-01-18T07:48:00Z">
          <w:r w:rsidR="00076AC0" w:rsidRPr="00E90FA5" w:rsidDel="0097085C">
            <w:rPr>
              <w:rFonts w:ascii="Helvetica" w:hAnsi="Helvetica"/>
              <w:sz w:val="22"/>
              <w:szCs w:val="22"/>
              <w:rPrChange w:id="541" w:author="Adrian Stier" w:date="2020-12-15T10:53:00Z">
                <w:rPr/>
              </w:rPrChange>
            </w:rPr>
            <w:delText xml:space="preserve">? </w:delText>
          </w:r>
        </w:del>
      </w:ins>
    </w:p>
    <w:p w14:paraId="62F150E7" w14:textId="0E4A6959" w:rsidR="00E90FA5" w:rsidRPr="00E90FA5" w:rsidDel="0097085C" w:rsidRDefault="00E90FA5" w:rsidP="00E90FA5">
      <w:pPr>
        <w:pStyle w:val="ListParagraph"/>
        <w:numPr>
          <w:ilvl w:val="1"/>
          <w:numId w:val="19"/>
        </w:numPr>
        <w:rPr>
          <w:ins w:id="542" w:author="Adrian Stier" w:date="2020-12-15T10:56:00Z"/>
          <w:del w:id="543" w:author="Adrian Stier [2]" w:date="2021-01-18T07:48:00Z"/>
          <w:rFonts w:ascii="Helvetica" w:hAnsi="Helvetica"/>
          <w:sz w:val="22"/>
          <w:szCs w:val="22"/>
          <w:rPrChange w:id="544" w:author="Adrian Stier" w:date="2020-12-15T10:56:00Z">
            <w:rPr>
              <w:ins w:id="545" w:author="Adrian Stier" w:date="2020-12-15T10:56:00Z"/>
              <w:del w:id="546" w:author="Adrian Stier [2]" w:date="2021-01-18T07:48:00Z"/>
            </w:rPr>
          </w:rPrChange>
        </w:rPr>
      </w:pPr>
      <w:ins w:id="547" w:author="Adrian Stier" w:date="2020-12-15T10:56:00Z">
        <w:del w:id="548" w:author="Adrian Stier [2]" w:date="2021-01-18T07:48:00Z">
          <w:r w:rsidDel="0097085C">
            <w:rPr>
              <w:rFonts w:ascii="Helvetica" w:hAnsi="Helvetica"/>
              <w:sz w:val="22"/>
              <w:szCs w:val="22"/>
            </w:rPr>
            <w:delText>Figure</w:delText>
          </w:r>
        </w:del>
      </w:ins>
      <w:ins w:id="549" w:author="Adrian Stier" w:date="2020-12-15T11:01:00Z">
        <w:del w:id="550" w:author="Adrian Stier [2]" w:date="2021-01-18T07:48:00Z">
          <w:r w:rsidDel="0097085C">
            <w:rPr>
              <w:rFonts w:ascii="Helvetica" w:hAnsi="Helvetica"/>
              <w:sz w:val="22"/>
              <w:szCs w:val="22"/>
            </w:rPr>
            <w:delText>1</w:delText>
          </w:r>
        </w:del>
      </w:ins>
      <w:ins w:id="551" w:author="Adrian Stier" w:date="2020-12-15T10:56:00Z">
        <w:del w:id="552" w:author="Adrian Stier [2]" w:date="2021-01-18T07:48:00Z">
          <w:r w:rsidDel="0097085C">
            <w:rPr>
              <w:rFonts w:ascii="Helvetica" w:hAnsi="Helvetica"/>
              <w:sz w:val="22"/>
              <w:szCs w:val="22"/>
            </w:rPr>
            <w:delText xml:space="preserve"> – time series of biomass CV 0.5 CV 0.1</w:delText>
          </w:r>
        </w:del>
      </w:ins>
    </w:p>
    <w:p w14:paraId="4990A98E" w14:textId="7F01392E" w:rsidR="00B0485A" w:rsidDel="0097085C" w:rsidRDefault="00192CA6" w:rsidP="00E90FA5">
      <w:pPr>
        <w:pStyle w:val="ListParagraph"/>
        <w:numPr>
          <w:ilvl w:val="1"/>
          <w:numId w:val="19"/>
        </w:numPr>
        <w:rPr>
          <w:ins w:id="553" w:author="Adrian Stier" w:date="2020-12-15T10:55:00Z"/>
          <w:del w:id="554" w:author="Adrian Stier [2]" w:date="2021-01-18T07:48:00Z"/>
          <w:rFonts w:ascii="Helvetica" w:hAnsi="Helvetica"/>
          <w:sz w:val="22"/>
          <w:szCs w:val="22"/>
        </w:rPr>
      </w:pPr>
      <w:ins w:id="555" w:author="Adrian Stier" w:date="2020-12-15T11:10:00Z">
        <w:del w:id="556" w:author="Adrian Stier [2]" w:date="2021-01-18T07:48:00Z">
          <w:r w:rsidDel="0097085C">
            <w:rPr>
              <w:rFonts w:ascii="Helvetica" w:hAnsi="Helvetica"/>
              <w:sz w:val="22"/>
              <w:szCs w:val="22"/>
            </w:rPr>
            <w:delText xml:space="preserve">RESULT : </w:delText>
          </w:r>
        </w:del>
      </w:ins>
      <w:ins w:id="557" w:author="Adrian Stier" w:date="2021-01-13T13:46:00Z">
        <w:del w:id="558" w:author="Adrian Stier [2]" w:date="2021-01-18T07:48:00Z">
          <w:r w:rsidR="009D125D" w:rsidDel="0097085C">
            <w:rPr>
              <w:rFonts w:ascii="Helvetica" w:hAnsi="Helvetica"/>
              <w:sz w:val="22"/>
              <w:szCs w:val="22"/>
            </w:rPr>
            <w:delText xml:space="preserve">more monitoring </w:delText>
          </w:r>
          <w:r w:rsidR="009D125D" w:rsidRPr="009D125D" w:rsidDel="0097085C">
            <w:rPr>
              <w:rFonts w:ascii="Helvetica" w:hAnsi="Helvetica"/>
              <w:sz w:val="22"/>
              <w:szCs w:val="22"/>
            </w:rPr>
            <w:sym w:font="Wingdings" w:char="F0E0"/>
          </w:r>
          <w:r w:rsidR="009D125D" w:rsidDel="0097085C">
            <w:rPr>
              <w:rFonts w:ascii="Helvetica" w:hAnsi="Helvetica"/>
              <w:sz w:val="22"/>
              <w:szCs w:val="22"/>
            </w:rPr>
            <w:delText xml:space="preserve"> </w:delText>
          </w:r>
        </w:del>
      </w:ins>
      <w:ins w:id="559" w:author="Adrian Stier" w:date="2020-12-14T08:12:00Z">
        <w:del w:id="560" w:author="Adrian Stier [2]" w:date="2021-01-18T07:48:00Z">
          <w:r w:rsidR="00B0485A" w:rsidRPr="00E90FA5" w:rsidDel="0097085C">
            <w:rPr>
              <w:rFonts w:ascii="Helvetica" w:hAnsi="Helvetica"/>
              <w:sz w:val="22"/>
              <w:szCs w:val="22"/>
              <w:rPrChange w:id="561" w:author="Adrian Stier" w:date="2020-12-15T10:53:00Z">
                <w:rPr/>
              </w:rPrChange>
            </w:rPr>
            <w:delText>lower variability, higher biomass on average</w:delText>
          </w:r>
        </w:del>
      </w:ins>
      <w:ins w:id="562" w:author="Adrian Stier" w:date="2020-12-15T10:52:00Z">
        <w:del w:id="563" w:author="Adrian Stier [2]" w:date="2021-01-18T07:48:00Z">
          <w:r w:rsidR="00E90FA5" w:rsidRPr="00E90FA5" w:rsidDel="0097085C">
            <w:rPr>
              <w:rFonts w:ascii="Helvetica" w:hAnsi="Helvetica"/>
              <w:sz w:val="22"/>
              <w:szCs w:val="22"/>
              <w:rPrChange w:id="564" w:author="Adrian Stier" w:date="2020-12-15T10:53:00Z">
                <w:rPr/>
              </w:rPrChange>
            </w:rPr>
            <w:delText xml:space="preserve"> (closer to </w:delText>
          </w:r>
        </w:del>
      </w:ins>
      <w:ins w:id="565" w:author="Adrian Stier" w:date="2020-12-15T10:53:00Z">
        <w:del w:id="566" w:author="Adrian Stier [2]" w:date="2021-01-18T07:48:00Z">
          <w:r w:rsidR="00E90FA5" w:rsidRPr="00E90FA5" w:rsidDel="0097085C">
            <w:rPr>
              <w:rFonts w:ascii="Helvetica" w:hAnsi="Helvetica"/>
              <w:sz w:val="22"/>
              <w:szCs w:val="22"/>
              <w:rPrChange w:id="567" w:author="Adrian Stier" w:date="2020-12-15T10:53:00Z">
                <w:rPr/>
              </w:rPrChange>
            </w:rPr>
            <w:delText>B_</w:delText>
          </w:r>
        </w:del>
      </w:ins>
      <w:ins w:id="568" w:author="Adrian Stier" w:date="2020-12-15T10:52:00Z">
        <w:del w:id="569" w:author="Adrian Stier [2]" w:date="2021-01-18T07:48:00Z">
          <w:r w:rsidR="00E90FA5" w:rsidRPr="00E90FA5" w:rsidDel="0097085C">
            <w:rPr>
              <w:rFonts w:ascii="Helvetica" w:hAnsi="Helvetica"/>
              <w:sz w:val="22"/>
              <w:szCs w:val="22"/>
              <w:rPrChange w:id="570" w:author="Adrian Stier" w:date="2020-12-15T10:53:00Z">
                <w:rPr/>
              </w:rPrChange>
            </w:rPr>
            <w:delText>MSY</w:delText>
          </w:r>
        </w:del>
      </w:ins>
      <w:ins w:id="571" w:author="Adrian Stier" w:date="2020-12-15T10:53:00Z">
        <w:del w:id="572" w:author="Adrian Stier [2]" w:date="2021-01-18T07:48:00Z">
          <w:r w:rsidR="00E90FA5" w:rsidRPr="00E90FA5" w:rsidDel="0097085C">
            <w:rPr>
              <w:rFonts w:ascii="Helvetica" w:hAnsi="Helvetica"/>
              <w:sz w:val="22"/>
              <w:szCs w:val="22"/>
              <w:rPrChange w:id="573" w:author="Adrian Stier" w:date="2020-12-15T10:53:00Z">
                <w:rPr/>
              </w:rPrChange>
            </w:rPr>
            <w:delText>)</w:delText>
          </w:r>
        </w:del>
      </w:ins>
      <w:ins w:id="574" w:author="Adrian Stier" w:date="2020-12-14T08:12:00Z">
        <w:del w:id="575" w:author="Adrian Stier [2]" w:date="2021-01-18T07:48:00Z">
          <w:r w:rsidR="00B0485A" w:rsidRPr="00E90FA5" w:rsidDel="0097085C">
            <w:rPr>
              <w:rFonts w:ascii="Helvetica" w:hAnsi="Helvetica"/>
              <w:sz w:val="22"/>
              <w:szCs w:val="22"/>
              <w:rPrChange w:id="576" w:author="Adrian Stier" w:date="2020-12-15T10:53:00Z">
                <w:rPr/>
              </w:rPrChange>
            </w:rPr>
            <w:delText>, and less time in the danger zone</w:delText>
          </w:r>
        </w:del>
      </w:ins>
    </w:p>
    <w:p w14:paraId="4EBD9DDD" w14:textId="00EE727A" w:rsidR="00114477" w:rsidRPr="003805EE" w:rsidDel="0097085C" w:rsidRDefault="00114477" w:rsidP="00114477">
      <w:pPr>
        <w:pStyle w:val="ListParagraph"/>
        <w:numPr>
          <w:ilvl w:val="0"/>
          <w:numId w:val="19"/>
        </w:numPr>
        <w:rPr>
          <w:ins w:id="577" w:author="Adrian Stier" w:date="2020-12-15T12:14:00Z"/>
          <w:del w:id="578" w:author="Adrian Stier [2]" w:date="2021-01-18T07:48:00Z"/>
          <w:rFonts w:ascii="Helvetica" w:hAnsi="Helvetica"/>
          <w:sz w:val="22"/>
          <w:szCs w:val="22"/>
        </w:rPr>
      </w:pPr>
      <w:ins w:id="579" w:author="Adrian Stier" w:date="2020-12-15T12:14:00Z">
        <w:del w:id="580" w:author="Adrian Stier [2]" w:date="2021-01-18T07:48:00Z">
          <w:r w:rsidRPr="003805EE" w:rsidDel="0097085C">
            <w:rPr>
              <w:rFonts w:ascii="Helvetica" w:hAnsi="Helvetica"/>
              <w:sz w:val="22"/>
              <w:szCs w:val="22"/>
            </w:rPr>
            <w:delText xml:space="preserve">How does return on monitoring investment change with proximity to a </w:delText>
          </w:r>
          <w:r w:rsidRPr="003805EE" w:rsidDel="0097085C">
            <w:rPr>
              <w:rFonts w:ascii="Helvetica" w:eastAsia="Times New Roman" w:hAnsi="Helvetica" w:cs="Times New Roman"/>
              <w:sz w:val="22"/>
              <w:szCs w:val="22"/>
            </w:rPr>
            <w:delText>critical threshold</w:delText>
          </w:r>
          <w:r w:rsidRPr="003805EE" w:rsidDel="0097085C">
            <w:rPr>
              <w:rFonts w:ascii="Helvetica" w:hAnsi="Helvetica"/>
              <w:sz w:val="22"/>
              <w:szCs w:val="22"/>
            </w:rPr>
            <w:delText>?</w:delText>
          </w:r>
        </w:del>
      </w:ins>
    </w:p>
    <w:p w14:paraId="348F003A" w14:textId="6743D270" w:rsidR="003F4D66" w:rsidDel="0097085C" w:rsidRDefault="003F4D66">
      <w:pPr>
        <w:pStyle w:val="ListParagraph"/>
        <w:numPr>
          <w:ilvl w:val="1"/>
          <w:numId w:val="19"/>
        </w:numPr>
        <w:rPr>
          <w:ins w:id="581" w:author="Adrian Stier" w:date="2020-12-15T12:11:00Z"/>
          <w:del w:id="582" w:author="Adrian Stier [2]" w:date="2021-01-18T07:48:00Z"/>
          <w:rFonts w:ascii="Helvetica" w:hAnsi="Helvetica"/>
          <w:sz w:val="22"/>
          <w:szCs w:val="22"/>
        </w:rPr>
        <w:pPrChange w:id="583" w:author="Adrian Stier" w:date="2020-12-15T12:14:00Z">
          <w:pPr>
            <w:pStyle w:val="ListParagraph"/>
            <w:numPr>
              <w:numId w:val="19"/>
            </w:numPr>
            <w:ind w:hanging="360"/>
          </w:pPr>
        </w:pPrChange>
      </w:pPr>
      <w:ins w:id="584" w:author="Adrian Stier" w:date="2020-12-15T12:11:00Z">
        <w:del w:id="585" w:author="Adrian Stier [2]" w:date="2021-01-18T07:48:00Z">
          <w:r w:rsidDel="0097085C">
            <w:rPr>
              <w:rFonts w:ascii="Helvetica" w:hAnsi="Helvetica"/>
              <w:sz w:val="22"/>
              <w:szCs w:val="22"/>
            </w:rPr>
            <w:delText>Is the return on monitoring investment always the same, and if not, how does it change as a function of the amount of time a populations spends close to a critical threshold?</w:delText>
          </w:r>
        </w:del>
      </w:ins>
    </w:p>
    <w:p w14:paraId="6D088297" w14:textId="30BBF763" w:rsidR="003F4D66" w:rsidDel="0097085C" w:rsidRDefault="003F4D66" w:rsidP="003F4D66">
      <w:pPr>
        <w:pStyle w:val="ListParagraph"/>
        <w:numPr>
          <w:ilvl w:val="1"/>
          <w:numId w:val="19"/>
        </w:numPr>
        <w:rPr>
          <w:ins w:id="586" w:author="Adrian Stier" w:date="2020-12-15T12:11:00Z"/>
          <w:del w:id="587" w:author="Adrian Stier [2]" w:date="2021-01-18T07:48:00Z"/>
          <w:rFonts w:ascii="Helvetica" w:hAnsi="Helvetica"/>
          <w:sz w:val="22"/>
          <w:szCs w:val="22"/>
        </w:rPr>
      </w:pPr>
      <w:ins w:id="588" w:author="Adrian Stier" w:date="2020-12-15T12:11:00Z">
        <w:del w:id="589" w:author="Adrian Stier [2]" w:date="2021-01-18T07:48:00Z">
          <w:r w:rsidDel="0097085C">
            <w:rPr>
              <w:rFonts w:ascii="Helvetica" w:hAnsi="Helvetica"/>
              <w:sz w:val="22"/>
              <w:szCs w:val="22"/>
            </w:rPr>
            <w:delText xml:space="preserve">Figure 3 - NPV for cv=0.1   and cv = 0.5 </w:delText>
          </w:r>
        </w:del>
      </w:ins>
    </w:p>
    <w:p w14:paraId="01FD2376" w14:textId="4F550C22" w:rsidR="003F4D66" w:rsidRPr="003F4D66" w:rsidDel="0097085C" w:rsidRDefault="003F4D66">
      <w:pPr>
        <w:pStyle w:val="ListParagraph"/>
        <w:numPr>
          <w:ilvl w:val="1"/>
          <w:numId w:val="19"/>
        </w:numPr>
        <w:rPr>
          <w:ins w:id="590" w:author="Adrian Stier" w:date="2020-12-15T12:11:00Z"/>
          <w:del w:id="591" w:author="Adrian Stier [2]" w:date="2021-01-18T07:48:00Z"/>
          <w:rFonts w:ascii="Helvetica" w:hAnsi="Helvetica"/>
          <w:sz w:val="22"/>
          <w:szCs w:val="22"/>
          <w:rPrChange w:id="592" w:author="Adrian Stier" w:date="2020-12-15T12:11:00Z">
            <w:rPr>
              <w:ins w:id="593" w:author="Adrian Stier" w:date="2020-12-15T12:11:00Z"/>
              <w:del w:id="594" w:author="Adrian Stier [2]" w:date="2021-01-18T07:48:00Z"/>
            </w:rPr>
          </w:rPrChange>
        </w:rPr>
        <w:pPrChange w:id="595" w:author="Adrian Stier" w:date="2020-12-15T12:11:00Z">
          <w:pPr>
            <w:pStyle w:val="ListParagraph"/>
            <w:numPr>
              <w:numId w:val="19"/>
            </w:numPr>
            <w:ind w:hanging="360"/>
          </w:pPr>
        </w:pPrChange>
      </w:pPr>
      <w:ins w:id="596" w:author="Adrian Stier" w:date="2020-12-15T12:11:00Z">
        <w:del w:id="597" w:author="Adrian Stier [2]" w:date="2021-01-18T07:48:00Z">
          <w:r w:rsidDel="0097085C">
            <w:rPr>
              <w:rFonts w:ascii="Helvetica" w:hAnsi="Helvetica"/>
              <w:sz w:val="22"/>
              <w:szCs w:val="22"/>
            </w:rPr>
            <w:delText>RESULT: monitoring isn’t always equally valuable</w:delText>
          </w:r>
        </w:del>
      </w:ins>
      <w:ins w:id="598" w:author="Adrian Stier" w:date="2020-12-15T12:31:00Z">
        <w:del w:id="599" w:author="Adrian Stier [2]" w:date="2021-01-18T07:48:00Z">
          <w:r w:rsidR="00CA1FF6" w:rsidDel="0097085C">
            <w:rPr>
              <w:rFonts w:ascii="Helvetica" w:hAnsi="Helvetica"/>
              <w:sz w:val="22"/>
              <w:szCs w:val="22"/>
            </w:rPr>
            <w:delText>, but generally you get a higher return on investment when you monitor more. Investment initially</w:delText>
          </w:r>
        </w:del>
      </w:ins>
      <w:ins w:id="600" w:author="Adrian Stier" w:date="2020-12-15T12:11:00Z">
        <w:del w:id="601" w:author="Adrian Stier [2]" w:date="2021-01-18T07:48:00Z">
          <w:r w:rsidDel="0097085C">
            <w:rPr>
              <w:rFonts w:ascii="Helvetica" w:hAnsi="Helvetica"/>
              <w:sz w:val="22"/>
              <w:szCs w:val="22"/>
            </w:rPr>
            <w:delText xml:space="preserve"> increases as you spend more time close to the critical threshold</w:delText>
          </w:r>
        </w:del>
      </w:ins>
      <w:ins w:id="602" w:author="Adrian Stier" w:date="2020-12-15T12:27:00Z">
        <w:del w:id="603" w:author="Adrian Stier [2]" w:date="2021-01-18T07:48:00Z">
          <w:r w:rsidR="00605F57" w:rsidDel="0097085C">
            <w:rPr>
              <w:rFonts w:ascii="Helvetica" w:hAnsi="Helvetica"/>
              <w:sz w:val="22"/>
              <w:szCs w:val="22"/>
            </w:rPr>
            <w:delText xml:space="preserve"> </w:delText>
          </w:r>
        </w:del>
      </w:ins>
      <w:ins w:id="604" w:author="Adrian Stier" w:date="2020-12-15T12:31:00Z">
        <w:del w:id="605" w:author="Adrian Stier [2]" w:date="2021-01-18T07:48:00Z">
          <w:r w:rsidR="00CA1FF6" w:rsidDel="0097085C">
            <w:rPr>
              <w:rFonts w:ascii="Helvetica" w:hAnsi="Helvetica"/>
              <w:sz w:val="22"/>
              <w:szCs w:val="22"/>
            </w:rPr>
            <w:delText>(</w:delText>
          </w:r>
        </w:del>
      </w:ins>
      <w:ins w:id="606" w:author="Adrian Stier" w:date="2020-12-15T12:27:00Z">
        <w:del w:id="607" w:author="Adrian Stier [2]" w:date="2021-01-18T07:48:00Z">
          <w:r w:rsidR="00605F57" w:rsidDel="0097085C">
            <w:rPr>
              <w:rFonts w:ascii="Helvetica" w:hAnsi="Helvetica"/>
              <w:sz w:val="22"/>
              <w:szCs w:val="22"/>
            </w:rPr>
            <w:delText>e.g. times when you fish heavily</w:delText>
          </w:r>
        </w:del>
      </w:ins>
      <w:ins w:id="608" w:author="Adrian Stier" w:date="2020-12-15T12:31:00Z">
        <w:del w:id="609" w:author="Adrian Stier [2]" w:date="2021-01-18T07:48:00Z">
          <w:r w:rsidR="00CA1FF6" w:rsidDel="0097085C">
            <w:rPr>
              <w:rFonts w:ascii="Helvetica" w:hAnsi="Helvetica"/>
              <w:sz w:val="22"/>
              <w:szCs w:val="22"/>
            </w:rPr>
            <w:delText>)</w:delText>
          </w:r>
        </w:del>
      </w:ins>
      <w:ins w:id="610" w:author="Adrian Stier" w:date="2020-12-15T12:30:00Z">
        <w:del w:id="611" w:author="Adrian Stier [2]" w:date="2021-01-18T07:48:00Z">
          <w:r w:rsidR="00EC1AB5" w:rsidRPr="00BB4F4A" w:rsidDel="0097085C">
            <w:rPr>
              <w:rFonts w:ascii="Helvetica" w:hAnsi="Helvetica"/>
              <w:sz w:val="22"/>
              <w:szCs w:val="22"/>
            </w:rPr>
            <w:delText xml:space="preserve">, but at extreme harvest rates, </w:delText>
          </w:r>
        </w:del>
      </w:ins>
      <w:ins w:id="612" w:author="Adrian Stier" w:date="2020-12-15T12:51:00Z">
        <w:del w:id="613" w:author="Adrian Stier [2]" w:date="2021-01-18T07:48:00Z">
          <w:r w:rsidR="00AE5A5E" w:rsidDel="0097085C">
            <w:rPr>
              <w:rFonts w:ascii="Helvetica" w:hAnsi="Helvetica"/>
              <w:sz w:val="22"/>
              <w:szCs w:val="22"/>
            </w:rPr>
            <w:delText xml:space="preserve">NPV </w:delText>
          </w:r>
        </w:del>
      </w:ins>
      <w:ins w:id="614" w:author="Adrian Stier" w:date="2020-12-15T12:30:00Z">
        <w:del w:id="615" w:author="Adrian Stier [2]" w:date="2021-01-18T07:48:00Z">
          <w:r w:rsidR="00EC1AB5" w:rsidRPr="00BB4F4A" w:rsidDel="0097085C">
            <w:rPr>
              <w:rFonts w:ascii="Helvetica" w:hAnsi="Helvetica"/>
              <w:sz w:val="22"/>
              <w:szCs w:val="22"/>
            </w:rPr>
            <w:delText>diminishes</w:delText>
          </w:r>
        </w:del>
      </w:ins>
      <w:ins w:id="616" w:author="Adrian Stier" w:date="2020-12-15T12:51:00Z">
        <w:del w:id="617" w:author="Adrian Stier [2]" w:date="2021-01-18T07:48:00Z">
          <w:r w:rsidR="00AE5A5E" w:rsidDel="0097085C">
            <w:rPr>
              <w:rFonts w:ascii="Helvetica" w:hAnsi="Helvetica"/>
              <w:sz w:val="22"/>
              <w:szCs w:val="22"/>
            </w:rPr>
            <w:delText xml:space="preserve"> for both low and high monitoring at high fishing effort</w:delText>
          </w:r>
        </w:del>
      </w:ins>
      <w:ins w:id="618" w:author="Adrian Stier" w:date="2020-12-15T12:52:00Z">
        <w:del w:id="619" w:author="Adrian Stier [2]" w:date="2021-01-18T07:48:00Z">
          <w:r w:rsidR="00AE5A5E" w:rsidDel="0097085C">
            <w:rPr>
              <w:rFonts w:ascii="Helvetica" w:hAnsi="Helvetica"/>
              <w:sz w:val="22"/>
              <w:szCs w:val="22"/>
            </w:rPr>
            <w:delText>,</w:delText>
          </w:r>
        </w:del>
      </w:ins>
      <w:ins w:id="620" w:author="Adrian Stier" w:date="2020-12-15T12:30:00Z">
        <w:del w:id="621" w:author="Adrian Stier [2]" w:date="2021-01-18T07:48:00Z">
          <w:r w:rsidR="00EC1AB5" w:rsidRPr="00BB4F4A" w:rsidDel="0097085C">
            <w:rPr>
              <w:rFonts w:ascii="Helvetica" w:hAnsi="Helvetica"/>
              <w:sz w:val="22"/>
              <w:szCs w:val="22"/>
            </w:rPr>
            <w:delText xml:space="preserve"> because you have low</w:delText>
          </w:r>
        </w:del>
      </w:ins>
      <w:ins w:id="622" w:author="Adrian Stier" w:date="2020-12-15T12:32:00Z">
        <w:del w:id="623" w:author="Adrian Stier [2]" w:date="2021-01-18T07:48:00Z">
          <w:r w:rsidR="00CA1FF6" w:rsidDel="0097085C">
            <w:rPr>
              <w:rFonts w:ascii="Helvetica" w:hAnsi="Helvetica"/>
              <w:sz w:val="22"/>
              <w:szCs w:val="22"/>
            </w:rPr>
            <w:delText>er overall</w:delText>
          </w:r>
        </w:del>
      </w:ins>
      <w:ins w:id="624" w:author="Adrian Stier" w:date="2020-12-15T12:30:00Z">
        <w:del w:id="625" w:author="Adrian Stier [2]" w:date="2021-01-18T07:48:00Z">
          <w:r w:rsidR="00EC1AB5" w:rsidRPr="00BB4F4A" w:rsidDel="0097085C">
            <w:rPr>
              <w:rFonts w:ascii="Helvetica" w:hAnsi="Helvetica"/>
              <w:sz w:val="22"/>
              <w:szCs w:val="22"/>
            </w:rPr>
            <w:delText xml:space="preserve"> biomass even at high </w:delText>
          </w:r>
        </w:del>
      </w:ins>
      <w:ins w:id="626" w:author="Adrian Stier" w:date="2020-12-15T12:32:00Z">
        <w:del w:id="627" w:author="Adrian Stier [2]" w:date="2021-01-18T07:48:00Z">
          <w:r w:rsidR="00CA1FF6" w:rsidDel="0097085C">
            <w:rPr>
              <w:rFonts w:ascii="Helvetica" w:hAnsi="Helvetica"/>
              <w:sz w:val="22"/>
              <w:szCs w:val="22"/>
            </w:rPr>
            <w:delText xml:space="preserve">rates of </w:delText>
          </w:r>
        </w:del>
      </w:ins>
      <w:ins w:id="628" w:author="Adrian Stier" w:date="2020-12-15T12:30:00Z">
        <w:del w:id="629" w:author="Adrian Stier [2]" w:date="2021-01-18T07:48:00Z">
          <w:r w:rsidR="00EC1AB5" w:rsidRPr="00BB4F4A" w:rsidDel="0097085C">
            <w:rPr>
              <w:rFonts w:ascii="Helvetica" w:hAnsi="Helvetica"/>
              <w:sz w:val="22"/>
              <w:szCs w:val="22"/>
            </w:rPr>
            <w:delText xml:space="preserve">monitoring, and aren’t making as much money as </w:delText>
          </w:r>
        </w:del>
      </w:ins>
      <w:ins w:id="630" w:author="Adrian Stier" w:date="2020-12-15T12:32:00Z">
        <w:del w:id="631" w:author="Adrian Stier [2]" w:date="2021-01-18T07:48:00Z">
          <w:r w:rsidR="00CA1FF6" w:rsidDel="0097085C">
            <w:rPr>
              <w:rFonts w:ascii="Helvetica" w:hAnsi="Helvetica"/>
              <w:sz w:val="22"/>
              <w:szCs w:val="22"/>
            </w:rPr>
            <w:delText xml:space="preserve">if you were at Bmsy. </w:delText>
          </w:r>
        </w:del>
      </w:ins>
      <w:ins w:id="632" w:author="Adrian Stier" w:date="2020-12-15T12:52:00Z">
        <w:del w:id="633" w:author="Adrian Stier [2]" w:date="2021-01-18T07:48:00Z">
          <w:r w:rsidR="00AE5A5E" w:rsidDel="0097085C">
            <w:rPr>
              <w:rFonts w:ascii="Helvetica" w:hAnsi="Helvetica"/>
              <w:sz w:val="22"/>
              <w:szCs w:val="22"/>
            </w:rPr>
            <w:delText xml:space="preserve">But the decline in ROI is a little unclear how to explain to me still. Hmm. </w:delText>
          </w:r>
        </w:del>
      </w:ins>
    </w:p>
    <w:p w14:paraId="263D6A24" w14:textId="020CE4AC" w:rsidR="00EC1AB5" w:rsidDel="0097085C" w:rsidRDefault="00E90FA5" w:rsidP="00E90FA5">
      <w:pPr>
        <w:pStyle w:val="ListParagraph"/>
        <w:numPr>
          <w:ilvl w:val="0"/>
          <w:numId w:val="19"/>
        </w:numPr>
        <w:rPr>
          <w:ins w:id="634" w:author="Adrian Stier" w:date="2020-12-15T12:29:00Z"/>
          <w:del w:id="635" w:author="Adrian Stier [2]" w:date="2021-01-18T07:48:00Z"/>
          <w:rFonts w:ascii="Helvetica" w:hAnsi="Helvetica"/>
          <w:sz w:val="22"/>
          <w:szCs w:val="22"/>
        </w:rPr>
      </w:pPr>
      <w:ins w:id="636" w:author="Adrian Stier" w:date="2020-12-15T10:53:00Z">
        <w:del w:id="637" w:author="Adrian Stier [2]" w:date="2021-01-18T07:48:00Z">
          <w:r w:rsidRPr="00E90FA5" w:rsidDel="0097085C">
            <w:rPr>
              <w:rFonts w:ascii="Helvetica" w:hAnsi="Helvetica"/>
              <w:sz w:val="22"/>
              <w:szCs w:val="22"/>
            </w:rPr>
            <w:delText>How does increased monitoring change</w:delText>
          </w:r>
        </w:del>
      </w:ins>
      <w:ins w:id="638" w:author="Adrian Stier" w:date="2020-12-15T12:29:00Z">
        <w:del w:id="639" w:author="Adrian Stier [2]" w:date="2021-01-18T07:48:00Z">
          <w:r w:rsidR="00EC1AB5" w:rsidDel="0097085C">
            <w:rPr>
              <w:rFonts w:ascii="Helvetica" w:hAnsi="Helvetica"/>
              <w:sz w:val="22"/>
              <w:szCs w:val="22"/>
            </w:rPr>
            <w:delText xml:space="preserve"> ecosystem</w:delText>
          </w:r>
        </w:del>
      </w:ins>
      <w:ins w:id="640" w:author="Adrian Stier" w:date="2020-12-15T12:11:00Z">
        <w:del w:id="641" w:author="Adrian Stier [2]" w:date="2021-01-18T07:48:00Z">
          <w:r w:rsidR="003F4D66" w:rsidDel="0097085C">
            <w:rPr>
              <w:rFonts w:ascii="Helvetica" w:hAnsi="Helvetica"/>
              <w:sz w:val="22"/>
              <w:szCs w:val="22"/>
            </w:rPr>
            <w:delText xml:space="preserve"> resilience</w:delText>
          </w:r>
        </w:del>
      </w:ins>
      <w:ins w:id="642" w:author="Adrian Stier" w:date="2020-12-15T12:29:00Z">
        <w:del w:id="643" w:author="Adrian Stier [2]" w:date="2021-01-18T07:48:00Z">
          <w:r w:rsidR="00EC1AB5" w:rsidDel="0097085C">
            <w:rPr>
              <w:rFonts w:ascii="Helvetica" w:hAnsi="Helvetica"/>
              <w:sz w:val="22"/>
              <w:szCs w:val="22"/>
            </w:rPr>
            <w:delText>?</w:delText>
          </w:r>
        </w:del>
      </w:ins>
    </w:p>
    <w:p w14:paraId="12D3855A" w14:textId="1FFD84C6" w:rsidR="00E90FA5" w:rsidDel="0097085C" w:rsidRDefault="003F4D66">
      <w:pPr>
        <w:pStyle w:val="ListParagraph"/>
        <w:numPr>
          <w:ilvl w:val="1"/>
          <w:numId w:val="19"/>
        </w:numPr>
        <w:rPr>
          <w:ins w:id="644" w:author="Adrian Stier" w:date="2020-12-15T10:55:00Z"/>
          <w:del w:id="645" w:author="Adrian Stier [2]" w:date="2021-01-18T07:48:00Z"/>
          <w:rFonts w:ascii="Helvetica" w:hAnsi="Helvetica"/>
          <w:sz w:val="22"/>
          <w:szCs w:val="22"/>
        </w:rPr>
        <w:pPrChange w:id="646" w:author="Adrian Stier" w:date="2020-12-15T12:29:00Z">
          <w:pPr>
            <w:pStyle w:val="ListParagraph"/>
            <w:numPr>
              <w:numId w:val="19"/>
            </w:numPr>
            <w:ind w:hanging="360"/>
          </w:pPr>
        </w:pPrChange>
      </w:pPr>
      <w:ins w:id="647" w:author="Adrian Stier" w:date="2020-12-15T12:11:00Z">
        <w:del w:id="648" w:author="Adrian Stier [2]" w:date="2021-01-18T07:48:00Z">
          <w:r w:rsidDel="0097085C">
            <w:rPr>
              <w:rFonts w:ascii="Helvetica" w:hAnsi="Helvetica"/>
              <w:sz w:val="22"/>
              <w:szCs w:val="22"/>
            </w:rPr>
            <w:delText xml:space="preserve">: e.g. resistance: </w:delText>
          </w:r>
        </w:del>
      </w:ins>
      <w:ins w:id="649" w:author="Adrian Stier" w:date="2020-12-15T10:53:00Z">
        <w:del w:id="650" w:author="Adrian Stier [2]" w:date="2021-01-18T07:48:00Z">
          <w:r w:rsidR="00E90FA5" w:rsidRPr="00E90FA5" w:rsidDel="0097085C">
            <w:rPr>
              <w:rFonts w:ascii="Helvetica" w:hAnsi="Helvetica"/>
              <w:sz w:val="22"/>
              <w:szCs w:val="22"/>
            </w:rPr>
            <w:delText xml:space="preserve">risk of population collapse, </w:delText>
          </w:r>
        </w:del>
      </w:ins>
      <w:ins w:id="651" w:author="Adrian Stier" w:date="2020-12-15T12:11:00Z">
        <w:del w:id="652" w:author="Adrian Stier [2]" w:date="2021-01-18T07:48:00Z">
          <w:r w:rsidDel="0097085C">
            <w:rPr>
              <w:rFonts w:ascii="Helvetica" w:hAnsi="Helvetica"/>
              <w:sz w:val="22"/>
              <w:szCs w:val="22"/>
            </w:rPr>
            <w:delText xml:space="preserve">recovery: </w:delText>
          </w:r>
        </w:del>
      </w:ins>
      <w:ins w:id="653" w:author="Adrian Stier" w:date="2020-12-15T10:53:00Z">
        <w:del w:id="654" w:author="Adrian Stier [2]" w:date="2021-01-18T07:48:00Z">
          <w:r w:rsidR="00E90FA5" w:rsidRPr="00E90FA5" w:rsidDel="0097085C">
            <w:rPr>
              <w:rFonts w:ascii="Helvetica" w:hAnsi="Helvetica"/>
              <w:sz w:val="22"/>
              <w:szCs w:val="22"/>
            </w:rPr>
            <w:delText xml:space="preserve">the probability of recovery, </w:delText>
          </w:r>
        </w:del>
      </w:ins>
    </w:p>
    <w:p w14:paraId="0DB3CECF" w14:textId="75F9A8E3" w:rsidR="00192CA6" w:rsidDel="0097085C" w:rsidRDefault="00E90FA5" w:rsidP="00192CA6">
      <w:pPr>
        <w:pStyle w:val="ListParagraph"/>
        <w:numPr>
          <w:ilvl w:val="1"/>
          <w:numId w:val="19"/>
        </w:numPr>
        <w:rPr>
          <w:ins w:id="655" w:author="Adrian Stier" w:date="2020-12-15T11:10:00Z"/>
          <w:del w:id="656" w:author="Adrian Stier [2]" w:date="2021-01-18T07:48:00Z"/>
          <w:rFonts w:ascii="Helvetica" w:hAnsi="Helvetica"/>
          <w:sz w:val="22"/>
          <w:szCs w:val="22"/>
        </w:rPr>
      </w:pPr>
      <w:ins w:id="657" w:author="Adrian Stier" w:date="2020-12-15T11:02:00Z">
        <w:del w:id="658" w:author="Adrian Stier [2]" w:date="2021-01-18T07:48:00Z">
          <w:r w:rsidDel="0097085C">
            <w:rPr>
              <w:rFonts w:ascii="Helvetica" w:hAnsi="Helvetica"/>
              <w:sz w:val="22"/>
              <w:szCs w:val="22"/>
            </w:rPr>
            <w:delText xml:space="preserve">Figure 2 - </w:delText>
          </w:r>
        </w:del>
      </w:ins>
      <w:ins w:id="659" w:author="Adrian Stier" w:date="2020-12-15T11:01:00Z">
        <w:del w:id="660" w:author="Adrian Stier [2]" w:date="2021-01-18T07:48:00Z">
          <w:r w:rsidDel="0097085C">
            <w:rPr>
              <w:rFonts w:ascii="Helvetica" w:hAnsi="Helvetica"/>
              <w:sz w:val="22"/>
              <w:szCs w:val="22"/>
            </w:rPr>
            <w:delText xml:space="preserve">Three heat maps </w:delText>
          </w:r>
        </w:del>
      </w:ins>
      <w:ins w:id="661" w:author="Adrian Stier" w:date="2020-12-15T11:02:00Z">
        <w:del w:id="662" w:author="Adrian Stier [2]" w:date="2021-01-18T07:48:00Z">
          <w:r w:rsidDel="0097085C">
            <w:rPr>
              <w:rFonts w:ascii="Helvetica" w:hAnsi="Helvetica"/>
              <w:sz w:val="22"/>
              <w:szCs w:val="22"/>
            </w:rPr>
            <w:delText xml:space="preserve">showing how maxf fishing and monitoring (CV) affect probability of tipping, and probability of rescue. </w:delText>
          </w:r>
        </w:del>
      </w:ins>
    </w:p>
    <w:p w14:paraId="458ED8A7" w14:textId="3F1976DE" w:rsidR="00192CA6" w:rsidDel="0097085C" w:rsidRDefault="00192CA6" w:rsidP="00192CA6">
      <w:pPr>
        <w:pStyle w:val="ListParagraph"/>
        <w:numPr>
          <w:ilvl w:val="1"/>
          <w:numId w:val="19"/>
        </w:numPr>
        <w:rPr>
          <w:ins w:id="663" w:author="Adrian Stier" w:date="2020-12-15T11:10:00Z"/>
          <w:del w:id="664" w:author="Adrian Stier [2]" w:date="2021-01-18T07:48:00Z"/>
          <w:rFonts w:ascii="Helvetica" w:hAnsi="Helvetica"/>
          <w:sz w:val="22"/>
          <w:szCs w:val="22"/>
        </w:rPr>
      </w:pPr>
      <w:ins w:id="665" w:author="Adrian Stier" w:date="2020-12-15T11:10:00Z">
        <w:del w:id="666" w:author="Adrian Stier [2]" w:date="2021-01-18T07:48:00Z">
          <w:r w:rsidRPr="00192CA6" w:rsidDel="0097085C">
            <w:rPr>
              <w:rFonts w:ascii="Helvetica" w:hAnsi="Helvetica"/>
              <w:sz w:val="22"/>
              <w:szCs w:val="22"/>
              <w:rPrChange w:id="667" w:author="Adrian Stier" w:date="2020-12-15T11:10:00Z">
                <w:rPr/>
              </w:rPrChange>
            </w:rPr>
            <w:delText xml:space="preserve">RESULT: </w:delText>
          </w:r>
        </w:del>
      </w:ins>
    </w:p>
    <w:p w14:paraId="7433AEA1" w14:textId="331448BB" w:rsidR="00201936" w:rsidDel="0097085C" w:rsidRDefault="00201936" w:rsidP="004B6667">
      <w:pPr>
        <w:pStyle w:val="ListParagraph"/>
        <w:numPr>
          <w:ilvl w:val="0"/>
          <w:numId w:val="19"/>
        </w:numPr>
        <w:rPr>
          <w:ins w:id="668" w:author="Adrian Stier" w:date="2021-01-13T13:47:00Z"/>
          <w:del w:id="669" w:author="Adrian Stier [2]" w:date="2021-01-18T07:48:00Z"/>
          <w:rFonts w:ascii="Helvetica" w:hAnsi="Helvetica"/>
          <w:sz w:val="22"/>
          <w:szCs w:val="22"/>
        </w:rPr>
      </w:pPr>
      <w:ins w:id="670" w:author="Adrian Stier" w:date="2021-01-13T13:47:00Z">
        <w:del w:id="671" w:author="Adrian Stier [2]" w:date="2021-01-18T07:48:00Z">
          <w:r w:rsidDel="0097085C">
            <w:rPr>
              <w:rFonts w:ascii="Helvetica" w:hAnsi="Helvetica"/>
              <w:sz w:val="22"/>
              <w:szCs w:val="22"/>
            </w:rPr>
            <w:delText xml:space="preserve">Can adaptive monitoring promote higher resilience ? </w:delText>
          </w:r>
        </w:del>
      </w:ins>
    </w:p>
    <w:p w14:paraId="4E69C909" w14:textId="1ABC6DC4" w:rsidR="0053172B" w:rsidDel="0097085C" w:rsidRDefault="0053172B">
      <w:pPr>
        <w:pStyle w:val="ListParagraph"/>
        <w:numPr>
          <w:ilvl w:val="1"/>
          <w:numId w:val="19"/>
        </w:numPr>
        <w:rPr>
          <w:ins w:id="672" w:author="Adrian Stier" w:date="2020-12-15T12:21:00Z"/>
          <w:del w:id="673" w:author="Adrian Stier [2]" w:date="2021-01-18T07:48:00Z"/>
          <w:rFonts w:ascii="Helvetica" w:hAnsi="Helvetica"/>
          <w:sz w:val="22"/>
          <w:szCs w:val="22"/>
        </w:rPr>
        <w:pPrChange w:id="674" w:author="Adrian Stier" w:date="2021-01-13T13:47:00Z">
          <w:pPr>
            <w:pStyle w:val="ListParagraph"/>
            <w:numPr>
              <w:numId w:val="19"/>
            </w:numPr>
            <w:ind w:hanging="360"/>
          </w:pPr>
        </w:pPrChange>
      </w:pPr>
      <w:ins w:id="675" w:author="Adrian Stier" w:date="2020-12-15T12:20:00Z">
        <w:del w:id="676" w:author="Adrian Stier [2]" w:date="2021-01-18T07:48:00Z">
          <w:r w:rsidDel="0097085C">
            <w:rPr>
              <w:rFonts w:ascii="Helvetica" w:hAnsi="Helvetica"/>
              <w:sz w:val="22"/>
              <w:szCs w:val="22"/>
            </w:rPr>
            <w:delText>Given that monitoring is often costly</w:delText>
          </w:r>
        </w:del>
      </w:ins>
      <w:ins w:id="677" w:author="Adrian Stier" w:date="2021-01-13T13:45:00Z">
        <w:del w:id="678" w:author="Adrian Stier [2]" w:date="2021-01-18T07:48:00Z">
          <w:r w:rsidR="009D125D" w:rsidDel="0097085C">
            <w:rPr>
              <w:rFonts w:ascii="Helvetica" w:hAnsi="Helvetica"/>
              <w:sz w:val="22"/>
              <w:szCs w:val="22"/>
            </w:rPr>
            <w:delText xml:space="preserve"> and sometimes paid for by fishery value (a perverse incentive)</w:delText>
          </w:r>
        </w:del>
      </w:ins>
      <w:ins w:id="679" w:author="Adrian Stier" w:date="2020-12-15T12:20:00Z">
        <w:del w:id="680" w:author="Adrian Stier [2]" w:date="2021-01-18T07:48:00Z">
          <w:r w:rsidDel="0097085C">
            <w:rPr>
              <w:rFonts w:ascii="Helvetica" w:hAnsi="Helvetica"/>
              <w:sz w:val="22"/>
              <w:szCs w:val="22"/>
            </w:rPr>
            <w:delText xml:space="preserve">, how can we monitor to avoid tipping points and promote </w:delText>
          </w:r>
        </w:del>
      </w:ins>
      <w:ins w:id="681" w:author="Adrian Stier" w:date="2020-12-15T12:21:00Z">
        <w:del w:id="682" w:author="Adrian Stier [2]" w:date="2021-01-18T07:48:00Z">
          <w:r w:rsidDel="0097085C">
            <w:rPr>
              <w:rFonts w:ascii="Helvetica" w:hAnsi="Helvetica"/>
              <w:sz w:val="22"/>
              <w:szCs w:val="22"/>
            </w:rPr>
            <w:delText xml:space="preserve">sustainable harvest of resources? </w:delText>
          </w:r>
        </w:del>
      </w:ins>
    </w:p>
    <w:p w14:paraId="55BE64DE" w14:textId="2E816F5D" w:rsidR="00E17B07" w:rsidDel="0097085C" w:rsidRDefault="00E17B07" w:rsidP="00E17B07">
      <w:pPr>
        <w:pStyle w:val="ListParagraph"/>
        <w:numPr>
          <w:ilvl w:val="1"/>
          <w:numId w:val="19"/>
        </w:numPr>
        <w:rPr>
          <w:ins w:id="683" w:author="Adrian Stier" w:date="2020-12-15T16:56:00Z"/>
          <w:del w:id="684" w:author="Adrian Stier [2]" w:date="2021-01-18T07:48:00Z"/>
          <w:rFonts w:ascii="Helvetica" w:hAnsi="Helvetica"/>
          <w:sz w:val="22"/>
          <w:szCs w:val="22"/>
        </w:rPr>
      </w:pPr>
      <w:ins w:id="685" w:author="Adrian Stier" w:date="2020-12-15T12:21:00Z">
        <w:del w:id="686" w:author="Adrian Stier [2]" w:date="2021-01-18T07:48:00Z">
          <w:r w:rsidDel="0097085C">
            <w:rPr>
              <w:rFonts w:ascii="Helvetica" w:hAnsi="Helvetica"/>
              <w:sz w:val="22"/>
              <w:szCs w:val="22"/>
            </w:rPr>
            <w:delText xml:space="preserve">Figure </w:delText>
          </w:r>
        </w:del>
      </w:ins>
      <w:ins w:id="687" w:author="Adrian Stier" w:date="2020-12-15T16:56:00Z">
        <w:del w:id="688" w:author="Adrian Stier [2]" w:date="2021-01-18T07:48:00Z">
          <w:r w:rsidR="00233417" w:rsidDel="0097085C">
            <w:rPr>
              <w:rFonts w:ascii="Helvetica" w:hAnsi="Helvetica"/>
              <w:sz w:val="22"/>
              <w:szCs w:val="22"/>
            </w:rPr>
            <w:delText xml:space="preserve">avoid risk by defining your tolerance? </w:delText>
          </w:r>
        </w:del>
      </w:ins>
    </w:p>
    <w:p w14:paraId="1DF2AA45" w14:textId="50BF0981" w:rsidR="00233417" w:rsidDel="0097085C" w:rsidRDefault="00233417" w:rsidP="00E17B07">
      <w:pPr>
        <w:pStyle w:val="ListParagraph"/>
        <w:numPr>
          <w:ilvl w:val="1"/>
          <w:numId w:val="19"/>
        </w:numPr>
        <w:rPr>
          <w:ins w:id="689" w:author="Adrian Stier" w:date="2020-12-15T16:57:00Z"/>
          <w:del w:id="690" w:author="Adrian Stier [2]" w:date="2021-01-18T07:48:00Z"/>
          <w:rFonts w:ascii="Helvetica" w:hAnsi="Helvetica"/>
          <w:sz w:val="22"/>
          <w:szCs w:val="22"/>
        </w:rPr>
      </w:pPr>
      <w:ins w:id="691" w:author="Adrian Stier" w:date="2020-12-15T16:56:00Z">
        <w:del w:id="692" w:author="Adrian Stier [2]" w:date="2021-01-18T07:48:00Z">
          <w:r w:rsidDel="0097085C">
            <w:rPr>
              <w:rFonts w:ascii="Helvetica" w:hAnsi="Helvetica"/>
              <w:sz w:val="22"/>
              <w:szCs w:val="22"/>
            </w:rPr>
            <w:delText xml:space="preserve">Adaptive monitoring? </w:delText>
          </w:r>
        </w:del>
      </w:ins>
    </w:p>
    <w:p w14:paraId="14FE8B8B" w14:textId="695E7EE9" w:rsidR="00233417" w:rsidRPr="003E1D2A" w:rsidDel="0097085C" w:rsidRDefault="00233417">
      <w:pPr>
        <w:pStyle w:val="ListParagraph"/>
        <w:numPr>
          <w:ilvl w:val="1"/>
          <w:numId w:val="19"/>
        </w:numPr>
        <w:rPr>
          <w:ins w:id="693" w:author="Adrian Stier" w:date="2020-12-15T12:21:00Z"/>
          <w:del w:id="694" w:author="Adrian Stier [2]" w:date="2021-01-18T07:48:00Z"/>
          <w:rFonts w:ascii="Helvetica" w:hAnsi="Helvetica"/>
          <w:sz w:val="22"/>
          <w:szCs w:val="22"/>
          <w:highlight w:val="yellow"/>
          <w:rPrChange w:id="695" w:author="Adrian Stier" w:date="2020-12-15T16:59:00Z">
            <w:rPr>
              <w:ins w:id="696" w:author="Adrian Stier" w:date="2020-12-15T12:21:00Z"/>
              <w:del w:id="697" w:author="Adrian Stier [2]" w:date="2021-01-18T07:48:00Z"/>
              <w:rFonts w:ascii="Helvetica" w:hAnsi="Helvetica"/>
              <w:sz w:val="22"/>
              <w:szCs w:val="22"/>
            </w:rPr>
          </w:rPrChange>
        </w:rPr>
        <w:pPrChange w:id="698" w:author="Adrian Stier" w:date="2020-12-15T12:21:00Z">
          <w:pPr>
            <w:pStyle w:val="ListParagraph"/>
            <w:numPr>
              <w:numId w:val="19"/>
            </w:numPr>
            <w:ind w:hanging="360"/>
          </w:pPr>
        </w:pPrChange>
      </w:pPr>
      <w:ins w:id="699" w:author="Adrian Stier" w:date="2020-12-15T16:57:00Z">
        <w:del w:id="700" w:author="Adrian Stier [2]" w:date="2021-01-18T07:48:00Z">
          <w:r w:rsidRPr="003E1D2A" w:rsidDel="0097085C">
            <w:rPr>
              <w:rFonts w:ascii="Helvetica" w:hAnsi="Helvetica"/>
              <w:sz w:val="22"/>
              <w:szCs w:val="22"/>
              <w:highlight w:val="yellow"/>
              <w:rPrChange w:id="701" w:author="Adrian Stier" w:date="2020-12-15T16:59:00Z">
                <w:rPr>
                  <w:rFonts w:ascii="Helvetica" w:hAnsi="Helvetica"/>
                  <w:sz w:val="22"/>
                  <w:szCs w:val="22"/>
                </w:rPr>
              </w:rPrChange>
            </w:rPr>
            <w:delText>THIS IS REALLY THE NEXT STEP WITH ANALYSIS</w:delText>
          </w:r>
        </w:del>
      </w:ins>
      <w:ins w:id="702" w:author="Adrian Stier" w:date="2020-12-15T16:59:00Z">
        <w:del w:id="703" w:author="Adrian Stier [2]" w:date="2021-01-18T07:48:00Z">
          <w:r w:rsidR="003E1D2A" w:rsidDel="0097085C">
            <w:rPr>
              <w:rFonts w:ascii="Helvetica" w:hAnsi="Helvetica"/>
              <w:sz w:val="22"/>
              <w:szCs w:val="22"/>
              <w:highlight w:val="yellow"/>
            </w:rPr>
            <w:delText>, get the precautionary code and figu</w:delText>
          </w:r>
        </w:del>
      </w:ins>
      <w:ins w:id="704" w:author="Adrian Stier" w:date="2020-12-15T17:00:00Z">
        <w:del w:id="705" w:author="Adrian Stier [2]" w:date="2021-01-18T07:48:00Z">
          <w:r w:rsidR="003E1D2A" w:rsidDel="0097085C">
            <w:rPr>
              <w:rFonts w:ascii="Helvetica" w:hAnsi="Helvetica"/>
              <w:sz w:val="22"/>
              <w:szCs w:val="22"/>
              <w:highlight w:val="yellow"/>
            </w:rPr>
            <w:delText xml:space="preserve">res working and see how sensitive they are to A and b. start. </w:delText>
          </w:r>
          <w:r w:rsidR="004D5E69" w:rsidDel="0097085C">
            <w:rPr>
              <w:rFonts w:ascii="Helvetica" w:hAnsi="Helvetica"/>
              <w:sz w:val="22"/>
              <w:szCs w:val="22"/>
              <w:highlight w:val="yellow"/>
            </w:rPr>
            <w:delText>Runn results by MS</w:delText>
          </w:r>
        </w:del>
      </w:ins>
    </w:p>
    <w:p w14:paraId="2273D703" w14:textId="6937907A" w:rsidR="00D979EE" w:rsidDel="0097085C" w:rsidRDefault="00D979EE" w:rsidP="00B0485A">
      <w:pPr>
        <w:rPr>
          <w:ins w:id="706" w:author="Adrian Stier" w:date="2020-12-15T06:52:00Z"/>
          <w:del w:id="707" w:author="Adrian Stier [2]" w:date="2021-01-18T07:48:00Z"/>
          <w:rFonts w:ascii="Helvetica" w:hAnsi="Helvetica"/>
          <w:sz w:val="22"/>
          <w:szCs w:val="22"/>
        </w:rPr>
      </w:pPr>
    </w:p>
    <w:p w14:paraId="6EEA03F3" w14:textId="2832EB7D" w:rsidR="006E4DB4" w:rsidDel="0097085C" w:rsidRDefault="006E4DB4" w:rsidP="00B0485A">
      <w:pPr>
        <w:rPr>
          <w:ins w:id="708" w:author="Adrian Stier" w:date="2020-12-14T08:16:00Z"/>
          <w:del w:id="709" w:author="Adrian Stier [2]" w:date="2021-01-18T07:48:00Z"/>
          <w:rFonts w:ascii="Helvetica" w:hAnsi="Helvetica"/>
          <w:sz w:val="22"/>
          <w:szCs w:val="22"/>
        </w:rPr>
      </w:pPr>
      <w:ins w:id="710" w:author="Adrian Stier" w:date="2020-12-15T06:52:00Z">
        <w:del w:id="711" w:author="Adrian Stier [2]" w:date="2021-01-18T07:48:00Z">
          <w:r w:rsidDel="0097085C">
            <w:rPr>
              <w:rFonts w:ascii="Helvetica" w:hAnsi="Helvetica"/>
              <w:sz w:val="22"/>
              <w:szCs w:val="22"/>
            </w:rPr>
            <w:delText xml:space="preserve">How do the benefits of monitoring change as a function of time spent near the threshold </w:delText>
          </w:r>
        </w:del>
      </w:ins>
    </w:p>
    <w:p w14:paraId="684B6C43" w14:textId="4480E03E" w:rsidR="00950594" w:rsidDel="0097085C" w:rsidRDefault="00950594" w:rsidP="00B0485A">
      <w:pPr>
        <w:rPr>
          <w:ins w:id="712" w:author="Adrian Stier" w:date="2020-12-14T08:16:00Z"/>
          <w:del w:id="713" w:author="Adrian Stier [2]" w:date="2021-01-18T07:48:00Z"/>
          <w:rFonts w:ascii="Helvetica" w:hAnsi="Helvetica"/>
          <w:sz w:val="22"/>
          <w:szCs w:val="22"/>
        </w:rPr>
      </w:pPr>
    </w:p>
    <w:p w14:paraId="11D9988F" w14:textId="2E20D76D" w:rsidR="00950594" w:rsidDel="0097085C" w:rsidRDefault="00950594" w:rsidP="00B0485A">
      <w:pPr>
        <w:rPr>
          <w:ins w:id="714" w:author="Adrian Stier" w:date="2020-12-14T08:16:00Z"/>
          <w:del w:id="715" w:author="Adrian Stier [2]" w:date="2021-01-18T07:48:00Z"/>
          <w:rFonts w:ascii="Helvetica" w:hAnsi="Helvetica"/>
          <w:sz w:val="22"/>
          <w:szCs w:val="22"/>
        </w:rPr>
      </w:pPr>
      <w:ins w:id="716" w:author="Adrian Stier" w:date="2020-12-14T08:16:00Z">
        <w:del w:id="717" w:author="Adrian Stier [2]" w:date="2021-01-18T07:48:00Z">
          <w:r w:rsidDel="0097085C">
            <w:rPr>
              <w:rFonts w:ascii="Helvetica" w:hAnsi="Helvetica"/>
              <w:sz w:val="22"/>
              <w:szCs w:val="22"/>
            </w:rPr>
            <w:delText xml:space="preserve">What are the economic </w:delText>
          </w:r>
        </w:del>
      </w:ins>
      <w:ins w:id="718" w:author="Adrian Stier" w:date="2020-12-15T06:47:00Z">
        <w:del w:id="719" w:author="Adrian Stier [2]" w:date="2021-01-18T07:48:00Z">
          <w:r w:rsidR="006E4DB4" w:rsidDel="0097085C">
            <w:rPr>
              <w:rFonts w:ascii="Helvetica" w:hAnsi="Helvetica"/>
              <w:sz w:val="22"/>
              <w:szCs w:val="22"/>
            </w:rPr>
            <w:delText>consequences</w:delText>
          </w:r>
        </w:del>
      </w:ins>
      <w:ins w:id="720" w:author="Adrian Stier" w:date="2020-12-14T08:16:00Z">
        <w:del w:id="721" w:author="Adrian Stier [2]" w:date="2021-01-18T07:48:00Z">
          <w:r w:rsidDel="0097085C">
            <w:rPr>
              <w:rFonts w:ascii="Helvetica" w:hAnsi="Helvetica"/>
              <w:sz w:val="22"/>
              <w:szCs w:val="22"/>
            </w:rPr>
            <w:delText xml:space="preserve"> of more monitoring? </w:delText>
          </w:r>
        </w:del>
      </w:ins>
    </w:p>
    <w:p w14:paraId="02CC9940" w14:textId="3CF54C3C" w:rsidR="00382DE2" w:rsidDel="0097085C" w:rsidRDefault="00382DE2">
      <w:pPr>
        <w:ind w:firstLine="720"/>
        <w:rPr>
          <w:ins w:id="722" w:author="Adrian Stier" w:date="2020-12-14T08:12:00Z"/>
          <w:del w:id="723" w:author="Adrian Stier [2]" w:date="2021-01-18T07:48:00Z"/>
          <w:rFonts w:ascii="Helvetica" w:hAnsi="Helvetica"/>
          <w:sz w:val="22"/>
          <w:szCs w:val="22"/>
        </w:rPr>
        <w:pPrChange w:id="724" w:author="Adrian Stier" w:date="2020-12-14T08:16:00Z">
          <w:pPr/>
        </w:pPrChange>
      </w:pPr>
    </w:p>
    <w:p w14:paraId="0DFF3090" w14:textId="3A9D54FE" w:rsidR="00076AC0" w:rsidDel="0097085C" w:rsidRDefault="00382DE2" w:rsidP="00076AC0">
      <w:pPr>
        <w:rPr>
          <w:ins w:id="725" w:author="Adrian Stier" w:date="2020-12-14T08:19:00Z"/>
          <w:del w:id="726" w:author="Adrian Stier [2]" w:date="2021-01-18T07:48:00Z"/>
          <w:rFonts w:ascii="Helvetica" w:hAnsi="Helvetica"/>
          <w:sz w:val="22"/>
          <w:szCs w:val="22"/>
        </w:rPr>
      </w:pPr>
      <w:ins w:id="727" w:author="Adrian Stier" w:date="2020-12-14T08:19:00Z">
        <w:del w:id="728" w:author="Adrian Stier [2]" w:date="2021-01-18T07:48:00Z">
          <w:r w:rsidDel="0097085C">
            <w:rPr>
              <w:rFonts w:ascii="Helvetica" w:hAnsi="Helvetica"/>
              <w:sz w:val="22"/>
              <w:szCs w:val="22"/>
            </w:rPr>
            <w:delText xml:space="preserve">What defines the safe space that allows us to generally avoid crossing critical thresholds (i.e. </w:delText>
          </w:r>
        </w:del>
      </w:ins>
      <w:ins w:id="729" w:author="Adrian Stier" w:date="2020-12-14T08:18:00Z">
        <w:del w:id="730" w:author="Adrian Stier [2]" w:date="2021-01-18T07:48:00Z">
          <w:r w:rsidDel="0097085C">
            <w:rPr>
              <w:rFonts w:ascii="Helvetica" w:hAnsi="Helvetica"/>
              <w:sz w:val="22"/>
              <w:szCs w:val="22"/>
            </w:rPr>
            <w:delText xml:space="preserve">How can we visualize the choices we make about monitoring and harvest pressure </w:delText>
          </w:r>
        </w:del>
      </w:ins>
      <w:ins w:id="731" w:author="Adrian Stier" w:date="2020-12-14T08:19:00Z">
        <w:del w:id="732" w:author="Adrian Stier [2]" w:date="2021-01-18T07:48:00Z">
          <w:r w:rsidDel="0097085C">
            <w:rPr>
              <w:rFonts w:ascii="Helvetica" w:hAnsi="Helvetica"/>
              <w:sz w:val="22"/>
              <w:szCs w:val="22"/>
            </w:rPr>
            <w:delText>given the dual role of harvest rate and fishing )</w:delText>
          </w:r>
        </w:del>
      </w:ins>
    </w:p>
    <w:p w14:paraId="5404AB61" w14:textId="772B3825" w:rsidR="00382DE2" w:rsidDel="0097085C" w:rsidRDefault="00382DE2" w:rsidP="00076AC0">
      <w:pPr>
        <w:rPr>
          <w:ins w:id="733" w:author="Adrian Stier" w:date="2020-12-14T08:19:00Z"/>
          <w:del w:id="734" w:author="Adrian Stier [2]" w:date="2021-01-18T07:48:00Z"/>
          <w:rFonts w:ascii="Helvetica" w:hAnsi="Helvetica"/>
          <w:sz w:val="22"/>
          <w:szCs w:val="22"/>
        </w:rPr>
      </w:pPr>
    </w:p>
    <w:p w14:paraId="03990A42" w14:textId="75C93734" w:rsidR="00382DE2" w:rsidDel="0097085C" w:rsidRDefault="00382DE2" w:rsidP="00076AC0">
      <w:pPr>
        <w:rPr>
          <w:ins w:id="735" w:author="Adrian Stier" w:date="2020-12-14T08:20:00Z"/>
          <w:del w:id="736" w:author="Adrian Stier [2]" w:date="2021-01-18T07:48:00Z"/>
          <w:rFonts w:ascii="Helvetica" w:hAnsi="Helvetica"/>
          <w:sz w:val="22"/>
          <w:szCs w:val="22"/>
        </w:rPr>
      </w:pPr>
      <w:ins w:id="737" w:author="Adrian Stier" w:date="2020-12-14T08:19:00Z">
        <w:del w:id="738" w:author="Adrian Stier [2]" w:date="2021-01-18T07:48:00Z">
          <w:r w:rsidDel="0097085C">
            <w:rPr>
              <w:rFonts w:ascii="Helvetica" w:hAnsi="Helvetica"/>
              <w:sz w:val="22"/>
              <w:szCs w:val="22"/>
            </w:rPr>
            <w:delText>Is there a better way to save money by only monitoring a lot when we think we’ve dipped into a dangerous biomass le</w:delText>
          </w:r>
        </w:del>
      </w:ins>
      <w:ins w:id="739" w:author="Adrian Stier" w:date="2020-12-14T08:20:00Z">
        <w:del w:id="740" w:author="Adrian Stier [2]" w:date="2021-01-18T07:48:00Z">
          <w:r w:rsidDel="0097085C">
            <w:rPr>
              <w:rFonts w:ascii="Helvetica" w:hAnsi="Helvetica"/>
              <w:sz w:val="22"/>
              <w:szCs w:val="22"/>
            </w:rPr>
            <w:delText xml:space="preserve">vel </w:delText>
          </w:r>
        </w:del>
      </w:ins>
    </w:p>
    <w:p w14:paraId="5A7BA636" w14:textId="1A73EBBD" w:rsidR="00382DE2" w:rsidDel="0097085C" w:rsidRDefault="00382DE2" w:rsidP="00076AC0">
      <w:pPr>
        <w:rPr>
          <w:ins w:id="741" w:author="Adrian Stier" w:date="2020-12-14T08:13:00Z"/>
          <w:del w:id="742" w:author="Adrian Stier [2]" w:date="2021-01-18T07:48:00Z"/>
          <w:rFonts w:ascii="Helvetica" w:hAnsi="Helvetica"/>
          <w:sz w:val="22"/>
          <w:szCs w:val="22"/>
        </w:rPr>
      </w:pPr>
      <w:ins w:id="743" w:author="Adrian Stier" w:date="2020-12-14T08:20:00Z">
        <w:del w:id="744" w:author="Adrian Stier [2]" w:date="2021-01-18T07:48:00Z">
          <w:r w:rsidDel="0097085C">
            <w:rPr>
              <w:rFonts w:ascii="Helvetica" w:hAnsi="Helvetica"/>
              <w:sz w:val="22"/>
              <w:szCs w:val="22"/>
            </w:rPr>
            <w:tab/>
            <w:delText xml:space="preserve">-unclear if the answer here is no, consider cutting </w:delText>
          </w:r>
        </w:del>
      </w:ins>
    </w:p>
    <w:p w14:paraId="007EA78C" w14:textId="012925DF" w:rsidR="00076AC0" w:rsidDel="0097085C" w:rsidRDefault="00076AC0" w:rsidP="00076AC0">
      <w:pPr>
        <w:rPr>
          <w:ins w:id="745" w:author="Adrian Stier" w:date="2020-12-14T08:14:00Z"/>
          <w:del w:id="746" w:author="Adrian Stier [2]" w:date="2021-01-18T07:48:00Z"/>
          <w:rFonts w:ascii="Helvetica" w:hAnsi="Helvetica"/>
          <w:sz w:val="22"/>
          <w:szCs w:val="22"/>
        </w:rPr>
      </w:pPr>
    </w:p>
    <w:p w14:paraId="4074C919" w14:textId="229E8B72" w:rsidR="00076AC0" w:rsidRPr="00076AC0" w:rsidDel="0097085C" w:rsidRDefault="00076AC0">
      <w:pPr>
        <w:rPr>
          <w:ins w:id="747" w:author="Adrian Stier" w:date="2020-12-14T08:12:00Z"/>
          <w:del w:id="748" w:author="Adrian Stier [2]" w:date="2021-01-18T07:48:00Z"/>
          <w:rFonts w:ascii="Helvetica" w:hAnsi="Helvetica"/>
          <w:sz w:val="22"/>
          <w:szCs w:val="22"/>
          <w:rPrChange w:id="749" w:author="Adrian Stier" w:date="2020-12-14T08:13:00Z">
            <w:rPr>
              <w:ins w:id="750" w:author="Adrian Stier" w:date="2020-12-14T08:12:00Z"/>
              <w:del w:id="751" w:author="Adrian Stier [2]" w:date="2021-01-18T07:48:00Z"/>
            </w:rPr>
          </w:rPrChange>
        </w:rPr>
        <w:pPrChange w:id="752" w:author="Adrian Stier" w:date="2020-12-14T08:13:00Z">
          <w:pPr>
            <w:pStyle w:val="ListParagraph"/>
            <w:numPr>
              <w:numId w:val="12"/>
            </w:numPr>
            <w:ind w:left="360" w:hanging="360"/>
          </w:pPr>
        </w:pPrChange>
      </w:pPr>
    </w:p>
    <w:p w14:paraId="2F875EE7" w14:textId="37584711" w:rsidR="00076AC0" w:rsidRPr="00B0485A" w:rsidDel="0097085C" w:rsidRDefault="00076AC0">
      <w:pPr>
        <w:rPr>
          <w:del w:id="753" w:author="Adrian Stier [2]" w:date="2021-01-18T07:48:00Z"/>
          <w:rFonts w:ascii="Helvetica" w:hAnsi="Helvetica"/>
          <w:sz w:val="22"/>
          <w:szCs w:val="22"/>
          <w:rPrChange w:id="754" w:author="Adrian Stier" w:date="2020-12-14T08:11:00Z">
            <w:rPr>
              <w:del w:id="755" w:author="Adrian Stier [2]" w:date="2021-01-18T07:48:00Z"/>
            </w:rPr>
          </w:rPrChange>
        </w:rPr>
        <w:pPrChange w:id="756" w:author="Adrian Stier" w:date="2020-12-14T08:11:00Z">
          <w:pPr>
            <w:pStyle w:val="ListParagraph"/>
            <w:numPr>
              <w:numId w:val="12"/>
            </w:numPr>
            <w:spacing w:line="480" w:lineRule="auto"/>
            <w:ind w:left="360" w:hanging="360"/>
          </w:pPr>
        </w:pPrChange>
      </w:pPr>
    </w:p>
    <w:p w14:paraId="6684C277" w14:textId="77777777" w:rsidR="00FB4775" w:rsidRPr="003805EE" w:rsidRDefault="00FB4775">
      <w:pPr>
        <w:rPr>
          <w:rFonts w:ascii="Helvetica" w:hAnsi="Helvetica"/>
          <w:b/>
          <w:sz w:val="22"/>
          <w:szCs w:val="22"/>
        </w:rPr>
        <w:pPrChange w:id="757" w:author="Adrian Stier" w:date="2020-12-04T07:09:00Z">
          <w:pPr>
            <w:spacing w:line="480" w:lineRule="auto"/>
          </w:pPr>
        </w:pPrChange>
      </w:pPr>
    </w:p>
    <w:p w14:paraId="0E253EA7" w14:textId="77777777" w:rsidR="002D7AB2" w:rsidRPr="003805EE" w:rsidRDefault="00F838F5">
      <w:pPr>
        <w:rPr>
          <w:rFonts w:ascii="Helvetica" w:hAnsi="Helvetica"/>
          <w:b/>
          <w:sz w:val="22"/>
          <w:szCs w:val="22"/>
        </w:rPr>
        <w:pPrChange w:id="758" w:author="Adrian Stier" w:date="2020-12-04T07:09:00Z">
          <w:pPr>
            <w:spacing w:line="480" w:lineRule="auto"/>
          </w:pPr>
        </w:pPrChange>
      </w:pPr>
      <w:r w:rsidRPr="003805EE">
        <w:rPr>
          <w:rFonts w:ascii="Helvetica" w:hAnsi="Helvetica"/>
          <w:b/>
          <w:sz w:val="22"/>
          <w:szCs w:val="22"/>
        </w:rPr>
        <w:t>METHODS</w:t>
      </w:r>
    </w:p>
    <w:p w14:paraId="1BA59825" w14:textId="77777777" w:rsidR="00A048D3" w:rsidRDefault="00A048D3">
      <w:pPr>
        <w:tabs>
          <w:tab w:val="left" w:pos="2760"/>
        </w:tabs>
        <w:rPr>
          <w:ins w:id="759" w:author="Adrian Stier" w:date="2020-12-08T16:17:00Z"/>
          <w:rFonts w:ascii="Helvetica" w:hAnsi="Helvetica"/>
          <w:i/>
          <w:sz w:val="22"/>
          <w:szCs w:val="22"/>
        </w:rPr>
      </w:pPr>
    </w:p>
    <w:p w14:paraId="6DF93684" w14:textId="6C051FE5" w:rsidR="0036192F" w:rsidRPr="003805EE" w:rsidRDefault="0036192F">
      <w:pPr>
        <w:tabs>
          <w:tab w:val="left" w:pos="2760"/>
        </w:tabs>
        <w:rPr>
          <w:rFonts w:ascii="Helvetica" w:hAnsi="Helvetica"/>
          <w:i/>
          <w:sz w:val="22"/>
          <w:szCs w:val="22"/>
        </w:rPr>
        <w:pPrChange w:id="760" w:author="Adrian Stier" w:date="2020-12-04T07:09:00Z">
          <w:pPr>
            <w:tabs>
              <w:tab w:val="left" w:pos="2760"/>
            </w:tabs>
            <w:spacing w:line="480" w:lineRule="auto"/>
          </w:pPr>
        </w:pPrChange>
      </w:pPr>
      <w:r w:rsidRPr="003805EE">
        <w:rPr>
          <w:rFonts w:ascii="Helvetica" w:hAnsi="Helvetica"/>
          <w:i/>
          <w:sz w:val="22"/>
          <w:szCs w:val="22"/>
        </w:rPr>
        <w:t>Management Strategy Evaluation</w:t>
      </w:r>
      <w:r w:rsidR="003476B7" w:rsidRPr="003805EE">
        <w:rPr>
          <w:rFonts w:ascii="Helvetica" w:hAnsi="Helvetica"/>
          <w:i/>
          <w:sz w:val="22"/>
          <w:szCs w:val="22"/>
        </w:rPr>
        <w:t xml:space="preserve"> Overview</w:t>
      </w:r>
    </w:p>
    <w:p w14:paraId="4AA24B29" w14:textId="231FE533" w:rsidR="00C404D8" w:rsidRPr="003805EE" w:rsidRDefault="00730E93">
      <w:pPr>
        <w:tabs>
          <w:tab w:val="left" w:pos="2760"/>
        </w:tabs>
        <w:rPr>
          <w:rFonts w:ascii="Helvetica" w:hAnsi="Helvetica"/>
          <w:b/>
          <w:sz w:val="22"/>
          <w:szCs w:val="22"/>
        </w:rPr>
        <w:pPrChange w:id="761" w:author="Adrian Stier" w:date="2020-12-04T07:09:00Z">
          <w:pPr>
            <w:tabs>
              <w:tab w:val="left" w:pos="2760"/>
            </w:tabs>
            <w:spacing w:line="480" w:lineRule="auto"/>
          </w:pPr>
        </w:pPrChange>
      </w:pPr>
      <w:r w:rsidRPr="003805EE">
        <w:rPr>
          <w:rFonts w:ascii="Helvetica" w:hAnsi="Helvetica"/>
          <w:sz w:val="22"/>
          <w:szCs w:val="22"/>
        </w:rPr>
        <w:t>We used m</w:t>
      </w:r>
      <w:r w:rsidR="003030A9" w:rsidRPr="003805EE">
        <w:rPr>
          <w:rFonts w:ascii="Helvetica" w:hAnsi="Helvetica"/>
          <w:sz w:val="22"/>
          <w:szCs w:val="22"/>
        </w:rPr>
        <w:t xml:space="preserve">anagement strategy evaluation </w:t>
      </w:r>
      <w:r w:rsidR="008324A7" w:rsidRPr="003805EE">
        <w:rPr>
          <w:rFonts w:ascii="Helvetica" w:hAnsi="Helvetica"/>
          <w:sz w:val="22"/>
          <w:szCs w:val="22"/>
        </w:rPr>
        <w:t>(MSE)</w:t>
      </w:r>
      <w:r w:rsidRPr="003805EE">
        <w:rPr>
          <w:rFonts w:ascii="Helvetica" w:hAnsi="Helvetica"/>
          <w:sz w:val="22"/>
          <w:szCs w:val="22"/>
        </w:rPr>
        <w:t xml:space="preserve">, </w:t>
      </w:r>
      <w:r w:rsidR="0079704C" w:rsidRPr="003805EE">
        <w:rPr>
          <w:rFonts w:ascii="Helvetica" w:hAnsi="Helvetica"/>
          <w:sz w:val="22"/>
          <w:szCs w:val="22"/>
        </w:rPr>
        <w:t xml:space="preserve">an analytical tool that </w:t>
      </w:r>
      <w:del w:id="762" w:author="Tim Essington" w:date="2019-04-22T17:11:00Z">
        <w:r w:rsidR="0079704C" w:rsidRPr="003805EE" w:rsidDel="006533A9">
          <w:rPr>
            <w:rFonts w:ascii="Helvetica" w:hAnsi="Helvetica"/>
            <w:sz w:val="22"/>
            <w:szCs w:val="22"/>
          </w:rPr>
          <w:delText xml:space="preserve">defines </w:delText>
        </w:r>
      </w:del>
      <w:ins w:id="763" w:author="Tim Essington" w:date="2019-04-22T17:11:00Z">
        <w:r w:rsidR="006533A9">
          <w:rPr>
            <w:rFonts w:ascii="Helvetica" w:hAnsi="Helvetica"/>
            <w:sz w:val="22"/>
            <w:szCs w:val="22"/>
          </w:rPr>
          <w:t xml:space="preserve">evaluates the likely </w:t>
        </w:r>
      </w:ins>
      <w:ins w:id="764" w:author="Tim Essington" w:date="2019-04-22T17:12:00Z">
        <w:r w:rsidR="006533A9">
          <w:rPr>
            <w:rFonts w:ascii="Helvetica" w:hAnsi="Helvetica"/>
            <w:sz w:val="22"/>
            <w:szCs w:val="22"/>
          </w:rPr>
          <w:t xml:space="preserve">consequence of applying a harvest strategy, given uncertainty in </w:t>
        </w:r>
        <w:commentRangeStart w:id="765"/>
        <w:r w:rsidR="006533A9">
          <w:rPr>
            <w:rFonts w:ascii="Helvetica" w:hAnsi="Helvetica"/>
            <w:sz w:val="22"/>
            <w:szCs w:val="22"/>
          </w:rPr>
          <w:t>system</w:t>
        </w:r>
      </w:ins>
      <w:commentRangeEnd w:id="765"/>
      <w:r w:rsidR="000579E4">
        <w:rPr>
          <w:rStyle w:val="CommentReference"/>
        </w:rPr>
        <w:commentReference w:id="765"/>
      </w:r>
      <w:ins w:id="766" w:author="Tim Essington" w:date="2019-04-22T17:12:00Z">
        <w:r w:rsidR="006533A9">
          <w:rPr>
            <w:rFonts w:ascii="Helvetica" w:hAnsi="Helvetica"/>
            <w:sz w:val="22"/>
            <w:szCs w:val="22"/>
          </w:rPr>
          <w:t xml:space="preserve"> </w:t>
        </w:r>
      </w:ins>
      <w:del w:id="767" w:author="Tim Essington" w:date="2019-04-22T17:12:00Z">
        <w:r w:rsidR="0079704C" w:rsidRPr="003805EE" w:rsidDel="006533A9">
          <w:rPr>
            <w:rFonts w:ascii="Helvetica" w:hAnsi="Helvetica"/>
            <w:sz w:val="22"/>
            <w:szCs w:val="22"/>
          </w:rPr>
          <w:delText>the total allowable harvest given a suite of</w:delText>
        </w:r>
        <w:r w:rsidR="00C404D8" w:rsidRPr="003805EE" w:rsidDel="006533A9">
          <w:rPr>
            <w:rFonts w:ascii="Helvetica" w:hAnsi="Helvetica"/>
            <w:sz w:val="22"/>
            <w:szCs w:val="22"/>
          </w:rPr>
          <w:delText xml:space="preserve"> different monitoring strategies</w:delText>
        </w:r>
        <w:r w:rsidRPr="003805EE" w:rsidDel="006533A9">
          <w:rPr>
            <w:rFonts w:ascii="Helvetica" w:hAnsi="Helvetica"/>
            <w:sz w:val="22"/>
            <w:szCs w:val="22"/>
          </w:rPr>
          <w:delText xml:space="preserve"> </w:delText>
        </w:r>
      </w:del>
      <w:r w:rsidR="009442F2" w:rsidRPr="003805EE">
        <w:rPr>
          <w:rFonts w:ascii="Helvetica" w:hAnsi="Helvetica"/>
          <w:sz w:val="22"/>
          <w:szCs w:val="22"/>
        </w:rPr>
        <w:fldChar w:fldCharType="begin"/>
      </w:r>
      <w:r w:rsidR="00685D99">
        <w:rPr>
          <w:rFonts w:ascii="Helvetica" w:hAnsi="Helvetica"/>
          <w:sz w:val="22"/>
          <w:szCs w:val="22"/>
        </w:rPr>
        <w:instrText xml:space="preserve"> ADDIN EN.CITE &lt;EndNote&gt;&lt;Cite&gt;&lt;Author&gt;Bunnefeld&lt;/Author&gt;&lt;Year&gt;2011&lt;/Year&gt;&lt;RecNum&gt;8370&lt;/RecNum&gt;&lt;DisplayText&gt;(10)&lt;/DisplayText&gt;&lt;record&gt;&lt;rec-number&gt;8370&lt;/rec-number&gt;&lt;foreign-keys&gt;&lt;key app="EN" db-id="dsrza9wtbra05fevxvw5svf8d0a9a0ptptvp" timestamp="1462230335"&gt;8370&lt;/key&gt;&lt;/foreign-keys&gt;&lt;ref-type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9442F2" w:rsidRPr="003805EE">
        <w:rPr>
          <w:rFonts w:ascii="Helvetica" w:hAnsi="Helvetica"/>
          <w:sz w:val="22"/>
          <w:szCs w:val="22"/>
        </w:rPr>
        <w:fldChar w:fldCharType="separate"/>
      </w:r>
      <w:r w:rsidR="00685D99">
        <w:rPr>
          <w:rFonts w:ascii="Helvetica" w:hAnsi="Helvetica"/>
          <w:noProof/>
          <w:sz w:val="22"/>
          <w:szCs w:val="22"/>
        </w:rPr>
        <w:t>(10)</w:t>
      </w:r>
      <w:r w:rsidR="009442F2" w:rsidRPr="003805EE">
        <w:rPr>
          <w:rFonts w:ascii="Helvetica" w:hAnsi="Helvetica"/>
          <w:sz w:val="22"/>
          <w:szCs w:val="22"/>
        </w:rPr>
        <w:fldChar w:fldCharType="end"/>
      </w:r>
      <w:r w:rsidR="0079704C" w:rsidRPr="003805EE">
        <w:rPr>
          <w:rFonts w:ascii="Helvetica" w:hAnsi="Helvetica"/>
          <w:sz w:val="22"/>
          <w:szCs w:val="22"/>
        </w:rPr>
        <w:t xml:space="preserve">. MSE </w:t>
      </w:r>
      <w:r w:rsidR="008324A7" w:rsidRPr="003805EE">
        <w:rPr>
          <w:rFonts w:ascii="Helvetica" w:hAnsi="Helvetica"/>
          <w:sz w:val="22"/>
          <w:szCs w:val="22"/>
        </w:rPr>
        <w:t>is an</w:t>
      </w:r>
      <w:r w:rsidR="003030A9" w:rsidRPr="003805EE">
        <w:rPr>
          <w:rFonts w:ascii="Helvetica" w:hAnsi="Helvetica"/>
          <w:sz w:val="22"/>
          <w:szCs w:val="22"/>
        </w:rPr>
        <w:t xml:space="preserve"> </w:t>
      </w:r>
      <w:r w:rsidR="00F61749" w:rsidRPr="003805EE">
        <w:rPr>
          <w:rFonts w:ascii="Helvetica" w:hAnsi="Helvetica"/>
          <w:sz w:val="22"/>
          <w:szCs w:val="22"/>
        </w:rPr>
        <w:t>ideal</w:t>
      </w:r>
      <w:r w:rsidR="003030A9" w:rsidRPr="003805EE">
        <w:rPr>
          <w:rFonts w:ascii="Helvetica" w:hAnsi="Helvetica"/>
          <w:sz w:val="22"/>
          <w:szCs w:val="22"/>
        </w:rPr>
        <w:t xml:space="preserve"> tool to </w:t>
      </w:r>
      <w:r w:rsidR="008324A7" w:rsidRPr="003805EE">
        <w:rPr>
          <w:rFonts w:ascii="Helvetica" w:hAnsi="Helvetica"/>
          <w:sz w:val="22"/>
          <w:szCs w:val="22"/>
        </w:rPr>
        <w:t>explore the importance of variable monitoring effort in systems with tipping points</w:t>
      </w:r>
      <w:r w:rsidR="00F61749" w:rsidRPr="003805EE">
        <w:rPr>
          <w:rFonts w:ascii="Helvetica" w:hAnsi="Helvetica"/>
          <w:sz w:val="22"/>
          <w:szCs w:val="22"/>
        </w:rPr>
        <w:t xml:space="preserve">. </w:t>
      </w:r>
      <w:r w:rsidR="005341A5" w:rsidRPr="003805EE">
        <w:rPr>
          <w:rFonts w:ascii="Helvetica" w:hAnsi="Helvetica"/>
          <w:sz w:val="22"/>
          <w:szCs w:val="22"/>
        </w:rPr>
        <w:t>Specifically</w:t>
      </w:r>
      <w:r w:rsidR="00EA375D" w:rsidRPr="003805EE">
        <w:rPr>
          <w:rFonts w:ascii="Helvetica" w:hAnsi="Helvetica"/>
          <w:sz w:val="22"/>
          <w:szCs w:val="22"/>
        </w:rPr>
        <w:t>,</w:t>
      </w:r>
      <w:r w:rsidR="00F61749" w:rsidRPr="003805EE">
        <w:rPr>
          <w:rFonts w:ascii="Helvetica" w:hAnsi="Helvetica"/>
          <w:sz w:val="22"/>
          <w:szCs w:val="22"/>
        </w:rPr>
        <w:t xml:space="preserve"> </w:t>
      </w:r>
      <w:commentRangeStart w:id="768"/>
      <w:r w:rsidR="00F61749" w:rsidRPr="003805EE">
        <w:rPr>
          <w:rFonts w:ascii="Helvetica" w:hAnsi="Helvetica"/>
          <w:sz w:val="22"/>
          <w:szCs w:val="22"/>
        </w:rPr>
        <w:t xml:space="preserve">MSE </w:t>
      </w:r>
      <w:commentRangeEnd w:id="768"/>
      <w:r w:rsidR="000579E4">
        <w:rPr>
          <w:rStyle w:val="CommentReference"/>
        </w:rPr>
        <w:commentReference w:id="768"/>
      </w:r>
      <w:r w:rsidR="00DA7745" w:rsidRPr="003805EE">
        <w:rPr>
          <w:rFonts w:ascii="Helvetica" w:hAnsi="Helvetica"/>
          <w:sz w:val="22"/>
          <w:szCs w:val="22"/>
        </w:rPr>
        <w:t>allow</w:t>
      </w:r>
      <w:r w:rsidR="007770BC" w:rsidRPr="003805EE">
        <w:rPr>
          <w:rFonts w:ascii="Helvetica" w:hAnsi="Helvetica"/>
          <w:sz w:val="22"/>
          <w:szCs w:val="22"/>
        </w:rPr>
        <w:t>ed</w:t>
      </w:r>
      <w:r w:rsidR="00F61749" w:rsidRPr="003805EE">
        <w:rPr>
          <w:rFonts w:ascii="Helvetica" w:hAnsi="Helvetica"/>
          <w:sz w:val="22"/>
          <w:szCs w:val="22"/>
        </w:rPr>
        <w:t xml:space="preserve"> us to measure the consequences of </w:t>
      </w:r>
      <w:r w:rsidR="007D2E9C" w:rsidRPr="003805EE">
        <w:rPr>
          <w:rFonts w:ascii="Helvetica" w:hAnsi="Helvetica"/>
          <w:sz w:val="22"/>
          <w:szCs w:val="22"/>
        </w:rPr>
        <w:t xml:space="preserve">alternative levels of </w:t>
      </w:r>
      <w:r w:rsidR="00DA7745" w:rsidRPr="003805EE">
        <w:rPr>
          <w:rFonts w:ascii="Helvetica" w:hAnsi="Helvetica"/>
          <w:sz w:val="22"/>
          <w:szCs w:val="22"/>
        </w:rPr>
        <w:t>monitoring precision</w:t>
      </w:r>
      <w:r w:rsidR="00F61749" w:rsidRPr="003805EE">
        <w:rPr>
          <w:rFonts w:ascii="Helvetica" w:hAnsi="Helvetica"/>
          <w:sz w:val="22"/>
          <w:szCs w:val="22"/>
        </w:rPr>
        <w:t xml:space="preserve"> and resource extraction pressure</w:t>
      </w:r>
      <w:r w:rsidR="00DA3304" w:rsidRPr="003805EE">
        <w:rPr>
          <w:rFonts w:ascii="Helvetica" w:hAnsi="Helvetica"/>
          <w:sz w:val="22"/>
          <w:szCs w:val="22"/>
        </w:rPr>
        <w:t xml:space="preserve"> given an underlying biological </w:t>
      </w:r>
      <w:ins w:id="769" w:author="Megsie Siple" w:date="2020-08-20T09:02:00Z">
        <w:r w:rsidR="000579E4">
          <w:rPr>
            <w:rFonts w:ascii="Helvetica" w:hAnsi="Helvetica"/>
            <w:sz w:val="22"/>
            <w:szCs w:val="22"/>
          </w:rPr>
          <w:t xml:space="preserve">and monitoring </w:t>
        </w:r>
      </w:ins>
      <w:r w:rsidR="00DA3304" w:rsidRPr="003805EE">
        <w:rPr>
          <w:rFonts w:ascii="Helvetica" w:hAnsi="Helvetica"/>
          <w:sz w:val="22"/>
          <w:szCs w:val="22"/>
        </w:rPr>
        <w:t>model</w:t>
      </w:r>
      <w:r w:rsidR="008324A7" w:rsidRPr="003805EE">
        <w:rPr>
          <w:rFonts w:ascii="Helvetica" w:hAnsi="Helvetica"/>
          <w:sz w:val="22"/>
          <w:szCs w:val="22"/>
        </w:rPr>
        <w:t>.</w:t>
      </w:r>
      <w:r w:rsidR="00DA7745" w:rsidRPr="003805EE">
        <w:rPr>
          <w:rFonts w:ascii="Helvetica" w:hAnsi="Helvetica"/>
          <w:sz w:val="22"/>
          <w:szCs w:val="22"/>
        </w:rPr>
        <w:t xml:space="preserve"> </w:t>
      </w:r>
      <w:r w:rsidR="009D7096" w:rsidRPr="003805EE">
        <w:rPr>
          <w:rFonts w:ascii="Helvetica" w:hAnsi="Helvetica"/>
          <w:sz w:val="22"/>
          <w:szCs w:val="22"/>
        </w:rPr>
        <w:t xml:space="preserve">The </w:t>
      </w:r>
      <w:r w:rsidR="00214262" w:rsidRPr="003805EE">
        <w:rPr>
          <w:rFonts w:ascii="Helvetica" w:hAnsi="Helvetica"/>
          <w:sz w:val="22"/>
          <w:szCs w:val="22"/>
        </w:rPr>
        <w:t>M</w:t>
      </w:r>
      <w:r w:rsidR="009D7096" w:rsidRPr="003805EE">
        <w:rPr>
          <w:rFonts w:ascii="Helvetica" w:hAnsi="Helvetica"/>
          <w:sz w:val="22"/>
          <w:szCs w:val="22"/>
        </w:rPr>
        <w:t>SE proceeded in four steps</w:t>
      </w:r>
      <w:r w:rsidR="001777EA" w:rsidRPr="003805EE">
        <w:rPr>
          <w:rFonts w:ascii="Helvetica" w:hAnsi="Helvetica"/>
          <w:sz w:val="22"/>
          <w:szCs w:val="22"/>
        </w:rPr>
        <w:t xml:space="preserve">. First, </w:t>
      </w:r>
      <w:r w:rsidR="00DA7745" w:rsidRPr="003805EE">
        <w:rPr>
          <w:rFonts w:ascii="Helvetica" w:hAnsi="Helvetica"/>
          <w:sz w:val="22"/>
          <w:szCs w:val="22"/>
        </w:rPr>
        <w:t xml:space="preserve">we </w:t>
      </w:r>
      <w:r w:rsidR="003030A9" w:rsidRPr="003805EE">
        <w:rPr>
          <w:rFonts w:ascii="Helvetica" w:hAnsi="Helvetica"/>
          <w:sz w:val="22"/>
          <w:szCs w:val="22"/>
        </w:rPr>
        <w:t>simulate</w:t>
      </w:r>
      <w:r w:rsidR="007770BC" w:rsidRPr="003805EE">
        <w:rPr>
          <w:rFonts w:ascii="Helvetica" w:hAnsi="Helvetica"/>
          <w:sz w:val="22"/>
          <w:szCs w:val="22"/>
        </w:rPr>
        <w:t>d</w:t>
      </w:r>
      <w:r w:rsidR="003030A9" w:rsidRPr="003805EE">
        <w:rPr>
          <w:rFonts w:ascii="Helvetica" w:hAnsi="Helvetica"/>
          <w:sz w:val="22"/>
          <w:szCs w:val="22"/>
        </w:rPr>
        <w:t xml:space="preserve"> the biological dynamics of a</w:t>
      </w:r>
      <w:r w:rsidR="008324A7" w:rsidRPr="003805EE">
        <w:rPr>
          <w:rFonts w:ascii="Helvetica" w:hAnsi="Helvetica"/>
          <w:sz w:val="22"/>
          <w:szCs w:val="22"/>
        </w:rPr>
        <w:t xml:space="preserve"> system</w:t>
      </w:r>
      <w:del w:id="770" w:author="Megsie Siple" w:date="2020-08-20T09:03:00Z">
        <w:r w:rsidR="008324A7" w:rsidRPr="003805EE" w:rsidDel="000579E4">
          <w:rPr>
            <w:rFonts w:ascii="Helvetica" w:hAnsi="Helvetica"/>
            <w:sz w:val="22"/>
            <w:szCs w:val="22"/>
          </w:rPr>
          <w:delText xml:space="preserve"> given a specific biological process model</w:delText>
        </w:r>
      </w:del>
      <w:r w:rsidR="001777EA" w:rsidRPr="003805EE">
        <w:rPr>
          <w:rFonts w:ascii="Helvetica" w:hAnsi="Helvetica"/>
          <w:sz w:val="22"/>
          <w:szCs w:val="22"/>
        </w:rPr>
        <w:t xml:space="preserve">. Second, we simulated </w:t>
      </w:r>
      <w:r w:rsidR="005E0CEF" w:rsidRPr="003805EE">
        <w:rPr>
          <w:rFonts w:ascii="Helvetica" w:hAnsi="Helvetica"/>
          <w:sz w:val="22"/>
          <w:szCs w:val="22"/>
        </w:rPr>
        <w:t>a</w:t>
      </w:r>
      <w:r w:rsidR="001777EA" w:rsidRPr="003805EE">
        <w:rPr>
          <w:rFonts w:ascii="Helvetica" w:hAnsi="Helvetica"/>
          <w:sz w:val="22"/>
          <w:szCs w:val="22"/>
        </w:rPr>
        <w:t xml:space="preserve"> sampling model, where the total biomass of the resource </w:t>
      </w:r>
      <w:r w:rsidR="00CA387C" w:rsidRPr="003805EE">
        <w:rPr>
          <w:rFonts w:ascii="Helvetica" w:hAnsi="Helvetica"/>
          <w:sz w:val="22"/>
          <w:szCs w:val="22"/>
        </w:rPr>
        <w:t xml:space="preserve">was </w:t>
      </w:r>
      <w:del w:id="771" w:author="Megsie Siple" w:date="2020-08-20T09:03:00Z">
        <w:r w:rsidR="00861B1D" w:rsidRPr="003805EE" w:rsidDel="000579E4">
          <w:rPr>
            <w:rFonts w:ascii="Helvetica" w:hAnsi="Helvetica"/>
            <w:sz w:val="22"/>
            <w:szCs w:val="22"/>
          </w:rPr>
          <w:delText xml:space="preserve">sampled </w:delText>
        </w:r>
      </w:del>
      <w:ins w:id="772" w:author="Megsie Siple" w:date="2020-08-20T09:03:00Z">
        <w:r w:rsidR="000579E4">
          <w:rPr>
            <w:rFonts w:ascii="Helvetica" w:hAnsi="Helvetica"/>
            <w:sz w:val="22"/>
            <w:szCs w:val="22"/>
          </w:rPr>
          <w:t>surveyed</w:t>
        </w:r>
        <w:r w:rsidR="000579E4" w:rsidRPr="003805EE">
          <w:rPr>
            <w:rFonts w:ascii="Helvetica" w:hAnsi="Helvetica"/>
            <w:sz w:val="22"/>
            <w:szCs w:val="22"/>
          </w:rPr>
          <w:t xml:space="preserve"> </w:t>
        </w:r>
      </w:ins>
      <w:del w:id="773" w:author="Megsie Siple" w:date="2020-08-20T09:03:00Z">
        <w:r w:rsidR="00861B1D" w:rsidRPr="003805EE" w:rsidDel="000579E4">
          <w:rPr>
            <w:rFonts w:ascii="Helvetica" w:hAnsi="Helvetica"/>
            <w:sz w:val="22"/>
            <w:szCs w:val="22"/>
          </w:rPr>
          <w:delText xml:space="preserve">given </w:delText>
        </w:r>
      </w:del>
      <w:ins w:id="774" w:author="Megsie Siple" w:date="2020-08-20T09:03:00Z">
        <w:r w:rsidR="000579E4">
          <w:rPr>
            <w:rFonts w:ascii="Helvetica" w:hAnsi="Helvetica"/>
            <w:sz w:val="22"/>
            <w:szCs w:val="22"/>
          </w:rPr>
          <w:t>with</w:t>
        </w:r>
        <w:r w:rsidR="000579E4" w:rsidRPr="003805EE">
          <w:rPr>
            <w:rFonts w:ascii="Helvetica" w:hAnsi="Helvetica"/>
            <w:sz w:val="22"/>
            <w:szCs w:val="22"/>
          </w:rPr>
          <w:t xml:space="preserve"> </w:t>
        </w:r>
      </w:ins>
      <w:r w:rsidR="001777EA" w:rsidRPr="003805EE">
        <w:rPr>
          <w:rFonts w:ascii="Helvetica" w:hAnsi="Helvetica"/>
          <w:sz w:val="22"/>
          <w:szCs w:val="22"/>
        </w:rPr>
        <w:t xml:space="preserve">some </w:t>
      </w:r>
      <w:del w:id="775" w:author="Megsie Siple" w:date="2020-08-20T09:03:00Z">
        <w:r w:rsidR="00305441" w:rsidRPr="003805EE" w:rsidDel="000579E4">
          <w:rPr>
            <w:rFonts w:ascii="Helvetica" w:hAnsi="Helvetica"/>
            <w:sz w:val="22"/>
            <w:szCs w:val="22"/>
          </w:rPr>
          <w:delText xml:space="preserve">sampling </w:delText>
        </w:r>
      </w:del>
      <w:r w:rsidR="00305441" w:rsidRPr="003805EE">
        <w:rPr>
          <w:rFonts w:ascii="Helvetica" w:hAnsi="Helvetica"/>
          <w:sz w:val="22"/>
          <w:szCs w:val="22"/>
        </w:rPr>
        <w:t>error</w:t>
      </w:r>
      <w:r w:rsidR="001777EA" w:rsidRPr="003805EE">
        <w:rPr>
          <w:rFonts w:ascii="Helvetica" w:hAnsi="Helvetica"/>
          <w:sz w:val="22"/>
          <w:szCs w:val="22"/>
        </w:rPr>
        <w:t>. Third,</w:t>
      </w:r>
      <w:r w:rsidR="00305441" w:rsidRPr="003805EE">
        <w:rPr>
          <w:rFonts w:ascii="Helvetica" w:hAnsi="Helvetica"/>
          <w:sz w:val="22"/>
          <w:szCs w:val="22"/>
        </w:rPr>
        <w:t xml:space="preserve"> </w:t>
      </w:r>
      <w:r w:rsidR="00CA387C" w:rsidRPr="003805EE">
        <w:rPr>
          <w:rFonts w:ascii="Helvetica" w:hAnsi="Helvetica"/>
          <w:sz w:val="22"/>
          <w:szCs w:val="22"/>
        </w:rPr>
        <w:t xml:space="preserve">we used an </w:t>
      </w:r>
      <w:r w:rsidR="00305441" w:rsidRPr="003805EE">
        <w:rPr>
          <w:rFonts w:ascii="Helvetica" w:hAnsi="Helvetica"/>
          <w:sz w:val="22"/>
          <w:szCs w:val="22"/>
        </w:rPr>
        <w:t xml:space="preserve">assessment model </w:t>
      </w:r>
      <w:r w:rsidR="00CA387C" w:rsidRPr="003805EE">
        <w:rPr>
          <w:rFonts w:ascii="Helvetica" w:hAnsi="Helvetica"/>
          <w:sz w:val="22"/>
          <w:szCs w:val="22"/>
        </w:rPr>
        <w:t xml:space="preserve">to </w:t>
      </w:r>
      <w:del w:id="776" w:author="Megsie Siple" w:date="2020-08-20T09:04:00Z">
        <w:r w:rsidR="00CA387C" w:rsidRPr="003805EE" w:rsidDel="00CE5350">
          <w:rPr>
            <w:rFonts w:ascii="Helvetica" w:hAnsi="Helvetica"/>
            <w:sz w:val="22"/>
            <w:szCs w:val="22"/>
          </w:rPr>
          <w:delText xml:space="preserve">estimate </w:delText>
        </w:r>
      </w:del>
      <w:ins w:id="777" w:author="Megsie Siple" w:date="2020-08-20T09:04:00Z">
        <w:r w:rsidR="00CE5350">
          <w:rPr>
            <w:rFonts w:ascii="Helvetica" w:hAnsi="Helvetica"/>
            <w:sz w:val="22"/>
            <w:szCs w:val="22"/>
          </w:rPr>
          <w:t xml:space="preserve">simulate the estimation of </w:t>
        </w:r>
      </w:ins>
      <w:del w:id="778" w:author="Megsie Siple" w:date="2020-08-20T09:04:00Z">
        <w:r w:rsidR="00305441" w:rsidRPr="003805EE" w:rsidDel="00CE5350">
          <w:rPr>
            <w:rFonts w:ascii="Helvetica" w:hAnsi="Helvetica"/>
            <w:sz w:val="22"/>
            <w:szCs w:val="22"/>
          </w:rPr>
          <w:delText xml:space="preserve">the </w:delText>
        </w:r>
      </w:del>
      <w:ins w:id="779" w:author="Megsie Siple" w:date="2020-08-20T09:04:00Z">
        <w:r w:rsidR="00CE5350">
          <w:rPr>
            <w:rFonts w:ascii="Helvetica" w:hAnsi="Helvetica"/>
            <w:sz w:val="22"/>
            <w:szCs w:val="22"/>
          </w:rPr>
          <w:t xml:space="preserve">system </w:t>
        </w:r>
      </w:ins>
      <w:r w:rsidR="00305441" w:rsidRPr="003805EE">
        <w:rPr>
          <w:rFonts w:ascii="Helvetica" w:hAnsi="Helvetica"/>
          <w:sz w:val="22"/>
          <w:szCs w:val="22"/>
        </w:rPr>
        <w:t xml:space="preserve">biomass </w:t>
      </w:r>
      <w:del w:id="780" w:author="Megsie Siple" w:date="2020-08-20T09:04:00Z">
        <w:r w:rsidR="00305441" w:rsidRPr="003805EE" w:rsidDel="00CE5350">
          <w:rPr>
            <w:rFonts w:ascii="Helvetica" w:hAnsi="Helvetica"/>
            <w:sz w:val="22"/>
            <w:szCs w:val="22"/>
          </w:rPr>
          <w:delText xml:space="preserve">of the system </w:delText>
        </w:r>
      </w:del>
      <w:r w:rsidR="00305441" w:rsidRPr="003805EE">
        <w:rPr>
          <w:rFonts w:ascii="Helvetica" w:hAnsi="Helvetica"/>
          <w:sz w:val="22"/>
          <w:szCs w:val="22"/>
        </w:rPr>
        <w:t xml:space="preserve">given the </w:t>
      </w:r>
      <w:del w:id="781" w:author="Megsie Siple" w:date="2020-08-20T09:03:00Z">
        <w:r w:rsidR="00305441" w:rsidRPr="003805EE" w:rsidDel="000579E4">
          <w:rPr>
            <w:rFonts w:ascii="Helvetica" w:hAnsi="Helvetica"/>
            <w:sz w:val="22"/>
            <w:szCs w:val="22"/>
          </w:rPr>
          <w:delText xml:space="preserve">sampling </w:delText>
        </w:r>
      </w:del>
      <w:ins w:id="782" w:author="Megsie Siple" w:date="2020-08-20T09:03:00Z">
        <w:r w:rsidR="000579E4">
          <w:rPr>
            <w:rFonts w:ascii="Helvetica" w:hAnsi="Helvetica"/>
            <w:sz w:val="22"/>
            <w:szCs w:val="22"/>
          </w:rPr>
          <w:t>survey</w:t>
        </w:r>
        <w:r w:rsidR="000579E4" w:rsidRPr="003805EE">
          <w:rPr>
            <w:rFonts w:ascii="Helvetica" w:hAnsi="Helvetica"/>
            <w:sz w:val="22"/>
            <w:szCs w:val="22"/>
          </w:rPr>
          <w:t xml:space="preserve"> </w:t>
        </w:r>
      </w:ins>
      <w:r w:rsidR="00944D13" w:rsidRPr="003805EE">
        <w:rPr>
          <w:rFonts w:ascii="Helvetica" w:hAnsi="Helvetica"/>
          <w:sz w:val="22"/>
          <w:szCs w:val="22"/>
        </w:rPr>
        <w:t>estimate</w:t>
      </w:r>
      <w:r w:rsidR="007D2E9C" w:rsidRPr="003805EE">
        <w:rPr>
          <w:rFonts w:ascii="Helvetica" w:hAnsi="Helvetica"/>
          <w:sz w:val="22"/>
          <w:szCs w:val="22"/>
        </w:rPr>
        <w:t xml:space="preserve"> and </w:t>
      </w:r>
      <w:commentRangeStart w:id="783"/>
      <w:r w:rsidR="007D2E9C" w:rsidRPr="003805EE">
        <w:rPr>
          <w:rFonts w:ascii="Helvetica" w:hAnsi="Helvetica"/>
          <w:sz w:val="22"/>
          <w:szCs w:val="22"/>
        </w:rPr>
        <w:t>with ignorance about the potential sampling error</w:t>
      </w:r>
      <w:commentRangeEnd w:id="783"/>
      <w:r w:rsidR="00CE5350">
        <w:rPr>
          <w:rStyle w:val="CommentReference"/>
        </w:rPr>
        <w:commentReference w:id="783"/>
      </w:r>
      <w:r w:rsidR="00305441" w:rsidRPr="003805EE">
        <w:rPr>
          <w:rFonts w:ascii="Helvetica" w:hAnsi="Helvetica"/>
          <w:sz w:val="22"/>
          <w:szCs w:val="22"/>
        </w:rPr>
        <w:t xml:space="preserve">. </w:t>
      </w:r>
      <w:del w:id="784" w:author="Megsie Siple" w:date="2020-08-20T09:04:00Z">
        <w:r w:rsidR="00305441" w:rsidRPr="003805EE" w:rsidDel="00CE5350">
          <w:rPr>
            <w:rFonts w:ascii="Helvetica" w:hAnsi="Helvetica"/>
            <w:sz w:val="22"/>
            <w:szCs w:val="22"/>
          </w:rPr>
          <w:delText>And</w:delText>
        </w:r>
        <w:r w:rsidR="007D2E9C" w:rsidRPr="003805EE" w:rsidDel="00CE5350">
          <w:rPr>
            <w:rFonts w:ascii="Helvetica" w:hAnsi="Helvetica"/>
            <w:sz w:val="22"/>
            <w:szCs w:val="22"/>
          </w:rPr>
          <w:delText>,</w:delText>
        </w:r>
        <w:r w:rsidR="00305441" w:rsidRPr="003805EE" w:rsidDel="00CE5350">
          <w:rPr>
            <w:rFonts w:ascii="Helvetica" w:hAnsi="Helvetica"/>
            <w:sz w:val="22"/>
            <w:szCs w:val="22"/>
          </w:rPr>
          <w:delText xml:space="preserve"> f</w:delText>
        </w:r>
      </w:del>
      <w:ins w:id="785" w:author="Megsie Siple" w:date="2020-08-20T09:04:00Z">
        <w:r w:rsidR="00CE5350">
          <w:rPr>
            <w:rFonts w:ascii="Helvetica" w:hAnsi="Helvetica"/>
            <w:sz w:val="22"/>
            <w:szCs w:val="22"/>
          </w:rPr>
          <w:t>F</w:t>
        </w:r>
      </w:ins>
      <w:r w:rsidR="00305441" w:rsidRPr="003805EE">
        <w:rPr>
          <w:rFonts w:ascii="Helvetica" w:hAnsi="Helvetica"/>
          <w:sz w:val="22"/>
          <w:szCs w:val="22"/>
        </w:rPr>
        <w:t xml:space="preserve">ourth, a management model </w:t>
      </w:r>
      <w:r w:rsidR="00CA387C" w:rsidRPr="003805EE">
        <w:rPr>
          <w:rFonts w:ascii="Helvetica" w:hAnsi="Helvetica"/>
          <w:sz w:val="22"/>
          <w:szCs w:val="22"/>
        </w:rPr>
        <w:t xml:space="preserve">determined </w:t>
      </w:r>
      <w:r w:rsidR="000D71E0" w:rsidRPr="003805EE">
        <w:rPr>
          <w:rFonts w:ascii="Helvetica" w:hAnsi="Helvetica"/>
          <w:sz w:val="22"/>
          <w:szCs w:val="22"/>
        </w:rPr>
        <w:t xml:space="preserve">the level </w:t>
      </w:r>
      <w:r w:rsidR="009D7096" w:rsidRPr="003805EE">
        <w:rPr>
          <w:rFonts w:ascii="Helvetica" w:hAnsi="Helvetica"/>
          <w:sz w:val="22"/>
          <w:szCs w:val="22"/>
        </w:rPr>
        <w:t xml:space="preserve">of </w:t>
      </w:r>
      <w:r w:rsidR="000D71E0" w:rsidRPr="003805EE">
        <w:rPr>
          <w:rFonts w:ascii="Helvetica" w:hAnsi="Helvetica"/>
          <w:sz w:val="22"/>
          <w:szCs w:val="22"/>
        </w:rPr>
        <w:t>resource</w:t>
      </w:r>
      <w:r w:rsidR="00305441" w:rsidRPr="003805EE">
        <w:rPr>
          <w:rFonts w:ascii="Helvetica" w:hAnsi="Helvetica"/>
          <w:sz w:val="22"/>
          <w:szCs w:val="22"/>
        </w:rPr>
        <w:t xml:space="preserve"> harvest </w:t>
      </w:r>
      <w:r w:rsidR="000D71E0" w:rsidRPr="003805EE">
        <w:rPr>
          <w:rFonts w:ascii="Helvetica" w:hAnsi="Helvetica"/>
          <w:sz w:val="22"/>
          <w:szCs w:val="22"/>
        </w:rPr>
        <w:t>given the estimated biomass.</w:t>
      </w:r>
      <w:r w:rsidR="009D7096" w:rsidRPr="003805EE">
        <w:rPr>
          <w:rFonts w:ascii="Helvetica" w:hAnsi="Helvetica"/>
          <w:sz w:val="22"/>
          <w:szCs w:val="22"/>
        </w:rPr>
        <w:t xml:space="preserve"> </w:t>
      </w:r>
      <w:del w:id="786" w:author="Megsie Siple" w:date="2020-08-20T09:05:00Z">
        <w:r w:rsidR="009D7096" w:rsidRPr="003805EE" w:rsidDel="00CE5350">
          <w:rPr>
            <w:rFonts w:ascii="Helvetica" w:hAnsi="Helvetica"/>
            <w:sz w:val="22"/>
            <w:szCs w:val="22"/>
          </w:rPr>
          <w:delText>Following this fourth step, t</w:delText>
        </w:r>
      </w:del>
      <w:ins w:id="787" w:author="Megsie Siple" w:date="2020-08-20T09:05:00Z">
        <w:r w:rsidR="00CE5350">
          <w:rPr>
            <w:rFonts w:ascii="Helvetica" w:hAnsi="Helvetica"/>
            <w:sz w:val="22"/>
            <w:szCs w:val="22"/>
          </w:rPr>
          <w:t>T</w:t>
        </w:r>
      </w:ins>
      <w:r w:rsidR="009D7096" w:rsidRPr="003805EE">
        <w:rPr>
          <w:rFonts w:ascii="Helvetica" w:hAnsi="Helvetica"/>
          <w:sz w:val="22"/>
          <w:szCs w:val="22"/>
        </w:rPr>
        <w:t xml:space="preserve">he entire process </w:t>
      </w:r>
      <w:r w:rsidR="00CA387C" w:rsidRPr="003805EE">
        <w:rPr>
          <w:rFonts w:ascii="Helvetica" w:hAnsi="Helvetica"/>
          <w:sz w:val="22"/>
          <w:szCs w:val="22"/>
        </w:rPr>
        <w:t>was</w:t>
      </w:r>
      <w:r w:rsidR="009D7096" w:rsidRPr="003805EE">
        <w:rPr>
          <w:rFonts w:ascii="Helvetica" w:hAnsi="Helvetica"/>
          <w:sz w:val="22"/>
          <w:szCs w:val="22"/>
        </w:rPr>
        <w:t xml:space="preserve"> repeated</w:t>
      </w:r>
      <w:r w:rsidR="00435071" w:rsidRPr="003805EE">
        <w:rPr>
          <w:rFonts w:ascii="Helvetica" w:hAnsi="Helvetica"/>
          <w:sz w:val="22"/>
          <w:szCs w:val="22"/>
        </w:rPr>
        <w:t xml:space="preserve"> for a </w:t>
      </w:r>
      <w:del w:id="788" w:author="Adrian Stier [2]" w:date="2021-01-19T06:51:00Z">
        <w:r w:rsidR="00286FDA" w:rsidRPr="003805EE" w:rsidDel="003659AD">
          <w:rPr>
            <w:rFonts w:ascii="Helvetica" w:hAnsi="Helvetica"/>
            <w:sz w:val="22"/>
            <w:szCs w:val="22"/>
          </w:rPr>
          <w:delText>20</w:delText>
        </w:r>
      </w:del>
      <w:ins w:id="789" w:author="Adrian Stier [2]" w:date="2021-01-19T06:51:00Z">
        <w:r w:rsidR="003659AD">
          <w:rPr>
            <w:rFonts w:ascii="Helvetica" w:hAnsi="Helvetica"/>
            <w:sz w:val="22"/>
            <w:szCs w:val="22"/>
          </w:rPr>
          <w:t>5</w:t>
        </w:r>
        <w:r w:rsidR="003659AD" w:rsidRPr="003805EE">
          <w:rPr>
            <w:rFonts w:ascii="Helvetica" w:hAnsi="Helvetica"/>
            <w:sz w:val="22"/>
            <w:szCs w:val="22"/>
          </w:rPr>
          <w:t>0</w:t>
        </w:r>
      </w:ins>
      <w:r w:rsidR="00286FDA" w:rsidRPr="003805EE">
        <w:rPr>
          <w:rFonts w:ascii="Helvetica" w:hAnsi="Helvetica"/>
          <w:sz w:val="22"/>
          <w:szCs w:val="22"/>
        </w:rPr>
        <w:t>-year</w:t>
      </w:r>
      <w:r w:rsidR="00435071" w:rsidRPr="003805EE">
        <w:rPr>
          <w:rFonts w:ascii="Helvetica" w:hAnsi="Helvetica"/>
          <w:sz w:val="22"/>
          <w:szCs w:val="22"/>
        </w:rPr>
        <w:t xml:space="preserve"> </w:t>
      </w:r>
      <w:del w:id="790" w:author="Megsie Siple" w:date="2020-08-20T09:06:00Z">
        <w:r w:rsidR="00435071" w:rsidRPr="003805EE" w:rsidDel="00CE5350">
          <w:rPr>
            <w:rFonts w:ascii="Helvetica" w:hAnsi="Helvetica"/>
            <w:sz w:val="22"/>
            <w:szCs w:val="22"/>
          </w:rPr>
          <w:delText>simulatio</w:delText>
        </w:r>
      </w:del>
      <w:ins w:id="791" w:author="Megsie Siple" w:date="2020-08-20T09:06:00Z">
        <w:r w:rsidR="00CE5350">
          <w:rPr>
            <w:rFonts w:ascii="Helvetica" w:hAnsi="Helvetica"/>
            <w:sz w:val="22"/>
            <w:szCs w:val="22"/>
          </w:rPr>
          <w:t>simulation</w:t>
        </w:r>
      </w:ins>
      <w:ins w:id="792" w:author="Adrian Stier [2]" w:date="2021-01-19T06:51:00Z">
        <w:r w:rsidR="00A402BA">
          <w:rPr>
            <w:rFonts w:ascii="Helvetica" w:hAnsi="Helvetica"/>
            <w:sz w:val="22"/>
            <w:szCs w:val="22"/>
          </w:rPr>
          <w:t xml:space="preserve"> with 10,000 </w:t>
        </w:r>
      </w:ins>
      <w:ins w:id="793" w:author="Adrian Stier [2]" w:date="2021-01-19T06:52:00Z">
        <w:r w:rsidR="00A402BA">
          <w:rPr>
            <w:rFonts w:ascii="Helvetica" w:hAnsi="Helvetica"/>
            <w:sz w:val="22"/>
            <w:szCs w:val="22"/>
          </w:rPr>
          <w:t>replicate iterations)</w:t>
        </w:r>
      </w:ins>
      <w:ins w:id="794" w:author="Megsie Siple" w:date="2020-08-20T09:07:00Z">
        <w:del w:id="795" w:author="Adrian Stier [2]" w:date="2021-01-19T06:51:00Z">
          <w:r w:rsidR="00CE5350" w:rsidDel="00A402BA">
            <w:rPr>
              <w:rFonts w:ascii="Helvetica" w:hAnsi="Helvetica"/>
              <w:sz w:val="22"/>
              <w:szCs w:val="22"/>
            </w:rPr>
            <w:delText>.</w:delText>
          </w:r>
        </w:del>
      </w:ins>
      <w:ins w:id="796" w:author="Megsie Siple" w:date="2020-08-20T09:06:00Z">
        <w:del w:id="797" w:author="Adrian Stier [2]" w:date="2021-01-19T06:51:00Z">
          <w:r w:rsidR="00CE5350" w:rsidDel="00A402BA">
            <w:rPr>
              <w:rFonts w:ascii="Helvetica" w:hAnsi="Helvetica"/>
              <w:sz w:val="22"/>
              <w:szCs w:val="22"/>
            </w:rPr>
            <w:delText xml:space="preserve"> </w:delText>
          </w:r>
        </w:del>
      </w:ins>
      <w:ins w:id="798" w:author="Megsie Siple" w:date="2020-08-20T09:07:00Z">
        <w:del w:id="799" w:author="Adrian Stier [2]" w:date="2021-01-19T06:51:00Z">
          <w:r w:rsidR="00CE5350" w:rsidDel="00A402BA">
            <w:rPr>
              <w:rFonts w:ascii="Helvetica" w:hAnsi="Helvetica"/>
              <w:sz w:val="22"/>
              <w:szCs w:val="22"/>
            </w:rPr>
            <w:delText>[insert information about the different levels of the variables, like starting biomasses and variance for productivity]. W</w:delText>
          </w:r>
        </w:del>
      </w:ins>
      <w:ins w:id="800" w:author="Megsie Siple" w:date="2020-08-20T09:06:00Z">
        <w:del w:id="801" w:author="Adrian Stier [2]" w:date="2021-01-19T06:51:00Z">
          <w:r w:rsidR="00CE5350" w:rsidDel="00A402BA">
            <w:rPr>
              <w:rFonts w:ascii="Helvetica" w:hAnsi="Helvetica"/>
              <w:sz w:val="22"/>
              <w:szCs w:val="22"/>
            </w:rPr>
            <w:delText xml:space="preserve">e repeated this exercise </w:delText>
          </w:r>
          <w:r w:rsidR="00CE5350" w:rsidRPr="00CE5350" w:rsidDel="00A402BA">
            <w:rPr>
              <w:rFonts w:ascii="Helvetica" w:hAnsi="Helvetica"/>
              <w:sz w:val="22"/>
              <w:szCs w:val="22"/>
              <w:highlight w:val="yellow"/>
              <w:rPrChange w:id="802" w:author="Megsie Siple" w:date="2020-08-20T09:07:00Z">
                <w:rPr>
                  <w:rFonts w:ascii="Helvetica" w:hAnsi="Helvetica"/>
                  <w:sz w:val="22"/>
                  <w:szCs w:val="22"/>
                </w:rPr>
              </w:rPrChange>
            </w:rPr>
            <w:delText>1,000</w:delText>
          </w:r>
          <w:r w:rsidR="00CE5350" w:rsidDel="00A402BA">
            <w:rPr>
              <w:rFonts w:ascii="Helvetica" w:hAnsi="Helvetica"/>
              <w:sz w:val="22"/>
              <w:szCs w:val="22"/>
            </w:rPr>
            <w:delText xml:space="preserve"> times for each scenario.</w:delText>
          </w:r>
        </w:del>
      </w:ins>
      <w:del w:id="803" w:author="Adrian Stier [2]" w:date="2021-01-19T06:51:00Z">
        <w:r w:rsidR="009C634A" w:rsidRPr="003805EE" w:rsidDel="00A402BA">
          <w:rPr>
            <w:rFonts w:ascii="Helvetica" w:hAnsi="Helvetica"/>
            <w:sz w:val="22"/>
            <w:szCs w:val="22"/>
          </w:rPr>
          <w:delText>n</w:delText>
        </w:r>
        <w:r w:rsidR="009D7096" w:rsidRPr="003805EE" w:rsidDel="00A402BA">
          <w:rPr>
            <w:rFonts w:ascii="Helvetica" w:hAnsi="Helvetica"/>
            <w:sz w:val="22"/>
            <w:szCs w:val="22"/>
          </w:rPr>
          <w:delText>.</w:delText>
        </w:r>
        <w:r w:rsidR="000D71E0" w:rsidRPr="003805EE" w:rsidDel="00A402BA">
          <w:rPr>
            <w:rFonts w:ascii="Helvetica" w:hAnsi="Helvetica"/>
            <w:sz w:val="22"/>
            <w:szCs w:val="22"/>
          </w:rPr>
          <w:delText xml:space="preserve"> </w:delText>
        </w:r>
      </w:del>
    </w:p>
    <w:p w14:paraId="474B7BF5" w14:textId="77777777" w:rsidR="00A140A9" w:rsidRPr="003805EE" w:rsidRDefault="00A140A9">
      <w:pPr>
        <w:tabs>
          <w:tab w:val="left" w:pos="2760"/>
        </w:tabs>
        <w:rPr>
          <w:rFonts w:ascii="Helvetica" w:hAnsi="Helvetica"/>
          <w:sz w:val="22"/>
          <w:szCs w:val="22"/>
        </w:rPr>
        <w:pPrChange w:id="804" w:author="Adrian Stier" w:date="2020-12-04T07:09:00Z">
          <w:pPr>
            <w:tabs>
              <w:tab w:val="left" w:pos="2760"/>
            </w:tabs>
            <w:spacing w:line="480" w:lineRule="auto"/>
          </w:pPr>
        </w:pPrChange>
      </w:pPr>
    </w:p>
    <w:p w14:paraId="5751637A" w14:textId="122AEE1B" w:rsidR="00B70217" w:rsidRPr="003805EE" w:rsidRDefault="004C02ED">
      <w:pPr>
        <w:rPr>
          <w:rFonts w:ascii="Helvetica" w:hAnsi="Helvetica"/>
          <w:sz w:val="22"/>
          <w:szCs w:val="22"/>
          <w:u w:val="single"/>
        </w:rPr>
        <w:pPrChange w:id="805" w:author="Adrian Stier" w:date="2020-12-04T07:09:00Z">
          <w:pPr>
            <w:spacing w:line="480" w:lineRule="auto"/>
          </w:pPr>
        </w:pPrChange>
      </w:pPr>
      <w:r w:rsidRPr="003805EE">
        <w:rPr>
          <w:rFonts w:ascii="Helvetica" w:hAnsi="Helvetica"/>
          <w:i/>
          <w:sz w:val="22"/>
          <w:szCs w:val="22"/>
        </w:rPr>
        <w:t xml:space="preserve">Modeling a Natural Resource with a Tipping Point </w:t>
      </w:r>
    </w:p>
    <w:p w14:paraId="3544369A" w14:textId="04942615" w:rsidR="00286FDA" w:rsidRPr="003805EE" w:rsidRDefault="00286FDA">
      <w:pPr>
        <w:rPr>
          <w:rFonts w:ascii="Helvetica" w:hAnsi="Helvetica"/>
          <w:sz w:val="22"/>
          <w:szCs w:val="22"/>
        </w:rPr>
        <w:pPrChange w:id="806" w:author="Adrian Stier" w:date="2020-12-04T07:09:00Z">
          <w:pPr>
            <w:spacing w:line="480" w:lineRule="auto"/>
          </w:pPr>
        </w:pPrChange>
      </w:pPr>
      <w:r w:rsidRPr="003805EE">
        <w:rPr>
          <w:rFonts w:ascii="Helvetica" w:hAnsi="Helvetica"/>
          <w:sz w:val="22"/>
          <w:szCs w:val="22"/>
          <w:u w:val="single"/>
        </w:rPr>
        <w:t>Biological Process Model</w:t>
      </w:r>
      <w:r w:rsidRPr="003805EE">
        <w:rPr>
          <w:rFonts w:ascii="Helvetica" w:hAnsi="Helvetica"/>
          <w:i/>
          <w:sz w:val="22"/>
          <w:szCs w:val="22"/>
        </w:rPr>
        <w:t xml:space="preserve">: </w:t>
      </w:r>
      <w:r w:rsidRPr="003805EE">
        <w:rPr>
          <w:rFonts w:ascii="Helvetica" w:hAnsi="Helvetica"/>
          <w:sz w:val="22"/>
          <w:szCs w:val="22"/>
        </w:rPr>
        <w:t>To describe how monitoring investment is related to thresholds we focus</w:t>
      </w:r>
      <w:r w:rsidR="00BE5502" w:rsidRPr="003805EE">
        <w:rPr>
          <w:rFonts w:ascii="Helvetica" w:hAnsi="Helvetica"/>
          <w:sz w:val="22"/>
          <w:szCs w:val="22"/>
        </w:rPr>
        <w:t>ed</w:t>
      </w:r>
      <w:r w:rsidRPr="003805EE">
        <w:rPr>
          <w:rFonts w:ascii="Helvetica" w:hAnsi="Helvetica"/>
          <w:sz w:val="22"/>
          <w:szCs w:val="22"/>
        </w:rPr>
        <w:t xml:space="preserve"> on a</w:t>
      </w:r>
      <w:ins w:id="807" w:author="Tim Essington" w:date="2019-04-22T17:17:00Z">
        <w:r w:rsidR="001E691A">
          <w:rPr>
            <w:rFonts w:ascii="Helvetica" w:hAnsi="Helvetica"/>
            <w:sz w:val="22"/>
            <w:szCs w:val="22"/>
          </w:rPr>
          <w:t xml:space="preserve"> </w:t>
        </w:r>
      </w:ins>
      <w:ins w:id="808" w:author="Tim Essington" w:date="2019-04-22T17:18:00Z">
        <w:r w:rsidR="001E691A">
          <w:rPr>
            <w:rFonts w:ascii="Helvetica" w:hAnsi="Helvetica"/>
            <w:sz w:val="22"/>
            <w:szCs w:val="22"/>
          </w:rPr>
          <w:t xml:space="preserve">renewable </w:t>
        </w:r>
      </w:ins>
      <w:ins w:id="809" w:author="Tim Essington" w:date="2019-04-22T17:17:00Z">
        <w:r w:rsidR="001E691A">
          <w:rPr>
            <w:rFonts w:ascii="Helvetica" w:hAnsi="Helvetica"/>
            <w:sz w:val="22"/>
            <w:szCs w:val="22"/>
          </w:rPr>
          <w:t>natural resource sy</w:t>
        </w:r>
      </w:ins>
      <w:ins w:id="810" w:author="Tim Essington" w:date="2019-04-22T17:18:00Z">
        <w:r w:rsidR="001E691A">
          <w:rPr>
            <w:rFonts w:ascii="Helvetica" w:hAnsi="Helvetica"/>
            <w:sz w:val="22"/>
            <w:szCs w:val="22"/>
          </w:rPr>
          <w:t>s</w:t>
        </w:r>
      </w:ins>
      <w:ins w:id="811" w:author="Tim Essington" w:date="2019-04-22T17:17:00Z">
        <w:r w:rsidR="001E691A">
          <w:rPr>
            <w:rFonts w:ascii="Helvetica" w:hAnsi="Helvetica"/>
            <w:sz w:val="22"/>
            <w:szCs w:val="22"/>
          </w:rPr>
          <w:t xml:space="preserve">tem </w:t>
        </w:r>
      </w:ins>
      <w:ins w:id="812" w:author="Tim Essington" w:date="2019-04-22T17:18:00Z">
        <w:r w:rsidR="001E691A">
          <w:rPr>
            <w:rFonts w:ascii="Helvetica" w:hAnsi="Helvetica"/>
            <w:sz w:val="22"/>
            <w:szCs w:val="22"/>
          </w:rPr>
          <w:t xml:space="preserve">targeting a single </w:t>
        </w:r>
        <w:commentRangeStart w:id="813"/>
        <w:r w:rsidR="001E691A">
          <w:rPr>
            <w:rFonts w:ascii="Helvetica" w:hAnsi="Helvetica"/>
            <w:sz w:val="22"/>
            <w:szCs w:val="22"/>
          </w:rPr>
          <w:t>species</w:t>
        </w:r>
      </w:ins>
      <w:commentRangeEnd w:id="813"/>
      <w:r w:rsidR="008F2A30">
        <w:rPr>
          <w:rStyle w:val="CommentReference"/>
        </w:rPr>
        <w:commentReference w:id="813"/>
      </w:r>
      <w:commentRangeStart w:id="814"/>
      <w:commentRangeStart w:id="815"/>
      <w:del w:id="816" w:author="Tim Essington" w:date="2019-04-22T17:18:00Z">
        <w:r w:rsidRPr="003805EE" w:rsidDel="001E691A">
          <w:rPr>
            <w:rFonts w:ascii="Helvetica" w:hAnsi="Helvetica"/>
            <w:sz w:val="22"/>
            <w:szCs w:val="22"/>
          </w:rPr>
          <w:delText xml:space="preserve"> single species model for simplicity</w:delText>
        </w:r>
      </w:del>
      <w:commentRangeEnd w:id="814"/>
      <w:r w:rsidR="008F2A30">
        <w:rPr>
          <w:rStyle w:val="CommentReference"/>
        </w:rPr>
        <w:commentReference w:id="814"/>
      </w:r>
      <w:commentRangeEnd w:id="815"/>
      <w:r w:rsidR="008F2A30">
        <w:rPr>
          <w:rStyle w:val="CommentReference"/>
        </w:rPr>
        <w:commentReference w:id="815"/>
      </w:r>
      <w:r w:rsidRPr="003805EE">
        <w:rPr>
          <w:rFonts w:ascii="Helvetica" w:hAnsi="Helvetica"/>
          <w:sz w:val="22"/>
          <w:szCs w:val="22"/>
        </w:rPr>
        <w:t>.</w:t>
      </w:r>
      <w:r w:rsidR="00214262" w:rsidRPr="003805EE">
        <w:rPr>
          <w:rFonts w:ascii="Helvetica" w:hAnsi="Helvetica"/>
          <w:sz w:val="22"/>
          <w:szCs w:val="22"/>
        </w:rPr>
        <w:t xml:space="preserve"> O</w:t>
      </w:r>
      <w:r w:rsidRPr="003805EE">
        <w:rPr>
          <w:rFonts w:ascii="Helvetica" w:hAnsi="Helvetica"/>
          <w:sz w:val="22"/>
          <w:szCs w:val="22"/>
        </w:rPr>
        <w:t xml:space="preserve">ur results are general and readily applicable to the monitoring and management of ecosystems with critical thresholds. We specifically modeled species biomass through time using a </w:t>
      </w:r>
      <w:proofErr w:type="spellStart"/>
      <w:r w:rsidRPr="003805EE">
        <w:rPr>
          <w:rFonts w:ascii="Helvetica" w:hAnsi="Helvetica"/>
          <w:sz w:val="22"/>
          <w:szCs w:val="22"/>
        </w:rPr>
        <w:t>reparameterized</w:t>
      </w:r>
      <w:proofErr w:type="spellEnd"/>
      <w:r w:rsidRPr="003805EE">
        <w:rPr>
          <w:rFonts w:ascii="Helvetica" w:hAnsi="Helvetica"/>
          <w:sz w:val="22"/>
          <w:szCs w:val="22"/>
        </w:rPr>
        <w:t xml:space="preserve"> logistic model with an Allee effect and resource removal </w:t>
      </w:r>
      <w:commentRangeStart w:id="817"/>
      <w:r w:rsidRPr="003805EE">
        <w:rPr>
          <w:rFonts w:ascii="Helvetica" w:hAnsi="Helvetica"/>
          <w:sz w:val="22"/>
          <w:szCs w:val="22"/>
        </w:rPr>
        <w:fldChar w:fldCharType="begin"/>
      </w:r>
      <w:r w:rsidR="00685D99">
        <w:rPr>
          <w:rFonts w:ascii="Helvetica" w:hAnsi="Helvetica"/>
          <w:sz w:val="22"/>
          <w:szCs w:val="22"/>
        </w:rPr>
        <w:instrText xml:space="preserve"> ADDIN EN.CITE &lt;EndNote&gt;&lt;Cite&gt;&lt;Author&gt;Morris&lt;/Author&gt;&lt;Year&gt;2002&lt;/Year&gt;&lt;RecNum&gt;8190&lt;/RecNum&gt;&lt;DisplayText&gt;(11)&lt;/DisplayText&gt;&lt;record&gt;&lt;rec-number&gt;8190&lt;/rec-number&gt;&lt;foreign-keys&gt;&lt;key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sidRPr="003805EE">
        <w:rPr>
          <w:rFonts w:ascii="Helvetica" w:hAnsi="Helvetica"/>
          <w:sz w:val="22"/>
          <w:szCs w:val="22"/>
        </w:rPr>
        <w:fldChar w:fldCharType="separate"/>
      </w:r>
      <w:r w:rsidR="00685D99">
        <w:rPr>
          <w:rFonts w:ascii="Helvetica" w:hAnsi="Helvetica"/>
          <w:noProof/>
          <w:sz w:val="22"/>
          <w:szCs w:val="22"/>
        </w:rPr>
        <w:t>(11)</w:t>
      </w:r>
      <w:r w:rsidRPr="003805EE">
        <w:rPr>
          <w:rFonts w:ascii="Helvetica" w:hAnsi="Helvetica"/>
          <w:sz w:val="22"/>
          <w:szCs w:val="22"/>
        </w:rPr>
        <w:fldChar w:fldCharType="end"/>
      </w:r>
      <w:commentRangeEnd w:id="817"/>
      <w:r w:rsidR="001E691A">
        <w:rPr>
          <w:rStyle w:val="CommentReference"/>
        </w:rPr>
        <w:commentReference w:id="817"/>
      </w:r>
      <w:r w:rsidRPr="003805EE">
        <w:rPr>
          <w:rFonts w:ascii="Helvetica" w:hAnsi="Helvetica"/>
          <w:sz w:val="22"/>
          <w:szCs w:val="22"/>
        </w:rPr>
        <w:t>:</w:t>
      </w:r>
    </w:p>
    <w:p w14:paraId="14EF6FD7" w14:textId="77777777" w:rsidR="00286FDA" w:rsidRPr="003805EE" w:rsidRDefault="00286FDA">
      <w:pPr>
        <w:rPr>
          <w:rFonts w:ascii="Helvetica" w:hAnsi="Helvetica"/>
          <w:sz w:val="22"/>
          <w:szCs w:val="22"/>
        </w:rPr>
        <w:pPrChange w:id="818" w:author="Adrian Stier" w:date="2020-12-04T07:09:00Z">
          <w:pPr>
            <w:spacing w:line="480" w:lineRule="auto"/>
          </w:pPr>
        </w:pPrChange>
      </w:pPr>
    </w:p>
    <w:p w14:paraId="40A23FEE" w14:textId="2ACDA8A1" w:rsidR="00286FDA" w:rsidRPr="003805EE" w:rsidRDefault="00286FDA">
      <w:pPr>
        <w:tabs>
          <w:tab w:val="left" w:pos="8640"/>
        </w:tabs>
        <w:rPr>
          <w:rFonts w:ascii="Helvetica" w:hAnsi="Helvetica"/>
          <w:sz w:val="22"/>
          <w:szCs w:val="22"/>
        </w:rPr>
        <w:pPrChange w:id="819" w:author="Adrian Stier" w:date="2020-12-04T07:09:00Z">
          <w:pPr>
            <w:tabs>
              <w:tab w:val="left" w:pos="8640"/>
            </w:tabs>
            <w:spacing w:line="480" w:lineRule="auto"/>
          </w:pPr>
        </w:pPrChange>
      </w:pPr>
      <w:r w:rsidRPr="003805EE">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w:t>
      </w:r>
      <w:r w:rsidRPr="003805EE">
        <w:rPr>
          <w:rFonts w:ascii="Helvetica" w:hAnsi="Helvetica"/>
          <w:sz w:val="22"/>
          <w:szCs w:val="22"/>
        </w:rPr>
        <w:tab/>
        <w:t>(1)</w:t>
      </w:r>
    </w:p>
    <w:p w14:paraId="2B7B6979" w14:textId="77777777" w:rsidR="00286FDA" w:rsidRPr="003805EE" w:rsidRDefault="00286FDA">
      <w:pPr>
        <w:rPr>
          <w:rFonts w:ascii="Helvetica" w:hAnsi="Helvetica"/>
          <w:sz w:val="22"/>
          <w:szCs w:val="22"/>
        </w:rPr>
        <w:pPrChange w:id="820" w:author="Adrian Stier" w:date="2020-12-04T07:09:00Z">
          <w:pPr>
            <w:spacing w:line="480" w:lineRule="auto"/>
          </w:pPr>
        </w:pPrChange>
      </w:pPr>
    </w:p>
    <w:p w14:paraId="388A22E5" w14:textId="32AF81B1" w:rsidR="00286FDA" w:rsidRPr="006C7FC8" w:rsidRDefault="00286FDA">
      <w:pPr>
        <w:rPr>
          <w:rFonts w:ascii="Helvetica" w:hAnsi="Helvetica"/>
          <w:sz w:val="22"/>
          <w:szCs w:val="22"/>
        </w:rPr>
        <w:pPrChange w:id="821" w:author="Adrian Stier" w:date="2020-12-04T07:09:00Z">
          <w:pPr>
            <w:spacing w:line="480" w:lineRule="auto"/>
          </w:pPr>
        </w:pPrChange>
      </w:pPr>
      <w:r w:rsidRPr="003805EE">
        <w:rPr>
          <w:rFonts w:ascii="Helvetica" w:hAnsi="Helvetica"/>
          <w:sz w:val="22"/>
          <w:szCs w:val="22"/>
        </w:rPr>
        <w:t xml:space="preserve">where </w:t>
      </w:r>
      <w:r w:rsidRPr="003805EE">
        <w:rPr>
          <w:rFonts w:ascii="Helvetica" w:hAnsi="Helvetica"/>
          <w:i/>
          <w:sz w:val="22"/>
          <w:szCs w:val="22"/>
        </w:rPr>
        <w:t xml:space="preserve">r </w:t>
      </w:r>
      <w:r w:rsidR="00455D7C" w:rsidRPr="003805EE">
        <w:rPr>
          <w:rFonts w:ascii="Helvetica" w:hAnsi="Helvetica"/>
          <w:sz w:val="22"/>
          <w:szCs w:val="22"/>
        </w:rPr>
        <w:t>is</w:t>
      </w:r>
      <w:r w:rsidRPr="003805EE">
        <w:rPr>
          <w:rFonts w:ascii="Helvetica" w:hAnsi="Helvetica"/>
          <w:sz w:val="22"/>
          <w:szCs w:val="22"/>
        </w:rPr>
        <w:t xml:space="preserve"> the intrinsic rate of increase</w:t>
      </w:r>
      <w:r w:rsidRPr="003805EE">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resource biomass in year </w:t>
      </w:r>
      <w:r w:rsidRPr="003805EE">
        <w:rPr>
          <w:rFonts w:ascii="Helvetica" w:hAnsi="Helvetica"/>
          <w:i/>
          <w:sz w:val="22"/>
          <w:szCs w:val="22"/>
        </w:rPr>
        <w:t>t</w:t>
      </w:r>
      <w:r w:rsidRPr="003805EE">
        <w:rPr>
          <w:rFonts w:ascii="Helvetica" w:hAnsi="Helvetica"/>
          <w:sz w:val="22"/>
          <w:szCs w:val="22"/>
        </w:rPr>
        <w:t xml:space="preserve">, </w:t>
      </w:r>
      <w:r w:rsidRPr="003805EE">
        <w:rPr>
          <w:rFonts w:ascii="Helvetica" w:hAnsi="Helvetica"/>
          <w:i/>
          <w:sz w:val="22"/>
          <w:szCs w:val="22"/>
        </w:rPr>
        <w:t>K</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w:t>
      </w:r>
      <w:del w:id="822" w:author="Megsie Siple" w:date="2020-08-20T09:11:00Z">
        <w:r w:rsidRPr="003805EE" w:rsidDel="00E2745B">
          <w:rPr>
            <w:rFonts w:ascii="Helvetica" w:hAnsi="Helvetica"/>
            <w:sz w:val="22"/>
            <w:szCs w:val="22"/>
          </w:rPr>
          <w:delText xml:space="preserve">biomass at </w:delText>
        </w:r>
      </w:del>
      <w:r w:rsidRPr="003805EE">
        <w:rPr>
          <w:rFonts w:ascii="Helvetica" w:hAnsi="Helvetica"/>
          <w:sz w:val="22"/>
          <w:szCs w:val="22"/>
        </w:rPr>
        <w:t xml:space="preserve">carrying capacity of the resource, and </w:t>
      </w:r>
      <w:r w:rsidRPr="003805EE">
        <w:rPr>
          <w:rFonts w:ascii="Helvetica" w:hAnsi="Helvetica"/>
          <w:i/>
          <w:sz w:val="22"/>
          <w:szCs w:val="22"/>
        </w:rPr>
        <w:t>A</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w:t>
      </w:r>
      <w:ins w:id="823" w:author="Megsie Siple" w:date="2020-08-20T09:21:00Z">
        <w:r w:rsidR="004716BC">
          <w:rPr>
            <w:rFonts w:ascii="Helvetica" w:hAnsi="Helvetica"/>
            <w:sz w:val="22"/>
            <w:szCs w:val="22"/>
          </w:rPr>
          <w:t xml:space="preserve">theoretical </w:t>
        </w:r>
      </w:ins>
      <w:commentRangeStart w:id="824"/>
      <w:r w:rsidRPr="003805EE">
        <w:rPr>
          <w:rFonts w:ascii="Helvetica" w:hAnsi="Helvetica"/>
          <w:sz w:val="22"/>
          <w:szCs w:val="22"/>
        </w:rPr>
        <w:t>biomass</w:t>
      </w:r>
      <w:commentRangeEnd w:id="824"/>
      <w:r w:rsidR="004716BC">
        <w:rPr>
          <w:rStyle w:val="CommentReference"/>
        </w:rPr>
        <w:commentReference w:id="824"/>
      </w:r>
      <w:r w:rsidRPr="003805EE">
        <w:rPr>
          <w:rFonts w:ascii="Helvetica" w:hAnsi="Helvetica"/>
          <w:sz w:val="22"/>
          <w:szCs w:val="22"/>
        </w:rPr>
        <w:t xml:space="preserve"> at which the population growth is negative (</w:t>
      </w:r>
      <w:proofErr w:type="gramStart"/>
      <w:r w:rsidRPr="003805EE">
        <w:rPr>
          <w:rFonts w:ascii="Helvetica" w:hAnsi="Helvetica"/>
          <w:sz w:val="22"/>
          <w:szCs w:val="22"/>
        </w:rPr>
        <w:t>i.e.</w:t>
      </w:r>
      <w:proofErr w:type="gramEnd"/>
      <w:r w:rsidRPr="003805EE">
        <w:rPr>
          <w:rFonts w:ascii="Helvetica" w:hAnsi="Helvetica"/>
          <w:sz w:val="22"/>
          <w:szCs w:val="22"/>
        </w:rPr>
        <w:t xml:space="preserve"> the </w:t>
      </w:r>
      <w:commentRangeStart w:id="825"/>
      <w:r w:rsidRPr="003805EE">
        <w:rPr>
          <w:rFonts w:ascii="Helvetica" w:hAnsi="Helvetica"/>
          <w:sz w:val="22"/>
          <w:szCs w:val="22"/>
        </w:rPr>
        <w:t>tipping point</w:t>
      </w:r>
      <w:commentRangeEnd w:id="825"/>
      <w:r w:rsidR="00E2745B">
        <w:rPr>
          <w:rStyle w:val="CommentReference"/>
        </w:rPr>
        <w:commentReference w:id="825"/>
      </w:r>
      <w:r w:rsidRPr="003805EE">
        <w:rPr>
          <w:rFonts w:ascii="Helvetica" w:hAnsi="Helvetica"/>
          <w:sz w:val="22"/>
          <w:szCs w:val="22"/>
        </w:rPr>
        <w:t>) as well as the strength of the Allee effect (Fig. S1). The strength of the Allee effect (</w:t>
      </w:r>
      <w:r w:rsidRPr="003805EE">
        <w:rPr>
          <w:rFonts w:ascii="Helvetica" w:hAnsi="Helvetica"/>
          <w:i/>
          <w:sz w:val="22"/>
          <w:szCs w:val="22"/>
        </w:rPr>
        <w:t>A</w:t>
      </w:r>
      <w:r w:rsidRPr="003805EE">
        <w:rPr>
          <w:rFonts w:ascii="Helvetica" w:hAnsi="Helvetica"/>
          <w:sz w:val="22"/>
          <w:szCs w:val="22"/>
        </w:rPr>
        <w:t xml:space="preserve">) can be set to </w:t>
      </w:r>
      <w:r w:rsidRPr="003805EE">
        <w:rPr>
          <w:rFonts w:ascii="Helvetica" w:hAnsi="Helvetica" w:cs="Helvetica"/>
          <w:sz w:val="22"/>
          <w:szCs w:val="22"/>
        </w:rPr>
        <w:t xml:space="preserve">≤ </w:t>
      </w:r>
      <w:r w:rsidRPr="003805EE">
        <w:rPr>
          <w:rFonts w:ascii="Helvetica" w:hAnsi="Helvetica"/>
          <w:sz w:val="22"/>
          <w:szCs w:val="22"/>
        </w:rPr>
        <w:t xml:space="preserve">0, generating scenarios without </w:t>
      </w:r>
      <w:del w:id="826" w:author="Adrian Stier" w:date="2021-01-21T07:05:00Z">
        <w:r w:rsidRPr="003805EE" w:rsidDel="00AF7A41">
          <w:rPr>
            <w:rFonts w:ascii="Helvetica" w:hAnsi="Helvetica"/>
            <w:sz w:val="22"/>
            <w:szCs w:val="22"/>
          </w:rPr>
          <w:delText>a tipping point</w:delText>
        </w:r>
      </w:del>
      <w:ins w:id="827" w:author="Adrian Stier" w:date="2021-01-21T07:05:00Z">
        <w:r w:rsidR="00AF7A41">
          <w:rPr>
            <w:rFonts w:ascii="Helvetica" w:hAnsi="Helvetica"/>
            <w:sz w:val="22"/>
            <w:szCs w:val="22"/>
          </w:rPr>
          <w:t>depensation</w:t>
        </w:r>
      </w:ins>
      <w:r w:rsidRPr="003805EE">
        <w:rPr>
          <w:rFonts w:ascii="Helvetica" w:hAnsi="Helvetica"/>
          <w:sz w:val="22"/>
          <w:szCs w:val="22"/>
        </w:rPr>
        <w:t xml:space="preserve">, but with a range of biomass levels where productivity becomes very low (but still positive). For </w:t>
      </w:r>
      <w:r w:rsidR="00BE5502" w:rsidRPr="003805EE">
        <w:rPr>
          <w:rFonts w:ascii="Helvetica" w:hAnsi="Helvetica"/>
          <w:sz w:val="22"/>
          <w:szCs w:val="22"/>
        </w:rPr>
        <w:t>example,</w:t>
      </w:r>
      <w:r w:rsidRPr="003805EE">
        <w:rPr>
          <w:rFonts w:ascii="Helvetica" w:hAnsi="Helvetica"/>
          <w:sz w:val="22"/>
          <w:szCs w:val="22"/>
        </w:rPr>
        <w:t xml:space="preserve"> when </w:t>
      </w:r>
      <m:oMath>
        <m:r>
          <w:rPr>
            <w:rFonts w:ascii="Cambria Math" w:hAnsi="Cambria Math"/>
            <w:sz w:val="22"/>
            <w:szCs w:val="22"/>
          </w:rPr>
          <m:t>A≅-500</m:t>
        </m:r>
      </m:oMath>
      <w:del w:id="828" w:author="Megsie Siple" w:date="2020-08-20T09:21:00Z">
        <w:r w:rsidR="00E4315B" w:rsidRPr="003805EE" w:rsidDel="004716BC">
          <w:rPr>
            <w:rFonts w:ascii="Helvetica" w:hAnsi="Helvetica"/>
            <w:sz w:val="22"/>
            <w:szCs w:val="22"/>
          </w:rPr>
          <w:delText xml:space="preserve"> (</w:delText>
        </w:r>
      </w:del>
      <m:oMath>
        <m:r>
          <w:del w:id="829" w:author="Megsie Siple" w:date="2020-08-20T09:21:00Z">
            <w:rPr>
              <w:rFonts w:ascii="Cambria Math" w:hAnsi="Cambria Math"/>
              <w:sz w:val="22"/>
              <w:szCs w:val="22"/>
            </w:rPr>
            <m:t>k=100, r=1.25</m:t>
          </w:del>
        </m:r>
      </m:oMath>
      <w:del w:id="830" w:author="Megsie Siple" w:date="2020-08-20T09:21:00Z">
        <w:r w:rsidR="00E73EED" w:rsidRPr="003805EE" w:rsidDel="004716BC">
          <w:rPr>
            <w:rFonts w:ascii="Helvetica" w:hAnsi="Helvetica"/>
            <w:sz w:val="22"/>
            <w:szCs w:val="22"/>
          </w:rPr>
          <w:delText>)</w:delText>
        </w:r>
      </w:del>
      <w:r w:rsidRPr="003805EE">
        <w:rPr>
          <w:rFonts w:ascii="Helvetica" w:hAnsi="Helvetica"/>
          <w:sz w:val="22"/>
          <w:szCs w:val="22"/>
        </w:rPr>
        <w:t xml:space="preserve"> the model closely resembles the logistic function</w:t>
      </w:r>
      <w:ins w:id="831" w:author="Megsie Siple" w:date="2020-08-20T09:40:00Z">
        <w:del w:id="832" w:author="Adrian Stier [2]" w:date="2021-01-19T06:51:00Z">
          <w:r w:rsidR="006C7FC8" w:rsidDel="003659AD">
            <w:rPr>
              <w:rFonts w:ascii="Helvetica" w:hAnsi="Helvetica"/>
              <w:sz w:val="22"/>
              <w:szCs w:val="22"/>
            </w:rPr>
            <w:delText xml:space="preserve"> but </w:delText>
          </w:r>
        </w:del>
      </w:ins>
      <w:ins w:id="833" w:author="Megsie Siple" w:date="2020-08-20T09:41:00Z">
        <w:del w:id="834" w:author="Adrian Stier [2]" w:date="2021-01-19T06:51:00Z">
          <w:r w:rsidR="006C7FC8" w:rsidDel="003659AD">
            <w:rPr>
              <w:rFonts w:ascii="Helvetica" w:hAnsi="Helvetica"/>
              <w:sz w:val="22"/>
              <w:szCs w:val="22"/>
            </w:rPr>
            <w:delText>equilibrium productivity</w:delText>
          </w:r>
        </w:del>
      </w:ins>
      <w:ins w:id="835" w:author="Megsie Siple" w:date="2020-08-20T09:40:00Z">
        <w:del w:id="836" w:author="Adrian Stier [2]" w:date="2021-01-19T06:51:00Z">
          <w:r w:rsidR="006C7FC8" w:rsidDel="003659AD">
            <w:rPr>
              <w:rFonts w:ascii="Helvetica" w:hAnsi="Helvetica"/>
              <w:sz w:val="22"/>
              <w:szCs w:val="22"/>
            </w:rPr>
            <w:delText xml:space="preserve"> becomes </w:delText>
          </w:r>
        </w:del>
      </w:ins>
      <w:ins w:id="837" w:author="Megsie Siple" w:date="2020-08-20T09:41:00Z">
        <w:del w:id="838" w:author="Adrian Stier [2]" w:date="2021-01-19T06:51:00Z">
          <w:r w:rsidR="006C7FC8" w:rsidDel="003659AD">
            <w:rPr>
              <w:rFonts w:ascii="Helvetica" w:hAnsi="Helvetica"/>
              <w:sz w:val="22"/>
              <w:szCs w:val="22"/>
            </w:rPr>
            <w:delText>low (</w:delText>
          </w:r>
          <w:r w:rsidR="006C7FC8" w:rsidRPr="006C7FC8" w:rsidDel="003659AD">
            <w:rPr>
              <w:rFonts w:ascii="Helvetica" w:hAnsi="Helvetica"/>
              <w:sz w:val="22"/>
              <w:szCs w:val="22"/>
              <w:highlight w:val="yellow"/>
              <w:rPrChange w:id="839" w:author="Megsie Siple" w:date="2020-08-20T09:41:00Z">
                <w:rPr>
                  <w:rFonts w:ascii="Helvetica" w:hAnsi="Helvetica"/>
                  <w:sz w:val="22"/>
                  <w:szCs w:val="22"/>
                </w:rPr>
              </w:rPrChange>
            </w:rPr>
            <w:delText>XXX</w:delText>
          </w:r>
          <w:r w:rsidR="006C7FC8" w:rsidDel="003659AD">
            <w:rPr>
              <w:rFonts w:ascii="Helvetica" w:hAnsi="Helvetica"/>
              <w:sz w:val="22"/>
              <w:szCs w:val="22"/>
            </w:rPr>
            <w:delText xml:space="preserve"> t)</w:delText>
          </w:r>
        </w:del>
      </w:ins>
      <w:r w:rsidRPr="003805EE">
        <w:rPr>
          <w:rFonts w:ascii="Helvetica" w:hAnsi="Helvetica"/>
          <w:sz w:val="22"/>
          <w:szCs w:val="22"/>
        </w:rPr>
        <w:t>.</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i/>
          <w:sz w:val="22"/>
          <w:szCs w:val="22"/>
        </w:rPr>
        <w:t xml:space="preserve"> </w:t>
      </w:r>
      <w:r w:rsidRPr="003805EE">
        <w:rPr>
          <w:rFonts w:ascii="Helvetica" w:hAnsi="Helvetica"/>
          <w:sz w:val="22"/>
          <w:szCs w:val="22"/>
        </w:rPr>
        <w:t xml:space="preserve">is the yield of species biomass extracted in year </w:t>
      </w:r>
      <w:commentRangeStart w:id="840"/>
      <w:r w:rsidRPr="003805EE">
        <w:rPr>
          <w:rFonts w:ascii="Helvetica" w:hAnsi="Helvetica"/>
          <w:i/>
          <w:sz w:val="22"/>
          <w:szCs w:val="22"/>
        </w:rPr>
        <w:t>t</w:t>
      </w:r>
      <w:commentRangeEnd w:id="840"/>
      <w:r w:rsidR="00E53E79">
        <w:rPr>
          <w:rStyle w:val="CommentReference"/>
        </w:rPr>
        <w:commentReference w:id="840"/>
      </w:r>
      <w:r w:rsidRPr="003805EE">
        <w:rPr>
          <w:rFonts w:ascii="Helvetica" w:hAnsi="Helvetica"/>
          <w:sz w:val="22"/>
          <w:szCs w:val="22"/>
        </w:rPr>
        <w:t>.</w:t>
      </w:r>
      <w:ins w:id="841" w:author="Megsie Siple" w:date="2020-08-20T09:41:00Z">
        <w:r w:rsidR="006C7FC8">
          <w:rPr>
            <w:rFonts w:ascii="Helvetica" w:hAnsi="Helvetica"/>
            <w:sz w:val="22"/>
            <w:szCs w:val="22"/>
          </w:rPr>
          <w:t xml:space="preserve"> </w:t>
        </w:r>
        <w:r w:rsidR="006C7FC8" w:rsidRPr="003659AD">
          <w:rPr>
            <w:rFonts w:ascii="Helvetica" w:hAnsi="Helvetica"/>
            <w:sz w:val="22"/>
            <w:szCs w:val="22"/>
            <w:highlight w:val="yellow"/>
            <w:rPrChange w:id="842" w:author="Adrian Stier [2]" w:date="2021-01-19T06:51:00Z">
              <w:rPr>
                <w:rFonts w:ascii="Helvetica" w:hAnsi="Helvetica"/>
                <w:sz w:val="22"/>
                <w:szCs w:val="22"/>
              </w:rPr>
            </w:rPrChange>
          </w:rPr>
          <w:t xml:space="preserve">Environmental variation can be incorporated </w:t>
        </w:r>
      </w:ins>
      <w:ins w:id="843" w:author="Megsie Siple" w:date="2020-08-20T09:42:00Z">
        <w:r w:rsidR="006C7FC8" w:rsidRPr="003659AD">
          <w:rPr>
            <w:rFonts w:ascii="Helvetica" w:hAnsi="Helvetica"/>
            <w:sz w:val="22"/>
            <w:szCs w:val="22"/>
            <w:highlight w:val="yellow"/>
            <w:rPrChange w:id="844" w:author="Adrian Stier [2]" w:date="2021-01-19T06:51:00Z">
              <w:rPr>
                <w:rFonts w:ascii="Helvetica" w:hAnsi="Helvetica"/>
                <w:sz w:val="22"/>
                <w:szCs w:val="22"/>
              </w:rPr>
            </w:rPrChange>
          </w:rPr>
          <w:t xml:space="preserve">by adding variation to </w:t>
        </w:r>
        <w:r w:rsidR="006C7FC8" w:rsidRPr="003659AD">
          <w:rPr>
            <w:rFonts w:ascii="Helvetica" w:hAnsi="Helvetica"/>
            <w:i/>
            <w:iCs/>
            <w:sz w:val="22"/>
            <w:szCs w:val="22"/>
            <w:highlight w:val="yellow"/>
            <w:rPrChange w:id="845" w:author="Adrian Stier [2]" w:date="2021-01-19T06:51:00Z">
              <w:rPr>
                <w:rFonts w:ascii="Helvetica" w:hAnsi="Helvetica"/>
                <w:sz w:val="22"/>
                <w:szCs w:val="22"/>
              </w:rPr>
            </w:rPrChange>
          </w:rPr>
          <w:t>r</w:t>
        </w:r>
        <w:r w:rsidR="006C7FC8" w:rsidRPr="003659AD">
          <w:rPr>
            <w:rFonts w:ascii="Helvetica" w:hAnsi="Helvetica"/>
            <w:sz w:val="22"/>
            <w:szCs w:val="22"/>
            <w:highlight w:val="yellow"/>
            <w:rPrChange w:id="846" w:author="Adrian Stier [2]" w:date="2021-01-19T06:51:00Z">
              <w:rPr>
                <w:rFonts w:ascii="Helvetica" w:hAnsi="Helvetica"/>
                <w:sz w:val="22"/>
                <w:szCs w:val="22"/>
              </w:rPr>
            </w:rPrChange>
          </w:rPr>
          <w:t xml:space="preserve">; we </w:t>
        </w:r>
      </w:ins>
      <w:ins w:id="847" w:author="Megsie Siple" w:date="2020-08-20T09:44:00Z">
        <w:r w:rsidR="006C7FC8" w:rsidRPr="003659AD">
          <w:rPr>
            <w:rFonts w:ascii="Helvetica" w:hAnsi="Helvetica"/>
            <w:sz w:val="22"/>
            <w:szCs w:val="22"/>
            <w:highlight w:val="yellow"/>
            <w:rPrChange w:id="848" w:author="Adrian Stier [2]" w:date="2021-01-19T06:51:00Z">
              <w:rPr>
                <w:rFonts w:ascii="Helvetica" w:hAnsi="Helvetica"/>
                <w:sz w:val="22"/>
                <w:szCs w:val="22"/>
              </w:rPr>
            </w:rPrChange>
          </w:rPr>
          <w:t xml:space="preserve">explored lognormal variation in r that is similar in magnitude to XXX, comparing YYY levels of variation </w:t>
        </w:r>
      </w:ins>
      <w:ins w:id="849" w:author="Megsie Siple" w:date="2020-08-20T09:45:00Z">
        <w:r w:rsidR="006C7FC8" w:rsidRPr="003659AD">
          <w:rPr>
            <w:rFonts w:ascii="Helvetica" w:hAnsi="Helvetica"/>
            <w:sz w:val="22"/>
            <w:szCs w:val="22"/>
            <w:highlight w:val="yellow"/>
            <w:rPrChange w:id="850" w:author="Adrian Stier [2]" w:date="2021-01-19T06:51:00Z">
              <w:rPr>
                <w:rFonts w:ascii="Helvetica" w:hAnsi="Helvetica"/>
                <w:sz w:val="22"/>
                <w:szCs w:val="22"/>
              </w:rPr>
            </w:rPrChange>
          </w:rPr>
          <w:t>(cite supplement).</w:t>
        </w:r>
      </w:ins>
    </w:p>
    <w:p w14:paraId="26698029" w14:textId="0CA03302" w:rsidR="00286FDA" w:rsidRPr="003805EE" w:rsidRDefault="00286FDA">
      <w:pPr>
        <w:rPr>
          <w:rFonts w:ascii="Helvetica" w:hAnsi="Helvetica"/>
          <w:sz w:val="22"/>
          <w:szCs w:val="22"/>
        </w:rPr>
        <w:pPrChange w:id="851" w:author="Adrian Stier" w:date="2020-12-04T07:09:00Z">
          <w:pPr>
            <w:spacing w:line="480" w:lineRule="auto"/>
          </w:pPr>
        </w:pPrChange>
      </w:pPr>
    </w:p>
    <w:p w14:paraId="1B96C9A5" w14:textId="66264D7E" w:rsidR="004352AB" w:rsidRPr="003805EE" w:rsidRDefault="004352AB">
      <w:pPr>
        <w:pStyle w:val="CommentText"/>
        <w:rPr>
          <w:rFonts w:ascii="Helvetica" w:hAnsi="Helvetica"/>
          <w:sz w:val="22"/>
          <w:szCs w:val="22"/>
        </w:rPr>
        <w:pPrChange w:id="852" w:author="Adrian Stier" w:date="2020-12-04T07:09:00Z">
          <w:pPr>
            <w:pStyle w:val="CommentText"/>
            <w:spacing w:line="480" w:lineRule="auto"/>
          </w:pPr>
        </w:pPrChange>
      </w:pPr>
      <w:r w:rsidRPr="003805EE">
        <w:rPr>
          <w:rFonts w:ascii="Helvetica" w:hAnsi="Helvetica"/>
          <w:sz w:val="22"/>
          <w:szCs w:val="22"/>
          <w:u w:val="single"/>
        </w:rPr>
        <w:t>Monitoring Model</w:t>
      </w:r>
      <w:r w:rsidRPr="003805EE">
        <w:rPr>
          <w:rFonts w:ascii="Helvetica" w:hAnsi="Helvetica"/>
          <w:sz w:val="22"/>
          <w:szCs w:val="22"/>
        </w:rPr>
        <w:t xml:space="preserve">: </w:t>
      </w:r>
      <w:commentRangeStart w:id="853"/>
      <w:r w:rsidRPr="003805EE">
        <w:rPr>
          <w:rFonts w:ascii="Helvetica" w:hAnsi="Helvetica"/>
          <w:sz w:val="22"/>
          <w:szCs w:val="22"/>
        </w:rPr>
        <w:t>Ideally</w:t>
      </w:r>
      <w:commentRangeEnd w:id="853"/>
      <w:r w:rsidR="008978AB">
        <w:rPr>
          <w:rStyle w:val="CommentReference"/>
        </w:rPr>
        <w:commentReference w:id="853"/>
      </w:r>
      <w:r w:rsidRPr="003805EE">
        <w:rPr>
          <w:rFonts w:ascii="Helvetica" w:hAnsi="Helvetica"/>
          <w:sz w:val="22"/>
          <w:szCs w:val="22"/>
        </w:rPr>
        <w:t xml:space="preserve">, natural resource managers would </w:t>
      </w:r>
      <w:del w:id="854" w:author="Megsie Siple" w:date="2020-08-20T09:53:00Z">
        <w:r w:rsidRPr="003805EE" w:rsidDel="006C7FC8">
          <w:rPr>
            <w:rFonts w:ascii="Helvetica" w:hAnsi="Helvetica"/>
            <w:sz w:val="22"/>
            <w:szCs w:val="22"/>
          </w:rPr>
          <w:delText>be able to</w:delText>
        </w:r>
      </w:del>
      <w:ins w:id="855" w:author="Megsie Siple" w:date="2020-08-20T09:53:00Z">
        <w:r w:rsidR="006C7FC8">
          <w:rPr>
            <w:rFonts w:ascii="Helvetica" w:hAnsi="Helvetica"/>
            <w:sz w:val="22"/>
            <w:szCs w:val="22"/>
          </w:rPr>
          <w:t>have</w:t>
        </w:r>
      </w:ins>
      <w:r w:rsidRPr="003805EE">
        <w:rPr>
          <w:rFonts w:ascii="Helvetica" w:hAnsi="Helvetica"/>
          <w:sz w:val="22"/>
          <w:szCs w:val="22"/>
        </w:rPr>
        <w:t xml:space="preserve"> perfect</w:t>
      </w:r>
      <w:del w:id="856" w:author="Megsie Siple" w:date="2020-08-20T09:53:00Z">
        <w:r w:rsidRPr="003805EE" w:rsidDel="006C7FC8">
          <w:rPr>
            <w:rFonts w:ascii="Helvetica" w:hAnsi="Helvetica"/>
            <w:sz w:val="22"/>
            <w:szCs w:val="22"/>
          </w:rPr>
          <w:delText>ly</w:delText>
        </w:r>
      </w:del>
      <w:r w:rsidRPr="003805EE">
        <w:rPr>
          <w:rFonts w:ascii="Helvetica" w:hAnsi="Helvetica"/>
          <w:sz w:val="22"/>
          <w:szCs w:val="22"/>
        </w:rPr>
        <w:t xml:space="preserve"> </w:t>
      </w:r>
      <w:del w:id="857" w:author="Megsie Siple" w:date="2020-08-20T09:54:00Z">
        <w:r w:rsidRPr="003805EE" w:rsidDel="006C7FC8">
          <w:rPr>
            <w:rFonts w:ascii="Helvetica" w:hAnsi="Helvetica"/>
            <w:sz w:val="22"/>
            <w:szCs w:val="22"/>
          </w:rPr>
          <w:delText xml:space="preserve">predict </w:delText>
        </w:r>
      </w:del>
      <w:ins w:id="858" w:author="Megsie Siple" w:date="2020-08-20T09:54:00Z">
        <w:r w:rsidR="006C7FC8">
          <w:rPr>
            <w:rFonts w:ascii="Helvetica" w:hAnsi="Helvetica"/>
            <w:sz w:val="22"/>
            <w:szCs w:val="22"/>
          </w:rPr>
          <w:t xml:space="preserve">information about </w:t>
        </w:r>
      </w:ins>
      <w:r w:rsidRPr="003805EE">
        <w:rPr>
          <w:rFonts w:ascii="Helvetica" w:hAnsi="Helvetica"/>
          <w:sz w:val="22"/>
          <w:szCs w:val="22"/>
        </w:rPr>
        <w:t xml:space="preserve">resource biomass in a </w:t>
      </w:r>
      <w:del w:id="859" w:author="Megsie Siple" w:date="2020-08-20T09:54:00Z">
        <w:r w:rsidRPr="003805EE" w:rsidDel="006C7FC8">
          <w:rPr>
            <w:rFonts w:ascii="Helvetica" w:hAnsi="Helvetica"/>
            <w:sz w:val="22"/>
            <w:szCs w:val="22"/>
          </w:rPr>
          <w:delText xml:space="preserve">future </w:delText>
        </w:r>
      </w:del>
      <w:ins w:id="860" w:author="Megsie Siple" w:date="2020-08-20T09:54:00Z">
        <w:r w:rsidR="006C7FC8">
          <w:rPr>
            <w:rFonts w:ascii="Helvetica" w:hAnsi="Helvetica"/>
            <w:sz w:val="22"/>
            <w:szCs w:val="22"/>
          </w:rPr>
          <w:t>given</w:t>
        </w:r>
        <w:r w:rsidR="006C7FC8" w:rsidRPr="003805EE">
          <w:rPr>
            <w:rFonts w:ascii="Helvetica" w:hAnsi="Helvetica"/>
            <w:sz w:val="22"/>
            <w:szCs w:val="22"/>
          </w:rPr>
          <w:t xml:space="preserve"> </w:t>
        </w:r>
      </w:ins>
      <w:r w:rsidRPr="003805EE">
        <w:rPr>
          <w:rFonts w:ascii="Helvetica" w:hAnsi="Helvetica"/>
          <w:sz w:val="22"/>
          <w:szCs w:val="22"/>
        </w:rPr>
        <w:t>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3805EE">
        <w:rPr>
          <w:rFonts w:ascii="Helvetica" w:hAnsi="Helvetica"/>
          <w:sz w:val="22"/>
          <w:szCs w:val="22"/>
        </w:rPr>
        <w:t xml:space="preserve">) </w:t>
      </w:r>
      <w:del w:id="861" w:author="Megsie Siple" w:date="2020-08-20T09:54:00Z">
        <w:r w:rsidRPr="003805EE" w:rsidDel="006C7FC8">
          <w:rPr>
            <w:rFonts w:ascii="Helvetica" w:hAnsi="Helvetica"/>
            <w:sz w:val="22"/>
            <w:szCs w:val="22"/>
          </w:rPr>
          <w:delText xml:space="preserve">through </w:delText>
        </w:r>
      </w:del>
      <w:ins w:id="862" w:author="Megsie Siple" w:date="2020-08-20T09:54:00Z">
        <w:r w:rsidR="006C7FC8">
          <w:rPr>
            <w:rFonts w:ascii="Helvetica" w:hAnsi="Helvetica"/>
            <w:sz w:val="22"/>
            <w:szCs w:val="22"/>
          </w:rPr>
          <w:t>based on</w:t>
        </w:r>
        <w:r w:rsidR="006C7FC8" w:rsidRPr="003805EE">
          <w:rPr>
            <w:rFonts w:ascii="Helvetica" w:hAnsi="Helvetica"/>
            <w:sz w:val="22"/>
            <w:szCs w:val="22"/>
          </w:rPr>
          <w:t xml:space="preserve"> </w:t>
        </w:r>
      </w:ins>
      <w:del w:id="863" w:author="Megsie Siple" w:date="2020-08-20T09:54:00Z">
        <w:r w:rsidRPr="003805EE" w:rsidDel="006C7FC8">
          <w:rPr>
            <w:rFonts w:ascii="Helvetica" w:hAnsi="Helvetica"/>
            <w:sz w:val="22"/>
            <w:szCs w:val="22"/>
          </w:rPr>
          <w:delText xml:space="preserve">careful </w:delText>
        </w:r>
      </w:del>
      <w:r w:rsidRPr="003805EE">
        <w:rPr>
          <w:rFonts w:ascii="Helvetica" w:hAnsi="Helvetica"/>
          <w:sz w:val="22"/>
          <w:szCs w:val="22"/>
        </w:rPr>
        <w:t>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del w:id="864" w:author="Megsie Siple" w:date="2020-08-20T09:54:00Z">
        <w:r w:rsidRPr="003805EE" w:rsidDel="006C7FC8">
          <w:rPr>
            <w:rFonts w:ascii="Helvetica" w:hAnsi="Helvetica"/>
            <w:sz w:val="22"/>
            <w:szCs w:val="22"/>
          </w:rPr>
          <w:delText xml:space="preserve">perfect </w:delText>
        </w:r>
      </w:del>
      <w:r w:rsidRPr="003805EE">
        <w:rPr>
          <w:rFonts w:ascii="Helvetica" w:hAnsi="Helvetica"/>
          <w:sz w:val="22"/>
          <w:szCs w:val="22"/>
        </w:rPr>
        <w:t xml:space="preserve">knowledge </w:t>
      </w:r>
      <w:del w:id="865" w:author="Megsie Siple" w:date="2020-08-20T09:54:00Z">
        <w:r w:rsidRPr="003805EE" w:rsidDel="006C7FC8">
          <w:rPr>
            <w:rFonts w:ascii="Helvetica" w:hAnsi="Helvetica"/>
            <w:sz w:val="22"/>
            <w:szCs w:val="22"/>
          </w:rPr>
          <w:delText>of natural mortality</w:delText>
        </w:r>
      </w:del>
      <w:ins w:id="866" w:author="Megsie Siple" w:date="2020-08-20T09:54:00Z">
        <w:r w:rsidR="006C7FC8">
          <w:rPr>
            <w:rFonts w:ascii="Helvetica" w:hAnsi="Helvetica"/>
            <w:sz w:val="22"/>
            <w:szCs w:val="22"/>
          </w:rPr>
          <w:t>about life history and productivity</w:t>
        </w:r>
      </w:ins>
      <w:r w:rsidRPr="003805EE">
        <w:rPr>
          <w:rFonts w:ascii="Helvetica" w:hAnsi="Helvetica"/>
          <w:sz w:val="22"/>
          <w:szCs w:val="22"/>
        </w:rPr>
        <w:t xml:space="preserve">, and </w:t>
      </w:r>
      <w:del w:id="867" w:author="Megsie Siple" w:date="2020-08-20T09:59:00Z">
        <w:r w:rsidRPr="003805EE" w:rsidDel="003E7E55">
          <w:rPr>
            <w:rFonts w:ascii="Helvetica" w:hAnsi="Helvetica"/>
            <w:sz w:val="22"/>
            <w:szCs w:val="22"/>
          </w:rPr>
          <w:delText xml:space="preserve">perfect </w:delText>
        </w:r>
      </w:del>
      <w:ins w:id="868" w:author="Megsie Siple" w:date="2020-08-20T09:59:00Z">
        <w:r w:rsidR="003E7E55">
          <w:rPr>
            <w:rFonts w:ascii="Helvetica" w:hAnsi="Helvetica"/>
            <w:sz w:val="22"/>
            <w:szCs w:val="22"/>
          </w:rPr>
          <w:t>some</w:t>
        </w:r>
        <w:r w:rsidR="003E7E55" w:rsidRPr="003805EE">
          <w:rPr>
            <w:rFonts w:ascii="Helvetica" w:hAnsi="Helvetica"/>
            <w:sz w:val="22"/>
            <w:szCs w:val="22"/>
          </w:rPr>
          <w:t xml:space="preserve"> </w:t>
        </w:r>
      </w:ins>
      <w:r w:rsidRPr="003805EE">
        <w:rPr>
          <w:rFonts w:ascii="Helvetica" w:hAnsi="Helvetica"/>
          <w:sz w:val="22"/>
          <w:szCs w:val="22"/>
        </w:rPr>
        <w:t>measure of 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 xml:space="preserve">). However, managers </w:t>
      </w:r>
      <w:del w:id="869" w:author="Megsie Siple" w:date="2020-08-20T09:56:00Z">
        <w:r w:rsidRPr="003805EE" w:rsidDel="006C7FC8">
          <w:rPr>
            <w:rFonts w:ascii="Helvetica" w:hAnsi="Helvetica"/>
            <w:sz w:val="22"/>
            <w:szCs w:val="22"/>
          </w:rPr>
          <w:delText xml:space="preserve">rarely have perfect knowledge of </w:delText>
        </w:r>
        <w:r w:rsidR="009E0068" w:rsidRPr="003805EE" w:rsidDel="006C7FC8">
          <w:rPr>
            <w:rFonts w:ascii="Helvetica" w:hAnsi="Helvetica"/>
            <w:sz w:val="22"/>
            <w:szCs w:val="22"/>
          </w:rPr>
          <w:delText xml:space="preserve">current </w:delText>
        </w:r>
        <w:r w:rsidRPr="003805EE" w:rsidDel="006C7FC8">
          <w:rPr>
            <w:rFonts w:ascii="Helvetica" w:hAnsi="Helvetica"/>
            <w:sz w:val="22"/>
            <w:szCs w:val="22"/>
          </w:rPr>
          <w:delText>stock biomass, or accurate predictive models of stock change</w:delText>
        </w:r>
      </w:del>
      <w:ins w:id="870" w:author="Megsie Siple" w:date="2020-08-20T09:56:00Z">
        <w:r w:rsidR="006C7FC8">
          <w:rPr>
            <w:rFonts w:ascii="Helvetica" w:hAnsi="Helvetica"/>
            <w:sz w:val="22"/>
            <w:szCs w:val="22"/>
          </w:rPr>
          <w:t xml:space="preserve">rely on </w:t>
        </w:r>
      </w:ins>
      <w:ins w:id="871" w:author="Megsie Siple" w:date="2020-08-20T09:58:00Z">
        <w:r w:rsidR="003E7E55">
          <w:rPr>
            <w:rFonts w:ascii="Helvetica" w:hAnsi="Helvetica"/>
            <w:sz w:val="22"/>
            <w:szCs w:val="22"/>
          </w:rPr>
          <w:t xml:space="preserve">estimates of biomass (hereafter referred to as </w:t>
        </w:r>
      </w:ins>
      <m:oMath>
        <m:sSub>
          <m:sSubPr>
            <m:ctrlPr>
              <w:ins w:id="872" w:author="Megsie Siple" w:date="2020-08-20T09:58:00Z">
                <w:rPr>
                  <w:rFonts w:ascii="Cambria Math" w:hAnsi="Cambria Math"/>
                  <w:i/>
                  <w:sz w:val="22"/>
                  <w:szCs w:val="22"/>
                </w:rPr>
              </w:ins>
            </m:ctrlPr>
          </m:sSubPr>
          <m:e>
            <m:acc>
              <m:accPr>
                <m:ctrlPr>
                  <w:ins w:id="873" w:author="Megsie Siple" w:date="2020-08-20T09:58:00Z">
                    <w:rPr>
                      <w:rFonts w:ascii="Cambria Math" w:hAnsi="Cambria Math"/>
                      <w:i/>
                      <w:sz w:val="22"/>
                      <w:szCs w:val="22"/>
                    </w:rPr>
                  </w:ins>
                </m:ctrlPr>
              </m:accPr>
              <m:e>
                <m:r>
                  <w:ins w:id="874" w:author="Megsie Siple" w:date="2020-08-20T09:58:00Z">
                    <w:rPr>
                      <w:rFonts w:ascii="Cambria Math" w:hAnsi="Cambria Math"/>
                      <w:sz w:val="22"/>
                      <w:szCs w:val="22"/>
                    </w:rPr>
                    <m:t>B</m:t>
                  </w:ins>
                </m:r>
              </m:e>
            </m:acc>
          </m:e>
          <m:sub>
            <m:r>
              <w:ins w:id="875" w:author="Megsie Siple" w:date="2020-08-20T09:58:00Z">
                <w:rPr>
                  <w:rFonts w:ascii="Cambria Math" w:hAnsi="Cambria Math"/>
                  <w:sz w:val="22"/>
                  <w:szCs w:val="22"/>
                </w:rPr>
                <m:t>t</m:t>
              </w:ins>
            </m:r>
          </m:sub>
        </m:sSub>
      </m:oMath>
      <w:ins w:id="876" w:author="Megsie Siple" w:date="2020-08-20T09:58:00Z">
        <w:r w:rsidR="003E7E55">
          <w:rPr>
            <w:rFonts w:ascii="Helvetica" w:hAnsi="Helvetica"/>
            <w:sz w:val="22"/>
            <w:szCs w:val="22"/>
          </w:rPr>
          <w:t xml:space="preserve">), </w:t>
        </w:r>
      </w:ins>
      <w:ins w:id="877" w:author="Megsie Siple" w:date="2020-08-20T09:59:00Z">
        <w:r w:rsidR="003E7E55">
          <w:rPr>
            <w:rFonts w:ascii="Helvetica" w:hAnsi="Helvetica"/>
            <w:sz w:val="22"/>
            <w:szCs w:val="22"/>
          </w:rPr>
          <w:t>and often have to make assumptions about the values of certain life history parameters</w:t>
        </w:r>
      </w:ins>
      <w:r w:rsidRPr="003805EE">
        <w:rPr>
          <w:rFonts w:ascii="Helvetica" w:hAnsi="Helvetica"/>
          <w:sz w:val="22"/>
          <w:szCs w:val="22"/>
        </w:rPr>
        <w:t>.</w:t>
      </w:r>
      <w:del w:id="878" w:author="Megsie Siple" w:date="2020-08-20T09:57:00Z">
        <w:r w:rsidRPr="003805EE" w:rsidDel="003E7E55">
          <w:rPr>
            <w:rFonts w:ascii="Helvetica" w:hAnsi="Helvetica"/>
            <w:sz w:val="22"/>
            <w:szCs w:val="22"/>
          </w:rPr>
          <w:delText xml:space="preserve"> Even with sophisticated stock assessment techniques, estimates of a previous year’s stock biomass nearly always include some </w:delText>
        </w:r>
      </w:del>
      <w:ins w:id="879" w:author="Adrian Stier" w:date="2019-04-08T16:14:00Z">
        <w:del w:id="880" w:author="Megsie Siple" w:date="2020-08-20T09:57:00Z">
          <w:r w:rsidR="00B15930" w:rsidDel="003E7E55">
            <w:rPr>
              <w:rFonts w:ascii="Helvetica" w:hAnsi="Helvetica"/>
              <w:sz w:val="22"/>
              <w:szCs w:val="22"/>
            </w:rPr>
            <w:delText xml:space="preserve">measurement </w:delText>
          </w:r>
        </w:del>
      </w:ins>
      <w:del w:id="881" w:author="Megsie Siple" w:date="2020-08-20T09:57:00Z">
        <w:r w:rsidRPr="003805EE" w:rsidDel="003E7E55">
          <w:rPr>
            <w:rFonts w:ascii="Helvetica" w:hAnsi="Helvetica"/>
            <w:sz w:val="22"/>
            <w:szCs w:val="22"/>
          </w:rPr>
          <w:delText>uncertainty</w:delText>
        </w:r>
      </w:del>
      <w:ins w:id="882" w:author="Adrian Stier" w:date="2019-04-08T16:14:00Z">
        <w:del w:id="883" w:author="Megsie Siple" w:date="2020-08-20T09:57:00Z">
          <w:r w:rsidR="00B15930" w:rsidDel="003E7E55">
            <w:rPr>
              <w:rFonts w:ascii="Helvetica" w:hAnsi="Helvetica"/>
              <w:sz w:val="22"/>
              <w:szCs w:val="22"/>
            </w:rPr>
            <w:delText xml:space="preserve"> or uncertainty due to stochasticity in recruitment</w:delText>
          </w:r>
        </w:del>
      </w:ins>
      <w:del w:id="884" w:author="Megsie Siple" w:date="2020-08-20T09:57:00Z">
        <w:r w:rsidRPr="003805EE" w:rsidDel="003E7E55">
          <w:rPr>
            <w:rFonts w:ascii="Helvetica" w:hAnsi="Helvetica"/>
            <w:sz w:val="22"/>
            <w:szCs w:val="22"/>
          </w:rPr>
          <w:delText>.</w:delText>
        </w:r>
      </w:del>
      <w:r w:rsidRPr="003805EE">
        <w:rPr>
          <w:rFonts w:ascii="Helvetica" w:hAnsi="Helvetica"/>
          <w:sz w:val="22"/>
          <w:szCs w:val="22"/>
        </w:rPr>
        <w:t xml:space="preserve"> </w:t>
      </w:r>
      <w:del w:id="885" w:author="Megsie Siple" w:date="2020-08-20T09:59:00Z">
        <w:r w:rsidRPr="003805EE" w:rsidDel="003E7E55">
          <w:rPr>
            <w:rFonts w:ascii="Helvetica" w:hAnsi="Helvetica"/>
            <w:sz w:val="22"/>
            <w:szCs w:val="22"/>
          </w:rPr>
          <w:delText xml:space="preserve">Hereafter, we refer to this </w:delText>
        </w:r>
      </w:del>
      <w:ins w:id="886" w:author="Adrian Stier" w:date="2019-04-08T16:15:00Z">
        <w:del w:id="887" w:author="Megsie Siple" w:date="2020-08-20T09:59:00Z">
          <w:r w:rsidR="00B15930" w:rsidDel="003E7E55">
            <w:rPr>
              <w:rFonts w:ascii="Helvetica" w:hAnsi="Helvetica"/>
              <w:sz w:val="22"/>
              <w:szCs w:val="22"/>
            </w:rPr>
            <w:delText>the</w:delText>
          </w:r>
          <w:r w:rsidR="00B15930" w:rsidRPr="003805EE" w:rsidDel="003E7E55">
            <w:rPr>
              <w:rFonts w:ascii="Helvetica" w:hAnsi="Helvetica"/>
              <w:sz w:val="22"/>
              <w:szCs w:val="22"/>
            </w:rPr>
            <w:delText xml:space="preserve"> </w:delText>
          </w:r>
        </w:del>
      </w:ins>
      <w:del w:id="888" w:author="Megsie Siple" w:date="2020-08-20T09:59:00Z">
        <w:r w:rsidRPr="003805EE" w:rsidDel="003E7E55">
          <w:rPr>
            <w:rFonts w:ascii="Helvetica" w:hAnsi="Helvetica"/>
            <w:sz w:val="22"/>
            <w:szCs w:val="22"/>
          </w:rPr>
          <w:delText xml:space="preserve">estimated biomass from a previous year as </w:delText>
        </w:r>
      </w:del>
      <m:oMath>
        <m:sSub>
          <m:sSubPr>
            <m:ctrlPr>
              <w:del w:id="889" w:author="Megsie Siple" w:date="2020-08-20T09:59:00Z">
                <w:rPr>
                  <w:rFonts w:ascii="Cambria Math" w:hAnsi="Cambria Math"/>
                  <w:i/>
                  <w:sz w:val="22"/>
                  <w:szCs w:val="22"/>
                </w:rPr>
              </w:del>
            </m:ctrlPr>
          </m:sSubPr>
          <m:e>
            <m:acc>
              <m:accPr>
                <m:ctrlPr>
                  <w:del w:id="890" w:author="Megsie Siple" w:date="2020-08-20T09:59:00Z">
                    <w:rPr>
                      <w:rFonts w:ascii="Cambria Math" w:hAnsi="Cambria Math"/>
                      <w:i/>
                      <w:sz w:val="22"/>
                      <w:szCs w:val="22"/>
                    </w:rPr>
                  </w:del>
                </m:ctrlPr>
              </m:accPr>
              <m:e>
                <m:r>
                  <w:del w:id="891" w:author="Megsie Siple" w:date="2020-08-20T09:59:00Z">
                    <w:rPr>
                      <w:rFonts w:ascii="Cambria Math" w:hAnsi="Cambria Math"/>
                      <w:sz w:val="22"/>
                      <w:szCs w:val="22"/>
                    </w:rPr>
                    <m:t>B</m:t>
                  </w:del>
                </m:r>
              </m:e>
            </m:acc>
          </m:e>
          <m:sub>
            <m:r>
              <w:del w:id="892" w:author="Megsie Siple" w:date="2020-08-20T09:59:00Z">
                <w:rPr>
                  <w:rFonts w:ascii="Cambria Math" w:hAnsi="Cambria Math"/>
                  <w:sz w:val="22"/>
                  <w:szCs w:val="22"/>
                </w:rPr>
                <m:t>t</m:t>
              </w:del>
            </m:r>
          </m:sub>
        </m:sSub>
      </m:oMath>
      <w:del w:id="893" w:author="Megsie Siple" w:date="2020-08-20T09:59:00Z">
        <w:r w:rsidRPr="003805EE" w:rsidDel="003E7E55">
          <w:rPr>
            <w:rFonts w:ascii="Helvetica" w:hAnsi="Helvetica"/>
            <w:sz w:val="22"/>
            <w:szCs w:val="22"/>
          </w:rPr>
          <w:delText xml:space="preserve">. </w:delText>
        </w:r>
      </w:del>
      <w:r w:rsidRPr="003805EE">
        <w:rPr>
          <w:rFonts w:ascii="Helvetica" w:hAnsi="Helvetica"/>
          <w:sz w:val="22"/>
          <w:szCs w:val="22"/>
        </w:rPr>
        <w:t xml:space="preserve">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is a precise representation of the true resource biomass in the previous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is determined </w:t>
      </w:r>
      <w:r w:rsidRPr="003805EE">
        <w:rPr>
          <w:rFonts w:ascii="Helvetica" w:hAnsi="Helvetica"/>
          <w:sz w:val="22"/>
          <w:szCs w:val="22"/>
        </w:rPr>
        <w:lastRenderedPageBreak/>
        <w:t>by monitoring precision</w:t>
      </w:r>
      <w:ins w:id="894" w:author="Adrian Stier" w:date="2019-04-08T16:16:00Z">
        <w:r w:rsidR="00B15930">
          <w:rPr>
            <w:rFonts w:ascii="Helvetica" w:hAnsi="Helvetica"/>
            <w:sz w:val="22"/>
            <w:szCs w:val="22"/>
          </w:rPr>
          <w:t xml:space="preserve"> (</w:t>
        </w:r>
        <w:commentRangeStart w:id="895"/>
        <w:r w:rsidR="00B15930">
          <w:rPr>
            <w:rFonts w:ascii="Helvetica" w:hAnsi="Helvetica"/>
            <w:sz w:val="22"/>
            <w:szCs w:val="22"/>
          </w:rPr>
          <w:t xml:space="preserve">not uncertainty in </w:t>
        </w:r>
        <w:del w:id="896" w:author="Tim Essington" w:date="2019-04-22T17:23:00Z">
          <w:r w:rsidR="00B15930" w:rsidDel="001E691A">
            <w:rPr>
              <w:rFonts w:ascii="Helvetica" w:hAnsi="Helvetica"/>
              <w:sz w:val="22"/>
              <w:szCs w:val="22"/>
            </w:rPr>
            <w:delText>recruitment</w:delText>
          </w:r>
        </w:del>
      </w:ins>
      <w:ins w:id="897" w:author="Tim Essington" w:date="2019-04-22T17:23:00Z">
        <w:r w:rsidR="001E691A">
          <w:rPr>
            <w:rFonts w:ascii="Helvetica" w:hAnsi="Helvetica"/>
            <w:sz w:val="22"/>
            <w:szCs w:val="22"/>
          </w:rPr>
          <w:t>population vital rates</w:t>
        </w:r>
      </w:ins>
      <w:commentRangeEnd w:id="895"/>
      <w:r w:rsidR="003E7E55">
        <w:rPr>
          <w:rStyle w:val="CommentReference"/>
        </w:rPr>
        <w:commentReference w:id="895"/>
      </w:r>
      <w:ins w:id="898" w:author="Adrian Stier" w:date="2019-04-08T16:16:00Z">
        <w:r w:rsidR="00B15930">
          <w:rPr>
            <w:rFonts w:ascii="Helvetica" w:hAnsi="Helvetica"/>
            <w:sz w:val="22"/>
            <w:szCs w:val="22"/>
          </w:rPr>
          <w:t>)</w:t>
        </w:r>
      </w:ins>
      <w:r w:rsidRPr="003805EE">
        <w:rPr>
          <w:rFonts w:ascii="Helvetica" w:hAnsi="Helvetica"/>
          <w:sz w:val="22"/>
          <w:szCs w:val="22"/>
        </w:rPr>
        <w:t>. We assume</w:t>
      </w:r>
      <w:r w:rsidR="003E4DCD" w:rsidRPr="003805EE">
        <w:rPr>
          <w:rFonts w:ascii="Helvetica" w:hAnsi="Helvetica"/>
          <w:sz w:val="22"/>
          <w:szCs w:val="22"/>
        </w:rPr>
        <w:t>d</w:t>
      </w:r>
      <w:r w:rsidRPr="003805EE">
        <w:rPr>
          <w:rFonts w:ascii="Helvetica" w:hAnsi="Helvetica"/>
          <w:sz w:val="22"/>
          <w:szCs w:val="22"/>
        </w:rPr>
        <w:t xml:space="preserve"> measurement error causes a lack in precision but that accuracy </w:t>
      </w:r>
      <w:r w:rsidR="003E4DCD" w:rsidRPr="003805EE">
        <w:rPr>
          <w:rFonts w:ascii="Helvetica" w:hAnsi="Helvetica"/>
          <w:sz w:val="22"/>
          <w:szCs w:val="22"/>
        </w:rPr>
        <w:t>was</w:t>
      </w:r>
      <w:r w:rsidRPr="003805EE">
        <w:rPr>
          <w:rFonts w:ascii="Helvetica" w:hAnsi="Helvetica"/>
          <w:sz w:val="22"/>
          <w:szCs w:val="22"/>
        </w:rPr>
        <w:t xml:space="preserve"> unaffected, and modeled monitoring precision error as a log-normally distributed random variable with mean 0 and variance </w:t>
      </w:r>
      <m:oMath>
        <m:r>
          <w:rPr>
            <w:rFonts w:ascii="Cambria Math" w:hAnsi="Cambria Math"/>
            <w:sz w:val="22"/>
            <w:szCs w:val="22"/>
          </w:rPr>
          <m:t>ϕ</m:t>
        </m:r>
      </m:oMath>
      <w:r w:rsidRPr="003805EE">
        <w:rPr>
          <w:rFonts w:ascii="Helvetica" w:hAnsi="Helvetica"/>
          <w:sz w:val="22"/>
          <w:szCs w:val="22"/>
        </w:rPr>
        <w:t xml:space="preserve">. The degree of monitoring precision in any given system is generally based on the spatial extent, temporal extent, and degree to which monitoring samples are replicated. Therefore, at higher monitoring precision (lower </w:t>
      </w:r>
      <m:oMath>
        <m:r>
          <w:rPr>
            <w:rFonts w:ascii="Cambria Math" w:hAnsi="Cambria Math"/>
            <w:sz w:val="22"/>
            <w:szCs w:val="22"/>
          </w:rPr>
          <m:t>ϕ</m:t>
        </m:r>
      </m:oMath>
      <w:r w:rsidRPr="003805EE">
        <w:rPr>
          <w:rFonts w:ascii="Helvetica" w:hAnsi="Helvetica"/>
          <w:sz w:val="22"/>
          <w:szCs w:val="22"/>
        </w:rPr>
        <w:t xml:space="preserve">), </w:t>
      </w:r>
      <w:del w:id="899" w:author="Megsie Siple" w:date="2020-08-20T10:04:00Z">
        <w:r w:rsidRPr="003805EE" w:rsidDel="00695835">
          <w:rPr>
            <w:rFonts w:ascii="Helvetica" w:hAnsi="Helvetica"/>
            <w:sz w:val="22"/>
            <w:szCs w:val="22"/>
          </w:rPr>
          <w:delText>the estimated biomass (</w:delText>
        </w:r>
      </w:del>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del w:id="900" w:author="Megsie Siple" w:date="2020-08-20T10:04:00Z">
        <w:r w:rsidRPr="003805EE" w:rsidDel="00695835">
          <w:rPr>
            <w:rFonts w:ascii="Helvetica" w:hAnsi="Helvetica"/>
            <w:sz w:val="22"/>
            <w:szCs w:val="22"/>
          </w:rPr>
          <w:delText>)</w:delText>
        </w:r>
      </w:del>
      <w:r w:rsidRPr="003805EE">
        <w:rPr>
          <w:rFonts w:ascii="Helvetica" w:hAnsi="Helvetica"/>
          <w:sz w:val="22"/>
          <w:szCs w:val="22"/>
        </w:rPr>
        <w:t xml:space="preserve"> approaches the true biomass </w:t>
      </w:r>
      <w:del w:id="901" w:author="Megsie Siple" w:date="2020-08-20T10:04:00Z">
        <w:r w:rsidRPr="003805EE" w:rsidDel="00695835">
          <w:rPr>
            <w:rFonts w:ascii="Helvetica" w:hAnsi="Helvetica"/>
            <w:sz w:val="22"/>
            <w:szCs w:val="22"/>
          </w:rPr>
          <w:delText>(</w:delText>
        </w:r>
      </w:del>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del w:id="902" w:author="Megsie Siple" w:date="2020-08-20T10:04:00Z">
        <w:r w:rsidRPr="003805EE" w:rsidDel="00695835">
          <w:rPr>
            <w:rFonts w:ascii="Helvetica" w:hAnsi="Helvetica"/>
            <w:sz w:val="22"/>
            <w:szCs w:val="22"/>
          </w:rPr>
          <w:delText>)</w:delText>
        </w:r>
      </w:del>
      <w:r w:rsidRPr="003805EE">
        <w:rPr>
          <w:rFonts w:ascii="Helvetica" w:hAnsi="Helvetica"/>
          <w:sz w:val="22"/>
          <w:szCs w:val="22"/>
        </w:rPr>
        <w:t>. We assume</w:t>
      </w:r>
      <w:r w:rsidR="003E4DCD" w:rsidRPr="003805EE">
        <w:rPr>
          <w:rFonts w:ascii="Helvetica" w:hAnsi="Helvetica"/>
          <w:sz w:val="22"/>
          <w:szCs w:val="22"/>
        </w:rPr>
        <w:t>d</w:t>
      </w:r>
      <w:r w:rsidRPr="003805EE">
        <w:rPr>
          <w:rFonts w:ascii="Helvetica" w:hAnsi="Helvetica"/>
          <w:sz w:val="22"/>
          <w:szCs w:val="22"/>
        </w:rPr>
        <w:t xml:space="preserve"> that as monitoring becomes less precise, the deviation of the estimated biomass from the</w:t>
      </w:r>
      <w:r w:rsidR="003E4DCD" w:rsidRPr="003805EE">
        <w:rPr>
          <w:rFonts w:ascii="Helvetica" w:hAnsi="Helvetica"/>
          <w:sz w:val="22"/>
          <w:szCs w:val="22"/>
        </w:rPr>
        <w:t xml:space="preserve"> true biomass increase</w:t>
      </w:r>
      <w:r w:rsidR="009E0068" w:rsidRPr="003805EE">
        <w:rPr>
          <w:rFonts w:ascii="Helvetica" w:hAnsi="Helvetica"/>
          <w:sz w:val="22"/>
          <w:szCs w:val="22"/>
        </w:rPr>
        <w:t>s</w:t>
      </w:r>
      <w:r w:rsidRPr="003805EE">
        <w:rPr>
          <w:rFonts w:ascii="Helvetica" w:hAnsi="Helvetica"/>
          <w:sz w:val="22"/>
          <w:szCs w:val="22"/>
        </w:rPr>
        <w:t xml:space="preserve"> exponentially (</w:t>
      </w:r>
      <w:r w:rsidRPr="003805EE">
        <w:rPr>
          <w:rFonts w:ascii="Helvetica" w:hAnsi="Helvetica"/>
          <w:sz w:val="22"/>
          <w:szCs w:val="22"/>
          <w:highlight w:val="lightGray"/>
        </w:rPr>
        <w:t>Fig S1</w:t>
      </w:r>
      <w:r w:rsidRPr="003805EE">
        <w:rPr>
          <w:rFonts w:ascii="Helvetica" w:hAnsi="Helvetica"/>
          <w:sz w:val="22"/>
          <w:szCs w:val="22"/>
        </w:rPr>
        <w:t>). We also assume</w:t>
      </w:r>
      <w:r w:rsidR="003E4DCD" w:rsidRPr="003805EE">
        <w:rPr>
          <w:rFonts w:ascii="Helvetica" w:hAnsi="Helvetica"/>
          <w:sz w:val="22"/>
          <w:szCs w:val="22"/>
        </w:rPr>
        <w:t>d</w:t>
      </w:r>
      <w:r w:rsidRPr="003805EE">
        <w:rPr>
          <w:rFonts w:ascii="Helvetica" w:hAnsi="Helvetica"/>
          <w:sz w:val="22"/>
          <w:szCs w:val="22"/>
        </w:rPr>
        <w:t xml:space="preserve"> monitoring precision </w:t>
      </w:r>
      <w:r w:rsidR="003E4DCD" w:rsidRPr="003805EE">
        <w:rPr>
          <w:rFonts w:ascii="Helvetica" w:hAnsi="Helvetica"/>
          <w:sz w:val="22"/>
          <w:szCs w:val="22"/>
        </w:rPr>
        <w:t>was</w:t>
      </w:r>
      <w:r w:rsidRPr="003805EE">
        <w:rPr>
          <w:rFonts w:ascii="Helvetica" w:hAnsi="Helvetica"/>
          <w:sz w:val="22"/>
          <w:szCs w:val="22"/>
        </w:rPr>
        <w:t xml:space="preserve"> not autocorrelated and</w:t>
      </w:r>
      <w:r w:rsidR="003E4DCD" w:rsidRPr="003805EE">
        <w:rPr>
          <w:rFonts w:ascii="Helvetica" w:hAnsi="Helvetica"/>
          <w:sz w:val="22"/>
          <w:szCs w:val="22"/>
        </w:rPr>
        <w:t xml:space="preserve"> was</w:t>
      </w:r>
      <w:r w:rsidRPr="003805EE">
        <w:rPr>
          <w:rFonts w:ascii="Helvetica" w:hAnsi="Helvetica"/>
          <w:sz w:val="22"/>
          <w:szCs w:val="22"/>
        </w:rPr>
        <w:t xml:space="preserve"> only dependent upon the current year’s monitoring. </w:t>
      </w:r>
      <w:ins w:id="903" w:author="Adrian Stier" w:date="2019-04-08T16:16:00Z">
        <w:r w:rsidR="00B15930">
          <w:rPr>
            <w:rFonts w:ascii="Helvetica" w:hAnsi="Helvetica"/>
            <w:sz w:val="22"/>
            <w:szCs w:val="22"/>
          </w:rPr>
          <w:t xml:space="preserve">We consider uncertainty in stock biomass due to a combination of measurement uncertainty and stochasticity in recruitment in the electronic supplementary material. </w:t>
        </w:r>
      </w:ins>
    </w:p>
    <w:p w14:paraId="02C27F3C" w14:textId="77777777" w:rsidR="004352AB" w:rsidRPr="003805EE" w:rsidRDefault="004352AB">
      <w:pPr>
        <w:ind w:firstLine="720"/>
        <w:rPr>
          <w:rFonts w:ascii="Helvetica" w:hAnsi="Helvetica"/>
          <w:sz w:val="22"/>
          <w:szCs w:val="22"/>
        </w:rPr>
        <w:pPrChange w:id="904" w:author="Adrian Stier" w:date="2020-12-04T07:09:00Z">
          <w:pPr>
            <w:spacing w:line="480" w:lineRule="auto"/>
            <w:ind w:firstLine="720"/>
          </w:pPr>
        </w:pPrChange>
      </w:pPr>
    </w:p>
    <w:p w14:paraId="7A97CE6D" w14:textId="5BD81DAD" w:rsidR="004352AB" w:rsidRPr="003805EE" w:rsidRDefault="004352AB">
      <w:pPr>
        <w:rPr>
          <w:rFonts w:ascii="Helvetica" w:hAnsi="Helvetica"/>
          <w:sz w:val="22"/>
          <w:szCs w:val="22"/>
        </w:rPr>
        <w:pPrChange w:id="905" w:author="Adrian Stier" w:date="2020-12-04T07:09:00Z">
          <w:pPr>
            <w:spacing w:line="480" w:lineRule="auto"/>
          </w:pPr>
        </w:pPrChange>
      </w:pPr>
      <w:r w:rsidRPr="003805EE">
        <w:rPr>
          <w:rFonts w:ascii="Helvetica" w:hAnsi="Helvetica"/>
          <w:sz w:val="22"/>
          <w:szCs w:val="22"/>
          <w:u w:val="single"/>
        </w:rPr>
        <w:t>Management Model</w:t>
      </w:r>
      <w:r w:rsidRPr="003805EE">
        <w:rPr>
          <w:rFonts w:ascii="Helvetica" w:hAnsi="Helvetica"/>
          <w:sz w:val="22"/>
          <w:szCs w:val="22"/>
        </w:rPr>
        <w:t xml:space="preserve">: When </w:t>
      </w:r>
      <w:del w:id="906" w:author="Megsie Siple" w:date="2020-08-20T10:12:00Z">
        <w:r w:rsidRPr="003805EE" w:rsidDel="008F2A30">
          <w:rPr>
            <w:rFonts w:ascii="Helvetica" w:hAnsi="Helvetica"/>
            <w:sz w:val="22"/>
            <w:szCs w:val="22"/>
          </w:rPr>
          <w:delText xml:space="preserve">managers invest minimally in </w:delText>
        </w:r>
      </w:del>
      <w:r w:rsidRPr="003805EE">
        <w:rPr>
          <w:rFonts w:ascii="Helvetica" w:hAnsi="Helvetica"/>
          <w:sz w:val="22"/>
          <w:szCs w:val="22"/>
        </w:rPr>
        <w:t>monitoring</w:t>
      </w:r>
      <w:ins w:id="907" w:author="Megsie Siple" w:date="2020-08-20T10:12:00Z">
        <w:r w:rsidR="008F2A30">
          <w:rPr>
            <w:rFonts w:ascii="Helvetica" w:hAnsi="Helvetica"/>
            <w:sz w:val="22"/>
            <w:szCs w:val="22"/>
          </w:rPr>
          <w:t xml:space="preserve"> data are low-resolution</w:t>
        </w:r>
      </w:ins>
      <w:ins w:id="908" w:author="Megsie Siple" w:date="2020-08-20T10:15:00Z">
        <w:del w:id="909" w:author="Adrian Stier" w:date="2020-12-04T07:46:00Z">
          <w:r w:rsidR="008F2A30" w:rsidDel="009F33A9">
            <w:rPr>
              <w:rFonts w:ascii="Helvetica" w:hAnsi="Helvetica"/>
              <w:sz w:val="22"/>
              <w:szCs w:val="22"/>
            </w:rPr>
            <w:delText xml:space="preserve"> (either because </w:delText>
          </w:r>
        </w:del>
      </w:ins>
      <w:ins w:id="910" w:author="Megsie Siple" w:date="2020-08-20T10:16:00Z">
        <w:del w:id="911" w:author="Adrian Stier" w:date="2020-12-04T07:46:00Z">
          <w:r w:rsidR="008F2A30" w:rsidDel="009F33A9">
            <w:rPr>
              <w:rFonts w:ascii="Helvetica" w:hAnsi="Helvetica"/>
              <w:sz w:val="22"/>
              <w:szCs w:val="22"/>
            </w:rPr>
            <w:delText xml:space="preserve">there is low investment in monitoring or because </w:delText>
          </w:r>
        </w:del>
      </w:ins>
      <w:ins w:id="912" w:author="Megsie Siple" w:date="2020-08-20T10:18:00Z">
        <w:del w:id="913" w:author="Adrian Stier" w:date="2020-12-04T07:46:00Z">
          <w:r w:rsidR="00693745" w:rsidRPr="00693745" w:rsidDel="009F33A9">
            <w:rPr>
              <w:rFonts w:ascii="Helvetica" w:hAnsi="Helvetica"/>
              <w:sz w:val="22"/>
              <w:szCs w:val="22"/>
              <w:highlight w:val="yellow"/>
              <w:rPrChange w:id="914" w:author="Megsie Siple" w:date="2020-08-20T10:18:00Z">
                <w:rPr>
                  <w:rFonts w:ascii="Helvetica" w:hAnsi="Helvetica"/>
                  <w:sz w:val="22"/>
                  <w:szCs w:val="22"/>
                </w:rPr>
              </w:rPrChange>
            </w:rPr>
            <w:delText>XXX</w:delText>
          </w:r>
          <w:r w:rsidR="00693745" w:rsidDel="009F33A9">
            <w:rPr>
              <w:rFonts w:ascii="Helvetica" w:hAnsi="Helvetica"/>
              <w:sz w:val="22"/>
              <w:szCs w:val="22"/>
            </w:rPr>
            <w:delText>)</w:delText>
          </w:r>
        </w:del>
      </w:ins>
      <w:r w:rsidRPr="003805EE">
        <w:rPr>
          <w:rFonts w:ascii="Helvetica" w:hAnsi="Helvetica"/>
          <w:sz w:val="22"/>
          <w:szCs w:val="22"/>
        </w:rPr>
        <w:t xml:space="preserve">, estimates of future biomass can be highly uncertain, </w:t>
      </w:r>
      <w:r w:rsidR="00A5376C" w:rsidRPr="003805EE">
        <w:rPr>
          <w:rFonts w:ascii="Helvetica" w:hAnsi="Helvetica"/>
          <w:sz w:val="22"/>
          <w:szCs w:val="22"/>
        </w:rPr>
        <w:t xml:space="preserve">which can lead to </w:t>
      </w:r>
      <w:r w:rsidR="00AE67B2" w:rsidRPr="003805EE">
        <w:rPr>
          <w:rFonts w:ascii="Helvetica" w:hAnsi="Helvetica"/>
          <w:sz w:val="22"/>
          <w:szCs w:val="22"/>
        </w:rPr>
        <w:t xml:space="preserve">both </w:t>
      </w:r>
      <w:r w:rsidRPr="003805EE">
        <w:rPr>
          <w:rFonts w:ascii="Helvetica" w:hAnsi="Helvetica"/>
          <w:sz w:val="22"/>
          <w:szCs w:val="22"/>
        </w:rPr>
        <w:t>under</w:t>
      </w:r>
      <w:r w:rsidR="00151A85" w:rsidRPr="003805EE">
        <w:rPr>
          <w:rFonts w:ascii="Helvetica" w:hAnsi="Helvetica"/>
          <w:sz w:val="22"/>
          <w:szCs w:val="22"/>
        </w:rPr>
        <w:t>-</w:t>
      </w:r>
      <w:r w:rsidRPr="003805EE">
        <w:rPr>
          <w:rFonts w:ascii="Helvetica" w:hAnsi="Helvetica"/>
          <w:sz w:val="22"/>
          <w:szCs w:val="22"/>
        </w:rPr>
        <w:t xml:space="preserve"> </w:t>
      </w:r>
      <w:r w:rsidR="00AE67B2" w:rsidRPr="003805EE">
        <w:rPr>
          <w:rFonts w:ascii="Helvetica" w:hAnsi="Helvetica"/>
          <w:sz w:val="22"/>
          <w:szCs w:val="22"/>
        </w:rPr>
        <w:t>and</w:t>
      </w:r>
      <w:r w:rsidRPr="003805EE">
        <w:rPr>
          <w:rFonts w:ascii="Helvetica" w:hAnsi="Helvetica"/>
          <w:sz w:val="22"/>
          <w:szCs w:val="22"/>
        </w:rPr>
        <w:t xml:space="preserve"> over</w:t>
      </w:r>
      <w:r w:rsidR="00151A85" w:rsidRPr="003805EE">
        <w:rPr>
          <w:rFonts w:ascii="Helvetica" w:hAnsi="Helvetica"/>
          <w:sz w:val="22"/>
          <w:szCs w:val="22"/>
        </w:rPr>
        <w:t>-</w:t>
      </w:r>
      <w:r w:rsidRPr="003805EE">
        <w:rPr>
          <w:rFonts w:ascii="Helvetica" w:hAnsi="Helvetica"/>
          <w:sz w:val="22"/>
          <w:szCs w:val="22"/>
        </w:rPr>
        <w:t>harvesting. To simulate resource harvest in our model we first calculated the biomass corresponding to maximum sustainable yield of the stock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where:</w:t>
      </w:r>
    </w:p>
    <w:p w14:paraId="2CD71D31" w14:textId="77777777" w:rsidR="004352AB" w:rsidRPr="003805EE" w:rsidRDefault="004352AB">
      <w:pPr>
        <w:rPr>
          <w:rFonts w:ascii="Helvetica" w:hAnsi="Helvetica"/>
          <w:sz w:val="22"/>
          <w:szCs w:val="22"/>
        </w:rPr>
        <w:pPrChange w:id="915" w:author="Adrian Stier" w:date="2020-12-04T07:09:00Z">
          <w:pPr>
            <w:spacing w:line="480" w:lineRule="auto"/>
          </w:pPr>
        </w:pPrChange>
      </w:pPr>
    </w:p>
    <w:p w14:paraId="5387B971" w14:textId="77777777" w:rsidR="004352AB" w:rsidRPr="003805EE" w:rsidRDefault="004352AB">
      <w:pPr>
        <w:tabs>
          <w:tab w:val="left" w:pos="8640"/>
        </w:tabs>
        <w:rPr>
          <w:rFonts w:ascii="Helvetica" w:hAnsi="Helvetica"/>
          <w:sz w:val="22"/>
          <w:szCs w:val="22"/>
        </w:rPr>
        <w:pPrChange w:id="916" w:author="Adrian Stier" w:date="2020-12-04T07:09:00Z">
          <w:pPr>
            <w:tabs>
              <w:tab w:val="left" w:pos="8640"/>
            </w:tabs>
            <w:spacing w:line="480" w:lineRule="auto"/>
          </w:pPr>
        </w:pPrChange>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(2)</w:t>
      </w:r>
    </w:p>
    <w:p w14:paraId="18E1F952" w14:textId="77777777" w:rsidR="004352AB" w:rsidRPr="003805EE" w:rsidRDefault="004352AB">
      <w:pPr>
        <w:rPr>
          <w:rFonts w:ascii="Helvetica" w:hAnsi="Helvetica"/>
          <w:sz w:val="22"/>
          <w:szCs w:val="22"/>
        </w:rPr>
        <w:pPrChange w:id="917" w:author="Adrian Stier" w:date="2020-12-04T07:09:00Z">
          <w:pPr>
            <w:spacing w:line="480" w:lineRule="auto"/>
          </w:pPr>
        </w:pPrChange>
      </w:pPr>
    </w:p>
    <w:p w14:paraId="30268D64" w14:textId="3AE81178" w:rsidR="004352AB" w:rsidRPr="003805EE" w:rsidRDefault="00693745">
      <w:pPr>
        <w:rPr>
          <w:rFonts w:ascii="Helvetica" w:hAnsi="Helvetica"/>
          <w:sz w:val="22"/>
          <w:szCs w:val="22"/>
        </w:rPr>
        <w:pPrChange w:id="918" w:author="Adrian Stier" w:date="2020-12-04T07:09:00Z">
          <w:pPr>
            <w:spacing w:line="480" w:lineRule="auto"/>
          </w:pPr>
        </w:pPrChange>
      </w:pPr>
      <w:ins w:id="919" w:author="Megsie Siple" w:date="2020-08-20T10:19:00Z">
        <w:r>
          <w:rPr>
            <w:rFonts w:ascii="Helvetica" w:hAnsi="Helvetica"/>
            <w:sz w:val="22"/>
            <w:szCs w:val="22"/>
          </w:rPr>
          <w:t>w</w:t>
        </w:r>
      </w:ins>
      <w:ins w:id="920" w:author="Megsie Siple" w:date="2020-08-20T10:18:00Z">
        <w:r>
          <w:rPr>
            <w:rFonts w:ascii="Helvetica" w:hAnsi="Helvetica"/>
            <w:sz w:val="22"/>
            <w:szCs w:val="22"/>
          </w:rPr>
          <w:t xml:space="preserve">hich is a deterministic solution for </w:t>
        </w:r>
      </w:ins>
      <m:oMath>
        <m:sSub>
          <m:sSubPr>
            <m:ctrlPr>
              <w:ins w:id="921" w:author="Adrian Stier" w:date="2021-01-21T06:48:00Z">
                <w:rPr>
                  <w:rFonts w:ascii="Cambria Math" w:hAnsi="Cambria Math"/>
                  <w:i/>
                  <w:sz w:val="22"/>
                  <w:szCs w:val="22"/>
                </w:rPr>
              </w:ins>
            </m:ctrlPr>
          </m:sSubPr>
          <m:e>
            <m:r>
              <w:ins w:id="922" w:author="Adrian Stier" w:date="2021-01-21T06:48:00Z">
                <w:rPr>
                  <w:rFonts w:ascii="Cambria Math" w:hAnsi="Cambria Math"/>
                  <w:sz w:val="22"/>
                  <w:szCs w:val="22"/>
                </w:rPr>
                <m:t>B</m:t>
              </w:ins>
            </m:r>
          </m:e>
          <m:sub>
            <m:r>
              <w:ins w:id="923" w:author="Adrian Stier" w:date="2021-01-21T06:48:00Z">
                <w:rPr>
                  <w:rFonts w:ascii="Cambria Math" w:hAnsi="Cambria Math"/>
                  <w:sz w:val="22"/>
                  <w:szCs w:val="22"/>
                </w:rPr>
                <m:t>MSY</m:t>
              </w:ins>
            </m:r>
          </m:sub>
        </m:sSub>
      </m:oMath>
      <w:ins w:id="924" w:author="Adrian Stier" w:date="2021-01-21T06:48:00Z">
        <w:r w:rsidR="00B62951">
          <w:rPr>
            <w:rFonts w:ascii="Helvetica" w:hAnsi="Helvetica"/>
            <w:sz w:val="22"/>
            <w:szCs w:val="22"/>
          </w:rPr>
          <w:t xml:space="preserve"> </w:t>
        </w:r>
      </w:ins>
      <w:ins w:id="925" w:author="Megsie Siple" w:date="2020-08-20T10:19:00Z">
        <w:del w:id="926" w:author="Adrian Stier" w:date="2021-01-21T06:48:00Z">
          <w:r w:rsidRPr="00B62951" w:rsidDel="00B62951">
            <w:rPr>
              <w:rFonts w:ascii="Helvetica" w:hAnsi="Helvetica"/>
              <w:i/>
              <w:iCs/>
              <w:sz w:val="22"/>
              <w:szCs w:val="22"/>
              <w:rPrChange w:id="927" w:author="Adrian Stier" w:date="2021-01-21T06:48:00Z">
                <w:rPr>
                  <w:rFonts w:ascii="Helvetica" w:hAnsi="Helvetica"/>
                  <w:sz w:val="22"/>
                  <w:szCs w:val="22"/>
                </w:rPr>
              </w:rPrChange>
            </w:rPr>
            <w:delText>B</w:delText>
          </w:r>
          <w:r w:rsidRPr="00B62951" w:rsidDel="00B62951">
            <w:rPr>
              <w:rFonts w:ascii="Helvetica" w:hAnsi="Helvetica"/>
              <w:i/>
              <w:iCs/>
              <w:sz w:val="22"/>
              <w:szCs w:val="22"/>
              <w:vertAlign w:val="subscript"/>
              <w:rPrChange w:id="928" w:author="Adrian Stier" w:date="2021-01-21T06:48:00Z">
                <w:rPr>
                  <w:rFonts w:ascii="Helvetica" w:hAnsi="Helvetica"/>
                  <w:sz w:val="22"/>
                  <w:szCs w:val="22"/>
                </w:rPr>
              </w:rPrChange>
            </w:rPr>
            <w:delText>MSY</w:delText>
          </w:r>
          <w:r w:rsidDel="00B62951">
            <w:rPr>
              <w:rFonts w:ascii="Helvetica" w:hAnsi="Helvetica"/>
              <w:sz w:val="22"/>
              <w:szCs w:val="22"/>
            </w:rPr>
            <w:delText xml:space="preserve"> </w:delText>
          </w:r>
        </w:del>
        <w:r>
          <w:rPr>
            <w:rFonts w:ascii="Helvetica" w:hAnsi="Helvetica"/>
            <w:sz w:val="22"/>
            <w:szCs w:val="22"/>
          </w:rPr>
          <w:t>under equilibrium conditions (</w:t>
        </w:r>
        <w:r w:rsidRPr="00693745">
          <w:rPr>
            <w:rFonts w:ascii="Helvetica" w:hAnsi="Helvetica"/>
            <w:sz w:val="22"/>
            <w:szCs w:val="22"/>
            <w:highlight w:val="yellow"/>
            <w:rPrChange w:id="929" w:author="Megsie Siple" w:date="2020-08-20T10:19:00Z">
              <w:rPr>
                <w:rFonts w:ascii="Helvetica" w:hAnsi="Helvetica"/>
                <w:sz w:val="22"/>
                <w:szCs w:val="22"/>
              </w:rPr>
            </w:rPrChange>
          </w:rPr>
          <w:t>cite?</w:t>
        </w:r>
        <w:r>
          <w:rPr>
            <w:rFonts w:ascii="Helvetica" w:hAnsi="Helvetica"/>
            <w:sz w:val="22"/>
            <w:szCs w:val="22"/>
          </w:rPr>
          <w:t xml:space="preserve">). </w:t>
        </w:r>
      </w:ins>
      <w:r w:rsidR="004352AB" w:rsidRPr="003805EE">
        <w:rPr>
          <w:rFonts w:ascii="Helvetica" w:hAnsi="Helvetica"/>
          <w:sz w:val="22"/>
          <w:szCs w:val="22"/>
        </w:rPr>
        <w:t>From that we then calculate</w:t>
      </w:r>
      <w:r w:rsidR="0082304F" w:rsidRPr="003805EE">
        <w:rPr>
          <w:rFonts w:ascii="Helvetica" w:hAnsi="Helvetica"/>
          <w:sz w:val="22"/>
          <w:szCs w:val="22"/>
        </w:rPr>
        <w:t>d</w:t>
      </w:r>
      <w:r w:rsidR="004352AB" w:rsidRPr="003805EE">
        <w:rPr>
          <w:rFonts w:ascii="Helvetica" w:hAnsi="Helvetica"/>
          <w:sz w:val="22"/>
          <w:szCs w:val="22"/>
        </w:rPr>
        <w:t xml:space="preserve"> the Maximum Sustainable Yield (MSY) as: </w:t>
      </w:r>
    </w:p>
    <w:p w14:paraId="520AFD8F" w14:textId="77777777" w:rsidR="004352AB" w:rsidRPr="003805EE" w:rsidRDefault="004352AB">
      <w:pPr>
        <w:rPr>
          <w:rFonts w:ascii="Helvetica" w:hAnsi="Helvetica"/>
          <w:sz w:val="22"/>
          <w:szCs w:val="22"/>
        </w:rPr>
        <w:pPrChange w:id="930" w:author="Adrian Stier" w:date="2020-12-04T07:09:00Z">
          <w:pPr>
            <w:spacing w:line="480" w:lineRule="auto"/>
          </w:pPr>
        </w:pPrChange>
      </w:pPr>
    </w:p>
    <w:p w14:paraId="0AAE34B0" w14:textId="77777777" w:rsidR="004352AB" w:rsidRPr="003805EE" w:rsidRDefault="004352AB">
      <w:pPr>
        <w:tabs>
          <w:tab w:val="left" w:pos="8640"/>
          <w:tab w:val="left" w:pos="8730"/>
        </w:tabs>
        <w:rPr>
          <w:rFonts w:ascii="Helvetica" w:hAnsi="Helvetica"/>
          <w:sz w:val="22"/>
          <w:szCs w:val="22"/>
        </w:rPr>
        <w:pPrChange w:id="931" w:author="Adrian Stier" w:date="2020-12-04T07:09:00Z">
          <w:pPr>
            <w:tabs>
              <w:tab w:val="left" w:pos="8640"/>
              <w:tab w:val="left" w:pos="8730"/>
            </w:tabs>
            <w:spacing w:line="480" w:lineRule="auto"/>
          </w:pPr>
        </w:pPrChange>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(3)</w:t>
      </w:r>
    </w:p>
    <w:p w14:paraId="58280054" w14:textId="77777777" w:rsidR="004352AB" w:rsidRPr="003805EE" w:rsidRDefault="004352AB">
      <w:pPr>
        <w:rPr>
          <w:rFonts w:ascii="Helvetica" w:hAnsi="Helvetica"/>
          <w:sz w:val="22"/>
          <w:szCs w:val="22"/>
        </w:rPr>
        <w:pPrChange w:id="932" w:author="Adrian Stier" w:date="2020-12-04T07:09:00Z">
          <w:pPr>
            <w:spacing w:line="480" w:lineRule="auto"/>
          </w:pPr>
        </w:pPrChange>
      </w:pPr>
    </w:p>
    <w:p w14:paraId="646F54CC" w14:textId="77777777" w:rsidR="00555417" w:rsidRPr="003805EE" w:rsidRDefault="004352AB">
      <w:pPr>
        <w:rPr>
          <w:rFonts w:ascii="Helvetica" w:hAnsi="Helvetica"/>
          <w:sz w:val="22"/>
          <w:szCs w:val="22"/>
        </w:rPr>
        <w:pPrChange w:id="933" w:author="Adrian Stier" w:date="2020-12-04T07:09:00Z">
          <w:pPr>
            <w:spacing w:line="480" w:lineRule="auto"/>
          </w:pPr>
        </w:pPrChange>
      </w:pPr>
      <w:r w:rsidRPr="003805EE">
        <w:rPr>
          <w:rFonts w:ascii="Helvetica" w:hAnsi="Helvetica"/>
          <w:sz w:val="22"/>
          <w:szCs w:val="22"/>
        </w:rPr>
        <w:t xml:space="preserve">The harvest mortality rate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defined as</w:t>
      </w:r>
      <w:r w:rsidR="00555417" w:rsidRPr="003805EE">
        <w:rPr>
          <w:rFonts w:ascii="Helvetica" w:hAnsi="Helvetica"/>
          <w:sz w:val="22"/>
          <w:szCs w:val="22"/>
        </w:rPr>
        <w:t>:</w:t>
      </w:r>
    </w:p>
    <w:p w14:paraId="7DFBAC61" w14:textId="77777777" w:rsidR="00555417" w:rsidRPr="003805EE" w:rsidRDefault="00555417">
      <w:pPr>
        <w:rPr>
          <w:rFonts w:ascii="Helvetica" w:hAnsi="Helvetica"/>
          <w:sz w:val="22"/>
          <w:szCs w:val="22"/>
        </w:rPr>
        <w:pPrChange w:id="934" w:author="Adrian Stier" w:date="2020-12-04T07:09:00Z">
          <w:pPr>
            <w:spacing w:line="480" w:lineRule="auto"/>
          </w:pPr>
        </w:pPrChange>
      </w:pPr>
    </w:p>
    <w:p w14:paraId="524B5884" w14:textId="7ADA2D44" w:rsidR="00555417" w:rsidRPr="003805EE" w:rsidRDefault="00CA7AF3">
      <w:pPr>
        <w:tabs>
          <w:tab w:val="left" w:pos="8640"/>
        </w:tabs>
        <w:rPr>
          <w:rFonts w:ascii="Helvetica" w:hAnsi="Helvetica"/>
          <w:sz w:val="22"/>
          <w:szCs w:val="22"/>
        </w:rPr>
        <w:pPrChange w:id="935" w:author="Adrian Stier" w:date="2020-12-04T07:09:00Z">
          <w:pPr>
            <w:tabs>
              <w:tab w:val="left" w:pos="8640"/>
            </w:tabs>
            <w:spacing w:line="480" w:lineRule="auto"/>
          </w:pPr>
        </w:pPrChange>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xml:space="preserve">. </w:t>
      </w:r>
      <w:r w:rsidR="00555417" w:rsidRPr="003805EE">
        <w:rPr>
          <w:rFonts w:ascii="Helvetica" w:hAnsi="Helvetica"/>
          <w:sz w:val="22"/>
          <w:szCs w:val="22"/>
        </w:rPr>
        <w:tab/>
        <w:t>(4)</w:t>
      </w:r>
    </w:p>
    <w:p w14:paraId="28893F4C" w14:textId="77777777" w:rsidR="00555417" w:rsidRPr="003805EE" w:rsidRDefault="00555417">
      <w:pPr>
        <w:rPr>
          <w:rFonts w:ascii="Helvetica" w:hAnsi="Helvetica"/>
          <w:sz w:val="22"/>
          <w:szCs w:val="22"/>
        </w:rPr>
        <w:pPrChange w:id="936" w:author="Adrian Stier" w:date="2020-12-04T07:09:00Z">
          <w:pPr>
            <w:spacing w:line="480" w:lineRule="auto"/>
          </w:pPr>
        </w:pPrChange>
      </w:pPr>
    </w:p>
    <w:p w14:paraId="11A17FCB" w14:textId="356E364F" w:rsidR="004352AB" w:rsidRPr="003805EE" w:rsidRDefault="004352AB">
      <w:pPr>
        <w:rPr>
          <w:rFonts w:ascii="Helvetica" w:hAnsi="Helvetica"/>
          <w:sz w:val="22"/>
          <w:szCs w:val="22"/>
        </w:rPr>
        <w:pPrChange w:id="937" w:author="Adrian Stier" w:date="2020-12-04T07:09:00Z">
          <w:pPr>
            <w:spacing w:line="480" w:lineRule="auto"/>
          </w:pPr>
        </w:pPrChange>
      </w:pPr>
      <w:commentRangeStart w:id="938"/>
      <w:commentRangeStart w:id="939"/>
      <w:r w:rsidRPr="003805EE">
        <w:rPr>
          <w:rFonts w:ascii="Helvetica" w:hAnsi="Helvetica"/>
          <w:sz w:val="22"/>
          <w:szCs w:val="22"/>
        </w:rPr>
        <w:t xml:space="preserve">Our </w:t>
      </w:r>
      <w:commentRangeEnd w:id="938"/>
      <w:r w:rsidR="00A97CEA">
        <w:rPr>
          <w:rStyle w:val="CommentReference"/>
        </w:rPr>
        <w:commentReference w:id="938"/>
      </w:r>
      <w:commentRangeEnd w:id="939"/>
      <w:r w:rsidR="001E691A">
        <w:rPr>
          <w:rStyle w:val="CommentReference"/>
        </w:rPr>
        <w:commentReference w:id="939"/>
      </w:r>
      <w:r w:rsidRPr="003805EE">
        <w:rPr>
          <w:rFonts w:ascii="Helvetica" w:hAnsi="Helvetica"/>
          <w:sz w:val="22"/>
          <w:szCs w:val="22"/>
        </w:rPr>
        <w:t>simulated management model implement</w:t>
      </w:r>
      <w:r w:rsidR="0082304F" w:rsidRPr="003805EE">
        <w:rPr>
          <w:rFonts w:ascii="Helvetica" w:hAnsi="Helvetica"/>
          <w:sz w:val="22"/>
          <w:szCs w:val="22"/>
        </w:rPr>
        <w:t>ed</w:t>
      </w:r>
      <w:r w:rsidRPr="003805EE">
        <w:rPr>
          <w:rFonts w:ascii="Helvetica" w:hAnsi="Helvetica"/>
          <w:sz w:val="22"/>
          <w:szCs w:val="22"/>
        </w:rPr>
        <w:t xml:space="preserve"> an adaptive policy whereby allowable removals are set </w:t>
      </w:r>
      <w:ins w:id="940" w:author="Megsie Siple" w:date="2020-08-20T10:20:00Z">
        <w:r w:rsidR="00693745">
          <w:rPr>
            <w:rFonts w:ascii="Helvetica" w:hAnsi="Helvetica"/>
            <w:sz w:val="22"/>
            <w:szCs w:val="22"/>
          </w:rPr>
          <w:t>ann</w:t>
        </w:r>
      </w:ins>
      <w:ins w:id="941" w:author="Megsie Siple" w:date="2020-08-20T10:21:00Z">
        <w:r w:rsidR="00693745">
          <w:rPr>
            <w:rFonts w:ascii="Helvetica" w:hAnsi="Helvetica"/>
            <w:sz w:val="22"/>
            <w:szCs w:val="22"/>
          </w:rPr>
          <w:t xml:space="preserve">ually </w:t>
        </w:r>
      </w:ins>
      <w:r w:rsidRPr="003805EE">
        <w:rPr>
          <w:rFonts w:ascii="Helvetica" w:hAnsi="Helvetica"/>
          <w:sz w:val="22"/>
          <w:szCs w:val="22"/>
        </w:rPr>
        <w:t>based on estimated population biomass.  Consistent with many such harvest rules, we introduce</w:t>
      </w:r>
      <w:r w:rsidR="00C64824" w:rsidRPr="003805EE">
        <w:rPr>
          <w:rFonts w:ascii="Helvetica" w:hAnsi="Helvetica"/>
          <w:sz w:val="22"/>
          <w:szCs w:val="22"/>
        </w:rPr>
        <w:t>d</w:t>
      </w:r>
      <w:r w:rsidRPr="003805EE">
        <w:rPr>
          <w:rFonts w:ascii="Helvetica" w:hAnsi="Helvetica"/>
          <w:sz w:val="22"/>
          <w:szCs w:val="22"/>
        </w:rPr>
        <w:t xml:space="preserve"> a minimum biomass level, here 0.25</w:t>
      </w:r>
      <w:commentRangeStart w:id="942"/>
      <w:r w:rsidRPr="003805EE">
        <w:rPr>
          <w:rFonts w:ascii="Helvetica" w:hAnsi="Helvetica"/>
          <w:sz w:val="22"/>
          <w:szCs w:val="22"/>
        </w:rPr>
        <w:t>K</w:t>
      </w:r>
      <w:commentRangeEnd w:id="942"/>
      <w:r w:rsidR="00693745">
        <w:rPr>
          <w:rStyle w:val="CommentReference"/>
        </w:rPr>
        <w:commentReference w:id="942"/>
      </w:r>
      <w:r w:rsidRPr="003805EE">
        <w:rPr>
          <w:rFonts w:ascii="Helvetica" w:hAnsi="Helvetica"/>
          <w:sz w:val="22"/>
          <w:szCs w:val="22"/>
        </w:rPr>
        <w:t>, where no harvest is allowed (</w:t>
      </w:r>
      <w:proofErr w:type="gramStart"/>
      <w:r w:rsidRPr="003805EE">
        <w:rPr>
          <w:rFonts w:ascii="Helvetica" w:hAnsi="Helvetica"/>
          <w:sz w:val="22"/>
          <w:szCs w:val="22"/>
        </w:rPr>
        <w:t>i.e.</w:t>
      </w:r>
      <w:proofErr w:type="gramEnd"/>
      <w:r w:rsidRPr="003805EE">
        <w:rPr>
          <w:rFonts w:ascii="Helvetica" w:hAnsi="Helvetica"/>
          <w:sz w:val="22"/>
          <w:szCs w:val="22"/>
        </w:rPr>
        <w:t xml:space="preserve"> the limit reference point). When the estimated population </w:t>
      </w:r>
      <w:r w:rsidR="00C64824" w:rsidRPr="003805EE">
        <w:rPr>
          <w:rFonts w:ascii="Helvetica" w:hAnsi="Helvetica"/>
          <w:sz w:val="22"/>
          <w:szCs w:val="22"/>
        </w:rPr>
        <w:t>was</w:t>
      </w:r>
      <w:r w:rsidRPr="003805EE">
        <w:rPr>
          <w:rFonts w:ascii="Helvetica" w:hAnsi="Helvetica"/>
          <w:sz w:val="22"/>
          <w:szCs w:val="22"/>
        </w:rPr>
        <w:t xml:space="preserve"> at or above </w:t>
      </w:r>
      <w:r w:rsidRPr="003805EE">
        <w:rPr>
          <w:rFonts w:ascii="Helvetica" w:hAnsi="Helvetica"/>
          <w:i/>
          <w:sz w:val="22"/>
          <w:szCs w:val="22"/>
        </w:rPr>
        <w:t>B</w:t>
      </w:r>
      <w:r w:rsidRPr="003805EE">
        <w:rPr>
          <w:rFonts w:ascii="Helvetica" w:hAnsi="Helvetica"/>
          <w:i/>
          <w:sz w:val="22"/>
          <w:szCs w:val="22"/>
          <w:vertAlign w:val="subscript"/>
        </w:rPr>
        <w:t>MSY</w:t>
      </w:r>
      <w:r w:rsidRPr="003805EE">
        <w:rPr>
          <w:rFonts w:ascii="Helvetica" w:hAnsi="Helvetica"/>
          <w:sz w:val="22"/>
          <w:szCs w:val="22"/>
        </w:rPr>
        <w:t xml:space="preserve">, the population </w:t>
      </w:r>
      <w:r w:rsidR="001149C6" w:rsidRPr="003805EE">
        <w:rPr>
          <w:rFonts w:ascii="Helvetica" w:hAnsi="Helvetica"/>
          <w:sz w:val="22"/>
          <w:szCs w:val="22"/>
        </w:rPr>
        <w:t>was</w:t>
      </w:r>
      <w:r w:rsidRPr="003805EE">
        <w:rPr>
          <w:rFonts w:ascii="Helvetica" w:hAnsi="Helvetica"/>
          <w:sz w:val="22"/>
          <w:szCs w:val="22"/>
        </w:rPr>
        <w:t xml:space="preserve"> harvested at a maximum harvest mortality 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w:t>
      </w:r>
      <w:r w:rsidR="001149C6" w:rsidRPr="003805EE">
        <w:rPr>
          <w:rFonts w:ascii="Helvetica" w:hAnsi="Helvetica"/>
          <w:sz w:val="22"/>
          <w:szCs w:val="22"/>
        </w:rPr>
        <w:t>was</w:t>
      </w:r>
      <w:r w:rsidRPr="003805EE">
        <w:rPr>
          <w:rFonts w:ascii="Helvetica" w:hAnsi="Helvetica"/>
          <w:sz w:val="22"/>
          <w:szCs w:val="22"/>
        </w:rPr>
        <w:t xml:space="preserve"> estimated above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Pr="003805EE">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the rate of harvest increase</w:t>
      </w:r>
      <w:r w:rsidR="001149C6" w:rsidRPr="003805EE">
        <w:rPr>
          <w:rFonts w:ascii="Helvetica" w:hAnsi="Helvetica"/>
          <w:sz w:val="22"/>
          <w:szCs w:val="22"/>
        </w:rPr>
        <w:t>d</w:t>
      </w:r>
      <w:r w:rsidRPr="003805EE">
        <w:rPr>
          <w:rFonts w:ascii="Helvetica" w:hAnsi="Helvetica"/>
          <w:sz w:val="22"/>
          <w:szCs w:val="22"/>
        </w:rPr>
        <w:t xml:space="preserve"> 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w:t>
      </w:r>
    </w:p>
    <w:p w14:paraId="7BB04A16" w14:textId="77777777" w:rsidR="004352AB" w:rsidRPr="003805EE" w:rsidRDefault="004352AB">
      <w:pPr>
        <w:rPr>
          <w:rFonts w:ascii="Helvetica" w:hAnsi="Helvetica"/>
          <w:sz w:val="22"/>
          <w:szCs w:val="22"/>
        </w:rPr>
        <w:pPrChange w:id="943" w:author="Adrian Stier" w:date="2020-12-04T07:09:00Z">
          <w:pPr>
            <w:spacing w:line="480" w:lineRule="auto"/>
          </w:pPr>
        </w:pPrChange>
      </w:pPr>
    </w:p>
    <w:p w14:paraId="351728CD" w14:textId="4310B1B1" w:rsidR="004352AB" w:rsidRPr="003805EE" w:rsidRDefault="00CA7AF3">
      <w:pPr>
        <w:tabs>
          <w:tab w:val="left" w:pos="8640"/>
        </w:tabs>
        <w:rPr>
          <w:rFonts w:ascii="Helvetica" w:hAnsi="Helvetica"/>
          <w:sz w:val="22"/>
          <w:szCs w:val="22"/>
        </w:rPr>
        <w:pPrChange w:id="944" w:author="Adrian Stier" w:date="2020-12-04T07:09:00Z">
          <w:pPr>
            <w:tabs>
              <w:tab w:val="left" w:pos="8640"/>
            </w:tabs>
            <w:spacing w:line="480" w:lineRule="auto"/>
          </w:pPr>
        </w:pPrChange>
      </w:pP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w:t>
      </w:r>
      <w:r w:rsidR="004352AB" w:rsidRPr="003805EE">
        <w:rPr>
          <w:rFonts w:ascii="Helvetica" w:hAnsi="Helvetica"/>
          <w:sz w:val="22"/>
          <w:szCs w:val="22"/>
        </w:rPr>
        <w:tab/>
        <w:t>(</w:t>
      </w:r>
      <w:r w:rsidR="00555417" w:rsidRPr="003805EE">
        <w:rPr>
          <w:rFonts w:ascii="Helvetica" w:hAnsi="Helvetica"/>
          <w:sz w:val="22"/>
          <w:szCs w:val="22"/>
        </w:rPr>
        <w:t>5</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702A52CD" w14:textId="77777777" w:rsidR="004352AB" w:rsidRPr="003805EE" w:rsidRDefault="004352AB">
      <w:pPr>
        <w:rPr>
          <w:rFonts w:ascii="Helvetica" w:hAnsi="Helvetica"/>
          <w:sz w:val="22"/>
          <w:szCs w:val="22"/>
        </w:rPr>
        <w:pPrChange w:id="945" w:author="Adrian Stier" w:date="2020-12-04T07:09:00Z">
          <w:pPr>
            <w:spacing w:line="480" w:lineRule="auto"/>
          </w:pPr>
        </w:pPrChange>
      </w:pPr>
      <w:r w:rsidRPr="003805EE">
        <w:rPr>
          <w:rFonts w:ascii="Helvetica" w:hAnsi="Helvetica"/>
          <w:sz w:val="22"/>
          <w:szCs w:val="22"/>
        </w:rPr>
        <w:t>where the rate of increase in harvest</w:t>
      </w:r>
    </w:p>
    <w:p w14:paraId="229BA9A5" w14:textId="77777777" w:rsidR="004352AB" w:rsidRPr="003805EE" w:rsidRDefault="004352AB">
      <w:pPr>
        <w:rPr>
          <w:rFonts w:ascii="Helvetica" w:hAnsi="Helvetica"/>
          <w:sz w:val="22"/>
          <w:szCs w:val="22"/>
        </w:rPr>
        <w:pPrChange w:id="946" w:author="Adrian Stier" w:date="2020-12-04T07:09:00Z">
          <w:pPr>
            <w:spacing w:line="480" w:lineRule="auto"/>
          </w:pPr>
        </w:pPrChange>
      </w:pPr>
    </w:p>
    <w:p w14:paraId="454BB25C" w14:textId="5F59C69C" w:rsidR="004352AB" w:rsidRPr="003805EE" w:rsidRDefault="004352AB">
      <w:pPr>
        <w:tabs>
          <w:tab w:val="left" w:pos="8640"/>
        </w:tabs>
        <w:rPr>
          <w:rFonts w:ascii="Helvetica" w:hAnsi="Helvetica"/>
          <w:sz w:val="22"/>
          <w:szCs w:val="22"/>
        </w:rPr>
        <w:pPrChange w:id="947" w:author="Adrian Stier" w:date="2020-12-04T07:09:00Z">
          <w:pPr>
            <w:tabs>
              <w:tab w:val="left" w:pos="8640"/>
            </w:tabs>
            <w:spacing w:line="480" w:lineRule="auto"/>
          </w:pPr>
        </w:pPrChange>
      </w:pPr>
      <w:r w:rsidRPr="003805EE">
        <w:rPr>
          <w:rFonts w:ascii="Helvetica" w:hAnsi="Helvetica"/>
          <w:sz w:val="22"/>
          <w:szCs w:val="22"/>
        </w:rPr>
        <w:t xml:space="preserve">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6</w:t>
      </w:r>
      <w:r w:rsidRPr="003805EE">
        <w:rPr>
          <w:rFonts w:ascii="Helvetica" w:hAnsi="Helvetica"/>
          <w:sz w:val="22"/>
          <w:szCs w:val="22"/>
        </w:rPr>
        <w:t>)</w:t>
      </w:r>
    </w:p>
    <w:p w14:paraId="74686CB4" w14:textId="77777777" w:rsidR="004352AB" w:rsidRPr="003805EE" w:rsidRDefault="004352AB">
      <w:pPr>
        <w:rPr>
          <w:rFonts w:ascii="Helvetica" w:hAnsi="Helvetica"/>
          <w:sz w:val="22"/>
          <w:szCs w:val="22"/>
        </w:rPr>
        <w:pPrChange w:id="948" w:author="Adrian Stier" w:date="2020-12-04T07:09:00Z">
          <w:pPr>
            <w:spacing w:line="480" w:lineRule="auto"/>
          </w:pPr>
        </w:pPrChange>
      </w:pPr>
    </w:p>
    <w:p w14:paraId="0E27F355" w14:textId="77777777" w:rsidR="004352AB" w:rsidRPr="003805EE" w:rsidRDefault="004352AB">
      <w:pPr>
        <w:rPr>
          <w:rFonts w:ascii="Helvetica" w:hAnsi="Helvetica"/>
          <w:sz w:val="22"/>
          <w:szCs w:val="22"/>
        </w:rPr>
        <w:pPrChange w:id="949" w:author="Adrian Stier" w:date="2020-12-04T07:09:00Z">
          <w:pPr>
            <w:spacing w:line="480" w:lineRule="auto"/>
          </w:pPr>
        </w:pPrChange>
      </w:pPr>
      <w:r w:rsidRPr="003805EE">
        <w:rPr>
          <w:rFonts w:ascii="Helvetica" w:hAnsi="Helvetica"/>
          <w:sz w:val="22"/>
          <w:szCs w:val="22"/>
        </w:rPr>
        <w:t xml:space="preserve">and </w:t>
      </w:r>
    </w:p>
    <w:p w14:paraId="2651C774" w14:textId="77777777" w:rsidR="004352AB" w:rsidRPr="003805EE" w:rsidRDefault="004352AB">
      <w:pPr>
        <w:rPr>
          <w:rFonts w:ascii="Helvetica" w:hAnsi="Helvetica"/>
          <w:sz w:val="22"/>
          <w:szCs w:val="22"/>
        </w:rPr>
        <w:pPrChange w:id="950" w:author="Adrian Stier" w:date="2020-12-04T07:09:00Z">
          <w:pPr>
            <w:spacing w:line="480" w:lineRule="auto"/>
          </w:pPr>
        </w:pPrChange>
      </w:pPr>
    </w:p>
    <w:p w14:paraId="4B987766" w14:textId="7160E446" w:rsidR="004352AB" w:rsidRPr="003805EE" w:rsidRDefault="00CA7AF3">
      <w:pPr>
        <w:tabs>
          <w:tab w:val="left" w:pos="8640"/>
        </w:tabs>
        <w:rPr>
          <w:rFonts w:ascii="Helvetica" w:hAnsi="Helvetica"/>
          <w:sz w:val="22"/>
          <w:szCs w:val="22"/>
        </w:rPr>
        <w:pPrChange w:id="951" w:author="Adrian Stier" w:date="2020-12-04T07:09:00Z">
          <w:pPr>
            <w:tabs>
              <w:tab w:val="left" w:pos="8640"/>
            </w:tabs>
            <w:spacing w:line="480" w:lineRule="auto"/>
          </w:pPr>
        </w:pPrChange>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4352AB" w:rsidRPr="003805EE">
        <w:rPr>
          <w:rFonts w:ascii="Helvetica" w:hAnsi="Helvetica"/>
          <w:sz w:val="22"/>
          <w:szCs w:val="22"/>
        </w:rPr>
        <w:t xml:space="preserve">. </w:t>
      </w:r>
      <w:r w:rsidR="004352AB" w:rsidRPr="003805EE">
        <w:rPr>
          <w:rFonts w:ascii="Helvetica" w:hAnsi="Helvetica"/>
          <w:sz w:val="22"/>
          <w:szCs w:val="22"/>
        </w:rPr>
        <w:tab/>
        <w:t>(</w:t>
      </w:r>
      <w:r w:rsidR="00555417" w:rsidRPr="003805EE">
        <w:rPr>
          <w:rFonts w:ascii="Helvetica" w:hAnsi="Helvetica"/>
          <w:sz w:val="22"/>
          <w:szCs w:val="22"/>
        </w:rPr>
        <w:t>7</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21D1FD4B" w14:textId="2A1A6824" w:rsidR="004352AB" w:rsidRPr="003805EE" w:rsidRDefault="004352AB">
      <w:pPr>
        <w:rPr>
          <w:rFonts w:ascii="Helvetica" w:hAnsi="Helvetica"/>
          <w:sz w:val="22"/>
          <w:szCs w:val="22"/>
        </w:rPr>
        <w:pPrChange w:id="952" w:author="Adrian Stier" w:date="2020-12-04T07:09:00Z">
          <w:pPr>
            <w:spacing w:line="480" w:lineRule="auto"/>
          </w:pPr>
        </w:pPrChange>
      </w:pPr>
      <w:r w:rsidRPr="003805EE">
        <w:rPr>
          <w:rFonts w:ascii="Helvetica" w:hAnsi="Helvetica"/>
          <w:sz w:val="22"/>
          <w:szCs w:val="22"/>
        </w:rPr>
        <w:t xml:space="preserve">The total expected yield at time </w:t>
      </w:r>
      <w:proofErr w:type="spellStart"/>
      <w:r w:rsidRPr="003805EE">
        <w:rPr>
          <w:rFonts w:ascii="Helvetica" w:hAnsi="Helvetica"/>
          <w:i/>
          <w:sz w:val="22"/>
          <w:szCs w:val="22"/>
        </w:rPr>
        <w:t>t</w:t>
      </w:r>
      <w:proofErr w:type="spellEnd"/>
      <w:r w:rsidRPr="003805EE">
        <w:rPr>
          <w:rFonts w:ascii="Helvetica" w:hAnsi="Helvetica"/>
          <w:sz w:val="22"/>
          <w:szCs w:val="22"/>
        </w:rPr>
        <w:t xml:space="preserve"> </w:t>
      </w:r>
      <w:r w:rsidR="0073379F" w:rsidRPr="003805EE">
        <w:rPr>
          <w:rFonts w:ascii="Helvetica" w:hAnsi="Helvetica"/>
          <w:sz w:val="22"/>
          <w:szCs w:val="22"/>
        </w:rPr>
        <w:t>was</w:t>
      </w:r>
      <w:r w:rsidRPr="003805EE">
        <w:rPr>
          <w:rFonts w:ascii="Helvetica" w:hAnsi="Helvetica"/>
          <w:sz w:val="22"/>
          <w:szCs w:val="22"/>
        </w:rPr>
        <w:t xml:space="preserve"> therefore:</w:t>
      </w:r>
    </w:p>
    <w:p w14:paraId="21A9630A" w14:textId="77777777" w:rsidR="004352AB" w:rsidRPr="003805EE" w:rsidRDefault="004352AB">
      <w:pPr>
        <w:rPr>
          <w:rFonts w:ascii="Helvetica" w:hAnsi="Helvetica"/>
          <w:sz w:val="22"/>
          <w:szCs w:val="22"/>
        </w:rPr>
        <w:pPrChange w:id="953" w:author="Adrian Stier" w:date="2020-12-04T07:09:00Z">
          <w:pPr>
            <w:spacing w:line="480" w:lineRule="auto"/>
          </w:pPr>
        </w:pPrChange>
      </w:pPr>
    </w:p>
    <w:p w14:paraId="14114F33" w14:textId="0BDA30C0" w:rsidR="004352AB" w:rsidRPr="003805EE" w:rsidRDefault="004352AB">
      <w:pPr>
        <w:tabs>
          <w:tab w:val="left" w:pos="8640"/>
        </w:tabs>
        <w:rPr>
          <w:rFonts w:ascii="Helvetica" w:hAnsi="Helvetica"/>
          <w:sz w:val="22"/>
          <w:szCs w:val="22"/>
        </w:rPr>
        <w:pPrChange w:id="954" w:author="Adrian Stier" w:date="2020-12-04T07:09:00Z">
          <w:pPr>
            <w:tabs>
              <w:tab w:val="left" w:pos="8640"/>
            </w:tabs>
            <w:spacing w:line="480" w:lineRule="auto"/>
          </w:pPr>
        </w:pPrChange>
      </w:pPr>
      <w:r w:rsidRPr="003805EE">
        <w:rPr>
          <w:rFonts w:ascii="Helvetica" w:hAnsi="Helvetica"/>
          <w:sz w:val="22"/>
          <w:szCs w:val="22"/>
        </w:rPr>
        <w:lastRenderedPageBreak/>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8</w:t>
      </w:r>
      <w:r w:rsidRPr="003805EE">
        <w:rPr>
          <w:rFonts w:ascii="Helvetica" w:hAnsi="Helvetica"/>
          <w:sz w:val="22"/>
          <w:szCs w:val="22"/>
        </w:rPr>
        <w:t>)</w:t>
      </w:r>
    </w:p>
    <w:p w14:paraId="69BC3F2A" w14:textId="77777777" w:rsidR="004352AB" w:rsidRPr="003805EE" w:rsidRDefault="004352AB">
      <w:pPr>
        <w:tabs>
          <w:tab w:val="left" w:pos="8640"/>
        </w:tabs>
        <w:rPr>
          <w:rFonts w:ascii="Helvetica" w:hAnsi="Helvetica"/>
          <w:sz w:val="22"/>
          <w:szCs w:val="22"/>
        </w:rPr>
        <w:pPrChange w:id="955" w:author="Adrian Stier" w:date="2020-12-04T07:09:00Z">
          <w:pPr>
            <w:tabs>
              <w:tab w:val="left" w:pos="8640"/>
            </w:tabs>
            <w:spacing w:line="480" w:lineRule="auto"/>
          </w:pPr>
        </w:pPrChange>
      </w:pPr>
    </w:p>
    <w:p w14:paraId="55C48EA9" w14:textId="4E21C64B" w:rsidR="004352AB" w:rsidRPr="003805EE" w:rsidRDefault="004352AB">
      <w:pPr>
        <w:rPr>
          <w:rFonts w:ascii="Helvetica" w:hAnsi="Helvetica"/>
          <w:sz w:val="22"/>
          <w:szCs w:val="22"/>
        </w:rPr>
        <w:pPrChange w:id="956" w:author="Adrian Stier" w:date="2020-12-04T07:09:00Z">
          <w:pPr>
            <w:spacing w:line="480" w:lineRule="auto"/>
          </w:pPr>
        </w:pPrChange>
      </w:pPr>
      <w:r w:rsidRPr="003805EE">
        <w:rPr>
          <w:rFonts w:ascii="Helvetica" w:hAnsi="Helvetica"/>
          <w:sz w:val="22"/>
          <w:szCs w:val="22"/>
        </w:rPr>
        <w:t xml:space="preserve">This yield </w:t>
      </w:r>
      <w:r w:rsidR="00E76774" w:rsidRPr="003805EE">
        <w:rPr>
          <w:rFonts w:ascii="Helvetica" w:hAnsi="Helvetica"/>
          <w:sz w:val="22"/>
          <w:szCs w:val="22"/>
        </w:rPr>
        <w:t>wa</w:t>
      </w:r>
      <w:r w:rsidRPr="003805EE">
        <w:rPr>
          <w:rFonts w:ascii="Helvetica" w:hAnsi="Helvetica"/>
          <w:sz w:val="22"/>
          <w:szCs w:val="22"/>
        </w:rPr>
        <w:t>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3805EE">
        <w:rPr>
          <w:rFonts w:ascii="Helvetica" w:hAnsi="Helvetica"/>
          <w:sz w:val="22"/>
          <w:szCs w:val="22"/>
        </w:rPr>
        <w:t xml:space="preserve"> and the model continue</w:t>
      </w:r>
      <w:r w:rsidR="0073379F" w:rsidRPr="003805EE">
        <w:rPr>
          <w:rFonts w:ascii="Helvetica" w:hAnsi="Helvetica"/>
          <w:sz w:val="22"/>
          <w:szCs w:val="22"/>
        </w:rPr>
        <w:t>d</w:t>
      </w:r>
      <w:r w:rsidRPr="003805EE">
        <w:rPr>
          <w:rFonts w:ascii="Helvetica" w:hAnsi="Helvetica"/>
          <w:sz w:val="22"/>
          <w:szCs w:val="22"/>
        </w:rPr>
        <w:t xml:space="preserve"> for a </w:t>
      </w:r>
      <w:del w:id="957" w:author="Adrian Stier" w:date="2020-12-15T12:22:00Z">
        <w:r w:rsidRPr="003805EE" w:rsidDel="00E17B07">
          <w:rPr>
            <w:rFonts w:ascii="Helvetica" w:hAnsi="Helvetica"/>
            <w:sz w:val="22"/>
            <w:szCs w:val="22"/>
          </w:rPr>
          <w:delText>20</w:delText>
        </w:r>
      </w:del>
      <w:ins w:id="958" w:author="Adrian Stier" w:date="2020-12-15T12:22:00Z">
        <w:r w:rsidR="00E17B07">
          <w:rPr>
            <w:rFonts w:ascii="Helvetica" w:hAnsi="Helvetica"/>
            <w:sz w:val="22"/>
            <w:szCs w:val="22"/>
          </w:rPr>
          <w:t>50</w:t>
        </w:r>
      </w:ins>
      <w:r w:rsidR="0073379F" w:rsidRPr="003805EE">
        <w:rPr>
          <w:rFonts w:ascii="Helvetica" w:hAnsi="Helvetica"/>
          <w:sz w:val="22"/>
          <w:szCs w:val="22"/>
        </w:rPr>
        <w:t>-</w:t>
      </w:r>
      <w:r w:rsidRPr="003805EE">
        <w:rPr>
          <w:rFonts w:ascii="Helvetica" w:hAnsi="Helvetica"/>
          <w:sz w:val="22"/>
          <w:szCs w:val="22"/>
        </w:rPr>
        <w:t xml:space="preserve">year simulation. </w:t>
      </w:r>
      <w:r w:rsidR="00B60BD9" w:rsidRPr="003805EE">
        <w:rPr>
          <w:rFonts w:ascii="Helvetica" w:hAnsi="Helvetica"/>
          <w:sz w:val="22"/>
          <w:szCs w:val="22"/>
        </w:rPr>
        <w:t xml:space="preserve">For graphical representation of the management model and examples of </w:t>
      </w:r>
      <w:del w:id="959" w:author="Adrian Stier" w:date="2020-12-15T12:22:00Z">
        <w:r w:rsidR="00B60BD9" w:rsidRPr="003805EE" w:rsidDel="00E17B07">
          <w:rPr>
            <w:rFonts w:ascii="Helvetica" w:hAnsi="Helvetica"/>
            <w:sz w:val="22"/>
            <w:szCs w:val="22"/>
          </w:rPr>
          <w:delText>20</w:delText>
        </w:r>
      </w:del>
      <w:ins w:id="960" w:author="Adrian Stier" w:date="2020-12-15T12:22:00Z">
        <w:r w:rsidR="00E17B07">
          <w:rPr>
            <w:rFonts w:ascii="Helvetica" w:hAnsi="Helvetica"/>
            <w:sz w:val="22"/>
            <w:szCs w:val="22"/>
          </w:rPr>
          <w:t>50</w:t>
        </w:r>
      </w:ins>
      <w:r w:rsidR="00B60BD9" w:rsidRPr="003805EE">
        <w:rPr>
          <w:rFonts w:ascii="Helvetica" w:hAnsi="Helvetica"/>
          <w:sz w:val="22"/>
          <w:szCs w:val="22"/>
        </w:rPr>
        <w:t xml:space="preserve">-year simulations with low and high uncertainty in estimated biomass see Figure S1. </w:t>
      </w:r>
    </w:p>
    <w:p w14:paraId="103D2771" w14:textId="77777777" w:rsidR="00175C87" w:rsidRPr="003805EE" w:rsidRDefault="00175C87">
      <w:pPr>
        <w:rPr>
          <w:rFonts w:ascii="Helvetica" w:hAnsi="Helvetica"/>
          <w:sz w:val="22"/>
          <w:szCs w:val="22"/>
        </w:rPr>
        <w:pPrChange w:id="961" w:author="Adrian Stier" w:date="2020-12-04T07:09:00Z">
          <w:pPr>
            <w:spacing w:line="480" w:lineRule="auto"/>
          </w:pPr>
        </w:pPrChange>
      </w:pPr>
    </w:p>
    <w:p w14:paraId="17B925CE" w14:textId="11A644F9" w:rsidR="00CD565E" w:rsidRPr="003805EE" w:rsidRDefault="007F61D2">
      <w:pPr>
        <w:rPr>
          <w:rFonts w:ascii="Helvetica" w:hAnsi="Helvetica"/>
          <w:sz w:val="22"/>
          <w:szCs w:val="22"/>
        </w:rPr>
        <w:pPrChange w:id="962" w:author="Adrian Stier" w:date="2020-12-04T07:09:00Z">
          <w:pPr>
            <w:spacing w:line="480" w:lineRule="auto"/>
          </w:pPr>
        </w:pPrChange>
      </w:pPr>
      <w:r w:rsidRPr="003805EE">
        <w:rPr>
          <w:rFonts w:ascii="Helvetica" w:hAnsi="Helvetica"/>
          <w:sz w:val="22"/>
          <w:szCs w:val="22"/>
          <w:u w:val="single"/>
        </w:rPr>
        <w:t xml:space="preserve">Value of the </w:t>
      </w:r>
      <w:r w:rsidR="00FF6503" w:rsidRPr="003805EE">
        <w:rPr>
          <w:rFonts w:ascii="Helvetica" w:hAnsi="Helvetica"/>
          <w:sz w:val="22"/>
          <w:szCs w:val="22"/>
          <w:u w:val="single"/>
        </w:rPr>
        <w:t>Resource</w:t>
      </w:r>
      <w:r w:rsidRPr="003805EE">
        <w:rPr>
          <w:rFonts w:ascii="Helvetica" w:hAnsi="Helvetica"/>
          <w:sz w:val="22"/>
          <w:szCs w:val="22"/>
          <w:u w:val="single"/>
        </w:rPr>
        <w:t xml:space="preserve"> and Cost of Monitoring</w:t>
      </w:r>
      <w:r w:rsidR="0039037D" w:rsidRPr="003805EE">
        <w:rPr>
          <w:rFonts w:ascii="Helvetica" w:hAnsi="Helvetica"/>
          <w:sz w:val="22"/>
          <w:szCs w:val="22"/>
        </w:rPr>
        <w:t xml:space="preserve">: </w:t>
      </w:r>
      <w:r w:rsidR="000A75E1" w:rsidRPr="003805EE">
        <w:rPr>
          <w:rFonts w:ascii="Helvetica" w:hAnsi="Helvetica"/>
          <w:sz w:val="22"/>
          <w:szCs w:val="22"/>
        </w:rPr>
        <w:t>We estimate</w:t>
      </w:r>
      <w:r w:rsidR="008451D2" w:rsidRPr="003805EE">
        <w:rPr>
          <w:rFonts w:ascii="Helvetica" w:hAnsi="Helvetica"/>
          <w:sz w:val="22"/>
          <w:szCs w:val="22"/>
        </w:rPr>
        <w:t>d</w:t>
      </w:r>
      <w:r w:rsidR="000A75E1" w:rsidRPr="003805EE">
        <w:rPr>
          <w:rFonts w:ascii="Helvetica" w:hAnsi="Helvetica"/>
          <w:sz w:val="22"/>
          <w:szCs w:val="22"/>
        </w:rPr>
        <w:t xml:space="preserve"> the</w:t>
      </w:r>
      <w:r w:rsidR="00127FEE" w:rsidRPr="003805EE">
        <w:rPr>
          <w:rFonts w:ascii="Helvetica" w:hAnsi="Helvetica"/>
          <w:sz w:val="22"/>
          <w:szCs w:val="22"/>
        </w:rPr>
        <w:t xml:space="preserve"> value of the </w:t>
      </w:r>
      <w:r w:rsidR="0090182E" w:rsidRPr="003805EE">
        <w:rPr>
          <w:rFonts w:ascii="Helvetica" w:hAnsi="Helvetica"/>
          <w:sz w:val="22"/>
          <w:szCs w:val="22"/>
        </w:rPr>
        <w:t>resource</w:t>
      </w:r>
      <w:r w:rsidR="007821E5" w:rsidRPr="003805EE">
        <w:rPr>
          <w:rFonts w:ascii="Helvetica" w:hAnsi="Helvetica"/>
          <w:sz w:val="22"/>
          <w:szCs w:val="22"/>
        </w:rPr>
        <w:t xml:space="preserve"> extracted</w:t>
      </w:r>
      <w:r w:rsidR="006B5E99" w:rsidRPr="003805EE">
        <w:rPr>
          <w:rFonts w:ascii="Helvetica" w:hAnsi="Helvetica"/>
          <w:sz w:val="22"/>
          <w:szCs w:val="22"/>
        </w:rPr>
        <w:t xml:space="preserve"> at time </w:t>
      </w:r>
      <w:r w:rsidR="006B5E99" w:rsidRPr="00693745">
        <w:rPr>
          <w:rFonts w:ascii="Helvetica" w:hAnsi="Helvetica"/>
          <w:i/>
          <w:iCs/>
          <w:sz w:val="22"/>
          <w:szCs w:val="22"/>
          <w:rPrChange w:id="963" w:author="Megsie Siple" w:date="2020-08-20T10:25:00Z">
            <w:rPr>
              <w:rFonts w:ascii="Helvetica" w:hAnsi="Helvetica"/>
              <w:sz w:val="22"/>
              <w:szCs w:val="22"/>
            </w:rPr>
          </w:rPrChange>
        </w:rPr>
        <w:t>t</w:t>
      </w:r>
      <w:r w:rsidR="006B5E9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3805EE">
        <w:rPr>
          <w:rFonts w:ascii="Helvetica" w:hAnsi="Helvetica"/>
          <w:sz w:val="22"/>
          <w:szCs w:val="22"/>
        </w:rPr>
        <w:t>)</w:t>
      </w:r>
      <w:r w:rsidR="00127FEE" w:rsidRPr="003805EE">
        <w:rPr>
          <w:rFonts w:ascii="Helvetica" w:hAnsi="Helvetica"/>
          <w:sz w:val="22"/>
          <w:szCs w:val="22"/>
        </w:rPr>
        <w:t xml:space="preserve"> as</w:t>
      </w:r>
      <w:r w:rsidR="006B5E99" w:rsidRPr="003805EE">
        <w:rPr>
          <w:rFonts w:ascii="Helvetica" w:hAnsi="Helvetica"/>
          <w:sz w:val="22"/>
          <w:szCs w:val="22"/>
        </w:rPr>
        <w:t>:</w:t>
      </w:r>
    </w:p>
    <w:p w14:paraId="00F9AEF2" w14:textId="77777777" w:rsidR="00CD565E" w:rsidRPr="003805EE" w:rsidRDefault="00CD565E">
      <w:pPr>
        <w:rPr>
          <w:rFonts w:ascii="Helvetica" w:hAnsi="Helvetica"/>
          <w:sz w:val="22"/>
          <w:szCs w:val="22"/>
        </w:rPr>
        <w:pPrChange w:id="964" w:author="Adrian Stier" w:date="2020-12-04T07:09:00Z">
          <w:pPr>
            <w:spacing w:line="480" w:lineRule="auto"/>
          </w:pPr>
        </w:pPrChange>
      </w:pPr>
    </w:p>
    <w:p w14:paraId="68717DBD" w14:textId="780DFEFA" w:rsidR="00CD565E" w:rsidRPr="003805EE" w:rsidRDefault="006B5E99">
      <w:pPr>
        <w:tabs>
          <w:tab w:val="left" w:pos="8640"/>
        </w:tabs>
        <w:rPr>
          <w:rFonts w:ascii="Helvetica" w:hAnsi="Helvetica"/>
          <w:sz w:val="22"/>
          <w:szCs w:val="22"/>
        </w:rPr>
        <w:pPrChange w:id="965" w:author="Adrian Stier" w:date="2020-12-04T07:09:00Z">
          <w:pPr>
            <w:tabs>
              <w:tab w:val="left" w:pos="8640"/>
            </w:tabs>
            <w:spacing w:line="480" w:lineRule="auto"/>
          </w:pPr>
        </w:pPrChange>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CD565E" w:rsidRPr="003805EE">
        <w:rPr>
          <w:rFonts w:ascii="Helvetica" w:hAnsi="Helvetica"/>
          <w:sz w:val="22"/>
          <w:szCs w:val="22"/>
        </w:rPr>
        <w:tab/>
        <w:t>(</w:t>
      </w:r>
      <w:r w:rsidR="00555417" w:rsidRPr="003805EE">
        <w:rPr>
          <w:rFonts w:ascii="Helvetica" w:hAnsi="Helvetica"/>
          <w:sz w:val="22"/>
          <w:szCs w:val="22"/>
        </w:rPr>
        <w:t>9</w:t>
      </w:r>
      <w:r w:rsidR="00CD565E" w:rsidRPr="003805EE">
        <w:rPr>
          <w:rFonts w:ascii="Helvetica" w:hAnsi="Helvetica"/>
          <w:sz w:val="22"/>
          <w:szCs w:val="22"/>
        </w:rPr>
        <w:t>)</w:t>
      </w:r>
    </w:p>
    <w:p w14:paraId="23508DDC" w14:textId="77777777" w:rsidR="00CD565E" w:rsidRPr="003805EE" w:rsidRDefault="00CD565E">
      <w:pPr>
        <w:rPr>
          <w:rFonts w:ascii="Helvetica" w:hAnsi="Helvetica"/>
          <w:sz w:val="22"/>
          <w:szCs w:val="22"/>
        </w:rPr>
        <w:pPrChange w:id="966" w:author="Adrian Stier" w:date="2020-12-04T07:09:00Z">
          <w:pPr>
            <w:spacing w:line="480" w:lineRule="auto"/>
          </w:pPr>
        </w:pPrChange>
      </w:pPr>
    </w:p>
    <w:p w14:paraId="598787DC" w14:textId="1F9E3D56" w:rsidR="004F6D9D" w:rsidRPr="003805EE" w:rsidRDefault="006B5E99">
      <w:pPr>
        <w:rPr>
          <w:rFonts w:ascii="Helvetica" w:hAnsi="Helvetica"/>
          <w:sz w:val="22"/>
          <w:szCs w:val="22"/>
        </w:rPr>
        <w:pPrChange w:id="967" w:author="Adrian Stier" w:date="2020-12-04T07:09:00Z">
          <w:pPr>
            <w:spacing w:line="480" w:lineRule="auto"/>
          </w:pPr>
        </w:pPrChange>
      </w:pPr>
      <w:r w:rsidRPr="003805EE">
        <w:rPr>
          <w:rFonts w:ascii="Helvetica" w:hAnsi="Helvetica"/>
          <w:sz w:val="22"/>
          <w:szCs w:val="22"/>
        </w:rPr>
        <w:t xml:space="preserve">where </w:t>
      </w:r>
      <m:oMath>
        <m:r>
          <w:rPr>
            <w:rFonts w:ascii="Cambria Math" w:hAnsi="Cambria Math"/>
            <w:sz w:val="22"/>
            <w:szCs w:val="22"/>
          </w:rPr>
          <m:t>p</m:t>
        </m:r>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3805EE">
        <w:rPr>
          <w:rFonts w:ascii="Helvetica" w:hAnsi="Helvetica"/>
          <w:sz w:val="22"/>
          <w:szCs w:val="22"/>
        </w:rPr>
        <w:t xml:space="preserve"> </w:t>
      </w:r>
      <w:r w:rsidR="0082304F" w:rsidRPr="003805EE">
        <w:rPr>
          <w:rFonts w:ascii="Helvetica" w:hAnsi="Helvetica"/>
          <w:sz w:val="22"/>
          <w:szCs w:val="22"/>
        </w:rPr>
        <w:t>are</w:t>
      </w:r>
      <w:r w:rsidR="009E4C29" w:rsidRPr="003805EE">
        <w:rPr>
          <w:rFonts w:ascii="Helvetica" w:hAnsi="Helvetica"/>
          <w:sz w:val="22"/>
          <w:szCs w:val="22"/>
        </w:rPr>
        <w:t xml:space="preserve"> the </w:t>
      </w:r>
      <w:r w:rsidR="008451D2" w:rsidRPr="003805EE">
        <w:rPr>
          <w:rFonts w:ascii="Helvetica" w:hAnsi="Helvetica"/>
          <w:sz w:val="22"/>
          <w:szCs w:val="22"/>
        </w:rPr>
        <w:t xml:space="preserve">per unit </w:t>
      </w:r>
      <w:r w:rsidR="009E4C29" w:rsidRPr="003805EE">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w:t>
      </w:r>
      <w:r w:rsidR="00BA3612" w:rsidRPr="003805EE">
        <w:rPr>
          <w:rFonts w:ascii="Helvetica" w:hAnsi="Helvetica"/>
          <w:sz w:val="22"/>
          <w:szCs w:val="22"/>
        </w:rPr>
        <w:t xml:space="preserve">total </w:t>
      </w:r>
      <w:r w:rsidR="009E4C29" w:rsidRPr="003805EE">
        <w:rPr>
          <w:rFonts w:ascii="Helvetica" w:hAnsi="Helvetica"/>
          <w:sz w:val="22"/>
          <w:szCs w:val="22"/>
        </w:rPr>
        <w:t xml:space="preserve">biomass of the resource at time </w:t>
      </w:r>
      <w:proofErr w:type="gramStart"/>
      <w:r w:rsidR="009E4C29" w:rsidRPr="00693745">
        <w:rPr>
          <w:rFonts w:ascii="Helvetica" w:hAnsi="Helvetica"/>
          <w:i/>
          <w:iCs/>
          <w:sz w:val="22"/>
          <w:szCs w:val="22"/>
          <w:rPrChange w:id="968" w:author="Megsie Siple" w:date="2020-08-20T10:25:00Z">
            <w:rPr>
              <w:rFonts w:ascii="Helvetica" w:hAnsi="Helvetica"/>
              <w:sz w:val="22"/>
              <w:szCs w:val="22"/>
            </w:rPr>
          </w:rPrChange>
        </w:rPr>
        <w:t>t</w:t>
      </w:r>
      <w:r w:rsidR="009E4C29" w:rsidRPr="003805EE">
        <w:rPr>
          <w:rFonts w:ascii="Helvetica" w:hAnsi="Helvetica"/>
          <w:sz w:val="22"/>
          <w:szCs w:val="22"/>
        </w:rPr>
        <w:t>.</w:t>
      </w:r>
      <w:proofErr w:type="gramEnd"/>
      <w:r w:rsidR="008A6BA1" w:rsidRPr="003805EE">
        <w:rPr>
          <w:rFonts w:ascii="Helvetica" w:hAnsi="Helvetica"/>
          <w:sz w:val="22"/>
          <w:szCs w:val="22"/>
        </w:rPr>
        <w:t xml:space="preserve"> If the costs and </w:t>
      </w:r>
      <w:r w:rsidR="00756CE0" w:rsidRPr="003805EE">
        <w:rPr>
          <w:rFonts w:ascii="Helvetica" w:hAnsi="Helvetica"/>
          <w:sz w:val="22"/>
          <w:szCs w:val="22"/>
        </w:rPr>
        <w:t>benefits are born by the same party then</w:t>
      </w:r>
      <w:r w:rsidR="008A6BA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756CE0" w:rsidRPr="003805EE">
        <w:rPr>
          <w:rFonts w:ascii="Helvetica" w:hAnsi="Helvetica"/>
          <w:sz w:val="22"/>
          <w:szCs w:val="22"/>
        </w:rPr>
        <w:t xml:space="preserve"> represents profit, but since we consider the costs of monitoring being born by the same and different </w:t>
      </w:r>
      <w:del w:id="969" w:author="Megsie Siple" w:date="2020-08-20T10:25:00Z">
        <w:r w:rsidR="00756CE0" w:rsidRPr="003805EE" w:rsidDel="00693745">
          <w:rPr>
            <w:rFonts w:ascii="Helvetica" w:hAnsi="Helvetica"/>
            <w:sz w:val="22"/>
            <w:szCs w:val="22"/>
          </w:rPr>
          <w:delText xml:space="preserve">party </w:delText>
        </w:r>
      </w:del>
      <w:ins w:id="970" w:author="Megsie Siple" w:date="2020-08-20T10:25:00Z">
        <w:r w:rsidR="00693745" w:rsidRPr="003805EE">
          <w:rPr>
            <w:rFonts w:ascii="Helvetica" w:hAnsi="Helvetica"/>
            <w:sz w:val="22"/>
            <w:szCs w:val="22"/>
          </w:rPr>
          <w:t>part</w:t>
        </w:r>
        <w:r w:rsidR="00693745">
          <w:rPr>
            <w:rFonts w:ascii="Helvetica" w:hAnsi="Helvetica"/>
            <w:sz w:val="22"/>
            <w:szCs w:val="22"/>
          </w:rPr>
          <w:t>ies</w:t>
        </w:r>
        <w:r w:rsidR="00693745" w:rsidRPr="003805EE">
          <w:rPr>
            <w:rFonts w:ascii="Helvetica" w:hAnsi="Helvetica"/>
            <w:sz w:val="22"/>
            <w:szCs w:val="22"/>
          </w:rPr>
          <w:t xml:space="preserve"> </w:t>
        </w:r>
      </w:ins>
      <w:r w:rsidR="00756CE0" w:rsidRPr="003805EE">
        <w:rPr>
          <w:rFonts w:ascii="Helvetica" w:hAnsi="Helvetica"/>
          <w:sz w:val="22"/>
          <w:szCs w:val="22"/>
        </w:rPr>
        <w:t>below</w:t>
      </w:r>
      <w:ins w:id="971" w:author="Megsie Siple" w:date="2020-08-20T10:25:00Z">
        <w:r w:rsidR="00693745">
          <w:rPr>
            <w:rFonts w:ascii="Helvetica" w:hAnsi="Helvetica"/>
            <w:sz w:val="22"/>
            <w:szCs w:val="22"/>
          </w:rPr>
          <w:t>,</w:t>
        </w:r>
      </w:ins>
      <w:r w:rsidR="00756CE0" w:rsidRPr="003805EE">
        <w:rPr>
          <w:rFonts w:ascii="Helvetica" w:hAnsi="Helvetica"/>
          <w:sz w:val="22"/>
          <w:szCs w:val="22"/>
        </w:rPr>
        <w:t xml:space="preserve"> we refer to this loosely as value. </w:t>
      </w:r>
      <w:r w:rsidR="00AC375B" w:rsidRPr="003805EE">
        <w:rPr>
          <w:rFonts w:ascii="Helvetica" w:hAnsi="Helvetica"/>
          <w:sz w:val="22"/>
          <w:szCs w:val="22"/>
        </w:rPr>
        <w:t xml:space="preserve">We </w:t>
      </w:r>
      <w:del w:id="972" w:author="Megsie Siple" w:date="2020-08-20T10:26:00Z">
        <w:r w:rsidR="00AC375B" w:rsidRPr="003805EE" w:rsidDel="00693745">
          <w:rPr>
            <w:rFonts w:ascii="Helvetica" w:hAnsi="Helvetica"/>
            <w:sz w:val="22"/>
            <w:szCs w:val="22"/>
          </w:rPr>
          <w:delText xml:space="preserve">then </w:delText>
        </w:r>
      </w:del>
      <w:r w:rsidR="00580186" w:rsidRPr="003805EE">
        <w:rPr>
          <w:rFonts w:ascii="Helvetica" w:hAnsi="Helvetica"/>
          <w:sz w:val="22"/>
          <w:szCs w:val="22"/>
        </w:rPr>
        <w:t>estimated the n</w:t>
      </w:r>
      <w:r w:rsidR="00E61DE3" w:rsidRPr="003805EE">
        <w:rPr>
          <w:rFonts w:ascii="Helvetica" w:hAnsi="Helvetica"/>
          <w:sz w:val="22"/>
          <w:szCs w:val="22"/>
        </w:rPr>
        <w:t xml:space="preserve">et </w:t>
      </w:r>
      <w:r w:rsidR="00580186" w:rsidRPr="003805EE">
        <w:rPr>
          <w:rFonts w:ascii="Helvetica" w:hAnsi="Helvetica"/>
          <w:sz w:val="22"/>
          <w:szCs w:val="22"/>
        </w:rPr>
        <w:t>p</w:t>
      </w:r>
      <w:r w:rsidR="00E61DE3" w:rsidRPr="003805EE">
        <w:rPr>
          <w:rFonts w:ascii="Helvetica" w:hAnsi="Helvetica"/>
          <w:sz w:val="22"/>
          <w:szCs w:val="22"/>
        </w:rPr>
        <w:t xml:space="preserve">resent </w:t>
      </w:r>
      <w:r w:rsidR="00580186" w:rsidRPr="003805EE">
        <w:rPr>
          <w:rFonts w:ascii="Helvetica" w:hAnsi="Helvetica"/>
          <w:sz w:val="22"/>
          <w:szCs w:val="22"/>
        </w:rPr>
        <w:t>v</w:t>
      </w:r>
      <w:r w:rsidR="00E61DE3" w:rsidRPr="003805EE">
        <w:rPr>
          <w:rFonts w:ascii="Helvetica" w:hAnsi="Helvetica"/>
          <w:sz w:val="22"/>
          <w:szCs w:val="22"/>
        </w:rPr>
        <w:t>alue</w:t>
      </w:r>
      <w:r w:rsidR="00580186" w:rsidRPr="003805EE">
        <w:rPr>
          <w:rFonts w:ascii="Helvetica" w:hAnsi="Helvetica"/>
          <w:sz w:val="22"/>
          <w:szCs w:val="22"/>
        </w:rPr>
        <w:t xml:space="preserve"> (NPV)</w:t>
      </w:r>
      <w:r w:rsidR="00E61DE3" w:rsidRPr="003805EE">
        <w:rPr>
          <w:rFonts w:ascii="Helvetica" w:hAnsi="Helvetica"/>
          <w:sz w:val="22"/>
          <w:szCs w:val="22"/>
        </w:rPr>
        <w:t xml:space="preserve"> of the resource </w:t>
      </w:r>
      <w:del w:id="973" w:author="Megsie Siple" w:date="2020-08-20T10:26:00Z">
        <w:r w:rsidR="00B60AEC" w:rsidRPr="003805EE" w:rsidDel="00693745">
          <w:rPr>
            <w:rFonts w:ascii="Helvetica" w:hAnsi="Helvetica"/>
            <w:sz w:val="22"/>
            <w:szCs w:val="22"/>
          </w:rPr>
          <w:delText xml:space="preserve">for </w:delText>
        </w:r>
      </w:del>
      <w:ins w:id="974" w:author="Megsie Siple" w:date="2020-08-20T10:26:00Z">
        <w:r w:rsidR="00693745">
          <w:rPr>
            <w:rFonts w:ascii="Helvetica" w:hAnsi="Helvetica"/>
            <w:sz w:val="22"/>
            <w:szCs w:val="22"/>
          </w:rPr>
          <w:t>across</w:t>
        </w:r>
        <w:r w:rsidR="00693745" w:rsidRPr="003805EE">
          <w:rPr>
            <w:rFonts w:ascii="Helvetica" w:hAnsi="Helvetica"/>
            <w:sz w:val="22"/>
            <w:szCs w:val="22"/>
          </w:rPr>
          <w:t xml:space="preserve"> </w:t>
        </w:r>
      </w:ins>
      <w:r w:rsidR="00B60AEC" w:rsidRPr="003805EE">
        <w:rPr>
          <w:rFonts w:ascii="Helvetica" w:hAnsi="Helvetica"/>
          <w:sz w:val="22"/>
          <w:szCs w:val="22"/>
        </w:rPr>
        <w:t>the full duration of the simulation as</w:t>
      </w:r>
      <w:r w:rsidR="004F6D9D" w:rsidRPr="003805EE">
        <w:rPr>
          <w:rFonts w:ascii="Helvetica" w:hAnsi="Helvetica"/>
          <w:sz w:val="22"/>
          <w:szCs w:val="22"/>
        </w:rPr>
        <w:t>:</w:t>
      </w:r>
    </w:p>
    <w:p w14:paraId="20D8A491" w14:textId="77777777" w:rsidR="004F6D9D" w:rsidRPr="003805EE" w:rsidRDefault="004F6D9D">
      <w:pPr>
        <w:rPr>
          <w:rFonts w:ascii="Helvetica" w:hAnsi="Helvetica"/>
          <w:sz w:val="22"/>
          <w:szCs w:val="22"/>
        </w:rPr>
        <w:pPrChange w:id="975" w:author="Adrian Stier" w:date="2020-12-04T07:09:00Z">
          <w:pPr>
            <w:spacing w:line="480" w:lineRule="auto"/>
          </w:pPr>
        </w:pPrChange>
      </w:pPr>
    </w:p>
    <w:p w14:paraId="1B047948" w14:textId="3E686897" w:rsidR="004F6D9D" w:rsidRPr="003805EE" w:rsidRDefault="00B60AEC">
      <w:pPr>
        <w:tabs>
          <w:tab w:val="left" w:pos="8640"/>
        </w:tabs>
        <w:rPr>
          <w:rFonts w:ascii="Helvetica" w:hAnsi="Helvetica"/>
          <w:sz w:val="22"/>
          <w:szCs w:val="22"/>
        </w:rPr>
        <w:pPrChange w:id="976" w:author="Adrian Stier" w:date="2020-12-04T07:09:00Z">
          <w:pPr>
            <w:tabs>
              <w:tab w:val="left" w:pos="8640"/>
            </w:tabs>
            <w:spacing w:line="480" w:lineRule="auto"/>
          </w:pPr>
        </w:pPrChange>
      </w:pPr>
      <w:r w:rsidRPr="003805EE">
        <w:rPr>
          <w:rFonts w:ascii="Helvetica" w:hAnsi="Helvetica"/>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3805EE">
        <w:rPr>
          <w:rFonts w:ascii="Helvetica" w:hAnsi="Helvetica"/>
          <w:sz w:val="22"/>
          <w:szCs w:val="22"/>
        </w:rPr>
        <w:t>,</w:t>
      </w:r>
      <w:r w:rsidR="004F6D9D" w:rsidRPr="003805EE">
        <w:rPr>
          <w:rFonts w:ascii="Helvetica" w:hAnsi="Helvetica"/>
          <w:sz w:val="22"/>
          <w:szCs w:val="22"/>
        </w:rPr>
        <w:tab/>
        <w:t>(</w:t>
      </w:r>
      <w:r w:rsidR="00555417" w:rsidRPr="003805EE">
        <w:rPr>
          <w:rFonts w:ascii="Helvetica" w:hAnsi="Helvetica"/>
          <w:sz w:val="22"/>
          <w:szCs w:val="22"/>
        </w:rPr>
        <w:t>10</w:t>
      </w:r>
      <w:r w:rsidR="004F6D9D" w:rsidRPr="003805EE">
        <w:rPr>
          <w:rFonts w:ascii="Helvetica" w:hAnsi="Helvetica"/>
          <w:sz w:val="22"/>
          <w:szCs w:val="22"/>
        </w:rPr>
        <w:t>)</w:t>
      </w:r>
    </w:p>
    <w:p w14:paraId="02838321" w14:textId="77777777" w:rsidR="004F6D9D" w:rsidRPr="003805EE" w:rsidRDefault="004F6D9D">
      <w:pPr>
        <w:rPr>
          <w:rFonts w:ascii="Helvetica" w:hAnsi="Helvetica"/>
          <w:sz w:val="22"/>
          <w:szCs w:val="22"/>
        </w:rPr>
        <w:pPrChange w:id="977" w:author="Adrian Stier" w:date="2020-12-04T07:09:00Z">
          <w:pPr>
            <w:spacing w:line="480" w:lineRule="auto"/>
          </w:pPr>
        </w:pPrChange>
      </w:pPr>
    </w:p>
    <w:p w14:paraId="5389506E" w14:textId="5781FAA4" w:rsidR="002621A5" w:rsidRPr="003805EE" w:rsidRDefault="00103088">
      <w:pPr>
        <w:rPr>
          <w:rFonts w:ascii="Helvetica" w:hAnsi="Helvetica"/>
          <w:sz w:val="22"/>
          <w:szCs w:val="22"/>
        </w:rPr>
        <w:pPrChange w:id="978" w:author="Adrian Stier" w:date="2020-12-04T07:09:00Z">
          <w:pPr>
            <w:spacing w:line="480" w:lineRule="auto"/>
          </w:pPr>
        </w:pPrChange>
      </w:pPr>
      <w:r w:rsidRPr="003805EE">
        <w:rPr>
          <w:rFonts w:ascii="Helvetica" w:hAnsi="Helvetica"/>
          <w:sz w:val="22"/>
          <w:szCs w:val="22"/>
        </w:rPr>
        <w:t xml:space="preserve">where the discount </w:t>
      </w:r>
      <w:r w:rsidR="00476BB8" w:rsidRPr="003805EE">
        <w:rPr>
          <w:rFonts w:ascii="Helvetica" w:hAnsi="Helvetica"/>
          <w:sz w:val="22"/>
          <w:szCs w:val="22"/>
        </w:rPr>
        <w:t>coefficient</w:t>
      </w:r>
      <w:r w:rsidRPr="003805EE">
        <w:rPr>
          <w:rFonts w:ascii="Helvetica" w:hAnsi="Helvetica"/>
          <w:sz w:val="22"/>
          <w:szCs w:val="22"/>
        </w:rPr>
        <w:t xml:space="preserve"> </w:t>
      </w:r>
      <w:r w:rsidR="00D37D10" w:rsidRPr="003805EE">
        <w:rPr>
          <w:rFonts w:ascii="Helvetica" w:hAnsi="Helvetica"/>
          <w:sz w:val="22"/>
          <w:szCs w:val="22"/>
        </w:rPr>
        <w:t>(</w:t>
      </w:r>
      <w:r w:rsidR="00D37D10" w:rsidRPr="003805EE">
        <w:rPr>
          <w:rFonts w:ascii="Helvetica" w:hAnsi="Helvetica"/>
          <w:i/>
          <w:sz w:val="22"/>
          <w:szCs w:val="22"/>
        </w:rPr>
        <w:t>d</w:t>
      </w:r>
      <w:r w:rsidR="00D37D10" w:rsidRPr="003805EE">
        <w:rPr>
          <w:rFonts w:ascii="Helvetica" w:hAnsi="Helvetica"/>
          <w:sz w:val="22"/>
          <w:szCs w:val="22"/>
        </w:rPr>
        <w:t xml:space="preserve">) decreases </w:t>
      </w:r>
      <w:r w:rsidR="00EE5B11" w:rsidRPr="003805EE">
        <w:rPr>
          <w:rFonts w:ascii="Helvetica" w:hAnsi="Helvetica"/>
          <w:sz w:val="22"/>
          <w:szCs w:val="22"/>
        </w:rPr>
        <w:t>through time following the</w:t>
      </w:r>
      <w:r w:rsidR="00D37D10" w:rsidRPr="003805EE">
        <w:rPr>
          <w:rFonts w:ascii="Helvetica" w:hAnsi="Helvetica"/>
          <w:sz w:val="22"/>
          <w:szCs w:val="22"/>
        </w:rPr>
        <w:t xml:space="preserve"> function:</w:t>
      </w:r>
    </w:p>
    <w:p w14:paraId="4C6E017D" w14:textId="77777777" w:rsidR="002621A5" w:rsidRPr="003805EE" w:rsidRDefault="002621A5">
      <w:pPr>
        <w:rPr>
          <w:rFonts w:ascii="Helvetica" w:hAnsi="Helvetica"/>
          <w:sz w:val="22"/>
          <w:szCs w:val="22"/>
        </w:rPr>
        <w:pPrChange w:id="979" w:author="Adrian Stier" w:date="2020-12-04T07:09:00Z">
          <w:pPr>
            <w:spacing w:line="480" w:lineRule="auto"/>
          </w:pPr>
        </w:pPrChange>
      </w:pPr>
    </w:p>
    <w:p w14:paraId="50E6A94A" w14:textId="0D8EF9D4" w:rsidR="002621A5" w:rsidRPr="003805EE" w:rsidRDefault="00D37D10">
      <w:pPr>
        <w:tabs>
          <w:tab w:val="left" w:pos="8640"/>
        </w:tabs>
        <w:rPr>
          <w:rFonts w:ascii="Helvetica" w:hAnsi="Helvetica"/>
          <w:sz w:val="22"/>
          <w:szCs w:val="22"/>
        </w:rPr>
        <w:pPrChange w:id="980" w:author="Adrian Stier" w:date="2020-12-04T07:09:00Z">
          <w:pPr>
            <w:tabs>
              <w:tab w:val="left" w:pos="8640"/>
            </w:tabs>
            <w:spacing w:line="480" w:lineRule="auto"/>
          </w:pPr>
        </w:pPrChange>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3805EE">
        <w:rPr>
          <w:rFonts w:ascii="Helvetica" w:hAnsi="Helvetica"/>
          <w:sz w:val="22"/>
          <w:szCs w:val="22"/>
        </w:rPr>
        <w:t xml:space="preserve"> </w:t>
      </w:r>
      <w:r w:rsidR="002621A5" w:rsidRPr="003805EE">
        <w:rPr>
          <w:rFonts w:ascii="Helvetica" w:hAnsi="Helvetica"/>
          <w:sz w:val="22"/>
          <w:szCs w:val="22"/>
        </w:rPr>
        <w:t xml:space="preserve">, </w:t>
      </w:r>
      <w:r w:rsidR="002621A5" w:rsidRPr="003805EE">
        <w:rPr>
          <w:rFonts w:ascii="Helvetica" w:hAnsi="Helvetica"/>
          <w:sz w:val="22"/>
          <w:szCs w:val="22"/>
        </w:rPr>
        <w:tab/>
        <w:t>(</w:t>
      </w:r>
      <w:r w:rsidR="004F6D9D" w:rsidRPr="003805EE">
        <w:rPr>
          <w:rFonts w:ascii="Helvetica" w:hAnsi="Helvetica"/>
          <w:sz w:val="22"/>
          <w:szCs w:val="22"/>
        </w:rPr>
        <w:t>1</w:t>
      </w:r>
      <w:r w:rsidR="00555417" w:rsidRPr="003805EE">
        <w:rPr>
          <w:rFonts w:ascii="Helvetica" w:hAnsi="Helvetica"/>
          <w:sz w:val="22"/>
          <w:szCs w:val="22"/>
        </w:rPr>
        <w:t>1</w:t>
      </w:r>
      <w:r w:rsidR="002621A5" w:rsidRPr="003805EE">
        <w:rPr>
          <w:rFonts w:ascii="Helvetica" w:hAnsi="Helvetica"/>
          <w:sz w:val="22"/>
          <w:szCs w:val="22"/>
        </w:rPr>
        <w:t>)</w:t>
      </w:r>
      <w:r w:rsidR="00615385" w:rsidRPr="003805EE">
        <w:rPr>
          <w:rFonts w:ascii="Helvetica" w:hAnsi="Helvetica"/>
          <w:sz w:val="22"/>
          <w:szCs w:val="22"/>
        </w:rPr>
        <w:t xml:space="preserve"> </w:t>
      </w:r>
    </w:p>
    <w:p w14:paraId="4212AE6F" w14:textId="77777777" w:rsidR="002621A5" w:rsidRPr="003805EE" w:rsidRDefault="002621A5">
      <w:pPr>
        <w:rPr>
          <w:rFonts w:ascii="Helvetica" w:hAnsi="Helvetica"/>
          <w:sz w:val="22"/>
          <w:szCs w:val="22"/>
        </w:rPr>
        <w:pPrChange w:id="981" w:author="Adrian Stier" w:date="2020-12-04T07:09:00Z">
          <w:pPr>
            <w:spacing w:line="480" w:lineRule="auto"/>
          </w:pPr>
        </w:pPrChange>
      </w:pPr>
    </w:p>
    <w:p w14:paraId="7D70D97A" w14:textId="2CCFD893" w:rsidR="002621A5" w:rsidRDefault="00615385">
      <w:pPr>
        <w:rPr>
          <w:rFonts w:ascii="Helvetica" w:hAnsi="Helvetica"/>
          <w:sz w:val="22"/>
          <w:szCs w:val="22"/>
        </w:rPr>
        <w:pPrChange w:id="982" w:author="Adrian Stier" w:date="2020-12-04T07:09:00Z">
          <w:pPr>
            <w:spacing w:line="480" w:lineRule="auto"/>
          </w:pPr>
        </w:pPrChange>
      </w:pPr>
      <w:r w:rsidRPr="003805EE">
        <w:rPr>
          <w:rFonts w:ascii="Helvetica" w:hAnsi="Helvetica"/>
          <w:sz w:val="22"/>
          <w:szCs w:val="22"/>
        </w:rPr>
        <w:t xml:space="preserve">and </w:t>
      </w:r>
      <w:commentRangeStart w:id="983"/>
      <m:oMath>
        <m:r>
          <w:rPr>
            <w:rFonts w:ascii="Cambria Math" w:hAnsi="Cambria Math"/>
            <w:sz w:val="22"/>
            <w:szCs w:val="22"/>
          </w:rPr>
          <m:t>δ</m:t>
        </m:r>
      </m:oMath>
      <w:r w:rsidRPr="003805EE">
        <w:rPr>
          <w:rFonts w:ascii="Helvetica" w:hAnsi="Helvetica"/>
          <w:sz w:val="22"/>
          <w:szCs w:val="22"/>
        </w:rPr>
        <w:t xml:space="preserve"> </w:t>
      </w:r>
      <w:r w:rsidR="0082304F" w:rsidRPr="003805EE">
        <w:rPr>
          <w:rFonts w:ascii="Helvetica" w:hAnsi="Helvetica"/>
          <w:sz w:val="22"/>
          <w:szCs w:val="22"/>
        </w:rPr>
        <w:t>i</w:t>
      </w:r>
      <w:commentRangeEnd w:id="983"/>
      <w:r w:rsidR="00693745">
        <w:rPr>
          <w:rStyle w:val="CommentReference"/>
        </w:rPr>
        <w:commentReference w:id="983"/>
      </w:r>
      <w:r w:rsidR="0082304F" w:rsidRPr="003805EE">
        <w:rPr>
          <w:rFonts w:ascii="Helvetica" w:hAnsi="Helvetica"/>
          <w:sz w:val="22"/>
          <w:szCs w:val="22"/>
        </w:rPr>
        <w:t>s</w:t>
      </w:r>
      <w:r w:rsidRPr="003805EE">
        <w:rPr>
          <w:rFonts w:ascii="Helvetica" w:hAnsi="Helvetica"/>
          <w:sz w:val="22"/>
          <w:szCs w:val="22"/>
        </w:rPr>
        <w:t xml:space="preserve"> a value between 0 and 1</w:t>
      </w:r>
      <w:r w:rsidR="000B15BE" w:rsidRPr="003805EE">
        <w:rPr>
          <w:rFonts w:ascii="Helvetica" w:hAnsi="Helvetica"/>
          <w:sz w:val="22"/>
          <w:szCs w:val="22"/>
        </w:rPr>
        <w:t xml:space="preserve">. </w:t>
      </w:r>
      <w:r w:rsidR="0087797E" w:rsidRPr="003805EE">
        <w:rPr>
          <w:rFonts w:ascii="Helvetica" w:hAnsi="Helvetica"/>
          <w:sz w:val="22"/>
          <w:szCs w:val="22"/>
        </w:rPr>
        <w:t>We assume</w:t>
      </w:r>
      <w:r w:rsidR="0073379F" w:rsidRPr="003805EE">
        <w:rPr>
          <w:rFonts w:ascii="Helvetica" w:hAnsi="Helvetica"/>
          <w:sz w:val="22"/>
          <w:szCs w:val="22"/>
        </w:rPr>
        <w:t>d</w:t>
      </w:r>
      <w:r w:rsidR="0087797E" w:rsidRPr="003805EE">
        <w:rPr>
          <w:rFonts w:ascii="Helvetica" w:hAnsi="Helvetica"/>
          <w:sz w:val="22"/>
          <w:szCs w:val="22"/>
        </w:rPr>
        <w:t xml:space="preserve"> that </w:t>
      </w:r>
      <w:r w:rsidR="007821E5" w:rsidRPr="003805EE">
        <w:rPr>
          <w:rFonts w:ascii="Helvetica" w:hAnsi="Helvetica"/>
          <w:sz w:val="22"/>
          <w:szCs w:val="22"/>
        </w:rPr>
        <w:t xml:space="preserve">the marginal cost of increasing precision </w:t>
      </w:r>
      <w:r w:rsidR="0073379F" w:rsidRPr="003805EE">
        <w:rPr>
          <w:rFonts w:ascii="Helvetica" w:hAnsi="Helvetica"/>
          <w:sz w:val="22"/>
          <w:szCs w:val="22"/>
        </w:rPr>
        <w:t>was</w:t>
      </w:r>
      <w:r w:rsidR="007821E5" w:rsidRPr="003805EE">
        <w:rPr>
          <w:rFonts w:ascii="Helvetica" w:hAnsi="Helvetica"/>
          <w:sz w:val="22"/>
          <w:szCs w:val="22"/>
        </w:rPr>
        <w:t xml:space="preserve"> always positive</w:t>
      </w:r>
      <w:r w:rsidR="00711595" w:rsidRPr="003805EE">
        <w:rPr>
          <w:rFonts w:ascii="Helvetica" w:hAnsi="Helvetica"/>
          <w:sz w:val="22"/>
          <w:szCs w:val="22"/>
        </w:rPr>
        <w:t>,</w:t>
      </w:r>
      <w:r w:rsidR="007821E5" w:rsidRPr="003805EE">
        <w:rPr>
          <w:rFonts w:ascii="Helvetica" w:hAnsi="Helvetica"/>
          <w:sz w:val="22"/>
          <w:szCs w:val="22"/>
        </w:rPr>
        <w:t xml:space="preserve"> such that there </w:t>
      </w:r>
      <w:r w:rsidR="0073379F" w:rsidRPr="003805EE">
        <w:rPr>
          <w:rFonts w:ascii="Helvetica" w:hAnsi="Helvetica"/>
          <w:sz w:val="22"/>
          <w:szCs w:val="22"/>
        </w:rPr>
        <w:t>was</w:t>
      </w:r>
      <w:r w:rsidR="007821E5" w:rsidRPr="003805EE">
        <w:rPr>
          <w:rFonts w:ascii="Helvetica" w:hAnsi="Helvetica"/>
          <w:sz w:val="22"/>
          <w:szCs w:val="22"/>
        </w:rPr>
        <w:t xml:space="preserve"> lower cost to move from low to moderate information than from moderate to high information</w:t>
      </w:r>
      <w:r w:rsidR="00DA46F5" w:rsidRPr="003805EE">
        <w:rPr>
          <w:rFonts w:ascii="Helvetica" w:hAnsi="Helvetica"/>
          <w:sz w:val="22"/>
          <w:szCs w:val="22"/>
        </w:rPr>
        <w:t xml:space="preserve">. </w:t>
      </w:r>
      <w:r w:rsidR="00234E8E" w:rsidRPr="003805EE">
        <w:rPr>
          <w:rFonts w:ascii="Helvetica" w:hAnsi="Helvetica"/>
          <w:sz w:val="22"/>
          <w:szCs w:val="22"/>
        </w:rPr>
        <w:t>N</w:t>
      </w:r>
      <w:r w:rsidR="00580186" w:rsidRPr="003805EE">
        <w:rPr>
          <w:rFonts w:ascii="Helvetica" w:hAnsi="Helvetica"/>
          <w:sz w:val="22"/>
          <w:szCs w:val="22"/>
        </w:rPr>
        <w:t>et present v</w:t>
      </w:r>
      <w:r w:rsidR="00AC137D" w:rsidRPr="003805EE">
        <w:rPr>
          <w:rFonts w:ascii="Helvetica" w:hAnsi="Helvetica"/>
          <w:sz w:val="22"/>
          <w:szCs w:val="22"/>
        </w:rPr>
        <w:t>alue</w:t>
      </w:r>
      <w:r w:rsidR="00234E8E" w:rsidRPr="003805EE">
        <w:rPr>
          <w:rFonts w:ascii="Helvetica" w:hAnsi="Helvetica"/>
          <w:sz w:val="22"/>
          <w:szCs w:val="22"/>
        </w:rPr>
        <w:t xml:space="preserve"> is assessed independent of cost of monitoring. </w:t>
      </w:r>
      <w:del w:id="984" w:author="Megsie Siple" w:date="2020-08-20T10:27:00Z">
        <w:r w:rsidR="00DA46F5" w:rsidRPr="003805EE" w:rsidDel="00DE7101">
          <w:rPr>
            <w:rFonts w:ascii="Helvetica" w:hAnsi="Helvetica"/>
            <w:sz w:val="22"/>
            <w:szCs w:val="22"/>
          </w:rPr>
          <w:delText xml:space="preserve">Cost </w:delText>
        </w:r>
      </w:del>
      <w:ins w:id="985" w:author="Megsie Siple" w:date="2020-08-20T10:27:00Z">
        <w:r w:rsidR="00DE7101">
          <w:rPr>
            <w:rFonts w:ascii="Helvetica" w:hAnsi="Helvetica"/>
            <w:sz w:val="22"/>
            <w:szCs w:val="22"/>
          </w:rPr>
          <w:t>The c</w:t>
        </w:r>
        <w:r w:rsidR="00DE7101" w:rsidRPr="003805EE">
          <w:rPr>
            <w:rFonts w:ascii="Helvetica" w:hAnsi="Helvetica"/>
            <w:sz w:val="22"/>
            <w:szCs w:val="22"/>
          </w:rPr>
          <w:t xml:space="preserve">ost </w:t>
        </w:r>
      </w:ins>
      <w:r w:rsidR="00DA46F5" w:rsidRPr="003805EE">
        <w:rPr>
          <w:rFonts w:ascii="Helvetica" w:hAnsi="Helvetica"/>
          <w:sz w:val="22"/>
          <w:szCs w:val="22"/>
        </w:rPr>
        <w:t xml:space="preserve">of monitoring </w:t>
      </w:r>
      <w:r w:rsidR="00D04C9D" w:rsidRPr="003805EE">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sidRPr="003805EE">
        <w:rPr>
          <w:rFonts w:ascii="Helvetica" w:hAnsi="Helvetica"/>
          <w:sz w:val="22"/>
          <w:szCs w:val="22"/>
        </w:rPr>
        <w:t xml:space="preserve">) </w:t>
      </w:r>
      <w:r w:rsidR="0073379F" w:rsidRPr="003805EE">
        <w:rPr>
          <w:rFonts w:ascii="Helvetica" w:hAnsi="Helvetica"/>
          <w:sz w:val="22"/>
          <w:szCs w:val="22"/>
        </w:rPr>
        <w:t>was</w:t>
      </w:r>
      <w:r w:rsidR="00DA46F5" w:rsidRPr="003805EE">
        <w:rPr>
          <w:rFonts w:ascii="Helvetica" w:hAnsi="Helvetica"/>
          <w:sz w:val="22"/>
          <w:szCs w:val="22"/>
        </w:rPr>
        <w:t xml:space="preserve"> dictated by two parameters </w:t>
      </w:r>
      <w:r w:rsidR="007B46BC" w:rsidRPr="003805EE">
        <w:rPr>
          <w:rFonts w:ascii="Helvetica" w:hAnsi="Helvetica"/>
          <w:sz w:val="22"/>
          <w:szCs w:val="22"/>
        </w:rPr>
        <w:t xml:space="preserve">in the monitoring cost function: </w:t>
      </w:r>
    </w:p>
    <w:p w14:paraId="407C0501" w14:textId="77777777" w:rsidR="00E5387B" w:rsidRPr="003805EE" w:rsidRDefault="00E5387B">
      <w:pPr>
        <w:rPr>
          <w:rFonts w:ascii="Helvetica" w:hAnsi="Helvetica"/>
          <w:sz w:val="22"/>
          <w:szCs w:val="22"/>
        </w:rPr>
        <w:pPrChange w:id="986" w:author="Adrian Stier" w:date="2020-12-04T07:09:00Z">
          <w:pPr>
            <w:spacing w:line="480" w:lineRule="auto"/>
          </w:pPr>
        </w:pPrChange>
      </w:pPr>
    </w:p>
    <w:p w14:paraId="4FDA4DE7" w14:textId="4285A829" w:rsidR="002621A5" w:rsidRPr="003805EE" w:rsidRDefault="00CA7AF3">
      <w:pPr>
        <w:tabs>
          <w:tab w:val="left" w:pos="8640"/>
        </w:tabs>
        <w:ind w:left="8640" w:hanging="8640"/>
        <w:rPr>
          <w:rFonts w:ascii="Helvetica" w:hAnsi="Helvetica"/>
          <w:sz w:val="22"/>
          <w:szCs w:val="22"/>
        </w:rPr>
        <w:pPrChange w:id="987" w:author="Adrian Stier" w:date="2020-12-04T07:09:00Z">
          <w:pPr>
            <w:tabs>
              <w:tab w:val="left" w:pos="8640"/>
            </w:tabs>
            <w:spacing w:line="480" w:lineRule="auto"/>
            <w:ind w:left="8640" w:hanging="8640"/>
          </w:pPr>
        </w:pPrChange>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ctrlPr>
              <w:ins w:id="988" w:author="Adrian Stier" w:date="2019-03-09T06:40:00Z">
                <w:rPr>
                  <w:rFonts w:ascii="Cambria Math" w:hAnsi="Cambria Math"/>
                  <w:i/>
                  <w:sz w:val="22"/>
                  <w:szCs w:val="22"/>
                </w:rPr>
              </w:ins>
            </m:ctrlPr>
          </m:naryPr>
          <m:sub>
            <m:r>
              <w:ins w:id="989" w:author="Adrian Stier" w:date="2019-03-09T06:40:00Z">
                <w:rPr>
                  <w:rFonts w:ascii="Cambria Math" w:hAnsi="Cambria Math"/>
                  <w:sz w:val="22"/>
                  <w:szCs w:val="22"/>
                </w:rPr>
                <m:t>t=1</m:t>
              </w:ins>
            </m:r>
          </m:sub>
          <m:sup>
            <m:r>
              <w:ins w:id="990" w:author="Adrian Stier" w:date="2019-03-09T06:40:00Z">
                <w:rPr>
                  <w:rFonts w:ascii="Cambria Math" w:hAnsi="Cambria Math"/>
                  <w:sz w:val="22"/>
                  <w:szCs w:val="22"/>
                </w:rPr>
                <m:t>20</m:t>
              </w:ins>
            </m:r>
          </m:sup>
          <m:e>
            <m:sSub>
              <m:sSubPr>
                <m:ctrlPr>
                  <w:ins w:id="991" w:author="Adrian Stier" w:date="2019-03-09T06:40:00Z">
                    <w:rPr>
                      <w:rFonts w:ascii="Cambria Math" w:hAnsi="Cambria Math"/>
                      <w:i/>
                      <w:sz w:val="22"/>
                      <w:szCs w:val="22"/>
                    </w:rPr>
                  </w:ins>
                </m:ctrlPr>
              </m:sSubPr>
              <m:e>
                <m:r>
                  <w:ins w:id="992" w:author="Adrian Stier" w:date="2019-03-09T06:40:00Z">
                    <w:rPr>
                      <w:rFonts w:ascii="Cambria Math" w:hAnsi="Cambria Math"/>
                      <w:sz w:val="22"/>
                      <w:szCs w:val="22"/>
                    </w:rPr>
                    <m:t>c</m:t>
                  </w:ins>
                </m:r>
              </m:e>
              <m:sub>
                <m:r>
                  <w:ins w:id="993" w:author="Adrian Stier" w:date="2019-03-09T06:40:00Z">
                    <w:rPr>
                      <w:rFonts w:ascii="Cambria Math" w:hAnsi="Cambria Math"/>
                      <w:sz w:val="22"/>
                      <w:szCs w:val="22"/>
                    </w:rPr>
                    <m:t>i</m:t>
                  </w:ins>
                </m:r>
              </m:sub>
            </m:sSub>
            <m:sSup>
              <m:sSupPr>
                <m:ctrlPr>
                  <w:ins w:id="994" w:author="Adrian Stier" w:date="2019-03-09T06:40:00Z">
                    <w:rPr>
                      <w:rFonts w:ascii="Cambria Math" w:hAnsi="Cambria Math"/>
                      <w:i/>
                      <w:sz w:val="22"/>
                      <w:szCs w:val="22"/>
                    </w:rPr>
                  </w:ins>
                </m:ctrlPr>
              </m:sSupPr>
              <m:e>
                <m:r>
                  <w:ins w:id="995" w:author="Adrian Stier" w:date="2019-03-09T06:40:00Z">
                    <w:rPr>
                      <w:rFonts w:ascii="Cambria Math" w:hAnsi="Cambria Math"/>
                      <w:sz w:val="22"/>
                      <w:szCs w:val="22"/>
                    </w:rPr>
                    <m:t>e</m:t>
                  </w:ins>
                </m:r>
              </m:e>
              <m:sup>
                <m:r>
                  <w:ins w:id="996" w:author="Adrian Stier" w:date="2019-03-09T06:40:00Z">
                    <w:rPr>
                      <w:rFonts w:ascii="Cambria Math" w:hAnsi="Cambria Math"/>
                      <w:sz w:val="22"/>
                      <w:szCs w:val="22"/>
                    </w:rPr>
                    <m:t>-</m:t>
                  </w:ins>
                </m:r>
                <m:sSub>
                  <m:sSubPr>
                    <m:ctrlPr>
                      <w:ins w:id="997" w:author="Adrian Stier" w:date="2019-03-09T06:40:00Z">
                        <w:rPr>
                          <w:rFonts w:ascii="Cambria Math" w:hAnsi="Cambria Math"/>
                          <w:i/>
                          <w:sz w:val="22"/>
                          <w:szCs w:val="22"/>
                        </w:rPr>
                      </w:ins>
                    </m:ctrlPr>
                  </m:sSubPr>
                  <m:e>
                    <m:r>
                      <w:ins w:id="998" w:author="Adrian Stier" w:date="2019-03-09T06:40:00Z">
                        <w:rPr>
                          <w:rFonts w:ascii="Cambria Math" w:hAnsi="Cambria Math"/>
                          <w:sz w:val="22"/>
                          <w:szCs w:val="22"/>
                        </w:rPr>
                        <m:t>c</m:t>
                      </w:ins>
                    </m:r>
                  </m:e>
                  <m:sub>
                    <m:r>
                      <w:ins w:id="999" w:author="Adrian Stier" w:date="2019-03-09T06:40:00Z">
                        <w:rPr>
                          <w:rFonts w:ascii="Cambria Math" w:hAnsi="Cambria Math"/>
                          <w:sz w:val="22"/>
                          <w:szCs w:val="22"/>
                        </w:rPr>
                        <m:t>s</m:t>
                      </w:ins>
                    </m:r>
                  </m:sub>
                </m:sSub>
                <m:sSub>
                  <m:sSubPr>
                    <m:ctrlPr>
                      <w:ins w:id="1000" w:author="Adrian Stier" w:date="2019-03-09T06:40:00Z">
                        <w:rPr>
                          <w:rFonts w:ascii="Cambria Math" w:hAnsi="Cambria Math"/>
                          <w:i/>
                          <w:sz w:val="22"/>
                          <w:szCs w:val="22"/>
                        </w:rPr>
                      </w:ins>
                    </m:ctrlPr>
                  </m:sSubPr>
                  <m:e>
                    <m:r>
                      <w:ins w:id="1001" w:author="Adrian Stier" w:date="2019-03-09T06:40:00Z">
                        <w:rPr>
                          <w:rFonts w:ascii="Cambria Math" w:hAnsi="Cambria Math"/>
                          <w:sz w:val="22"/>
                          <w:szCs w:val="22"/>
                        </w:rPr>
                        <m:t>ϕ</m:t>
                      </w:ins>
                    </m:r>
                  </m:e>
                  <m:sub>
                    <m:r>
                      <w:ins w:id="1002" w:author="Adrian Stier" w:date="2019-03-09T06:40:00Z">
                        <w:rPr>
                          <w:rFonts w:ascii="Cambria Math" w:hAnsi="Cambria Math"/>
                          <w:sz w:val="22"/>
                          <w:szCs w:val="22"/>
                        </w:rPr>
                        <m:t>t</m:t>
                      </w:ins>
                    </m:r>
                  </m:sub>
                </m:sSub>
              </m:sup>
            </m:sSup>
          </m:e>
        </m:nary>
        <m:nary>
          <m:naryPr>
            <m:chr m:val="∑"/>
            <m:limLoc m:val="undOvr"/>
            <m:subHide m:val="1"/>
            <m:supHide m:val="1"/>
            <m:ctrlPr>
              <w:del w:id="1003" w:author="Adrian Stier" w:date="2019-03-09T06:40:00Z">
                <w:rPr>
                  <w:rFonts w:ascii="Cambria Math" w:hAnsi="Cambria Math"/>
                  <w:i/>
                  <w:sz w:val="22"/>
                  <w:szCs w:val="22"/>
                </w:rPr>
              </w:del>
            </m:ctrlPr>
          </m:naryPr>
          <m:sub/>
          <m:sup/>
          <m:e>
            <m:sSub>
              <m:sSubPr>
                <m:ctrlPr>
                  <w:del w:id="1004" w:author="Adrian Stier" w:date="2019-03-09T06:40:00Z">
                    <w:rPr>
                      <w:rFonts w:ascii="Cambria Math" w:hAnsi="Cambria Math"/>
                      <w:i/>
                      <w:sz w:val="22"/>
                      <w:szCs w:val="22"/>
                    </w:rPr>
                  </w:del>
                </m:ctrlPr>
              </m:sSubPr>
              <m:e>
                <m:r>
                  <w:del w:id="1005" w:author="Adrian Stier" w:date="2019-03-09T06:40:00Z">
                    <w:rPr>
                      <w:rFonts w:ascii="Cambria Math" w:hAnsi="Cambria Math"/>
                      <w:sz w:val="22"/>
                      <w:szCs w:val="22"/>
                    </w:rPr>
                    <m:t>c</m:t>
                  </w:del>
                </m:r>
              </m:e>
              <m:sub>
                <m:r>
                  <w:del w:id="1006" w:author="Adrian Stier" w:date="2019-03-09T06:40:00Z">
                    <w:rPr>
                      <w:rFonts w:ascii="Cambria Math" w:hAnsi="Cambria Math"/>
                      <w:sz w:val="22"/>
                      <w:szCs w:val="22"/>
                    </w:rPr>
                    <m:t>i</m:t>
                  </w:del>
                </m:r>
              </m:sub>
            </m:sSub>
            <m:sSup>
              <m:sSupPr>
                <m:ctrlPr>
                  <w:del w:id="1007" w:author="Adrian Stier" w:date="2019-03-09T06:40:00Z">
                    <w:rPr>
                      <w:rFonts w:ascii="Cambria Math" w:hAnsi="Cambria Math"/>
                      <w:i/>
                      <w:sz w:val="22"/>
                      <w:szCs w:val="22"/>
                    </w:rPr>
                  </w:del>
                </m:ctrlPr>
              </m:sSupPr>
              <m:e>
                <m:r>
                  <w:del w:id="1008" w:author="Adrian Stier" w:date="2019-03-09T06:40:00Z">
                    <w:rPr>
                      <w:rFonts w:ascii="Cambria Math" w:hAnsi="Cambria Math"/>
                      <w:sz w:val="22"/>
                      <w:szCs w:val="22"/>
                    </w:rPr>
                    <m:t>e</m:t>
                  </w:del>
                </m:r>
              </m:e>
              <m:sup>
                <m:r>
                  <w:del w:id="1009" w:author="Adrian Stier" w:date="2019-03-09T06:40:00Z">
                    <w:rPr>
                      <w:rFonts w:ascii="Cambria Math" w:hAnsi="Cambria Math"/>
                      <w:sz w:val="22"/>
                      <w:szCs w:val="22"/>
                    </w:rPr>
                    <m:t>-</m:t>
                  </w:del>
                </m:r>
                <m:sSub>
                  <m:sSubPr>
                    <m:ctrlPr>
                      <w:del w:id="1010" w:author="Adrian Stier" w:date="2019-03-09T06:40:00Z">
                        <w:rPr>
                          <w:rFonts w:ascii="Cambria Math" w:hAnsi="Cambria Math"/>
                          <w:i/>
                          <w:sz w:val="22"/>
                          <w:szCs w:val="22"/>
                        </w:rPr>
                      </w:del>
                    </m:ctrlPr>
                  </m:sSubPr>
                  <m:e>
                    <m:r>
                      <w:del w:id="1011" w:author="Adrian Stier" w:date="2019-03-09T06:40:00Z">
                        <w:rPr>
                          <w:rFonts w:ascii="Cambria Math" w:hAnsi="Cambria Math"/>
                          <w:sz w:val="22"/>
                          <w:szCs w:val="22"/>
                        </w:rPr>
                        <m:t>c</m:t>
                      </w:del>
                    </m:r>
                  </m:e>
                  <m:sub>
                    <m:r>
                      <w:del w:id="1012" w:author="Adrian Stier" w:date="2019-03-09T06:40:00Z">
                        <w:rPr>
                          <w:rFonts w:ascii="Cambria Math" w:hAnsi="Cambria Math"/>
                          <w:sz w:val="22"/>
                          <w:szCs w:val="22"/>
                        </w:rPr>
                        <m:t>s</m:t>
                      </w:del>
                    </m:r>
                  </m:sub>
                </m:sSub>
                <m:sSub>
                  <m:sSubPr>
                    <m:ctrlPr>
                      <w:del w:id="1013" w:author="Adrian Stier" w:date="2019-03-09T06:40:00Z">
                        <w:rPr>
                          <w:rFonts w:ascii="Cambria Math" w:hAnsi="Cambria Math"/>
                          <w:i/>
                          <w:sz w:val="22"/>
                          <w:szCs w:val="22"/>
                        </w:rPr>
                      </w:del>
                    </m:ctrlPr>
                  </m:sSubPr>
                  <m:e>
                    <m:r>
                      <w:del w:id="1014" w:author="Adrian Stier" w:date="2019-03-09T06:40:00Z">
                        <w:rPr>
                          <w:rFonts w:ascii="Cambria Math" w:hAnsi="Cambria Math"/>
                          <w:sz w:val="22"/>
                          <w:szCs w:val="22"/>
                        </w:rPr>
                        <m:t>ϕ</m:t>
                      </w:del>
                    </m:r>
                  </m:e>
                  <m:sub>
                    <m:r>
                      <w:del w:id="1015" w:author="Adrian Stier" w:date="2019-03-09T06:40:00Z">
                        <w:rPr>
                          <w:rFonts w:ascii="Cambria Math" w:hAnsi="Cambria Math"/>
                          <w:sz w:val="22"/>
                          <w:szCs w:val="22"/>
                        </w:rPr>
                        <m:t>t</m:t>
                      </w:del>
                    </m:r>
                  </m:sub>
                </m:sSub>
              </m:sup>
            </m:sSup>
          </m:e>
        </m:nary>
      </m:oMath>
      <w:r w:rsidR="00F9417D" w:rsidRPr="003805EE">
        <w:rPr>
          <w:rFonts w:ascii="Helvetica" w:hAnsi="Helvetica"/>
          <w:sz w:val="22"/>
          <w:szCs w:val="22"/>
        </w:rPr>
        <w:t>,</w:t>
      </w:r>
      <w:r w:rsidR="002621A5" w:rsidRPr="003805EE">
        <w:rPr>
          <w:rFonts w:ascii="Helvetica" w:hAnsi="Helvetica"/>
          <w:sz w:val="22"/>
          <w:szCs w:val="22"/>
        </w:rPr>
        <w:tab/>
        <w:t>(1</w:t>
      </w:r>
      <w:r w:rsidR="00555417" w:rsidRPr="003805EE">
        <w:rPr>
          <w:rFonts w:ascii="Helvetica" w:hAnsi="Helvetica"/>
          <w:sz w:val="22"/>
          <w:szCs w:val="22"/>
        </w:rPr>
        <w:t>2</w:t>
      </w:r>
      <w:r w:rsidR="002621A5" w:rsidRPr="003805EE">
        <w:rPr>
          <w:rFonts w:ascii="Helvetica" w:hAnsi="Helvetica"/>
          <w:sz w:val="22"/>
          <w:szCs w:val="22"/>
        </w:rPr>
        <w:t>)</w:t>
      </w:r>
      <w:r w:rsidR="002621A5" w:rsidRPr="003805EE">
        <w:rPr>
          <w:rFonts w:ascii="Helvetica" w:hAnsi="Helvetica"/>
          <w:sz w:val="22"/>
          <w:szCs w:val="22"/>
        </w:rPr>
        <w:br/>
      </w:r>
    </w:p>
    <w:p w14:paraId="151EC630" w14:textId="06DBFEFF" w:rsidR="00127FEE" w:rsidRPr="003805EE" w:rsidRDefault="00F9417D">
      <w:pPr>
        <w:rPr>
          <w:rFonts w:ascii="Helvetica" w:hAnsi="Helvetica"/>
          <w:i/>
          <w:sz w:val="22"/>
          <w:szCs w:val="22"/>
        </w:rPr>
        <w:pPrChange w:id="1016" w:author="Adrian Stier" w:date="2020-12-04T07:09:00Z">
          <w:pPr>
            <w:spacing w:line="480" w:lineRule="auto"/>
          </w:pPr>
        </w:pPrChange>
      </w:pPr>
      <w:r w:rsidRPr="003805EE">
        <w:rPr>
          <w:rFonts w:ascii="Helvetica" w:hAnsi="Helvetica"/>
          <w:sz w:val="22"/>
          <w:szCs w:val="22"/>
        </w:rPr>
        <w:t>where</w:t>
      </w:r>
      <w:ins w:id="1017" w:author="Adrian Stier" w:date="2019-03-12T09:03:00Z">
        <w:r w:rsidR="000E5EE2">
          <w:rPr>
            <w:rFonts w:ascii="Helvetica" w:hAnsi="Helvetica"/>
            <w:sz w:val="22"/>
            <w:szCs w:val="22"/>
          </w:rPr>
          <w:t xml:space="preserve"> monitoring costs for the duration of the </w:t>
        </w:r>
      </w:ins>
      <w:ins w:id="1018" w:author="Adrian Stier" w:date="2020-12-15T12:22:00Z">
        <w:r w:rsidR="00E17B07">
          <w:rPr>
            <w:rFonts w:ascii="Helvetica" w:hAnsi="Helvetica"/>
            <w:sz w:val="22"/>
            <w:szCs w:val="22"/>
          </w:rPr>
          <w:t>5</w:t>
        </w:r>
      </w:ins>
      <w:ins w:id="1019" w:author="Adrian Stier" w:date="2019-04-08T16:30:00Z">
        <w:r w:rsidR="00C20BAA">
          <w:rPr>
            <w:rFonts w:ascii="Helvetica" w:hAnsi="Helvetica"/>
            <w:sz w:val="22"/>
            <w:szCs w:val="22"/>
          </w:rPr>
          <w:t>0-year</w:t>
        </w:r>
      </w:ins>
      <w:ins w:id="1020" w:author="Adrian Stier" w:date="2019-03-12T09:03:00Z">
        <w:r w:rsidR="00DC59EB">
          <w:rPr>
            <w:rFonts w:ascii="Helvetica" w:hAnsi="Helvetica"/>
            <w:sz w:val="22"/>
            <w:szCs w:val="22"/>
          </w:rPr>
          <w:t xml:space="preserve"> simulation are determined by the parameters </w:t>
        </w:r>
      </w:ins>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del w:id="1021" w:author="Adrian Stier" w:date="2019-03-12T09:03:00Z">
        <w:r w:rsidRPr="003805EE" w:rsidDel="00DC59EB">
          <w:rPr>
            <w:rFonts w:ascii="Helvetica" w:hAnsi="Helvetica"/>
            <w:sz w:val="22"/>
            <w:szCs w:val="22"/>
          </w:rPr>
          <w:delText xml:space="preserve"> </w:delText>
        </w:r>
      </w:del>
      <w:ins w:id="1022" w:author="Adrian Stier" w:date="2019-03-12T09:03:00Z">
        <w:r w:rsidR="00DC59EB">
          <w:rPr>
            <w:rFonts w:ascii="Helvetica" w:hAnsi="Helvetica"/>
            <w:sz w:val="22"/>
            <w:szCs w:val="22"/>
          </w:rPr>
          <w:t xml:space="preserve">, which </w:t>
        </w:r>
      </w:ins>
      <w:del w:id="1023" w:author="Megsie Siple" w:date="2020-08-20T10:28:00Z">
        <w:r w:rsidR="00FE30FB" w:rsidRPr="003805EE" w:rsidDel="00DE7101">
          <w:rPr>
            <w:rFonts w:ascii="Helvetica" w:hAnsi="Helvetica"/>
            <w:sz w:val="22"/>
            <w:szCs w:val="22"/>
          </w:rPr>
          <w:delText xml:space="preserve">determine </w:delText>
        </w:r>
      </w:del>
      <w:ins w:id="1024" w:author="Megsie Siple" w:date="2020-08-20T10:28:00Z">
        <w:r w:rsidR="00DE7101">
          <w:rPr>
            <w:rFonts w:ascii="Helvetica" w:hAnsi="Helvetica"/>
            <w:sz w:val="22"/>
            <w:szCs w:val="22"/>
          </w:rPr>
          <w:t>describe</w:t>
        </w:r>
        <w:r w:rsidR="00DE7101" w:rsidRPr="003805EE">
          <w:rPr>
            <w:rFonts w:ascii="Helvetica" w:hAnsi="Helvetica"/>
            <w:sz w:val="22"/>
            <w:szCs w:val="22"/>
          </w:rPr>
          <w:t xml:space="preserve"> </w:t>
        </w:r>
      </w:ins>
      <w:r w:rsidR="00FE30FB" w:rsidRPr="003805EE">
        <w:rPr>
          <w:rFonts w:ascii="Helvetica" w:hAnsi="Helvetica"/>
          <w:sz w:val="22"/>
          <w:szCs w:val="22"/>
        </w:rPr>
        <w:t xml:space="preserve">the slope and intercept of </w:t>
      </w:r>
      <w:commentRangeStart w:id="1025"/>
      <w:r w:rsidR="00FE30FB" w:rsidRPr="003805EE">
        <w:rPr>
          <w:rFonts w:ascii="Helvetica" w:hAnsi="Helvetica"/>
          <w:sz w:val="22"/>
          <w:szCs w:val="22"/>
        </w:rPr>
        <w:t>the cost function</w:t>
      </w:r>
      <w:r w:rsidR="00AD3FB0" w:rsidRPr="003805EE">
        <w:rPr>
          <w:rFonts w:ascii="Helvetica" w:hAnsi="Helvetica"/>
          <w:sz w:val="22"/>
          <w:szCs w:val="22"/>
        </w:rPr>
        <w:t xml:space="preserve"> </w:t>
      </w:r>
      <w:commentRangeEnd w:id="1025"/>
      <w:r w:rsidR="00DE7101">
        <w:rPr>
          <w:rStyle w:val="CommentReference"/>
        </w:rPr>
        <w:commentReference w:id="1025"/>
      </w:r>
      <w:r w:rsidR="00AD3FB0" w:rsidRPr="003805EE">
        <w:rPr>
          <w:rFonts w:ascii="Helvetica" w:hAnsi="Helvetica"/>
          <w:sz w:val="22"/>
          <w:szCs w:val="22"/>
        </w:rPr>
        <w:t>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3805EE">
        <w:rPr>
          <w:rFonts w:ascii="Helvetica" w:hAnsi="Helvetica"/>
          <w:sz w:val="22"/>
          <w:szCs w:val="22"/>
        </w:rPr>
        <w:t xml:space="preserve"> </w:t>
      </w:r>
      <w:r w:rsidR="0082304F" w:rsidRPr="003805EE">
        <w:rPr>
          <w:rFonts w:ascii="Helvetica" w:hAnsi="Helvetica"/>
          <w:sz w:val="22"/>
          <w:szCs w:val="22"/>
        </w:rPr>
        <w:t>is</w:t>
      </w:r>
      <w:r w:rsidR="00C9375F" w:rsidRPr="003805EE">
        <w:rPr>
          <w:rFonts w:ascii="Helvetica" w:hAnsi="Helvetica"/>
          <w:sz w:val="22"/>
          <w:szCs w:val="22"/>
        </w:rPr>
        <w:t xml:space="preserve"> the CV of monitoring at time </w:t>
      </w:r>
      <w:r w:rsidR="00C9375F" w:rsidRPr="003805EE">
        <w:rPr>
          <w:rFonts w:ascii="Helvetica" w:hAnsi="Helvetica"/>
          <w:i/>
          <w:sz w:val="22"/>
          <w:szCs w:val="22"/>
        </w:rPr>
        <w:t>t</w:t>
      </w:r>
      <w:r w:rsidR="000B54F0" w:rsidRPr="003805EE">
        <w:rPr>
          <w:rFonts w:ascii="Helvetica" w:hAnsi="Helvetica"/>
          <w:sz w:val="22"/>
          <w:szCs w:val="22"/>
        </w:rPr>
        <w:t xml:space="preserve">. </w:t>
      </w:r>
      <w:r w:rsidR="00FE30FB" w:rsidRPr="003805EE">
        <w:rPr>
          <w:rFonts w:ascii="Helvetica" w:hAnsi="Helvetica"/>
          <w:sz w:val="22"/>
          <w:szCs w:val="22"/>
        </w:rPr>
        <w:t xml:space="preserve"> </w:t>
      </w:r>
      <w:r w:rsidR="00403E71" w:rsidRPr="003805EE">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3805EE">
        <w:rPr>
          <w:rFonts w:ascii="Helvetica" w:hAnsi="Helvetica"/>
          <w:sz w:val="22"/>
          <w:szCs w:val="22"/>
        </w:rPr>
        <w:t xml:space="preserve">, the cost function </w:t>
      </w:r>
      <w:r w:rsidR="002548A8" w:rsidRPr="003805EE">
        <w:rPr>
          <w:rFonts w:ascii="Helvetica" w:hAnsi="Helvetica"/>
          <w:sz w:val="22"/>
          <w:szCs w:val="22"/>
        </w:rPr>
        <w:t>is</w:t>
      </w:r>
      <w:r w:rsidR="00403E71" w:rsidRPr="003805EE">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3805EE">
        <w:rPr>
          <w:rFonts w:ascii="Helvetica" w:hAnsi="Helvetica"/>
          <w:sz w:val="22"/>
          <w:szCs w:val="22"/>
        </w:rPr>
        <w:t xml:space="preserve"> the cost of monitorin</w:t>
      </w:r>
      <w:r w:rsidR="00A352EA" w:rsidRPr="003805EE">
        <w:rPr>
          <w:rFonts w:ascii="Helvetica" w:hAnsi="Helvetica"/>
          <w:sz w:val="22"/>
          <w:szCs w:val="22"/>
        </w:rPr>
        <w:t xml:space="preserve">g </w:t>
      </w:r>
      <w:r w:rsidR="002548A8" w:rsidRPr="003805EE">
        <w:rPr>
          <w:rFonts w:ascii="Helvetica" w:hAnsi="Helvetica"/>
          <w:sz w:val="22"/>
          <w:szCs w:val="22"/>
        </w:rPr>
        <w:t>is</w:t>
      </w:r>
      <w:r w:rsidR="00A352EA" w:rsidRPr="003805EE">
        <w:rPr>
          <w:rFonts w:ascii="Helvetica" w:hAnsi="Helvetica"/>
          <w:sz w:val="22"/>
          <w:szCs w:val="22"/>
        </w:rPr>
        <w:t xml:space="preserve"> an exponential function.</w:t>
      </w:r>
      <w:r w:rsidR="00DB75DE" w:rsidRPr="003805EE">
        <w:rPr>
          <w:rFonts w:ascii="Helvetica" w:hAnsi="Helvetica"/>
          <w:sz w:val="22"/>
          <w:szCs w:val="22"/>
        </w:rPr>
        <w:t xml:space="preserve"> </w:t>
      </w:r>
      <w:r w:rsidR="00EB5880" w:rsidRPr="003805EE">
        <w:rPr>
          <w:rFonts w:ascii="Helvetica" w:hAnsi="Helvetica"/>
          <w:sz w:val="22"/>
          <w:szCs w:val="22"/>
        </w:rPr>
        <w:t xml:space="preserve">Because our model is heuristic, the </w:t>
      </w:r>
      <w:r w:rsidR="00D94C0B" w:rsidRPr="003805EE">
        <w:rPr>
          <w:rFonts w:ascii="Helvetica" w:hAnsi="Helvetica"/>
          <w:sz w:val="22"/>
          <w:szCs w:val="22"/>
        </w:rPr>
        <w:t xml:space="preserve">absolute </w:t>
      </w:r>
      <w:r w:rsidR="00EB5880" w:rsidRPr="003805EE">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3805EE">
        <w:rPr>
          <w:rFonts w:ascii="Helvetica" w:hAnsi="Helvetica"/>
          <w:sz w:val="22"/>
          <w:szCs w:val="22"/>
        </w:rPr>
        <w:t xml:space="preserve"> </w:t>
      </w:r>
      <w:r w:rsidR="0011581A" w:rsidRPr="003805EE">
        <w:rPr>
          <w:rFonts w:ascii="Helvetica" w:hAnsi="Helvetica"/>
          <w:sz w:val="22"/>
          <w:szCs w:val="22"/>
        </w:rPr>
        <w:t>can be varied without losing generality</w:t>
      </w:r>
      <w:r w:rsidR="00D94C0B" w:rsidRPr="003805EE">
        <w:rPr>
          <w:rFonts w:ascii="Helvetica" w:hAnsi="Helvetica"/>
          <w:sz w:val="22"/>
          <w:szCs w:val="22"/>
        </w:rPr>
        <w:t>; therefore</w:t>
      </w:r>
      <w:r w:rsidR="00F80AF2" w:rsidRPr="003805EE">
        <w:rPr>
          <w:rFonts w:ascii="Helvetica" w:hAnsi="Helvetica"/>
          <w:sz w:val="22"/>
          <w:szCs w:val="22"/>
        </w:rPr>
        <w:t>,</w:t>
      </w:r>
      <w:r w:rsidR="00D94C0B" w:rsidRPr="003805EE">
        <w:rPr>
          <w:rFonts w:ascii="Helvetica" w:hAnsi="Helvetica"/>
          <w:sz w:val="22"/>
          <w:szCs w:val="22"/>
        </w:rPr>
        <w:t xml:space="preserve"> in examining the </w:t>
      </w:r>
      <w:r w:rsidR="00EF1924" w:rsidRPr="003805EE">
        <w:rPr>
          <w:rFonts w:ascii="Helvetica" w:hAnsi="Helvetica"/>
          <w:sz w:val="22"/>
          <w:szCs w:val="22"/>
        </w:rPr>
        <w:t xml:space="preserve">economic </w:t>
      </w:r>
      <w:r w:rsidR="00D94C0B" w:rsidRPr="003805EE">
        <w:rPr>
          <w:rFonts w:ascii="Helvetica" w:hAnsi="Helvetica"/>
          <w:sz w:val="22"/>
          <w:szCs w:val="22"/>
        </w:rPr>
        <w:t xml:space="preserve">costs and benefits of different </w:t>
      </w:r>
      <w:r w:rsidR="00EF1924" w:rsidRPr="003805EE">
        <w:rPr>
          <w:rFonts w:ascii="Helvetica" w:hAnsi="Helvetica"/>
          <w:sz w:val="22"/>
          <w:szCs w:val="22"/>
        </w:rPr>
        <w:t>harvest rates and monitoring efforts, we focus</w:t>
      </w:r>
      <w:r w:rsidR="0073379F" w:rsidRPr="003805EE">
        <w:rPr>
          <w:rFonts w:ascii="Helvetica" w:hAnsi="Helvetica"/>
          <w:sz w:val="22"/>
          <w:szCs w:val="22"/>
        </w:rPr>
        <w:t>ed</w:t>
      </w:r>
      <w:r w:rsidR="00EF1924" w:rsidRPr="003805EE">
        <w:rPr>
          <w:rFonts w:ascii="Helvetica" w:hAnsi="Helvetica"/>
          <w:sz w:val="22"/>
          <w:szCs w:val="22"/>
        </w:rPr>
        <w:t xml:space="preserve"> on the relative financial costs </w:t>
      </w:r>
      <w:r w:rsidR="00D10E87" w:rsidRPr="003805EE">
        <w:rPr>
          <w:rFonts w:ascii="Helvetica" w:hAnsi="Helvetica"/>
          <w:sz w:val="22"/>
          <w:szCs w:val="22"/>
        </w:rPr>
        <w:t xml:space="preserve">and </w:t>
      </w:r>
      <w:r w:rsidR="00EF1924" w:rsidRPr="003805EE">
        <w:rPr>
          <w:rFonts w:ascii="Helvetica" w:hAnsi="Helvetica"/>
          <w:sz w:val="22"/>
          <w:szCs w:val="22"/>
        </w:rPr>
        <w:t xml:space="preserve">benefits. </w:t>
      </w:r>
      <w:r w:rsidR="00EE58CA" w:rsidRPr="003805EE">
        <w:rPr>
          <w:rFonts w:ascii="Helvetica" w:hAnsi="Helvetica"/>
          <w:sz w:val="22"/>
          <w:szCs w:val="22"/>
        </w:rPr>
        <w:t>We first ignore</w:t>
      </w:r>
      <w:r w:rsidR="0073379F" w:rsidRPr="003805EE">
        <w:rPr>
          <w:rFonts w:ascii="Helvetica" w:hAnsi="Helvetica"/>
          <w:sz w:val="22"/>
          <w:szCs w:val="22"/>
        </w:rPr>
        <w:t>d</w:t>
      </w:r>
      <w:r w:rsidR="00EE58CA" w:rsidRPr="003805EE">
        <w:rPr>
          <w:rFonts w:ascii="Helvetica" w:hAnsi="Helvetica"/>
          <w:sz w:val="22"/>
          <w:szCs w:val="22"/>
        </w:rPr>
        <w:t xml:space="preserve"> the monitoring costs to reveal the basic properties of the coupled resource-management system under different levels of uncertainty. Then, we incorporate</w:t>
      </w:r>
      <w:r w:rsidR="0073379F" w:rsidRPr="003805EE">
        <w:rPr>
          <w:rFonts w:ascii="Helvetica" w:hAnsi="Helvetica"/>
          <w:sz w:val="22"/>
          <w:szCs w:val="22"/>
        </w:rPr>
        <w:t>d</w:t>
      </w:r>
      <w:r w:rsidR="00EE58CA" w:rsidRPr="003805EE">
        <w:rPr>
          <w:rFonts w:ascii="Helvetica" w:hAnsi="Helvetica"/>
          <w:sz w:val="22"/>
          <w:szCs w:val="22"/>
        </w:rPr>
        <w:t xml:space="preserve"> monitoring costs to explore the economic benefits</w:t>
      </w:r>
      <w:r w:rsidR="00F77F41" w:rsidRPr="003805EE">
        <w:rPr>
          <w:rFonts w:ascii="Helvetica" w:hAnsi="Helvetica"/>
          <w:sz w:val="22"/>
          <w:szCs w:val="22"/>
        </w:rPr>
        <w:t xml:space="preserve">, specifically the return on the investment of alternative </w:t>
      </w:r>
      <w:commentRangeStart w:id="1026"/>
      <w:r w:rsidR="00F77F41" w:rsidRPr="003805EE">
        <w:rPr>
          <w:rFonts w:ascii="Helvetica" w:hAnsi="Helvetica"/>
          <w:sz w:val="22"/>
          <w:szCs w:val="22"/>
        </w:rPr>
        <w:t>monitoring scenarios</w:t>
      </w:r>
      <w:commentRangeEnd w:id="1026"/>
      <w:r w:rsidR="004864F7">
        <w:rPr>
          <w:rStyle w:val="CommentReference"/>
        </w:rPr>
        <w:commentReference w:id="1026"/>
      </w:r>
      <w:r w:rsidR="00F77F41" w:rsidRPr="003805EE">
        <w:rPr>
          <w:rFonts w:ascii="Helvetica" w:hAnsi="Helvetica"/>
          <w:sz w:val="22"/>
          <w:szCs w:val="22"/>
        </w:rPr>
        <w:t>,</w:t>
      </w:r>
      <w:r w:rsidR="00EE58CA" w:rsidRPr="003805EE">
        <w:rPr>
          <w:rFonts w:ascii="Helvetica" w:hAnsi="Helvetica"/>
          <w:sz w:val="22"/>
          <w:szCs w:val="22"/>
        </w:rPr>
        <w:t xml:space="preserve"> </w:t>
      </w:r>
      <w:r w:rsidR="00752E40" w:rsidRPr="003805EE">
        <w:rPr>
          <w:rFonts w:ascii="Helvetica" w:hAnsi="Helvetica"/>
          <w:sz w:val="22"/>
          <w:szCs w:val="22"/>
        </w:rPr>
        <w:t xml:space="preserve">as well as the </w:t>
      </w:r>
      <w:r w:rsidR="00EE58CA" w:rsidRPr="003805EE">
        <w:rPr>
          <w:rFonts w:ascii="Helvetica" w:hAnsi="Helvetica"/>
          <w:sz w:val="22"/>
          <w:szCs w:val="22"/>
        </w:rPr>
        <w:t>consequences</w:t>
      </w:r>
      <w:r w:rsidR="00B66B87" w:rsidRPr="003805EE">
        <w:rPr>
          <w:rFonts w:ascii="Helvetica" w:hAnsi="Helvetica"/>
          <w:sz w:val="22"/>
          <w:szCs w:val="22"/>
        </w:rPr>
        <w:t xml:space="preserve"> (</w:t>
      </w:r>
      <w:proofErr w:type="gramStart"/>
      <w:r w:rsidR="00B66B87" w:rsidRPr="003805EE">
        <w:rPr>
          <w:rFonts w:ascii="Helvetica" w:hAnsi="Helvetica"/>
          <w:sz w:val="22"/>
          <w:szCs w:val="22"/>
        </w:rPr>
        <w:t>e.g.</w:t>
      </w:r>
      <w:proofErr w:type="gramEnd"/>
      <w:r w:rsidR="00B66B87" w:rsidRPr="003805EE">
        <w:rPr>
          <w:rFonts w:ascii="Helvetica" w:hAnsi="Helvetica"/>
          <w:sz w:val="22"/>
          <w:szCs w:val="22"/>
        </w:rPr>
        <w:t xml:space="preserve"> the probability of crossing </w:t>
      </w:r>
      <w:commentRangeStart w:id="1027"/>
      <w:r w:rsidR="00B66B87" w:rsidRPr="003805EE">
        <w:rPr>
          <w:rFonts w:ascii="Helvetica" w:hAnsi="Helvetica"/>
          <w:sz w:val="22"/>
          <w:szCs w:val="22"/>
        </w:rPr>
        <w:t xml:space="preserve">a tipping point or </w:t>
      </w:r>
      <w:r w:rsidR="00CA3851" w:rsidRPr="003805EE">
        <w:rPr>
          <w:rFonts w:ascii="Helvetica" w:hAnsi="Helvetica"/>
          <w:sz w:val="22"/>
          <w:szCs w:val="22"/>
        </w:rPr>
        <w:t>limit reference point</w:t>
      </w:r>
      <w:commentRangeEnd w:id="1027"/>
      <w:r w:rsidR="004864F7">
        <w:rPr>
          <w:rStyle w:val="CommentReference"/>
        </w:rPr>
        <w:commentReference w:id="1027"/>
      </w:r>
      <w:r w:rsidR="00F16D17" w:rsidRPr="003805EE">
        <w:rPr>
          <w:rFonts w:ascii="Helvetica" w:hAnsi="Helvetica"/>
          <w:sz w:val="22"/>
          <w:szCs w:val="22"/>
        </w:rPr>
        <w:t>)</w:t>
      </w:r>
      <w:r w:rsidR="00EE58CA" w:rsidRPr="003805EE">
        <w:rPr>
          <w:rFonts w:ascii="Helvetica" w:hAnsi="Helvetica"/>
          <w:sz w:val="22"/>
          <w:szCs w:val="22"/>
        </w:rPr>
        <w:t xml:space="preserve"> of different monitoring strategies</w:t>
      </w:r>
      <w:r w:rsidR="00331440" w:rsidRPr="003805EE">
        <w:rPr>
          <w:rFonts w:ascii="Helvetica" w:hAnsi="Helvetica"/>
          <w:sz w:val="22"/>
          <w:szCs w:val="22"/>
        </w:rPr>
        <w:t>.</w:t>
      </w:r>
      <w:r w:rsidR="00F526F1">
        <w:rPr>
          <w:rFonts w:ascii="Helvetica" w:hAnsi="Helvetica"/>
          <w:sz w:val="22"/>
          <w:szCs w:val="22"/>
        </w:rPr>
        <w:t xml:space="preserve"> </w:t>
      </w:r>
    </w:p>
    <w:p w14:paraId="58A5D263" w14:textId="77777777" w:rsidR="00127FEE" w:rsidRPr="003805EE" w:rsidRDefault="00127FEE">
      <w:pPr>
        <w:rPr>
          <w:rFonts w:ascii="Helvetica" w:hAnsi="Helvetica"/>
          <w:sz w:val="22"/>
          <w:szCs w:val="22"/>
        </w:rPr>
        <w:pPrChange w:id="1028" w:author="Adrian Stier" w:date="2020-12-04T07:09:00Z">
          <w:pPr>
            <w:spacing w:line="480" w:lineRule="auto"/>
          </w:pPr>
        </w:pPrChange>
      </w:pPr>
    </w:p>
    <w:p w14:paraId="6C850D95" w14:textId="158906CB" w:rsidR="000418D3" w:rsidRPr="003805EE" w:rsidRDefault="007B04D3">
      <w:pPr>
        <w:rPr>
          <w:rFonts w:ascii="Helvetica" w:hAnsi="Helvetica"/>
          <w:sz w:val="22"/>
          <w:szCs w:val="22"/>
        </w:rPr>
        <w:pPrChange w:id="1029" w:author="Adrian Stier" w:date="2020-12-04T07:09:00Z">
          <w:pPr>
            <w:spacing w:line="480" w:lineRule="auto"/>
          </w:pPr>
        </w:pPrChange>
      </w:pPr>
      <w:r w:rsidRPr="003805EE">
        <w:rPr>
          <w:rFonts w:ascii="Helvetica" w:hAnsi="Helvetica"/>
          <w:sz w:val="22"/>
          <w:szCs w:val="22"/>
          <w:u w:val="single"/>
        </w:rPr>
        <w:t>Response Variables</w:t>
      </w:r>
      <w:r w:rsidR="00123731" w:rsidRPr="003805EE">
        <w:rPr>
          <w:rFonts w:ascii="Helvetica" w:hAnsi="Helvetica"/>
          <w:sz w:val="22"/>
          <w:szCs w:val="22"/>
        </w:rPr>
        <w:t xml:space="preserve">: </w:t>
      </w:r>
      <w:r w:rsidR="00487E08" w:rsidRPr="003805EE">
        <w:rPr>
          <w:rFonts w:ascii="Helvetica" w:hAnsi="Helvetica"/>
          <w:sz w:val="22"/>
          <w:szCs w:val="22"/>
        </w:rPr>
        <w:t xml:space="preserve">To describe the differential impacts of combinations of </w:t>
      </w:r>
      <w:r w:rsidR="0090182E" w:rsidRPr="003805EE">
        <w:rPr>
          <w:rFonts w:ascii="Helvetica" w:hAnsi="Helvetica"/>
          <w:sz w:val="22"/>
          <w:szCs w:val="22"/>
        </w:rPr>
        <w:t>harvest rate</w:t>
      </w:r>
      <w:r w:rsidR="00487E08" w:rsidRPr="003805EE">
        <w:rPr>
          <w:rFonts w:ascii="Helvetica" w:hAnsi="Helvetica"/>
          <w:sz w:val="22"/>
          <w:szCs w:val="22"/>
        </w:rPr>
        <w:t xml:space="preserve">, monitoring </w:t>
      </w:r>
      <w:r w:rsidR="0090182E" w:rsidRPr="003805EE">
        <w:rPr>
          <w:rFonts w:ascii="Helvetica" w:hAnsi="Helvetica"/>
          <w:sz w:val="22"/>
          <w:szCs w:val="22"/>
        </w:rPr>
        <w:t>precision</w:t>
      </w:r>
      <w:r w:rsidR="00487E08" w:rsidRPr="003805EE">
        <w:rPr>
          <w:rFonts w:ascii="Helvetica" w:hAnsi="Helvetica"/>
          <w:sz w:val="22"/>
          <w:szCs w:val="22"/>
        </w:rPr>
        <w:t>,</w:t>
      </w:r>
      <w:r w:rsidR="00285C11" w:rsidRPr="003805EE">
        <w:rPr>
          <w:rFonts w:ascii="Helvetica" w:hAnsi="Helvetica"/>
          <w:sz w:val="22"/>
          <w:szCs w:val="22"/>
        </w:rPr>
        <w:t xml:space="preserve"> and monitoring strategies </w:t>
      </w:r>
      <w:r w:rsidR="00357162" w:rsidRPr="003805EE">
        <w:rPr>
          <w:rFonts w:ascii="Helvetica" w:hAnsi="Helvetica"/>
          <w:sz w:val="22"/>
          <w:szCs w:val="22"/>
        </w:rPr>
        <w:t>we measured a series of response variables</w:t>
      </w:r>
      <w:r w:rsidR="008A5938" w:rsidRPr="003805EE">
        <w:rPr>
          <w:rFonts w:ascii="Helvetica" w:hAnsi="Helvetica"/>
          <w:sz w:val="22"/>
          <w:szCs w:val="22"/>
        </w:rPr>
        <w:t xml:space="preserve">: (1) </w:t>
      </w:r>
      <w:r w:rsidR="0064383B" w:rsidRPr="003805EE">
        <w:rPr>
          <w:rFonts w:ascii="Helvetica" w:hAnsi="Helvetica"/>
          <w:sz w:val="22"/>
          <w:szCs w:val="22"/>
        </w:rPr>
        <w:t xml:space="preserve">Median </w:t>
      </w:r>
      <w:del w:id="1030" w:author="Tim Essington" w:date="2019-04-22T17:33:00Z">
        <w:r w:rsidR="0064383B" w:rsidRPr="003805EE" w:rsidDel="00D67085">
          <w:rPr>
            <w:rFonts w:ascii="Helvetica" w:hAnsi="Helvetica"/>
            <w:sz w:val="22"/>
            <w:szCs w:val="22"/>
          </w:rPr>
          <w:delText>standing stock</w:delText>
        </w:r>
      </w:del>
      <w:ins w:id="1031" w:author="Tim Essington" w:date="2019-04-22T17:33:00Z">
        <w:del w:id="1032" w:author="Megsie Siple" w:date="2020-08-20T10:29:00Z">
          <w:r w:rsidR="00D67085" w:rsidDel="00DE7101">
            <w:rPr>
              <w:rFonts w:ascii="Helvetica" w:hAnsi="Helvetica"/>
              <w:sz w:val="22"/>
              <w:szCs w:val="22"/>
            </w:rPr>
            <w:delText>population</w:delText>
          </w:r>
        </w:del>
      </w:ins>
      <w:ins w:id="1033" w:author="Megsie Siple" w:date="2020-08-20T10:29:00Z">
        <w:r w:rsidR="00DE7101">
          <w:rPr>
            <w:rFonts w:ascii="Helvetica" w:hAnsi="Helvetica"/>
            <w:sz w:val="22"/>
            <w:szCs w:val="22"/>
          </w:rPr>
          <w:t>spawning stock</w:t>
        </w:r>
      </w:ins>
      <w:r w:rsidR="0064383B" w:rsidRPr="003805EE">
        <w:rPr>
          <w:rFonts w:ascii="Helvetica" w:hAnsi="Helvetica"/>
          <w:sz w:val="22"/>
          <w:szCs w:val="22"/>
        </w:rPr>
        <w:t xml:space="preserve"> biomass </w:t>
      </w:r>
      <w:r w:rsidR="00883AC3" w:rsidRPr="003805EE">
        <w:rPr>
          <w:rFonts w:ascii="Helvetica" w:hAnsi="Helvetica"/>
          <w:sz w:val="22"/>
          <w:szCs w:val="22"/>
        </w:rPr>
        <w:t xml:space="preserve">for the </w:t>
      </w:r>
      <w:ins w:id="1034" w:author="Adrian Stier" w:date="2020-12-15T12:23:00Z">
        <w:r w:rsidR="00E17B07">
          <w:rPr>
            <w:rFonts w:ascii="Helvetica" w:hAnsi="Helvetica"/>
            <w:sz w:val="22"/>
            <w:szCs w:val="22"/>
          </w:rPr>
          <w:t>5</w:t>
        </w:r>
      </w:ins>
      <w:del w:id="1035" w:author="Adrian Stier" w:date="2020-12-15T12:23:00Z">
        <w:r w:rsidR="00883AC3" w:rsidRPr="003805EE" w:rsidDel="00E17B07">
          <w:rPr>
            <w:rFonts w:ascii="Helvetica" w:hAnsi="Helvetica"/>
            <w:sz w:val="22"/>
            <w:szCs w:val="22"/>
          </w:rPr>
          <w:delText>2</w:delText>
        </w:r>
      </w:del>
      <w:r w:rsidR="00883AC3" w:rsidRPr="003805EE">
        <w:rPr>
          <w:rFonts w:ascii="Helvetica" w:hAnsi="Helvetica"/>
          <w:sz w:val="22"/>
          <w:szCs w:val="22"/>
        </w:rPr>
        <w:t xml:space="preserve">0-year time horizon </w:t>
      </w:r>
      <w:r w:rsidR="0064383B" w:rsidRPr="003805EE">
        <w:rPr>
          <w:rFonts w:ascii="Helvetica" w:hAnsi="Helvetica"/>
          <w:sz w:val="22"/>
          <w:szCs w:val="22"/>
        </w:rPr>
        <w:t>across iterations</w:t>
      </w:r>
      <w:del w:id="1036" w:author="Adrian Stier" w:date="2021-01-21T06:49:00Z">
        <w:r w:rsidR="0064383B" w:rsidRPr="003805EE" w:rsidDel="00FD40EA">
          <w:rPr>
            <w:rFonts w:ascii="Helvetica" w:hAnsi="Helvetica"/>
            <w:sz w:val="22"/>
            <w:szCs w:val="22"/>
          </w:rPr>
          <w:delText xml:space="preserve"> (</w:delText>
        </w:r>
        <w:commentRangeStart w:id="1037"/>
        <w:r w:rsidR="0064383B" w:rsidRPr="003805EE" w:rsidDel="00FD40EA">
          <w:rPr>
            <w:rFonts w:ascii="Helvetica" w:hAnsi="Helvetica"/>
            <w:sz w:val="22"/>
            <w:szCs w:val="22"/>
          </w:rPr>
          <w:delText>SSB</w:delText>
        </w:r>
        <w:commentRangeEnd w:id="1037"/>
        <w:r w:rsidR="00DE7101" w:rsidDel="00FD40EA">
          <w:rPr>
            <w:rStyle w:val="CommentReference"/>
          </w:rPr>
          <w:commentReference w:id="1037"/>
        </w:r>
        <w:r w:rsidR="0064383B" w:rsidRPr="003805EE" w:rsidDel="00FD40EA">
          <w:rPr>
            <w:rFonts w:ascii="Helvetica" w:hAnsi="Helvetica"/>
            <w:sz w:val="22"/>
            <w:szCs w:val="22"/>
          </w:rPr>
          <w:delText>)</w:delText>
        </w:r>
      </w:del>
      <w:r w:rsidR="008A5938" w:rsidRPr="003805EE">
        <w:rPr>
          <w:rFonts w:ascii="Helvetica" w:hAnsi="Helvetica"/>
          <w:sz w:val="22"/>
          <w:szCs w:val="22"/>
        </w:rPr>
        <w:t xml:space="preserve">, (2) </w:t>
      </w:r>
      <w:r w:rsidR="0064383B" w:rsidRPr="003805EE">
        <w:rPr>
          <w:rFonts w:ascii="Helvetica" w:hAnsi="Helvetica"/>
          <w:sz w:val="22"/>
          <w:szCs w:val="22"/>
        </w:rPr>
        <w:t xml:space="preserve">Median </w:t>
      </w:r>
      <w:del w:id="1038" w:author="Megsie Siple" w:date="2020-08-20T10:30:00Z">
        <w:r w:rsidR="00580186" w:rsidRPr="003805EE" w:rsidDel="00DE7101">
          <w:rPr>
            <w:rFonts w:ascii="Helvetica" w:hAnsi="Helvetica"/>
            <w:sz w:val="22"/>
            <w:szCs w:val="22"/>
          </w:rPr>
          <w:delText>net present value</w:delText>
        </w:r>
      </w:del>
      <w:ins w:id="1039" w:author="Megsie Siple" w:date="2020-08-20T10:30:00Z">
        <w:r w:rsidR="00DE7101">
          <w:rPr>
            <w:rFonts w:ascii="Helvetica" w:hAnsi="Helvetica"/>
            <w:sz w:val="22"/>
            <w:szCs w:val="22"/>
          </w:rPr>
          <w:t>N</w:t>
        </w:r>
      </w:ins>
      <w:ins w:id="1040" w:author="Adrian Stier" w:date="2021-01-21T06:49:00Z">
        <w:r w:rsidR="00FD40EA">
          <w:rPr>
            <w:rFonts w:ascii="Helvetica" w:hAnsi="Helvetica"/>
            <w:sz w:val="22"/>
            <w:szCs w:val="22"/>
          </w:rPr>
          <w:t xml:space="preserve">et </w:t>
        </w:r>
        <w:r w:rsidR="00FD40EA">
          <w:rPr>
            <w:rFonts w:ascii="Helvetica" w:hAnsi="Helvetica"/>
            <w:sz w:val="22"/>
            <w:szCs w:val="22"/>
          </w:rPr>
          <w:lastRenderedPageBreak/>
          <w:t>Present Value</w:t>
        </w:r>
      </w:ins>
      <w:ins w:id="1041" w:author="Megsie Siple" w:date="2020-08-20T10:30:00Z">
        <w:del w:id="1042" w:author="Adrian Stier" w:date="2021-01-21T06:49:00Z">
          <w:r w:rsidR="00DE7101" w:rsidDel="00FD40EA">
            <w:rPr>
              <w:rFonts w:ascii="Helvetica" w:hAnsi="Helvetica"/>
              <w:sz w:val="22"/>
              <w:szCs w:val="22"/>
            </w:rPr>
            <w:delText>PV</w:delText>
          </w:r>
        </w:del>
      </w:ins>
      <w:del w:id="1043" w:author="Adrian Stier" w:date="2021-01-21T06:49:00Z">
        <w:r w:rsidR="00580186" w:rsidRPr="003805EE" w:rsidDel="00FD40EA">
          <w:rPr>
            <w:rFonts w:ascii="Helvetica" w:hAnsi="Helvetica"/>
            <w:sz w:val="22"/>
            <w:szCs w:val="22"/>
          </w:rPr>
          <w:delText xml:space="preserve"> </w:delText>
        </w:r>
      </w:del>
      <w:ins w:id="1044" w:author="Adrian Stier" w:date="2021-01-21T06:49:00Z">
        <w:r w:rsidR="00FD40EA">
          <w:rPr>
            <w:rFonts w:ascii="Helvetica" w:hAnsi="Helvetica"/>
            <w:sz w:val="22"/>
            <w:szCs w:val="22"/>
          </w:rPr>
          <w:t xml:space="preserve"> </w:t>
        </w:r>
      </w:ins>
      <w:r w:rsidR="0064383B" w:rsidRPr="003805EE">
        <w:rPr>
          <w:rFonts w:ascii="Helvetica" w:hAnsi="Helvetica"/>
          <w:sz w:val="22"/>
          <w:szCs w:val="22"/>
        </w:rPr>
        <w:t>across iterations</w:t>
      </w:r>
      <w:r w:rsidR="008A5938" w:rsidRPr="003805EE">
        <w:rPr>
          <w:rFonts w:ascii="Helvetica" w:hAnsi="Helvetica"/>
          <w:sz w:val="22"/>
          <w:szCs w:val="22"/>
        </w:rPr>
        <w:t xml:space="preserve">, (3) </w:t>
      </w:r>
      <w:r w:rsidR="0064383B" w:rsidRPr="003805EE">
        <w:rPr>
          <w:rFonts w:ascii="Helvetica" w:hAnsi="Helvetica"/>
          <w:sz w:val="22"/>
          <w:szCs w:val="22"/>
        </w:rPr>
        <w:t xml:space="preserve">Median </w:t>
      </w:r>
      <w:del w:id="1045" w:author="Megsie Siple" w:date="2020-08-20T10:30:00Z">
        <w:r w:rsidR="0064383B" w:rsidRPr="003805EE" w:rsidDel="00DE7101">
          <w:rPr>
            <w:rFonts w:ascii="Helvetica" w:hAnsi="Helvetica"/>
            <w:sz w:val="22"/>
            <w:szCs w:val="22"/>
          </w:rPr>
          <w:delText xml:space="preserve">Cost </w:delText>
        </w:r>
      </w:del>
      <w:ins w:id="1046" w:author="Megsie Siple" w:date="2020-08-20T10:30:00Z">
        <w:r w:rsidR="00DE7101">
          <w:rPr>
            <w:rFonts w:ascii="Helvetica" w:hAnsi="Helvetica"/>
            <w:sz w:val="22"/>
            <w:szCs w:val="22"/>
          </w:rPr>
          <w:t>c</w:t>
        </w:r>
        <w:r w:rsidR="00DE7101" w:rsidRPr="003805EE">
          <w:rPr>
            <w:rFonts w:ascii="Helvetica" w:hAnsi="Helvetica"/>
            <w:sz w:val="22"/>
            <w:szCs w:val="22"/>
          </w:rPr>
          <w:t xml:space="preserve">ost </w:t>
        </w:r>
      </w:ins>
      <w:r w:rsidR="0064383B" w:rsidRPr="003805EE">
        <w:rPr>
          <w:rFonts w:ascii="Helvetica" w:hAnsi="Helvetica"/>
          <w:sz w:val="22"/>
          <w:szCs w:val="22"/>
        </w:rPr>
        <w:t>of monitoring across iterations</w:t>
      </w:r>
      <w:r w:rsidR="008A5938" w:rsidRPr="003805EE">
        <w:rPr>
          <w:rFonts w:ascii="Helvetica" w:hAnsi="Helvetica"/>
          <w:sz w:val="22"/>
          <w:szCs w:val="22"/>
        </w:rPr>
        <w:t>, (4)</w:t>
      </w:r>
      <w:r w:rsidR="00DF7568" w:rsidRPr="003805EE">
        <w:rPr>
          <w:rFonts w:ascii="Helvetica" w:hAnsi="Helvetica"/>
          <w:sz w:val="22"/>
          <w:szCs w:val="22"/>
        </w:rPr>
        <w:t xml:space="preserve"> Frequency of crossing a management </w:t>
      </w:r>
      <w:del w:id="1047" w:author="Adrian Stier" w:date="2021-01-21T06:49:00Z">
        <w:r w:rsidR="00DF7568" w:rsidRPr="003805EE" w:rsidDel="00FD40EA">
          <w:rPr>
            <w:rFonts w:ascii="Helvetica" w:hAnsi="Helvetica"/>
            <w:sz w:val="22"/>
            <w:szCs w:val="22"/>
          </w:rPr>
          <w:delText>tipping point</w:delText>
        </w:r>
      </w:del>
      <w:ins w:id="1048" w:author="Adrian Stier" w:date="2021-01-21T06:49:00Z">
        <w:r w:rsidR="00FD40EA">
          <w:rPr>
            <w:rFonts w:ascii="Helvetica" w:hAnsi="Helvetica"/>
            <w:sz w:val="22"/>
            <w:szCs w:val="22"/>
          </w:rPr>
          <w:t>threshold</w:t>
        </w:r>
      </w:ins>
      <w:r w:rsidR="00DF7568" w:rsidRPr="003805EE">
        <w:rPr>
          <w:rFonts w:ascii="Helvetica" w:hAnsi="Helvetica"/>
          <w:sz w:val="22"/>
          <w:szCs w:val="22"/>
        </w:rPr>
        <w:t xml:space="preserve"> (limit reference point):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F1613" w:rsidRPr="003805EE">
        <w:rPr>
          <w:rFonts w:ascii="Helvetica" w:hAnsi="Helvetica"/>
          <w:sz w:val="22"/>
          <w:szCs w:val="22"/>
        </w:rPr>
        <w:t>,</w:t>
      </w:r>
      <w:r w:rsidR="0039320C" w:rsidRPr="003805EE">
        <w:rPr>
          <w:rFonts w:ascii="Helvetica" w:hAnsi="Helvetica"/>
          <w:sz w:val="22"/>
          <w:szCs w:val="22"/>
        </w:rPr>
        <w:t xml:space="preserve"> </w:t>
      </w:r>
      <w:del w:id="1049" w:author="Megsie Siple" w:date="2020-08-20T10:31:00Z">
        <w:r w:rsidR="0039320C" w:rsidRPr="003805EE" w:rsidDel="00DE7101">
          <w:rPr>
            <w:rFonts w:ascii="Helvetica" w:hAnsi="Helvetica"/>
            <w:sz w:val="22"/>
            <w:szCs w:val="22"/>
          </w:rPr>
          <w:delText xml:space="preserve">and </w:delText>
        </w:r>
      </w:del>
      <w:r w:rsidR="001968EB" w:rsidRPr="003805EE">
        <w:rPr>
          <w:rFonts w:ascii="Helvetica" w:hAnsi="Helvetica"/>
          <w:sz w:val="22"/>
          <w:szCs w:val="22"/>
        </w:rPr>
        <w:t xml:space="preserve">(5) </w:t>
      </w:r>
      <w:r w:rsidR="00DF7568" w:rsidRPr="003805EE">
        <w:rPr>
          <w:rFonts w:ascii="Helvetica" w:hAnsi="Helvetica"/>
          <w:sz w:val="22"/>
          <w:szCs w:val="22"/>
        </w:rPr>
        <w:t xml:space="preserve">Frequency of crossing a biological </w:t>
      </w:r>
      <w:del w:id="1050" w:author="Adrian Stier" w:date="2021-01-21T06:50:00Z">
        <w:r w:rsidR="00DF7568" w:rsidRPr="003805EE" w:rsidDel="00FD40EA">
          <w:rPr>
            <w:rFonts w:ascii="Helvetica" w:hAnsi="Helvetica"/>
            <w:sz w:val="22"/>
            <w:szCs w:val="22"/>
          </w:rPr>
          <w:delText>tipping point</w:delText>
        </w:r>
      </w:del>
      <w:ins w:id="1051" w:author="Adrian Stier" w:date="2021-01-21T06:50:00Z">
        <w:r w:rsidR="00FD40EA">
          <w:rPr>
            <w:rFonts w:ascii="Helvetica" w:hAnsi="Helvetica"/>
            <w:sz w:val="22"/>
            <w:szCs w:val="22"/>
          </w:rPr>
          <w:t>critical threshold</w:t>
        </w:r>
      </w:ins>
      <w:r w:rsidR="00DF7568" w:rsidRPr="003805EE">
        <w:rPr>
          <w:rFonts w:ascii="Helvetica" w:hAnsi="Helvetica"/>
          <w:sz w:val="22"/>
          <w:szCs w:val="22"/>
        </w:rPr>
        <w:t xml:space="preserve">: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≤A</m:t>
        </m:r>
      </m:oMath>
      <w:ins w:id="1052" w:author="Megsie Siple" w:date="2020-08-20T10:31:00Z">
        <w:r w:rsidR="00DE7101">
          <w:rPr>
            <w:rFonts w:ascii="Helvetica" w:hAnsi="Helvetica"/>
            <w:sz w:val="22"/>
            <w:szCs w:val="22"/>
          </w:rPr>
          <w:t xml:space="preserve"> and (6) </w:t>
        </w:r>
        <w:commentRangeStart w:id="1053"/>
        <w:r w:rsidR="00DE7101">
          <w:rPr>
            <w:rFonts w:ascii="Helvetica" w:hAnsi="Helvetica"/>
            <w:sz w:val="22"/>
            <w:szCs w:val="22"/>
          </w:rPr>
          <w:t xml:space="preserve">Time spent in proximity (within 20%) of the critical threshold </w:t>
        </w:r>
        <w:r w:rsidR="00DE7101" w:rsidRPr="00DE7101">
          <w:rPr>
            <w:rFonts w:ascii="Helvetica" w:hAnsi="Helvetica"/>
            <w:i/>
            <w:iCs/>
            <w:sz w:val="22"/>
            <w:szCs w:val="22"/>
            <w:rPrChange w:id="1054" w:author="Megsie Siple" w:date="2020-08-20T10:31:00Z">
              <w:rPr>
                <w:rFonts w:ascii="Helvetica" w:hAnsi="Helvetica"/>
                <w:sz w:val="22"/>
                <w:szCs w:val="22"/>
              </w:rPr>
            </w:rPrChange>
          </w:rPr>
          <w:t>A</w:t>
        </w:r>
        <w:r w:rsidR="00DE7101">
          <w:rPr>
            <w:rFonts w:ascii="Helvetica" w:hAnsi="Helvetica"/>
            <w:sz w:val="22"/>
            <w:szCs w:val="22"/>
          </w:rPr>
          <w:t>.</w:t>
        </w:r>
      </w:ins>
      <w:del w:id="1055" w:author="Megsie Siple" w:date="2020-08-20T10:31:00Z">
        <w:r w:rsidR="0039320C" w:rsidRPr="003805EE" w:rsidDel="00DE7101">
          <w:rPr>
            <w:rFonts w:ascii="Helvetica" w:hAnsi="Helvetica"/>
            <w:sz w:val="22"/>
            <w:szCs w:val="22"/>
          </w:rPr>
          <w:delText>.</w:delText>
        </w:r>
        <w:r w:rsidR="003E563E" w:rsidRPr="003805EE" w:rsidDel="00DE7101">
          <w:rPr>
            <w:rFonts w:ascii="Helvetica" w:hAnsi="Helvetica"/>
            <w:sz w:val="22"/>
            <w:szCs w:val="22"/>
          </w:rPr>
          <w:delText xml:space="preserve"> </w:delText>
        </w:r>
      </w:del>
      <w:commentRangeEnd w:id="1053"/>
      <w:r w:rsidR="00DE7101">
        <w:rPr>
          <w:rStyle w:val="CommentReference"/>
        </w:rPr>
        <w:commentReference w:id="1053"/>
      </w:r>
    </w:p>
    <w:p w14:paraId="4767035E" w14:textId="63AB1486" w:rsidR="00995761" w:rsidRPr="003805EE" w:rsidRDefault="00957EE4">
      <w:pPr>
        <w:tabs>
          <w:tab w:val="left" w:pos="2760"/>
        </w:tabs>
        <w:rPr>
          <w:rFonts w:ascii="Helvetica" w:hAnsi="Helvetica"/>
          <w:i/>
          <w:sz w:val="22"/>
          <w:szCs w:val="22"/>
        </w:rPr>
        <w:pPrChange w:id="1056" w:author="Adrian Stier" w:date="2020-12-04T07:09:00Z">
          <w:pPr>
            <w:tabs>
              <w:tab w:val="left" w:pos="2760"/>
            </w:tabs>
            <w:spacing w:line="480" w:lineRule="auto"/>
          </w:pPr>
        </w:pPrChange>
      </w:pPr>
      <w:r w:rsidRPr="003805EE">
        <w:rPr>
          <w:rFonts w:ascii="Helvetica" w:hAnsi="Helvetica"/>
          <w:i/>
          <w:sz w:val="22"/>
          <w:szCs w:val="22"/>
        </w:rPr>
        <w:t xml:space="preserve"> </w:t>
      </w:r>
    </w:p>
    <w:p w14:paraId="047EC65D" w14:textId="33179DE4" w:rsidR="00303022" w:rsidRDefault="00102BC1" w:rsidP="00303022">
      <w:pPr>
        <w:rPr>
          <w:ins w:id="1057" w:author="Adrian Stier" w:date="2021-01-14T15:51:00Z"/>
          <w:rFonts w:ascii="Helvetica" w:hAnsi="Helvetica"/>
          <w:iCs/>
          <w:sz w:val="22"/>
          <w:szCs w:val="22"/>
        </w:rPr>
      </w:pPr>
      <w:r w:rsidRPr="003805EE">
        <w:rPr>
          <w:rFonts w:ascii="Helvetica" w:hAnsi="Helvetica"/>
          <w:sz w:val="22"/>
          <w:szCs w:val="22"/>
          <w:u w:val="single"/>
        </w:rPr>
        <w:t>Basic Model Dynamics:</w:t>
      </w:r>
      <w:r w:rsidRPr="003805EE">
        <w:rPr>
          <w:rFonts w:ascii="Helvetica" w:hAnsi="Helvetica"/>
          <w:sz w:val="22"/>
          <w:szCs w:val="22"/>
        </w:rPr>
        <w:t xml:space="preserve"> To </w:t>
      </w:r>
      <w:del w:id="1058" w:author="Megsie Siple" w:date="2020-08-20T10:32:00Z">
        <w:r w:rsidRPr="003805EE" w:rsidDel="00DE7101">
          <w:rPr>
            <w:rFonts w:ascii="Helvetica" w:hAnsi="Helvetica"/>
            <w:sz w:val="22"/>
            <w:szCs w:val="22"/>
          </w:rPr>
          <w:delText>help the reader develop intuition about</w:delText>
        </w:r>
      </w:del>
      <w:ins w:id="1059" w:author="Megsie Siple" w:date="2020-08-20T10:32:00Z">
        <w:r w:rsidR="00DE7101">
          <w:rPr>
            <w:rFonts w:ascii="Helvetica" w:hAnsi="Helvetica"/>
            <w:sz w:val="22"/>
            <w:szCs w:val="22"/>
          </w:rPr>
          <w:t>illustrate</w:t>
        </w:r>
      </w:ins>
      <w:r w:rsidRPr="003805EE">
        <w:rPr>
          <w:rFonts w:ascii="Helvetica" w:hAnsi="Helvetica"/>
          <w:sz w:val="22"/>
          <w:szCs w:val="22"/>
        </w:rPr>
        <w:t xml:space="preserve"> model behavior</w:t>
      </w:r>
      <w:ins w:id="1060" w:author="Adrian Stier [2]" w:date="2021-01-15T07:12:00Z">
        <w:r w:rsidR="004C2B97">
          <w:rPr>
            <w:rFonts w:ascii="Helvetica" w:hAnsi="Helvetica"/>
            <w:sz w:val="22"/>
            <w:szCs w:val="22"/>
          </w:rPr>
          <w:t xml:space="preserve"> we simulated a</w:t>
        </w:r>
      </w:ins>
      <w:ins w:id="1061" w:author="Adrian Stier" w:date="2021-01-14T15:47:00Z">
        <w:r w:rsidR="0051668F">
          <w:rPr>
            <w:rFonts w:ascii="Helvetica" w:hAnsi="Helvetica"/>
            <w:sz w:val="22"/>
            <w:szCs w:val="22"/>
          </w:rPr>
          <w:t xml:space="preserve"> </w:t>
        </w:r>
      </w:ins>
      <w:ins w:id="1062" w:author="Adrian Stier [2]" w:date="2021-01-15T07:12:00Z">
        <w:r w:rsidR="004C2B97">
          <w:rPr>
            <w:rFonts w:ascii="Helvetica" w:hAnsi="Helvetica"/>
            <w:sz w:val="22"/>
            <w:szCs w:val="22"/>
          </w:rPr>
          <w:t xml:space="preserve">range of monitoring precision and </w:t>
        </w:r>
      </w:ins>
      <w:ins w:id="1063" w:author="Adrian Stier [2]" w:date="2021-01-15T07:14:00Z">
        <w:r w:rsidR="004C2B97">
          <w:rPr>
            <w:rFonts w:ascii="Helvetica" w:hAnsi="Helvetica"/>
            <w:sz w:val="22"/>
            <w:szCs w:val="22"/>
          </w:rPr>
          <w:t>harvest</w:t>
        </w:r>
      </w:ins>
      <w:ins w:id="1064" w:author="Adrian Stier [2]" w:date="2021-01-15T07:12:00Z">
        <w:r w:rsidR="004C2B97">
          <w:rPr>
            <w:rFonts w:ascii="Helvetica" w:hAnsi="Helvetica"/>
            <w:sz w:val="22"/>
            <w:szCs w:val="22"/>
          </w:rPr>
          <w:t xml:space="preserve"> rates </w:t>
        </w:r>
      </w:ins>
      <w:ins w:id="1065" w:author="Adrian Stier" w:date="2021-01-14T15:47:00Z">
        <w:del w:id="1066" w:author="Adrian Stier [2]" w:date="2021-01-15T07:12:00Z">
          <w:r w:rsidR="0051668F" w:rsidDel="004C2B97">
            <w:rPr>
              <w:rFonts w:ascii="Helvetica" w:hAnsi="Helvetica"/>
              <w:sz w:val="22"/>
              <w:szCs w:val="22"/>
            </w:rPr>
            <w:delText>we examined how</w:delText>
          </w:r>
        </w:del>
      </w:ins>
      <w:ins w:id="1067" w:author="Adrian Stier [2]" w:date="2021-01-15T07:12:00Z">
        <w:r w:rsidR="004C2B97">
          <w:rPr>
            <w:rFonts w:ascii="Helvetica" w:hAnsi="Helvetica"/>
            <w:sz w:val="22"/>
            <w:szCs w:val="22"/>
          </w:rPr>
          <w:t>and examined the biological and economic consequences</w:t>
        </w:r>
      </w:ins>
      <w:ins w:id="1068" w:author="Adrian Stier" w:date="2021-01-14T15:47:00Z">
        <w:del w:id="1069" w:author="Adrian Stier [2]" w:date="2021-01-15T07:13:00Z">
          <w:r w:rsidR="0051668F" w:rsidDel="004C2B97">
            <w:rPr>
              <w:rFonts w:ascii="Helvetica" w:hAnsi="Helvetica"/>
              <w:sz w:val="22"/>
              <w:szCs w:val="22"/>
            </w:rPr>
            <w:delText xml:space="preserve"> population dynamics, </w:delText>
          </w:r>
        </w:del>
      </w:ins>
      <w:ins w:id="1070" w:author="Adrian Stier" w:date="2021-01-14T15:48:00Z">
        <w:del w:id="1071" w:author="Adrian Stier [2]" w:date="2021-01-15T07:13:00Z">
          <w:r w:rsidR="0051668F" w:rsidDel="004C2B97">
            <w:rPr>
              <w:rFonts w:ascii="Helvetica" w:hAnsi="Helvetica"/>
              <w:sz w:val="22"/>
              <w:szCs w:val="22"/>
            </w:rPr>
            <w:delText xml:space="preserve">the frequency of overfishing, </w:delText>
          </w:r>
        </w:del>
      </w:ins>
      <w:ins w:id="1072" w:author="Adrian Stier" w:date="2021-01-14T15:47:00Z">
        <w:del w:id="1073" w:author="Adrian Stier [2]" w:date="2021-01-15T07:13:00Z">
          <w:r w:rsidR="0051668F" w:rsidDel="004C2B97">
            <w:rPr>
              <w:rFonts w:ascii="Helvetica" w:hAnsi="Helvetica"/>
              <w:sz w:val="22"/>
              <w:szCs w:val="22"/>
            </w:rPr>
            <w:delText xml:space="preserve">the value </w:delText>
          </w:r>
        </w:del>
      </w:ins>
      <w:ins w:id="1074" w:author="Adrian Stier" w:date="2021-01-14T15:48:00Z">
        <w:del w:id="1075" w:author="Adrian Stier [2]" w:date="2021-01-15T07:13:00Z">
          <w:r w:rsidR="0051668F" w:rsidDel="004C2B97">
            <w:rPr>
              <w:rFonts w:ascii="Helvetica" w:hAnsi="Helvetica"/>
              <w:sz w:val="22"/>
              <w:szCs w:val="22"/>
            </w:rPr>
            <w:delText>of a fished</w:delText>
          </w:r>
        </w:del>
      </w:ins>
      <w:ins w:id="1076" w:author="Adrian Stier" w:date="2021-01-14T15:47:00Z">
        <w:del w:id="1077" w:author="Adrian Stier [2]" w:date="2021-01-15T07:13:00Z">
          <w:r w:rsidR="0051668F" w:rsidDel="004C2B97">
            <w:rPr>
              <w:rFonts w:ascii="Helvetica" w:hAnsi="Helvetica"/>
              <w:sz w:val="22"/>
              <w:szCs w:val="22"/>
            </w:rPr>
            <w:delText xml:space="preserve"> population</w:delText>
          </w:r>
        </w:del>
      </w:ins>
      <w:ins w:id="1078" w:author="Adrian Stier" w:date="2021-01-14T15:48:00Z">
        <w:del w:id="1079" w:author="Adrian Stier [2]" w:date="2021-01-15T07:13:00Z">
          <w:r w:rsidR="0051668F" w:rsidDel="004C2B97">
            <w:rPr>
              <w:rFonts w:ascii="Helvetica" w:hAnsi="Helvetica"/>
              <w:sz w:val="22"/>
              <w:szCs w:val="22"/>
            </w:rPr>
            <w:delText>, and the probability of population collapse for a</w:delText>
          </w:r>
        </w:del>
        <w:del w:id="1080" w:author="Adrian Stier [2]" w:date="2021-01-15T07:12:00Z">
          <w:r w:rsidR="0051668F" w:rsidDel="004C2B97">
            <w:rPr>
              <w:rFonts w:ascii="Helvetica" w:hAnsi="Helvetica"/>
              <w:sz w:val="22"/>
              <w:szCs w:val="22"/>
            </w:rPr>
            <w:delText xml:space="preserve"> range</w:delText>
          </w:r>
        </w:del>
      </w:ins>
      <w:ins w:id="1081" w:author="Adrian Stier" w:date="2021-01-14T15:49:00Z">
        <w:del w:id="1082" w:author="Adrian Stier [2]" w:date="2021-01-15T07:12:00Z">
          <w:r w:rsidR="0051668F" w:rsidDel="004C2B97">
            <w:rPr>
              <w:rFonts w:ascii="Helvetica" w:hAnsi="Helvetica"/>
              <w:sz w:val="22"/>
              <w:szCs w:val="22"/>
            </w:rPr>
            <w:delText xml:space="preserve"> of monitoring and fishing rates</w:delText>
          </w:r>
        </w:del>
        <w:del w:id="1083" w:author="Adrian Stier [2]" w:date="2021-01-15T07:13:00Z">
          <w:r w:rsidR="0051668F" w:rsidDel="004C2B97">
            <w:rPr>
              <w:rFonts w:ascii="Helvetica" w:hAnsi="Helvetica"/>
              <w:sz w:val="22"/>
              <w:szCs w:val="22"/>
            </w:rPr>
            <w:delText>.</w:delText>
          </w:r>
        </w:del>
      </w:ins>
      <w:ins w:id="1084" w:author="Adrian Stier [2]" w:date="2021-01-15T07:13:00Z">
        <w:r w:rsidR="004C2B97">
          <w:rPr>
            <w:rFonts w:ascii="Helvetica" w:hAnsi="Helvetica"/>
            <w:sz w:val="22"/>
            <w:szCs w:val="22"/>
          </w:rPr>
          <w:t>.</w:t>
        </w:r>
      </w:ins>
      <w:ins w:id="1085" w:author="Adrian Stier" w:date="2021-01-14T15:49:00Z">
        <w:r w:rsidR="0051668F">
          <w:rPr>
            <w:rFonts w:ascii="Helvetica" w:hAnsi="Helvetica"/>
            <w:sz w:val="22"/>
            <w:szCs w:val="22"/>
          </w:rPr>
          <w:t xml:space="preserve"> </w:t>
        </w:r>
      </w:ins>
      <w:del w:id="1086" w:author="Adrian Stier" w:date="2021-01-14T15:49:00Z">
        <w:r w:rsidRPr="003805EE" w:rsidDel="0051668F">
          <w:rPr>
            <w:rFonts w:ascii="Helvetica" w:hAnsi="Helvetica"/>
            <w:sz w:val="22"/>
            <w:szCs w:val="22"/>
          </w:rPr>
          <w:delText xml:space="preserve">, </w:delText>
        </w:r>
      </w:del>
      <w:del w:id="1087" w:author="Adrian Stier" w:date="2021-01-14T15:47:00Z">
        <w:r w:rsidRPr="003805EE" w:rsidDel="0051668F">
          <w:rPr>
            <w:rFonts w:ascii="Helvetica" w:hAnsi="Helvetica"/>
            <w:sz w:val="22"/>
            <w:szCs w:val="22"/>
          </w:rPr>
          <w:delText xml:space="preserve">we </w:delText>
        </w:r>
      </w:del>
      <w:del w:id="1088" w:author="Adrian Stier" w:date="2021-01-14T15:49:00Z">
        <w:r w:rsidRPr="003805EE" w:rsidDel="0051668F">
          <w:rPr>
            <w:rFonts w:ascii="Helvetica" w:hAnsi="Helvetica"/>
            <w:sz w:val="22"/>
            <w:szCs w:val="22"/>
          </w:rPr>
          <w:delText xml:space="preserve">summarize its </w:delText>
        </w:r>
      </w:del>
      <w:ins w:id="1089" w:author="Megsie Siple" w:date="2020-08-20T10:32:00Z">
        <w:del w:id="1090" w:author="Adrian Stier" w:date="2021-01-14T15:49:00Z">
          <w:r w:rsidR="00DE7101" w:rsidDel="0051668F">
            <w:rPr>
              <w:rFonts w:ascii="Helvetica" w:hAnsi="Helvetica"/>
              <w:sz w:val="22"/>
              <w:szCs w:val="22"/>
            </w:rPr>
            <w:delText>population</w:delText>
          </w:r>
          <w:r w:rsidR="00DE7101" w:rsidRPr="003805EE" w:rsidDel="0051668F">
            <w:rPr>
              <w:rFonts w:ascii="Helvetica" w:hAnsi="Helvetica"/>
              <w:sz w:val="22"/>
              <w:szCs w:val="22"/>
            </w:rPr>
            <w:delText xml:space="preserve"> </w:delText>
          </w:r>
        </w:del>
      </w:ins>
      <w:del w:id="1091" w:author="Adrian Stier" w:date="2021-01-14T15:49:00Z">
        <w:r w:rsidRPr="003805EE" w:rsidDel="0051668F">
          <w:rPr>
            <w:rFonts w:ascii="Helvetica" w:hAnsi="Helvetica"/>
            <w:sz w:val="22"/>
            <w:szCs w:val="22"/>
          </w:rPr>
          <w:delText xml:space="preserve">dynamics for a range of monitoring investment and maximum exploitation rates. </w:delText>
        </w:r>
      </w:del>
      <w:r w:rsidRPr="003805EE">
        <w:rPr>
          <w:rFonts w:ascii="Helvetica" w:hAnsi="Helvetica"/>
          <w:sz w:val="22"/>
          <w:szCs w:val="22"/>
        </w:rPr>
        <w:t>Specifically,</w:t>
      </w:r>
      <w:ins w:id="1092" w:author="Adrian Stier [2]" w:date="2021-01-15T07:13:00Z">
        <w:r w:rsidR="004C2B97">
          <w:rPr>
            <w:rFonts w:ascii="Helvetica" w:hAnsi="Helvetica"/>
            <w:sz w:val="22"/>
            <w:szCs w:val="22"/>
          </w:rPr>
          <w:t xml:space="preserve"> we</w:t>
        </w:r>
      </w:ins>
      <w:r w:rsidRPr="003805EE">
        <w:rPr>
          <w:rFonts w:ascii="Helvetica" w:hAnsi="Helvetica"/>
          <w:sz w:val="22"/>
          <w:szCs w:val="22"/>
        </w:rPr>
        <w:t xml:space="preserve"> </w:t>
      </w:r>
      <w:ins w:id="1093" w:author="Adrian Stier" w:date="2021-01-14T15:50:00Z">
        <w:r w:rsidR="0051668F">
          <w:rPr>
            <w:rFonts w:ascii="Helvetica" w:hAnsi="Helvetica"/>
            <w:sz w:val="22"/>
            <w:szCs w:val="22"/>
          </w:rPr>
          <w:t xml:space="preserve">conducted 10,000 iterations of 50 year simulations </w:t>
        </w:r>
      </w:ins>
      <w:del w:id="1094" w:author="Adrian Stier" w:date="2021-01-14T15:50:00Z">
        <w:r w:rsidRPr="003805EE" w:rsidDel="00303022">
          <w:rPr>
            <w:rFonts w:ascii="Helvetica" w:hAnsi="Helvetica"/>
            <w:sz w:val="22"/>
            <w:szCs w:val="22"/>
          </w:rPr>
          <w:delText xml:space="preserve">we calculated the probability of crossing a tipping point and the peak median NPV </w:delText>
        </w:r>
      </w:del>
      <w:r w:rsidRPr="003805EE">
        <w:rPr>
          <w:rFonts w:ascii="Helvetica" w:hAnsi="Helvetica"/>
          <w:sz w:val="22"/>
          <w:szCs w:val="22"/>
        </w:rPr>
        <w:t xml:space="preserve">for a range of monitoring investment (CV of </w:t>
      </w:r>
      <w:del w:id="1095" w:author="Megsie Siple" w:date="2020-08-20T10:36:00Z">
        <w:r w:rsidRPr="003805EE" w:rsidDel="00DE7101">
          <w:rPr>
            <w:rFonts w:ascii="Helvetica" w:hAnsi="Helvetica"/>
            <w:sz w:val="22"/>
            <w:szCs w:val="22"/>
          </w:rPr>
          <w:delText>Biomass</w:delText>
        </w:r>
      </w:del>
      <w:ins w:id="1096" w:author="Megsie Siple" w:date="2020-08-20T10:36:00Z">
        <w:r w:rsidR="00DE7101">
          <w:rPr>
            <w:rFonts w:ascii="Helvetica" w:hAnsi="Helvetica"/>
            <w:sz w:val="22"/>
            <w:szCs w:val="22"/>
          </w:rPr>
          <w:t>b</w:t>
        </w:r>
        <w:r w:rsidR="00DE7101" w:rsidRPr="003805EE">
          <w:rPr>
            <w:rFonts w:ascii="Helvetica" w:hAnsi="Helvetica"/>
            <w:sz w:val="22"/>
            <w:szCs w:val="22"/>
          </w:rPr>
          <w:t>iomass</w:t>
        </w:r>
      </w:ins>
      <w:r w:rsidRPr="003805EE">
        <w:rPr>
          <w:rFonts w:ascii="Helvetica" w:hAnsi="Helvetica"/>
          <w:sz w:val="22"/>
          <w:szCs w:val="22"/>
        </w:rPr>
        <w:t xml:space="preserve">: 0.0 – 0.5) and a </w:t>
      </w:r>
      <w:r w:rsidR="000A561D" w:rsidRPr="003805EE">
        <w:rPr>
          <w:rFonts w:ascii="Helvetica" w:hAnsi="Helvetica"/>
          <w:sz w:val="22"/>
          <w:szCs w:val="22"/>
        </w:rPr>
        <w:t>proportion</w:t>
      </w:r>
      <w:r w:rsidRPr="003805EE">
        <w:rPr>
          <w:rFonts w:ascii="Helvetica" w:hAnsi="Helvetica"/>
          <w:sz w:val="22"/>
          <w:szCs w:val="22"/>
        </w:rPr>
        <w:t xml:space="preserv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 xml:space="preserve">) where </w:t>
      </w:r>
      <m:oMath>
        <m:r>
          <w:rPr>
            <w:rFonts w:ascii="Cambria Math" w:hAnsi="Cambria Math"/>
            <w:sz w:val="22"/>
            <w:szCs w:val="22"/>
          </w:rPr>
          <m:t>p</m:t>
        </m:r>
      </m:oMath>
      <w:r w:rsidRPr="003805EE">
        <w:rPr>
          <w:rFonts w:ascii="Helvetica" w:hAnsi="Helvetica"/>
          <w:sz w:val="22"/>
          <w:szCs w:val="22"/>
        </w:rPr>
        <w:t xml:space="preserve"> was explored from 0.0 – 2.0 </w:t>
      </w:r>
      <w:del w:id="1097" w:author="Adrian Stier" w:date="2021-01-14T15:51:00Z">
        <w:r w:rsidRPr="003805EE" w:rsidDel="00303022">
          <w:rPr>
            <w:rFonts w:ascii="Helvetica" w:hAnsi="Helvetica"/>
            <w:sz w:val="22"/>
            <w:szCs w:val="22"/>
          </w:rPr>
          <w:delText xml:space="preserve">for 10,000 iterations of a </w:delText>
        </w:r>
      </w:del>
      <w:del w:id="1098" w:author="Adrian Stier" w:date="2020-12-15T12:23:00Z">
        <w:r w:rsidRPr="003805EE" w:rsidDel="00E17B07">
          <w:rPr>
            <w:rFonts w:ascii="Helvetica" w:hAnsi="Helvetica"/>
            <w:sz w:val="22"/>
            <w:szCs w:val="22"/>
          </w:rPr>
          <w:delText>2</w:delText>
        </w:r>
      </w:del>
      <w:del w:id="1099" w:author="Adrian Stier" w:date="2021-01-14T15:51:00Z">
        <w:r w:rsidRPr="003805EE" w:rsidDel="00303022">
          <w:rPr>
            <w:rFonts w:ascii="Helvetica" w:hAnsi="Helvetica"/>
            <w:sz w:val="22"/>
            <w:szCs w:val="22"/>
          </w:rPr>
          <w:delText xml:space="preserve">0-year simulation </w:delText>
        </w:r>
      </w:del>
      <w:r w:rsidRPr="003805EE">
        <w:rPr>
          <w:rFonts w:ascii="Helvetica" w:hAnsi="Helvetica"/>
          <w:sz w:val="22"/>
          <w:szCs w:val="22"/>
        </w:rPr>
        <w:t>starting a</w:t>
      </w:r>
      <w:r w:rsidR="00F526F1">
        <w:rPr>
          <w:rFonts w:ascii="Helvetica" w:hAnsi="Helvetica"/>
          <w:sz w:val="22"/>
          <w:szCs w:val="22"/>
        </w:rPr>
        <w:t>t population carrying capacity</w:t>
      </w:r>
      <w:ins w:id="1100" w:author="Megsie Siple" w:date="2020-08-20T10:33:00Z">
        <w:r w:rsidR="00DE7101">
          <w:rPr>
            <w:rFonts w:ascii="Helvetica" w:hAnsi="Helvetica"/>
            <w:sz w:val="22"/>
            <w:szCs w:val="22"/>
          </w:rPr>
          <w:t>.</w:t>
        </w:r>
      </w:ins>
      <w:r w:rsidR="00F526F1">
        <w:rPr>
          <w:rFonts w:ascii="Helvetica" w:hAnsi="Helvetica"/>
          <w:sz w:val="22"/>
          <w:szCs w:val="22"/>
        </w:rPr>
        <w:t xml:space="preserve"> </w:t>
      </w:r>
      <w:ins w:id="1101" w:author="Adrian Stier" w:date="2021-01-14T15:51:00Z">
        <w:r w:rsidR="00303022">
          <w:rPr>
            <w:rFonts w:ascii="Helvetica" w:hAnsi="Helvetica"/>
            <w:sz w:val="22"/>
            <w:szCs w:val="22"/>
          </w:rPr>
          <w:t>We then</w:t>
        </w:r>
        <w:r w:rsidR="00303022" w:rsidRPr="003805EE">
          <w:rPr>
            <w:rFonts w:ascii="Helvetica" w:hAnsi="Helvetica"/>
            <w:sz w:val="22"/>
            <w:szCs w:val="22"/>
          </w:rPr>
          <w:t xml:space="preserve"> calculated </w:t>
        </w:r>
        <w:r w:rsidR="00303022">
          <w:rPr>
            <w:rFonts w:ascii="Helvetica" w:hAnsi="Helvetica"/>
            <w:sz w:val="22"/>
            <w:szCs w:val="22"/>
          </w:rPr>
          <w:t>four response variables</w:t>
        </w:r>
      </w:ins>
      <w:ins w:id="1102" w:author="Adrian Stier [2]" w:date="2021-01-15T07:13:00Z">
        <w:r w:rsidR="004C2B97">
          <w:rPr>
            <w:rFonts w:ascii="Helvetica" w:hAnsi="Helvetica"/>
            <w:sz w:val="22"/>
            <w:szCs w:val="22"/>
          </w:rPr>
          <w:t xml:space="preserve"> for each </w:t>
        </w:r>
      </w:ins>
      <w:ins w:id="1103" w:author="Adrian Stier [2]" w:date="2021-01-15T07:14:00Z">
        <w:r w:rsidR="004C2B97">
          <w:rPr>
            <w:rFonts w:ascii="Helvetica" w:hAnsi="Helvetica"/>
            <w:sz w:val="22"/>
            <w:szCs w:val="22"/>
          </w:rPr>
          <w:t>combination of monitoring and harvest rates</w:t>
        </w:r>
      </w:ins>
      <w:ins w:id="1104" w:author="Adrian Stier" w:date="2021-01-14T15:51:00Z">
        <w:r w:rsidR="00303022">
          <w:rPr>
            <w:rFonts w:ascii="Helvetica" w:hAnsi="Helvetica"/>
            <w:sz w:val="22"/>
            <w:szCs w:val="22"/>
          </w:rPr>
          <w:t xml:space="preserve">: A) the volatility of the population as the standard deviation of the biomass over the </w:t>
        </w:r>
        <w:proofErr w:type="gramStart"/>
        <w:r w:rsidR="00303022">
          <w:rPr>
            <w:rFonts w:ascii="Helvetica" w:hAnsi="Helvetica"/>
            <w:sz w:val="22"/>
            <w:szCs w:val="22"/>
          </w:rPr>
          <w:t>50 year</w:t>
        </w:r>
        <w:proofErr w:type="gramEnd"/>
        <w:r w:rsidR="00303022">
          <w:rPr>
            <w:rFonts w:ascii="Helvetica" w:hAnsi="Helvetica"/>
            <w:sz w:val="22"/>
            <w:szCs w:val="22"/>
          </w:rPr>
          <w:t xml:space="preserve"> simulation, B) how frequently populations dipped into the overfished </w:t>
        </w:r>
      </w:ins>
      <w:ins w:id="1105" w:author="Adrian Stier" w:date="2021-01-14T15:55:00Z">
        <w:r w:rsidR="00777CA1">
          <w:rPr>
            <w:rFonts w:ascii="Helvetica" w:hAnsi="Helvetica"/>
            <w:sz w:val="22"/>
            <w:szCs w:val="22"/>
          </w:rPr>
          <w:t>zone</w:t>
        </w:r>
      </w:ins>
      <w:ins w:id="1106" w:author="Adrian Stier" w:date="2021-01-14T15:51:00Z">
        <w:r w:rsidR="00303022">
          <w:rPr>
            <w:rFonts w:ascii="Helvetica" w:hAnsi="Helvetica"/>
            <w:sz w:val="22"/>
            <w:szCs w:val="22"/>
          </w:rPr>
          <w:t xml:space="preserve"> during the 50 year simulation, which we defined as </w:t>
        </w:r>
      </w:ins>
      <m:oMath>
        <m:sSub>
          <m:sSubPr>
            <m:ctrlPr>
              <w:ins w:id="1107" w:author="Adrian Stier" w:date="2021-01-14T15:51:00Z">
                <w:rPr>
                  <w:rFonts w:ascii="Cambria Math" w:hAnsi="Cambria Math"/>
                  <w:i/>
                  <w:sz w:val="22"/>
                  <w:szCs w:val="22"/>
                </w:rPr>
              </w:ins>
            </m:ctrlPr>
          </m:sSubPr>
          <m:e>
            <m:r>
              <w:ins w:id="1108" w:author="Adrian Stier" w:date="2021-01-14T15:51:00Z">
                <w:rPr>
                  <w:rFonts w:ascii="Cambria Math" w:hAnsi="Cambria Math"/>
                  <w:sz w:val="22"/>
                  <w:szCs w:val="22"/>
                </w:rPr>
                <m:t>0.8B</m:t>
              </w:ins>
            </m:r>
          </m:e>
          <m:sub>
            <m:r>
              <w:ins w:id="1109" w:author="Adrian Stier" w:date="2021-01-14T15:51:00Z">
                <w:rPr>
                  <w:rFonts w:ascii="Cambria Math" w:hAnsi="Cambria Math"/>
                  <w:sz w:val="22"/>
                  <w:szCs w:val="22"/>
                </w:rPr>
                <m:t>MSY</m:t>
              </w:ins>
            </m:r>
          </m:sub>
        </m:sSub>
      </m:oMath>
      <w:ins w:id="1110" w:author="Adrian Stier" w:date="2021-01-14T15:51:00Z">
        <w:r w:rsidR="00303022">
          <w:rPr>
            <w:rFonts w:ascii="Helvetica" w:hAnsi="Helvetica"/>
            <w:iCs/>
            <w:sz w:val="22"/>
            <w:szCs w:val="22"/>
          </w:rPr>
          <w:t xml:space="preserve">, following the food and agriculture definition of overfished. </w:t>
        </w:r>
      </w:ins>
    </w:p>
    <w:p w14:paraId="31E90606" w14:textId="0038674D" w:rsidR="00303022" w:rsidRDefault="00303022" w:rsidP="00D859BC">
      <w:pPr>
        <w:rPr>
          <w:ins w:id="1111" w:author="Adrian Stier" w:date="2021-01-14T15:51:00Z"/>
          <w:rFonts w:ascii="Helvetica" w:hAnsi="Helvetica"/>
          <w:sz w:val="22"/>
          <w:szCs w:val="22"/>
        </w:rPr>
      </w:pPr>
      <w:ins w:id="1112" w:author="Adrian Stier" w:date="2021-01-14T15:52:00Z">
        <w:r>
          <w:rPr>
            <w:rFonts w:ascii="Helvetica" w:hAnsi="Helvetica"/>
            <w:sz w:val="22"/>
            <w:szCs w:val="22"/>
          </w:rPr>
          <w:t xml:space="preserve">C) </w:t>
        </w:r>
      </w:ins>
      <w:ins w:id="1113" w:author="Adrian Stier" w:date="2021-01-14T15:51:00Z">
        <w:r w:rsidRPr="003805EE">
          <w:rPr>
            <w:rFonts w:ascii="Helvetica" w:hAnsi="Helvetica"/>
            <w:sz w:val="22"/>
            <w:szCs w:val="22"/>
          </w:rPr>
          <w:t>the probability of crossing a tipping point</w:t>
        </w:r>
      </w:ins>
      <w:ins w:id="1114" w:author="Adrian Stier" w:date="2021-01-14T15:52:00Z">
        <w:r>
          <w:rPr>
            <w:rFonts w:ascii="Helvetica" w:hAnsi="Helvetica"/>
            <w:sz w:val="22"/>
            <w:szCs w:val="22"/>
          </w:rPr>
          <w:t>, and D</w:t>
        </w:r>
      </w:ins>
      <w:ins w:id="1115" w:author="Adrian Stier" w:date="2021-01-14T15:53:00Z">
        <w:r w:rsidR="00182CD3">
          <w:rPr>
            <w:rFonts w:ascii="Helvetica" w:hAnsi="Helvetica"/>
            <w:sz w:val="22"/>
            <w:szCs w:val="22"/>
          </w:rPr>
          <w:t>)</w:t>
        </w:r>
      </w:ins>
      <w:ins w:id="1116" w:author="Adrian Stier" w:date="2021-01-14T15:52:00Z">
        <w:r>
          <w:rPr>
            <w:rFonts w:ascii="Helvetica" w:hAnsi="Helvetica"/>
            <w:sz w:val="22"/>
            <w:szCs w:val="22"/>
          </w:rPr>
          <w:t xml:space="preserve"> </w:t>
        </w:r>
      </w:ins>
      <w:ins w:id="1117" w:author="Adrian Stier" w:date="2021-01-14T15:53:00Z">
        <w:r>
          <w:rPr>
            <w:rFonts w:ascii="Helvetica" w:hAnsi="Helvetica"/>
            <w:sz w:val="22"/>
            <w:szCs w:val="22"/>
          </w:rPr>
          <w:t>the</w:t>
        </w:r>
      </w:ins>
      <w:ins w:id="1118" w:author="Adrian Stier" w:date="2021-01-14T15:51:00Z">
        <w:r w:rsidRPr="003805EE">
          <w:rPr>
            <w:rFonts w:ascii="Helvetica" w:hAnsi="Helvetica"/>
            <w:sz w:val="22"/>
            <w:szCs w:val="22"/>
          </w:rPr>
          <w:t xml:space="preserve"> median N</w:t>
        </w:r>
      </w:ins>
      <w:ins w:id="1119" w:author="Adrian Stier" w:date="2021-01-14T15:53:00Z">
        <w:r w:rsidR="00182CD3">
          <w:rPr>
            <w:rFonts w:ascii="Helvetica" w:hAnsi="Helvetica"/>
            <w:sz w:val="22"/>
            <w:szCs w:val="22"/>
          </w:rPr>
          <w:t xml:space="preserve">et Present </w:t>
        </w:r>
      </w:ins>
      <w:ins w:id="1120" w:author="Adrian Stier" w:date="2021-01-21T06:50:00Z">
        <w:r w:rsidR="00FD40EA">
          <w:rPr>
            <w:rFonts w:ascii="Helvetica" w:hAnsi="Helvetica"/>
            <w:sz w:val="22"/>
            <w:szCs w:val="22"/>
          </w:rPr>
          <w:t>V</w:t>
        </w:r>
      </w:ins>
      <w:ins w:id="1121" w:author="Adrian Stier" w:date="2021-01-14T15:53:00Z">
        <w:r w:rsidR="00182CD3">
          <w:rPr>
            <w:rFonts w:ascii="Helvetica" w:hAnsi="Helvetica"/>
            <w:sz w:val="22"/>
            <w:szCs w:val="22"/>
          </w:rPr>
          <w:t xml:space="preserve">alue. </w:t>
        </w:r>
      </w:ins>
    </w:p>
    <w:p w14:paraId="6C8F433C" w14:textId="392823DC" w:rsidR="00102BC1" w:rsidRPr="0051668F" w:rsidDel="00182CD3" w:rsidRDefault="00F526F1">
      <w:pPr>
        <w:rPr>
          <w:del w:id="1122" w:author="Adrian Stier" w:date="2021-01-14T15:53:00Z"/>
          <w:rFonts w:ascii="Helvetica" w:hAnsi="Helvetica"/>
          <w:iCs/>
          <w:sz w:val="22"/>
          <w:szCs w:val="22"/>
        </w:rPr>
        <w:pPrChange w:id="1123" w:author="Adrian Stier" w:date="2021-01-14T15:47:00Z">
          <w:pPr>
            <w:tabs>
              <w:tab w:val="left" w:pos="2760"/>
            </w:tabs>
            <w:spacing w:line="480" w:lineRule="auto"/>
          </w:pPr>
        </w:pPrChange>
      </w:pPr>
      <w:del w:id="1124" w:author="Adrian Stier" w:date="2021-01-14T15:53:00Z">
        <w:r w:rsidDel="00182CD3">
          <w:rPr>
            <w:rFonts w:ascii="Helvetica" w:hAnsi="Helvetica"/>
            <w:sz w:val="22"/>
            <w:szCs w:val="22"/>
          </w:rPr>
          <w:delText xml:space="preserve">See electronic supplementary materials Table S2 for a list of al parameters, and S3 for additional details on model </w:delText>
        </w:r>
        <w:commentRangeStart w:id="1125"/>
        <w:r w:rsidDel="00182CD3">
          <w:rPr>
            <w:rFonts w:ascii="Helvetica" w:hAnsi="Helvetica"/>
            <w:sz w:val="22"/>
            <w:szCs w:val="22"/>
          </w:rPr>
          <w:delText>behavior</w:delText>
        </w:r>
        <w:commentRangeEnd w:id="1125"/>
        <w:r w:rsidR="00DE7101" w:rsidDel="00182CD3">
          <w:rPr>
            <w:rStyle w:val="CommentReference"/>
          </w:rPr>
          <w:commentReference w:id="1125"/>
        </w:r>
        <w:r w:rsidDel="00182CD3">
          <w:rPr>
            <w:rFonts w:ascii="Helvetica" w:hAnsi="Helvetica"/>
            <w:sz w:val="22"/>
            <w:szCs w:val="22"/>
          </w:rPr>
          <w:delText xml:space="preserve">. </w:delText>
        </w:r>
      </w:del>
    </w:p>
    <w:p w14:paraId="6D83A8E6" w14:textId="23286055" w:rsidR="0051668F" w:rsidRPr="003805EE" w:rsidRDefault="00102BC1">
      <w:pPr>
        <w:tabs>
          <w:tab w:val="left" w:pos="2760"/>
        </w:tabs>
        <w:rPr>
          <w:rFonts w:ascii="Helvetica" w:hAnsi="Helvetica"/>
          <w:sz w:val="22"/>
          <w:szCs w:val="22"/>
        </w:rPr>
        <w:pPrChange w:id="1126" w:author="Adrian Stier" w:date="2020-12-04T07:09:00Z">
          <w:pPr>
            <w:tabs>
              <w:tab w:val="left" w:pos="2760"/>
            </w:tabs>
            <w:spacing w:line="480" w:lineRule="auto"/>
          </w:pPr>
        </w:pPrChange>
      </w:pPr>
      <w:del w:id="1127" w:author="Adrian Stier" w:date="2021-01-14T15:53:00Z">
        <w:r w:rsidRPr="003805EE" w:rsidDel="00182CD3">
          <w:rPr>
            <w:rFonts w:ascii="Helvetica" w:hAnsi="Helvetica"/>
            <w:sz w:val="22"/>
            <w:szCs w:val="22"/>
          </w:rPr>
          <w:delText xml:space="preserve"> </w:delText>
        </w:r>
      </w:del>
    </w:p>
    <w:p w14:paraId="55F8F8E6" w14:textId="2E48DC86" w:rsidR="00995761" w:rsidRDefault="00431416">
      <w:pPr>
        <w:tabs>
          <w:tab w:val="left" w:pos="2760"/>
        </w:tabs>
        <w:rPr>
          <w:ins w:id="1128" w:author="Adrian Stier" w:date="2021-01-14T15:44:00Z"/>
          <w:rFonts w:ascii="Helvetica" w:hAnsi="Helvetica"/>
          <w:i/>
          <w:sz w:val="22"/>
          <w:szCs w:val="22"/>
        </w:rPr>
      </w:pPr>
      <w:r w:rsidRPr="003805EE">
        <w:rPr>
          <w:rFonts w:ascii="Helvetica" w:hAnsi="Helvetica"/>
          <w:i/>
          <w:sz w:val="22"/>
          <w:szCs w:val="22"/>
        </w:rPr>
        <w:t xml:space="preserve">Basic </w:t>
      </w:r>
      <w:r w:rsidR="00995761" w:rsidRPr="003805EE">
        <w:rPr>
          <w:rFonts w:ascii="Helvetica" w:hAnsi="Helvetica"/>
          <w:i/>
          <w:sz w:val="22"/>
          <w:szCs w:val="22"/>
        </w:rPr>
        <w:t xml:space="preserve">Model </w:t>
      </w:r>
      <w:r w:rsidRPr="003805EE">
        <w:rPr>
          <w:rFonts w:ascii="Helvetica" w:hAnsi="Helvetica"/>
          <w:i/>
          <w:sz w:val="22"/>
          <w:szCs w:val="22"/>
        </w:rPr>
        <w:t>Dynamics</w:t>
      </w:r>
    </w:p>
    <w:p w14:paraId="7B62C88F" w14:textId="77777777" w:rsidR="00D859BC" w:rsidRPr="003805EE" w:rsidRDefault="00D859BC">
      <w:pPr>
        <w:tabs>
          <w:tab w:val="left" w:pos="2760"/>
        </w:tabs>
        <w:rPr>
          <w:rFonts w:ascii="Helvetica" w:hAnsi="Helvetica"/>
          <w:i/>
          <w:sz w:val="22"/>
          <w:szCs w:val="22"/>
        </w:rPr>
        <w:pPrChange w:id="1129" w:author="Adrian Stier" w:date="2020-12-04T07:09:00Z">
          <w:pPr>
            <w:tabs>
              <w:tab w:val="left" w:pos="2760"/>
            </w:tabs>
            <w:spacing w:line="480" w:lineRule="auto"/>
          </w:pPr>
        </w:pPrChange>
      </w:pPr>
    </w:p>
    <w:p w14:paraId="4B7181E5" w14:textId="673BB317" w:rsidR="00995761" w:rsidRDefault="00182CD3">
      <w:pPr>
        <w:rPr>
          <w:ins w:id="1130" w:author="Adrian Stier" w:date="2019-04-08T16:41:00Z"/>
          <w:rFonts w:ascii="Helvetica" w:hAnsi="Helvetica"/>
          <w:sz w:val="22"/>
          <w:szCs w:val="22"/>
        </w:rPr>
        <w:pPrChange w:id="1131" w:author="Adrian Stier [2]" w:date="2021-01-18T07:03:00Z">
          <w:pPr>
            <w:spacing w:line="480" w:lineRule="auto"/>
          </w:pPr>
        </w:pPrChange>
      </w:pPr>
      <w:ins w:id="1132" w:author="Adrian Stier" w:date="2021-01-14T15:53:00Z">
        <w:r>
          <w:rPr>
            <w:rFonts w:ascii="Helvetica" w:hAnsi="Helvetica"/>
            <w:sz w:val="22"/>
            <w:szCs w:val="22"/>
          </w:rPr>
          <w:t>Populations with lower monitoring precis</w:t>
        </w:r>
      </w:ins>
      <w:ins w:id="1133" w:author="Adrian Stier" w:date="2021-01-14T15:54:00Z">
        <w:r>
          <w:rPr>
            <w:rFonts w:ascii="Helvetica" w:hAnsi="Helvetica"/>
            <w:sz w:val="22"/>
            <w:szCs w:val="22"/>
          </w:rPr>
          <w:t xml:space="preserve">ion are more volatile </w:t>
        </w:r>
      </w:ins>
      <w:ins w:id="1134" w:author="Adrian Stier [2]" w:date="2021-01-18T06:53:00Z">
        <w:r w:rsidR="001B45C9">
          <w:rPr>
            <w:rFonts w:ascii="Helvetica" w:hAnsi="Helvetica"/>
            <w:sz w:val="22"/>
            <w:szCs w:val="22"/>
          </w:rPr>
          <w:t xml:space="preserve">through time </w:t>
        </w:r>
      </w:ins>
      <w:ins w:id="1135" w:author="Adrian Stier" w:date="2021-01-14T15:54:00Z">
        <w:r>
          <w:rPr>
            <w:rFonts w:ascii="Helvetica" w:hAnsi="Helvetica"/>
            <w:sz w:val="22"/>
            <w:szCs w:val="22"/>
          </w:rPr>
          <w:t xml:space="preserve">and more likely to </w:t>
        </w:r>
      </w:ins>
      <w:ins w:id="1136" w:author="Adrian Stier [2]" w:date="2021-01-18T06:53:00Z">
        <w:r w:rsidR="001B45C9">
          <w:rPr>
            <w:rFonts w:ascii="Helvetica" w:hAnsi="Helvetica"/>
            <w:sz w:val="22"/>
            <w:szCs w:val="22"/>
          </w:rPr>
          <w:t xml:space="preserve">spend time at low biomass </w:t>
        </w:r>
      </w:ins>
      <w:ins w:id="1137" w:author="Adrian Stier" w:date="2021-01-14T15:54:00Z">
        <w:del w:id="1138" w:author="Adrian Stier [2]" w:date="2021-01-18T06:53:00Z">
          <w:r w:rsidDel="001B45C9">
            <w:rPr>
              <w:rFonts w:ascii="Helvetica" w:hAnsi="Helvetica"/>
              <w:sz w:val="22"/>
              <w:szCs w:val="22"/>
            </w:rPr>
            <w:delText xml:space="preserve">be </w:delText>
          </w:r>
        </w:del>
      </w:ins>
      <w:ins w:id="1139" w:author="Adrian Stier [2]" w:date="2021-01-18T06:53:00Z">
        <w:r w:rsidR="001B45C9">
          <w:rPr>
            <w:rFonts w:ascii="Helvetica" w:hAnsi="Helvetica"/>
            <w:sz w:val="22"/>
            <w:szCs w:val="22"/>
          </w:rPr>
          <w:t xml:space="preserve">and </w:t>
        </w:r>
      </w:ins>
      <w:ins w:id="1140" w:author="Adrian Stier" w:date="2021-01-14T15:54:00Z">
        <w:r>
          <w:rPr>
            <w:rFonts w:ascii="Helvetica" w:hAnsi="Helvetica"/>
            <w:sz w:val="22"/>
            <w:szCs w:val="22"/>
          </w:rPr>
          <w:t>categorized as “overfished”</w:t>
        </w:r>
      </w:ins>
      <w:ins w:id="1141" w:author="Adrian Stier" w:date="2021-01-14T15:56:00Z">
        <w:r w:rsidR="00E16328">
          <w:rPr>
            <w:rFonts w:ascii="Helvetica" w:hAnsi="Helvetica"/>
            <w:sz w:val="22"/>
            <w:szCs w:val="22"/>
          </w:rPr>
          <w:t xml:space="preserve"> (Fig. 1)</w:t>
        </w:r>
      </w:ins>
      <w:ins w:id="1142" w:author="Adrian Stier" w:date="2021-01-14T15:54:00Z">
        <w:r>
          <w:rPr>
            <w:rFonts w:ascii="Helvetica" w:hAnsi="Helvetica"/>
            <w:sz w:val="22"/>
            <w:szCs w:val="22"/>
          </w:rPr>
          <w:t xml:space="preserve">. </w:t>
        </w:r>
      </w:ins>
      <w:ins w:id="1143" w:author="Adrian Stier [2]" w:date="2021-01-15T07:15:00Z">
        <w:r w:rsidR="004C2B97">
          <w:rPr>
            <w:rFonts w:ascii="Helvetica" w:hAnsi="Helvetica"/>
            <w:sz w:val="22"/>
            <w:szCs w:val="22"/>
          </w:rPr>
          <w:t xml:space="preserve">This is because low monitoring effort leads to imprecise estimates of true biomass </w:t>
        </w:r>
      </w:ins>
      <w:ins w:id="1144" w:author="Adrian Stier [2]" w:date="2021-01-18T06:54:00Z">
        <w:r w:rsidR="001B45C9">
          <w:rPr>
            <w:rFonts w:ascii="Helvetica" w:hAnsi="Helvetica"/>
            <w:sz w:val="22"/>
            <w:szCs w:val="22"/>
          </w:rPr>
          <w:t xml:space="preserve">which </w:t>
        </w:r>
      </w:ins>
      <w:ins w:id="1145" w:author="Adrian Stier [2]" w:date="2021-01-18T06:58:00Z">
        <w:r w:rsidR="001B45C9">
          <w:rPr>
            <w:rFonts w:ascii="Helvetica" w:hAnsi="Helvetica"/>
            <w:sz w:val="22"/>
            <w:szCs w:val="22"/>
          </w:rPr>
          <w:t>causes</w:t>
        </w:r>
      </w:ins>
      <w:ins w:id="1146" w:author="Adrian Stier [2]" w:date="2021-01-18T06:54:00Z">
        <w:r w:rsidR="001B45C9">
          <w:rPr>
            <w:rFonts w:ascii="Helvetica" w:hAnsi="Helvetica"/>
            <w:sz w:val="22"/>
            <w:szCs w:val="22"/>
          </w:rPr>
          <w:t xml:space="preserve"> the </w:t>
        </w:r>
      </w:ins>
      <w:ins w:id="1147" w:author="Adrian Stier [2]" w:date="2021-01-15T07:16:00Z">
        <w:r w:rsidR="004C2B97">
          <w:rPr>
            <w:rFonts w:ascii="Helvetica" w:hAnsi="Helvetica"/>
            <w:sz w:val="22"/>
            <w:szCs w:val="22"/>
          </w:rPr>
          <w:t xml:space="preserve">population </w:t>
        </w:r>
      </w:ins>
      <w:ins w:id="1148" w:author="Adrian Stier [2]" w:date="2021-01-18T06:54:00Z">
        <w:r w:rsidR="001B45C9">
          <w:rPr>
            <w:rFonts w:ascii="Helvetica" w:hAnsi="Helvetica"/>
            <w:sz w:val="22"/>
            <w:szCs w:val="22"/>
          </w:rPr>
          <w:t xml:space="preserve">to </w:t>
        </w:r>
      </w:ins>
      <w:ins w:id="1149" w:author="Adrian Stier [2]" w:date="2021-01-18T06:58:00Z">
        <w:r w:rsidR="001B45C9">
          <w:rPr>
            <w:rFonts w:ascii="Helvetica" w:hAnsi="Helvetica"/>
            <w:sz w:val="22"/>
            <w:szCs w:val="22"/>
          </w:rPr>
          <w:t xml:space="preserve">experience </w:t>
        </w:r>
      </w:ins>
      <w:ins w:id="1150" w:author="Adrian Stier [2]" w:date="2021-01-18T06:54:00Z">
        <w:r w:rsidR="001B45C9">
          <w:rPr>
            <w:rFonts w:ascii="Helvetica" w:hAnsi="Helvetica"/>
            <w:sz w:val="22"/>
            <w:szCs w:val="22"/>
          </w:rPr>
          <w:t>frequent</w:t>
        </w:r>
      </w:ins>
      <w:ins w:id="1151" w:author="Adrian Stier [2]" w:date="2021-01-15T07:15:00Z">
        <w:r w:rsidR="004C2B97">
          <w:rPr>
            <w:rFonts w:ascii="Helvetica" w:hAnsi="Helvetica"/>
            <w:sz w:val="22"/>
            <w:szCs w:val="22"/>
          </w:rPr>
          <w:t xml:space="preserve"> under and</w:t>
        </w:r>
      </w:ins>
      <w:ins w:id="1152" w:author="Adrian Stier [2]" w:date="2021-01-15T07:16:00Z">
        <w:r w:rsidR="004C2B97">
          <w:rPr>
            <w:rFonts w:ascii="Helvetica" w:hAnsi="Helvetica"/>
            <w:sz w:val="22"/>
            <w:szCs w:val="22"/>
          </w:rPr>
          <w:t xml:space="preserve"> over harvest</w:t>
        </w:r>
      </w:ins>
      <w:ins w:id="1153" w:author="Adrian Stier [2]" w:date="2021-01-18T06:54:00Z">
        <w:r w:rsidR="001B45C9">
          <w:rPr>
            <w:rFonts w:ascii="Helvetica" w:hAnsi="Helvetica"/>
            <w:sz w:val="22"/>
            <w:szCs w:val="22"/>
          </w:rPr>
          <w:t>ing</w:t>
        </w:r>
      </w:ins>
      <w:ins w:id="1154" w:author="Adrian Stier [2]" w:date="2021-01-15T07:16:00Z">
        <w:r w:rsidR="004C2B97">
          <w:rPr>
            <w:rFonts w:ascii="Helvetica" w:hAnsi="Helvetica"/>
            <w:sz w:val="22"/>
            <w:szCs w:val="22"/>
          </w:rPr>
          <w:t xml:space="preserve">. As a </w:t>
        </w:r>
      </w:ins>
      <w:ins w:id="1155" w:author="Adrian Stier [2]" w:date="2021-01-18T06:54:00Z">
        <w:r w:rsidR="001B45C9">
          <w:rPr>
            <w:rFonts w:ascii="Helvetica" w:hAnsi="Helvetica"/>
            <w:sz w:val="22"/>
            <w:szCs w:val="22"/>
          </w:rPr>
          <w:t>consequence</w:t>
        </w:r>
      </w:ins>
      <w:ins w:id="1156" w:author="Adrian Stier [2]" w:date="2021-01-15T07:16:00Z">
        <w:r w:rsidR="004C2B97">
          <w:rPr>
            <w:rFonts w:ascii="Helvetica" w:hAnsi="Helvetica"/>
            <w:sz w:val="22"/>
            <w:szCs w:val="22"/>
          </w:rPr>
          <w:t>, t</w:t>
        </w:r>
      </w:ins>
      <w:del w:id="1157" w:author="Adrian Stier [2]" w:date="2021-01-15T07:16:00Z">
        <w:r w:rsidR="00431416" w:rsidRPr="003805EE" w:rsidDel="004C2B97">
          <w:rPr>
            <w:rFonts w:ascii="Helvetica" w:hAnsi="Helvetica"/>
            <w:sz w:val="22"/>
            <w:szCs w:val="22"/>
          </w:rPr>
          <w:delText>T</w:delText>
        </w:r>
      </w:del>
      <w:proofErr w:type="gramStart"/>
      <w:r w:rsidR="00431416" w:rsidRPr="003805EE">
        <w:rPr>
          <w:rFonts w:ascii="Helvetica" w:hAnsi="Helvetica"/>
          <w:sz w:val="22"/>
          <w:szCs w:val="22"/>
        </w:rPr>
        <w:t>he</w:t>
      </w:r>
      <w:proofErr w:type="gramEnd"/>
      <w:r w:rsidR="00995761" w:rsidRPr="003805EE">
        <w:rPr>
          <w:rFonts w:ascii="Helvetica" w:hAnsi="Helvetica"/>
          <w:sz w:val="22"/>
          <w:szCs w:val="22"/>
        </w:rPr>
        <w:t xml:space="preserve"> resource </w:t>
      </w:r>
      <w:r w:rsidR="00B82B45" w:rsidRPr="003805EE">
        <w:rPr>
          <w:rFonts w:ascii="Helvetica" w:hAnsi="Helvetica"/>
          <w:sz w:val="22"/>
          <w:szCs w:val="22"/>
        </w:rPr>
        <w:t>was</w:t>
      </w:r>
      <w:r w:rsidR="00995761" w:rsidRPr="003805EE">
        <w:rPr>
          <w:rFonts w:ascii="Helvetica" w:hAnsi="Helvetica"/>
          <w:sz w:val="22"/>
          <w:szCs w:val="22"/>
        </w:rPr>
        <w:t xml:space="preserve"> most likely to cross </w:t>
      </w:r>
      <w:commentRangeStart w:id="1158"/>
      <w:del w:id="1159" w:author="Adrian Stier [2]" w:date="2021-01-18T06:58:00Z">
        <w:r w:rsidR="00995761" w:rsidRPr="003805EE" w:rsidDel="001B45C9">
          <w:rPr>
            <w:rFonts w:ascii="Helvetica" w:hAnsi="Helvetica"/>
            <w:sz w:val="22"/>
            <w:szCs w:val="22"/>
          </w:rPr>
          <w:delText xml:space="preserve">a </w:delText>
        </w:r>
        <w:r w:rsidR="001716C8" w:rsidRPr="003805EE" w:rsidDel="001B45C9">
          <w:rPr>
            <w:rFonts w:ascii="Helvetica" w:hAnsi="Helvetica"/>
            <w:sz w:val="22"/>
            <w:szCs w:val="22"/>
          </w:rPr>
          <w:delText xml:space="preserve">limit reference point </w:delText>
        </w:r>
        <w:r w:rsidR="00995761" w:rsidRPr="003805EE" w:rsidDel="001B45C9">
          <w:rPr>
            <w:rFonts w:ascii="Helvetica" w:hAnsi="Helvetica"/>
            <w:sz w:val="22"/>
            <w:szCs w:val="22"/>
          </w:rPr>
          <w:delText xml:space="preserve">or tipping </w:delText>
        </w:r>
        <w:r w:rsidR="003F2A24" w:rsidRPr="003805EE" w:rsidDel="001B45C9">
          <w:rPr>
            <w:rFonts w:ascii="Helvetica" w:hAnsi="Helvetica"/>
            <w:sz w:val="22"/>
            <w:szCs w:val="22"/>
          </w:rPr>
          <w:delText>point</w:delText>
        </w:r>
      </w:del>
      <w:ins w:id="1160" w:author="Adrian Stier [2]" w:date="2021-01-18T06:58:00Z">
        <w:r w:rsidR="001B45C9">
          <w:rPr>
            <w:rFonts w:ascii="Helvetica" w:hAnsi="Helvetica"/>
            <w:sz w:val="22"/>
            <w:szCs w:val="22"/>
          </w:rPr>
          <w:t>a critical threshold</w:t>
        </w:r>
      </w:ins>
      <w:r w:rsidR="003F2A24" w:rsidRPr="003805EE">
        <w:rPr>
          <w:rFonts w:ascii="Helvetica" w:hAnsi="Helvetica"/>
          <w:sz w:val="22"/>
          <w:szCs w:val="22"/>
        </w:rPr>
        <w:t xml:space="preserve"> </w:t>
      </w:r>
      <w:commentRangeEnd w:id="1158"/>
      <w:r w:rsidR="004804F6">
        <w:rPr>
          <w:rStyle w:val="CommentReference"/>
        </w:rPr>
        <w:commentReference w:id="1158"/>
      </w:r>
      <w:r w:rsidR="00995761" w:rsidRPr="003805EE">
        <w:rPr>
          <w:rFonts w:ascii="Helvetica" w:hAnsi="Helvetica"/>
          <w:sz w:val="22"/>
          <w:szCs w:val="22"/>
        </w:rPr>
        <w:t>at high harvest rates and under low mo</w:t>
      </w:r>
      <w:r w:rsidR="00431416" w:rsidRPr="003805EE">
        <w:rPr>
          <w:rFonts w:ascii="Helvetica" w:hAnsi="Helvetica"/>
          <w:sz w:val="22"/>
          <w:szCs w:val="22"/>
        </w:rPr>
        <w:t>nitoring precision</w:t>
      </w:r>
      <w:ins w:id="1161" w:author="Adrian Stier" w:date="2021-01-14T15:57:00Z">
        <w:r w:rsidR="00E16328">
          <w:rPr>
            <w:rFonts w:ascii="Helvetica" w:hAnsi="Helvetica"/>
            <w:sz w:val="22"/>
            <w:szCs w:val="22"/>
          </w:rPr>
          <w:t xml:space="preserve"> (Fig 2a)</w:t>
        </w:r>
      </w:ins>
      <w:r w:rsidR="00431416" w:rsidRPr="003805EE">
        <w:rPr>
          <w:rFonts w:ascii="Helvetica" w:hAnsi="Helvetica"/>
          <w:sz w:val="22"/>
          <w:szCs w:val="22"/>
        </w:rPr>
        <w:t>. Furthermore</w:t>
      </w:r>
      <w:r w:rsidR="00E57861" w:rsidRPr="003805EE">
        <w:rPr>
          <w:rFonts w:ascii="Helvetica" w:hAnsi="Helvetica"/>
          <w:sz w:val="22"/>
          <w:szCs w:val="22"/>
        </w:rPr>
        <w:t>,</w:t>
      </w:r>
      <w:r w:rsidR="00995761" w:rsidRPr="003805EE">
        <w:rPr>
          <w:rFonts w:ascii="Helvetica" w:hAnsi="Helvetica"/>
          <w:sz w:val="22"/>
          <w:szCs w:val="22"/>
        </w:rPr>
        <w:t xml:space="preserve"> </w:t>
      </w:r>
      <w:ins w:id="1162" w:author="Adrian Stier [2]" w:date="2021-01-15T07:17:00Z">
        <w:r w:rsidR="004C2B97">
          <w:rPr>
            <w:rFonts w:ascii="Helvetica" w:hAnsi="Helvetica"/>
            <w:sz w:val="22"/>
            <w:szCs w:val="22"/>
          </w:rPr>
          <w:t>these over and underestimates of the resource</w:t>
        </w:r>
      </w:ins>
      <w:ins w:id="1163" w:author="Adrian Stier [2]" w:date="2021-01-18T06:59:00Z">
        <w:r w:rsidR="001B45C9">
          <w:rPr>
            <w:rFonts w:ascii="Helvetica" w:hAnsi="Helvetica"/>
            <w:sz w:val="22"/>
            <w:szCs w:val="22"/>
          </w:rPr>
          <w:t xml:space="preserve"> abundance</w:t>
        </w:r>
      </w:ins>
      <w:ins w:id="1164" w:author="Adrian Stier [2]" w:date="2021-01-15T07:17:00Z">
        <w:r w:rsidR="004C2B97">
          <w:rPr>
            <w:rFonts w:ascii="Helvetica" w:hAnsi="Helvetica"/>
            <w:sz w:val="22"/>
            <w:szCs w:val="22"/>
          </w:rPr>
          <w:t xml:space="preserve"> lead to economic inefficiencies, where </w:t>
        </w:r>
      </w:ins>
      <w:r w:rsidR="00995761" w:rsidRPr="003805EE">
        <w:rPr>
          <w:rFonts w:ascii="Helvetica" w:hAnsi="Helvetica"/>
          <w:sz w:val="22"/>
          <w:szCs w:val="22"/>
        </w:rPr>
        <w:t xml:space="preserve">the </w:t>
      </w:r>
      <w:r w:rsidR="00580186" w:rsidRPr="003805EE">
        <w:rPr>
          <w:rFonts w:ascii="Helvetica" w:hAnsi="Helvetica"/>
          <w:sz w:val="22"/>
          <w:szCs w:val="22"/>
        </w:rPr>
        <w:t>net present v</w:t>
      </w:r>
      <w:r w:rsidR="00C25B7C" w:rsidRPr="003805EE">
        <w:rPr>
          <w:rFonts w:ascii="Helvetica" w:hAnsi="Helvetica"/>
          <w:sz w:val="22"/>
          <w:szCs w:val="22"/>
        </w:rPr>
        <w:t xml:space="preserve">alue </w:t>
      </w:r>
      <w:r w:rsidR="00995761" w:rsidRPr="003805EE">
        <w:rPr>
          <w:rFonts w:ascii="Helvetica" w:hAnsi="Helvetica"/>
          <w:sz w:val="22"/>
          <w:szCs w:val="22"/>
        </w:rPr>
        <w:t xml:space="preserve">of a resource </w:t>
      </w:r>
      <w:del w:id="1165" w:author="Adrian Stier [2]" w:date="2021-01-18T06:59:00Z">
        <w:r w:rsidR="00B82B45" w:rsidRPr="003805EE" w:rsidDel="001B45C9">
          <w:rPr>
            <w:rFonts w:ascii="Helvetica" w:hAnsi="Helvetica"/>
            <w:sz w:val="22"/>
            <w:szCs w:val="22"/>
          </w:rPr>
          <w:delText>was</w:delText>
        </w:r>
        <w:r w:rsidR="00995761" w:rsidRPr="003805EE" w:rsidDel="001B45C9">
          <w:rPr>
            <w:rFonts w:ascii="Helvetica" w:hAnsi="Helvetica"/>
            <w:sz w:val="22"/>
            <w:szCs w:val="22"/>
          </w:rPr>
          <w:delText xml:space="preserve"> </w:delText>
        </w:r>
      </w:del>
      <w:ins w:id="1166" w:author="Adrian Stier [2]" w:date="2021-01-18T06:59:00Z">
        <w:r w:rsidR="001B45C9">
          <w:rPr>
            <w:rFonts w:ascii="Helvetica" w:hAnsi="Helvetica"/>
            <w:sz w:val="22"/>
            <w:szCs w:val="22"/>
          </w:rPr>
          <w:t>is</w:t>
        </w:r>
        <w:r w:rsidR="001B45C9" w:rsidRPr="003805EE">
          <w:rPr>
            <w:rFonts w:ascii="Helvetica" w:hAnsi="Helvetica"/>
            <w:sz w:val="22"/>
            <w:szCs w:val="22"/>
          </w:rPr>
          <w:t xml:space="preserve"> </w:t>
        </w:r>
      </w:ins>
      <w:r w:rsidR="00995761" w:rsidRPr="003805EE">
        <w:rPr>
          <w:rFonts w:ascii="Helvetica" w:hAnsi="Helvetica"/>
          <w:sz w:val="22"/>
          <w:szCs w:val="22"/>
        </w:rPr>
        <w:t xml:space="preserve">highest when monitoring precision </w:t>
      </w:r>
      <w:del w:id="1167" w:author="Adrian Stier [2]" w:date="2021-01-18T06:59:00Z">
        <w:r w:rsidR="00B82B45" w:rsidRPr="003805EE" w:rsidDel="001B45C9">
          <w:rPr>
            <w:rFonts w:ascii="Helvetica" w:hAnsi="Helvetica"/>
            <w:sz w:val="22"/>
            <w:szCs w:val="22"/>
          </w:rPr>
          <w:delText>was</w:delText>
        </w:r>
        <w:r w:rsidR="00995761" w:rsidRPr="003805EE" w:rsidDel="001B45C9">
          <w:rPr>
            <w:rFonts w:ascii="Helvetica" w:hAnsi="Helvetica"/>
            <w:sz w:val="22"/>
            <w:szCs w:val="22"/>
          </w:rPr>
          <w:delText xml:space="preserve"> </w:delText>
        </w:r>
      </w:del>
      <w:ins w:id="1168" w:author="Adrian Stier [2]" w:date="2021-01-18T06:59:00Z">
        <w:r w:rsidR="001B45C9">
          <w:rPr>
            <w:rFonts w:ascii="Helvetica" w:hAnsi="Helvetica"/>
            <w:sz w:val="22"/>
            <w:szCs w:val="22"/>
          </w:rPr>
          <w:t>is</w:t>
        </w:r>
        <w:r w:rsidR="001B45C9" w:rsidRPr="003805EE">
          <w:rPr>
            <w:rFonts w:ascii="Helvetica" w:hAnsi="Helvetica"/>
            <w:sz w:val="22"/>
            <w:szCs w:val="22"/>
          </w:rPr>
          <w:t xml:space="preserve"> </w:t>
        </w:r>
      </w:ins>
      <w:r w:rsidR="00995761" w:rsidRPr="003805EE">
        <w:rPr>
          <w:rFonts w:ascii="Helvetica" w:hAnsi="Helvetica"/>
          <w:sz w:val="22"/>
          <w:szCs w:val="22"/>
        </w:rPr>
        <w:t>high</w:t>
      </w:r>
      <w:ins w:id="1169" w:author="Adrian Stier [2]" w:date="2021-01-18T07:02:00Z">
        <w:r w:rsidR="00D8314D">
          <w:rPr>
            <w:rFonts w:ascii="Helvetica" w:hAnsi="Helvetica"/>
            <w:sz w:val="22"/>
            <w:szCs w:val="22"/>
          </w:rPr>
          <w:t xml:space="preserve"> </w:t>
        </w:r>
      </w:ins>
      <w:ins w:id="1170" w:author="Adrian Stier [2]" w:date="2021-01-18T07:03:00Z">
        <w:r w:rsidR="00D8314D">
          <w:rPr>
            <w:rFonts w:ascii="Helvetica" w:hAnsi="Helvetica"/>
            <w:sz w:val="22"/>
            <w:szCs w:val="22"/>
          </w:rPr>
          <w:t>(CV = 0.1)</w:t>
        </w:r>
      </w:ins>
      <w:r w:rsidR="00995761" w:rsidRPr="003805EE">
        <w:rPr>
          <w:rFonts w:ascii="Helvetica" w:hAnsi="Helvetica"/>
          <w:sz w:val="22"/>
          <w:szCs w:val="22"/>
        </w:rPr>
        <w:t xml:space="preserve">, and harvest pressure </w:t>
      </w:r>
      <w:del w:id="1171" w:author="Adrian Stier [2]" w:date="2021-01-18T06:59:00Z">
        <w:r w:rsidR="00B82B45" w:rsidRPr="003805EE" w:rsidDel="001B45C9">
          <w:rPr>
            <w:rFonts w:ascii="Helvetica" w:hAnsi="Helvetica"/>
            <w:sz w:val="22"/>
            <w:szCs w:val="22"/>
          </w:rPr>
          <w:delText>was</w:delText>
        </w:r>
        <w:r w:rsidR="00995761" w:rsidRPr="003805EE" w:rsidDel="001B45C9">
          <w:rPr>
            <w:rFonts w:ascii="Helvetica" w:hAnsi="Helvetica"/>
            <w:sz w:val="22"/>
            <w:szCs w:val="22"/>
          </w:rPr>
          <w:delText xml:space="preserve"> </w:delText>
        </w:r>
      </w:del>
      <w:ins w:id="1172" w:author="Adrian Stier [2]" w:date="2021-01-18T06:59:00Z">
        <w:r w:rsidR="001B45C9">
          <w:rPr>
            <w:rFonts w:ascii="Helvetica" w:hAnsi="Helvetica"/>
            <w:sz w:val="22"/>
            <w:szCs w:val="22"/>
          </w:rPr>
          <w:t>is</w:t>
        </w:r>
        <w:r w:rsidR="001B45C9" w:rsidRPr="003805EE">
          <w:rPr>
            <w:rFonts w:ascii="Helvetica" w:hAnsi="Helvetica"/>
            <w:sz w:val="22"/>
            <w:szCs w:val="22"/>
          </w:rPr>
          <w:t xml:space="preserve"> </w:t>
        </w:r>
      </w:ins>
      <w:r w:rsidR="00995761" w:rsidRPr="003805EE">
        <w:rPr>
          <w:rFonts w:ascii="Helvetica" w:hAnsi="Helvetica"/>
          <w:sz w:val="22"/>
          <w:szCs w:val="22"/>
        </w:rPr>
        <w:t xml:space="preserve">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ins w:id="1173" w:author="Adrian Stier" w:date="2021-01-14T15:57:00Z">
        <w:r w:rsidR="00E16328">
          <w:rPr>
            <w:rFonts w:ascii="Helvetica" w:hAnsi="Helvetica"/>
            <w:sz w:val="22"/>
            <w:szCs w:val="22"/>
          </w:rPr>
          <w:t xml:space="preserve"> (Fig 2b)</w:t>
        </w:r>
      </w:ins>
      <w:r w:rsidR="00995761" w:rsidRPr="003805EE">
        <w:rPr>
          <w:rFonts w:ascii="Helvetica" w:hAnsi="Helvetica"/>
          <w:sz w:val="22"/>
          <w:szCs w:val="22"/>
        </w:rPr>
        <w:t xml:space="preserve">. </w:t>
      </w:r>
      <w:del w:id="1174" w:author="Adrian Stier [2]" w:date="2021-01-18T07:00:00Z">
        <w:r w:rsidR="00431416" w:rsidRPr="003805EE" w:rsidDel="001B45C9">
          <w:rPr>
            <w:rFonts w:ascii="Helvetica" w:hAnsi="Helvetica"/>
            <w:sz w:val="22"/>
            <w:szCs w:val="22"/>
          </w:rPr>
          <w:delText>M</w:delText>
        </w:r>
        <w:r w:rsidR="00995761" w:rsidRPr="003805EE" w:rsidDel="001B45C9">
          <w:rPr>
            <w:rFonts w:ascii="Helvetica" w:hAnsi="Helvetica"/>
            <w:sz w:val="22"/>
            <w:szCs w:val="22"/>
          </w:rPr>
          <w:delText xml:space="preserve">onitoring precision </w:delText>
        </w:r>
        <w:r w:rsidR="00B82B45" w:rsidRPr="003805EE" w:rsidDel="001B45C9">
          <w:rPr>
            <w:rFonts w:ascii="Helvetica" w:hAnsi="Helvetica"/>
            <w:sz w:val="22"/>
            <w:szCs w:val="22"/>
          </w:rPr>
          <w:delText>was</w:delText>
        </w:r>
        <w:r w:rsidR="00995761" w:rsidRPr="003805EE" w:rsidDel="001B45C9">
          <w:rPr>
            <w:rFonts w:ascii="Helvetica" w:hAnsi="Helvetica"/>
            <w:sz w:val="22"/>
            <w:szCs w:val="22"/>
          </w:rPr>
          <w:delText xml:space="preserve"> most beneficial under circumstances where target maximum </w:delText>
        </w:r>
        <w:r w:rsidR="00757E86" w:rsidRPr="003805EE" w:rsidDel="001B45C9">
          <w:rPr>
            <w:rFonts w:ascii="Helvetica" w:hAnsi="Helvetica"/>
            <w:sz w:val="22"/>
            <w:szCs w:val="22"/>
          </w:rPr>
          <w:delText>harvest</w:delText>
        </w:r>
        <w:r w:rsidR="00995761" w:rsidRPr="003805EE" w:rsidDel="001B45C9">
          <w:rPr>
            <w:rFonts w:ascii="Helvetica" w:hAnsi="Helvetica"/>
            <w:sz w:val="22"/>
            <w:szCs w:val="22"/>
          </w:rPr>
          <w:delText xml:space="preserve"> rate </w:delText>
        </w:r>
        <w:r w:rsidR="00B82B45" w:rsidRPr="003805EE" w:rsidDel="001B45C9">
          <w:rPr>
            <w:rFonts w:ascii="Helvetica" w:hAnsi="Helvetica"/>
            <w:sz w:val="22"/>
            <w:szCs w:val="22"/>
          </w:rPr>
          <w:delText>was</w:delText>
        </w:r>
        <w:r w:rsidR="00995761" w:rsidRPr="003805EE" w:rsidDel="001B45C9">
          <w:rPr>
            <w:rFonts w:ascii="Helvetica" w:hAnsi="Helvetica"/>
            <w:sz w:val="22"/>
            <w:szCs w:val="22"/>
          </w:rPr>
          <w:delText xml:space="preserve"> high. Across simulations the probability of tipping </w:delText>
        </w:r>
        <w:r w:rsidR="00B82B45" w:rsidRPr="003805EE" w:rsidDel="001B45C9">
          <w:rPr>
            <w:rFonts w:ascii="Helvetica" w:hAnsi="Helvetica"/>
            <w:sz w:val="22"/>
            <w:szCs w:val="22"/>
          </w:rPr>
          <w:delText>was</w:delText>
        </w:r>
        <w:r w:rsidR="00995761" w:rsidRPr="003805EE" w:rsidDel="001B45C9">
          <w:rPr>
            <w:rFonts w:ascii="Helvetica" w:hAnsi="Helvetica"/>
            <w:sz w:val="22"/>
            <w:szCs w:val="22"/>
          </w:rPr>
          <w:delText xml:space="preserve"> low when monitoring precision </w:delText>
        </w:r>
        <w:r w:rsidR="00B82B45" w:rsidRPr="003805EE" w:rsidDel="001B45C9">
          <w:rPr>
            <w:rFonts w:ascii="Helvetica" w:hAnsi="Helvetica"/>
            <w:sz w:val="22"/>
            <w:szCs w:val="22"/>
          </w:rPr>
          <w:delText>was</w:delText>
        </w:r>
        <w:r w:rsidR="00995761" w:rsidRPr="003805EE" w:rsidDel="001B45C9">
          <w:rPr>
            <w:rFonts w:ascii="Helvetica" w:hAnsi="Helvetica"/>
            <w:sz w:val="22"/>
            <w:szCs w:val="22"/>
          </w:rPr>
          <w:delText xml:space="preserve"> high, but increase</w:delText>
        </w:r>
        <w:r w:rsidR="00B82B45" w:rsidRPr="003805EE" w:rsidDel="001B45C9">
          <w:rPr>
            <w:rFonts w:ascii="Helvetica" w:hAnsi="Helvetica"/>
            <w:sz w:val="22"/>
            <w:szCs w:val="22"/>
          </w:rPr>
          <w:delText>d</w:delText>
        </w:r>
        <w:r w:rsidR="00995761" w:rsidRPr="003805EE" w:rsidDel="001B45C9">
          <w:rPr>
            <w:rFonts w:ascii="Helvetica" w:hAnsi="Helvetica"/>
            <w:sz w:val="22"/>
            <w:szCs w:val="22"/>
          </w:rPr>
          <w:delText xml:space="preserve"> at higher exploitation rates</w:delText>
        </w:r>
        <w:r w:rsidR="002F1AC5" w:rsidRPr="003805EE" w:rsidDel="001B45C9">
          <w:rPr>
            <w:rFonts w:ascii="Helvetica" w:hAnsi="Helvetica"/>
            <w:sz w:val="22"/>
            <w:szCs w:val="22"/>
          </w:rPr>
          <w:delText xml:space="preserve"> (Fig. 1</w:delText>
        </w:r>
        <w:r w:rsidR="00995761" w:rsidRPr="003805EE" w:rsidDel="001B45C9">
          <w:rPr>
            <w:rFonts w:ascii="Helvetica" w:hAnsi="Helvetica"/>
            <w:sz w:val="22"/>
            <w:szCs w:val="22"/>
          </w:rPr>
          <w:delText xml:space="preserve">a). </w:delText>
        </w:r>
      </w:del>
      <w:del w:id="1175" w:author="Adrian Stier [2]" w:date="2021-01-18T07:03:00Z">
        <w:r w:rsidR="00B82B45" w:rsidRPr="003805EE" w:rsidDel="00D8314D">
          <w:rPr>
            <w:rFonts w:ascii="Helvetica" w:hAnsi="Helvetica"/>
            <w:sz w:val="22"/>
            <w:szCs w:val="22"/>
          </w:rPr>
          <w:delText>Net</w:delText>
        </w:r>
        <w:r w:rsidR="00580186" w:rsidRPr="003805EE" w:rsidDel="00D8314D">
          <w:rPr>
            <w:rFonts w:ascii="Helvetica" w:hAnsi="Helvetica"/>
            <w:sz w:val="22"/>
            <w:szCs w:val="22"/>
          </w:rPr>
          <w:delText xml:space="preserve"> p</w:delText>
        </w:r>
        <w:r w:rsidR="00B82B45" w:rsidRPr="003805EE" w:rsidDel="00D8314D">
          <w:rPr>
            <w:rFonts w:ascii="Helvetica" w:hAnsi="Helvetica"/>
            <w:sz w:val="22"/>
            <w:szCs w:val="22"/>
          </w:rPr>
          <w:delText xml:space="preserve">resent </w:delText>
        </w:r>
        <w:r w:rsidR="00580186" w:rsidRPr="003805EE" w:rsidDel="00D8314D">
          <w:rPr>
            <w:rFonts w:ascii="Helvetica" w:hAnsi="Helvetica"/>
            <w:sz w:val="22"/>
            <w:szCs w:val="22"/>
          </w:rPr>
          <w:delText>v</w:delText>
        </w:r>
        <w:r w:rsidR="00B82B45" w:rsidRPr="003805EE" w:rsidDel="00D8314D">
          <w:rPr>
            <w:rFonts w:ascii="Helvetica" w:hAnsi="Helvetica"/>
            <w:sz w:val="22"/>
            <w:szCs w:val="22"/>
          </w:rPr>
          <w:delText>alue peaked at</w:delText>
        </w:r>
        <w:r w:rsidR="00995761" w:rsidRPr="003805EE" w:rsidDel="00D8314D">
          <w:rPr>
            <w:rFonts w:ascii="Helvetica" w:hAnsi="Helvetica"/>
            <w:sz w:val="22"/>
            <w:szCs w:val="22"/>
          </w:rPr>
          <w:delText xml:space="preserve"> </w:delText>
        </w:r>
      </w:del>
      <m:oMath>
        <m:sSub>
          <m:sSubPr>
            <m:ctrlPr>
              <w:del w:id="1176" w:author="Adrian Stier [2]" w:date="2021-01-18T07:03:00Z">
                <w:rPr>
                  <w:rFonts w:ascii="Cambria Math" w:hAnsi="Cambria Math"/>
                  <w:i/>
                  <w:sz w:val="22"/>
                  <w:szCs w:val="22"/>
                </w:rPr>
              </w:del>
            </m:ctrlPr>
          </m:sSubPr>
          <m:e>
            <m:r>
              <w:del w:id="1177" w:author="Adrian Stier [2]" w:date="2021-01-18T07:03:00Z">
                <w:rPr>
                  <w:rFonts w:ascii="Cambria Math" w:hAnsi="Cambria Math"/>
                  <w:sz w:val="22"/>
                  <w:szCs w:val="22"/>
                </w:rPr>
                <m:t>H</m:t>
              </w:del>
            </m:r>
          </m:e>
          <m:sub>
            <m:r>
              <w:del w:id="1178" w:author="Adrian Stier [2]" w:date="2021-01-18T07:03:00Z">
                <w:rPr>
                  <w:rFonts w:ascii="Cambria Math" w:hAnsi="Cambria Math"/>
                  <w:sz w:val="22"/>
                  <w:szCs w:val="22"/>
                </w:rPr>
                <m:t>MSY</m:t>
              </w:del>
            </m:r>
          </m:sub>
        </m:sSub>
      </m:oMath>
      <w:del w:id="1179" w:author="Adrian Stier [2]" w:date="2021-01-18T07:03:00Z">
        <w:r w:rsidR="00995761" w:rsidRPr="003805EE" w:rsidDel="00D8314D">
          <w:rPr>
            <w:rFonts w:ascii="Helvetica" w:hAnsi="Helvetica"/>
            <w:sz w:val="22"/>
            <w:szCs w:val="22"/>
          </w:rPr>
          <w:delText xml:space="preserve"> and </w:delText>
        </w:r>
        <w:r w:rsidR="00B82B45" w:rsidRPr="003805EE" w:rsidDel="00D8314D">
          <w:rPr>
            <w:rFonts w:ascii="Helvetica" w:hAnsi="Helvetica"/>
            <w:sz w:val="22"/>
            <w:szCs w:val="22"/>
          </w:rPr>
          <w:delText>was</w:delText>
        </w:r>
        <w:r w:rsidR="00995761" w:rsidRPr="003805EE" w:rsidDel="00D8314D">
          <w:rPr>
            <w:rFonts w:ascii="Helvetica" w:hAnsi="Helvetica"/>
            <w:sz w:val="22"/>
            <w:szCs w:val="22"/>
          </w:rPr>
          <w:delText xml:space="preserve"> highest with precise biomass estimates (</w:delText>
        </w:r>
        <w:r w:rsidR="00995761" w:rsidRPr="003805EE" w:rsidDel="00D8314D">
          <w:rPr>
            <w:rFonts w:ascii="Helvetica" w:hAnsi="Helvetica"/>
            <w:i/>
            <w:sz w:val="22"/>
            <w:szCs w:val="22"/>
          </w:rPr>
          <w:delText>CV</w:delText>
        </w:r>
        <w:r w:rsidR="00995761" w:rsidRPr="003805EE" w:rsidDel="00D8314D">
          <w:rPr>
            <w:rFonts w:ascii="Helvetica" w:hAnsi="Helvetica"/>
            <w:sz w:val="22"/>
            <w:szCs w:val="22"/>
          </w:rPr>
          <w:delText xml:space="preserve"> = 0.1). </w:delText>
        </w:r>
      </w:del>
      <w:r w:rsidR="00995761" w:rsidRPr="003805EE">
        <w:rPr>
          <w:rFonts w:ascii="Helvetica" w:hAnsi="Helvetica"/>
          <w:sz w:val="22"/>
          <w:szCs w:val="22"/>
        </w:rPr>
        <w:t xml:space="preserve">This </w:t>
      </w:r>
      <w:r w:rsidR="00B82B45" w:rsidRPr="003805EE">
        <w:rPr>
          <w:rFonts w:ascii="Helvetica" w:hAnsi="Helvetica"/>
          <w:sz w:val="22"/>
          <w:szCs w:val="22"/>
        </w:rPr>
        <w:t>was</w:t>
      </w:r>
      <w:r w:rsidR="00995761" w:rsidRPr="003805EE">
        <w:rPr>
          <w:rFonts w:ascii="Helvetica" w:hAnsi="Helvetica"/>
          <w:sz w:val="22"/>
          <w:szCs w:val="22"/>
        </w:rPr>
        <w:t xml:space="preserve"> because high precision monitoring allow</w:t>
      </w:r>
      <w:r w:rsidR="00B82B45" w:rsidRPr="003805EE">
        <w:rPr>
          <w:rFonts w:ascii="Helvetica" w:hAnsi="Helvetica"/>
          <w:sz w:val="22"/>
          <w:szCs w:val="22"/>
        </w:rPr>
        <w:t>ed</w:t>
      </w:r>
      <w:r w:rsidR="00995761" w:rsidRPr="003805EE">
        <w:rPr>
          <w:rFonts w:ascii="Helvetica" w:hAnsi="Helvetica"/>
          <w:sz w:val="22"/>
          <w:szCs w:val="22"/>
        </w:rPr>
        <w:t xml:space="preserve"> 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995761" w:rsidRPr="003805EE">
        <w:rPr>
          <w:rFonts w:ascii="Helvetica" w:hAnsi="Helvetica"/>
          <w:sz w:val="22"/>
          <w:szCs w:val="22"/>
        </w:rPr>
        <w:t>, which maximize</w:t>
      </w:r>
      <w:r w:rsidR="00B82B45" w:rsidRPr="003805EE">
        <w:rPr>
          <w:rFonts w:ascii="Helvetica" w:hAnsi="Helvetica"/>
          <w:sz w:val="22"/>
          <w:szCs w:val="22"/>
        </w:rPr>
        <w:t>d</w:t>
      </w:r>
      <w:r w:rsidR="00995761" w:rsidRPr="003805EE">
        <w:rPr>
          <w:rFonts w:ascii="Helvetica" w:hAnsi="Helvetica"/>
          <w:sz w:val="22"/>
          <w:szCs w:val="22"/>
        </w:rPr>
        <w:t xml:space="preserve"> population growth and yield. The benefits of high monitoring precision (i.e., CV = 0.1 relative to CV = 0.5) </w:t>
      </w:r>
      <w:r w:rsidR="00B82B45" w:rsidRPr="003805EE">
        <w:rPr>
          <w:rFonts w:ascii="Helvetica" w:hAnsi="Helvetica"/>
          <w:sz w:val="22"/>
          <w:szCs w:val="22"/>
        </w:rPr>
        <w:t>were</w:t>
      </w:r>
      <w:r w:rsidR="00995761" w:rsidRPr="003805EE">
        <w:rPr>
          <w:rFonts w:ascii="Helvetica" w:hAnsi="Helvetica"/>
          <w:sz w:val="22"/>
          <w:szCs w:val="22"/>
        </w:rPr>
        <w:t xml:space="preserve"> minimal when the maximum harvest rate </w:t>
      </w:r>
      <w:r w:rsidR="00B82B45" w:rsidRPr="003805EE">
        <w:rPr>
          <w:rFonts w:ascii="Helvetica" w:hAnsi="Helvetica"/>
          <w:sz w:val="22"/>
          <w:szCs w:val="22"/>
        </w:rPr>
        <w:t>was</w:t>
      </w:r>
      <w:r w:rsidR="00995761" w:rsidRPr="003805EE">
        <w:rPr>
          <w:rFonts w:ascii="Helvetica" w:hAnsi="Helvetica"/>
          <w:sz w:val="22"/>
          <w:szCs w:val="22"/>
        </w:rPr>
        <w:t xml:space="preserve"> low, but increase</w:t>
      </w:r>
      <w:r w:rsidR="00B82B45" w:rsidRPr="003805EE">
        <w:rPr>
          <w:rFonts w:ascii="Helvetica" w:hAnsi="Helvetica"/>
          <w:sz w:val="22"/>
          <w:szCs w:val="22"/>
        </w:rPr>
        <w:t>d</w:t>
      </w:r>
      <w:r w:rsidR="00995761" w:rsidRPr="003805EE">
        <w:rPr>
          <w:rFonts w:ascii="Helvetica" w:hAnsi="Helvetica"/>
          <w:sz w:val="22"/>
          <w:szCs w:val="22"/>
        </w:rPr>
        <w:t xml:space="preserve"> as harvest rate exceed</w:t>
      </w:r>
      <w:r w:rsidR="00B82B45" w:rsidRPr="003805EE">
        <w:rPr>
          <w:rFonts w:ascii="Helvetica" w:hAnsi="Helvetica"/>
          <w:sz w:val="22"/>
          <w:szCs w:val="22"/>
        </w:rPr>
        <w:t>ed</w:t>
      </w:r>
      <w:r w:rsidR="0099576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sidRPr="003805EE">
        <w:rPr>
          <w:rFonts w:ascii="Helvetica" w:hAnsi="Helvetica"/>
          <w:sz w:val="22"/>
          <w:szCs w:val="22"/>
        </w:rPr>
        <w:t xml:space="preserve">. The </w:t>
      </w:r>
      <w:r w:rsidR="00EF38CE" w:rsidRPr="003805EE">
        <w:rPr>
          <w:rFonts w:ascii="Helvetica" w:hAnsi="Helvetica"/>
          <w:sz w:val="22"/>
          <w:szCs w:val="22"/>
        </w:rPr>
        <w:t>benefits of high monitoring precision increase</w:t>
      </w:r>
      <w:r w:rsidR="00B82B45" w:rsidRPr="003805EE">
        <w:rPr>
          <w:rFonts w:ascii="Helvetica" w:hAnsi="Helvetica"/>
          <w:sz w:val="22"/>
          <w:szCs w:val="22"/>
        </w:rPr>
        <w:t>d</w:t>
      </w:r>
      <w:r w:rsidR="00995761" w:rsidRPr="003805EE">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00995761" w:rsidRPr="003805EE">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995761" w:rsidRPr="003805EE">
        <w:rPr>
          <w:rFonts w:ascii="Helvetica" w:hAnsi="Helvetica"/>
          <w:sz w:val="22"/>
          <w:szCs w:val="22"/>
        </w:rPr>
        <w:t xml:space="preserve"> and stabilize</w:t>
      </w:r>
      <w:r w:rsidR="00B82B45" w:rsidRPr="003805EE">
        <w:rPr>
          <w:rFonts w:ascii="Helvetica" w:hAnsi="Helvetica"/>
          <w:sz w:val="22"/>
          <w:szCs w:val="22"/>
        </w:rPr>
        <w:t>d</w:t>
      </w:r>
      <w:r w:rsidR="00995761" w:rsidRPr="003805EE">
        <w:rPr>
          <w:rFonts w:ascii="Helvetica" w:hAnsi="Helvetica"/>
          <w:sz w:val="22"/>
          <w:szCs w:val="22"/>
        </w:rPr>
        <w:t xml:space="preserve"> but remain</w:t>
      </w:r>
      <w:r w:rsidR="00B82B45" w:rsidRPr="003805EE">
        <w:rPr>
          <w:rFonts w:ascii="Helvetica" w:hAnsi="Helvetica"/>
          <w:sz w:val="22"/>
          <w:szCs w:val="22"/>
        </w:rPr>
        <w:t>ed</w:t>
      </w:r>
      <w:r w:rsidR="00995761" w:rsidRPr="003805EE">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ins w:id="1180" w:author="Adrian Stier" w:date="2021-01-14T15:57:00Z">
        <w:r w:rsidR="00C4342F">
          <w:rPr>
            <w:rFonts w:ascii="Helvetica" w:hAnsi="Helvetica"/>
            <w:sz w:val="22"/>
            <w:szCs w:val="22"/>
          </w:rPr>
          <w:t>.</w:t>
        </w:r>
      </w:ins>
      <w:r w:rsidR="00995761" w:rsidRPr="003805EE">
        <w:rPr>
          <w:rFonts w:ascii="Helvetica" w:hAnsi="Helvetica"/>
          <w:sz w:val="22"/>
          <w:szCs w:val="22"/>
        </w:rPr>
        <w:t xml:space="preserve"> </w:t>
      </w:r>
      <w:del w:id="1181" w:author="Adrian Stier" w:date="2021-01-14T15:57:00Z">
        <w:r w:rsidR="00995761" w:rsidRPr="003805EE" w:rsidDel="00E16328">
          <w:rPr>
            <w:rFonts w:ascii="Helvetica" w:hAnsi="Helvetica"/>
            <w:sz w:val="22"/>
            <w:szCs w:val="22"/>
          </w:rPr>
          <w:delText>(Fig.</w:delText>
        </w:r>
        <w:r w:rsidR="002F1AC5" w:rsidRPr="003805EE" w:rsidDel="00E16328">
          <w:rPr>
            <w:rFonts w:ascii="Helvetica" w:hAnsi="Helvetica"/>
            <w:sz w:val="22"/>
            <w:szCs w:val="22"/>
          </w:rPr>
          <w:delText xml:space="preserve"> 1</w:delText>
        </w:r>
        <w:r w:rsidR="00995761" w:rsidRPr="003805EE" w:rsidDel="00E16328">
          <w:rPr>
            <w:rFonts w:ascii="Helvetica" w:hAnsi="Helvetica"/>
            <w:sz w:val="22"/>
            <w:szCs w:val="22"/>
          </w:rPr>
          <w:delText>b).</w:delText>
        </w:r>
        <w:r w:rsidR="002267AB" w:rsidRPr="003805EE" w:rsidDel="00E16328">
          <w:rPr>
            <w:rFonts w:ascii="Helvetica" w:hAnsi="Helvetica"/>
            <w:sz w:val="22"/>
            <w:szCs w:val="22"/>
          </w:rPr>
          <w:delText xml:space="preserve"> </w:delText>
        </w:r>
      </w:del>
    </w:p>
    <w:p w14:paraId="411D671A" w14:textId="1C2E0E30" w:rsidR="00303364" w:rsidRPr="003805EE" w:rsidDel="004744AB" w:rsidRDefault="00303364">
      <w:pPr>
        <w:rPr>
          <w:del w:id="1182" w:author="Adrian Stier" w:date="2019-04-08T16:45:00Z"/>
          <w:rFonts w:ascii="Helvetica" w:hAnsi="Helvetica"/>
          <w:sz w:val="22"/>
          <w:szCs w:val="22"/>
        </w:rPr>
        <w:pPrChange w:id="1183" w:author="Adrian Stier" w:date="2020-12-04T07:09:00Z">
          <w:pPr>
            <w:spacing w:line="480" w:lineRule="auto"/>
          </w:pPr>
        </w:pPrChange>
      </w:pPr>
    </w:p>
    <w:p w14:paraId="7EFE5AC7" w14:textId="77777777" w:rsidR="006147E9" w:rsidRDefault="006147E9">
      <w:pPr>
        <w:rPr>
          <w:rFonts w:ascii="Helvetica" w:hAnsi="Helvetica"/>
          <w:b/>
          <w:sz w:val="22"/>
          <w:szCs w:val="22"/>
        </w:rPr>
        <w:pPrChange w:id="1184" w:author="Adrian Stier" w:date="2020-12-04T07:09:00Z">
          <w:pPr>
            <w:spacing w:line="480" w:lineRule="auto"/>
          </w:pPr>
        </w:pPrChange>
      </w:pPr>
    </w:p>
    <w:p w14:paraId="410629EA" w14:textId="709385E8" w:rsidR="00726D79" w:rsidRDefault="00F82FC2" w:rsidP="00BF01EC">
      <w:pPr>
        <w:rPr>
          <w:ins w:id="1185" w:author="Adrian Stier" w:date="2020-12-04T07:09:00Z"/>
          <w:rFonts w:ascii="Helvetica" w:hAnsi="Helvetica"/>
          <w:b/>
          <w:sz w:val="22"/>
          <w:szCs w:val="22"/>
        </w:rPr>
      </w:pPr>
      <w:r w:rsidRPr="003805EE">
        <w:rPr>
          <w:rFonts w:ascii="Helvetica" w:hAnsi="Helvetica"/>
          <w:b/>
          <w:sz w:val="22"/>
          <w:szCs w:val="22"/>
        </w:rPr>
        <w:t>SCENARIO METHODS</w:t>
      </w:r>
    </w:p>
    <w:p w14:paraId="668511F6" w14:textId="77777777" w:rsidR="00BF01EC" w:rsidRPr="003805EE" w:rsidRDefault="00BF01EC">
      <w:pPr>
        <w:rPr>
          <w:rFonts w:ascii="Helvetica" w:hAnsi="Helvetica"/>
          <w:i/>
          <w:sz w:val="22"/>
          <w:szCs w:val="22"/>
        </w:rPr>
        <w:pPrChange w:id="1186" w:author="Adrian Stier" w:date="2020-12-04T07:09:00Z">
          <w:pPr>
            <w:spacing w:line="480" w:lineRule="auto"/>
          </w:pPr>
        </w:pPrChange>
      </w:pPr>
    </w:p>
    <w:p w14:paraId="54BB5C4F" w14:textId="77777777" w:rsidR="00452D57" w:rsidRPr="00192304" w:rsidRDefault="00452D57">
      <w:pPr>
        <w:rPr>
          <w:ins w:id="1187" w:author="Adrian Stier" w:date="2021-01-14T15:26:00Z"/>
          <w:rFonts w:ascii="Helvetica" w:hAnsi="Helvetica"/>
          <w:iCs/>
          <w:sz w:val="22"/>
          <w:szCs w:val="22"/>
          <w:rPrChange w:id="1188" w:author="Adrian Stier" w:date="2021-01-14T15:26:00Z">
            <w:rPr>
              <w:ins w:id="1189" w:author="Adrian Stier" w:date="2021-01-14T15:26:00Z"/>
              <w:rFonts w:ascii="Helvetica" w:hAnsi="Helvetica"/>
              <w:i/>
              <w:sz w:val="22"/>
              <w:szCs w:val="22"/>
            </w:rPr>
          </w:rPrChange>
        </w:rPr>
      </w:pPr>
    </w:p>
    <w:p w14:paraId="33EE4B59" w14:textId="2928FAB5" w:rsidR="005F3455" w:rsidRPr="003805EE" w:rsidRDefault="00F82FC2">
      <w:pPr>
        <w:rPr>
          <w:rFonts w:ascii="Helvetica" w:hAnsi="Helvetica"/>
          <w:i/>
          <w:sz w:val="22"/>
          <w:szCs w:val="22"/>
        </w:rPr>
        <w:pPrChange w:id="1190" w:author="Adrian Stier" w:date="2020-12-04T07:09:00Z">
          <w:pPr>
            <w:spacing w:line="480" w:lineRule="auto"/>
          </w:pPr>
        </w:pPrChange>
      </w:pPr>
      <w:r w:rsidRPr="003805EE">
        <w:rPr>
          <w:rFonts w:ascii="Helvetica" w:hAnsi="Helvetica"/>
          <w:i/>
          <w:sz w:val="22"/>
          <w:szCs w:val="22"/>
        </w:rPr>
        <w:t xml:space="preserve">Does the value of monitoring increase with </w:t>
      </w:r>
      <w:ins w:id="1191" w:author="Adrian Stier [2]" w:date="2021-01-15T08:17:00Z">
        <w:r w:rsidR="00541F1F">
          <w:rPr>
            <w:rFonts w:ascii="Helvetica" w:hAnsi="Helvetica"/>
            <w:i/>
            <w:sz w:val="22"/>
            <w:szCs w:val="22"/>
          </w:rPr>
          <w:t xml:space="preserve">higher </w:t>
        </w:r>
      </w:ins>
      <w:r w:rsidRPr="003805EE">
        <w:rPr>
          <w:rFonts w:ascii="Helvetica" w:hAnsi="Helvetica"/>
          <w:i/>
          <w:sz w:val="22"/>
          <w:szCs w:val="22"/>
        </w:rPr>
        <w:t xml:space="preserve">proximity to a </w:t>
      </w:r>
      <w:del w:id="1192" w:author="Adrian Stier [2]" w:date="2021-01-15T07:22:00Z">
        <w:r w:rsidRPr="003805EE" w:rsidDel="008C7A77">
          <w:rPr>
            <w:rFonts w:ascii="Helvetica" w:hAnsi="Helvetica"/>
            <w:i/>
            <w:sz w:val="22"/>
            <w:szCs w:val="22"/>
          </w:rPr>
          <w:delText>tipping point</w:delText>
        </w:r>
      </w:del>
      <w:ins w:id="1193" w:author="Adrian Stier [2]" w:date="2021-01-15T07:22:00Z">
        <w:r w:rsidR="008C7A77">
          <w:rPr>
            <w:rFonts w:ascii="Helvetica" w:hAnsi="Helvetica"/>
            <w:i/>
            <w:sz w:val="22"/>
            <w:szCs w:val="22"/>
          </w:rPr>
          <w:t>critical threshold</w:t>
        </w:r>
      </w:ins>
      <w:r w:rsidRPr="003805EE">
        <w:rPr>
          <w:rFonts w:ascii="Helvetica" w:hAnsi="Helvetica"/>
          <w:i/>
          <w:sz w:val="22"/>
          <w:szCs w:val="22"/>
        </w:rPr>
        <w:t>?</w:t>
      </w:r>
      <w:ins w:id="1194" w:author="Tim Essington" w:date="2019-04-22T17:33:00Z">
        <w:r w:rsidR="00D67085">
          <w:rPr>
            <w:rFonts w:ascii="Helvetica" w:hAnsi="Helvetica"/>
            <w:i/>
            <w:sz w:val="22"/>
            <w:szCs w:val="22"/>
          </w:rPr>
          <w:t xml:space="preserve"> If n</w:t>
        </w:r>
      </w:ins>
      <w:ins w:id="1195" w:author="Tim Essington" w:date="2019-04-22T17:34:00Z">
        <w:r w:rsidR="00D67085">
          <w:rPr>
            <w:rFonts w:ascii="Helvetica" w:hAnsi="Helvetica"/>
            <w:i/>
            <w:sz w:val="22"/>
            <w:szCs w:val="22"/>
          </w:rPr>
          <w:t>ot, why?</w:t>
        </w:r>
      </w:ins>
    </w:p>
    <w:p w14:paraId="55E50D9D" w14:textId="1A491988" w:rsidR="00EB4914" w:rsidRDefault="00BF3C6A">
      <w:pPr>
        <w:rPr>
          <w:ins w:id="1196" w:author="Adrian Stier [2]" w:date="2021-01-15T07:40:00Z"/>
          <w:rFonts w:ascii="Helvetica" w:hAnsi="Helvetica"/>
          <w:sz w:val="22"/>
          <w:szCs w:val="22"/>
        </w:rPr>
      </w:pPr>
      <w:ins w:id="1197" w:author="Adrian Stier [2]" w:date="2021-01-15T07:21:00Z">
        <w:r>
          <w:rPr>
            <w:rFonts w:ascii="Helvetica" w:hAnsi="Helvetica"/>
            <w:sz w:val="22"/>
            <w:szCs w:val="22"/>
          </w:rPr>
          <w:t xml:space="preserve">To </w:t>
        </w:r>
      </w:ins>
      <w:ins w:id="1198" w:author="Adrian Stier [2]" w:date="2021-01-15T07:27:00Z">
        <w:r w:rsidR="00F8213F">
          <w:rPr>
            <w:rFonts w:ascii="Helvetica" w:hAnsi="Helvetica"/>
            <w:sz w:val="22"/>
            <w:szCs w:val="22"/>
          </w:rPr>
          <w:t>quantify</w:t>
        </w:r>
      </w:ins>
      <w:ins w:id="1199" w:author="Adrian Stier [2]" w:date="2021-01-15T07:21:00Z">
        <w:r>
          <w:rPr>
            <w:rFonts w:ascii="Helvetica" w:hAnsi="Helvetica"/>
            <w:sz w:val="22"/>
            <w:szCs w:val="22"/>
          </w:rPr>
          <w:t xml:space="preserve"> </w:t>
        </w:r>
      </w:ins>
      <w:ins w:id="1200" w:author="Adrian Stier [2]" w:date="2021-01-15T07:27:00Z">
        <w:r w:rsidR="00F8213F">
          <w:rPr>
            <w:rFonts w:ascii="Helvetica" w:hAnsi="Helvetica"/>
            <w:sz w:val="22"/>
            <w:szCs w:val="22"/>
          </w:rPr>
          <w:t xml:space="preserve">whether and how </w:t>
        </w:r>
      </w:ins>
      <w:ins w:id="1201" w:author="Adrian Stier [2]" w:date="2021-01-15T07:21:00Z">
        <w:r w:rsidR="008C7A77">
          <w:rPr>
            <w:rFonts w:ascii="Helvetica" w:hAnsi="Helvetica"/>
            <w:sz w:val="22"/>
            <w:szCs w:val="22"/>
          </w:rPr>
          <w:t>the</w:t>
        </w:r>
        <w:r>
          <w:rPr>
            <w:rFonts w:ascii="Helvetica" w:hAnsi="Helvetica"/>
            <w:sz w:val="22"/>
            <w:szCs w:val="22"/>
          </w:rPr>
          <w:t xml:space="preserve"> </w:t>
        </w:r>
      </w:ins>
      <w:del w:id="1202" w:author="Adrian Stier [2]" w:date="2021-01-15T07:21:00Z">
        <w:r w:rsidR="00F82FC2" w:rsidRPr="003805EE" w:rsidDel="00BF3C6A">
          <w:rPr>
            <w:rFonts w:ascii="Helvetica" w:hAnsi="Helvetica"/>
            <w:sz w:val="22"/>
            <w:szCs w:val="22"/>
          </w:rPr>
          <w:delText xml:space="preserve">We </w:delText>
        </w:r>
        <w:r w:rsidR="0018626E" w:rsidRPr="003805EE" w:rsidDel="00BF3C6A">
          <w:rPr>
            <w:rFonts w:ascii="Helvetica" w:hAnsi="Helvetica"/>
            <w:sz w:val="22"/>
            <w:szCs w:val="22"/>
          </w:rPr>
          <w:delText>compared</w:delText>
        </w:r>
        <w:r w:rsidR="00F82FC2" w:rsidRPr="003805EE" w:rsidDel="00BF3C6A">
          <w:rPr>
            <w:rFonts w:ascii="Helvetica" w:hAnsi="Helvetica"/>
            <w:sz w:val="22"/>
            <w:szCs w:val="22"/>
          </w:rPr>
          <w:delText xml:space="preserve"> the </w:delText>
        </w:r>
      </w:del>
      <w:r w:rsidR="00F82FC2" w:rsidRPr="003805EE">
        <w:rPr>
          <w:rFonts w:ascii="Helvetica" w:hAnsi="Helvetica"/>
          <w:sz w:val="22"/>
          <w:szCs w:val="22"/>
        </w:rPr>
        <w:t>return on monitoring investment</w:t>
      </w:r>
      <w:ins w:id="1203" w:author="Adrian Stier [2]" w:date="2021-01-15T07:22:00Z">
        <w:r w:rsidR="008C7A77">
          <w:rPr>
            <w:rFonts w:ascii="Helvetica" w:hAnsi="Helvetica"/>
            <w:sz w:val="22"/>
            <w:szCs w:val="22"/>
          </w:rPr>
          <w:t xml:space="preserve"> increases as the resource spends more time closer to the </w:t>
        </w:r>
      </w:ins>
      <w:del w:id="1204" w:author="Adrian Stier [2]" w:date="2021-01-15T07:22:00Z">
        <w:r w:rsidR="00F82FC2" w:rsidRPr="003805EE" w:rsidDel="008C7A77">
          <w:rPr>
            <w:rFonts w:ascii="Helvetica" w:hAnsi="Helvetica"/>
            <w:sz w:val="22"/>
            <w:szCs w:val="22"/>
          </w:rPr>
          <w:delText>,</w:delText>
        </w:r>
      </w:del>
      <w:ins w:id="1205" w:author="Adrian Stier [2]" w:date="2021-01-15T07:22:00Z">
        <w:r w:rsidR="008C7A77">
          <w:rPr>
            <w:rFonts w:ascii="Helvetica" w:hAnsi="Helvetica"/>
            <w:sz w:val="22"/>
            <w:szCs w:val="22"/>
          </w:rPr>
          <w:t xml:space="preserve">critical threshold, </w:t>
        </w:r>
      </w:ins>
      <w:ins w:id="1206" w:author="Adrian Stier [2]" w:date="2021-01-15T07:21:00Z">
        <w:r>
          <w:rPr>
            <w:rFonts w:ascii="Helvetica" w:hAnsi="Helvetica"/>
            <w:sz w:val="22"/>
            <w:szCs w:val="22"/>
          </w:rPr>
          <w:t xml:space="preserve">we </w:t>
        </w:r>
      </w:ins>
      <w:ins w:id="1207" w:author="Adrian Stier [2]" w:date="2021-01-18T07:04:00Z">
        <w:r w:rsidR="005B18AC">
          <w:rPr>
            <w:rFonts w:ascii="Helvetica" w:hAnsi="Helvetica"/>
            <w:sz w:val="22"/>
            <w:szCs w:val="22"/>
          </w:rPr>
          <w:t>compared</w:t>
        </w:r>
      </w:ins>
      <w:ins w:id="1208" w:author="Adrian Stier [2]" w:date="2021-01-18T07:05:00Z">
        <w:r w:rsidR="005B18AC">
          <w:rPr>
            <w:rFonts w:ascii="Helvetica" w:hAnsi="Helvetica"/>
            <w:sz w:val="22"/>
            <w:szCs w:val="22"/>
          </w:rPr>
          <w:t xml:space="preserve"> net present value </w:t>
        </w:r>
      </w:ins>
      <w:ins w:id="1209" w:author="Adrian Stier [2]" w:date="2021-01-18T07:07:00Z">
        <w:r w:rsidR="00A334EA">
          <w:rPr>
            <w:rFonts w:ascii="Helvetica" w:hAnsi="Helvetica"/>
            <w:sz w:val="22"/>
            <w:szCs w:val="22"/>
          </w:rPr>
          <w:t xml:space="preserve">for high and low monitoring precision </w:t>
        </w:r>
      </w:ins>
      <w:ins w:id="1210" w:author="Adrian Stier [2]" w:date="2021-01-18T07:05:00Z">
        <w:r w:rsidR="005B18AC">
          <w:rPr>
            <w:rFonts w:ascii="Helvetica" w:hAnsi="Helvetica"/>
            <w:sz w:val="22"/>
            <w:szCs w:val="22"/>
          </w:rPr>
          <w:t xml:space="preserve">for </w:t>
        </w:r>
      </w:ins>
      <w:ins w:id="1211" w:author="Adrian Stier [2]" w:date="2021-01-18T07:06:00Z">
        <w:r w:rsidR="005B18AC">
          <w:rPr>
            <w:rFonts w:ascii="Helvetica" w:hAnsi="Helvetica"/>
            <w:sz w:val="22"/>
            <w:szCs w:val="22"/>
          </w:rPr>
          <w:t>simulations where</w:t>
        </w:r>
      </w:ins>
      <w:ins w:id="1212" w:author="Adrian Stier [2]" w:date="2021-01-18T07:05:00Z">
        <w:r w:rsidR="005B18AC">
          <w:rPr>
            <w:rFonts w:ascii="Helvetica" w:hAnsi="Helvetica"/>
            <w:sz w:val="22"/>
            <w:szCs w:val="22"/>
          </w:rPr>
          <w:t xml:space="preserve"> population</w:t>
        </w:r>
      </w:ins>
      <w:ins w:id="1213" w:author="Adrian Stier [2]" w:date="2021-01-18T07:06:00Z">
        <w:r w:rsidR="005B18AC">
          <w:rPr>
            <w:rFonts w:ascii="Helvetica" w:hAnsi="Helvetica"/>
            <w:sz w:val="22"/>
            <w:szCs w:val="22"/>
          </w:rPr>
          <w:t>s</w:t>
        </w:r>
      </w:ins>
      <w:ins w:id="1214" w:author="Adrian Stier [2]" w:date="2021-01-18T07:05:00Z">
        <w:r w:rsidR="005B18AC">
          <w:rPr>
            <w:rFonts w:ascii="Helvetica" w:hAnsi="Helvetica"/>
            <w:sz w:val="22"/>
            <w:szCs w:val="22"/>
          </w:rPr>
          <w:t xml:space="preserve"> spen</w:t>
        </w:r>
      </w:ins>
      <w:ins w:id="1215" w:author="Adrian Stier [2]" w:date="2021-01-18T07:06:00Z">
        <w:r w:rsidR="005B18AC">
          <w:rPr>
            <w:rFonts w:ascii="Helvetica" w:hAnsi="Helvetica"/>
            <w:sz w:val="22"/>
            <w:szCs w:val="22"/>
          </w:rPr>
          <w:t>t</w:t>
        </w:r>
      </w:ins>
      <w:ins w:id="1216" w:author="Adrian Stier [2]" w:date="2021-01-18T07:05:00Z">
        <w:r w:rsidR="005B18AC">
          <w:rPr>
            <w:rFonts w:ascii="Helvetica" w:hAnsi="Helvetica"/>
            <w:sz w:val="22"/>
            <w:szCs w:val="22"/>
          </w:rPr>
          <w:t xml:space="preserve"> increasingly more time near the critical threshold</w:t>
        </w:r>
      </w:ins>
      <w:del w:id="1217" w:author="Adrian Stier [2]" w:date="2021-01-15T07:22:00Z">
        <w:r w:rsidR="00F82FC2" w:rsidRPr="003805EE" w:rsidDel="008C7A77">
          <w:rPr>
            <w:rFonts w:ascii="Helvetica" w:hAnsi="Helvetica"/>
            <w:sz w:val="22"/>
            <w:szCs w:val="22"/>
          </w:rPr>
          <w:delText xml:space="preserve"> measured as the ratio of </w:delText>
        </w:r>
        <w:r w:rsidR="00580186" w:rsidRPr="003805EE" w:rsidDel="008C7A77">
          <w:rPr>
            <w:rFonts w:ascii="Helvetica" w:hAnsi="Helvetica"/>
            <w:sz w:val="22"/>
            <w:szCs w:val="22"/>
          </w:rPr>
          <w:delText>n</w:delText>
        </w:r>
        <w:r w:rsidR="00F82FC2" w:rsidRPr="003805EE" w:rsidDel="008C7A77">
          <w:rPr>
            <w:rFonts w:ascii="Helvetica" w:hAnsi="Helvetica"/>
            <w:sz w:val="22"/>
            <w:szCs w:val="22"/>
          </w:rPr>
          <w:delText xml:space="preserve">et </w:delText>
        </w:r>
        <w:r w:rsidR="00580186" w:rsidRPr="003805EE" w:rsidDel="008C7A77">
          <w:rPr>
            <w:rFonts w:ascii="Helvetica" w:hAnsi="Helvetica"/>
            <w:sz w:val="22"/>
            <w:szCs w:val="22"/>
          </w:rPr>
          <w:delText>p</w:delText>
        </w:r>
        <w:r w:rsidR="00F82FC2" w:rsidRPr="003805EE" w:rsidDel="008C7A77">
          <w:rPr>
            <w:rFonts w:ascii="Helvetica" w:hAnsi="Helvetica"/>
            <w:sz w:val="22"/>
            <w:szCs w:val="22"/>
          </w:rPr>
          <w:delText xml:space="preserve">resent </w:delText>
        </w:r>
        <w:r w:rsidR="00580186" w:rsidRPr="003805EE" w:rsidDel="008C7A77">
          <w:rPr>
            <w:rFonts w:ascii="Helvetica" w:hAnsi="Helvetica"/>
            <w:sz w:val="22"/>
            <w:szCs w:val="22"/>
          </w:rPr>
          <w:delText>v</w:delText>
        </w:r>
        <w:r w:rsidR="00F82FC2" w:rsidRPr="003805EE" w:rsidDel="008C7A77">
          <w:rPr>
            <w:rFonts w:ascii="Helvetica" w:hAnsi="Helvetica"/>
            <w:sz w:val="22"/>
            <w:szCs w:val="22"/>
          </w:rPr>
          <w:delText>alue</w:delText>
        </w:r>
        <w:r w:rsidR="00D35A9C" w:rsidRPr="003805EE" w:rsidDel="008C7A77">
          <w:rPr>
            <w:rFonts w:ascii="Helvetica" w:hAnsi="Helvetica"/>
            <w:sz w:val="22"/>
            <w:szCs w:val="22"/>
          </w:rPr>
          <w:delText>,</w:delText>
        </w:r>
        <w:r w:rsidR="00F82FC2" w:rsidRPr="003805EE" w:rsidDel="008C7A77">
          <w:rPr>
            <w:rFonts w:ascii="Helvetica" w:hAnsi="Helvetica"/>
            <w:sz w:val="22"/>
            <w:szCs w:val="22"/>
          </w:rPr>
          <w:delText xml:space="preserve"> </w:delText>
        </w:r>
      </w:del>
      <w:del w:id="1218" w:author="Adrian Stier [2]" w:date="2021-01-15T07:23:00Z">
        <w:r w:rsidR="00F82FC2" w:rsidRPr="003805EE" w:rsidDel="008C7A77">
          <w:rPr>
            <w:rFonts w:ascii="Helvetica" w:hAnsi="Helvetica"/>
            <w:sz w:val="22"/>
            <w:szCs w:val="22"/>
          </w:rPr>
          <w:delText xml:space="preserve">for </w:delText>
        </w:r>
      </w:del>
      <w:del w:id="1219" w:author="Adrian Stier [2]" w:date="2021-01-18T07:07:00Z">
        <w:r w:rsidR="00F82FC2" w:rsidRPr="003805EE" w:rsidDel="00A334EA">
          <w:rPr>
            <w:rFonts w:ascii="Helvetica" w:hAnsi="Helvetica"/>
            <w:sz w:val="22"/>
            <w:szCs w:val="22"/>
          </w:rPr>
          <w:delText xml:space="preserve">simulations with high and low precision </w:delText>
        </w:r>
      </w:del>
      <w:ins w:id="1220" w:author="Megsie Siple" w:date="2020-08-20T23:14:00Z">
        <w:del w:id="1221" w:author="Adrian Stier [2]" w:date="2021-01-18T07:04:00Z">
          <w:r w:rsidR="004864F7" w:rsidDel="005B18AC">
            <w:rPr>
              <w:rFonts w:ascii="Helvetica" w:hAnsi="Helvetica"/>
              <w:sz w:val="22"/>
              <w:szCs w:val="22"/>
            </w:rPr>
            <w:delText>in the abundance estimates</w:delText>
          </w:r>
        </w:del>
        <w:del w:id="1222" w:author="Adrian Stier [2]" w:date="2021-01-18T07:07:00Z">
          <w:r w:rsidR="004864F7" w:rsidDel="00A334EA">
            <w:rPr>
              <w:rFonts w:ascii="Helvetica" w:hAnsi="Helvetica"/>
              <w:sz w:val="22"/>
              <w:szCs w:val="22"/>
            </w:rPr>
            <w:delText xml:space="preserve"> </w:delText>
          </w:r>
        </w:del>
      </w:ins>
      <w:del w:id="1223" w:author="Adrian Stier [2]" w:date="2021-01-18T07:07:00Z">
        <w:r w:rsidR="00F82FC2" w:rsidRPr="003805EE" w:rsidDel="00A334EA">
          <w:rPr>
            <w:rFonts w:ascii="Helvetica" w:hAnsi="Helvetica"/>
            <w:sz w:val="22"/>
            <w:szCs w:val="22"/>
          </w:rPr>
          <w:delText>(CV = 0.1</w:delText>
        </w:r>
        <w:r w:rsidR="00A66C1C" w:rsidRPr="003805EE" w:rsidDel="00A334EA">
          <w:rPr>
            <w:rFonts w:ascii="Helvetica" w:hAnsi="Helvetica"/>
            <w:sz w:val="22"/>
            <w:szCs w:val="22"/>
          </w:rPr>
          <w:delText xml:space="preserve"> or</w:delText>
        </w:r>
        <w:r w:rsidR="00F82FC2" w:rsidRPr="003805EE" w:rsidDel="00A334EA">
          <w:rPr>
            <w:rFonts w:ascii="Helvetica" w:hAnsi="Helvetica"/>
            <w:sz w:val="22"/>
            <w:szCs w:val="22"/>
          </w:rPr>
          <w:delText xml:space="preserve"> 0.5</w:delText>
        </w:r>
      </w:del>
      <w:ins w:id="1224" w:author="Adrian Stier [2]" w:date="2021-01-15T07:29:00Z">
        <w:r w:rsidR="004449E9">
          <w:rPr>
            <w:rFonts w:ascii="Helvetica" w:hAnsi="Helvetica"/>
            <w:sz w:val="22"/>
            <w:szCs w:val="22"/>
          </w:rPr>
          <w:t>.</w:t>
        </w:r>
      </w:ins>
      <w:del w:id="1225" w:author="Adrian Stier [2]" w:date="2021-01-15T07:24:00Z">
        <w:r w:rsidR="00F82FC2" w:rsidRPr="003805EE" w:rsidDel="008C7A77">
          <w:rPr>
            <w:rFonts w:ascii="Helvetica" w:hAnsi="Helvetica"/>
            <w:sz w:val="22"/>
            <w:szCs w:val="22"/>
          </w:rPr>
          <w:delText>)</w:delText>
        </w:r>
      </w:del>
      <w:ins w:id="1226" w:author="Adrian Stier [2]" w:date="2021-01-15T07:23:00Z">
        <w:r w:rsidR="008C7A77">
          <w:rPr>
            <w:rFonts w:ascii="Helvetica" w:hAnsi="Helvetica"/>
            <w:sz w:val="22"/>
            <w:szCs w:val="22"/>
          </w:rPr>
          <w:t xml:space="preserve"> </w:t>
        </w:r>
      </w:ins>
      <w:ins w:id="1227" w:author="Adrian Stier [2]" w:date="2021-01-18T07:07:00Z">
        <w:r w:rsidR="00A334EA">
          <w:rPr>
            <w:rFonts w:ascii="Helvetica" w:hAnsi="Helvetica"/>
            <w:sz w:val="22"/>
            <w:szCs w:val="22"/>
          </w:rPr>
          <w:t xml:space="preserve">To simulate populations where the resource spent increasingly more time </w:t>
        </w:r>
      </w:ins>
      <w:ins w:id="1228" w:author="Adrian Stier [2]" w:date="2021-01-18T07:08:00Z">
        <w:r w:rsidR="00A334EA">
          <w:rPr>
            <w:rFonts w:ascii="Helvetica" w:hAnsi="Helvetica"/>
            <w:sz w:val="22"/>
            <w:szCs w:val="22"/>
          </w:rPr>
          <w:t xml:space="preserve">close to the critical threshold, we conducted simulations across a range of harvest ratees. </w:t>
        </w:r>
      </w:ins>
      <w:ins w:id="1229" w:author="Adrian Stier [2]" w:date="2021-01-15T07:24:00Z">
        <w:r w:rsidR="008C7A77">
          <w:rPr>
            <w:rFonts w:ascii="Helvetica" w:hAnsi="Helvetica"/>
            <w:sz w:val="22"/>
            <w:szCs w:val="22"/>
          </w:rPr>
          <w:t xml:space="preserve">Higher harvest rates </w:t>
        </w:r>
      </w:ins>
      <w:ins w:id="1230" w:author="Adrian Stier [2]" w:date="2021-01-15T07:25:00Z">
        <w:r w:rsidR="008C7A77">
          <w:rPr>
            <w:rFonts w:ascii="Helvetica" w:hAnsi="Helvetica"/>
            <w:sz w:val="22"/>
            <w:szCs w:val="22"/>
          </w:rPr>
          <w:t>tend to drive the resource down in biomass and cause the resource to spend an increasingly frequent amount of time near the critical threshold.</w:t>
        </w:r>
      </w:ins>
      <w:ins w:id="1231" w:author="Adrian Stier [2]" w:date="2021-01-15T07:30:00Z">
        <w:r w:rsidR="004449E9">
          <w:rPr>
            <w:rFonts w:ascii="Helvetica" w:hAnsi="Helvetica"/>
            <w:sz w:val="22"/>
            <w:szCs w:val="22"/>
          </w:rPr>
          <w:t xml:space="preserve"> Therefore</w:t>
        </w:r>
      </w:ins>
      <w:ins w:id="1232" w:author="Adrian Stier [2]" w:date="2021-01-15T07:35:00Z">
        <w:r w:rsidR="00C060B5">
          <w:rPr>
            <w:rFonts w:ascii="Helvetica" w:hAnsi="Helvetica"/>
            <w:sz w:val="22"/>
            <w:szCs w:val="22"/>
          </w:rPr>
          <w:t>,</w:t>
        </w:r>
      </w:ins>
      <w:ins w:id="1233" w:author="Adrian Stier [2]" w:date="2021-01-15T07:30:00Z">
        <w:r w:rsidR="004449E9">
          <w:rPr>
            <w:rFonts w:ascii="Helvetica" w:hAnsi="Helvetica"/>
            <w:sz w:val="22"/>
            <w:szCs w:val="22"/>
          </w:rPr>
          <w:t xml:space="preserve"> we examined how the difference in NPV between high precision (CV = 0.1) </w:t>
        </w:r>
      </w:ins>
      <w:ins w:id="1234" w:author="Adrian Stier [2]" w:date="2021-01-15T07:35:00Z">
        <w:r w:rsidR="00C060B5">
          <w:rPr>
            <w:rFonts w:ascii="Helvetica" w:hAnsi="Helvetica"/>
            <w:sz w:val="22"/>
            <w:szCs w:val="22"/>
          </w:rPr>
          <w:t>and</w:t>
        </w:r>
      </w:ins>
      <w:ins w:id="1235" w:author="Adrian Stier [2]" w:date="2021-01-15T07:30:00Z">
        <w:r w:rsidR="004449E9">
          <w:rPr>
            <w:rFonts w:ascii="Helvetica" w:hAnsi="Helvetica"/>
            <w:sz w:val="22"/>
            <w:szCs w:val="22"/>
          </w:rPr>
          <w:t xml:space="preserve"> low</w:t>
        </w:r>
      </w:ins>
      <w:ins w:id="1236" w:author="Adrian Stier [2]" w:date="2021-01-15T07:31:00Z">
        <w:r w:rsidR="004449E9">
          <w:rPr>
            <w:rFonts w:ascii="Helvetica" w:hAnsi="Helvetica"/>
            <w:sz w:val="22"/>
            <w:szCs w:val="22"/>
          </w:rPr>
          <w:t xml:space="preserve"> precision (CV = 0.5) monitoring changed as harvest rates</w:t>
        </w:r>
      </w:ins>
      <w:ins w:id="1237" w:author="Adrian Stier [2]" w:date="2021-01-15T07:35:00Z">
        <w:r w:rsidR="00C060B5">
          <w:rPr>
            <w:rFonts w:ascii="Helvetica" w:hAnsi="Helvetica"/>
            <w:sz w:val="22"/>
            <w:szCs w:val="22"/>
          </w:rPr>
          <w:t xml:space="preserve"> increase and </w:t>
        </w:r>
      </w:ins>
      <w:ins w:id="1238" w:author="Adrian Stier [2]" w:date="2021-01-15T07:36:00Z">
        <w:r w:rsidR="00C060B5">
          <w:rPr>
            <w:rFonts w:ascii="Helvetica" w:hAnsi="Helvetica"/>
            <w:sz w:val="22"/>
            <w:szCs w:val="22"/>
          </w:rPr>
          <w:t>populations</w:t>
        </w:r>
      </w:ins>
      <w:ins w:id="1239" w:author="Adrian Stier [2]" w:date="2021-01-15T07:35:00Z">
        <w:r w:rsidR="00C060B5">
          <w:rPr>
            <w:rFonts w:ascii="Helvetica" w:hAnsi="Helvetica"/>
            <w:sz w:val="22"/>
            <w:szCs w:val="22"/>
          </w:rPr>
          <w:t xml:space="preserve"> sp</w:t>
        </w:r>
      </w:ins>
      <w:ins w:id="1240" w:author="Adrian Stier [2]" w:date="2021-01-15T07:36:00Z">
        <w:r w:rsidR="00C060B5">
          <w:rPr>
            <w:rFonts w:ascii="Helvetica" w:hAnsi="Helvetica"/>
            <w:sz w:val="22"/>
            <w:szCs w:val="22"/>
          </w:rPr>
          <w:t>ent increasingly higher amounts of time near the critical threshold</w:t>
        </w:r>
      </w:ins>
      <w:ins w:id="1241" w:author="Adrian Stier [2]" w:date="2021-01-15T07:31:00Z">
        <w:r w:rsidR="004449E9">
          <w:rPr>
            <w:rFonts w:ascii="Helvetica" w:hAnsi="Helvetica"/>
            <w:sz w:val="22"/>
            <w:szCs w:val="22"/>
          </w:rPr>
          <w:t xml:space="preserve">. </w:t>
        </w:r>
      </w:ins>
      <w:ins w:id="1242" w:author="Adrian Stier [2]" w:date="2021-01-15T07:32:00Z">
        <w:r w:rsidR="004449E9">
          <w:rPr>
            <w:rFonts w:ascii="Helvetica" w:hAnsi="Helvetica"/>
            <w:sz w:val="22"/>
            <w:szCs w:val="22"/>
          </w:rPr>
          <w:t xml:space="preserve">We conducted these simulations similarly as above, with </w:t>
        </w:r>
      </w:ins>
      <w:del w:id="1243" w:author="Adrian Stier [2]" w:date="2021-01-15T07:31:00Z">
        <w:r w:rsidR="0018626E" w:rsidRPr="003805EE" w:rsidDel="004449E9">
          <w:rPr>
            <w:rFonts w:ascii="Helvetica" w:hAnsi="Helvetica"/>
            <w:sz w:val="22"/>
            <w:szCs w:val="22"/>
          </w:rPr>
          <w:delText xml:space="preserve">, </w:delText>
        </w:r>
        <w:r w:rsidR="00D35A9C" w:rsidRPr="003805EE" w:rsidDel="004449E9">
          <w:rPr>
            <w:rFonts w:ascii="Helvetica" w:hAnsi="Helvetica"/>
            <w:sz w:val="22"/>
            <w:szCs w:val="22"/>
          </w:rPr>
          <w:delText>expecting</w:delText>
        </w:r>
        <w:r w:rsidR="0018626E" w:rsidRPr="003805EE" w:rsidDel="004449E9">
          <w:rPr>
            <w:rFonts w:ascii="Helvetica" w:hAnsi="Helvetica"/>
            <w:sz w:val="22"/>
            <w:szCs w:val="22"/>
          </w:rPr>
          <w:delText xml:space="preserve"> that the benefits of </w:delText>
        </w:r>
        <w:r w:rsidR="00D35A9C" w:rsidRPr="003805EE" w:rsidDel="004449E9">
          <w:rPr>
            <w:rFonts w:ascii="Helvetica" w:hAnsi="Helvetica"/>
            <w:sz w:val="22"/>
            <w:szCs w:val="22"/>
          </w:rPr>
          <w:delText xml:space="preserve">precise </w:delText>
        </w:r>
        <w:r w:rsidR="0018626E" w:rsidRPr="003805EE" w:rsidDel="004449E9">
          <w:rPr>
            <w:rFonts w:ascii="Helvetica" w:hAnsi="Helvetica"/>
            <w:sz w:val="22"/>
            <w:szCs w:val="22"/>
          </w:rPr>
          <w:delText>monitoring would increase when the population was proximate to either a tipping point or limit reference point</w:delText>
        </w:r>
      </w:del>
      <w:ins w:id="1244" w:author="Megsie Siple" w:date="2020-08-20T23:14:00Z">
        <w:del w:id="1245" w:author="Adrian Stier [2]" w:date="2021-01-15T07:31:00Z">
          <w:r w:rsidR="004864F7" w:rsidDel="004449E9">
            <w:rPr>
              <w:rFonts w:ascii="Helvetica" w:hAnsi="Helvetica"/>
              <w:sz w:val="22"/>
              <w:szCs w:val="22"/>
            </w:rPr>
            <w:delText>near a critical threshold</w:delText>
          </w:r>
        </w:del>
      </w:ins>
      <w:del w:id="1246" w:author="Adrian Stier [2]" w:date="2021-01-15T07:31:00Z">
        <w:r w:rsidR="00F82FC2" w:rsidRPr="003805EE" w:rsidDel="004449E9">
          <w:rPr>
            <w:rFonts w:ascii="Helvetica" w:hAnsi="Helvetica"/>
            <w:sz w:val="22"/>
            <w:szCs w:val="22"/>
          </w:rPr>
          <w:delText xml:space="preserve">. We evaluated return on monitoring investment </w:delText>
        </w:r>
        <w:commentRangeStart w:id="1247"/>
        <w:r w:rsidR="00F82FC2" w:rsidRPr="003805EE" w:rsidDel="004449E9">
          <w:rPr>
            <w:rFonts w:ascii="Helvetica" w:hAnsi="Helvetica"/>
            <w:sz w:val="22"/>
            <w:szCs w:val="22"/>
          </w:rPr>
          <w:delText>across starting biomass values ranging from just above the tipping point to carrying capacity and for a range of maximum exploitation rates (</w:delText>
        </w:r>
      </w:del>
      <m:oMath>
        <m:sSub>
          <m:sSubPr>
            <m:ctrlPr>
              <w:del w:id="1248" w:author="Adrian Stier [2]" w:date="2021-01-15T07:31:00Z">
                <w:rPr>
                  <w:rFonts w:ascii="Cambria Math" w:hAnsi="Cambria Math"/>
                  <w:i/>
                  <w:sz w:val="22"/>
                  <w:szCs w:val="22"/>
                </w:rPr>
              </w:del>
            </m:ctrlPr>
          </m:sSubPr>
          <m:e>
            <m:r>
              <w:del w:id="1249" w:author="Adrian Stier [2]" w:date="2021-01-15T07:31:00Z">
                <w:rPr>
                  <w:rFonts w:ascii="Cambria Math" w:hAnsi="Cambria Math"/>
                  <w:sz w:val="22"/>
                  <w:szCs w:val="22"/>
                </w:rPr>
                <m:t>pH</m:t>
              </w:del>
            </m:r>
          </m:e>
          <m:sub>
            <m:r>
              <w:del w:id="1250" w:author="Adrian Stier [2]" w:date="2021-01-15T07:31:00Z">
                <w:rPr>
                  <w:rFonts w:ascii="Cambria Math" w:hAnsi="Cambria Math"/>
                  <w:sz w:val="22"/>
                  <w:szCs w:val="22"/>
                </w:rPr>
                <m:t>MSY</m:t>
              </w:del>
            </m:r>
          </m:sub>
        </m:sSub>
      </m:oMath>
      <w:del w:id="1251" w:author="Adrian Stier [2]" w:date="2021-01-15T07:31:00Z">
        <w:r w:rsidR="00F82FC2" w:rsidRPr="003805EE" w:rsidDel="004449E9">
          <w:rPr>
            <w:rFonts w:ascii="Helvetica" w:hAnsi="Helvetica"/>
            <w:sz w:val="22"/>
            <w:szCs w:val="22"/>
          </w:rPr>
          <w:delText>: 0.0 – 2.0).</w:delText>
        </w:r>
        <w:commentRangeEnd w:id="1247"/>
        <w:r w:rsidR="004864F7" w:rsidDel="004449E9">
          <w:rPr>
            <w:rStyle w:val="CommentReference"/>
          </w:rPr>
          <w:commentReference w:id="1247"/>
        </w:r>
        <w:r w:rsidR="00F82FC2" w:rsidRPr="003805EE" w:rsidDel="004449E9">
          <w:rPr>
            <w:rFonts w:ascii="Helvetica" w:hAnsi="Helvetica"/>
            <w:sz w:val="22"/>
            <w:szCs w:val="22"/>
          </w:rPr>
          <w:delText xml:space="preserve"> Ratio values &gt;1.0 indicate where higher-precision monitoring is beneficial. We compare the median return on investment for </w:delText>
        </w:r>
      </w:del>
      <w:del w:id="1252" w:author="Adrian Stier [2]" w:date="2021-01-15T07:32:00Z">
        <w:r w:rsidR="00F82FC2" w:rsidRPr="003805EE" w:rsidDel="004449E9">
          <w:rPr>
            <w:rFonts w:ascii="Helvetica" w:hAnsi="Helvetica"/>
            <w:sz w:val="22"/>
            <w:szCs w:val="22"/>
          </w:rPr>
          <w:delText>10</w:delText>
        </w:r>
      </w:del>
      <w:ins w:id="1253" w:author="Adrian Stier [2]" w:date="2021-01-15T07:32:00Z">
        <w:r w:rsidR="004449E9">
          <w:rPr>
            <w:rFonts w:ascii="Helvetica" w:hAnsi="Helvetica"/>
            <w:sz w:val="22"/>
            <w:szCs w:val="22"/>
          </w:rPr>
          <w:t>10</w:t>
        </w:r>
      </w:ins>
      <w:r w:rsidR="00F82FC2" w:rsidRPr="003805EE">
        <w:rPr>
          <w:rFonts w:ascii="Helvetica" w:hAnsi="Helvetica"/>
          <w:sz w:val="22"/>
          <w:szCs w:val="22"/>
        </w:rPr>
        <w:t xml:space="preserve">,000 iterations of </w:t>
      </w:r>
      <w:ins w:id="1254" w:author="Adrian Stier" w:date="2020-12-15T12:23:00Z">
        <w:r w:rsidR="00E17B07">
          <w:rPr>
            <w:rFonts w:ascii="Helvetica" w:hAnsi="Helvetica"/>
            <w:sz w:val="22"/>
            <w:szCs w:val="22"/>
          </w:rPr>
          <w:t>5</w:t>
        </w:r>
      </w:ins>
      <w:del w:id="1255" w:author="Adrian Stier" w:date="2020-12-15T12:23:00Z">
        <w:r w:rsidR="00B234AC" w:rsidRPr="003805EE" w:rsidDel="00E17B07">
          <w:rPr>
            <w:rFonts w:ascii="Helvetica" w:hAnsi="Helvetica"/>
            <w:sz w:val="22"/>
            <w:szCs w:val="22"/>
          </w:rPr>
          <w:delText>2</w:delText>
        </w:r>
      </w:del>
      <w:r w:rsidR="00B234AC" w:rsidRPr="003805EE">
        <w:rPr>
          <w:rFonts w:ascii="Helvetica" w:hAnsi="Helvetica"/>
          <w:sz w:val="22"/>
          <w:szCs w:val="22"/>
        </w:rPr>
        <w:t>0-year</w:t>
      </w:r>
      <w:r w:rsidR="00F82FC2" w:rsidRPr="003805EE">
        <w:rPr>
          <w:rFonts w:ascii="Helvetica" w:hAnsi="Helvetica"/>
          <w:sz w:val="22"/>
          <w:szCs w:val="22"/>
        </w:rPr>
        <w:t xml:space="preserve"> simulations</w:t>
      </w:r>
      <w:r w:rsidR="00DF03B8" w:rsidRPr="003805EE">
        <w:rPr>
          <w:rFonts w:ascii="Helvetica" w:hAnsi="Helvetica"/>
          <w:sz w:val="22"/>
          <w:szCs w:val="22"/>
        </w:rPr>
        <w:t xml:space="preserve">, </w:t>
      </w:r>
      <w:ins w:id="1256" w:author="Adrian Stier [2]" w:date="2021-01-15T07:32:00Z">
        <w:r w:rsidR="00C060B5">
          <w:rPr>
            <w:rFonts w:ascii="Helvetica" w:hAnsi="Helvetica"/>
            <w:sz w:val="22"/>
            <w:szCs w:val="22"/>
          </w:rPr>
          <w:t>with a starting biomass at carrying capacity, a biological threshold of A</w:t>
        </w:r>
      </w:ins>
      <w:ins w:id="1257" w:author="Adrian Stier [2]" w:date="2021-01-15T07:33:00Z">
        <w:r w:rsidR="00C060B5">
          <w:rPr>
            <w:rFonts w:ascii="Helvetica" w:hAnsi="Helvetica"/>
            <w:sz w:val="22"/>
            <w:szCs w:val="22"/>
          </w:rPr>
          <w:t xml:space="preserve"> = 10, and a limit reference point of </w:t>
        </w:r>
      </w:ins>
      <w:del w:id="1258" w:author="Adrian Stier [2]" w:date="2021-01-15T07:33:00Z">
        <w:r w:rsidR="00DF03B8" w:rsidRPr="003805EE" w:rsidDel="00C060B5">
          <w:rPr>
            <w:rFonts w:ascii="Helvetica" w:hAnsi="Helvetica"/>
            <w:sz w:val="22"/>
            <w:szCs w:val="22"/>
          </w:rPr>
          <w:delText>a time period long enough to capture the important qualitative behavior of the models</w:delText>
        </w:r>
      </w:del>
      <w:ins w:id="1259" w:author="Megsie Siple" w:date="2020-08-20T23:17:00Z">
        <w:del w:id="1260" w:author="Adrian Stier [2]" w:date="2021-01-15T07:33:00Z">
          <w:r w:rsidR="00785E21" w:rsidDel="00C060B5">
            <w:rPr>
              <w:rFonts w:ascii="Helvetica" w:hAnsi="Helvetica"/>
              <w:sz w:val="22"/>
              <w:szCs w:val="22"/>
            </w:rPr>
            <w:delText xml:space="preserve">short term transient </w:delText>
          </w:r>
          <w:commentRangeStart w:id="1261"/>
          <w:r w:rsidR="00785E21" w:rsidDel="00C060B5">
            <w:rPr>
              <w:rFonts w:ascii="Helvetica" w:hAnsi="Helvetica"/>
              <w:sz w:val="22"/>
              <w:szCs w:val="22"/>
            </w:rPr>
            <w:delText>dynamics</w:delText>
          </w:r>
          <w:commentRangeEnd w:id="1261"/>
          <w:r w:rsidR="00785E21" w:rsidDel="00C060B5">
            <w:rPr>
              <w:rStyle w:val="CommentReference"/>
            </w:rPr>
            <w:commentReference w:id="1261"/>
          </w:r>
        </w:del>
      </w:ins>
      <w:del w:id="1262" w:author="Adrian Stier [2]" w:date="2021-01-15T07:33:00Z">
        <w:r w:rsidR="00F82FC2" w:rsidRPr="003805EE" w:rsidDel="00C060B5">
          <w:rPr>
            <w:rFonts w:ascii="Helvetica" w:hAnsi="Helvetica"/>
            <w:sz w:val="22"/>
            <w:szCs w:val="22"/>
          </w:rPr>
          <w:delText xml:space="preserve">. We evaluated return on investment relative to a biological threshold of </w:delText>
        </w:r>
        <w:r w:rsidR="00F82FC2" w:rsidRPr="003805EE" w:rsidDel="00C060B5">
          <w:rPr>
            <w:rFonts w:ascii="Helvetica" w:hAnsi="Helvetica"/>
            <w:i/>
            <w:sz w:val="22"/>
            <w:szCs w:val="22"/>
          </w:rPr>
          <w:delText>A</w:delText>
        </w:r>
        <w:r w:rsidR="00F82FC2" w:rsidRPr="003805EE" w:rsidDel="00C060B5">
          <w:rPr>
            <w:rFonts w:ascii="Helvetica" w:hAnsi="Helvetica"/>
            <w:sz w:val="22"/>
            <w:szCs w:val="22"/>
          </w:rPr>
          <w:delText xml:space="preserve"> = 10 (i.e., the biomass threshold below which the population growth rate is negative) and a </w:delText>
        </w:r>
        <w:r w:rsidR="001716C8" w:rsidRPr="003805EE" w:rsidDel="00C060B5">
          <w:rPr>
            <w:rFonts w:ascii="Helvetica" w:hAnsi="Helvetica"/>
            <w:sz w:val="22"/>
            <w:szCs w:val="22"/>
          </w:rPr>
          <w:delText xml:space="preserve">limit reference point </w:delText>
        </w:r>
        <w:r w:rsidR="00F82FC2" w:rsidRPr="003805EE" w:rsidDel="00C060B5">
          <w:rPr>
            <w:rFonts w:ascii="Helvetica" w:hAnsi="Helvetica"/>
            <w:sz w:val="22"/>
            <w:szCs w:val="22"/>
          </w:rPr>
          <w:delText xml:space="preserve">of </w:delText>
        </w:r>
      </w:del>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sidRPr="003805EE">
        <w:rPr>
          <w:rFonts w:ascii="Helvetica" w:hAnsi="Helvetica"/>
          <w:sz w:val="22"/>
          <w:szCs w:val="22"/>
        </w:rPr>
        <w:t xml:space="preserve">. </w:t>
      </w:r>
      <w:ins w:id="1263" w:author="Adrian Stier [2]" w:date="2021-01-15T07:33:00Z">
        <w:r w:rsidR="00C060B5">
          <w:rPr>
            <w:rFonts w:ascii="Helvetica" w:hAnsi="Helvetica"/>
            <w:sz w:val="22"/>
            <w:szCs w:val="22"/>
          </w:rPr>
          <w:t xml:space="preserve">Then for each simulation </w:t>
        </w:r>
        <w:r w:rsidR="00C060B5">
          <w:rPr>
            <w:rFonts w:ascii="Helvetica" w:hAnsi="Helvetica"/>
            <w:sz w:val="22"/>
            <w:szCs w:val="22"/>
          </w:rPr>
          <w:lastRenderedPageBreak/>
          <w:t>we calculated the fraction of the time series where the population was categorized as overfished (0.8*</w:t>
        </w:r>
        <w:proofErr w:type="spellStart"/>
        <w:r w:rsidR="00C060B5">
          <w:rPr>
            <w:rFonts w:ascii="Helvetica" w:hAnsi="Helvetica"/>
            <w:sz w:val="22"/>
            <w:szCs w:val="22"/>
          </w:rPr>
          <w:t>B</w:t>
        </w:r>
        <w:r w:rsidR="00C060B5" w:rsidRPr="00C060B5">
          <w:rPr>
            <w:rFonts w:ascii="Helvetica" w:hAnsi="Helvetica"/>
            <w:sz w:val="22"/>
            <w:szCs w:val="22"/>
            <w:vertAlign w:val="subscript"/>
            <w:rPrChange w:id="1264" w:author="Adrian Stier [2]" w:date="2021-01-15T07:34:00Z">
              <w:rPr>
                <w:rFonts w:ascii="Helvetica" w:hAnsi="Helvetica"/>
                <w:sz w:val="22"/>
                <w:szCs w:val="22"/>
              </w:rPr>
            </w:rPrChange>
          </w:rPr>
          <w:t>msy</w:t>
        </w:r>
        <w:proofErr w:type="spellEnd"/>
        <w:r w:rsidR="00C060B5">
          <w:rPr>
            <w:rFonts w:ascii="Helvetica" w:hAnsi="Helvetica"/>
            <w:sz w:val="22"/>
            <w:szCs w:val="22"/>
          </w:rPr>
          <w:t>)</w:t>
        </w:r>
      </w:ins>
      <w:ins w:id="1265" w:author="Adrian Stier [2]" w:date="2021-01-18T07:09:00Z">
        <w:r w:rsidR="00A334EA">
          <w:rPr>
            <w:rFonts w:ascii="Helvetica" w:hAnsi="Helvetica"/>
            <w:sz w:val="22"/>
            <w:szCs w:val="22"/>
          </w:rPr>
          <w:t xml:space="preserve"> and correlated </w:t>
        </w:r>
      </w:ins>
      <w:ins w:id="1266" w:author="Adrian Stier [2]" w:date="2021-01-18T07:11:00Z">
        <w:r w:rsidR="0047475C">
          <w:rPr>
            <w:rFonts w:ascii="Helvetica" w:hAnsi="Helvetica"/>
            <w:sz w:val="22"/>
            <w:szCs w:val="22"/>
          </w:rPr>
          <w:t xml:space="preserve">the benefits of monitoring to </w:t>
        </w:r>
      </w:ins>
      <w:ins w:id="1267" w:author="Adrian Stier [2]" w:date="2021-01-18T07:12:00Z">
        <w:r w:rsidR="0047475C">
          <w:rPr>
            <w:rFonts w:ascii="Helvetica" w:hAnsi="Helvetica"/>
            <w:sz w:val="22"/>
            <w:szCs w:val="22"/>
          </w:rPr>
          <w:t xml:space="preserve">the median </w:t>
        </w:r>
      </w:ins>
      <w:ins w:id="1268" w:author="Adrian Stier [2]" w:date="2021-01-18T07:09:00Z">
        <w:r w:rsidR="00A334EA">
          <w:rPr>
            <w:rFonts w:ascii="Helvetica" w:hAnsi="Helvetica"/>
            <w:sz w:val="22"/>
            <w:szCs w:val="22"/>
          </w:rPr>
          <w:t>fraction of time</w:t>
        </w:r>
      </w:ins>
      <w:ins w:id="1269" w:author="Adrian Stier [2]" w:date="2021-01-18T07:11:00Z">
        <w:r w:rsidR="0047475C">
          <w:rPr>
            <w:rFonts w:ascii="Helvetica" w:hAnsi="Helvetica"/>
            <w:sz w:val="22"/>
            <w:szCs w:val="22"/>
          </w:rPr>
          <w:t xml:space="preserve"> </w:t>
        </w:r>
      </w:ins>
      <w:ins w:id="1270" w:author="Adrian Stier [2]" w:date="2021-01-18T07:12:00Z">
        <w:r w:rsidR="0047475C">
          <w:rPr>
            <w:rFonts w:ascii="Helvetica" w:hAnsi="Helvetica"/>
            <w:sz w:val="22"/>
            <w:szCs w:val="22"/>
          </w:rPr>
          <w:t>a population spent categorized as overharvested.</w:t>
        </w:r>
      </w:ins>
    </w:p>
    <w:p w14:paraId="2F026844" w14:textId="77777777" w:rsidR="00B57E8E" w:rsidRPr="003805EE" w:rsidRDefault="00B57E8E">
      <w:pPr>
        <w:rPr>
          <w:rFonts w:ascii="Helvetica" w:hAnsi="Helvetica"/>
          <w:sz w:val="22"/>
          <w:szCs w:val="22"/>
        </w:rPr>
        <w:pPrChange w:id="1271" w:author="Adrian Stier" w:date="2020-12-04T07:09:00Z">
          <w:pPr>
            <w:spacing w:line="480" w:lineRule="auto"/>
          </w:pPr>
        </w:pPrChange>
      </w:pPr>
    </w:p>
    <w:p w14:paraId="07E35DA4" w14:textId="32DD4F18" w:rsidR="00B57E8E" w:rsidRDefault="00B57E8E" w:rsidP="00B57E8E">
      <w:pPr>
        <w:rPr>
          <w:ins w:id="1272" w:author="Adrian Stier [2]" w:date="2021-01-18T07:51:00Z"/>
          <w:rFonts w:ascii="Helvetica" w:hAnsi="Helvetica"/>
          <w:i/>
          <w:iCs/>
          <w:sz w:val="22"/>
          <w:szCs w:val="22"/>
        </w:rPr>
      </w:pPr>
      <w:ins w:id="1273" w:author="Adrian Stier [2]" w:date="2021-01-15T07:40:00Z">
        <w:r w:rsidRPr="00BE1C34">
          <w:rPr>
            <w:rFonts w:ascii="Helvetica" w:hAnsi="Helvetica"/>
            <w:i/>
            <w:iCs/>
            <w:sz w:val="22"/>
            <w:szCs w:val="22"/>
          </w:rPr>
          <w:t xml:space="preserve">Can monitoring promote </w:t>
        </w:r>
      </w:ins>
      <w:ins w:id="1274" w:author="Adrian Stier [2]" w:date="2021-01-18T07:50:00Z">
        <w:r w:rsidR="00B446F7">
          <w:rPr>
            <w:rFonts w:ascii="Helvetica" w:hAnsi="Helvetica"/>
            <w:i/>
            <w:iCs/>
            <w:sz w:val="22"/>
            <w:szCs w:val="22"/>
          </w:rPr>
          <w:t xml:space="preserve">resilience of harvested </w:t>
        </w:r>
      </w:ins>
      <w:ins w:id="1275" w:author="Adrian Stier [2]" w:date="2021-01-15T07:40:00Z">
        <w:r w:rsidRPr="00BE1C34">
          <w:rPr>
            <w:rFonts w:ascii="Helvetica" w:hAnsi="Helvetica"/>
            <w:i/>
            <w:iCs/>
            <w:sz w:val="22"/>
            <w:szCs w:val="22"/>
          </w:rPr>
          <w:t>populations</w:t>
        </w:r>
      </w:ins>
      <w:ins w:id="1276" w:author="Adrian Stier [2]" w:date="2021-01-18T07:50:00Z">
        <w:r w:rsidR="00B446F7">
          <w:rPr>
            <w:rFonts w:ascii="Helvetica" w:hAnsi="Helvetica"/>
            <w:i/>
            <w:iCs/>
            <w:sz w:val="22"/>
            <w:szCs w:val="22"/>
          </w:rPr>
          <w:t>?</w:t>
        </w:r>
      </w:ins>
    </w:p>
    <w:p w14:paraId="525E5B01" w14:textId="3F61059C" w:rsidR="005D5A46" w:rsidRDefault="005D5A46" w:rsidP="00B57E8E">
      <w:pPr>
        <w:rPr>
          <w:ins w:id="1277" w:author="Adrian Stier [2]" w:date="2021-01-18T07:51:00Z"/>
          <w:rFonts w:ascii="Helvetica" w:hAnsi="Helvetica"/>
          <w:i/>
          <w:iCs/>
          <w:sz w:val="22"/>
          <w:szCs w:val="22"/>
        </w:rPr>
      </w:pPr>
    </w:p>
    <w:p w14:paraId="388C1500" w14:textId="3947B8A3" w:rsidR="00B57E8E" w:rsidRDefault="005D5A46" w:rsidP="0067240A">
      <w:pPr>
        <w:rPr>
          <w:ins w:id="1278" w:author="Adrian Stier [2]" w:date="2021-01-19T06:00:00Z"/>
          <w:rFonts w:ascii="Helvetica" w:hAnsi="Helvetica"/>
          <w:iCs/>
          <w:sz w:val="22"/>
          <w:szCs w:val="22"/>
        </w:rPr>
      </w:pPr>
      <w:ins w:id="1279" w:author="Adrian Stier [2]" w:date="2021-01-18T07:51:00Z">
        <w:r w:rsidRPr="005D5A46">
          <w:rPr>
            <w:rFonts w:ascii="Helvetica" w:hAnsi="Helvetica"/>
            <w:sz w:val="22"/>
            <w:szCs w:val="22"/>
            <w:rPrChange w:id="1280" w:author="Adrian Stier [2]" w:date="2021-01-18T07:52:00Z">
              <w:rPr>
                <w:rFonts w:ascii="Helvetica" w:hAnsi="Helvetica"/>
                <w:i/>
                <w:iCs/>
                <w:sz w:val="22"/>
                <w:szCs w:val="22"/>
              </w:rPr>
            </w:rPrChange>
          </w:rPr>
          <w:t xml:space="preserve">We evaluated </w:t>
        </w:r>
      </w:ins>
      <w:ins w:id="1281" w:author="Adrian Stier [2]" w:date="2021-01-18T07:52:00Z">
        <w:r>
          <w:rPr>
            <w:rFonts w:ascii="Helvetica" w:hAnsi="Helvetica"/>
            <w:sz w:val="22"/>
            <w:szCs w:val="22"/>
          </w:rPr>
          <w:t xml:space="preserve">how increased monitoring precision can promote </w:t>
        </w:r>
      </w:ins>
      <w:ins w:id="1282" w:author="Adrian Stier [2]" w:date="2021-01-18T07:53:00Z">
        <w:r w:rsidR="00506BD9">
          <w:rPr>
            <w:rFonts w:ascii="Helvetica" w:hAnsi="Helvetica"/>
            <w:sz w:val="22"/>
            <w:szCs w:val="22"/>
          </w:rPr>
          <w:t xml:space="preserve">resilience </w:t>
        </w:r>
      </w:ins>
      <w:ins w:id="1283" w:author="Adrian Stier [2]" w:date="2021-01-19T05:53:00Z">
        <w:r w:rsidR="0067240A">
          <w:rPr>
            <w:rFonts w:ascii="Helvetica" w:hAnsi="Helvetica"/>
            <w:sz w:val="22"/>
            <w:szCs w:val="22"/>
          </w:rPr>
          <w:t xml:space="preserve">by </w:t>
        </w:r>
      </w:ins>
      <w:ins w:id="1284" w:author="Adrian Stier [2]" w:date="2021-01-18T07:55:00Z">
        <w:r w:rsidR="00506BD9">
          <w:rPr>
            <w:rFonts w:ascii="Helvetica" w:hAnsi="Helvetica"/>
            <w:sz w:val="22"/>
            <w:szCs w:val="22"/>
          </w:rPr>
          <w:t>determin</w:t>
        </w:r>
      </w:ins>
      <w:ins w:id="1285" w:author="Adrian Stier [2]" w:date="2021-01-19T05:53:00Z">
        <w:r w:rsidR="0067240A">
          <w:rPr>
            <w:rFonts w:ascii="Helvetica" w:hAnsi="Helvetica"/>
            <w:sz w:val="22"/>
            <w:szCs w:val="22"/>
          </w:rPr>
          <w:t xml:space="preserve">ing </w:t>
        </w:r>
      </w:ins>
      <w:ins w:id="1286" w:author="Adrian Stier [2]" w:date="2021-01-18T07:55:00Z">
        <w:r w:rsidR="00506BD9">
          <w:rPr>
            <w:rFonts w:ascii="Helvetica" w:hAnsi="Helvetica"/>
            <w:sz w:val="22"/>
            <w:szCs w:val="22"/>
          </w:rPr>
          <w:t xml:space="preserve">what combination of monitoring precision and harvest pressure maximized the recovery </w:t>
        </w:r>
      </w:ins>
      <w:ins w:id="1287" w:author="Adrian Stier [2]" w:date="2021-01-18T07:56:00Z">
        <w:r w:rsidR="00506BD9">
          <w:rPr>
            <w:rFonts w:ascii="Helvetica" w:hAnsi="Helvetica"/>
            <w:sz w:val="22"/>
            <w:szCs w:val="22"/>
          </w:rPr>
          <w:t xml:space="preserve">potential of overharvested populations. </w:t>
        </w:r>
      </w:ins>
      <w:ins w:id="1288" w:author="Adrian Stier [2]" w:date="2021-01-19T05:55:00Z">
        <w:r w:rsidR="0067240A">
          <w:rPr>
            <w:rFonts w:ascii="Helvetica" w:hAnsi="Helvetica"/>
            <w:iCs/>
            <w:sz w:val="22"/>
            <w:szCs w:val="22"/>
          </w:rPr>
          <w:t>High monitoring precision can allow managers to quick</w:t>
        </w:r>
      </w:ins>
      <w:ins w:id="1289" w:author="Adrian Stier [2]" w:date="2021-01-19T05:56:00Z">
        <w:r w:rsidR="0067240A">
          <w:rPr>
            <w:rFonts w:ascii="Helvetica" w:hAnsi="Helvetica"/>
            <w:iCs/>
            <w:sz w:val="22"/>
            <w:szCs w:val="22"/>
          </w:rPr>
          <w:t xml:space="preserve">ly identify when populations are overharvested and </w:t>
        </w:r>
      </w:ins>
      <w:ins w:id="1290" w:author="Adrian Stier [2]" w:date="2021-01-19T05:57:00Z">
        <w:r w:rsidR="0067240A">
          <w:rPr>
            <w:rFonts w:ascii="Helvetica" w:hAnsi="Helvetica"/>
            <w:iCs/>
            <w:sz w:val="22"/>
            <w:szCs w:val="22"/>
          </w:rPr>
          <w:t xml:space="preserve">reduce or stop harvest until the population has recovered. </w:t>
        </w:r>
      </w:ins>
      <w:ins w:id="1291" w:author="Adrian Stier [2]" w:date="2021-01-19T06:13:00Z">
        <w:r w:rsidR="00B54C8D">
          <w:rPr>
            <w:rFonts w:ascii="Helvetica" w:hAnsi="Helvetica"/>
            <w:iCs/>
            <w:sz w:val="22"/>
            <w:szCs w:val="22"/>
          </w:rPr>
          <w:t>To</w:t>
        </w:r>
      </w:ins>
      <w:ins w:id="1292" w:author="Adrian Stier [2]" w:date="2021-01-15T07:40:00Z">
        <w:r w:rsidR="00B57E8E">
          <w:rPr>
            <w:rFonts w:ascii="Helvetica" w:hAnsi="Helvetica"/>
            <w:iCs/>
            <w:sz w:val="22"/>
            <w:szCs w:val="22"/>
          </w:rPr>
          <w:t xml:space="preserve"> examine how increased monitoring effort can correct overharvesting and recover populations that are precariously close to their depensation threshold, we examined the probability a population would recover after </w:t>
        </w:r>
      </w:ins>
      <w:ins w:id="1293" w:author="Adrian Stier [2]" w:date="2021-01-18T07:13:00Z">
        <w:r w:rsidR="0047475C">
          <w:rPr>
            <w:rFonts w:ascii="Helvetica" w:hAnsi="Helvetica"/>
            <w:iCs/>
            <w:sz w:val="22"/>
            <w:szCs w:val="22"/>
          </w:rPr>
          <w:t xml:space="preserve">it was </w:t>
        </w:r>
      </w:ins>
      <w:ins w:id="1294" w:author="Adrian Stier [2]" w:date="2021-01-18T07:17:00Z">
        <w:r w:rsidR="0047475C">
          <w:rPr>
            <w:rFonts w:ascii="Helvetica" w:hAnsi="Helvetica"/>
            <w:iCs/>
            <w:sz w:val="22"/>
            <w:szCs w:val="22"/>
          </w:rPr>
          <w:t>overharvested</w:t>
        </w:r>
      </w:ins>
      <w:ins w:id="1295" w:author="Adrian Stier [2]" w:date="2021-01-18T07:13:00Z">
        <w:r w:rsidR="0047475C">
          <w:rPr>
            <w:rFonts w:ascii="Helvetica" w:hAnsi="Helvetica"/>
            <w:iCs/>
            <w:sz w:val="22"/>
            <w:szCs w:val="22"/>
          </w:rPr>
          <w:t xml:space="preserve"> (0.8*</w:t>
        </w:r>
        <w:proofErr w:type="spellStart"/>
        <w:r w:rsidR="0047475C" w:rsidRPr="0047475C">
          <w:rPr>
            <w:rFonts w:ascii="Helvetica" w:hAnsi="Helvetica"/>
            <w:i/>
            <w:sz w:val="22"/>
            <w:szCs w:val="22"/>
            <w:rPrChange w:id="1296" w:author="Adrian Stier [2]" w:date="2021-01-18T07:13:00Z">
              <w:rPr>
                <w:rFonts w:ascii="Helvetica" w:hAnsi="Helvetica"/>
                <w:iCs/>
                <w:sz w:val="22"/>
                <w:szCs w:val="22"/>
              </w:rPr>
            </w:rPrChange>
          </w:rPr>
          <w:t>B</w:t>
        </w:r>
        <w:r w:rsidR="0047475C" w:rsidRPr="0047475C">
          <w:rPr>
            <w:rFonts w:ascii="Helvetica" w:hAnsi="Helvetica"/>
            <w:i/>
            <w:sz w:val="22"/>
            <w:szCs w:val="22"/>
            <w:vertAlign w:val="subscript"/>
            <w:rPrChange w:id="1297" w:author="Adrian Stier [2]" w:date="2021-01-18T07:13:00Z">
              <w:rPr>
                <w:rFonts w:ascii="Helvetica" w:hAnsi="Helvetica"/>
                <w:iCs/>
                <w:sz w:val="22"/>
                <w:szCs w:val="22"/>
              </w:rPr>
            </w:rPrChange>
          </w:rPr>
          <w:t>msy</w:t>
        </w:r>
        <w:proofErr w:type="spellEnd"/>
        <w:r w:rsidR="0047475C">
          <w:rPr>
            <w:rFonts w:ascii="Helvetica" w:hAnsi="Helvetica"/>
            <w:iCs/>
            <w:sz w:val="22"/>
            <w:szCs w:val="22"/>
          </w:rPr>
          <w:t>)</w:t>
        </w:r>
      </w:ins>
      <w:ins w:id="1298" w:author="Adrian Stier [2]" w:date="2021-01-15T07:40:00Z">
        <w:r w:rsidR="00B57E8E">
          <w:rPr>
            <w:rFonts w:ascii="Helvetica" w:hAnsi="Helvetica"/>
            <w:iCs/>
            <w:sz w:val="22"/>
            <w:szCs w:val="22"/>
          </w:rPr>
          <w:t xml:space="preserve">. </w:t>
        </w:r>
      </w:ins>
      <w:ins w:id="1299" w:author="Adrian Stier [2]" w:date="2021-01-18T07:15:00Z">
        <w:r w:rsidR="0047475C">
          <w:rPr>
            <w:rFonts w:ascii="Helvetica" w:hAnsi="Helvetica"/>
            <w:iCs/>
            <w:sz w:val="22"/>
            <w:szCs w:val="22"/>
          </w:rPr>
          <w:t xml:space="preserve">Similar </w:t>
        </w:r>
      </w:ins>
      <w:ins w:id="1300" w:author="Adrian Stier [2]" w:date="2021-01-18T07:17:00Z">
        <w:r w:rsidR="0047475C">
          <w:rPr>
            <w:rFonts w:ascii="Helvetica" w:hAnsi="Helvetica"/>
            <w:iCs/>
            <w:sz w:val="22"/>
            <w:szCs w:val="22"/>
          </w:rPr>
          <w:t>to the previous scenario,</w:t>
        </w:r>
      </w:ins>
      <w:ins w:id="1301" w:author="Adrian Stier [2]" w:date="2021-01-18T07:15:00Z">
        <w:r w:rsidR="0047475C">
          <w:rPr>
            <w:rFonts w:ascii="Helvetica" w:hAnsi="Helvetica"/>
            <w:iCs/>
            <w:sz w:val="22"/>
            <w:szCs w:val="22"/>
          </w:rPr>
          <w:t xml:space="preserve"> w</w:t>
        </w:r>
      </w:ins>
      <w:ins w:id="1302" w:author="Adrian Stier [2]" w:date="2021-01-15T07:40:00Z">
        <w:r w:rsidR="00B57E8E">
          <w:rPr>
            <w:rFonts w:ascii="Helvetica" w:hAnsi="Helvetica"/>
            <w:iCs/>
            <w:sz w:val="22"/>
            <w:szCs w:val="22"/>
          </w:rPr>
          <w:t xml:space="preserve">e then ran 10,000 50-year simulations of our management strategy evolution model for a range of different </w:t>
        </w:r>
      </w:ins>
      <w:ins w:id="1303" w:author="Adrian Stier [2]" w:date="2021-01-18T07:17:00Z">
        <w:r w:rsidR="0047475C">
          <w:rPr>
            <w:rFonts w:ascii="Helvetica" w:hAnsi="Helvetica"/>
            <w:iCs/>
            <w:sz w:val="22"/>
            <w:szCs w:val="22"/>
          </w:rPr>
          <w:t>harvest</w:t>
        </w:r>
      </w:ins>
      <w:ins w:id="1304" w:author="Adrian Stier [2]" w:date="2021-01-15T07:40:00Z">
        <w:r w:rsidR="00B57E8E">
          <w:rPr>
            <w:rFonts w:ascii="Helvetica" w:hAnsi="Helvetica"/>
            <w:iCs/>
            <w:sz w:val="22"/>
            <w:szCs w:val="22"/>
          </w:rPr>
          <w:t xml:space="preserve"> and monitoring efforts. For each simulation of a combination of monitoring and fishing efforts, we estimated the fraction of times a population recovered after dipping into the overfished category, and then averaged this fraction across the 10,000 model iterations.</w:t>
        </w:r>
      </w:ins>
    </w:p>
    <w:p w14:paraId="7F904AD8" w14:textId="77777777" w:rsidR="004E37E2" w:rsidRDefault="004E37E2" w:rsidP="004E37E2">
      <w:pPr>
        <w:rPr>
          <w:ins w:id="1305" w:author="Adrian Stier [2]" w:date="2021-01-19T06:00:00Z"/>
          <w:rFonts w:ascii="Helvetica" w:hAnsi="Helvetica"/>
          <w:iCs/>
          <w:sz w:val="22"/>
          <w:szCs w:val="22"/>
        </w:rPr>
      </w:pPr>
    </w:p>
    <w:p w14:paraId="558E4E71" w14:textId="77777777" w:rsidR="00EE6B88" w:rsidRPr="00C11EA0" w:rsidRDefault="00EE6B88" w:rsidP="00EE6B88">
      <w:pPr>
        <w:rPr>
          <w:ins w:id="1306" w:author="Adrian Stier [2]" w:date="2021-01-19T06:50:00Z"/>
          <w:rFonts w:ascii="Helvetica" w:hAnsi="Helvetica"/>
          <w:i/>
          <w:iCs/>
          <w:sz w:val="22"/>
          <w:szCs w:val="22"/>
        </w:rPr>
      </w:pPr>
      <w:ins w:id="1307" w:author="Adrian Stier [2]" w:date="2021-01-19T06:50:00Z">
        <w:r w:rsidRPr="00C11EA0">
          <w:rPr>
            <w:rFonts w:ascii="Helvetica" w:hAnsi="Helvetica"/>
            <w:i/>
            <w:iCs/>
            <w:sz w:val="22"/>
            <w:szCs w:val="22"/>
          </w:rPr>
          <w:t xml:space="preserve">How can managers balance the costs and benefits of monitoring populations prone to collapse? </w:t>
        </w:r>
      </w:ins>
    </w:p>
    <w:p w14:paraId="2DDCA842" w14:textId="77777777" w:rsidR="004E37E2" w:rsidRPr="00506BD9" w:rsidRDefault="004E37E2" w:rsidP="0067240A">
      <w:pPr>
        <w:rPr>
          <w:ins w:id="1308" w:author="Adrian Stier [2]" w:date="2021-01-15T07:40:00Z"/>
          <w:rFonts w:ascii="Helvetica" w:hAnsi="Helvetica"/>
          <w:sz w:val="22"/>
          <w:szCs w:val="22"/>
          <w:rPrChange w:id="1309" w:author="Adrian Stier [2]" w:date="2021-01-18T07:54:00Z">
            <w:rPr>
              <w:ins w:id="1310" w:author="Adrian Stier [2]" w:date="2021-01-15T07:40:00Z"/>
            </w:rPr>
          </w:rPrChange>
        </w:rPr>
      </w:pPr>
    </w:p>
    <w:p w14:paraId="469BE41F" w14:textId="1D5A8E33" w:rsidR="007F6B81" w:rsidRPr="004E37E2" w:rsidDel="00506BD9" w:rsidRDefault="00506BD9">
      <w:pPr>
        <w:rPr>
          <w:del w:id="1311" w:author="Adrian Stier [2]" w:date="2021-01-18T07:54:00Z"/>
          <w:rFonts w:ascii="Helvetica" w:hAnsi="Helvetica"/>
          <w:iCs/>
          <w:sz w:val="22"/>
          <w:szCs w:val="22"/>
          <w:rPrChange w:id="1312" w:author="Adrian Stier [2]" w:date="2021-01-19T06:05:00Z">
            <w:rPr>
              <w:del w:id="1313" w:author="Adrian Stier [2]" w:date="2021-01-18T07:54:00Z"/>
              <w:rFonts w:ascii="Helvetica" w:hAnsi="Helvetica"/>
              <w:i/>
              <w:sz w:val="22"/>
              <w:szCs w:val="22"/>
            </w:rPr>
          </w:rPrChange>
        </w:rPr>
        <w:pPrChange w:id="1314" w:author="Adrian Stier [2]" w:date="2021-01-19T06:06:00Z">
          <w:pPr>
            <w:spacing w:line="480" w:lineRule="auto"/>
          </w:pPr>
        </w:pPrChange>
      </w:pPr>
      <w:ins w:id="1315" w:author="Adrian Stier [2]" w:date="2021-01-18T07:55:00Z">
        <w:r>
          <w:rPr>
            <w:rFonts w:ascii="Helvetica" w:hAnsi="Helvetica"/>
            <w:i/>
            <w:sz w:val="22"/>
            <w:szCs w:val="22"/>
          </w:rPr>
          <w:tab/>
        </w:r>
      </w:ins>
      <w:ins w:id="1316" w:author="Adrian Stier [2]" w:date="2021-01-19T06:06:00Z">
        <w:r w:rsidR="004E37E2">
          <w:rPr>
            <w:rFonts w:ascii="Helvetica" w:hAnsi="Helvetica"/>
            <w:iCs/>
            <w:sz w:val="22"/>
            <w:szCs w:val="22"/>
          </w:rPr>
          <w:t>M</w:t>
        </w:r>
      </w:ins>
    </w:p>
    <w:p w14:paraId="24F93785" w14:textId="7ED3DE65" w:rsidR="00A64170" w:rsidRPr="004E37E2" w:rsidDel="00506BD9" w:rsidRDefault="0049640F">
      <w:pPr>
        <w:rPr>
          <w:del w:id="1317" w:author="Adrian Stier [2]" w:date="2021-01-18T07:54:00Z"/>
          <w:rFonts w:ascii="Helvetica" w:hAnsi="Helvetica"/>
          <w:iCs/>
          <w:sz w:val="22"/>
          <w:szCs w:val="22"/>
          <w:rPrChange w:id="1318" w:author="Adrian Stier [2]" w:date="2021-01-19T06:05:00Z">
            <w:rPr>
              <w:del w:id="1319" w:author="Adrian Stier [2]" w:date="2021-01-18T07:54:00Z"/>
              <w:rFonts w:ascii="Helvetica" w:hAnsi="Helvetica"/>
              <w:i/>
              <w:sz w:val="22"/>
              <w:szCs w:val="22"/>
            </w:rPr>
          </w:rPrChange>
        </w:rPr>
        <w:pPrChange w:id="1320" w:author="Adrian Stier [2]" w:date="2021-01-19T06:06:00Z">
          <w:pPr>
            <w:spacing w:line="480" w:lineRule="auto"/>
          </w:pPr>
        </w:pPrChange>
      </w:pPr>
      <w:del w:id="1321" w:author="Adrian Stier [2]" w:date="2021-01-18T07:54:00Z">
        <w:r w:rsidRPr="004E37E2" w:rsidDel="00506BD9">
          <w:rPr>
            <w:rFonts w:ascii="Helvetica" w:hAnsi="Helvetica"/>
            <w:iCs/>
            <w:sz w:val="22"/>
            <w:szCs w:val="22"/>
            <w:rPrChange w:id="1322" w:author="Adrian Stier [2]" w:date="2021-01-19T06:05:00Z">
              <w:rPr>
                <w:rFonts w:ascii="Helvetica" w:hAnsi="Helvetica"/>
                <w:i/>
                <w:sz w:val="22"/>
                <w:szCs w:val="22"/>
              </w:rPr>
            </w:rPrChange>
          </w:rPr>
          <w:delText>W</w:delText>
        </w:r>
        <w:r w:rsidR="00A64170" w:rsidRPr="004E37E2" w:rsidDel="00506BD9">
          <w:rPr>
            <w:rFonts w:ascii="Helvetica" w:hAnsi="Helvetica"/>
            <w:iCs/>
            <w:sz w:val="22"/>
            <w:szCs w:val="22"/>
            <w:rPrChange w:id="1323" w:author="Adrian Stier [2]" w:date="2021-01-19T06:05:00Z">
              <w:rPr>
                <w:rFonts w:ascii="Helvetica" w:hAnsi="Helvetica"/>
                <w:i/>
                <w:sz w:val="22"/>
                <w:szCs w:val="22"/>
              </w:rPr>
            </w:rPrChange>
          </w:rPr>
          <w:delText xml:space="preserve">hat is the safe operating space? </w:delText>
        </w:r>
      </w:del>
    </w:p>
    <w:p w14:paraId="76ED173C" w14:textId="415059BF" w:rsidR="007F6B81" w:rsidRPr="003805EE" w:rsidDel="00BC68A6" w:rsidRDefault="00A23577">
      <w:pPr>
        <w:rPr>
          <w:del w:id="1324" w:author="Adrian Stier [2]" w:date="2021-01-19T06:22:00Z"/>
          <w:rFonts w:ascii="Helvetica" w:hAnsi="Helvetica"/>
          <w:sz w:val="22"/>
          <w:szCs w:val="22"/>
        </w:rPr>
        <w:pPrChange w:id="1325" w:author="Adrian Stier [2]" w:date="2021-01-19T06:06:00Z">
          <w:pPr>
            <w:spacing w:line="480" w:lineRule="auto"/>
          </w:pPr>
        </w:pPrChange>
      </w:pPr>
      <w:ins w:id="1326" w:author="Adrian Stier [2]" w:date="2021-01-15T07:41:00Z">
        <w:r w:rsidRPr="004E37E2">
          <w:rPr>
            <w:rFonts w:ascii="Helvetica" w:hAnsi="Helvetica"/>
            <w:iCs/>
            <w:sz w:val="22"/>
            <w:szCs w:val="22"/>
          </w:rPr>
          <w:t>anagers</w:t>
        </w:r>
        <w:r>
          <w:rPr>
            <w:rFonts w:ascii="Helvetica" w:hAnsi="Helvetica"/>
            <w:sz w:val="22"/>
            <w:szCs w:val="22"/>
          </w:rPr>
          <w:t xml:space="preserve"> are presented with </w:t>
        </w:r>
      </w:ins>
      <w:ins w:id="1327" w:author="Adrian Stier [2]" w:date="2021-01-15T07:45:00Z">
        <w:r w:rsidR="009A7B94">
          <w:rPr>
            <w:rFonts w:ascii="Helvetica" w:hAnsi="Helvetica"/>
            <w:sz w:val="22"/>
            <w:szCs w:val="22"/>
          </w:rPr>
          <w:t xml:space="preserve">a challenge of </w:t>
        </w:r>
      </w:ins>
      <w:ins w:id="1328" w:author="Adrian Stier [2]" w:date="2021-01-15T07:50:00Z">
        <w:r w:rsidR="00E04399">
          <w:rPr>
            <w:rFonts w:ascii="Helvetica" w:hAnsi="Helvetica"/>
            <w:sz w:val="22"/>
            <w:szCs w:val="22"/>
          </w:rPr>
          <w:t xml:space="preserve">determining </w:t>
        </w:r>
      </w:ins>
      <w:ins w:id="1329" w:author="Adrian Stier [2]" w:date="2021-01-15T07:45:00Z">
        <w:r w:rsidR="009A7B94">
          <w:rPr>
            <w:rFonts w:ascii="Helvetica" w:hAnsi="Helvetica"/>
            <w:sz w:val="22"/>
            <w:szCs w:val="22"/>
          </w:rPr>
          <w:t xml:space="preserve">what combination of harvest rates and monitoring investment </w:t>
        </w:r>
      </w:ins>
      <w:ins w:id="1330" w:author="Adrian Stier [2]" w:date="2021-01-15T07:50:00Z">
        <w:r w:rsidR="00E04399">
          <w:rPr>
            <w:rFonts w:ascii="Helvetica" w:hAnsi="Helvetica"/>
            <w:sz w:val="22"/>
            <w:szCs w:val="22"/>
          </w:rPr>
          <w:t>are</w:t>
        </w:r>
      </w:ins>
      <w:ins w:id="1331" w:author="Adrian Stier [2]" w:date="2021-01-15T07:45:00Z">
        <w:r w:rsidR="009A7B94">
          <w:rPr>
            <w:rFonts w:ascii="Helvetica" w:hAnsi="Helvetica"/>
            <w:sz w:val="22"/>
            <w:szCs w:val="22"/>
          </w:rPr>
          <w:t xml:space="preserve"> appropriate </w:t>
        </w:r>
      </w:ins>
      <w:ins w:id="1332" w:author="Adrian Stier [2]" w:date="2021-01-15T07:51:00Z">
        <w:r w:rsidR="00E04399">
          <w:rPr>
            <w:rFonts w:ascii="Helvetica" w:hAnsi="Helvetica"/>
            <w:sz w:val="22"/>
            <w:szCs w:val="22"/>
          </w:rPr>
          <w:t xml:space="preserve">for a given system </w:t>
        </w:r>
      </w:ins>
      <w:ins w:id="1333" w:author="Adrian Stier [2]" w:date="2021-01-15T07:45:00Z">
        <w:r w:rsidR="009A7B94">
          <w:rPr>
            <w:rFonts w:ascii="Helvetica" w:hAnsi="Helvetica"/>
            <w:sz w:val="22"/>
            <w:szCs w:val="22"/>
          </w:rPr>
          <w:t xml:space="preserve">given the high costs of high monitoring precision and the negative economic consequences of fishing </w:t>
        </w:r>
      </w:ins>
      <w:ins w:id="1334" w:author="Adrian Stier [2]" w:date="2021-01-15T07:46:00Z">
        <w:r w:rsidR="009A7B94">
          <w:rPr>
            <w:rFonts w:ascii="Helvetica" w:hAnsi="Helvetica"/>
            <w:sz w:val="22"/>
            <w:szCs w:val="22"/>
          </w:rPr>
          <w:t>moderately</w:t>
        </w:r>
        <w:r w:rsidR="006A1964">
          <w:rPr>
            <w:rFonts w:ascii="Helvetica" w:hAnsi="Helvetica"/>
            <w:sz w:val="22"/>
            <w:szCs w:val="22"/>
          </w:rPr>
          <w:t xml:space="preserve">. </w:t>
        </w:r>
      </w:ins>
      <w:ins w:id="1335" w:author="Adrian Stier [2]" w:date="2021-01-19T06:07:00Z">
        <w:r w:rsidR="004E37E2">
          <w:rPr>
            <w:rFonts w:ascii="Helvetica" w:hAnsi="Helvetica"/>
            <w:sz w:val="22"/>
            <w:szCs w:val="22"/>
          </w:rPr>
          <w:t>The appropriate solution for a</w:t>
        </w:r>
      </w:ins>
      <w:ins w:id="1336" w:author="Adrian Stier [2]" w:date="2021-01-15T07:51:00Z">
        <w:r w:rsidR="0002706E">
          <w:rPr>
            <w:rFonts w:ascii="Helvetica" w:hAnsi="Helvetica"/>
            <w:sz w:val="22"/>
            <w:szCs w:val="22"/>
          </w:rPr>
          <w:t xml:space="preserve">ny given manager or set of stakeholders </w:t>
        </w:r>
      </w:ins>
      <w:ins w:id="1337" w:author="Adrian Stier [2]" w:date="2021-01-19T06:07:00Z">
        <w:r w:rsidR="004E37E2">
          <w:rPr>
            <w:rFonts w:ascii="Helvetica" w:hAnsi="Helvetica"/>
            <w:sz w:val="22"/>
            <w:szCs w:val="22"/>
          </w:rPr>
          <w:t>is</w:t>
        </w:r>
      </w:ins>
      <w:ins w:id="1338" w:author="Adrian Stier [2]" w:date="2021-01-15T07:51:00Z">
        <w:r w:rsidR="0002706E">
          <w:rPr>
            <w:rFonts w:ascii="Helvetica" w:hAnsi="Helvetica"/>
            <w:sz w:val="22"/>
            <w:szCs w:val="22"/>
          </w:rPr>
          <w:t xml:space="preserve"> going to </w:t>
        </w:r>
      </w:ins>
      <w:ins w:id="1339" w:author="Adrian Stier [2]" w:date="2021-01-19T06:07:00Z">
        <w:r w:rsidR="004E37E2">
          <w:rPr>
            <w:rFonts w:ascii="Helvetica" w:hAnsi="Helvetica"/>
            <w:sz w:val="22"/>
            <w:szCs w:val="22"/>
          </w:rPr>
          <w:t>depend on</w:t>
        </w:r>
      </w:ins>
      <w:ins w:id="1340" w:author="Adrian Stier [2]" w:date="2021-01-15T07:51:00Z">
        <w:r w:rsidR="0002706E">
          <w:rPr>
            <w:rFonts w:ascii="Helvetica" w:hAnsi="Helvetica"/>
            <w:sz w:val="22"/>
            <w:szCs w:val="22"/>
          </w:rPr>
          <w:t xml:space="preserve"> their tolerance to risk of population collapse</w:t>
        </w:r>
      </w:ins>
      <w:ins w:id="1341" w:author="Adrian Stier [2]" w:date="2021-01-19T06:07:00Z">
        <w:r w:rsidR="004E37E2">
          <w:rPr>
            <w:rFonts w:ascii="Helvetica" w:hAnsi="Helvetica"/>
            <w:sz w:val="22"/>
            <w:szCs w:val="22"/>
          </w:rPr>
          <w:t xml:space="preserve"> and access to resources to monitor carefully. O</w:t>
        </w:r>
      </w:ins>
      <w:ins w:id="1342" w:author="Adrian Stier [2]" w:date="2021-01-15T07:52:00Z">
        <w:r w:rsidR="0002706E">
          <w:rPr>
            <w:rFonts w:ascii="Helvetica" w:hAnsi="Helvetica"/>
            <w:sz w:val="22"/>
            <w:szCs w:val="22"/>
          </w:rPr>
          <w:t xml:space="preserve">ne option </w:t>
        </w:r>
      </w:ins>
      <w:ins w:id="1343" w:author="Adrian Stier [2]" w:date="2021-01-19T06:08:00Z">
        <w:r w:rsidR="004E37E2">
          <w:rPr>
            <w:rFonts w:ascii="Helvetica" w:hAnsi="Helvetica"/>
            <w:sz w:val="22"/>
            <w:szCs w:val="22"/>
          </w:rPr>
          <w:t>is to bring stakeholders to the tabl</w:t>
        </w:r>
      </w:ins>
      <w:ins w:id="1344" w:author="Adrian Stier [2]" w:date="2021-01-19T06:09:00Z">
        <w:r w:rsidR="004E37E2">
          <w:rPr>
            <w:rFonts w:ascii="Helvetica" w:hAnsi="Helvetica"/>
            <w:sz w:val="22"/>
            <w:szCs w:val="22"/>
          </w:rPr>
          <w:t>e and</w:t>
        </w:r>
      </w:ins>
      <w:ins w:id="1345" w:author="Adrian Stier [2]" w:date="2021-01-19T06:08:00Z">
        <w:r w:rsidR="004E37E2">
          <w:rPr>
            <w:rFonts w:ascii="Helvetica" w:hAnsi="Helvetica"/>
            <w:sz w:val="22"/>
            <w:szCs w:val="22"/>
          </w:rPr>
          <w:t xml:space="preserve"> present </w:t>
        </w:r>
      </w:ins>
      <w:ins w:id="1346" w:author="Adrian Stier [2]" w:date="2021-01-19T06:10:00Z">
        <w:r w:rsidR="004E37E2">
          <w:rPr>
            <w:rFonts w:ascii="Helvetica" w:hAnsi="Helvetica"/>
            <w:sz w:val="22"/>
            <w:szCs w:val="22"/>
          </w:rPr>
          <w:t>how different</w:t>
        </w:r>
      </w:ins>
      <w:ins w:id="1347" w:author="Adrian Stier [2]" w:date="2021-01-19T06:08:00Z">
        <w:r w:rsidR="004E37E2">
          <w:rPr>
            <w:rFonts w:ascii="Helvetica" w:hAnsi="Helvetica"/>
            <w:sz w:val="22"/>
            <w:szCs w:val="22"/>
          </w:rPr>
          <w:t xml:space="preserve"> combinations of </w:t>
        </w:r>
      </w:ins>
      <w:del w:id="1348" w:author="Adrian Stier [2]" w:date="2021-01-15T07:52:00Z">
        <w:r w:rsidR="007F6B81" w:rsidRPr="003805EE" w:rsidDel="0002706E">
          <w:rPr>
            <w:rFonts w:ascii="Helvetica" w:hAnsi="Helvetica"/>
            <w:sz w:val="22"/>
            <w:szCs w:val="22"/>
          </w:rPr>
          <w:delText xml:space="preserve">We calculated a </w:delText>
        </w:r>
      </w:del>
      <w:del w:id="1349" w:author="Adrian Stier [2]" w:date="2021-01-19T06:09:00Z">
        <w:r w:rsidR="007F6B81" w:rsidRPr="003805EE" w:rsidDel="004E37E2">
          <w:rPr>
            <w:rFonts w:ascii="Helvetica" w:hAnsi="Helvetica"/>
            <w:sz w:val="22"/>
            <w:szCs w:val="22"/>
          </w:rPr>
          <w:delText xml:space="preserve">safe operating space </w:delText>
        </w:r>
        <w:r w:rsidR="00D04E4A" w:rsidRPr="003805EE" w:rsidDel="004E37E2">
          <w:rPr>
            <w:rFonts w:ascii="Helvetica" w:hAnsi="Helvetica"/>
            <w:sz w:val="22"/>
            <w:szCs w:val="22"/>
          </w:rPr>
          <w:delText xml:space="preserve">(SOS) </w:delText>
        </w:r>
        <w:r w:rsidR="0073602F" w:rsidRPr="003805EE" w:rsidDel="004E37E2">
          <w:rPr>
            <w:rFonts w:ascii="Helvetica" w:hAnsi="Helvetica"/>
            <w:sz w:val="22"/>
            <w:szCs w:val="22"/>
          </w:rPr>
          <w:delText>defined by different</w:delText>
        </w:r>
        <w:r w:rsidR="007F6B81" w:rsidRPr="003805EE" w:rsidDel="004E37E2">
          <w:rPr>
            <w:rFonts w:ascii="Helvetica" w:hAnsi="Helvetica"/>
            <w:sz w:val="22"/>
            <w:szCs w:val="22"/>
          </w:rPr>
          <w:delText xml:space="preserve"> combinations of monitoring </w:delText>
        </w:r>
      </w:del>
      <w:ins w:id="1350" w:author="Adrian Stier [2]" w:date="2021-01-19T06:09:00Z">
        <w:r w:rsidR="004E37E2">
          <w:rPr>
            <w:rFonts w:ascii="Helvetica" w:hAnsi="Helvetica"/>
            <w:sz w:val="22"/>
            <w:szCs w:val="22"/>
          </w:rPr>
          <w:t xml:space="preserve">monitoring </w:t>
        </w:r>
      </w:ins>
      <w:r w:rsidR="007F6B81" w:rsidRPr="003805EE">
        <w:rPr>
          <w:rFonts w:ascii="Helvetica" w:hAnsi="Helvetica"/>
          <w:sz w:val="22"/>
          <w:szCs w:val="22"/>
        </w:rPr>
        <w:t>precision and resource extraction rates</w:t>
      </w:r>
      <w:ins w:id="1351" w:author="Adrian Stier [2]" w:date="2021-01-19T06:10:00Z">
        <w:r w:rsidR="004E37E2">
          <w:rPr>
            <w:rFonts w:ascii="Helvetica" w:hAnsi="Helvetica"/>
            <w:sz w:val="22"/>
            <w:szCs w:val="22"/>
          </w:rPr>
          <w:t xml:space="preserve"> </w:t>
        </w:r>
      </w:ins>
      <w:ins w:id="1352" w:author="Adrian Stier [2]" w:date="2021-01-19T06:12:00Z">
        <w:r w:rsidR="00F756E1">
          <w:rPr>
            <w:rFonts w:ascii="Helvetica" w:hAnsi="Helvetica"/>
            <w:sz w:val="22"/>
            <w:szCs w:val="22"/>
          </w:rPr>
          <w:t xml:space="preserve">are </w:t>
        </w:r>
      </w:ins>
      <w:ins w:id="1353" w:author="Adrian Stier [2]" w:date="2021-01-19T06:16:00Z">
        <w:r w:rsidR="004F3ED7">
          <w:rPr>
            <w:rFonts w:ascii="Helvetica" w:hAnsi="Helvetica"/>
            <w:sz w:val="22"/>
            <w:szCs w:val="22"/>
          </w:rPr>
          <w:t xml:space="preserve">“safe” given a willingness to accept some probability of population </w:t>
        </w:r>
      </w:ins>
      <w:ins w:id="1354" w:author="Adrian Stier [2]" w:date="2021-01-19T06:14:00Z">
        <w:r w:rsidR="004F3ED7">
          <w:rPr>
            <w:rFonts w:ascii="Helvetica" w:hAnsi="Helvetica"/>
            <w:sz w:val="22"/>
            <w:szCs w:val="22"/>
          </w:rPr>
          <w:t>collapse</w:t>
        </w:r>
      </w:ins>
      <w:ins w:id="1355" w:author="Adrian Stier [2]" w:date="2021-01-19T06:11:00Z">
        <w:r w:rsidR="00F756E1">
          <w:rPr>
            <w:rFonts w:ascii="Helvetica" w:hAnsi="Helvetica"/>
            <w:sz w:val="22"/>
            <w:szCs w:val="22"/>
          </w:rPr>
          <w:t xml:space="preserve">. </w:t>
        </w:r>
      </w:ins>
      <w:ins w:id="1356" w:author="Adrian Stier [2]" w:date="2021-01-19T06:17:00Z">
        <w:r w:rsidR="004F3ED7">
          <w:rPr>
            <w:rFonts w:ascii="Helvetica" w:hAnsi="Helvetica"/>
            <w:sz w:val="22"/>
            <w:szCs w:val="22"/>
          </w:rPr>
          <w:t xml:space="preserve">Thus a “safe operating </w:t>
        </w:r>
        <w:proofErr w:type="gramStart"/>
        <w:r w:rsidR="004F3ED7">
          <w:rPr>
            <w:rFonts w:ascii="Helvetica" w:hAnsi="Helvetica"/>
            <w:sz w:val="22"/>
            <w:szCs w:val="22"/>
          </w:rPr>
          <w:t>space”  (</w:t>
        </w:r>
        <w:proofErr w:type="gramEnd"/>
        <w:r w:rsidR="004F3ED7">
          <w:rPr>
            <w:rFonts w:ascii="Helvetica" w:hAnsi="Helvetica"/>
            <w:sz w:val="22"/>
            <w:szCs w:val="22"/>
          </w:rPr>
          <w:t xml:space="preserve">Cite) that includes a suite of different monitoring and harvest levels can be defined </w:t>
        </w:r>
      </w:ins>
      <w:ins w:id="1357" w:author="Adrian Stier [2]" w:date="2021-01-19T06:18:00Z">
        <w:r w:rsidR="004F3ED7">
          <w:rPr>
            <w:rFonts w:ascii="Helvetica" w:hAnsi="Helvetica"/>
            <w:sz w:val="22"/>
            <w:szCs w:val="22"/>
          </w:rPr>
          <w:t xml:space="preserve">for a given risk tolerance. Here we provide an example of this type of safe </w:t>
        </w:r>
      </w:ins>
      <w:ins w:id="1358" w:author="Adrian Stier [2]" w:date="2021-01-19T06:19:00Z">
        <w:r w:rsidR="004F3ED7">
          <w:rPr>
            <w:rFonts w:ascii="Helvetica" w:hAnsi="Helvetica"/>
            <w:sz w:val="22"/>
            <w:szCs w:val="22"/>
          </w:rPr>
          <w:t xml:space="preserve">operating space for </w:t>
        </w:r>
      </w:ins>
      <w:del w:id="1359" w:author="Adrian Stier [2]" w:date="2021-01-19T06:10:00Z">
        <w:r w:rsidR="007F6B81" w:rsidRPr="003805EE" w:rsidDel="004E37E2">
          <w:rPr>
            <w:rFonts w:ascii="Helvetica" w:hAnsi="Helvetica"/>
            <w:sz w:val="22"/>
            <w:szCs w:val="22"/>
          </w:rPr>
          <w:delText>.</w:delText>
        </w:r>
      </w:del>
      <w:del w:id="1360" w:author="Adrian Stier [2]" w:date="2021-01-19T06:11:00Z">
        <w:r w:rsidR="007F6B81" w:rsidRPr="003805EE" w:rsidDel="00F756E1">
          <w:rPr>
            <w:rFonts w:ascii="Helvetica" w:hAnsi="Helvetica"/>
            <w:sz w:val="22"/>
            <w:szCs w:val="22"/>
          </w:rPr>
          <w:delText xml:space="preserve"> </w:delText>
        </w:r>
      </w:del>
      <w:del w:id="1361" w:author="Adrian Stier [2]" w:date="2021-01-19T06:18:00Z">
        <w:r w:rsidR="0073602F" w:rsidRPr="003805EE" w:rsidDel="004F3ED7">
          <w:rPr>
            <w:rFonts w:ascii="Helvetica" w:hAnsi="Helvetica"/>
            <w:sz w:val="22"/>
            <w:szCs w:val="22"/>
          </w:rPr>
          <w:delText>Because resource users vary in their aversion to risk, we define</w:delText>
        </w:r>
      </w:del>
      <w:del w:id="1362" w:author="Adrian Stier [2]" w:date="2021-01-19T06:15:00Z">
        <w:r w:rsidR="0073602F" w:rsidRPr="003805EE" w:rsidDel="004F3ED7">
          <w:rPr>
            <w:rFonts w:ascii="Helvetica" w:hAnsi="Helvetica"/>
            <w:sz w:val="22"/>
            <w:szCs w:val="22"/>
          </w:rPr>
          <w:delText>d</w:delText>
        </w:r>
      </w:del>
      <w:del w:id="1363" w:author="Adrian Stier [2]" w:date="2021-01-19T06:18:00Z">
        <w:r w:rsidR="0073602F" w:rsidRPr="003805EE" w:rsidDel="004F3ED7">
          <w:rPr>
            <w:rFonts w:ascii="Helvetica" w:hAnsi="Helvetica"/>
            <w:sz w:val="22"/>
            <w:szCs w:val="22"/>
          </w:rPr>
          <w:delText xml:space="preserve"> safe </w:delText>
        </w:r>
      </w:del>
      <w:ins w:id="1364" w:author="Megsie Siple" w:date="2020-08-20T23:18:00Z">
        <w:del w:id="1365" w:author="Adrian Stier [2]" w:date="2021-01-19T06:18:00Z">
          <w:r w:rsidR="00785E21" w:rsidDel="004F3ED7">
            <w:rPr>
              <w:rFonts w:ascii="Helvetica" w:hAnsi="Helvetica"/>
              <w:sz w:val="22"/>
              <w:szCs w:val="22"/>
            </w:rPr>
            <w:delText xml:space="preserve">the </w:delText>
          </w:r>
        </w:del>
      </w:ins>
      <w:ins w:id="1366" w:author="Adrian Stier" w:date="2020-12-04T07:09:00Z">
        <w:del w:id="1367" w:author="Adrian Stier [2]" w:date="2021-01-19T06:18:00Z">
          <w:r w:rsidR="00801D1A" w:rsidDel="004F3ED7">
            <w:rPr>
              <w:rFonts w:ascii="Helvetica" w:hAnsi="Helvetica"/>
              <w:sz w:val="22"/>
              <w:szCs w:val="22"/>
            </w:rPr>
            <w:delText>safe operating space</w:delText>
          </w:r>
        </w:del>
      </w:ins>
      <w:ins w:id="1368" w:author="Megsie Siple" w:date="2020-08-20T23:18:00Z">
        <w:del w:id="1369" w:author="Adrian Stier [2]" w:date="2021-01-19T06:18:00Z">
          <w:r w:rsidR="00785E21" w:rsidDel="004F3ED7">
            <w:rPr>
              <w:rFonts w:ascii="Helvetica" w:hAnsi="Helvetica"/>
              <w:sz w:val="22"/>
              <w:szCs w:val="22"/>
            </w:rPr>
            <w:delText>SOS</w:delText>
          </w:r>
          <w:r w:rsidR="00785E21" w:rsidRPr="003805EE" w:rsidDel="004F3ED7">
            <w:rPr>
              <w:rFonts w:ascii="Helvetica" w:hAnsi="Helvetica"/>
              <w:sz w:val="22"/>
              <w:szCs w:val="22"/>
            </w:rPr>
            <w:delText xml:space="preserve"> </w:delText>
          </w:r>
        </w:del>
      </w:ins>
      <w:ins w:id="1370" w:author="Adrian Stier" w:date="2020-12-04T07:09:00Z">
        <w:del w:id="1371" w:author="Adrian Stier [2]" w:date="2021-01-19T06:18:00Z">
          <w:r w:rsidR="00801D1A" w:rsidDel="004F3ED7">
            <w:rPr>
              <w:rFonts w:ascii="Helvetica" w:hAnsi="Helvetica"/>
              <w:sz w:val="22"/>
              <w:szCs w:val="22"/>
            </w:rPr>
            <w:delText xml:space="preserve"> </w:delText>
          </w:r>
        </w:del>
      </w:ins>
      <w:del w:id="1372" w:author="Adrian Stier [2]" w:date="2021-01-19T06:18:00Z">
        <w:r w:rsidR="0073602F" w:rsidRPr="003805EE" w:rsidDel="004F3ED7">
          <w:rPr>
            <w:rFonts w:ascii="Helvetica" w:hAnsi="Helvetica"/>
            <w:sz w:val="22"/>
            <w:szCs w:val="22"/>
          </w:rPr>
          <w:delText>as a</w:delText>
        </w:r>
      </w:del>
      <w:ins w:id="1373" w:author="Megsie Siple" w:date="2020-08-20T23:18:00Z">
        <w:del w:id="1374" w:author="Adrian Stier [2]" w:date="2021-01-19T06:18:00Z">
          <w:r w:rsidR="00785E21" w:rsidDel="004F3ED7">
            <w:rPr>
              <w:rFonts w:ascii="Helvetica" w:hAnsi="Helvetica"/>
              <w:sz w:val="22"/>
              <w:szCs w:val="22"/>
            </w:rPr>
            <w:delText xml:space="preserve"> range within which </w:delText>
          </w:r>
        </w:del>
      </w:ins>
      <w:ins w:id="1375" w:author="Megsie Siple" w:date="2020-08-20T23:19:00Z">
        <w:del w:id="1376" w:author="Adrian Stier [2]" w:date="2021-01-19T06:18:00Z">
          <w:r w:rsidR="00785E21" w:rsidDel="004F3ED7">
            <w:rPr>
              <w:rFonts w:ascii="Helvetica" w:hAnsi="Helvetica"/>
              <w:sz w:val="22"/>
              <w:szCs w:val="22"/>
            </w:rPr>
            <w:delText>the</w:delText>
          </w:r>
        </w:del>
      </w:ins>
      <w:del w:id="1377" w:author="Adrian Stier [2]" w:date="2021-01-19T06:18:00Z">
        <w:r w:rsidR="0073602F" w:rsidRPr="003805EE" w:rsidDel="004F3ED7">
          <w:rPr>
            <w:rFonts w:ascii="Helvetica" w:hAnsi="Helvetica"/>
            <w:sz w:val="22"/>
            <w:szCs w:val="22"/>
          </w:rPr>
          <w:delText xml:space="preserve"> </w:delText>
        </w:r>
      </w:del>
      <w:del w:id="1378" w:author="Adrian Stier [2]" w:date="2021-01-19T06:19:00Z">
        <w:r w:rsidR="0073602F" w:rsidRPr="003805EE" w:rsidDel="004F3ED7">
          <w:rPr>
            <w:rFonts w:ascii="Helvetica" w:hAnsi="Helvetica"/>
            <w:sz w:val="22"/>
            <w:szCs w:val="22"/>
          </w:rPr>
          <w:delText xml:space="preserve">1-20% probability of </w:delText>
        </w:r>
      </w:del>
      <w:del w:id="1379" w:author="Adrian Stier [2]" w:date="2021-01-19T06:15:00Z">
        <w:r w:rsidR="0073602F" w:rsidRPr="003805EE" w:rsidDel="004F3ED7">
          <w:rPr>
            <w:rFonts w:ascii="Helvetica" w:hAnsi="Helvetica"/>
            <w:sz w:val="22"/>
            <w:szCs w:val="22"/>
          </w:rPr>
          <w:delText>crossing a tipping point</w:delText>
        </w:r>
      </w:del>
      <w:del w:id="1380" w:author="Adrian Stier [2]" w:date="2021-01-19T06:19:00Z">
        <w:r w:rsidR="0073602F" w:rsidRPr="003805EE" w:rsidDel="004F3ED7">
          <w:rPr>
            <w:rFonts w:ascii="Helvetica" w:hAnsi="Helvetica"/>
            <w:sz w:val="22"/>
            <w:szCs w:val="22"/>
          </w:rPr>
          <w:delText xml:space="preserve"> </w:delText>
        </w:r>
      </w:del>
      <w:del w:id="1381" w:author="Adrian Stier [2]" w:date="2021-01-19T06:15:00Z">
        <w:r w:rsidR="0073602F" w:rsidRPr="003805EE" w:rsidDel="004F3ED7">
          <w:rPr>
            <w:rFonts w:ascii="Helvetica" w:hAnsi="Helvetica"/>
            <w:sz w:val="22"/>
            <w:szCs w:val="22"/>
          </w:rPr>
          <w:delText>or limit reference point</w:delText>
        </w:r>
        <w:r w:rsidR="00EE1B19" w:rsidRPr="003805EE" w:rsidDel="004F3ED7">
          <w:rPr>
            <w:rFonts w:ascii="Helvetica" w:hAnsi="Helvetica"/>
            <w:sz w:val="22"/>
            <w:szCs w:val="22"/>
          </w:rPr>
          <w:delText xml:space="preserve"> </w:delText>
        </w:r>
      </w:del>
      <w:del w:id="1382" w:author="Adrian Stier [2]" w:date="2021-01-18T07:21:00Z">
        <w:r w:rsidR="00EE1B19" w:rsidRPr="003805EE" w:rsidDel="00CB5A3C">
          <w:rPr>
            <w:rFonts w:ascii="Helvetica" w:hAnsi="Helvetica"/>
            <w:sz w:val="22"/>
            <w:szCs w:val="22"/>
          </w:rPr>
          <w:delText>for 10,000 iterations of a 20-year simulation</w:delText>
        </w:r>
      </w:del>
      <w:ins w:id="1383" w:author="Megsie Siple" w:date="2020-08-20T23:19:00Z">
        <w:del w:id="1384" w:author="Adrian Stier [2]" w:date="2021-01-19T06:19:00Z">
          <w:r w:rsidR="00785E21" w:rsidDel="004F3ED7">
            <w:rPr>
              <w:rFonts w:ascii="Helvetica" w:hAnsi="Helvetica"/>
              <w:sz w:val="22"/>
              <w:szCs w:val="22"/>
            </w:rPr>
            <w:delText xml:space="preserve">was less than </w:delText>
          </w:r>
        </w:del>
      </w:ins>
      <w:ins w:id="1385" w:author="Adrian Stier [2]" w:date="2021-01-19T06:16:00Z">
        <w:r w:rsidR="004F3ED7">
          <w:rPr>
            <w:rFonts w:ascii="Helvetica" w:hAnsi="Helvetica"/>
            <w:sz w:val="22"/>
            <w:szCs w:val="22"/>
          </w:rPr>
          <w:t>a range of</w:t>
        </w:r>
      </w:ins>
      <w:ins w:id="1386" w:author="Adrian Stier [2]" w:date="2021-01-15T07:54:00Z">
        <w:r w:rsidR="00E90DFE">
          <w:rPr>
            <w:rFonts w:ascii="Helvetica" w:hAnsi="Helvetica"/>
            <w:sz w:val="22"/>
            <w:szCs w:val="22"/>
          </w:rPr>
          <w:t xml:space="preserve"> risk tolerance</w:t>
        </w:r>
      </w:ins>
      <w:ins w:id="1387" w:author="Adrian Stier [2]" w:date="2021-01-18T07:21:00Z">
        <w:r w:rsidR="00CB5A3C">
          <w:rPr>
            <w:rFonts w:ascii="Helvetica" w:hAnsi="Helvetica"/>
            <w:sz w:val="22"/>
            <w:szCs w:val="22"/>
          </w:rPr>
          <w:t xml:space="preserve"> levels</w:t>
        </w:r>
      </w:ins>
      <w:ins w:id="1388" w:author="Adrian Stier [2]" w:date="2021-01-19T06:19:00Z">
        <w:r w:rsidR="004F3ED7">
          <w:rPr>
            <w:rFonts w:ascii="Helvetica" w:hAnsi="Helvetica"/>
            <w:sz w:val="22"/>
            <w:szCs w:val="22"/>
          </w:rPr>
          <w:t xml:space="preserve"> defined by a </w:t>
        </w:r>
      </w:ins>
      <w:ins w:id="1389" w:author="Adrian Stier [2]" w:date="2021-01-18T07:20:00Z">
        <w:r w:rsidR="0087421F">
          <w:rPr>
            <w:rFonts w:ascii="Helvetica" w:hAnsi="Helvetica"/>
            <w:sz w:val="22"/>
            <w:szCs w:val="22"/>
          </w:rPr>
          <w:t xml:space="preserve">willingness to accept a </w:t>
        </w:r>
      </w:ins>
      <w:ins w:id="1390" w:author="Megsie Siple" w:date="2020-08-20T23:19:00Z">
        <w:r w:rsidR="00785E21">
          <w:rPr>
            <w:rFonts w:ascii="Helvetica" w:hAnsi="Helvetica"/>
            <w:sz w:val="22"/>
            <w:szCs w:val="22"/>
          </w:rPr>
          <w:t>20%</w:t>
        </w:r>
      </w:ins>
      <w:ins w:id="1391" w:author="Adrian Stier [2]" w:date="2021-01-15T07:54:00Z">
        <w:r w:rsidR="00E90DFE">
          <w:rPr>
            <w:rFonts w:ascii="Helvetica" w:hAnsi="Helvetica"/>
            <w:sz w:val="22"/>
            <w:szCs w:val="22"/>
          </w:rPr>
          <w:t xml:space="preserve">, 10%, 5%, </w:t>
        </w:r>
      </w:ins>
      <w:ins w:id="1392" w:author="Adrian Stier [2]" w:date="2021-01-18T07:20:00Z">
        <w:r w:rsidR="0087421F">
          <w:rPr>
            <w:rFonts w:ascii="Helvetica" w:hAnsi="Helvetica"/>
            <w:sz w:val="22"/>
            <w:szCs w:val="22"/>
          </w:rPr>
          <w:t>or</w:t>
        </w:r>
      </w:ins>
      <w:ins w:id="1393" w:author="Adrian Stier [2]" w:date="2021-01-15T07:54:00Z">
        <w:r w:rsidR="00E90DFE">
          <w:rPr>
            <w:rFonts w:ascii="Helvetica" w:hAnsi="Helvetica"/>
            <w:sz w:val="22"/>
            <w:szCs w:val="22"/>
          </w:rPr>
          <w:t xml:space="preserve"> 1% probability of </w:t>
        </w:r>
      </w:ins>
      <w:ins w:id="1394" w:author="Adrian Stier [2]" w:date="2021-01-18T07:20:00Z">
        <w:r w:rsidR="0087421F">
          <w:rPr>
            <w:rFonts w:ascii="Helvetica" w:hAnsi="Helvetica"/>
            <w:sz w:val="22"/>
            <w:szCs w:val="22"/>
          </w:rPr>
          <w:t xml:space="preserve">population </w:t>
        </w:r>
      </w:ins>
      <w:ins w:id="1395" w:author="Adrian Stier [2]" w:date="2021-01-15T07:54:00Z">
        <w:r w:rsidR="00E90DFE">
          <w:rPr>
            <w:rFonts w:ascii="Helvetica" w:hAnsi="Helvetica"/>
            <w:sz w:val="22"/>
            <w:szCs w:val="22"/>
          </w:rPr>
          <w:t>collapse</w:t>
        </w:r>
      </w:ins>
      <w:r w:rsidR="0073602F" w:rsidRPr="003805EE">
        <w:rPr>
          <w:rFonts w:ascii="Helvetica" w:hAnsi="Helvetica"/>
          <w:sz w:val="22"/>
          <w:szCs w:val="22"/>
        </w:rPr>
        <w:t xml:space="preserve">. </w:t>
      </w:r>
      <w:r w:rsidR="007F6B81" w:rsidRPr="003805EE">
        <w:rPr>
          <w:rFonts w:ascii="Helvetica" w:hAnsi="Helvetica"/>
          <w:sz w:val="22"/>
          <w:szCs w:val="22"/>
        </w:rPr>
        <w:t xml:space="preserve">To </w:t>
      </w:r>
      <w:r w:rsidR="0073602F" w:rsidRPr="003805EE">
        <w:rPr>
          <w:rFonts w:ascii="Helvetica" w:hAnsi="Helvetica"/>
          <w:sz w:val="22"/>
          <w:szCs w:val="22"/>
        </w:rPr>
        <w:t xml:space="preserve">determine the </w:t>
      </w:r>
      <w:del w:id="1396" w:author="Adrian Stier" w:date="2020-12-04T07:09:00Z">
        <w:r w:rsidR="0073602F" w:rsidRPr="003805EE" w:rsidDel="00801D1A">
          <w:rPr>
            <w:rFonts w:ascii="Helvetica" w:hAnsi="Helvetica"/>
            <w:sz w:val="22"/>
            <w:szCs w:val="22"/>
          </w:rPr>
          <w:delText>SOS</w:delText>
        </w:r>
      </w:del>
      <w:ins w:id="1397" w:author="Adrian Stier" w:date="2020-12-04T07:09:00Z">
        <w:r w:rsidR="00801D1A">
          <w:rPr>
            <w:rFonts w:ascii="Helvetica" w:hAnsi="Helvetica"/>
            <w:sz w:val="22"/>
            <w:szCs w:val="22"/>
          </w:rPr>
          <w:t>safe operating space</w:t>
        </w:r>
      </w:ins>
      <w:r w:rsidR="0073602F" w:rsidRPr="003805EE">
        <w:rPr>
          <w:rFonts w:ascii="Helvetica" w:hAnsi="Helvetica"/>
          <w:sz w:val="22"/>
          <w:szCs w:val="22"/>
        </w:rPr>
        <w:t xml:space="preserve">, </w:t>
      </w:r>
      <w:r w:rsidR="007F6B81" w:rsidRPr="003805EE">
        <w:rPr>
          <w:rFonts w:ascii="Helvetica" w:hAnsi="Helvetica"/>
          <w:sz w:val="22"/>
          <w:szCs w:val="22"/>
        </w:rPr>
        <w:t>we</w:t>
      </w:r>
      <w:ins w:id="1398" w:author="Adrian Stier [2]" w:date="2021-01-18T07:21:00Z">
        <w:r w:rsidR="001D12B4">
          <w:rPr>
            <w:rFonts w:ascii="Helvetica" w:hAnsi="Helvetica"/>
            <w:sz w:val="22"/>
            <w:szCs w:val="22"/>
          </w:rPr>
          <w:t xml:space="preserve"> conducted a suite of </w:t>
        </w:r>
        <w:proofErr w:type="gramStart"/>
        <w:r w:rsidR="001D12B4">
          <w:rPr>
            <w:rFonts w:ascii="Helvetica" w:hAnsi="Helvetica"/>
            <w:sz w:val="22"/>
            <w:szCs w:val="22"/>
          </w:rPr>
          <w:t>50 year</w:t>
        </w:r>
        <w:proofErr w:type="gramEnd"/>
        <w:r w:rsidR="001D12B4">
          <w:rPr>
            <w:rFonts w:ascii="Helvetica" w:hAnsi="Helvetica"/>
            <w:sz w:val="22"/>
            <w:szCs w:val="22"/>
          </w:rPr>
          <w:t xml:space="preserve"> simulations with </w:t>
        </w:r>
        <w:r w:rsidR="001D12B4" w:rsidRPr="003805EE">
          <w:rPr>
            <w:rFonts w:ascii="Helvetica" w:hAnsi="Helvetica"/>
            <w:sz w:val="22"/>
            <w:szCs w:val="22"/>
          </w:rPr>
          <w:t>10,000 iterations</w:t>
        </w:r>
      </w:ins>
      <w:ins w:id="1399" w:author="Adrian Stier [2]" w:date="2021-01-18T07:22:00Z">
        <w:r w:rsidR="001D12B4">
          <w:rPr>
            <w:rFonts w:ascii="Helvetica" w:hAnsi="Helvetica"/>
            <w:sz w:val="22"/>
            <w:szCs w:val="22"/>
          </w:rPr>
          <w:t xml:space="preserve"> with the same parameter combinations detailed above, and</w:t>
        </w:r>
      </w:ins>
      <w:r w:rsidR="007F6B81" w:rsidRPr="003805EE">
        <w:rPr>
          <w:rFonts w:ascii="Helvetica" w:hAnsi="Helvetica"/>
          <w:sz w:val="22"/>
          <w:szCs w:val="22"/>
        </w:rPr>
        <w:t xml:space="preserve"> calculated the minimum precision (Max CV in estimated biomass) needed to avoid crossing a tipping point </w:t>
      </w:r>
      <w:del w:id="1400" w:author="Adrian Stier [2]" w:date="2021-01-19T06:20:00Z">
        <w:r w:rsidR="007F6B81" w:rsidRPr="003805EE" w:rsidDel="002D7DAF">
          <w:rPr>
            <w:rFonts w:ascii="Helvetica" w:hAnsi="Helvetica"/>
            <w:sz w:val="22"/>
            <w:szCs w:val="22"/>
          </w:rPr>
          <w:delText xml:space="preserve">or </w:delText>
        </w:r>
        <w:r w:rsidR="0051088D" w:rsidRPr="003805EE" w:rsidDel="002D7DAF">
          <w:rPr>
            <w:rFonts w:ascii="Helvetica" w:hAnsi="Helvetica"/>
            <w:sz w:val="22"/>
            <w:szCs w:val="22"/>
          </w:rPr>
          <w:delText>limit reference point</w:delText>
        </w:r>
        <w:r w:rsidR="007F6B81" w:rsidRPr="003805EE" w:rsidDel="002D7DAF">
          <w:rPr>
            <w:rFonts w:ascii="Helvetica" w:hAnsi="Helvetica"/>
            <w:sz w:val="22"/>
            <w:szCs w:val="22"/>
          </w:rPr>
          <w:delText xml:space="preserve"> </w:delText>
        </w:r>
      </w:del>
      <w:r w:rsidR="007F6B81" w:rsidRPr="003805EE">
        <w:rPr>
          <w:rFonts w:ascii="Helvetica" w:hAnsi="Helvetica"/>
          <w:sz w:val="22"/>
          <w:szCs w:val="22"/>
        </w:rPr>
        <w:t>given a resource extraction rate</w:t>
      </w:r>
      <w:ins w:id="1401" w:author="Adrian Stier [2]" w:date="2021-01-15T07:55:00Z">
        <w:r w:rsidR="00E90DFE">
          <w:rPr>
            <w:rFonts w:ascii="Helvetica" w:hAnsi="Helvetica"/>
            <w:sz w:val="22"/>
            <w:szCs w:val="22"/>
          </w:rPr>
          <w:t xml:space="preserve"> and risk tolerance. </w:t>
        </w:r>
        <w:r w:rsidR="00B174CD">
          <w:rPr>
            <w:rFonts w:ascii="Helvetica" w:hAnsi="Helvetica"/>
            <w:sz w:val="22"/>
            <w:szCs w:val="22"/>
          </w:rPr>
          <w:t xml:space="preserve">We then plotted the possible combinations of </w:t>
        </w:r>
      </w:ins>
      <w:ins w:id="1402" w:author="Adrian Stier [2]" w:date="2021-01-15T07:56:00Z">
        <w:r w:rsidR="00A31A4D">
          <w:rPr>
            <w:rFonts w:ascii="Helvetica" w:hAnsi="Helvetica"/>
            <w:sz w:val="22"/>
            <w:szCs w:val="22"/>
          </w:rPr>
          <w:t>monitoring and harvest rates that afford a certain level of risk for crossing the biological or management critical threshold.</w:t>
        </w:r>
      </w:ins>
      <w:del w:id="1403" w:author="Adrian Stier [2]" w:date="2021-01-15T07:55:00Z">
        <w:r w:rsidR="007F6B81" w:rsidRPr="003805EE" w:rsidDel="00E90DFE">
          <w:rPr>
            <w:rFonts w:ascii="Helvetica" w:hAnsi="Helvetica"/>
            <w:sz w:val="22"/>
            <w:szCs w:val="22"/>
          </w:rPr>
          <w:delText>.</w:delText>
        </w:r>
      </w:del>
    </w:p>
    <w:p w14:paraId="59E6A0FE" w14:textId="77777777" w:rsidR="0058332D" w:rsidDel="00B57E8E" w:rsidRDefault="0058332D" w:rsidP="0058332D">
      <w:pPr>
        <w:rPr>
          <w:ins w:id="1404" w:author="Adrian Stier" w:date="2020-12-04T07:24:00Z"/>
          <w:del w:id="1405" w:author="Adrian Stier [2]" w:date="2021-01-15T07:40:00Z"/>
          <w:rFonts w:ascii="Helvetica" w:hAnsi="Helvetica"/>
          <w:sz w:val="22"/>
          <w:szCs w:val="22"/>
        </w:rPr>
      </w:pPr>
    </w:p>
    <w:p w14:paraId="5E95CD18" w14:textId="0180EBD0" w:rsidR="003830EA" w:rsidRPr="003830EA" w:rsidDel="00B57E8E" w:rsidRDefault="003830EA">
      <w:pPr>
        <w:rPr>
          <w:ins w:id="1406" w:author="Adrian Stier" w:date="2020-12-08T16:21:00Z"/>
          <w:del w:id="1407" w:author="Adrian Stier [2]" w:date="2021-01-15T07:40:00Z"/>
          <w:rFonts w:ascii="Helvetica" w:hAnsi="Helvetica"/>
          <w:i/>
          <w:iCs/>
          <w:sz w:val="22"/>
          <w:szCs w:val="22"/>
          <w:rPrChange w:id="1408" w:author="Adrian Stier" w:date="2020-12-08T16:21:00Z">
            <w:rPr>
              <w:ins w:id="1409" w:author="Adrian Stier" w:date="2020-12-08T16:21:00Z"/>
              <w:del w:id="1410" w:author="Adrian Stier [2]" w:date="2021-01-15T07:40:00Z"/>
            </w:rPr>
          </w:rPrChange>
        </w:rPr>
        <w:pPrChange w:id="1411" w:author="Adrian Stier" w:date="2020-12-08T16:21:00Z">
          <w:pPr>
            <w:pStyle w:val="ListParagraph"/>
            <w:numPr>
              <w:numId w:val="12"/>
            </w:numPr>
            <w:ind w:left="360" w:hanging="360"/>
          </w:pPr>
        </w:pPrChange>
      </w:pPr>
      <w:ins w:id="1412" w:author="Adrian Stier" w:date="2020-12-08T16:21:00Z">
        <w:del w:id="1413" w:author="Adrian Stier [2]" w:date="2021-01-15T07:40:00Z">
          <w:r w:rsidRPr="003830EA" w:rsidDel="00B57E8E">
            <w:rPr>
              <w:rFonts w:ascii="Helvetica" w:hAnsi="Helvetica"/>
              <w:i/>
              <w:iCs/>
              <w:sz w:val="22"/>
              <w:szCs w:val="22"/>
              <w:rPrChange w:id="1414" w:author="Adrian Stier" w:date="2020-12-08T16:21:00Z">
                <w:rPr/>
              </w:rPrChange>
            </w:rPr>
            <w:delText>Can monitoring promote recovery of degraded populations near a critical threshold?</w:delText>
          </w:r>
        </w:del>
      </w:ins>
    </w:p>
    <w:p w14:paraId="3F7A5A2F" w14:textId="5D0AF199" w:rsidR="00044745" w:rsidDel="00B57E8E" w:rsidRDefault="00070772" w:rsidP="00044745">
      <w:pPr>
        <w:rPr>
          <w:ins w:id="1415" w:author="Adrian Stier" w:date="2020-12-04T07:27:00Z"/>
          <w:del w:id="1416" w:author="Adrian Stier [2]" w:date="2021-01-15T07:40:00Z"/>
        </w:rPr>
      </w:pPr>
      <w:ins w:id="1417" w:author="Adrian Stier" w:date="2020-12-04T07:30:00Z">
        <w:del w:id="1418" w:author="Adrian Stier [2]" w:date="2021-01-15T07:38:00Z">
          <w:r w:rsidDel="00940762">
            <w:rPr>
              <w:rFonts w:ascii="Helvetica" w:hAnsi="Helvetica"/>
              <w:iCs/>
              <w:sz w:val="22"/>
              <w:szCs w:val="22"/>
            </w:rPr>
            <w:delText>I</w:delText>
          </w:r>
        </w:del>
        <w:del w:id="1419" w:author="Adrian Stier [2]" w:date="2021-01-15T07:40:00Z">
          <w:r w:rsidDel="00B57E8E">
            <w:rPr>
              <w:rFonts w:ascii="Helvetica" w:hAnsi="Helvetica"/>
              <w:iCs/>
              <w:sz w:val="22"/>
              <w:szCs w:val="22"/>
            </w:rPr>
            <w:delText>ncreased monitoring has the potential to facilit</w:delText>
          </w:r>
        </w:del>
      </w:ins>
      <w:ins w:id="1420" w:author="Adrian Stier" w:date="2020-12-04T07:31:00Z">
        <w:del w:id="1421" w:author="Adrian Stier [2]" w:date="2021-01-15T07:40:00Z">
          <w:r w:rsidDel="00B57E8E">
            <w:rPr>
              <w:rFonts w:ascii="Helvetica" w:hAnsi="Helvetica"/>
              <w:iCs/>
              <w:sz w:val="22"/>
              <w:szCs w:val="22"/>
            </w:rPr>
            <w:delText xml:space="preserve">ate the recovery of populations that are overharvested. </w:delText>
          </w:r>
        </w:del>
      </w:ins>
      <w:ins w:id="1422" w:author="Adrian Stier" w:date="2020-12-04T07:27:00Z">
        <w:del w:id="1423" w:author="Adrian Stier [2]" w:date="2021-01-15T07:40:00Z">
          <w:r w:rsidR="00044745" w:rsidDel="00B57E8E">
            <w:rPr>
              <w:rFonts w:ascii="Helvetica" w:hAnsi="Helvetica"/>
              <w:iCs/>
              <w:sz w:val="22"/>
              <w:szCs w:val="22"/>
            </w:rPr>
            <w:delText xml:space="preserve">To examine how increased monitoring effort can </w:delText>
          </w:r>
        </w:del>
      </w:ins>
      <w:ins w:id="1424" w:author="Adrian Stier" w:date="2020-12-04T07:28:00Z">
        <w:del w:id="1425" w:author="Adrian Stier [2]" w:date="2021-01-15T07:40:00Z">
          <w:r w:rsidR="00044745" w:rsidDel="00B57E8E">
            <w:rPr>
              <w:rFonts w:ascii="Helvetica" w:hAnsi="Helvetica"/>
              <w:iCs/>
              <w:sz w:val="22"/>
              <w:szCs w:val="22"/>
            </w:rPr>
            <w:delText xml:space="preserve">correct overharvesting and recover populations that are precariously close to their depensation threshold, </w:delText>
          </w:r>
          <w:r w:rsidDel="00B57E8E">
            <w:rPr>
              <w:rFonts w:ascii="Helvetica" w:hAnsi="Helvetica"/>
              <w:iCs/>
              <w:sz w:val="22"/>
              <w:szCs w:val="22"/>
            </w:rPr>
            <w:delText>we examined</w:delText>
          </w:r>
        </w:del>
      </w:ins>
      <w:ins w:id="1426" w:author="Adrian Stier" w:date="2020-12-04T07:29:00Z">
        <w:del w:id="1427" w:author="Adrian Stier [2]" w:date="2021-01-15T07:40:00Z">
          <w:r w:rsidDel="00B57E8E">
            <w:rPr>
              <w:rFonts w:ascii="Helvetica" w:hAnsi="Helvetica"/>
              <w:iCs/>
              <w:sz w:val="22"/>
              <w:szCs w:val="22"/>
            </w:rPr>
            <w:delText xml:space="preserve"> the probability </w:delText>
          </w:r>
        </w:del>
      </w:ins>
      <w:ins w:id="1428" w:author="Adrian Stier" w:date="2020-12-04T07:30:00Z">
        <w:del w:id="1429" w:author="Adrian Stier [2]" w:date="2021-01-15T07:40:00Z">
          <w:r w:rsidDel="00B57E8E">
            <w:rPr>
              <w:rFonts w:ascii="Helvetica" w:hAnsi="Helvetica"/>
              <w:iCs/>
              <w:sz w:val="22"/>
              <w:szCs w:val="22"/>
            </w:rPr>
            <w:delText xml:space="preserve">a population would recover </w:delText>
          </w:r>
        </w:del>
      </w:ins>
      <w:ins w:id="1430" w:author="Adrian Stier" w:date="2020-12-04T07:31:00Z">
        <w:del w:id="1431" w:author="Adrian Stier [2]" w:date="2021-01-15T07:40:00Z">
          <w:r w:rsidDel="00B57E8E">
            <w:rPr>
              <w:rFonts w:ascii="Helvetica" w:hAnsi="Helvetica"/>
              <w:iCs/>
              <w:sz w:val="22"/>
              <w:szCs w:val="22"/>
            </w:rPr>
            <w:delText>after entering into a “danger</w:delText>
          </w:r>
        </w:del>
      </w:ins>
      <w:ins w:id="1432" w:author="Adrian Stier" w:date="2020-12-08T16:05:00Z">
        <w:del w:id="1433" w:author="Adrian Stier [2]" w:date="2021-01-15T07:40:00Z">
          <w:r w:rsidR="001500BA" w:rsidDel="00B57E8E">
            <w:rPr>
              <w:rFonts w:ascii="Helvetica" w:hAnsi="Helvetica"/>
              <w:iCs/>
              <w:sz w:val="22"/>
              <w:szCs w:val="22"/>
            </w:rPr>
            <w:delText xml:space="preserve"> </w:delText>
          </w:r>
        </w:del>
      </w:ins>
      <w:ins w:id="1434" w:author="Adrian Stier" w:date="2020-12-04T07:31:00Z">
        <w:del w:id="1435" w:author="Adrian Stier [2]" w:date="2021-01-15T07:40:00Z">
          <w:r w:rsidDel="00B57E8E">
            <w:rPr>
              <w:rFonts w:ascii="Helvetica" w:hAnsi="Helvetica"/>
              <w:iCs/>
              <w:sz w:val="22"/>
              <w:szCs w:val="22"/>
            </w:rPr>
            <w:delText>zone”. We define</w:delText>
          </w:r>
        </w:del>
      </w:ins>
      <w:ins w:id="1436" w:author="Adrian Stier" w:date="2020-12-04T07:32:00Z">
        <w:del w:id="1437" w:author="Adrian Stier [2]" w:date="2021-01-15T07:40:00Z">
          <w:r w:rsidDel="00B57E8E">
            <w:rPr>
              <w:rFonts w:ascii="Helvetica" w:hAnsi="Helvetica"/>
              <w:iCs/>
              <w:sz w:val="22"/>
              <w:szCs w:val="22"/>
            </w:rPr>
            <w:delText xml:space="preserve">d this </w:delText>
          </w:r>
        </w:del>
      </w:ins>
      <w:ins w:id="1438" w:author="Adrian Stier" w:date="2020-12-08T16:05:00Z">
        <w:del w:id="1439" w:author="Adrian Stier [2]" w:date="2021-01-15T07:40:00Z">
          <w:r w:rsidR="001500BA" w:rsidDel="00B57E8E">
            <w:rPr>
              <w:rFonts w:ascii="Helvetica" w:hAnsi="Helvetica"/>
              <w:iCs/>
              <w:sz w:val="22"/>
              <w:szCs w:val="22"/>
            </w:rPr>
            <w:delText>danger zone</w:delText>
          </w:r>
        </w:del>
      </w:ins>
      <w:ins w:id="1440" w:author="Adrian Stier" w:date="2020-12-04T07:32:00Z">
        <w:del w:id="1441" w:author="Adrian Stier [2]" w:date="2021-01-15T07:40:00Z">
          <w:r w:rsidDel="00B57E8E">
            <w:rPr>
              <w:rFonts w:ascii="Helvetica" w:hAnsi="Helvetica"/>
              <w:iCs/>
              <w:sz w:val="22"/>
              <w:szCs w:val="22"/>
            </w:rPr>
            <w:delText xml:space="preserve"> as any population biomass between the depensation threshold </w:delText>
          </w:r>
        </w:del>
      </w:ins>
      <w:ins w:id="1442" w:author="Adrian Stier" w:date="2020-12-04T07:33:00Z">
        <w:del w:id="1443" w:author="Adrian Stier [2]" w:date="2021-01-15T07:40:00Z">
          <w:r w:rsidR="00D0029C" w:rsidDel="00B57E8E">
            <w:rPr>
              <w:rFonts w:ascii="Helvetica" w:hAnsi="Helvetica"/>
              <w:iCs/>
              <w:sz w:val="22"/>
              <w:szCs w:val="22"/>
            </w:rPr>
            <w:delText xml:space="preserve">A and A+K/2. For the </w:delText>
          </w:r>
          <w:r w:rsidR="00502C4F" w:rsidDel="00B57E8E">
            <w:rPr>
              <w:rFonts w:ascii="Helvetica" w:hAnsi="Helvetica"/>
              <w:iCs/>
              <w:sz w:val="22"/>
              <w:szCs w:val="22"/>
            </w:rPr>
            <w:delText>simulations</w:delText>
          </w:r>
          <w:r w:rsidR="00D0029C" w:rsidDel="00B57E8E">
            <w:rPr>
              <w:rFonts w:ascii="Helvetica" w:hAnsi="Helvetica"/>
              <w:iCs/>
              <w:sz w:val="22"/>
              <w:szCs w:val="22"/>
            </w:rPr>
            <w:delText xml:space="preserve"> </w:delText>
          </w:r>
          <w:r w:rsidR="00502C4F" w:rsidDel="00B57E8E">
            <w:rPr>
              <w:rFonts w:ascii="Helvetica" w:hAnsi="Helvetica"/>
              <w:iCs/>
              <w:sz w:val="22"/>
              <w:szCs w:val="22"/>
            </w:rPr>
            <w:delText xml:space="preserve">displayed here A=10, </w:delText>
          </w:r>
        </w:del>
      </w:ins>
      <w:ins w:id="1444" w:author="Adrian Stier" w:date="2020-12-04T07:34:00Z">
        <w:del w:id="1445" w:author="Adrian Stier [2]" w:date="2021-01-15T07:40:00Z">
          <w:r w:rsidR="00502C4F" w:rsidDel="00B57E8E">
            <w:rPr>
              <w:rFonts w:ascii="Helvetica" w:hAnsi="Helvetica"/>
              <w:iCs/>
              <w:sz w:val="22"/>
              <w:szCs w:val="22"/>
            </w:rPr>
            <w:delText>K is 100, so any biomass between 10 and 60 was considered the “</w:delText>
          </w:r>
        </w:del>
      </w:ins>
      <w:ins w:id="1446" w:author="Adrian Stier" w:date="2020-12-08T16:05:00Z">
        <w:del w:id="1447" w:author="Adrian Stier [2]" w:date="2021-01-15T07:40:00Z">
          <w:r w:rsidR="001500BA" w:rsidDel="00B57E8E">
            <w:rPr>
              <w:rFonts w:ascii="Helvetica" w:hAnsi="Helvetica"/>
              <w:iCs/>
              <w:sz w:val="22"/>
              <w:szCs w:val="22"/>
            </w:rPr>
            <w:delText>danger zone</w:delText>
          </w:r>
        </w:del>
      </w:ins>
      <w:ins w:id="1448" w:author="Adrian Stier" w:date="2020-12-04T07:34:00Z">
        <w:del w:id="1449" w:author="Adrian Stier [2]" w:date="2021-01-15T07:40:00Z">
          <w:r w:rsidR="00502C4F" w:rsidDel="00B57E8E">
            <w:rPr>
              <w:rFonts w:ascii="Helvetica" w:hAnsi="Helvetica"/>
              <w:iCs/>
              <w:sz w:val="22"/>
              <w:szCs w:val="22"/>
            </w:rPr>
            <w:delText xml:space="preserve">”. For reference, </w:delText>
          </w:r>
        </w:del>
      </w:ins>
      <m:oMath>
        <m:sSub>
          <m:sSubPr>
            <m:ctrlPr>
              <w:ins w:id="1450" w:author="Adrian Stier" w:date="2020-12-04T07:39:00Z">
                <w:del w:id="1451" w:author="Adrian Stier [2]" w:date="2021-01-15T07:40:00Z">
                  <w:rPr>
                    <w:rFonts w:ascii="Cambria Math" w:hAnsi="Cambria Math"/>
                    <w:i/>
                    <w:sz w:val="22"/>
                    <w:szCs w:val="22"/>
                  </w:rPr>
                </w:del>
              </w:ins>
            </m:ctrlPr>
          </m:sSubPr>
          <m:e>
            <m:r>
              <w:ins w:id="1452" w:author="Adrian Stier" w:date="2020-12-04T07:39:00Z">
                <w:del w:id="1453" w:author="Adrian Stier [2]" w:date="2021-01-15T07:40:00Z">
                  <w:rPr>
                    <w:rFonts w:ascii="Cambria Math" w:hAnsi="Cambria Math"/>
                    <w:sz w:val="22"/>
                    <w:szCs w:val="22"/>
                  </w:rPr>
                  <m:t>B</m:t>
                </w:del>
              </w:ins>
            </m:r>
          </m:e>
          <m:sub>
            <m:r>
              <w:ins w:id="1454" w:author="Adrian Stier" w:date="2020-12-04T07:39:00Z">
                <w:del w:id="1455" w:author="Adrian Stier [2]" w:date="2021-01-15T07:40:00Z">
                  <w:rPr>
                    <w:rFonts w:ascii="Cambria Math" w:hAnsi="Cambria Math"/>
                    <w:sz w:val="22"/>
                    <w:szCs w:val="22"/>
                  </w:rPr>
                  <m:t>MSY</m:t>
                </w:del>
              </w:ins>
            </m:r>
          </m:sub>
        </m:sSub>
        <m:r>
          <w:ins w:id="1456" w:author="Adrian Stier" w:date="2020-12-04T07:39:00Z">
            <w:del w:id="1457" w:author="Adrian Stier [2]" w:date="2021-01-15T07:40:00Z">
              <w:rPr>
                <w:rFonts w:ascii="Cambria Math" w:hAnsi="Cambria Math"/>
                <w:sz w:val="22"/>
                <w:szCs w:val="22"/>
              </w:rPr>
              <m:t>=75</m:t>
            </w:del>
          </w:ins>
        </m:r>
      </m:oMath>
      <w:ins w:id="1458" w:author="Adrian Stier" w:date="2020-12-04T07:39:00Z">
        <w:del w:id="1459" w:author="Adrian Stier [2]" w:date="2021-01-15T07:40:00Z">
          <w:r w:rsidR="00AF31ED" w:rsidDel="00B57E8E">
            <w:rPr>
              <w:rFonts w:ascii="Helvetica" w:hAnsi="Helvetica"/>
              <w:iCs/>
              <w:sz w:val="22"/>
              <w:szCs w:val="22"/>
            </w:rPr>
            <w:delText>, when</w:delText>
          </w:r>
        </w:del>
      </w:ins>
      <w:ins w:id="1460" w:author="Adrian Stier" w:date="2020-12-04T07:34:00Z">
        <w:del w:id="1461" w:author="Adrian Stier [2]" w:date="2021-01-15T07:40:00Z">
          <w:r w:rsidR="00FD3AC9" w:rsidDel="00B57E8E">
            <w:rPr>
              <w:rFonts w:ascii="Helvetica" w:hAnsi="Helvetica"/>
              <w:iCs/>
              <w:sz w:val="22"/>
              <w:szCs w:val="22"/>
            </w:rPr>
            <w:delText xml:space="preserve"> </w:delText>
          </w:r>
          <w:r w:rsidR="00FD3AC9" w:rsidRPr="007727BF" w:rsidDel="00B57E8E">
            <w:rPr>
              <w:rFonts w:ascii="Helvetica" w:hAnsi="Helvetica"/>
              <w:i/>
              <w:sz w:val="22"/>
              <w:szCs w:val="22"/>
              <w:rPrChange w:id="1462" w:author="Adrian Stier [2]" w:date="2021-01-15T07:37:00Z">
                <w:rPr>
                  <w:rFonts w:ascii="Helvetica" w:hAnsi="Helvetica"/>
                  <w:iCs/>
                  <w:sz w:val="22"/>
                  <w:szCs w:val="22"/>
                </w:rPr>
              </w:rPrChange>
            </w:rPr>
            <w:delText>A</w:delText>
          </w:r>
          <w:r w:rsidR="00FD3AC9" w:rsidDel="00B57E8E">
            <w:rPr>
              <w:rFonts w:ascii="Helvetica" w:hAnsi="Helvetica"/>
              <w:iCs/>
              <w:sz w:val="22"/>
              <w:szCs w:val="22"/>
            </w:rPr>
            <w:delText>=10.</w:delText>
          </w:r>
        </w:del>
      </w:ins>
      <w:ins w:id="1463" w:author="Adrian Stier" w:date="2020-12-04T07:35:00Z">
        <w:del w:id="1464" w:author="Adrian Stier [2]" w:date="2021-01-15T07:40:00Z">
          <w:r w:rsidR="00FD3AC9" w:rsidDel="00B57E8E">
            <w:rPr>
              <w:rFonts w:ascii="Helvetica" w:hAnsi="Helvetica"/>
              <w:iCs/>
              <w:sz w:val="22"/>
              <w:szCs w:val="22"/>
            </w:rPr>
            <w:delText xml:space="preserve"> We then ran 1000 </w:delText>
          </w:r>
        </w:del>
      </w:ins>
      <w:ins w:id="1465" w:author="Adrian Stier" w:date="2020-12-15T12:23:00Z">
        <w:del w:id="1466" w:author="Adrian Stier [2]" w:date="2021-01-15T07:40:00Z">
          <w:r w:rsidR="00E17B07" w:rsidDel="00B57E8E">
            <w:rPr>
              <w:rFonts w:ascii="Helvetica" w:hAnsi="Helvetica"/>
              <w:iCs/>
              <w:sz w:val="22"/>
              <w:szCs w:val="22"/>
            </w:rPr>
            <w:delText>5</w:delText>
          </w:r>
        </w:del>
      </w:ins>
      <w:ins w:id="1467" w:author="Adrian Stier" w:date="2020-12-04T07:35:00Z">
        <w:del w:id="1468" w:author="Adrian Stier [2]" w:date="2021-01-15T07:40:00Z">
          <w:r w:rsidR="00FD3AC9" w:rsidDel="00B57E8E">
            <w:rPr>
              <w:rFonts w:ascii="Helvetica" w:hAnsi="Helvetica"/>
              <w:iCs/>
              <w:sz w:val="22"/>
              <w:szCs w:val="22"/>
            </w:rPr>
            <w:delText>0</w:delText>
          </w:r>
        </w:del>
        <w:del w:id="1469" w:author="Adrian Stier [2]" w:date="2021-01-15T07:37:00Z">
          <w:r w:rsidR="00FD3AC9" w:rsidDel="007727BF">
            <w:rPr>
              <w:rFonts w:ascii="Helvetica" w:hAnsi="Helvetica"/>
              <w:iCs/>
              <w:sz w:val="22"/>
              <w:szCs w:val="22"/>
            </w:rPr>
            <w:delText xml:space="preserve"> </w:delText>
          </w:r>
        </w:del>
        <w:del w:id="1470" w:author="Adrian Stier [2]" w:date="2021-01-15T07:40:00Z">
          <w:r w:rsidR="00FD3AC9" w:rsidDel="00B57E8E">
            <w:rPr>
              <w:rFonts w:ascii="Helvetica" w:hAnsi="Helvetica"/>
              <w:iCs/>
              <w:sz w:val="22"/>
              <w:szCs w:val="22"/>
            </w:rPr>
            <w:delText>year simulations of our management strategy evolution model for a range of different fishing and monitoring effort</w:delText>
          </w:r>
        </w:del>
      </w:ins>
      <w:ins w:id="1471" w:author="Adrian Stier" w:date="2020-12-04T07:36:00Z">
        <w:del w:id="1472" w:author="Adrian Stier [2]" w:date="2021-01-15T07:40:00Z">
          <w:r w:rsidR="00666757" w:rsidDel="00B57E8E">
            <w:rPr>
              <w:rFonts w:ascii="Helvetica" w:hAnsi="Helvetica"/>
              <w:iCs/>
              <w:sz w:val="22"/>
              <w:szCs w:val="22"/>
            </w:rPr>
            <w:delText>s. For each simulation</w:delText>
          </w:r>
          <w:r w:rsidR="00256FEF" w:rsidDel="00B57E8E">
            <w:rPr>
              <w:rFonts w:ascii="Helvetica" w:hAnsi="Helvetica"/>
              <w:iCs/>
              <w:sz w:val="22"/>
              <w:szCs w:val="22"/>
            </w:rPr>
            <w:delText xml:space="preserve"> of a combination of monitoring and fishing efforts</w:delText>
          </w:r>
          <w:r w:rsidR="00666757" w:rsidDel="00B57E8E">
            <w:rPr>
              <w:rFonts w:ascii="Helvetica" w:hAnsi="Helvetica"/>
              <w:iCs/>
              <w:sz w:val="22"/>
              <w:szCs w:val="22"/>
            </w:rPr>
            <w:delText xml:space="preserve">, we </w:delText>
          </w:r>
        </w:del>
      </w:ins>
      <w:ins w:id="1473" w:author="Adrian Stier" w:date="2020-12-04T07:35:00Z">
        <w:del w:id="1474" w:author="Adrian Stier [2]" w:date="2021-01-15T07:40:00Z">
          <w:r w:rsidR="00FD3AC9" w:rsidDel="00B57E8E">
            <w:rPr>
              <w:rFonts w:ascii="Helvetica" w:hAnsi="Helvetica"/>
              <w:iCs/>
              <w:sz w:val="22"/>
              <w:szCs w:val="22"/>
            </w:rPr>
            <w:delText xml:space="preserve">estimated </w:delText>
          </w:r>
        </w:del>
      </w:ins>
      <w:ins w:id="1475" w:author="Adrian Stier" w:date="2020-12-04T07:36:00Z">
        <w:del w:id="1476" w:author="Adrian Stier [2]" w:date="2021-01-15T07:40:00Z">
          <w:r w:rsidR="00666757" w:rsidDel="00B57E8E">
            <w:rPr>
              <w:rFonts w:ascii="Helvetica" w:hAnsi="Helvetica"/>
              <w:iCs/>
              <w:sz w:val="22"/>
              <w:szCs w:val="22"/>
            </w:rPr>
            <w:delText>the fraction of times a</w:delText>
          </w:r>
          <w:r w:rsidR="00256FEF" w:rsidDel="00B57E8E">
            <w:rPr>
              <w:rFonts w:ascii="Helvetica" w:hAnsi="Helvetica"/>
              <w:iCs/>
              <w:sz w:val="22"/>
              <w:szCs w:val="22"/>
            </w:rPr>
            <w:delText xml:space="preserve"> population recovered after dipping into the </w:delText>
          </w:r>
        </w:del>
        <w:del w:id="1477" w:author="Adrian Stier [2]" w:date="2021-01-15T07:37:00Z">
          <w:r w:rsidR="00256FEF" w:rsidDel="00816430">
            <w:rPr>
              <w:rFonts w:ascii="Helvetica" w:hAnsi="Helvetica"/>
              <w:iCs/>
              <w:sz w:val="22"/>
              <w:szCs w:val="22"/>
            </w:rPr>
            <w:delText>danger</w:delText>
          </w:r>
        </w:del>
      </w:ins>
      <w:ins w:id="1478" w:author="Adrian Stier" w:date="2020-12-04T07:37:00Z">
        <w:del w:id="1479" w:author="Adrian Stier [2]" w:date="2021-01-15T07:37:00Z">
          <w:r w:rsidR="00256FEF" w:rsidDel="00816430">
            <w:rPr>
              <w:rFonts w:ascii="Helvetica" w:hAnsi="Helvetica"/>
              <w:iCs/>
              <w:sz w:val="22"/>
              <w:szCs w:val="22"/>
            </w:rPr>
            <w:delText>zone</w:delText>
          </w:r>
        </w:del>
        <w:del w:id="1480" w:author="Adrian Stier [2]" w:date="2021-01-15T07:40:00Z">
          <w:r w:rsidR="00256FEF" w:rsidDel="00B57E8E">
            <w:rPr>
              <w:rFonts w:ascii="Helvetica" w:hAnsi="Helvetica"/>
              <w:iCs/>
              <w:sz w:val="22"/>
              <w:szCs w:val="22"/>
            </w:rPr>
            <w:delText xml:space="preserve">, and then averaged this fraction across the 1000 model </w:delText>
          </w:r>
        </w:del>
      </w:ins>
      <w:ins w:id="1481" w:author="Adrian Stier" w:date="2020-12-08T16:05:00Z">
        <w:del w:id="1482" w:author="Adrian Stier [2]" w:date="2021-01-15T07:40:00Z">
          <w:r w:rsidR="00BC55C7" w:rsidDel="00B57E8E">
            <w:rPr>
              <w:rFonts w:ascii="Helvetica" w:hAnsi="Helvetica"/>
              <w:iCs/>
              <w:sz w:val="22"/>
              <w:szCs w:val="22"/>
            </w:rPr>
            <w:delText>iterations</w:delText>
          </w:r>
        </w:del>
      </w:ins>
      <w:ins w:id="1483" w:author="Adrian Stier" w:date="2020-12-04T07:37:00Z">
        <w:del w:id="1484" w:author="Adrian Stier [2]" w:date="2021-01-15T07:40:00Z">
          <w:r w:rsidR="00256FEF" w:rsidDel="00B57E8E">
            <w:rPr>
              <w:rFonts w:ascii="Helvetica" w:hAnsi="Helvetica"/>
              <w:iCs/>
              <w:sz w:val="22"/>
              <w:szCs w:val="22"/>
            </w:rPr>
            <w:delText>.</w:delText>
          </w:r>
        </w:del>
      </w:ins>
    </w:p>
    <w:p w14:paraId="74705A4C" w14:textId="77777777" w:rsidR="0058332D" w:rsidRPr="003805EE" w:rsidRDefault="0058332D">
      <w:pPr>
        <w:rPr>
          <w:rFonts w:ascii="Helvetica" w:hAnsi="Helvetica"/>
          <w:i/>
          <w:sz w:val="22"/>
          <w:szCs w:val="22"/>
        </w:rPr>
        <w:pPrChange w:id="1485" w:author="Adrian Stier" w:date="2020-12-04T07:09:00Z">
          <w:pPr>
            <w:spacing w:line="480" w:lineRule="auto"/>
          </w:pPr>
        </w:pPrChange>
      </w:pPr>
    </w:p>
    <w:p w14:paraId="38EBF274" w14:textId="4BDD6691" w:rsidR="00E76BD0" w:rsidDel="002E41F8" w:rsidRDefault="00BC68A6">
      <w:pPr>
        <w:rPr>
          <w:del w:id="1486" w:author="Adrian Stier [2]" w:date="2021-01-18T07:26:00Z"/>
          <w:rFonts w:ascii="Helvetica" w:hAnsi="Helvetica"/>
          <w:sz w:val="22"/>
          <w:szCs w:val="22"/>
        </w:rPr>
      </w:pPr>
      <w:ins w:id="1487" w:author="Adrian Stier [2]" w:date="2021-01-19T06:22:00Z">
        <w:r>
          <w:rPr>
            <w:rFonts w:ascii="Helvetica" w:hAnsi="Helvetica"/>
            <w:i/>
            <w:sz w:val="22"/>
            <w:szCs w:val="22"/>
          </w:rPr>
          <w:tab/>
        </w:r>
      </w:ins>
      <w:del w:id="1488" w:author="Adrian Stier [2]" w:date="2021-01-19T06:21:00Z">
        <w:r w:rsidR="00E76BD0" w:rsidRPr="003805EE" w:rsidDel="00BC68A6">
          <w:rPr>
            <w:rFonts w:ascii="Helvetica" w:hAnsi="Helvetica"/>
            <w:i/>
            <w:sz w:val="22"/>
            <w:szCs w:val="22"/>
          </w:rPr>
          <w:delText xml:space="preserve">Can Precautionary Buffers </w:delText>
        </w:r>
        <w:r w:rsidR="00A228F7" w:rsidRPr="003805EE" w:rsidDel="00BC68A6">
          <w:rPr>
            <w:rFonts w:ascii="Helvetica" w:hAnsi="Helvetica"/>
            <w:i/>
            <w:sz w:val="22"/>
            <w:szCs w:val="22"/>
          </w:rPr>
          <w:delText xml:space="preserve">reduce </w:delText>
        </w:r>
        <w:r w:rsidR="00E76BD0" w:rsidRPr="003805EE" w:rsidDel="00BC68A6">
          <w:rPr>
            <w:rFonts w:ascii="Helvetica" w:hAnsi="Helvetica"/>
            <w:i/>
            <w:sz w:val="22"/>
            <w:szCs w:val="22"/>
          </w:rPr>
          <w:delText xml:space="preserve">Monitoring Costs and Risk? </w:delText>
        </w:r>
      </w:del>
    </w:p>
    <w:p w14:paraId="6059DCB2" w14:textId="0178F4BA" w:rsidR="000879F4" w:rsidRDefault="002E41F8">
      <w:pPr>
        <w:rPr>
          <w:ins w:id="1489" w:author="Adrian Stier" w:date="2019-04-08T16:45:00Z"/>
          <w:rFonts w:ascii="Helvetica" w:hAnsi="Helvetica"/>
          <w:sz w:val="22"/>
          <w:szCs w:val="22"/>
        </w:rPr>
        <w:pPrChange w:id="1490" w:author="Adrian Stier" w:date="2020-12-04T07:09:00Z">
          <w:pPr>
            <w:spacing w:line="480" w:lineRule="auto"/>
          </w:pPr>
        </w:pPrChange>
      </w:pPr>
      <w:ins w:id="1491" w:author="Adrian Stier [2]" w:date="2021-01-18T07:26:00Z">
        <w:r>
          <w:rPr>
            <w:rFonts w:ascii="Helvetica" w:hAnsi="Helvetica"/>
            <w:iCs/>
            <w:sz w:val="22"/>
            <w:szCs w:val="22"/>
          </w:rPr>
          <w:t xml:space="preserve">The evaluation of basic model dynamics clearly show that high precision monitoring will always offer greater </w:t>
        </w:r>
      </w:ins>
      <w:proofErr w:type="gramStart"/>
      <w:ins w:id="1492" w:author="Adrian Stier [2]" w:date="2021-01-20T15:54:00Z">
        <w:r w:rsidR="00124B10">
          <w:rPr>
            <w:rFonts w:ascii="Helvetica" w:hAnsi="Helvetica"/>
            <w:iCs/>
            <w:sz w:val="22"/>
            <w:szCs w:val="22"/>
          </w:rPr>
          <w:t>long term</w:t>
        </w:r>
        <w:proofErr w:type="gramEnd"/>
        <w:r w:rsidR="00124B10">
          <w:rPr>
            <w:rFonts w:ascii="Helvetica" w:hAnsi="Helvetica"/>
            <w:iCs/>
            <w:sz w:val="22"/>
            <w:szCs w:val="22"/>
          </w:rPr>
          <w:t xml:space="preserve"> value compared to</w:t>
        </w:r>
      </w:ins>
      <w:ins w:id="1493" w:author="Adrian Stier [2]" w:date="2021-01-18T07:27:00Z">
        <w:r>
          <w:rPr>
            <w:rFonts w:ascii="Helvetica" w:hAnsi="Helvetica"/>
            <w:iCs/>
            <w:sz w:val="22"/>
            <w:szCs w:val="22"/>
          </w:rPr>
          <w:t xml:space="preserve"> low precision monitoring</w:t>
        </w:r>
      </w:ins>
      <w:ins w:id="1494" w:author="Adrian Stier [2]" w:date="2021-01-19T06:23:00Z">
        <w:r w:rsidR="00BC68A6">
          <w:rPr>
            <w:rFonts w:ascii="Helvetica" w:hAnsi="Helvetica"/>
            <w:iCs/>
            <w:sz w:val="22"/>
            <w:szCs w:val="22"/>
          </w:rPr>
          <w:t xml:space="preserve"> (Fig. 2)</w:t>
        </w:r>
      </w:ins>
      <w:ins w:id="1495" w:author="Adrian Stier [2]" w:date="2021-01-18T07:27:00Z">
        <w:r>
          <w:rPr>
            <w:rFonts w:ascii="Helvetica" w:hAnsi="Helvetica"/>
            <w:iCs/>
            <w:sz w:val="22"/>
            <w:szCs w:val="22"/>
          </w:rPr>
          <w:t xml:space="preserve">. But high precision monitoring </w:t>
        </w:r>
      </w:ins>
      <w:ins w:id="1496" w:author="Adrian Stier [2]" w:date="2021-01-18T07:28:00Z">
        <w:r>
          <w:rPr>
            <w:rFonts w:ascii="Helvetica" w:hAnsi="Helvetica"/>
            <w:iCs/>
            <w:sz w:val="22"/>
            <w:szCs w:val="22"/>
          </w:rPr>
          <w:t>is often expensive.</w:t>
        </w:r>
      </w:ins>
      <w:ins w:id="1497" w:author="Adrian Stier [2]" w:date="2021-01-18T07:27:00Z">
        <w:r>
          <w:rPr>
            <w:rFonts w:ascii="Helvetica" w:hAnsi="Helvetica"/>
            <w:iCs/>
            <w:sz w:val="22"/>
            <w:szCs w:val="22"/>
          </w:rPr>
          <w:t xml:space="preserve"> Therefore, </w:t>
        </w:r>
      </w:ins>
      <w:ins w:id="1498" w:author="Adrian Stier [2]" w:date="2021-01-19T06:23:00Z">
        <w:r w:rsidR="00BC68A6">
          <w:rPr>
            <w:rFonts w:ascii="Helvetica" w:hAnsi="Helvetica"/>
            <w:iCs/>
            <w:sz w:val="22"/>
            <w:szCs w:val="22"/>
          </w:rPr>
          <w:t xml:space="preserve">in addition to managing </w:t>
        </w:r>
      </w:ins>
      <w:ins w:id="1499" w:author="Adrian Stier [2]" w:date="2021-01-19T06:24:00Z">
        <w:r w:rsidR="00BC68A6">
          <w:rPr>
            <w:rFonts w:ascii="Helvetica" w:hAnsi="Helvetica"/>
            <w:iCs/>
            <w:sz w:val="22"/>
            <w:szCs w:val="22"/>
          </w:rPr>
          <w:t xml:space="preserve">for a given set of stakeholder’s risk tolerance level, </w:t>
        </w:r>
      </w:ins>
      <w:del w:id="1500" w:author="Adrian Stier [2]" w:date="2021-01-18T07:27:00Z">
        <w:r w:rsidR="00E76BD0" w:rsidRPr="003805EE" w:rsidDel="002E41F8">
          <w:rPr>
            <w:rFonts w:ascii="Helvetica" w:hAnsi="Helvetica"/>
            <w:sz w:val="22"/>
            <w:szCs w:val="22"/>
          </w:rPr>
          <w:delText>A</w:delText>
        </w:r>
      </w:del>
      <w:ins w:id="1501" w:author="Adrian Stier [2]" w:date="2021-01-18T07:27:00Z">
        <w:r>
          <w:rPr>
            <w:rFonts w:ascii="Helvetica" w:hAnsi="Helvetica"/>
            <w:sz w:val="22"/>
            <w:szCs w:val="22"/>
          </w:rPr>
          <w:t>a</w:t>
        </w:r>
      </w:ins>
      <w:r w:rsidR="00E76BD0" w:rsidRPr="003805EE">
        <w:rPr>
          <w:rFonts w:ascii="Helvetica" w:hAnsi="Helvetica"/>
          <w:sz w:val="22"/>
          <w:szCs w:val="22"/>
        </w:rPr>
        <w:t xml:space="preserve"> key determinate of the chosen combination of monitoring precision and </w:t>
      </w:r>
      <w:del w:id="1502" w:author="Adrian Stier [2]" w:date="2021-01-18T07:22:00Z">
        <w:r w:rsidR="00E76BD0" w:rsidRPr="003805EE" w:rsidDel="00905124">
          <w:rPr>
            <w:rFonts w:ascii="Helvetica" w:hAnsi="Helvetica"/>
            <w:sz w:val="22"/>
            <w:szCs w:val="22"/>
          </w:rPr>
          <w:delText xml:space="preserve">extraction </w:delText>
        </w:r>
      </w:del>
      <w:ins w:id="1503" w:author="Adrian Stier [2]" w:date="2021-01-18T07:22:00Z">
        <w:r w:rsidR="00905124">
          <w:rPr>
            <w:rFonts w:ascii="Helvetica" w:hAnsi="Helvetica"/>
            <w:sz w:val="22"/>
            <w:szCs w:val="22"/>
          </w:rPr>
          <w:t>harvest</w:t>
        </w:r>
        <w:r w:rsidR="00905124" w:rsidRPr="003805EE">
          <w:rPr>
            <w:rFonts w:ascii="Helvetica" w:hAnsi="Helvetica"/>
            <w:sz w:val="22"/>
            <w:szCs w:val="22"/>
          </w:rPr>
          <w:t xml:space="preserve"> </w:t>
        </w:r>
      </w:ins>
      <w:r w:rsidR="00E76BD0" w:rsidRPr="003805EE">
        <w:rPr>
          <w:rFonts w:ascii="Helvetica" w:hAnsi="Helvetica"/>
          <w:sz w:val="22"/>
          <w:szCs w:val="22"/>
        </w:rPr>
        <w:t xml:space="preserve">pressure will be the cost of monitoring relative to the </w:t>
      </w:r>
      <w:r w:rsidR="005C0883" w:rsidRPr="003805EE">
        <w:rPr>
          <w:rFonts w:ascii="Helvetica" w:hAnsi="Helvetica"/>
          <w:sz w:val="22"/>
          <w:szCs w:val="22"/>
        </w:rPr>
        <w:t xml:space="preserve">revenue from </w:t>
      </w:r>
      <w:r w:rsidR="00E76BD0" w:rsidRPr="003805EE">
        <w:rPr>
          <w:rFonts w:ascii="Helvetica" w:hAnsi="Helvetica"/>
          <w:sz w:val="22"/>
          <w:szCs w:val="22"/>
        </w:rPr>
        <w:t xml:space="preserve">the resource after it is collected (i.e., </w:t>
      </w:r>
      <w:commentRangeStart w:id="1504"/>
      <w:r w:rsidR="00E76BD0" w:rsidRPr="003805EE">
        <w:rPr>
          <w:rFonts w:ascii="Helvetica" w:hAnsi="Helvetica"/>
          <w:sz w:val="22"/>
          <w:szCs w:val="22"/>
        </w:rPr>
        <w:t>NPV</w:t>
      </w:r>
      <w:commentRangeEnd w:id="1504"/>
      <w:r w:rsidR="00785E21">
        <w:rPr>
          <w:rStyle w:val="CommentReference"/>
        </w:rPr>
        <w:commentReference w:id="1504"/>
      </w:r>
      <w:r w:rsidR="00E76BD0" w:rsidRPr="003805EE">
        <w:rPr>
          <w:rFonts w:ascii="Helvetica" w:hAnsi="Helvetica"/>
          <w:sz w:val="22"/>
          <w:szCs w:val="22"/>
        </w:rPr>
        <w:t xml:space="preserve">). </w:t>
      </w:r>
      <w:del w:id="1505" w:author="Adrian Stier [2]" w:date="2021-01-18T07:28:00Z">
        <w:r w:rsidR="00E76BD0" w:rsidRPr="003805EE" w:rsidDel="002E41F8">
          <w:rPr>
            <w:rFonts w:ascii="Helvetica" w:hAnsi="Helvetica"/>
            <w:sz w:val="22"/>
            <w:szCs w:val="22"/>
          </w:rPr>
          <w:delText xml:space="preserve">It is clear that high precision monitoring </w:delText>
        </w:r>
        <w:r w:rsidR="00096460" w:rsidRPr="003805EE" w:rsidDel="002E41F8">
          <w:rPr>
            <w:rFonts w:ascii="Helvetica" w:hAnsi="Helvetica"/>
            <w:sz w:val="22"/>
            <w:szCs w:val="22"/>
          </w:rPr>
          <w:delText xml:space="preserve">can </w:delText>
        </w:r>
        <w:r w:rsidR="00E76BD0" w:rsidRPr="003805EE" w:rsidDel="002E41F8">
          <w:rPr>
            <w:rFonts w:ascii="Helvetica" w:hAnsi="Helvetica"/>
            <w:sz w:val="22"/>
            <w:szCs w:val="22"/>
          </w:rPr>
          <w:delText>y</w:delText>
        </w:r>
        <w:r w:rsidR="00096460" w:rsidRPr="003805EE" w:rsidDel="002E41F8">
          <w:rPr>
            <w:rFonts w:ascii="Helvetica" w:hAnsi="Helvetica"/>
            <w:sz w:val="22"/>
            <w:szCs w:val="22"/>
          </w:rPr>
          <w:delText>ield</w:delText>
        </w:r>
        <w:r w:rsidR="00E76BD0" w:rsidRPr="003805EE" w:rsidDel="002E41F8">
          <w:rPr>
            <w:rFonts w:ascii="Helvetica" w:hAnsi="Helvetica"/>
            <w:sz w:val="22"/>
            <w:szCs w:val="22"/>
          </w:rPr>
          <w:delText xml:space="preserve"> </w:delText>
        </w:r>
        <w:r w:rsidR="00580186" w:rsidRPr="003805EE" w:rsidDel="002E41F8">
          <w:rPr>
            <w:rFonts w:ascii="Helvetica" w:hAnsi="Helvetica"/>
            <w:sz w:val="22"/>
            <w:szCs w:val="22"/>
          </w:rPr>
          <w:delText>high net p</w:delText>
        </w:r>
        <w:r w:rsidR="00096460" w:rsidRPr="003805EE" w:rsidDel="002E41F8">
          <w:rPr>
            <w:rFonts w:ascii="Helvetica" w:hAnsi="Helvetica"/>
            <w:sz w:val="22"/>
            <w:szCs w:val="22"/>
          </w:rPr>
          <w:delText xml:space="preserve">resent </w:delText>
        </w:r>
        <w:r w:rsidR="00580186" w:rsidRPr="003805EE" w:rsidDel="002E41F8">
          <w:rPr>
            <w:rFonts w:ascii="Helvetica" w:hAnsi="Helvetica"/>
            <w:sz w:val="22"/>
            <w:szCs w:val="22"/>
          </w:rPr>
          <w:delText>v</w:delText>
        </w:r>
        <w:r w:rsidR="00096460" w:rsidRPr="003805EE" w:rsidDel="002E41F8">
          <w:rPr>
            <w:rFonts w:ascii="Helvetica" w:hAnsi="Helvetica"/>
            <w:sz w:val="22"/>
            <w:szCs w:val="22"/>
          </w:rPr>
          <w:delText xml:space="preserve">alue </w:delText>
        </w:r>
        <w:r w:rsidR="00E76BD0" w:rsidRPr="003805EE" w:rsidDel="002E41F8">
          <w:rPr>
            <w:rFonts w:ascii="Helvetica" w:hAnsi="Helvetica"/>
            <w:sz w:val="22"/>
            <w:szCs w:val="22"/>
          </w:rPr>
          <w:delText xml:space="preserve">as well as the lowest risk of crossing </w:delText>
        </w:r>
        <w:r w:rsidR="007B7A2A" w:rsidRPr="003805EE" w:rsidDel="002E41F8">
          <w:rPr>
            <w:rFonts w:ascii="Helvetica" w:hAnsi="Helvetica"/>
            <w:sz w:val="22"/>
            <w:szCs w:val="22"/>
          </w:rPr>
          <w:delText xml:space="preserve">a </w:delText>
        </w:r>
        <w:r w:rsidR="00E76BD0" w:rsidRPr="003805EE" w:rsidDel="002E41F8">
          <w:rPr>
            <w:rFonts w:ascii="Helvetica" w:hAnsi="Helvetica"/>
            <w:sz w:val="22"/>
            <w:szCs w:val="22"/>
          </w:rPr>
          <w:delText xml:space="preserve">tipping point; however, high precision monitoring is expensive. </w:delText>
        </w:r>
      </w:del>
      <w:r w:rsidR="00E76BD0" w:rsidRPr="003805EE">
        <w:rPr>
          <w:rFonts w:ascii="Helvetica" w:hAnsi="Helvetica"/>
          <w:sz w:val="22"/>
          <w:szCs w:val="22"/>
        </w:rPr>
        <w:t xml:space="preserve">One approach that might mitigate the cost of monitoring is a precautionary </w:t>
      </w:r>
      <w:del w:id="1506" w:author="Megsie Siple" w:date="2020-08-20T23:21:00Z">
        <w:r w:rsidR="00E76BD0" w:rsidRPr="003805EE" w:rsidDel="00785E21">
          <w:rPr>
            <w:rFonts w:ascii="Helvetica" w:hAnsi="Helvetica"/>
            <w:sz w:val="22"/>
            <w:szCs w:val="22"/>
          </w:rPr>
          <w:delText xml:space="preserve">buffer </w:delText>
        </w:r>
      </w:del>
      <w:ins w:id="1507" w:author="Megsie Siple" w:date="2020-08-20T23:21:00Z">
        <w:r w:rsidR="00785E21">
          <w:rPr>
            <w:rFonts w:ascii="Helvetica" w:hAnsi="Helvetica"/>
            <w:sz w:val="22"/>
            <w:szCs w:val="22"/>
          </w:rPr>
          <w:t>biomass level</w:t>
        </w:r>
        <w:r w:rsidR="00785E21" w:rsidRPr="003805EE">
          <w:rPr>
            <w:rFonts w:ascii="Helvetica" w:hAnsi="Helvetica"/>
            <w:sz w:val="22"/>
            <w:szCs w:val="22"/>
          </w:rPr>
          <w:t xml:space="preserve"> </w:t>
        </w:r>
      </w:ins>
      <w:r w:rsidR="00E76BD0" w:rsidRPr="003805EE">
        <w:rPr>
          <w:rFonts w:ascii="Helvetica" w:hAnsi="Helvetica"/>
          <w:sz w:val="22"/>
          <w:szCs w:val="22"/>
        </w:rPr>
        <w:t xml:space="preserve">above which monitoring is </w:t>
      </w:r>
      <w:r w:rsidR="007B7A2A" w:rsidRPr="003805EE">
        <w:rPr>
          <w:rFonts w:ascii="Helvetica" w:hAnsi="Helvetica"/>
          <w:sz w:val="22"/>
          <w:szCs w:val="22"/>
        </w:rPr>
        <w:t xml:space="preserve">conducted with </w:t>
      </w:r>
      <w:r w:rsidR="00E76BD0" w:rsidRPr="003805EE">
        <w:rPr>
          <w:rFonts w:ascii="Helvetica" w:hAnsi="Helvetica"/>
          <w:sz w:val="22"/>
          <w:szCs w:val="22"/>
        </w:rPr>
        <w:t xml:space="preserve">high precision and below which </w:t>
      </w:r>
      <w:r w:rsidR="007B7A2A" w:rsidRPr="003805EE">
        <w:rPr>
          <w:rFonts w:ascii="Helvetica" w:hAnsi="Helvetica"/>
          <w:sz w:val="22"/>
          <w:szCs w:val="22"/>
        </w:rPr>
        <w:t xml:space="preserve">low precision </w:t>
      </w:r>
      <w:r w:rsidR="00E76BD0" w:rsidRPr="003805EE">
        <w:rPr>
          <w:rFonts w:ascii="Helvetica" w:hAnsi="Helvetica"/>
          <w:sz w:val="22"/>
          <w:szCs w:val="22"/>
        </w:rPr>
        <w:t xml:space="preserve">monitoring is </w:t>
      </w:r>
      <w:r w:rsidR="007B7A2A" w:rsidRPr="003805EE">
        <w:rPr>
          <w:rFonts w:ascii="Helvetica" w:hAnsi="Helvetica"/>
          <w:sz w:val="22"/>
          <w:szCs w:val="22"/>
        </w:rPr>
        <w:t>implemented</w:t>
      </w:r>
      <w:r w:rsidR="00E76BD0" w:rsidRPr="003805EE">
        <w:rPr>
          <w:rFonts w:ascii="Helvetica" w:hAnsi="Helvetica"/>
          <w:sz w:val="22"/>
          <w:szCs w:val="22"/>
        </w:rPr>
        <w:t xml:space="preserve">. Precautionary buffers are an established principle in risk management of natural resources </w:t>
      </w:r>
      <w:r w:rsidR="006C170D" w:rsidRPr="003805EE">
        <w:rPr>
          <w:rFonts w:ascii="Helvetica" w:hAnsi="Helvetica"/>
          <w:sz w:val="22"/>
          <w:szCs w:val="22"/>
        </w:rPr>
        <w:fldChar w:fldCharType="begin"/>
      </w:r>
      <w:r w:rsidR="00685D99">
        <w:rPr>
          <w:rFonts w:ascii="Helvetica" w:hAnsi="Helvetica"/>
          <w:sz w:val="22"/>
          <w:szCs w:val="22"/>
        </w:rPr>
        <w:instrText xml:space="preserve"> ADDIN EN.CITE &lt;EndNote&gt;&lt;Cite&gt;&lt;Author&gt;Hilborn&lt;/Author&gt;&lt;Year&gt;2001&lt;/Year&gt;&lt;RecNum&gt;8132&lt;/RecNum&gt;&lt;DisplayText&gt;(12)&lt;/DisplayText&gt;&lt;record&gt;&lt;rec-number&gt;8132&lt;/rec-number&gt;&lt;foreign-keys&gt;&lt;key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3805EE">
        <w:rPr>
          <w:rFonts w:ascii="Helvetica" w:hAnsi="Helvetica"/>
          <w:sz w:val="22"/>
          <w:szCs w:val="22"/>
        </w:rPr>
        <w:fldChar w:fldCharType="separate"/>
      </w:r>
      <w:r w:rsidR="00685D99">
        <w:rPr>
          <w:rFonts w:ascii="Helvetica" w:hAnsi="Helvetica"/>
          <w:noProof/>
          <w:sz w:val="22"/>
          <w:szCs w:val="22"/>
        </w:rPr>
        <w:t>(12)</w:t>
      </w:r>
      <w:r w:rsidR="006C170D" w:rsidRPr="003805EE">
        <w:rPr>
          <w:rFonts w:ascii="Helvetica" w:hAnsi="Helvetica"/>
          <w:sz w:val="22"/>
          <w:szCs w:val="22"/>
        </w:rPr>
        <w:fldChar w:fldCharType="end"/>
      </w:r>
      <w:r w:rsidR="00E76BD0" w:rsidRPr="003805EE">
        <w:rPr>
          <w:rFonts w:ascii="Helvetica" w:hAnsi="Helvetica"/>
          <w:sz w:val="22"/>
          <w:szCs w:val="22"/>
        </w:rPr>
        <w:t xml:space="preserve"> and in the presence of </w:t>
      </w:r>
      <w:del w:id="1508" w:author="Adrian Stier [2]" w:date="2021-01-18T07:28:00Z">
        <w:r w:rsidR="00E76BD0" w:rsidRPr="003805EE" w:rsidDel="000C7E99">
          <w:rPr>
            <w:rFonts w:ascii="Helvetica" w:hAnsi="Helvetica"/>
            <w:sz w:val="22"/>
            <w:szCs w:val="22"/>
          </w:rPr>
          <w:delText>tipping points</w:delText>
        </w:r>
      </w:del>
      <w:ins w:id="1509" w:author="Adrian Stier [2]" w:date="2021-01-18T07:28:00Z">
        <w:r w:rsidR="000C7E99">
          <w:rPr>
            <w:rFonts w:ascii="Helvetica" w:hAnsi="Helvetica"/>
            <w:sz w:val="22"/>
            <w:szCs w:val="22"/>
          </w:rPr>
          <w:t>critical thresholds</w:t>
        </w:r>
      </w:ins>
      <w:r w:rsidR="00E76BD0" w:rsidRPr="003805EE">
        <w:rPr>
          <w:rFonts w:ascii="Helvetica" w:hAnsi="Helvetica"/>
          <w:sz w:val="22"/>
          <w:szCs w:val="22"/>
        </w:rPr>
        <w:t xml:space="preserve"> may be beneficial</w:t>
      </w:r>
      <w:r w:rsidR="00B25961" w:rsidRPr="003805EE">
        <w:rPr>
          <w:rFonts w:ascii="Helvetica" w:hAnsi="Helvetica"/>
          <w:sz w:val="22"/>
          <w:szCs w:val="22"/>
        </w:rPr>
        <w:t xml:space="preserve"> </w:t>
      </w:r>
      <w:r w:rsidR="00571557" w:rsidRPr="003805EE">
        <w:rPr>
          <w:rFonts w:ascii="Helvetica" w:hAnsi="Helvetica"/>
          <w:sz w:val="22"/>
          <w:szCs w:val="22"/>
        </w:rPr>
        <w:t xml:space="preserve">by </w:t>
      </w:r>
      <w:r w:rsidR="00B25961" w:rsidRPr="003805EE">
        <w:rPr>
          <w:rFonts w:ascii="Helvetica" w:hAnsi="Helvetica"/>
          <w:sz w:val="22"/>
          <w:szCs w:val="22"/>
        </w:rPr>
        <w:t xml:space="preserve">minimizing monitoring costs while remaining at a low probability of crossing into a </w:t>
      </w:r>
      <w:del w:id="1510" w:author="Adrian Stier [2]" w:date="2021-01-18T07:29:00Z">
        <w:r w:rsidR="00B25961" w:rsidRPr="003805EE" w:rsidDel="000C7E99">
          <w:rPr>
            <w:rFonts w:ascii="Helvetica" w:hAnsi="Helvetica"/>
            <w:sz w:val="22"/>
            <w:szCs w:val="22"/>
          </w:rPr>
          <w:delText>less preferred</w:delText>
        </w:r>
      </w:del>
      <w:ins w:id="1511" w:author="Adrian Stier [2]" w:date="2021-01-18T07:29:00Z">
        <w:r w:rsidR="000460D1">
          <w:rPr>
            <w:rFonts w:ascii="Helvetica" w:hAnsi="Helvetica"/>
            <w:sz w:val="22"/>
            <w:szCs w:val="22"/>
          </w:rPr>
          <w:t>denuded</w:t>
        </w:r>
        <w:r w:rsidR="000C7E99">
          <w:rPr>
            <w:rFonts w:ascii="Helvetica" w:hAnsi="Helvetica"/>
            <w:sz w:val="22"/>
            <w:szCs w:val="22"/>
          </w:rPr>
          <w:t xml:space="preserve"> population</w:t>
        </w:r>
      </w:ins>
      <w:r w:rsidR="00B25961" w:rsidRPr="003805EE">
        <w:rPr>
          <w:rFonts w:ascii="Helvetica" w:hAnsi="Helvetica"/>
          <w:sz w:val="22"/>
          <w:szCs w:val="22"/>
        </w:rPr>
        <w:t xml:space="preserve"> state</w:t>
      </w:r>
      <w:r w:rsidR="00E76BD0" w:rsidRPr="003805EE">
        <w:rPr>
          <w:rFonts w:ascii="Helvetica" w:hAnsi="Helvetica"/>
          <w:sz w:val="22"/>
          <w:szCs w:val="22"/>
        </w:rPr>
        <w:t>. To demonstrate th</w:t>
      </w:r>
      <w:r w:rsidR="00571557" w:rsidRPr="003805EE">
        <w:rPr>
          <w:rFonts w:ascii="Helvetica" w:hAnsi="Helvetica"/>
          <w:sz w:val="22"/>
          <w:szCs w:val="22"/>
        </w:rPr>
        <w:t xml:space="preserve">is </w:t>
      </w:r>
      <w:del w:id="1512" w:author="Megsie Siple" w:date="2020-08-20T23:21:00Z">
        <w:r w:rsidR="00571557" w:rsidRPr="003805EE" w:rsidDel="00785E21">
          <w:rPr>
            <w:rFonts w:ascii="Helvetica" w:hAnsi="Helvetica"/>
            <w:sz w:val="22"/>
            <w:szCs w:val="22"/>
          </w:rPr>
          <w:delText xml:space="preserve">particular </w:delText>
        </w:r>
      </w:del>
      <w:r w:rsidR="00571557" w:rsidRPr="003805EE">
        <w:rPr>
          <w:rFonts w:ascii="Helvetica" w:hAnsi="Helvetica"/>
          <w:sz w:val="22"/>
          <w:szCs w:val="22"/>
        </w:rPr>
        <w:t>utility of precautionary buffers</w:t>
      </w:r>
      <w:r w:rsidR="00E76BD0" w:rsidRPr="003805EE">
        <w:rPr>
          <w:rFonts w:ascii="Helvetica" w:hAnsi="Helvetica"/>
          <w:sz w:val="22"/>
          <w:szCs w:val="22"/>
        </w:rPr>
        <w:t xml:space="preserve">, we </w:t>
      </w:r>
      <w:r w:rsidR="00E76BD0" w:rsidRPr="003805EE">
        <w:rPr>
          <w:rFonts w:ascii="Helvetica" w:hAnsi="Helvetica"/>
          <w:sz w:val="22"/>
          <w:szCs w:val="22"/>
        </w:rPr>
        <w:lastRenderedPageBreak/>
        <w:t xml:space="preserve">quantified the </w:t>
      </w:r>
      <w:r w:rsidR="007E284B" w:rsidRPr="003805EE">
        <w:rPr>
          <w:rFonts w:ascii="Helvetica" w:hAnsi="Helvetica"/>
          <w:sz w:val="22"/>
          <w:szCs w:val="22"/>
        </w:rPr>
        <w:t>NPV</w:t>
      </w:r>
      <w:r w:rsidR="00E76BD0" w:rsidRPr="003805EE">
        <w:rPr>
          <w:rFonts w:ascii="Helvetica" w:hAnsi="Helvetica"/>
          <w:sz w:val="22"/>
          <w:szCs w:val="22"/>
        </w:rPr>
        <w:t xml:space="preserve">, the probability of </w:t>
      </w:r>
      <w:del w:id="1513" w:author="Adrian Stier [2]" w:date="2021-01-18T07:29:00Z">
        <w:r w:rsidR="00E76BD0" w:rsidRPr="003805EE" w:rsidDel="000460D1">
          <w:rPr>
            <w:rFonts w:ascii="Helvetica" w:hAnsi="Helvetica"/>
            <w:sz w:val="22"/>
            <w:szCs w:val="22"/>
          </w:rPr>
          <w:delText>tipping</w:delText>
        </w:r>
      </w:del>
      <w:ins w:id="1514" w:author="Adrian Stier [2]" w:date="2021-01-18T07:29:00Z">
        <w:r w:rsidR="000460D1">
          <w:rPr>
            <w:rFonts w:ascii="Helvetica" w:hAnsi="Helvetica"/>
            <w:sz w:val="22"/>
            <w:szCs w:val="22"/>
          </w:rPr>
          <w:t>crossing a critical threshold</w:t>
        </w:r>
      </w:ins>
      <w:r w:rsidR="00E76BD0" w:rsidRPr="003805EE">
        <w:rPr>
          <w:rFonts w:ascii="Helvetica" w:hAnsi="Helvetica"/>
          <w:sz w:val="22"/>
          <w:szCs w:val="22"/>
        </w:rPr>
        <w:t>, and the cost of the resource given three monitoring approaches: 1) high precision (CV = 0.1), 2) low precision (CV = 0.5), and 3) a</w:t>
      </w:r>
      <w:del w:id="1515" w:author="Megsie Siple" w:date="2020-08-20T23:22:00Z">
        <w:r w:rsidR="00E76BD0" w:rsidRPr="003805EE" w:rsidDel="00BD120B">
          <w:rPr>
            <w:rFonts w:ascii="Helvetica" w:hAnsi="Helvetica"/>
            <w:sz w:val="22"/>
            <w:szCs w:val="22"/>
          </w:rPr>
          <w:delText xml:space="preserve"> precautionary buff</w:delText>
        </w:r>
      </w:del>
      <w:ins w:id="1516" w:author="Megsie Siple" w:date="2020-08-20T23:22:00Z">
        <w:r w:rsidR="00BD120B">
          <w:rPr>
            <w:rFonts w:ascii="Helvetica" w:hAnsi="Helvetica"/>
            <w:sz w:val="22"/>
            <w:szCs w:val="22"/>
          </w:rPr>
          <w:t>n adaptive approach</w:t>
        </w:r>
      </w:ins>
      <w:del w:id="1517" w:author="Megsie Siple" w:date="2020-08-20T23:22:00Z">
        <w:r w:rsidR="00E76BD0" w:rsidRPr="003805EE" w:rsidDel="00BD120B">
          <w:rPr>
            <w:rFonts w:ascii="Helvetica" w:hAnsi="Helvetica"/>
            <w:sz w:val="22"/>
            <w:szCs w:val="22"/>
          </w:rPr>
          <w:delText>er</w:delText>
        </w:r>
      </w:del>
      <w:r w:rsidR="00E76BD0" w:rsidRPr="003805EE">
        <w:rPr>
          <w:rFonts w:ascii="Helvetica" w:hAnsi="Helvetica"/>
          <w:sz w:val="22"/>
          <w:szCs w:val="22"/>
        </w:rPr>
        <w:t xml:space="preserve"> where monitoring precision </w:t>
      </w:r>
      <w:del w:id="1518" w:author="Megsie Siple" w:date="2020-08-20T23:22:00Z">
        <w:r w:rsidR="00E76BD0" w:rsidRPr="003805EE" w:rsidDel="00BD120B">
          <w:rPr>
            <w:rFonts w:ascii="Helvetica" w:hAnsi="Helvetica"/>
            <w:sz w:val="22"/>
            <w:szCs w:val="22"/>
          </w:rPr>
          <w:delText xml:space="preserve">is </w:delText>
        </w:r>
      </w:del>
      <w:ins w:id="1519" w:author="Megsie Siple" w:date="2020-08-20T23:22:00Z">
        <w:r w:rsidR="00BD120B">
          <w:rPr>
            <w:rFonts w:ascii="Helvetica" w:hAnsi="Helvetica"/>
            <w:sz w:val="22"/>
            <w:szCs w:val="22"/>
          </w:rPr>
          <w:t xml:space="preserve">changes every year based </w:t>
        </w:r>
      </w:ins>
      <w:ins w:id="1520" w:author="Megsie Siple" w:date="2020-08-20T23:23:00Z">
        <w:r w:rsidR="00BD120B">
          <w:rPr>
            <w:rFonts w:ascii="Helvetica" w:hAnsi="Helvetica"/>
            <w:sz w:val="22"/>
            <w:szCs w:val="22"/>
          </w:rPr>
          <w:t xml:space="preserve">on estimated biomass (precision is </w:t>
        </w:r>
      </w:ins>
      <w:r w:rsidR="00E76BD0" w:rsidRPr="003805EE">
        <w:rPr>
          <w:rFonts w:ascii="Helvetica" w:hAnsi="Helvetica"/>
          <w:sz w:val="22"/>
          <w:szCs w:val="22"/>
        </w:rPr>
        <w:t>low</w:t>
      </w:r>
      <w:ins w:id="1521" w:author="Adrian Stier [2]" w:date="2021-01-19T06:25:00Z">
        <w:r w:rsidR="00AE7FDA">
          <w:rPr>
            <w:rFonts w:ascii="Helvetica" w:hAnsi="Helvetica"/>
            <w:sz w:val="22"/>
            <w:szCs w:val="22"/>
          </w:rPr>
          <w:t xml:space="preserve"> (CV = 0.5)</w:t>
        </w:r>
      </w:ins>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76BD0" w:rsidRPr="003805EE">
        <w:rPr>
          <w:rFonts w:ascii="Helvetica" w:hAnsi="Helvetica"/>
          <w:sz w:val="22"/>
          <w:szCs w:val="22"/>
        </w:rPr>
        <w:t>and is high</w:t>
      </w:r>
      <w:ins w:id="1522" w:author="Adrian Stier [2]" w:date="2021-01-19T06:25:00Z">
        <w:r w:rsidR="00AE7FDA">
          <w:rPr>
            <w:rFonts w:ascii="Helvetica" w:hAnsi="Helvetica"/>
            <w:sz w:val="22"/>
            <w:szCs w:val="22"/>
          </w:rPr>
          <w:t xml:space="preserve"> (</w:t>
        </w:r>
      </w:ins>
      <w:ins w:id="1523" w:author="Adrian Stier [2]" w:date="2021-01-19T06:26:00Z">
        <w:r w:rsidR="00AE7FDA">
          <w:rPr>
            <w:rFonts w:ascii="Helvetica" w:hAnsi="Helvetica"/>
            <w:sz w:val="22"/>
            <w:szCs w:val="22"/>
          </w:rPr>
          <w:t>CV = 0.1)</w:t>
        </w:r>
      </w:ins>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ins w:id="1524" w:author="Megsie Siple" w:date="2020-08-20T23:23:00Z">
        <w:r w:rsidR="00BD120B">
          <w:rPr>
            <w:rFonts w:ascii="Helvetica" w:hAnsi="Helvetica"/>
            <w:sz w:val="22"/>
            <w:szCs w:val="22"/>
          </w:rPr>
          <w:t>)</w:t>
        </w:r>
      </w:ins>
      <w:r w:rsidR="00E76BD0" w:rsidRPr="003805EE">
        <w:rPr>
          <w:rFonts w:ascii="Helvetica" w:hAnsi="Helvetica"/>
          <w:sz w:val="22"/>
          <w:szCs w:val="22"/>
        </w:rPr>
        <w:t xml:space="preserve">. </w:t>
      </w:r>
      <w:r w:rsidR="000879F4" w:rsidRPr="003805EE">
        <w:rPr>
          <w:rFonts w:ascii="Helvetica" w:hAnsi="Helvetica"/>
          <w:sz w:val="22"/>
          <w:szCs w:val="22"/>
        </w:rPr>
        <w:t>Depending on the ecosystem type and management organization, the cost of monitoring may be born</w:t>
      </w:r>
      <w:r w:rsidR="000D2B66" w:rsidRPr="003805EE">
        <w:rPr>
          <w:rFonts w:ascii="Helvetica" w:hAnsi="Helvetica"/>
          <w:sz w:val="22"/>
          <w:szCs w:val="22"/>
        </w:rPr>
        <w:t>e</w:t>
      </w:r>
      <w:r w:rsidR="000879F4" w:rsidRPr="003805EE">
        <w:rPr>
          <w:rFonts w:ascii="Helvetica" w:hAnsi="Helvetica"/>
          <w:sz w:val="22"/>
          <w:szCs w:val="22"/>
        </w:rPr>
        <w:t xml:space="preserve"> by the industry or by the government. </w:t>
      </w:r>
      <w:r w:rsidR="007D4DF9" w:rsidRPr="003805EE">
        <w:rPr>
          <w:rFonts w:ascii="Helvetica" w:hAnsi="Helvetica"/>
          <w:sz w:val="22"/>
          <w:szCs w:val="22"/>
        </w:rPr>
        <w:t>Because we us</w:t>
      </w:r>
      <w:r w:rsidR="00FB2CC7" w:rsidRPr="003805EE">
        <w:rPr>
          <w:rFonts w:ascii="Helvetica" w:hAnsi="Helvetica"/>
          <w:sz w:val="22"/>
          <w:szCs w:val="22"/>
        </w:rPr>
        <w:t>e</w:t>
      </w:r>
      <w:r w:rsidR="007D4DF9" w:rsidRPr="003805EE">
        <w:rPr>
          <w:rFonts w:ascii="Helvetica" w:hAnsi="Helvetica"/>
          <w:sz w:val="22"/>
          <w:szCs w:val="22"/>
        </w:rPr>
        <w:t xml:space="preserve"> a </w:t>
      </w:r>
      <w:r w:rsidR="00FB50B2" w:rsidRPr="003805EE">
        <w:rPr>
          <w:rFonts w:ascii="Helvetica" w:hAnsi="Helvetica"/>
          <w:sz w:val="22"/>
          <w:szCs w:val="22"/>
        </w:rPr>
        <w:t xml:space="preserve">heuristic </w:t>
      </w:r>
      <w:r w:rsidR="007D4DF9" w:rsidRPr="003805EE">
        <w:rPr>
          <w:rFonts w:ascii="Helvetica" w:hAnsi="Helvetica"/>
          <w:sz w:val="22"/>
          <w:szCs w:val="22"/>
        </w:rPr>
        <w:t>model, the exact monetary cost from increased monitoring or profit from increased harvest effort is arbitrary. Therefore, we explore the</w:t>
      </w:r>
      <w:r w:rsidR="00171A5E" w:rsidRPr="003805EE">
        <w:rPr>
          <w:rFonts w:ascii="Helvetica" w:hAnsi="Helvetica"/>
          <w:sz w:val="22"/>
          <w:szCs w:val="22"/>
        </w:rPr>
        <w:t xml:space="preserve"> relative </w:t>
      </w:r>
      <w:r w:rsidR="000879F4" w:rsidRPr="003805EE">
        <w:rPr>
          <w:rFonts w:ascii="Helvetica" w:hAnsi="Helvetica"/>
          <w:sz w:val="22"/>
          <w:szCs w:val="22"/>
        </w:rPr>
        <w:t xml:space="preserve">cost of monitoring </w:t>
      </w:r>
      <w:r w:rsidR="00171A5E" w:rsidRPr="003805EE">
        <w:rPr>
          <w:rFonts w:ascii="Helvetica" w:hAnsi="Helvetica"/>
          <w:sz w:val="22"/>
          <w:szCs w:val="22"/>
        </w:rPr>
        <w:t xml:space="preserve">and profit from harvest by plotting the ratio of </w:t>
      </w:r>
      <w:r w:rsidR="00DF478A" w:rsidRPr="003805EE">
        <w:rPr>
          <w:rFonts w:ascii="Helvetica" w:hAnsi="Helvetica"/>
          <w:sz w:val="22"/>
          <w:szCs w:val="22"/>
        </w:rPr>
        <w:t>NPV</w:t>
      </w:r>
      <w:r w:rsidR="00171A5E" w:rsidRPr="003805EE">
        <w:rPr>
          <w:rFonts w:ascii="Helvetica" w:hAnsi="Helvetica"/>
          <w:sz w:val="22"/>
          <w:szCs w:val="22"/>
        </w:rPr>
        <w:t xml:space="preserve"> to monitoring costs for a range of maximum harvest efforts. </w:t>
      </w:r>
    </w:p>
    <w:p w14:paraId="4A4B47BC" w14:textId="77777777" w:rsidR="004744AB" w:rsidRPr="004744AB" w:rsidRDefault="004744AB">
      <w:pPr>
        <w:rPr>
          <w:ins w:id="1525" w:author="Adrian Stier" w:date="2019-04-08T16:47:00Z"/>
          <w:rFonts w:ascii="Helvetica" w:hAnsi="Helvetica"/>
          <w:sz w:val="22"/>
          <w:szCs w:val="22"/>
        </w:rPr>
        <w:pPrChange w:id="1526" w:author="Adrian Stier" w:date="2020-12-04T07:09:00Z">
          <w:pPr>
            <w:spacing w:line="480" w:lineRule="auto"/>
          </w:pPr>
        </w:pPrChange>
      </w:pPr>
    </w:p>
    <w:p w14:paraId="1EB618B1" w14:textId="1EDE7752" w:rsidR="004744AB" w:rsidRPr="004744AB" w:rsidRDefault="004744AB" w:rsidP="00BF01EC">
      <w:pPr>
        <w:rPr>
          <w:ins w:id="1527" w:author="Adrian Stier" w:date="2019-04-08T16:46:00Z"/>
          <w:rFonts w:ascii="Helvetica" w:hAnsi="Helvetica"/>
          <w:sz w:val="22"/>
          <w:szCs w:val="22"/>
          <w:rPrChange w:id="1528" w:author="Adrian Stier" w:date="2019-04-08T16:47:00Z">
            <w:rPr>
              <w:ins w:id="1529" w:author="Adrian Stier" w:date="2019-04-08T16:46:00Z"/>
            </w:rPr>
          </w:rPrChange>
        </w:rPr>
      </w:pPr>
      <w:ins w:id="1530" w:author="Adrian Stier" w:date="2019-04-08T16:45:00Z">
        <w:r w:rsidRPr="004744AB">
          <w:rPr>
            <w:rFonts w:ascii="Helvetica" w:hAnsi="Helvetica"/>
            <w:sz w:val="22"/>
            <w:szCs w:val="22"/>
          </w:rPr>
          <w:t>A</w:t>
        </w:r>
        <w:r w:rsidRPr="00F533ED">
          <w:rPr>
            <w:rFonts w:ascii="Helvetica" w:hAnsi="Helvetica"/>
            <w:sz w:val="22"/>
            <w:szCs w:val="22"/>
          </w:rPr>
          <w:t>ll mod</w:t>
        </w:r>
        <w:r w:rsidRPr="004744AB">
          <w:rPr>
            <w:rFonts w:ascii="Helvetica" w:hAnsi="Helvetica"/>
            <w:sz w:val="22"/>
            <w:szCs w:val="22"/>
          </w:rPr>
          <w:t xml:space="preserve">eling was conducted in R 3.5.1 </w:t>
        </w:r>
      </w:ins>
      <w:r w:rsidR="00685D99">
        <w:rPr>
          <w:rFonts w:ascii="Helvetica" w:hAnsi="Helvetica"/>
          <w:sz w:val="22"/>
          <w:szCs w:val="22"/>
        </w:rPr>
        <w:fldChar w:fldCharType="begin"/>
      </w:r>
      <w:r w:rsidR="00685D99">
        <w:rPr>
          <w:rFonts w:ascii="Helvetica" w:hAnsi="Helvetica"/>
          <w:sz w:val="22"/>
          <w:szCs w:val="22"/>
        </w:rPr>
        <w:instrText xml:space="preserve"> ADDIN EN.CITE &lt;EndNote&gt;&lt;Cite&gt;&lt;Author&gt;R Development Core Team&lt;/Author&gt;&lt;Year&gt;2018&lt;/Year&gt;&lt;IDText&gt;R: A Language and Environment fo Statistical Computing&lt;/IDText&gt;&lt;DisplayText&gt;(13)&lt;/DisplayText&gt;&lt;record&gt;&lt;urls&gt;&lt;related-urls&gt;&lt;url&gt;&lt;style face="underline" font="default" size="100%"&gt;http:// www.R-project.org&lt;/style&gt;&lt;/url&gt;&lt;/related-urls&gt;&lt;/urls&gt;&lt;isbn&gt;3-900051-07-0&lt;/isbn&gt;&lt;titles&gt;&lt;title&gt;R: A Language and Environment fo Statistical Computing&lt;/title&gt;&lt;/titles&gt;&lt;contributors&gt;&lt;authors&gt;&lt;author&gt;R Development Core Team,&lt;/author&gt;&lt;/authors&gt;&lt;/contributors&gt;&lt;edition&gt;3.5.1&lt;/edition&gt;&lt;added-date format="utc"&gt;1588112790&lt;/added-date&gt;&lt;pub-location&gt;Vienna, Austria&lt;/pub-location&gt;&lt;ref-type name="Computer Program"&gt;9&lt;/ref-type&gt;&lt;dates&gt;&lt;year&gt;2018&lt;/year&gt;&lt;/dates&gt;&lt;rec-number&gt;4604&lt;/rec-number&gt;&lt;publisher&gt;R Foundation for Statistical Computing&lt;/publisher&gt;&lt;last-updated-date format="utc"&gt;1588112790&lt;/last-updated-date&gt;&lt;/record&gt;&lt;/Cite&gt;&lt;/EndNote&gt;</w:instrText>
      </w:r>
      <w:r w:rsidR="00685D99">
        <w:rPr>
          <w:rFonts w:ascii="Helvetica" w:hAnsi="Helvetica"/>
          <w:sz w:val="22"/>
          <w:szCs w:val="22"/>
        </w:rPr>
        <w:fldChar w:fldCharType="separate"/>
      </w:r>
      <w:r w:rsidR="00685D99">
        <w:rPr>
          <w:rFonts w:ascii="Helvetica" w:hAnsi="Helvetica"/>
          <w:noProof/>
          <w:sz w:val="22"/>
          <w:szCs w:val="22"/>
        </w:rPr>
        <w:t>(13)</w:t>
      </w:r>
      <w:r w:rsidR="00685D99">
        <w:rPr>
          <w:rFonts w:ascii="Helvetica" w:hAnsi="Helvetica"/>
          <w:sz w:val="22"/>
          <w:szCs w:val="22"/>
        </w:rPr>
        <w:fldChar w:fldCharType="end"/>
      </w:r>
      <w:ins w:id="1531" w:author="Adrian Stier" w:date="2019-04-08T16:46:00Z">
        <w:r w:rsidRPr="004744AB">
          <w:rPr>
            <w:rFonts w:ascii="Helvetica" w:hAnsi="Helvetica"/>
            <w:sz w:val="22"/>
            <w:szCs w:val="22"/>
          </w:rPr>
          <w:t xml:space="preserve">, and all code is available through a public </w:t>
        </w:r>
      </w:ins>
      <w:ins w:id="1532" w:author="Adrian Stier" w:date="2019-04-08T16:48:00Z">
        <w:r w:rsidR="00F533ED" w:rsidRPr="004744AB">
          <w:rPr>
            <w:rFonts w:ascii="Helvetica" w:hAnsi="Helvetica"/>
            <w:sz w:val="22"/>
            <w:szCs w:val="22"/>
          </w:rPr>
          <w:t>GitHub</w:t>
        </w:r>
      </w:ins>
      <w:ins w:id="1533" w:author="Adrian Stier" w:date="2019-04-08T16:46:00Z">
        <w:r w:rsidRPr="004744AB">
          <w:rPr>
            <w:rFonts w:ascii="Helvetica" w:hAnsi="Helvetica"/>
            <w:sz w:val="22"/>
            <w:szCs w:val="22"/>
          </w:rPr>
          <w:t xml:space="preserve"> repository here: </w:t>
        </w:r>
        <w:r w:rsidRPr="004744AB">
          <w:rPr>
            <w:rFonts w:ascii="Helvetica" w:hAnsi="Helvetica"/>
            <w:sz w:val="22"/>
            <w:szCs w:val="22"/>
            <w:rPrChange w:id="1534" w:author="Adrian Stier" w:date="2019-04-08T16:47:00Z">
              <w:rPr/>
            </w:rPrChange>
          </w:rPr>
          <w:fldChar w:fldCharType="begin"/>
        </w:r>
        <w:r w:rsidRPr="004744AB">
          <w:rPr>
            <w:rFonts w:ascii="Helvetica" w:hAnsi="Helvetica"/>
            <w:sz w:val="22"/>
            <w:szCs w:val="22"/>
            <w:rPrChange w:id="1535" w:author="Adrian Stier" w:date="2019-04-08T16:47:00Z">
              <w:rPr/>
            </w:rPrChange>
          </w:rPr>
          <w:instrText xml:space="preserve"> HYPERLINK "https://github.com/stier-lab/stier-2019-value-of-information" </w:instrText>
        </w:r>
        <w:r w:rsidRPr="004744AB">
          <w:rPr>
            <w:rFonts w:ascii="Helvetica" w:hAnsi="Helvetica"/>
            <w:sz w:val="22"/>
            <w:szCs w:val="22"/>
            <w:rPrChange w:id="1536" w:author="Adrian Stier" w:date="2019-04-08T16:47:00Z">
              <w:rPr/>
            </w:rPrChange>
          </w:rPr>
          <w:fldChar w:fldCharType="separate"/>
        </w:r>
        <w:r w:rsidRPr="004744AB">
          <w:rPr>
            <w:rStyle w:val="Hyperlink"/>
            <w:rFonts w:ascii="Helvetica" w:hAnsi="Helvetica"/>
            <w:sz w:val="22"/>
            <w:szCs w:val="22"/>
            <w:rPrChange w:id="1537" w:author="Adrian Stier" w:date="2019-04-08T16:47:00Z">
              <w:rPr>
                <w:rStyle w:val="Hyperlink"/>
              </w:rPr>
            </w:rPrChange>
          </w:rPr>
          <w:t>https://github.com/stier-lab/stier-2019-value-of-information</w:t>
        </w:r>
        <w:r w:rsidRPr="004744AB">
          <w:rPr>
            <w:rFonts w:ascii="Helvetica" w:hAnsi="Helvetica"/>
            <w:sz w:val="22"/>
            <w:szCs w:val="22"/>
            <w:rPrChange w:id="1538" w:author="Adrian Stier" w:date="2019-04-08T16:47:00Z">
              <w:rPr/>
            </w:rPrChange>
          </w:rPr>
          <w:fldChar w:fldCharType="end"/>
        </w:r>
      </w:ins>
      <w:ins w:id="1539" w:author="Adrian Stier" w:date="2019-04-08T16:48:00Z">
        <w:r w:rsidR="00F533ED">
          <w:rPr>
            <w:rFonts w:ascii="Helvetica" w:hAnsi="Helvetica"/>
            <w:sz w:val="22"/>
            <w:szCs w:val="22"/>
          </w:rPr>
          <w:t xml:space="preserve"> .</w:t>
        </w:r>
      </w:ins>
    </w:p>
    <w:p w14:paraId="2A03F4FC" w14:textId="39E611EF" w:rsidR="004744AB" w:rsidRPr="003805EE" w:rsidDel="004744AB" w:rsidRDefault="004744AB">
      <w:pPr>
        <w:rPr>
          <w:del w:id="1540" w:author="Adrian Stier" w:date="2019-04-08T16:46:00Z"/>
          <w:rFonts w:ascii="Helvetica" w:hAnsi="Helvetica"/>
          <w:sz w:val="22"/>
          <w:szCs w:val="22"/>
        </w:rPr>
        <w:pPrChange w:id="1541" w:author="Adrian Stier" w:date="2020-12-04T07:09:00Z">
          <w:pPr>
            <w:spacing w:line="480" w:lineRule="auto"/>
          </w:pPr>
        </w:pPrChange>
      </w:pPr>
    </w:p>
    <w:p w14:paraId="78063448" w14:textId="77777777" w:rsidR="00BA3468" w:rsidRPr="003805EE" w:rsidRDefault="00BA3468">
      <w:pPr>
        <w:rPr>
          <w:rFonts w:ascii="Helvetica" w:hAnsi="Helvetica"/>
          <w:b/>
          <w:sz w:val="22"/>
          <w:szCs w:val="22"/>
        </w:rPr>
        <w:pPrChange w:id="1542" w:author="Adrian Stier" w:date="2020-12-04T07:09:00Z">
          <w:pPr>
            <w:spacing w:line="480" w:lineRule="auto"/>
          </w:pPr>
        </w:pPrChange>
      </w:pPr>
    </w:p>
    <w:p w14:paraId="2110B268" w14:textId="57EBB6F2" w:rsidR="00767630" w:rsidRDefault="001477DE">
      <w:pPr>
        <w:rPr>
          <w:ins w:id="1543" w:author="Adrian Stier" w:date="2021-01-14T15:40:00Z"/>
          <w:rFonts w:ascii="Helvetica" w:hAnsi="Helvetica"/>
          <w:b/>
          <w:sz w:val="22"/>
          <w:szCs w:val="22"/>
        </w:rPr>
      </w:pPr>
      <w:r w:rsidRPr="003805EE">
        <w:rPr>
          <w:rFonts w:ascii="Helvetica" w:hAnsi="Helvetica"/>
          <w:b/>
          <w:sz w:val="22"/>
          <w:szCs w:val="22"/>
        </w:rPr>
        <w:t>SCENARIO</w:t>
      </w:r>
      <w:r w:rsidR="00173FA2" w:rsidRPr="003805EE">
        <w:rPr>
          <w:rFonts w:ascii="Helvetica" w:hAnsi="Helvetica"/>
          <w:b/>
          <w:sz w:val="22"/>
          <w:szCs w:val="22"/>
        </w:rPr>
        <w:t xml:space="preserve"> RESULT</w:t>
      </w:r>
      <w:r w:rsidRPr="003805EE">
        <w:rPr>
          <w:rFonts w:ascii="Helvetica" w:hAnsi="Helvetica"/>
          <w:b/>
          <w:sz w:val="22"/>
          <w:szCs w:val="22"/>
        </w:rPr>
        <w:t>S</w:t>
      </w:r>
      <w:r w:rsidR="006F314B" w:rsidRPr="003805EE">
        <w:rPr>
          <w:rFonts w:ascii="Helvetica" w:hAnsi="Helvetica"/>
          <w:b/>
          <w:sz w:val="22"/>
          <w:szCs w:val="22"/>
        </w:rPr>
        <w:t xml:space="preserve"> </w:t>
      </w:r>
      <w:r w:rsidR="00995761" w:rsidRPr="003805EE">
        <w:rPr>
          <w:rFonts w:ascii="Helvetica" w:hAnsi="Helvetica"/>
          <w:b/>
          <w:sz w:val="22"/>
          <w:szCs w:val="22"/>
        </w:rPr>
        <w:t xml:space="preserve"> </w:t>
      </w:r>
    </w:p>
    <w:p w14:paraId="5C066073" w14:textId="77777777" w:rsidR="000B362E" w:rsidRPr="003805EE" w:rsidRDefault="000B362E">
      <w:pPr>
        <w:rPr>
          <w:rFonts w:ascii="Helvetica" w:hAnsi="Helvetica"/>
          <w:b/>
          <w:sz w:val="22"/>
          <w:szCs w:val="22"/>
        </w:rPr>
        <w:pPrChange w:id="1544" w:author="Adrian Stier" w:date="2020-12-04T07:09:00Z">
          <w:pPr>
            <w:spacing w:line="480" w:lineRule="auto"/>
          </w:pPr>
        </w:pPrChange>
      </w:pPr>
    </w:p>
    <w:p w14:paraId="42289513" w14:textId="3D40DAA6" w:rsidR="00726D79" w:rsidRPr="003805EE" w:rsidRDefault="00D40542">
      <w:pPr>
        <w:rPr>
          <w:rFonts w:ascii="Helvetica" w:hAnsi="Helvetica"/>
          <w:i/>
          <w:sz w:val="22"/>
          <w:szCs w:val="22"/>
        </w:rPr>
        <w:pPrChange w:id="1545" w:author="Adrian Stier" w:date="2020-12-04T07:09:00Z">
          <w:pPr>
            <w:spacing w:line="480" w:lineRule="auto"/>
          </w:pPr>
        </w:pPrChange>
      </w:pPr>
      <w:r w:rsidRPr="003805EE">
        <w:rPr>
          <w:rFonts w:ascii="Helvetica" w:hAnsi="Helvetica"/>
          <w:i/>
          <w:sz w:val="22"/>
          <w:szCs w:val="22"/>
        </w:rPr>
        <w:t xml:space="preserve">Does the value of monitoring increase with </w:t>
      </w:r>
      <w:ins w:id="1546" w:author="Adrian Stier [2]" w:date="2021-01-15T08:17:00Z">
        <w:r w:rsidR="00541F1F">
          <w:rPr>
            <w:rFonts w:ascii="Helvetica" w:hAnsi="Helvetica"/>
            <w:i/>
            <w:sz w:val="22"/>
            <w:szCs w:val="22"/>
          </w:rPr>
          <w:t xml:space="preserve">higher </w:t>
        </w:r>
      </w:ins>
      <w:r w:rsidRPr="003805EE">
        <w:rPr>
          <w:rFonts w:ascii="Helvetica" w:hAnsi="Helvetica"/>
          <w:i/>
          <w:sz w:val="22"/>
          <w:szCs w:val="22"/>
        </w:rPr>
        <w:t>proximity to</w:t>
      </w:r>
      <w:r w:rsidR="00963D6B" w:rsidRPr="003805EE">
        <w:rPr>
          <w:rFonts w:ascii="Helvetica" w:hAnsi="Helvetica"/>
          <w:i/>
          <w:sz w:val="22"/>
          <w:szCs w:val="22"/>
        </w:rPr>
        <w:t xml:space="preserve"> a</w:t>
      </w:r>
      <w:r w:rsidRPr="003805EE">
        <w:rPr>
          <w:rFonts w:ascii="Helvetica" w:hAnsi="Helvetica"/>
          <w:i/>
          <w:sz w:val="22"/>
          <w:szCs w:val="22"/>
        </w:rPr>
        <w:t xml:space="preserve"> tipping point</w:t>
      </w:r>
      <w:r w:rsidR="00726D79" w:rsidRPr="003805EE">
        <w:rPr>
          <w:rFonts w:ascii="Helvetica" w:hAnsi="Helvetica"/>
          <w:i/>
          <w:sz w:val="22"/>
          <w:szCs w:val="22"/>
        </w:rPr>
        <w:t>?</w:t>
      </w:r>
      <w:ins w:id="1547" w:author="Tim Essington" w:date="2019-04-22T17:34:00Z">
        <w:r w:rsidR="00D67085">
          <w:rPr>
            <w:rFonts w:ascii="Helvetica" w:hAnsi="Helvetica"/>
            <w:i/>
            <w:sz w:val="22"/>
            <w:szCs w:val="22"/>
          </w:rPr>
          <w:t xml:space="preserve"> If not, why?</w:t>
        </w:r>
      </w:ins>
    </w:p>
    <w:p w14:paraId="57D369EF" w14:textId="6A41D437" w:rsidR="00BF53CA" w:rsidRPr="003805EE" w:rsidRDefault="006B7FDF">
      <w:pPr>
        <w:rPr>
          <w:rFonts w:ascii="Helvetica" w:hAnsi="Helvetica"/>
          <w:sz w:val="22"/>
          <w:szCs w:val="22"/>
        </w:rPr>
        <w:pPrChange w:id="1548" w:author="Adrian Stier" w:date="2020-12-04T07:09:00Z">
          <w:pPr>
            <w:spacing w:line="480" w:lineRule="auto"/>
          </w:pPr>
        </w:pPrChange>
      </w:pPr>
      <w:r w:rsidRPr="003805EE">
        <w:rPr>
          <w:rFonts w:ascii="Helvetica" w:hAnsi="Helvetica"/>
          <w:sz w:val="22"/>
          <w:szCs w:val="22"/>
        </w:rPr>
        <w:t xml:space="preserve">Our results suggest </w:t>
      </w:r>
      <w:ins w:id="1549" w:author="Adrian Stier [2]" w:date="2021-01-15T07:59:00Z">
        <w:r w:rsidR="00E53A8D">
          <w:rPr>
            <w:rFonts w:ascii="Helvetica" w:hAnsi="Helvetica"/>
            <w:sz w:val="22"/>
            <w:szCs w:val="22"/>
          </w:rPr>
          <w:t xml:space="preserve">higher </w:t>
        </w:r>
      </w:ins>
      <w:ins w:id="1550" w:author="Adrian Stier [2]" w:date="2021-01-15T07:58:00Z">
        <w:r w:rsidR="0055202A">
          <w:rPr>
            <w:rFonts w:ascii="Helvetica" w:hAnsi="Helvetica"/>
            <w:sz w:val="22"/>
            <w:szCs w:val="22"/>
          </w:rPr>
          <w:t xml:space="preserve">monitoring </w:t>
        </w:r>
      </w:ins>
      <w:del w:id="1551" w:author="Adrian Stier [2]" w:date="2021-01-15T07:59:00Z">
        <w:r w:rsidRPr="003805EE" w:rsidDel="00E53A8D">
          <w:rPr>
            <w:rFonts w:ascii="Helvetica" w:hAnsi="Helvetica"/>
            <w:sz w:val="22"/>
            <w:szCs w:val="22"/>
          </w:rPr>
          <w:delText xml:space="preserve">information </w:delText>
        </w:r>
      </w:del>
      <w:ins w:id="1552" w:author="Adrian Stier [2]" w:date="2021-01-15T07:59:00Z">
        <w:r w:rsidR="00E53A8D">
          <w:rPr>
            <w:rFonts w:ascii="Helvetica" w:hAnsi="Helvetica"/>
            <w:sz w:val="22"/>
            <w:szCs w:val="22"/>
          </w:rPr>
          <w:t>precision always leads to higher economic value</w:t>
        </w:r>
      </w:ins>
      <w:ins w:id="1553" w:author="Adrian Stier [2]" w:date="2021-01-15T08:01:00Z">
        <w:r w:rsidR="00B066A7">
          <w:rPr>
            <w:rFonts w:ascii="Helvetica" w:hAnsi="Helvetica"/>
            <w:sz w:val="22"/>
            <w:szCs w:val="22"/>
          </w:rPr>
          <w:t xml:space="preserve"> (Fig. </w:t>
        </w:r>
      </w:ins>
      <w:ins w:id="1554" w:author="Adrian Stier [2]" w:date="2021-01-15T08:02:00Z">
        <w:r w:rsidR="00E56DF6">
          <w:rPr>
            <w:rFonts w:ascii="Helvetica" w:hAnsi="Helvetica"/>
            <w:sz w:val="22"/>
            <w:szCs w:val="22"/>
          </w:rPr>
          <w:t>3</w:t>
        </w:r>
      </w:ins>
      <w:ins w:id="1555" w:author="Adrian Stier [2]" w:date="2021-01-15T08:01:00Z">
        <w:r w:rsidR="00B066A7">
          <w:rPr>
            <w:rFonts w:ascii="Helvetica" w:hAnsi="Helvetica"/>
            <w:sz w:val="22"/>
            <w:szCs w:val="22"/>
          </w:rPr>
          <w:t>)</w:t>
        </w:r>
      </w:ins>
      <w:ins w:id="1556" w:author="Adrian Stier [2]" w:date="2021-01-15T07:59:00Z">
        <w:r w:rsidR="00E53A8D">
          <w:rPr>
            <w:rFonts w:ascii="Helvetica" w:hAnsi="Helvetica"/>
            <w:sz w:val="22"/>
            <w:szCs w:val="22"/>
          </w:rPr>
          <w:t xml:space="preserve">. However, the return on </w:t>
        </w:r>
      </w:ins>
      <w:ins w:id="1557" w:author="Adrian Stier [2]" w:date="2021-01-15T08:00:00Z">
        <w:r w:rsidR="00E53A8D">
          <w:rPr>
            <w:rFonts w:ascii="Helvetica" w:hAnsi="Helvetica"/>
            <w:sz w:val="22"/>
            <w:szCs w:val="22"/>
          </w:rPr>
          <w:t xml:space="preserve">very precise </w:t>
        </w:r>
      </w:ins>
      <w:ins w:id="1558" w:author="Adrian Stier [2]" w:date="2021-01-15T07:59:00Z">
        <w:r w:rsidR="00E53A8D">
          <w:rPr>
            <w:rFonts w:ascii="Helvetica" w:hAnsi="Helvetica"/>
            <w:sz w:val="22"/>
            <w:szCs w:val="22"/>
          </w:rPr>
          <w:t>m</w:t>
        </w:r>
      </w:ins>
      <w:ins w:id="1559" w:author="Adrian Stier [2]" w:date="2021-01-15T08:00:00Z">
        <w:r w:rsidR="00E53A8D">
          <w:rPr>
            <w:rFonts w:ascii="Helvetica" w:hAnsi="Helvetica"/>
            <w:sz w:val="22"/>
            <w:szCs w:val="22"/>
          </w:rPr>
          <w:t xml:space="preserve">onitoring investment is low when harvest rates are very low, because low harvest rates are </w:t>
        </w:r>
        <w:r w:rsidR="00B066A7">
          <w:rPr>
            <w:rFonts w:ascii="Helvetica" w:hAnsi="Helvetica"/>
            <w:sz w:val="22"/>
            <w:szCs w:val="22"/>
          </w:rPr>
          <w:t>typically associated with very high biomass</w:t>
        </w:r>
      </w:ins>
      <w:ins w:id="1560" w:author="Adrian Stier [2]" w:date="2021-01-15T08:03:00Z">
        <w:r w:rsidR="00E56DF6">
          <w:rPr>
            <w:rFonts w:ascii="Helvetica" w:hAnsi="Helvetica"/>
            <w:sz w:val="22"/>
            <w:szCs w:val="22"/>
          </w:rPr>
          <w:t>.</w:t>
        </w:r>
      </w:ins>
      <w:ins w:id="1561" w:author="Adrian Stier [2]" w:date="2021-01-15T08:00:00Z">
        <w:r w:rsidR="00B066A7">
          <w:rPr>
            <w:rFonts w:ascii="Helvetica" w:hAnsi="Helvetica"/>
            <w:sz w:val="22"/>
            <w:szCs w:val="22"/>
          </w:rPr>
          <w:t xml:space="preserve"> </w:t>
        </w:r>
      </w:ins>
      <w:ins w:id="1562" w:author="Adrian Stier [2]" w:date="2021-01-15T08:03:00Z">
        <w:r w:rsidR="00E56DF6">
          <w:rPr>
            <w:rFonts w:ascii="Helvetica" w:hAnsi="Helvetica"/>
            <w:sz w:val="22"/>
            <w:szCs w:val="22"/>
          </w:rPr>
          <w:t>E</w:t>
        </w:r>
      </w:ins>
      <w:ins w:id="1563" w:author="Adrian Stier [2]" w:date="2021-01-15T08:00:00Z">
        <w:r w:rsidR="00B066A7">
          <w:rPr>
            <w:rFonts w:ascii="Helvetica" w:hAnsi="Helvetica"/>
            <w:sz w:val="22"/>
            <w:szCs w:val="22"/>
          </w:rPr>
          <w:t xml:space="preserve">ven when monitoring is imprecise, </w:t>
        </w:r>
      </w:ins>
      <w:ins w:id="1564" w:author="Adrian Stier [2]" w:date="2021-01-15T08:03:00Z">
        <w:r w:rsidR="00E56DF6">
          <w:rPr>
            <w:rFonts w:ascii="Helvetica" w:hAnsi="Helvetica"/>
            <w:sz w:val="22"/>
            <w:szCs w:val="22"/>
          </w:rPr>
          <w:t xml:space="preserve">very </w:t>
        </w:r>
      </w:ins>
      <w:ins w:id="1565" w:author="Adrian Stier [2]" w:date="2021-01-15T08:01:00Z">
        <w:r w:rsidR="00B066A7">
          <w:rPr>
            <w:rFonts w:ascii="Helvetica" w:hAnsi="Helvetica"/>
            <w:sz w:val="22"/>
            <w:szCs w:val="22"/>
          </w:rPr>
          <w:t xml:space="preserve">conservative harvest rates </w:t>
        </w:r>
      </w:ins>
      <w:ins w:id="1566" w:author="Adrian Stier [2]" w:date="2021-01-15T08:03:00Z">
        <w:r w:rsidR="00E56DF6">
          <w:rPr>
            <w:rFonts w:ascii="Helvetica" w:hAnsi="Helvetica"/>
            <w:sz w:val="22"/>
            <w:szCs w:val="22"/>
          </w:rPr>
          <w:t xml:space="preserve">still </w:t>
        </w:r>
      </w:ins>
      <w:ins w:id="1567" w:author="Adrian Stier [2]" w:date="2021-01-15T08:01:00Z">
        <w:r w:rsidR="00B066A7">
          <w:rPr>
            <w:rFonts w:ascii="Helvetica" w:hAnsi="Helvetica"/>
            <w:sz w:val="22"/>
            <w:szCs w:val="22"/>
          </w:rPr>
          <w:t>lead to very high relative resource biomass through time. The value of precise monitoring</w:t>
        </w:r>
      </w:ins>
      <w:ins w:id="1568" w:author="Adrian Stier [2]" w:date="2021-01-15T08:03:00Z">
        <w:r w:rsidR="00E56DF6">
          <w:rPr>
            <w:rFonts w:ascii="Helvetica" w:hAnsi="Helvetica"/>
            <w:sz w:val="22"/>
            <w:szCs w:val="22"/>
          </w:rPr>
          <w:t xml:space="preserve"> increases substantially </w:t>
        </w:r>
      </w:ins>
      <w:ins w:id="1569" w:author="Adrian Stier [2]" w:date="2021-01-15T08:05:00Z">
        <w:r w:rsidR="001818F9">
          <w:rPr>
            <w:rFonts w:ascii="Helvetica" w:hAnsi="Helvetica"/>
            <w:sz w:val="22"/>
            <w:szCs w:val="22"/>
          </w:rPr>
          <w:t xml:space="preserve">as </w:t>
        </w:r>
      </w:ins>
      <w:ins w:id="1570" w:author="Adrian Stier [2]" w:date="2021-01-15T08:13:00Z">
        <w:r w:rsidR="003A4121">
          <w:rPr>
            <w:rFonts w:ascii="Helvetica" w:hAnsi="Helvetica"/>
            <w:sz w:val="22"/>
            <w:szCs w:val="22"/>
          </w:rPr>
          <w:t>the resource</w:t>
        </w:r>
      </w:ins>
      <w:ins w:id="1571" w:author="Adrian Stier [2]" w:date="2021-01-15T08:05:00Z">
        <w:r w:rsidR="001818F9">
          <w:rPr>
            <w:rFonts w:ascii="Helvetica" w:hAnsi="Helvetica"/>
            <w:sz w:val="22"/>
            <w:szCs w:val="22"/>
          </w:rPr>
          <w:t xml:space="preserve"> </w:t>
        </w:r>
      </w:ins>
      <w:ins w:id="1572" w:author="Adrian Stier [2]" w:date="2021-01-15T08:13:00Z">
        <w:r w:rsidR="003A4121">
          <w:rPr>
            <w:rFonts w:ascii="Helvetica" w:hAnsi="Helvetica"/>
            <w:sz w:val="22"/>
            <w:szCs w:val="22"/>
          </w:rPr>
          <w:t>spends increasing amount of time at low biomass and</w:t>
        </w:r>
      </w:ins>
      <w:ins w:id="1573" w:author="Adrian Stier [2]" w:date="2021-01-15T08:14:00Z">
        <w:r w:rsidR="003A4121">
          <w:rPr>
            <w:rFonts w:ascii="Helvetica" w:hAnsi="Helvetica"/>
            <w:sz w:val="22"/>
            <w:szCs w:val="22"/>
          </w:rPr>
          <w:t xml:space="preserve"> at higher risk of collapse</w:t>
        </w:r>
      </w:ins>
      <w:ins w:id="1574" w:author="Adrian Stier [2]" w:date="2021-01-15T08:04:00Z">
        <w:r w:rsidR="00E56DF6">
          <w:rPr>
            <w:rFonts w:ascii="Helvetica" w:hAnsi="Helvetica"/>
            <w:sz w:val="22"/>
            <w:szCs w:val="22"/>
          </w:rPr>
          <w:t xml:space="preserve">. </w:t>
        </w:r>
      </w:ins>
      <w:ins w:id="1575" w:author="Adrian Stier [2]" w:date="2021-01-15T08:06:00Z">
        <w:r w:rsidR="001818F9">
          <w:rPr>
            <w:rFonts w:ascii="Helvetica" w:hAnsi="Helvetica"/>
            <w:sz w:val="22"/>
            <w:szCs w:val="22"/>
          </w:rPr>
          <w:t xml:space="preserve">However, the </w:t>
        </w:r>
      </w:ins>
      <w:ins w:id="1576" w:author="Adrian Stier [2]" w:date="2021-01-15T08:14:00Z">
        <w:r w:rsidR="00310006">
          <w:rPr>
            <w:rFonts w:ascii="Helvetica" w:hAnsi="Helvetica"/>
            <w:sz w:val="22"/>
            <w:szCs w:val="22"/>
          </w:rPr>
          <w:t xml:space="preserve">relative </w:t>
        </w:r>
      </w:ins>
      <w:ins w:id="1577" w:author="Adrian Stier [2]" w:date="2021-01-15T08:06:00Z">
        <w:r w:rsidR="001818F9">
          <w:rPr>
            <w:rFonts w:ascii="Helvetica" w:hAnsi="Helvetica"/>
            <w:sz w:val="22"/>
            <w:szCs w:val="22"/>
          </w:rPr>
          <w:t xml:space="preserve">benefits of heavy monitoring decline </w:t>
        </w:r>
      </w:ins>
      <w:ins w:id="1578" w:author="Adrian Stier [2]" w:date="2021-01-15T08:14:00Z">
        <w:r w:rsidR="00310006">
          <w:rPr>
            <w:rFonts w:ascii="Helvetica" w:hAnsi="Helvetica"/>
            <w:sz w:val="22"/>
            <w:szCs w:val="22"/>
          </w:rPr>
          <w:t xml:space="preserve">somewhat </w:t>
        </w:r>
      </w:ins>
      <w:ins w:id="1579" w:author="Adrian Stier [2]" w:date="2021-01-15T08:06:00Z">
        <w:r w:rsidR="001818F9">
          <w:rPr>
            <w:rFonts w:ascii="Helvetica" w:hAnsi="Helvetica"/>
            <w:sz w:val="22"/>
            <w:szCs w:val="22"/>
          </w:rPr>
          <w:t xml:space="preserve">as populations spend increasingly high amounts of time </w:t>
        </w:r>
      </w:ins>
      <w:ins w:id="1580" w:author="Adrian Stier [2]" w:date="2021-01-15T08:08:00Z">
        <w:r w:rsidR="003A4121">
          <w:rPr>
            <w:rFonts w:ascii="Helvetica" w:hAnsi="Helvetica"/>
            <w:sz w:val="22"/>
            <w:szCs w:val="22"/>
          </w:rPr>
          <w:t>overharvested</w:t>
        </w:r>
      </w:ins>
      <w:ins w:id="1581" w:author="Adrian Stier [2]" w:date="2021-01-15T08:14:00Z">
        <w:r w:rsidR="00310006">
          <w:rPr>
            <w:rFonts w:ascii="Helvetica" w:hAnsi="Helvetica"/>
            <w:sz w:val="22"/>
            <w:szCs w:val="22"/>
          </w:rPr>
          <w:t xml:space="preserve"> at very high harvest rates &gt;</w:t>
        </w:r>
      </w:ins>
      <w:ins w:id="1582" w:author="Adrian Stier [2]" w:date="2021-01-15T08:15:00Z">
        <w:r w:rsidR="00310006">
          <w:rPr>
            <w:rFonts w:ascii="Helvetica" w:hAnsi="Helvetica"/>
            <w:sz w:val="22"/>
            <w:szCs w:val="22"/>
          </w:rPr>
          <w:t>1.0*</w:t>
        </w:r>
      </w:ins>
      <w:proofErr w:type="spellStart"/>
      <w:ins w:id="1583" w:author="Adrian Stier [2]" w:date="2021-01-15T08:14:00Z">
        <w:r w:rsidR="00310006">
          <w:rPr>
            <w:rFonts w:ascii="Helvetica" w:hAnsi="Helvetica"/>
            <w:i/>
            <w:iCs/>
            <w:sz w:val="22"/>
            <w:szCs w:val="22"/>
          </w:rPr>
          <w:t>H</w:t>
        </w:r>
        <w:r w:rsidR="00310006" w:rsidRPr="00310006">
          <w:rPr>
            <w:rFonts w:ascii="Helvetica" w:hAnsi="Helvetica"/>
            <w:i/>
            <w:iCs/>
            <w:sz w:val="22"/>
            <w:szCs w:val="22"/>
            <w:vertAlign w:val="subscript"/>
            <w:rPrChange w:id="1584" w:author="Adrian Stier [2]" w:date="2021-01-15T08:14:00Z">
              <w:rPr>
                <w:rFonts w:ascii="Helvetica" w:hAnsi="Helvetica"/>
                <w:sz w:val="22"/>
                <w:szCs w:val="22"/>
              </w:rPr>
            </w:rPrChange>
          </w:rPr>
          <w:t>msy</w:t>
        </w:r>
      </w:ins>
      <w:proofErr w:type="spellEnd"/>
      <w:ins w:id="1585" w:author="Adrian Stier [2]" w:date="2021-01-15T08:08:00Z">
        <w:r w:rsidR="003A4121" w:rsidRPr="00310006">
          <w:rPr>
            <w:rFonts w:ascii="Helvetica" w:hAnsi="Helvetica"/>
            <w:sz w:val="22"/>
            <w:szCs w:val="22"/>
            <w:vertAlign w:val="subscript"/>
            <w:rPrChange w:id="1586" w:author="Adrian Stier [2]" w:date="2021-01-15T08:14:00Z">
              <w:rPr>
                <w:rFonts w:ascii="Helvetica" w:hAnsi="Helvetica"/>
                <w:sz w:val="22"/>
                <w:szCs w:val="22"/>
              </w:rPr>
            </w:rPrChange>
          </w:rPr>
          <w:t>.</w:t>
        </w:r>
        <w:r w:rsidR="003A4121">
          <w:rPr>
            <w:rFonts w:ascii="Helvetica" w:hAnsi="Helvetica"/>
            <w:sz w:val="22"/>
            <w:szCs w:val="22"/>
          </w:rPr>
          <w:t xml:space="preserve"> Thus</w:t>
        </w:r>
      </w:ins>
      <w:ins w:id="1587" w:author="Adrian Stier [2]" w:date="2021-01-15T08:15:00Z">
        <w:r w:rsidR="00310006">
          <w:rPr>
            <w:rFonts w:ascii="Helvetica" w:hAnsi="Helvetica"/>
            <w:sz w:val="22"/>
            <w:szCs w:val="22"/>
          </w:rPr>
          <w:t>,</w:t>
        </w:r>
      </w:ins>
      <w:del w:id="1588" w:author="Adrian Stier [2]" w:date="2021-01-15T08:08:00Z">
        <w:r w:rsidRPr="003805EE" w:rsidDel="003A4121">
          <w:rPr>
            <w:rFonts w:ascii="Helvetica" w:hAnsi="Helvetica"/>
            <w:sz w:val="22"/>
            <w:szCs w:val="22"/>
          </w:rPr>
          <w:delText>increases in value as the</w:delText>
        </w:r>
        <w:r w:rsidR="00A053EC" w:rsidRPr="003805EE" w:rsidDel="003A4121">
          <w:rPr>
            <w:rFonts w:ascii="Helvetica" w:hAnsi="Helvetica"/>
            <w:sz w:val="22"/>
            <w:szCs w:val="22"/>
          </w:rPr>
          <w:delText xml:space="preserve"> system state </w:delText>
        </w:r>
        <w:r w:rsidRPr="003805EE" w:rsidDel="003A4121">
          <w:rPr>
            <w:rFonts w:ascii="Helvetica" w:hAnsi="Helvetica"/>
            <w:sz w:val="22"/>
            <w:szCs w:val="22"/>
          </w:rPr>
          <w:delText xml:space="preserve">approaches a </w:delText>
        </w:r>
        <w:r w:rsidR="0051088D" w:rsidRPr="003805EE" w:rsidDel="003A4121">
          <w:rPr>
            <w:rFonts w:ascii="Helvetica" w:hAnsi="Helvetica"/>
            <w:sz w:val="22"/>
            <w:szCs w:val="22"/>
          </w:rPr>
          <w:delText xml:space="preserve">limit reference point </w:delText>
        </w:r>
        <w:r w:rsidRPr="003805EE" w:rsidDel="003A4121">
          <w:rPr>
            <w:rFonts w:ascii="Helvetica" w:hAnsi="Helvetica"/>
            <w:sz w:val="22"/>
            <w:szCs w:val="22"/>
          </w:rPr>
          <w:delText>and peaks at the</w:delText>
        </w:r>
        <w:r w:rsidR="00A053EC" w:rsidRPr="003805EE" w:rsidDel="003A4121">
          <w:rPr>
            <w:rFonts w:ascii="Helvetica" w:hAnsi="Helvetica"/>
            <w:sz w:val="22"/>
            <w:szCs w:val="22"/>
          </w:rPr>
          <w:delText xml:space="preserve"> tipping point </w:delText>
        </w:r>
        <w:r w:rsidR="00055424" w:rsidRPr="003805EE" w:rsidDel="003A4121">
          <w:rPr>
            <w:rFonts w:ascii="Helvetica" w:hAnsi="Helvetica"/>
            <w:sz w:val="22"/>
            <w:szCs w:val="22"/>
          </w:rPr>
          <w:delText xml:space="preserve">(Fig. </w:delText>
        </w:r>
      </w:del>
      <w:del w:id="1589" w:author="Adrian Stier [2]" w:date="2021-01-15T07:58:00Z">
        <w:r w:rsidR="002F1AC5" w:rsidRPr="003805EE" w:rsidDel="00402051">
          <w:rPr>
            <w:rFonts w:ascii="Helvetica" w:hAnsi="Helvetica"/>
            <w:sz w:val="22"/>
            <w:szCs w:val="22"/>
          </w:rPr>
          <w:delText>2</w:delText>
        </w:r>
      </w:del>
      <w:del w:id="1590" w:author="Adrian Stier [2]" w:date="2021-01-15T08:08:00Z">
        <w:r w:rsidR="00055424" w:rsidRPr="003805EE" w:rsidDel="003A4121">
          <w:rPr>
            <w:rFonts w:ascii="Helvetica" w:hAnsi="Helvetica"/>
            <w:sz w:val="22"/>
            <w:szCs w:val="22"/>
          </w:rPr>
          <w:delText xml:space="preserve">). </w:delText>
        </w:r>
        <w:r w:rsidR="00A15F36" w:rsidRPr="003805EE" w:rsidDel="003A4121">
          <w:rPr>
            <w:rFonts w:ascii="Helvetica" w:hAnsi="Helvetica"/>
            <w:sz w:val="22"/>
            <w:szCs w:val="22"/>
          </w:rPr>
          <w:delText>Although</w:delText>
        </w:r>
      </w:del>
      <w:r w:rsidR="00A15F36" w:rsidRPr="003805EE">
        <w:rPr>
          <w:rFonts w:ascii="Helvetica" w:hAnsi="Helvetica"/>
          <w:sz w:val="22"/>
          <w:szCs w:val="22"/>
        </w:rPr>
        <w:t xml:space="preserve"> heavy harvest rates increase the probability of the system tipping</w:t>
      </w:r>
      <w:ins w:id="1591" w:author="Adrian Stier [2]" w:date="2021-01-15T08:15:00Z">
        <w:r w:rsidR="00310006">
          <w:rPr>
            <w:rFonts w:ascii="Helvetica" w:hAnsi="Helvetica"/>
            <w:sz w:val="22"/>
            <w:szCs w:val="22"/>
          </w:rPr>
          <w:t xml:space="preserve">, but </w:t>
        </w:r>
      </w:ins>
      <w:del w:id="1592" w:author="Adrian Stier [2]" w:date="2021-01-15T08:15:00Z">
        <w:r w:rsidR="00A15F36" w:rsidRPr="003805EE" w:rsidDel="00310006">
          <w:rPr>
            <w:rFonts w:ascii="Helvetica" w:hAnsi="Helvetica"/>
            <w:sz w:val="22"/>
            <w:szCs w:val="22"/>
          </w:rPr>
          <w:delText xml:space="preserve"> </w:delText>
        </w:r>
      </w:del>
      <w:del w:id="1593" w:author="Adrian Stier [2]" w:date="2021-01-15T08:09:00Z">
        <w:r w:rsidR="00137A9E" w:rsidRPr="003805EE" w:rsidDel="003A4121">
          <w:rPr>
            <w:rFonts w:ascii="Helvetica" w:hAnsi="Helvetica"/>
            <w:sz w:val="22"/>
            <w:szCs w:val="22"/>
          </w:rPr>
          <w:delText>(</w:delText>
        </w:r>
        <w:r w:rsidR="00CD0F89" w:rsidDel="003A4121">
          <w:rPr>
            <w:rFonts w:ascii="Helvetica" w:hAnsi="Helvetica"/>
            <w:sz w:val="22"/>
            <w:szCs w:val="22"/>
          </w:rPr>
          <w:delText>see el</w:delText>
        </w:r>
        <w:r w:rsidR="00E50F84" w:rsidDel="003A4121">
          <w:rPr>
            <w:rFonts w:ascii="Helvetica" w:hAnsi="Helvetica"/>
            <w:sz w:val="22"/>
            <w:szCs w:val="22"/>
          </w:rPr>
          <w:delText xml:space="preserve">ectronic supplementary material, </w:delText>
        </w:r>
        <w:r w:rsidR="00137A9E" w:rsidRPr="003805EE" w:rsidDel="003A4121">
          <w:rPr>
            <w:rFonts w:ascii="Helvetica" w:hAnsi="Helvetica"/>
            <w:sz w:val="22"/>
            <w:szCs w:val="22"/>
          </w:rPr>
          <w:delText>Fig.</w:delText>
        </w:r>
        <w:r w:rsidR="00A15F36" w:rsidRPr="003805EE" w:rsidDel="003A4121">
          <w:rPr>
            <w:rFonts w:ascii="Helvetica" w:hAnsi="Helvetica"/>
            <w:sz w:val="22"/>
            <w:szCs w:val="22"/>
          </w:rPr>
          <w:delText xml:space="preserve"> </w:delText>
        </w:r>
        <w:r w:rsidR="002F1AC5" w:rsidRPr="003805EE" w:rsidDel="003A4121">
          <w:rPr>
            <w:rFonts w:ascii="Helvetica" w:hAnsi="Helvetica"/>
            <w:sz w:val="22"/>
            <w:szCs w:val="22"/>
          </w:rPr>
          <w:delText>S1</w:delText>
        </w:r>
        <w:r w:rsidR="00137A9E" w:rsidRPr="003805EE" w:rsidDel="003A4121">
          <w:rPr>
            <w:rFonts w:ascii="Helvetica" w:hAnsi="Helvetica"/>
            <w:sz w:val="22"/>
            <w:szCs w:val="22"/>
          </w:rPr>
          <w:delText>)</w:delText>
        </w:r>
        <w:r w:rsidR="00A15F36" w:rsidRPr="003805EE" w:rsidDel="003A4121">
          <w:rPr>
            <w:rFonts w:ascii="Helvetica" w:hAnsi="Helvetica"/>
            <w:sz w:val="22"/>
            <w:szCs w:val="22"/>
          </w:rPr>
          <w:delText>,</w:delText>
        </w:r>
        <w:r w:rsidR="00137A9E" w:rsidRPr="003805EE" w:rsidDel="003A4121">
          <w:rPr>
            <w:rFonts w:ascii="Helvetica" w:hAnsi="Helvetica"/>
            <w:sz w:val="22"/>
            <w:szCs w:val="22"/>
          </w:rPr>
          <w:delText xml:space="preserve"> </w:delText>
        </w:r>
      </w:del>
      <w:r w:rsidR="00A15F36" w:rsidRPr="003805EE">
        <w:rPr>
          <w:rFonts w:ascii="Helvetica" w:hAnsi="Helvetica"/>
          <w:sz w:val="22"/>
          <w:szCs w:val="22"/>
        </w:rPr>
        <w:t xml:space="preserve">they </w:t>
      </w:r>
      <w:del w:id="1594" w:author="Adrian Stier [2]" w:date="2021-01-15T08:15:00Z">
        <w:r w:rsidR="00A15F36" w:rsidRPr="003805EE" w:rsidDel="00310006">
          <w:rPr>
            <w:rFonts w:ascii="Helvetica" w:hAnsi="Helvetica"/>
            <w:sz w:val="22"/>
            <w:szCs w:val="22"/>
          </w:rPr>
          <w:delText xml:space="preserve">also </w:delText>
        </w:r>
      </w:del>
      <w:r w:rsidR="00A15F36" w:rsidRPr="003805EE">
        <w:rPr>
          <w:rFonts w:ascii="Helvetica" w:hAnsi="Helvetica"/>
          <w:sz w:val="22"/>
          <w:szCs w:val="22"/>
        </w:rPr>
        <w:t xml:space="preserve">can </w:t>
      </w:r>
      <w:del w:id="1595" w:author="Adrian Stier [2]" w:date="2021-01-15T08:15:00Z">
        <w:r w:rsidR="00A15F36" w:rsidRPr="003805EE" w:rsidDel="00310006">
          <w:rPr>
            <w:rFonts w:ascii="Helvetica" w:hAnsi="Helvetica"/>
            <w:sz w:val="22"/>
            <w:szCs w:val="22"/>
          </w:rPr>
          <w:delText xml:space="preserve">be </w:delText>
        </w:r>
      </w:del>
      <w:ins w:id="1596" w:author="Adrian Stier [2]" w:date="2021-01-15T08:15:00Z">
        <w:r w:rsidR="00310006">
          <w:rPr>
            <w:rFonts w:ascii="Helvetica" w:hAnsi="Helvetica"/>
            <w:sz w:val="22"/>
            <w:szCs w:val="22"/>
          </w:rPr>
          <w:t>remain</w:t>
        </w:r>
        <w:r w:rsidR="00310006" w:rsidRPr="003805EE">
          <w:rPr>
            <w:rFonts w:ascii="Helvetica" w:hAnsi="Helvetica"/>
            <w:sz w:val="22"/>
            <w:szCs w:val="22"/>
          </w:rPr>
          <w:t xml:space="preserve"> </w:t>
        </w:r>
      </w:ins>
      <w:r w:rsidR="00A15F36" w:rsidRPr="003805EE">
        <w:rPr>
          <w:rFonts w:ascii="Helvetica" w:hAnsi="Helvetica"/>
          <w:sz w:val="22"/>
          <w:szCs w:val="22"/>
        </w:rPr>
        <w:t>profitable if the ecosystem is monitored carefully.</w:t>
      </w:r>
      <w:ins w:id="1597" w:author="Adrian Stier [2]" w:date="2021-01-15T08:15:00Z">
        <w:r w:rsidR="00310006">
          <w:rPr>
            <w:rFonts w:ascii="Helvetica" w:hAnsi="Helvetica"/>
            <w:sz w:val="22"/>
            <w:szCs w:val="22"/>
          </w:rPr>
          <w:t xml:space="preserve"> Though those highest harvest rates carry an increased risk of collapse</w:t>
        </w:r>
      </w:ins>
      <w:commentRangeStart w:id="1598"/>
      <w:commentRangeEnd w:id="1598"/>
      <w:ins w:id="1599" w:author="Adrian Stier [2]" w:date="2021-01-15T08:16:00Z">
        <w:r w:rsidR="00310006">
          <w:rPr>
            <w:rStyle w:val="CommentReference"/>
            <w:rFonts w:asciiTheme="minorHAnsi" w:eastAsiaTheme="minorEastAsia" w:hAnsiTheme="minorHAnsi" w:cstheme="minorBidi"/>
            <w:lang w:eastAsia="ja-JP"/>
          </w:rPr>
          <w:commentReference w:id="1598"/>
        </w:r>
      </w:ins>
      <w:ins w:id="1600" w:author="Adrian Stier [2]" w:date="2021-01-15T08:15:00Z">
        <w:r w:rsidR="00310006">
          <w:rPr>
            <w:rFonts w:ascii="Helvetica" w:hAnsi="Helvetica"/>
            <w:sz w:val="22"/>
            <w:szCs w:val="22"/>
          </w:rPr>
          <w:t>.</w:t>
        </w:r>
      </w:ins>
      <w:r w:rsidR="00A15F36" w:rsidRPr="003805EE">
        <w:rPr>
          <w:rFonts w:ascii="Helvetica" w:hAnsi="Helvetica"/>
          <w:sz w:val="22"/>
          <w:szCs w:val="22"/>
        </w:rPr>
        <w:t xml:space="preserve"> </w:t>
      </w:r>
      <w:del w:id="1601" w:author="Adrian Stier [2]" w:date="2021-01-15T08:16:00Z">
        <w:r w:rsidR="00A15F36" w:rsidRPr="003805EE" w:rsidDel="00310006">
          <w:rPr>
            <w:rFonts w:ascii="Helvetica" w:hAnsi="Helvetica"/>
            <w:sz w:val="22"/>
            <w:szCs w:val="22"/>
          </w:rPr>
          <w:delText>Therefore</w:delText>
        </w:r>
        <w:r w:rsidR="00CA4F64" w:rsidRPr="003805EE" w:rsidDel="00310006">
          <w:rPr>
            <w:rFonts w:ascii="Helvetica" w:hAnsi="Helvetica"/>
            <w:sz w:val="22"/>
            <w:szCs w:val="22"/>
          </w:rPr>
          <w:delText>,</w:delText>
        </w:r>
        <w:r w:rsidR="00137A9E" w:rsidRPr="003805EE" w:rsidDel="00310006">
          <w:rPr>
            <w:rFonts w:ascii="Helvetica" w:hAnsi="Helvetica"/>
            <w:sz w:val="22"/>
            <w:szCs w:val="22"/>
          </w:rPr>
          <w:delText xml:space="preserve"> the value of information covaries </w:delText>
        </w:r>
        <w:r w:rsidR="00A20189" w:rsidRPr="003805EE" w:rsidDel="00310006">
          <w:rPr>
            <w:rFonts w:ascii="Helvetica" w:hAnsi="Helvetica"/>
            <w:sz w:val="22"/>
            <w:szCs w:val="22"/>
          </w:rPr>
          <w:delText xml:space="preserve">with the maximum </w:delText>
        </w:r>
        <w:r w:rsidR="00A15F36" w:rsidRPr="003805EE" w:rsidDel="00310006">
          <w:rPr>
            <w:rFonts w:ascii="Helvetica" w:hAnsi="Helvetica"/>
            <w:sz w:val="22"/>
            <w:szCs w:val="22"/>
          </w:rPr>
          <w:delText>harvest</w:delText>
        </w:r>
        <w:r w:rsidR="00A20189" w:rsidRPr="003805EE" w:rsidDel="00310006">
          <w:rPr>
            <w:rFonts w:ascii="Helvetica" w:hAnsi="Helvetica"/>
            <w:sz w:val="22"/>
            <w:szCs w:val="22"/>
          </w:rPr>
          <w:delText xml:space="preserve"> rate, with the highest information value at the </w:delText>
        </w:r>
        <w:r w:rsidR="00160AB3" w:rsidRPr="003805EE" w:rsidDel="00310006">
          <w:rPr>
            <w:rFonts w:ascii="Helvetica" w:hAnsi="Helvetica"/>
            <w:sz w:val="22"/>
            <w:szCs w:val="22"/>
          </w:rPr>
          <w:delText>highest</w:delText>
        </w:r>
        <w:r w:rsidR="00A20189" w:rsidRPr="003805EE" w:rsidDel="00310006">
          <w:rPr>
            <w:rFonts w:ascii="Helvetica" w:hAnsi="Helvetica"/>
            <w:sz w:val="22"/>
            <w:szCs w:val="22"/>
          </w:rPr>
          <w:delText xml:space="preserve"> maximum extraction </w:delText>
        </w:r>
        <w:commentRangeStart w:id="1602"/>
        <w:r w:rsidR="00A20189" w:rsidRPr="003805EE" w:rsidDel="00310006">
          <w:rPr>
            <w:rFonts w:ascii="Helvetica" w:hAnsi="Helvetica"/>
            <w:sz w:val="22"/>
            <w:szCs w:val="22"/>
          </w:rPr>
          <w:delText>rate</w:delText>
        </w:r>
        <w:commentRangeEnd w:id="1602"/>
        <w:r w:rsidR="00D67085" w:rsidDel="00310006">
          <w:rPr>
            <w:rStyle w:val="CommentReference"/>
          </w:rPr>
          <w:commentReference w:id="1602"/>
        </w:r>
        <w:r w:rsidR="00A20189" w:rsidRPr="003805EE" w:rsidDel="00310006">
          <w:rPr>
            <w:rFonts w:ascii="Helvetica" w:hAnsi="Helvetica"/>
            <w:sz w:val="22"/>
            <w:szCs w:val="22"/>
          </w:rPr>
          <w:delText xml:space="preserve">. </w:delText>
        </w:r>
      </w:del>
    </w:p>
    <w:p w14:paraId="013DC04B" w14:textId="77777777" w:rsidR="00402051" w:rsidRDefault="00402051" w:rsidP="00402051">
      <w:pPr>
        <w:rPr>
          <w:ins w:id="1603" w:author="Adrian Stier [2]" w:date="2021-01-15T07:58:00Z"/>
          <w:rFonts w:ascii="Helvetica" w:hAnsi="Helvetica"/>
          <w:i/>
          <w:iCs/>
          <w:sz w:val="22"/>
          <w:szCs w:val="22"/>
        </w:rPr>
      </w:pPr>
    </w:p>
    <w:p w14:paraId="1A632E64" w14:textId="2C5121DB" w:rsidR="00506BD9" w:rsidRDefault="00506BD9" w:rsidP="00506BD9">
      <w:pPr>
        <w:rPr>
          <w:ins w:id="1604" w:author="Adrian Stier [2]" w:date="2021-01-18T07:57:00Z"/>
          <w:rFonts w:ascii="Helvetica" w:hAnsi="Helvetica"/>
          <w:i/>
          <w:iCs/>
          <w:sz w:val="22"/>
          <w:szCs w:val="22"/>
        </w:rPr>
      </w:pPr>
      <w:ins w:id="1605" w:author="Adrian Stier [2]" w:date="2021-01-18T07:57:00Z">
        <w:r w:rsidRPr="00BE1C34">
          <w:rPr>
            <w:rFonts w:ascii="Helvetica" w:hAnsi="Helvetica"/>
            <w:i/>
            <w:iCs/>
            <w:sz w:val="22"/>
            <w:szCs w:val="22"/>
          </w:rPr>
          <w:t xml:space="preserve">Can monitoring promote </w:t>
        </w:r>
        <w:r>
          <w:rPr>
            <w:rFonts w:ascii="Helvetica" w:hAnsi="Helvetica"/>
            <w:i/>
            <w:iCs/>
            <w:sz w:val="22"/>
            <w:szCs w:val="22"/>
          </w:rPr>
          <w:t xml:space="preserve">resilience of harvested </w:t>
        </w:r>
        <w:r w:rsidRPr="00BE1C34">
          <w:rPr>
            <w:rFonts w:ascii="Helvetica" w:hAnsi="Helvetica"/>
            <w:i/>
            <w:iCs/>
            <w:sz w:val="22"/>
            <w:szCs w:val="22"/>
          </w:rPr>
          <w:t>populations</w:t>
        </w:r>
        <w:r>
          <w:rPr>
            <w:rFonts w:ascii="Helvetica" w:hAnsi="Helvetica"/>
            <w:i/>
            <w:iCs/>
            <w:sz w:val="22"/>
            <w:szCs w:val="22"/>
          </w:rPr>
          <w:t>?</w:t>
        </w:r>
      </w:ins>
    </w:p>
    <w:p w14:paraId="3F8C96F1" w14:textId="77777777" w:rsidR="00506BD9" w:rsidRDefault="00506BD9" w:rsidP="00506BD9">
      <w:pPr>
        <w:rPr>
          <w:ins w:id="1606" w:author="Adrian Stier [2]" w:date="2021-01-18T07:57:00Z"/>
          <w:rFonts w:ascii="Helvetica" w:hAnsi="Helvetica"/>
          <w:i/>
          <w:iCs/>
          <w:sz w:val="22"/>
          <w:szCs w:val="22"/>
        </w:rPr>
      </w:pPr>
    </w:p>
    <w:p w14:paraId="221314E3" w14:textId="772B8AEA" w:rsidR="00402051" w:rsidRPr="0059770F" w:rsidDel="00506BD9" w:rsidRDefault="00402051" w:rsidP="00402051">
      <w:pPr>
        <w:rPr>
          <w:ins w:id="1607" w:author="Adrian Stier [2]" w:date="2021-01-15T07:58:00Z"/>
          <w:del w:id="1608" w:author="Adrian Stier [2]" w:date="2021-01-18T07:57:00Z"/>
          <w:rFonts w:ascii="Helvetica" w:hAnsi="Helvetica"/>
          <w:i/>
          <w:iCs/>
          <w:sz w:val="22"/>
          <w:szCs w:val="22"/>
        </w:rPr>
      </w:pPr>
      <w:ins w:id="1609" w:author="Adrian Stier [2]" w:date="2021-01-15T07:58:00Z">
        <w:del w:id="1610" w:author="Adrian Stier [2]" w:date="2021-01-18T07:57:00Z">
          <w:r w:rsidRPr="0059770F" w:rsidDel="00506BD9">
            <w:rPr>
              <w:rFonts w:ascii="Helvetica" w:hAnsi="Helvetica"/>
              <w:i/>
              <w:iCs/>
              <w:sz w:val="22"/>
              <w:szCs w:val="22"/>
            </w:rPr>
            <w:delText>Can monitoring promote recovery of degraded populations near a critical threshold?</w:delText>
          </w:r>
        </w:del>
      </w:ins>
    </w:p>
    <w:p w14:paraId="51151351" w14:textId="5AEC1A92" w:rsidR="00402051" w:rsidRDefault="00402051" w:rsidP="00402051">
      <w:pPr>
        <w:rPr>
          <w:ins w:id="1611" w:author="Adrian Stier [2]" w:date="2021-01-19T06:21:00Z"/>
          <w:rFonts w:ascii="Helvetica" w:hAnsi="Helvetica"/>
          <w:sz w:val="22"/>
          <w:szCs w:val="22"/>
        </w:rPr>
      </w:pPr>
      <w:moveToRangeStart w:id="1612" w:author="Adrian Stier [2]" w:date="2021-01-15T07:58:00Z" w:name="move61589950"/>
      <w:moveTo w:id="1613" w:author="Adrian Stier [2]" w:date="2021-01-15T07:58:00Z">
        <w:r>
          <w:rPr>
            <w:rFonts w:ascii="Helvetica" w:hAnsi="Helvetica"/>
            <w:sz w:val="22"/>
            <w:szCs w:val="22"/>
          </w:rPr>
          <w:t xml:space="preserve">Populations that are poorly monitored tend to regularly dip into the danger zone, cross the critical threshold, and collapse. This effect of poor monitoring is exacerbated by heavy pressure, which can lead to rapid dips in population biomass in short periods of time when populations are incorrectly estimated as healthy. </w:t>
        </w:r>
        <w:del w:id="1614" w:author="Adrian Stier [2]" w:date="2021-01-15T08:02:00Z">
          <w:r w:rsidDel="00E56DF6">
            <w:rPr>
              <w:rFonts w:ascii="Helvetica" w:hAnsi="Helvetica"/>
              <w:sz w:val="22"/>
              <w:szCs w:val="22"/>
            </w:rPr>
            <w:delText>In contrast</w:delText>
          </w:r>
        </w:del>
      </w:moveTo>
      <w:ins w:id="1615" w:author="Adrian Stier [2]" w:date="2021-01-15T08:02:00Z">
        <w:r w:rsidR="00E56DF6">
          <w:rPr>
            <w:rFonts w:ascii="Helvetica" w:hAnsi="Helvetica"/>
            <w:sz w:val="22"/>
            <w:szCs w:val="22"/>
          </w:rPr>
          <w:t>However</w:t>
        </w:r>
      </w:ins>
      <w:moveTo w:id="1616" w:author="Adrian Stier [2]" w:date="2021-01-15T07:58:00Z">
        <w:r>
          <w:rPr>
            <w:rFonts w:ascii="Helvetica" w:hAnsi="Helvetica"/>
            <w:sz w:val="22"/>
            <w:szCs w:val="22"/>
          </w:rPr>
          <w:t xml:space="preserve">, careful monitoring and modest fishing pressure affords </w:t>
        </w:r>
        <w:del w:id="1617" w:author="Adrian Stier [2]" w:date="2021-01-15T08:02:00Z">
          <w:r w:rsidDel="00E56DF6">
            <w:rPr>
              <w:rFonts w:ascii="Helvetica" w:hAnsi="Helvetica"/>
              <w:sz w:val="22"/>
              <w:szCs w:val="22"/>
            </w:rPr>
            <w:delText>many</w:delText>
          </w:r>
        </w:del>
      </w:moveTo>
      <w:ins w:id="1618" w:author="Adrian Stier [2]" w:date="2021-01-15T08:02:00Z">
        <w:r w:rsidR="00E56DF6">
          <w:rPr>
            <w:rFonts w:ascii="Helvetica" w:hAnsi="Helvetica"/>
            <w:sz w:val="22"/>
            <w:szCs w:val="22"/>
          </w:rPr>
          <w:t>can</w:t>
        </w:r>
      </w:ins>
      <w:ins w:id="1619" w:author="Adrian Stier [2]" w:date="2021-01-15T08:03:00Z">
        <w:r w:rsidR="00E56DF6">
          <w:rPr>
            <w:rFonts w:ascii="Helvetica" w:hAnsi="Helvetica"/>
            <w:sz w:val="22"/>
            <w:szCs w:val="22"/>
          </w:rPr>
          <w:t xml:space="preserve"> promote</w:t>
        </w:r>
      </w:ins>
      <w:moveTo w:id="1620" w:author="Adrian Stier [2]" w:date="2021-01-15T07:58:00Z">
        <w:r>
          <w:rPr>
            <w:rFonts w:ascii="Helvetica" w:hAnsi="Helvetica"/>
            <w:sz w:val="22"/>
            <w:szCs w:val="22"/>
          </w:rPr>
          <w:t xml:space="preserve"> populations resilience</w:t>
        </w:r>
      </w:moveTo>
      <w:ins w:id="1621" w:author="Adrian Stier [2]" w:date="2021-01-15T08:03:00Z">
        <w:r w:rsidR="00E56DF6">
          <w:rPr>
            <w:rFonts w:ascii="Helvetica" w:hAnsi="Helvetica"/>
            <w:sz w:val="22"/>
            <w:szCs w:val="22"/>
          </w:rPr>
          <w:t xml:space="preserve"> (Fig. 4)</w:t>
        </w:r>
      </w:ins>
      <w:moveTo w:id="1622" w:author="Adrian Stier [2]" w:date="2021-01-15T07:58:00Z">
        <w:r>
          <w:rPr>
            <w:rFonts w:ascii="Helvetica" w:hAnsi="Helvetica"/>
            <w:sz w:val="22"/>
            <w:szCs w:val="22"/>
          </w:rPr>
          <w:t xml:space="preserve">. Populations with high monitoring, and high fishing pressure still </w:t>
        </w:r>
        <w:del w:id="1623" w:author="Adrian Stier [2]" w:date="2021-01-18T07:58:00Z">
          <w:r w:rsidDel="00506BD9">
            <w:rPr>
              <w:rFonts w:ascii="Helvetica" w:hAnsi="Helvetica"/>
              <w:sz w:val="22"/>
              <w:szCs w:val="22"/>
            </w:rPr>
            <w:delText>occassionally</w:delText>
          </w:r>
        </w:del>
        <w:ins w:id="1624" w:author="Adrian Stier [2]" w:date="2021-01-18T07:58:00Z">
          <w:r w:rsidR="00506BD9">
            <w:rPr>
              <w:rFonts w:ascii="Helvetica" w:hAnsi="Helvetica"/>
              <w:sz w:val="22"/>
              <w:szCs w:val="22"/>
            </w:rPr>
            <w:t>occasionally</w:t>
          </w:r>
        </w:ins>
        <w:r>
          <w:rPr>
            <w:rFonts w:ascii="Helvetica" w:hAnsi="Helvetica"/>
            <w:sz w:val="22"/>
            <w:szCs w:val="22"/>
          </w:rPr>
          <w:t xml:space="preserve"> </w:t>
        </w:r>
        <w:del w:id="1625" w:author="Adrian Stier [2]" w:date="2021-01-18T07:58:00Z">
          <w:r w:rsidDel="00506BD9">
            <w:rPr>
              <w:rFonts w:ascii="Helvetica" w:hAnsi="Helvetica"/>
              <w:sz w:val="22"/>
              <w:szCs w:val="22"/>
            </w:rPr>
            <w:delText>enter the danger zone</w:delText>
          </w:r>
        </w:del>
      </w:moveTo>
      <w:ins w:id="1626" w:author="Adrian Stier [2]" w:date="2021-01-18T07:58:00Z">
        <w:r w:rsidR="00506BD9">
          <w:rPr>
            <w:rFonts w:ascii="Helvetica" w:hAnsi="Helvetica"/>
            <w:sz w:val="22"/>
            <w:szCs w:val="22"/>
          </w:rPr>
          <w:t xml:space="preserve">become </w:t>
        </w:r>
        <w:r w:rsidR="00506BD9">
          <w:rPr>
            <w:rFonts w:ascii="Helvetica" w:hAnsi="Helvetica"/>
            <w:sz w:val="22"/>
            <w:szCs w:val="22"/>
          </w:rPr>
          <w:pgNum/>
        </w:r>
        <w:proofErr w:type="spellStart"/>
        <w:r w:rsidR="00506BD9">
          <w:rPr>
            <w:rFonts w:ascii="Helvetica" w:hAnsi="Helvetica"/>
            <w:sz w:val="22"/>
            <w:szCs w:val="22"/>
          </w:rPr>
          <w:t>verharvested</w:t>
        </w:r>
      </w:ins>
      <w:proofErr w:type="spellEnd"/>
      <w:moveTo w:id="1627" w:author="Adrian Stier [2]" w:date="2021-01-15T07:58:00Z">
        <w:r>
          <w:rPr>
            <w:rFonts w:ascii="Helvetica" w:hAnsi="Helvetica"/>
            <w:sz w:val="22"/>
            <w:szCs w:val="22"/>
          </w:rPr>
          <w:t xml:space="preserve"> and approach the critical threshold, but </w:t>
        </w:r>
        <w:del w:id="1628" w:author="Adrian Stier [2]" w:date="2021-01-18T07:58:00Z">
          <w:r w:rsidDel="00506BD9">
            <w:rPr>
              <w:rFonts w:ascii="Helvetica" w:hAnsi="Helvetica"/>
              <w:sz w:val="22"/>
              <w:szCs w:val="22"/>
            </w:rPr>
            <w:delText xml:space="preserve">instead </w:delText>
          </w:r>
        </w:del>
        <w:r>
          <w:rPr>
            <w:rFonts w:ascii="Helvetica" w:hAnsi="Helvetica"/>
            <w:sz w:val="22"/>
            <w:szCs w:val="22"/>
          </w:rPr>
          <w:t>have a much higher probability of recovery back to a biomass that will maximize yield</w:t>
        </w:r>
      </w:moveTo>
      <w:ins w:id="1629" w:author="Adrian Stier [2]" w:date="2021-01-18T07:58:00Z">
        <w:r w:rsidR="00506BD9">
          <w:rPr>
            <w:rFonts w:ascii="Helvetica" w:hAnsi="Helvetica"/>
            <w:sz w:val="22"/>
            <w:szCs w:val="22"/>
          </w:rPr>
          <w:t xml:space="preserve"> compared to populations with less monitoring</w:t>
        </w:r>
      </w:ins>
      <w:moveTo w:id="1630" w:author="Adrian Stier [2]" w:date="2021-01-15T07:58:00Z">
        <w:r>
          <w:rPr>
            <w:rFonts w:ascii="Helvetica" w:hAnsi="Helvetica"/>
            <w:sz w:val="22"/>
            <w:szCs w:val="22"/>
          </w:rPr>
          <w:t xml:space="preserve">. This increased resilience afforded by monitoring is a critical complement to the economic benefits that maximize return on investment. </w:t>
        </w:r>
      </w:moveTo>
    </w:p>
    <w:p w14:paraId="1696E08E" w14:textId="353172BD" w:rsidR="00BC68A6" w:rsidRDefault="00BC68A6" w:rsidP="00402051">
      <w:pPr>
        <w:rPr>
          <w:ins w:id="1631" w:author="Adrian Stier [2]" w:date="2021-01-19T06:21:00Z"/>
          <w:rFonts w:ascii="Helvetica" w:hAnsi="Helvetica"/>
          <w:sz w:val="22"/>
          <w:szCs w:val="22"/>
        </w:rPr>
      </w:pPr>
    </w:p>
    <w:p w14:paraId="2EB9A32C" w14:textId="180403FF" w:rsidR="00BC68A6" w:rsidRPr="00C11EA0" w:rsidRDefault="00BC68A6" w:rsidP="00BC68A6">
      <w:pPr>
        <w:rPr>
          <w:ins w:id="1632" w:author="Adrian Stier [2]" w:date="2021-01-19T06:21:00Z"/>
          <w:rFonts w:ascii="Helvetica" w:hAnsi="Helvetica"/>
          <w:i/>
          <w:iCs/>
          <w:sz w:val="22"/>
          <w:szCs w:val="22"/>
        </w:rPr>
      </w:pPr>
      <w:ins w:id="1633" w:author="Adrian Stier [2]" w:date="2021-01-19T06:21:00Z">
        <w:r w:rsidRPr="00C11EA0">
          <w:rPr>
            <w:rFonts w:ascii="Helvetica" w:hAnsi="Helvetica"/>
            <w:i/>
            <w:iCs/>
            <w:sz w:val="22"/>
            <w:szCs w:val="22"/>
          </w:rPr>
          <w:t xml:space="preserve">How can managers balance the costs and benefits of monitoring populations prone to collapse? </w:t>
        </w:r>
      </w:ins>
    </w:p>
    <w:p w14:paraId="450B9D9E" w14:textId="77777777" w:rsidR="00BC68A6" w:rsidRDefault="00BC68A6" w:rsidP="00402051">
      <w:pPr>
        <w:rPr>
          <w:moveTo w:id="1634" w:author="Adrian Stier [2]" w:date="2021-01-15T07:58:00Z"/>
          <w:rFonts w:ascii="Helvetica" w:hAnsi="Helvetica"/>
          <w:sz w:val="22"/>
          <w:szCs w:val="22"/>
        </w:rPr>
      </w:pPr>
    </w:p>
    <w:p w14:paraId="3092F5E0" w14:textId="77777777" w:rsidR="00402051" w:rsidRPr="003805EE" w:rsidDel="00402051" w:rsidRDefault="00402051" w:rsidP="00402051">
      <w:pPr>
        <w:rPr>
          <w:del w:id="1635" w:author="Adrian Stier [2]" w:date="2021-01-15T07:58:00Z"/>
          <w:moveTo w:id="1636" w:author="Adrian Stier [2]" w:date="2021-01-15T07:58:00Z"/>
          <w:rFonts w:ascii="Helvetica" w:hAnsi="Helvetica"/>
          <w:sz w:val="22"/>
          <w:szCs w:val="22"/>
        </w:rPr>
      </w:pPr>
    </w:p>
    <w:moveToRangeEnd w:id="1612"/>
    <w:p w14:paraId="6493E47E" w14:textId="58F4DBB0" w:rsidR="00A20189" w:rsidRPr="00506BD9" w:rsidDel="00506BD9" w:rsidRDefault="00506BD9">
      <w:pPr>
        <w:rPr>
          <w:del w:id="1637" w:author="Adrian Stier [2]" w:date="2021-01-18T07:57:00Z"/>
          <w:rFonts w:ascii="Helvetica" w:hAnsi="Helvetica"/>
          <w:iCs/>
          <w:sz w:val="22"/>
          <w:szCs w:val="22"/>
          <w:rPrChange w:id="1638" w:author="Adrian Stier [2]" w:date="2021-01-18T07:59:00Z">
            <w:rPr>
              <w:del w:id="1639" w:author="Adrian Stier [2]" w:date="2021-01-18T07:57:00Z"/>
              <w:rFonts w:ascii="Helvetica" w:hAnsi="Helvetica"/>
              <w:i/>
              <w:sz w:val="22"/>
              <w:szCs w:val="22"/>
            </w:rPr>
          </w:rPrChange>
        </w:rPr>
        <w:pPrChange w:id="1640" w:author="Adrian Stier" w:date="2020-12-04T07:09:00Z">
          <w:pPr>
            <w:spacing w:line="480" w:lineRule="auto"/>
          </w:pPr>
        </w:pPrChange>
      </w:pPr>
      <w:ins w:id="1641" w:author="Adrian Stier [2]" w:date="2021-01-18T07:57:00Z">
        <w:r>
          <w:rPr>
            <w:rFonts w:ascii="Helvetica" w:hAnsi="Helvetica"/>
            <w:i/>
            <w:sz w:val="22"/>
            <w:szCs w:val="22"/>
          </w:rPr>
          <w:tab/>
        </w:r>
      </w:ins>
      <w:ins w:id="1642" w:author="Adrian Stier [2]" w:date="2021-01-18T07:59:00Z">
        <w:r>
          <w:rPr>
            <w:rFonts w:ascii="Helvetica" w:hAnsi="Helvetica"/>
            <w:iCs/>
            <w:sz w:val="22"/>
            <w:szCs w:val="22"/>
          </w:rPr>
          <w:t>This higher resilience of heavily monitored populations</w:t>
        </w:r>
      </w:ins>
      <w:ins w:id="1643" w:author="Adrian Stier [2]" w:date="2021-01-18T08:00:00Z">
        <w:r>
          <w:rPr>
            <w:rFonts w:ascii="Helvetica" w:hAnsi="Helvetica"/>
            <w:iCs/>
            <w:sz w:val="22"/>
            <w:szCs w:val="22"/>
          </w:rPr>
          <w:t xml:space="preserve"> </w:t>
        </w:r>
      </w:ins>
      <w:ins w:id="1644" w:author="Adrian Stier [2]" w:date="2021-01-18T07:59:00Z">
        <w:r>
          <w:rPr>
            <w:rFonts w:ascii="Helvetica" w:hAnsi="Helvetica"/>
            <w:iCs/>
            <w:sz w:val="22"/>
            <w:szCs w:val="22"/>
          </w:rPr>
          <w:t xml:space="preserve">can be actualized for a </w:t>
        </w:r>
      </w:ins>
      <w:ins w:id="1645" w:author="Adrian Stier [2]" w:date="2021-01-24T05:49:00Z">
        <w:r w:rsidR="00501ED6">
          <w:rPr>
            <w:rFonts w:ascii="Helvetica" w:hAnsi="Helvetica"/>
            <w:iCs/>
            <w:sz w:val="22"/>
            <w:szCs w:val="22"/>
          </w:rPr>
          <w:t>manager</w:t>
        </w:r>
      </w:ins>
      <w:ins w:id="1646" w:author="Adrian Stier [2]" w:date="2021-01-18T07:59:00Z">
        <w:r>
          <w:rPr>
            <w:rFonts w:ascii="Helvetica" w:hAnsi="Helvetica"/>
            <w:iCs/>
            <w:sz w:val="22"/>
            <w:szCs w:val="22"/>
          </w:rPr>
          <w:t xml:space="preserve"> interested in balancing </w:t>
        </w:r>
      </w:ins>
      <w:ins w:id="1647" w:author="Adrian Stier [2]" w:date="2021-01-18T08:00:00Z">
        <w:r>
          <w:rPr>
            <w:rFonts w:ascii="Helvetica" w:hAnsi="Helvetica"/>
            <w:iCs/>
            <w:sz w:val="22"/>
            <w:szCs w:val="22"/>
          </w:rPr>
          <w:t xml:space="preserve">risk and economic gain in a population. </w:t>
        </w:r>
      </w:ins>
    </w:p>
    <w:p w14:paraId="53218C39" w14:textId="635C8320" w:rsidR="00DC33F5" w:rsidRPr="003805EE" w:rsidDel="00506BD9" w:rsidRDefault="007E284B">
      <w:pPr>
        <w:rPr>
          <w:del w:id="1648" w:author="Adrian Stier [2]" w:date="2021-01-18T07:57:00Z"/>
          <w:rFonts w:ascii="Helvetica" w:hAnsi="Helvetica"/>
          <w:i/>
          <w:sz w:val="22"/>
          <w:szCs w:val="22"/>
        </w:rPr>
        <w:pPrChange w:id="1649" w:author="Adrian Stier" w:date="2020-12-04T07:09:00Z">
          <w:pPr>
            <w:spacing w:line="480" w:lineRule="auto"/>
          </w:pPr>
        </w:pPrChange>
      </w:pPr>
      <w:del w:id="1650" w:author="Adrian Stier [2]" w:date="2021-01-18T07:57:00Z">
        <w:r w:rsidRPr="003805EE" w:rsidDel="00506BD9">
          <w:rPr>
            <w:rFonts w:ascii="Helvetica" w:hAnsi="Helvetica"/>
            <w:i/>
            <w:sz w:val="22"/>
            <w:szCs w:val="22"/>
          </w:rPr>
          <w:delText>W</w:delText>
        </w:r>
        <w:r w:rsidR="00DC33F5" w:rsidRPr="003805EE" w:rsidDel="00506BD9">
          <w:rPr>
            <w:rFonts w:ascii="Helvetica" w:hAnsi="Helvetica"/>
            <w:i/>
            <w:sz w:val="22"/>
            <w:szCs w:val="22"/>
          </w:rPr>
          <w:delText xml:space="preserve">hat is the safe operating space? </w:delText>
        </w:r>
      </w:del>
    </w:p>
    <w:p w14:paraId="7D4A3249" w14:textId="0CF26CE4" w:rsidR="001C5532" w:rsidRPr="003805EE" w:rsidRDefault="00A0799D">
      <w:pPr>
        <w:rPr>
          <w:rFonts w:ascii="Helvetica" w:hAnsi="Helvetica"/>
          <w:sz w:val="22"/>
          <w:szCs w:val="22"/>
        </w:rPr>
        <w:pPrChange w:id="1651" w:author="Adrian Stier" w:date="2020-12-04T07:09:00Z">
          <w:pPr>
            <w:spacing w:line="480" w:lineRule="auto"/>
          </w:pPr>
        </w:pPrChange>
      </w:pPr>
      <w:r w:rsidRPr="003805EE">
        <w:rPr>
          <w:rFonts w:ascii="Helvetica" w:hAnsi="Helvetica"/>
          <w:sz w:val="22"/>
          <w:szCs w:val="22"/>
        </w:rPr>
        <w:t xml:space="preserve">Higher exploitation rates and lower monitoring investment </w:t>
      </w:r>
      <w:commentRangeStart w:id="1652"/>
      <w:r w:rsidRPr="003805EE">
        <w:rPr>
          <w:rFonts w:ascii="Helvetica" w:hAnsi="Helvetica"/>
          <w:sz w:val="22"/>
          <w:szCs w:val="22"/>
        </w:rPr>
        <w:t xml:space="preserve">act in concert </w:t>
      </w:r>
      <w:commentRangeEnd w:id="1652"/>
      <w:r w:rsidR="00BD120B">
        <w:rPr>
          <w:rStyle w:val="CommentReference"/>
        </w:rPr>
        <w:commentReference w:id="1652"/>
      </w:r>
      <w:r w:rsidRPr="003805EE">
        <w:rPr>
          <w:rFonts w:ascii="Helvetica" w:hAnsi="Helvetica"/>
          <w:sz w:val="22"/>
          <w:szCs w:val="22"/>
        </w:rPr>
        <w:t xml:space="preserve">to increase </w:t>
      </w:r>
      <w:ins w:id="1653" w:author="Megsie Siple" w:date="2020-08-20T23:24:00Z">
        <w:r w:rsidR="00BD120B">
          <w:rPr>
            <w:rFonts w:ascii="Helvetica" w:hAnsi="Helvetica"/>
            <w:sz w:val="22"/>
            <w:szCs w:val="22"/>
          </w:rPr>
          <w:t xml:space="preserve">the </w:t>
        </w:r>
      </w:ins>
      <w:r w:rsidRPr="003805EE">
        <w:rPr>
          <w:rFonts w:ascii="Helvetica" w:hAnsi="Helvetica"/>
          <w:sz w:val="22"/>
          <w:szCs w:val="22"/>
        </w:rPr>
        <w:t>risk</w:t>
      </w:r>
      <w:del w:id="1654" w:author="Megsie Siple" w:date="2020-08-20T23:24:00Z">
        <w:r w:rsidRPr="003805EE" w:rsidDel="00BD120B">
          <w:rPr>
            <w:rFonts w:ascii="Helvetica" w:hAnsi="Helvetica"/>
            <w:sz w:val="22"/>
            <w:szCs w:val="22"/>
          </w:rPr>
          <w:delText>, defined as the probability of avoiding a tipping point or</w:delText>
        </w:r>
      </w:del>
      <w:ins w:id="1655" w:author="Megsie Siple" w:date="2020-08-20T23:24:00Z">
        <w:r w:rsidR="00BD120B">
          <w:rPr>
            <w:rFonts w:ascii="Helvetica" w:hAnsi="Helvetica"/>
            <w:sz w:val="22"/>
            <w:szCs w:val="22"/>
          </w:rPr>
          <w:t xml:space="preserve"> that a resource’s </w:t>
        </w:r>
      </w:ins>
      <w:ins w:id="1656" w:author="Megsie Siple" w:date="2020-08-20T23:25:00Z">
        <w:r w:rsidR="00BD120B">
          <w:rPr>
            <w:rFonts w:ascii="Helvetica" w:hAnsi="Helvetica"/>
            <w:sz w:val="22"/>
            <w:szCs w:val="22"/>
          </w:rPr>
          <w:t>biomass will fall below a</w:t>
        </w:r>
      </w:ins>
      <w:r w:rsidRPr="003805EE">
        <w:rPr>
          <w:rFonts w:ascii="Helvetica" w:hAnsi="Helvetica"/>
          <w:sz w:val="22"/>
          <w:szCs w:val="22"/>
        </w:rPr>
        <w:t xml:space="preserve"> </w:t>
      </w:r>
      <w:del w:id="1657" w:author="Megsie Siple" w:date="2020-08-20T23:25:00Z">
        <w:r w:rsidRPr="003805EE" w:rsidDel="00BD120B">
          <w:rPr>
            <w:rFonts w:ascii="Helvetica" w:hAnsi="Helvetica"/>
            <w:sz w:val="22"/>
            <w:szCs w:val="22"/>
          </w:rPr>
          <w:delText>limit reference point</w:delText>
        </w:r>
      </w:del>
      <w:ins w:id="1658" w:author="Megsie Siple" w:date="2020-08-20T23:25:00Z">
        <w:r w:rsidR="00BD120B">
          <w:rPr>
            <w:rFonts w:ascii="Helvetica" w:hAnsi="Helvetica"/>
            <w:sz w:val="22"/>
            <w:szCs w:val="22"/>
          </w:rPr>
          <w:t>critical threshold</w:t>
        </w:r>
      </w:ins>
      <w:r w:rsidRPr="003805EE">
        <w:rPr>
          <w:rFonts w:ascii="Helvetica" w:hAnsi="Helvetica"/>
          <w:sz w:val="22"/>
          <w:szCs w:val="22"/>
        </w:rPr>
        <w:t>. Increasing risk aversion narrows the feasible range of harvest rates and levels of monitoring investment</w:t>
      </w:r>
      <w:r w:rsidR="00A86ABB" w:rsidRPr="003805EE">
        <w:rPr>
          <w:rFonts w:ascii="Helvetica" w:hAnsi="Helvetica"/>
          <w:sz w:val="22"/>
          <w:szCs w:val="22"/>
        </w:rPr>
        <w:t xml:space="preserve">. </w:t>
      </w:r>
      <w:r w:rsidR="00CA4F64" w:rsidRPr="003805EE">
        <w:rPr>
          <w:rFonts w:ascii="Helvetica" w:hAnsi="Helvetica"/>
          <w:sz w:val="22"/>
          <w:szCs w:val="22"/>
        </w:rPr>
        <w:t xml:space="preserve">We defined a </w:t>
      </w:r>
      <w:r w:rsidR="00933791" w:rsidRPr="003805EE">
        <w:rPr>
          <w:rFonts w:ascii="Helvetica" w:hAnsi="Helvetica"/>
          <w:sz w:val="22"/>
          <w:szCs w:val="22"/>
        </w:rPr>
        <w:t xml:space="preserve">safe operating space </w:t>
      </w:r>
      <w:r w:rsidR="00CA4F64" w:rsidRPr="003805EE">
        <w:rPr>
          <w:rFonts w:ascii="Helvetica" w:hAnsi="Helvetica"/>
          <w:sz w:val="22"/>
          <w:szCs w:val="22"/>
        </w:rPr>
        <w:t>as</w:t>
      </w:r>
      <w:r w:rsidR="00933791" w:rsidRPr="003805EE">
        <w:rPr>
          <w:rFonts w:ascii="Helvetica" w:hAnsi="Helvetica"/>
          <w:sz w:val="22"/>
          <w:szCs w:val="22"/>
        </w:rPr>
        <w:t xml:space="preserve"> </w:t>
      </w:r>
      <w:r w:rsidR="00D707B4" w:rsidRPr="003805EE">
        <w:rPr>
          <w:rFonts w:ascii="Helvetica" w:hAnsi="Helvetica"/>
          <w:sz w:val="22"/>
          <w:szCs w:val="22"/>
        </w:rPr>
        <w:t xml:space="preserve">a </w:t>
      </w:r>
      <w:r w:rsidR="00933791" w:rsidRPr="003805EE">
        <w:rPr>
          <w:rFonts w:ascii="Helvetica" w:hAnsi="Helvetica"/>
          <w:sz w:val="22"/>
          <w:szCs w:val="22"/>
        </w:rPr>
        <w:t>combination of exploitation effort and the minimum precision required to avoid crossing a tipping point</w:t>
      </w:r>
      <w:r w:rsidR="003E5486" w:rsidRPr="003805EE">
        <w:rPr>
          <w:rFonts w:ascii="Helvetica" w:hAnsi="Helvetica"/>
          <w:sz w:val="22"/>
          <w:szCs w:val="22"/>
        </w:rPr>
        <w:t xml:space="preserve"> or </w:t>
      </w:r>
      <w:r w:rsidR="008F3894" w:rsidRPr="003805EE">
        <w:rPr>
          <w:rFonts w:ascii="Helvetica" w:hAnsi="Helvetica"/>
          <w:sz w:val="22"/>
          <w:szCs w:val="22"/>
        </w:rPr>
        <w:t>limit reference point</w:t>
      </w:r>
      <w:r w:rsidR="00CA4F64" w:rsidRPr="003805EE">
        <w:rPr>
          <w:rFonts w:ascii="Helvetica" w:hAnsi="Helvetica"/>
          <w:sz w:val="22"/>
          <w:szCs w:val="22"/>
        </w:rPr>
        <w:t xml:space="preserve">. The </w:t>
      </w:r>
      <w:r w:rsidR="00211620" w:rsidRPr="003805EE">
        <w:rPr>
          <w:rFonts w:ascii="Helvetica" w:hAnsi="Helvetica"/>
          <w:sz w:val="22"/>
          <w:szCs w:val="22"/>
        </w:rPr>
        <w:t xml:space="preserve">operating space </w:t>
      </w:r>
      <w:r w:rsidR="00CA4F64" w:rsidRPr="003805EE">
        <w:rPr>
          <w:rFonts w:ascii="Helvetica" w:hAnsi="Helvetica"/>
          <w:sz w:val="22"/>
          <w:szCs w:val="22"/>
        </w:rPr>
        <w:t xml:space="preserve">defined as “safe” </w:t>
      </w:r>
      <w:r w:rsidR="00B16D69" w:rsidRPr="003805EE">
        <w:rPr>
          <w:rFonts w:ascii="Helvetica" w:hAnsi="Helvetica"/>
          <w:sz w:val="22"/>
          <w:szCs w:val="22"/>
        </w:rPr>
        <w:t xml:space="preserve">becomes </w:t>
      </w:r>
      <w:r w:rsidR="00B3069E" w:rsidRPr="003805EE">
        <w:rPr>
          <w:rFonts w:ascii="Helvetica" w:hAnsi="Helvetica"/>
          <w:sz w:val="22"/>
          <w:szCs w:val="22"/>
        </w:rPr>
        <w:t xml:space="preserve">narrower </w:t>
      </w:r>
      <w:r w:rsidR="00B16D69" w:rsidRPr="003805EE">
        <w:rPr>
          <w:rFonts w:ascii="Helvetica" w:hAnsi="Helvetica"/>
          <w:sz w:val="22"/>
          <w:szCs w:val="22"/>
        </w:rPr>
        <w:t xml:space="preserve">as the manager or </w:t>
      </w:r>
      <w:r w:rsidR="00B16D69" w:rsidRPr="003805EE">
        <w:rPr>
          <w:rFonts w:ascii="Helvetica" w:hAnsi="Helvetica"/>
          <w:sz w:val="22"/>
          <w:szCs w:val="22"/>
        </w:rPr>
        <w:lastRenderedPageBreak/>
        <w:t xml:space="preserve">stakeholder’s aversion to risk increases </w:t>
      </w:r>
      <w:r w:rsidR="00CD6FF0" w:rsidRPr="003805EE">
        <w:rPr>
          <w:rFonts w:ascii="Helvetica" w:hAnsi="Helvetica"/>
          <w:sz w:val="22"/>
          <w:szCs w:val="22"/>
        </w:rPr>
        <w:t xml:space="preserve">(Fig. </w:t>
      </w:r>
      <w:del w:id="1659" w:author="Adrian Stier [2]" w:date="2021-01-18T08:00:00Z">
        <w:r w:rsidR="002F1AC5" w:rsidRPr="003805EE" w:rsidDel="00506BD9">
          <w:rPr>
            <w:rFonts w:ascii="Helvetica" w:hAnsi="Helvetica"/>
            <w:sz w:val="22"/>
            <w:szCs w:val="22"/>
          </w:rPr>
          <w:delText>3</w:delText>
        </w:r>
      </w:del>
      <w:ins w:id="1660" w:author="Adrian Stier [2]" w:date="2021-01-18T08:00:00Z">
        <w:r w:rsidR="00506BD9">
          <w:rPr>
            <w:rFonts w:ascii="Helvetica" w:hAnsi="Helvetica"/>
            <w:sz w:val="22"/>
            <w:szCs w:val="22"/>
          </w:rPr>
          <w:t>5</w:t>
        </w:r>
      </w:ins>
      <w:r w:rsidR="00CD6FF0" w:rsidRPr="003805EE">
        <w:rPr>
          <w:rFonts w:ascii="Helvetica" w:hAnsi="Helvetica"/>
          <w:sz w:val="22"/>
          <w:szCs w:val="22"/>
        </w:rPr>
        <w:t>)</w:t>
      </w:r>
      <w:r w:rsidR="00CA4F64" w:rsidRPr="003805EE">
        <w:rPr>
          <w:rFonts w:ascii="Helvetica" w:hAnsi="Helvetica"/>
          <w:sz w:val="22"/>
          <w:szCs w:val="22"/>
        </w:rPr>
        <w:t>. In other words,</w:t>
      </w:r>
      <w:r w:rsidR="00D7486C" w:rsidRPr="003805EE">
        <w:rPr>
          <w:rFonts w:ascii="Helvetica" w:hAnsi="Helvetica"/>
          <w:sz w:val="22"/>
          <w:szCs w:val="22"/>
        </w:rPr>
        <w:t xml:space="preserve"> risk</w:t>
      </w:r>
      <w:r w:rsidR="00211620" w:rsidRPr="003805EE">
        <w:rPr>
          <w:rFonts w:ascii="Helvetica" w:hAnsi="Helvetica"/>
          <w:sz w:val="22"/>
          <w:szCs w:val="22"/>
        </w:rPr>
        <w:t>-</w:t>
      </w:r>
      <w:r w:rsidR="00D7486C" w:rsidRPr="003805EE">
        <w:rPr>
          <w:rFonts w:ascii="Helvetica" w:hAnsi="Helvetica"/>
          <w:sz w:val="22"/>
          <w:szCs w:val="22"/>
        </w:rPr>
        <w:t xml:space="preserve">averse </w:t>
      </w:r>
      <w:r w:rsidR="00351415" w:rsidRPr="003805EE">
        <w:rPr>
          <w:rFonts w:ascii="Helvetica" w:hAnsi="Helvetica"/>
          <w:sz w:val="22"/>
          <w:szCs w:val="22"/>
        </w:rPr>
        <w:t xml:space="preserve">managers or stakeholders </w:t>
      </w:r>
      <w:r w:rsidR="00D7486C" w:rsidRPr="003805EE">
        <w:rPr>
          <w:rFonts w:ascii="Helvetica" w:hAnsi="Helvetica"/>
          <w:sz w:val="22"/>
          <w:szCs w:val="22"/>
        </w:rPr>
        <w:t xml:space="preserve">will benefit from a </w:t>
      </w:r>
      <w:r w:rsidR="00CA4F64" w:rsidRPr="003805EE">
        <w:rPr>
          <w:rFonts w:ascii="Helvetica" w:hAnsi="Helvetica"/>
          <w:sz w:val="22"/>
          <w:szCs w:val="22"/>
        </w:rPr>
        <w:t xml:space="preserve">precautionary approach </w:t>
      </w:r>
      <w:r w:rsidR="00D7486C" w:rsidRPr="003805EE">
        <w:rPr>
          <w:rFonts w:ascii="Helvetica" w:hAnsi="Helvetica"/>
          <w:sz w:val="22"/>
          <w:szCs w:val="22"/>
        </w:rPr>
        <w:t>with</w:t>
      </w:r>
      <w:r w:rsidR="00CA4F64" w:rsidRPr="003805EE">
        <w:rPr>
          <w:rFonts w:ascii="Helvetica" w:hAnsi="Helvetica"/>
          <w:sz w:val="22"/>
          <w:szCs w:val="22"/>
        </w:rPr>
        <w:t xml:space="preserve"> lower harvest rates and higher monitoring precision</w:t>
      </w:r>
      <w:r w:rsidR="00CD6FF0" w:rsidRPr="003805EE">
        <w:rPr>
          <w:rFonts w:ascii="Helvetica" w:hAnsi="Helvetica"/>
          <w:sz w:val="22"/>
          <w:szCs w:val="22"/>
        </w:rPr>
        <w:t>.</w:t>
      </w:r>
      <w:r w:rsidR="00A53D50" w:rsidRPr="003805EE">
        <w:rPr>
          <w:rFonts w:ascii="Helvetica" w:hAnsi="Helvetica"/>
          <w:sz w:val="22"/>
          <w:szCs w:val="22"/>
        </w:rPr>
        <w:t xml:space="preserve"> Because the biomass for the </w:t>
      </w:r>
      <w:r w:rsidR="008F3894" w:rsidRPr="003805EE">
        <w:rPr>
          <w:rFonts w:ascii="Helvetica" w:hAnsi="Helvetica"/>
          <w:sz w:val="22"/>
          <w:szCs w:val="22"/>
        </w:rPr>
        <w:t xml:space="preserve">limit reference point </w:t>
      </w:r>
      <w:r w:rsidR="00A53D50" w:rsidRPr="003805EE">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3805EE">
        <w:rPr>
          <w:rFonts w:ascii="Helvetica" w:hAnsi="Helvetica"/>
          <w:sz w:val="22"/>
          <w:szCs w:val="22"/>
        </w:rPr>
        <w:t xml:space="preserve">) is greater than the biomass at the biological threshold, the </w:t>
      </w:r>
      <w:r w:rsidR="00466793" w:rsidRPr="003805EE">
        <w:rPr>
          <w:rFonts w:ascii="Helvetica" w:hAnsi="Helvetica"/>
          <w:sz w:val="22"/>
          <w:szCs w:val="22"/>
        </w:rPr>
        <w:t xml:space="preserve">combinations of maximum harvest rates and monitoring precision that define the </w:t>
      </w:r>
      <w:r w:rsidR="00A53D50" w:rsidRPr="003805EE">
        <w:rPr>
          <w:rFonts w:ascii="Helvetica" w:hAnsi="Helvetica"/>
          <w:sz w:val="22"/>
          <w:szCs w:val="22"/>
        </w:rPr>
        <w:t>safe operating space is narrower to avoid</w:t>
      </w:r>
      <w:r w:rsidR="00F21DC9" w:rsidRPr="003805EE">
        <w:rPr>
          <w:rFonts w:ascii="Helvetica" w:hAnsi="Helvetica"/>
          <w:sz w:val="22"/>
          <w:szCs w:val="22"/>
        </w:rPr>
        <w:t xml:space="preserve"> a</w:t>
      </w:r>
      <w:r w:rsidR="00A53D50" w:rsidRPr="003805EE">
        <w:rPr>
          <w:rFonts w:ascii="Helvetica" w:hAnsi="Helvetica"/>
          <w:sz w:val="22"/>
          <w:szCs w:val="22"/>
        </w:rPr>
        <w:t xml:space="preserve"> </w:t>
      </w:r>
      <w:r w:rsidR="008F3894" w:rsidRPr="003805EE">
        <w:rPr>
          <w:rFonts w:ascii="Helvetica" w:hAnsi="Helvetica"/>
          <w:sz w:val="22"/>
          <w:szCs w:val="22"/>
        </w:rPr>
        <w:t xml:space="preserve">limit reference point </w:t>
      </w:r>
      <w:r w:rsidR="00A53D50" w:rsidRPr="003805EE">
        <w:rPr>
          <w:rFonts w:ascii="Helvetica" w:hAnsi="Helvetica"/>
          <w:sz w:val="22"/>
          <w:szCs w:val="22"/>
        </w:rPr>
        <w:t>than it is to avoid</w:t>
      </w:r>
      <w:r w:rsidR="00F21DC9" w:rsidRPr="003805EE">
        <w:rPr>
          <w:rFonts w:ascii="Helvetica" w:hAnsi="Helvetica"/>
          <w:sz w:val="22"/>
          <w:szCs w:val="22"/>
        </w:rPr>
        <w:t xml:space="preserve"> a biological</w:t>
      </w:r>
      <w:r w:rsidR="00A53D50" w:rsidRPr="003805EE">
        <w:rPr>
          <w:rFonts w:ascii="Helvetica" w:hAnsi="Helvetica"/>
          <w:sz w:val="22"/>
          <w:szCs w:val="22"/>
        </w:rPr>
        <w:t xml:space="preserve"> tipp</w:t>
      </w:r>
      <w:r w:rsidR="001C5532" w:rsidRPr="003805EE">
        <w:rPr>
          <w:rFonts w:ascii="Helvetica" w:hAnsi="Helvetica"/>
          <w:sz w:val="22"/>
          <w:szCs w:val="22"/>
        </w:rPr>
        <w:t xml:space="preserve">ing point. </w:t>
      </w:r>
    </w:p>
    <w:p w14:paraId="50A43508" w14:textId="23DFF982" w:rsidR="00476D4F" w:rsidDel="007C6756" w:rsidRDefault="007C6756">
      <w:pPr>
        <w:rPr>
          <w:ins w:id="1661" w:author="Adrian Stier" w:date="2020-12-08T16:06:00Z"/>
          <w:del w:id="1662" w:author="Adrian Stier [2]" w:date="2021-01-19T06:35:00Z"/>
          <w:rFonts w:ascii="Helvetica" w:hAnsi="Helvetica"/>
          <w:sz w:val="22"/>
          <w:szCs w:val="22"/>
        </w:rPr>
      </w:pPr>
      <w:ins w:id="1663" w:author="Adrian Stier [2]" w:date="2021-01-19T06:35:00Z">
        <w:r>
          <w:rPr>
            <w:rFonts w:ascii="Helvetica" w:hAnsi="Helvetica"/>
            <w:iCs/>
            <w:sz w:val="22"/>
            <w:szCs w:val="22"/>
          </w:rPr>
          <w:tab/>
        </w:r>
      </w:ins>
      <w:ins w:id="1664" w:author="Adrian Stier [2]" w:date="2021-01-19T14:22:00Z">
        <w:r w:rsidR="00B955A5">
          <w:rPr>
            <w:rFonts w:ascii="Helvetica" w:hAnsi="Helvetica"/>
            <w:iCs/>
            <w:sz w:val="22"/>
            <w:szCs w:val="22"/>
          </w:rPr>
          <w:t>P</w:t>
        </w:r>
      </w:ins>
    </w:p>
    <w:p w14:paraId="69AD031C" w14:textId="3EFBEB70" w:rsidR="000E33C4" w:rsidRPr="008474FE" w:rsidDel="00B955A5" w:rsidRDefault="000E33C4">
      <w:pPr>
        <w:rPr>
          <w:ins w:id="1665" w:author="Adrian Stier" w:date="2020-12-08T16:21:00Z"/>
          <w:del w:id="1666" w:author="Adrian Stier [2]" w:date="2021-01-19T14:22:00Z"/>
          <w:moveFrom w:id="1667" w:author="Adrian Stier [2]" w:date="2021-01-15T07:58:00Z"/>
          <w:rFonts w:ascii="Helvetica" w:hAnsi="Helvetica"/>
          <w:iCs/>
          <w:sz w:val="22"/>
          <w:szCs w:val="22"/>
          <w:rPrChange w:id="1668" w:author="Adrian Stier [2]" w:date="2021-01-19T06:30:00Z">
            <w:rPr>
              <w:ins w:id="1669" w:author="Adrian Stier" w:date="2020-12-08T16:21:00Z"/>
              <w:del w:id="1670" w:author="Adrian Stier [2]" w:date="2021-01-19T14:22:00Z"/>
              <w:moveFrom w:id="1671" w:author="Adrian Stier [2]" w:date="2021-01-15T07:58:00Z"/>
            </w:rPr>
          </w:rPrChange>
        </w:rPr>
        <w:pPrChange w:id="1672" w:author="Adrian Stier [2]" w:date="2021-01-19T14:22:00Z">
          <w:pPr>
            <w:pStyle w:val="ListParagraph"/>
            <w:numPr>
              <w:numId w:val="12"/>
            </w:numPr>
            <w:ind w:left="360" w:hanging="360"/>
          </w:pPr>
        </w:pPrChange>
      </w:pPr>
      <w:moveFromRangeStart w:id="1673" w:author="Adrian Stier [2]" w:date="2021-01-15T07:58:00Z" w:name="move61589950"/>
      <w:moveFrom w:id="1674" w:author="Adrian Stier [2]" w:date="2021-01-15T07:58:00Z">
        <w:ins w:id="1675" w:author="Adrian Stier" w:date="2020-12-08T16:21:00Z">
          <w:del w:id="1676" w:author="Adrian Stier [2]" w:date="2021-01-19T14:22:00Z">
            <w:r w:rsidRPr="008474FE" w:rsidDel="00B955A5">
              <w:rPr>
                <w:rFonts w:ascii="Helvetica" w:hAnsi="Helvetica"/>
                <w:iCs/>
                <w:sz w:val="22"/>
                <w:szCs w:val="22"/>
                <w:rPrChange w:id="1677" w:author="Adrian Stier [2]" w:date="2021-01-19T06:30:00Z">
                  <w:rPr/>
                </w:rPrChange>
              </w:rPr>
              <w:delText>Can monitoring promote recovery of degraded populations near a critical threshold?</w:delText>
            </w:r>
          </w:del>
        </w:ins>
      </w:moveFrom>
    </w:p>
    <w:p w14:paraId="22781F38" w14:textId="2B35467E" w:rsidR="00933791" w:rsidRPr="008474FE" w:rsidDel="00B955A5" w:rsidRDefault="00A53D50">
      <w:pPr>
        <w:rPr>
          <w:ins w:id="1678" w:author="Adrian Stier" w:date="2020-12-08T16:10:00Z"/>
          <w:del w:id="1679" w:author="Adrian Stier [2]" w:date="2021-01-19T14:22:00Z"/>
          <w:moveFrom w:id="1680" w:author="Adrian Stier [2]" w:date="2021-01-15T07:58:00Z"/>
          <w:rFonts w:ascii="Helvetica" w:hAnsi="Helvetica"/>
          <w:iCs/>
          <w:sz w:val="22"/>
          <w:szCs w:val="22"/>
        </w:rPr>
      </w:pPr>
      <w:moveFrom w:id="1681" w:author="Adrian Stier [2]" w:date="2021-01-15T07:58:00Z">
        <w:del w:id="1682" w:author="Adrian Stier [2]" w:date="2021-01-19T14:22:00Z">
          <w:r w:rsidRPr="008474FE" w:rsidDel="00B955A5">
            <w:rPr>
              <w:rFonts w:ascii="Helvetica" w:hAnsi="Helvetica"/>
              <w:iCs/>
              <w:sz w:val="22"/>
              <w:szCs w:val="22"/>
            </w:rPr>
            <w:delText xml:space="preserve"> </w:delText>
          </w:r>
        </w:del>
        <w:ins w:id="1683" w:author="Adrian Stier" w:date="2020-12-08T16:11:00Z">
          <w:del w:id="1684" w:author="Adrian Stier [2]" w:date="2021-01-19T14:22:00Z">
            <w:r w:rsidR="00476D4F" w:rsidRPr="008474FE" w:rsidDel="00B955A5">
              <w:rPr>
                <w:rFonts w:ascii="Helvetica" w:hAnsi="Helvetica"/>
                <w:iCs/>
                <w:sz w:val="22"/>
                <w:szCs w:val="22"/>
              </w:rPr>
              <w:delText xml:space="preserve">Populations that are poorly monitored tend to </w:delText>
            </w:r>
          </w:del>
        </w:ins>
        <w:ins w:id="1685" w:author="Adrian Stier" w:date="2020-12-08T16:12:00Z">
          <w:del w:id="1686" w:author="Adrian Stier [2]" w:date="2021-01-19T14:22:00Z">
            <w:r w:rsidR="00476D4F" w:rsidRPr="008474FE" w:rsidDel="00B955A5">
              <w:rPr>
                <w:rFonts w:ascii="Helvetica" w:hAnsi="Helvetica"/>
                <w:iCs/>
                <w:sz w:val="22"/>
                <w:szCs w:val="22"/>
              </w:rPr>
              <w:delText>regularly dip int</w:delText>
            </w:r>
          </w:del>
        </w:ins>
        <w:ins w:id="1687" w:author="Adrian Stier" w:date="2020-12-08T16:13:00Z">
          <w:del w:id="1688" w:author="Adrian Stier [2]" w:date="2021-01-19T14:22:00Z">
            <w:r w:rsidR="00476D4F" w:rsidRPr="008474FE" w:rsidDel="00B955A5">
              <w:rPr>
                <w:rFonts w:ascii="Helvetica" w:hAnsi="Helvetica"/>
                <w:iCs/>
                <w:sz w:val="22"/>
                <w:szCs w:val="22"/>
              </w:rPr>
              <w:delText>o</w:delText>
            </w:r>
          </w:del>
        </w:ins>
        <w:ins w:id="1689" w:author="Adrian Stier" w:date="2020-12-08T16:11:00Z">
          <w:del w:id="1690" w:author="Adrian Stier [2]" w:date="2021-01-19T14:22:00Z">
            <w:r w:rsidR="00476D4F" w:rsidRPr="008474FE" w:rsidDel="00B955A5">
              <w:rPr>
                <w:rFonts w:ascii="Helvetica" w:hAnsi="Helvetica"/>
                <w:iCs/>
                <w:sz w:val="22"/>
                <w:szCs w:val="22"/>
              </w:rPr>
              <w:delText xml:space="preserve"> the </w:delText>
            </w:r>
          </w:del>
        </w:ins>
        <w:ins w:id="1691" w:author="Adrian Stier" w:date="2020-12-08T16:13:00Z">
          <w:del w:id="1692" w:author="Adrian Stier [2]" w:date="2021-01-19T14:22:00Z">
            <w:r w:rsidR="00476D4F" w:rsidRPr="008474FE" w:rsidDel="00B955A5">
              <w:rPr>
                <w:rFonts w:ascii="Helvetica" w:hAnsi="Helvetica"/>
                <w:iCs/>
                <w:sz w:val="22"/>
                <w:szCs w:val="22"/>
              </w:rPr>
              <w:delText>danger zone</w:delText>
            </w:r>
          </w:del>
        </w:ins>
        <w:ins w:id="1693" w:author="Adrian Stier" w:date="2020-12-08T16:17:00Z">
          <w:del w:id="1694" w:author="Adrian Stier [2]" w:date="2021-01-19T14:22:00Z">
            <w:r w:rsidR="00944372" w:rsidRPr="008474FE" w:rsidDel="00B955A5">
              <w:rPr>
                <w:rFonts w:ascii="Helvetica" w:hAnsi="Helvetica"/>
                <w:iCs/>
                <w:sz w:val="22"/>
                <w:szCs w:val="22"/>
              </w:rPr>
              <w:delText xml:space="preserve">, cross the critical threshold, </w:delText>
            </w:r>
          </w:del>
        </w:ins>
        <w:ins w:id="1695" w:author="Adrian Stier" w:date="2020-12-08T16:19:00Z">
          <w:del w:id="1696" w:author="Adrian Stier [2]" w:date="2021-01-19T14:22:00Z">
            <w:r w:rsidR="00802DB9" w:rsidRPr="008474FE" w:rsidDel="00B955A5">
              <w:rPr>
                <w:rFonts w:ascii="Helvetica" w:hAnsi="Helvetica"/>
                <w:iCs/>
                <w:sz w:val="22"/>
                <w:szCs w:val="22"/>
              </w:rPr>
              <w:delText>and</w:delText>
            </w:r>
          </w:del>
        </w:ins>
        <w:ins w:id="1697" w:author="Adrian Stier" w:date="2020-12-08T16:16:00Z">
          <w:del w:id="1698" w:author="Adrian Stier [2]" w:date="2021-01-19T14:22:00Z">
            <w:r w:rsidR="00FF52E2" w:rsidRPr="008474FE" w:rsidDel="00B955A5">
              <w:rPr>
                <w:rFonts w:ascii="Helvetica" w:hAnsi="Helvetica"/>
                <w:iCs/>
                <w:sz w:val="22"/>
                <w:szCs w:val="22"/>
              </w:rPr>
              <w:delText xml:space="preserve"> collapse</w:delText>
            </w:r>
          </w:del>
        </w:ins>
        <w:ins w:id="1699" w:author="Adrian Stier" w:date="2020-12-08T16:11:00Z">
          <w:del w:id="1700" w:author="Adrian Stier [2]" w:date="2021-01-19T14:22:00Z">
            <w:r w:rsidR="00476D4F" w:rsidRPr="008474FE" w:rsidDel="00B955A5">
              <w:rPr>
                <w:rFonts w:ascii="Helvetica" w:hAnsi="Helvetica"/>
                <w:iCs/>
                <w:sz w:val="22"/>
                <w:szCs w:val="22"/>
              </w:rPr>
              <w:delText>.</w:delText>
            </w:r>
          </w:del>
        </w:ins>
        <w:ins w:id="1701" w:author="Adrian Stier" w:date="2020-12-08T16:19:00Z">
          <w:del w:id="1702" w:author="Adrian Stier [2]" w:date="2021-01-19T14:22:00Z">
            <w:r w:rsidR="00802DB9" w:rsidRPr="008474FE" w:rsidDel="00B955A5">
              <w:rPr>
                <w:rFonts w:ascii="Helvetica" w:hAnsi="Helvetica"/>
                <w:iCs/>
                <w:sz w:val="22"/>
                <w:szCs w:val="22"/>
              </w:rPr>
              <w:delText xml:space="preserve"> This </w:delText>
            </w:r>
          </w:del>
        </w:ins>
        <w:ins w:id="1703" w:author="Adrian Stier" w:date="2020-12-08T16:20:00Z">
          <w:del w:id="1704" w:author="Adrian Stier [2]" w:date="2021-01-19T14:22:00Z">
            <w:r w:rsidR="00802DB9" w:rsidRPr="008474FE" w:rsidDel="00B955A5">
              <w:rPr>
                <w:rFonts w:ascii="Helvetica" w:hAnsi="Helvetica"/>
                <w:iCs/>
                <w:sz w:val="22"/>
                <w:szCs w:val="22"/>
              </w:rPr>
              <w:delText xml:space="preserve">effect of poor monitoring </w:delText>
            </w:r>
          </w:del>
        </w:ins>
        <w:ins w:id="1705" w:author="Adrian Stier" w:date="2020-12-08T16:19:00Z">
          <w:del w:id="1706" w:author="Adrian Stier [2]" w:date="2021-01-19T14:22:00Z">
            <w:r w:rsidR="00802DB9" w:rsidRPr="008474FE" w:rsidDel="00B955A5">
              <w:rPr>
                <w:rFonts w:ascii="Helvetica" w:hAnsi="Helvetica"/>
                <w:iCs/>
                <w:sz w:val="22"/>
                <w:szCs w:val="22"/>
              </w:rPr>
              <w:delText xml:space="preserve">is </w:delText>
            </w:r>
          </w:del>
        </w:ins>
        <w:ins w:id="1707" w:author="Adrian Stier" w:date="2020-12-08T16:20:00Z">
          <w:del w:id="1708" w:author="Adrian Stier [2]" w:date="2021-01-19T14:22:00Z">
            <w:r w:rsidR="00802DB9" w:rsidRPr="008474FE" w:rsidDel="00B955A5">
              <w:rPr>
                <w:rFonts w:ascii="Helvetica" w:hAnsi="Helvetica"/>
                <w:iCs/>
                <w:sz w:val="22"/>
                <w:szCs w:val="22"/>
              </w:rPr>
              <w:delText>exacerbated</w:delText>
            </w:r>
          </w:del>
        </w:ins>
        <w:ins w:id="1709" w:author="Adrian Stier" w:date="2020-12-08T16:19:00Z">
          <w:del w:id="1710" w:author="Adrian Stier [2]" w:date="2021-01-19T14:22:00Z">
            <w:r w:rsidR="00802DB9" w:rsidRPr="008474FE" w:rsidDel="00B955A5">
              <w:rPr>
                <w:rFonts w:ascii="Helvetica" w:hAnsi="Helvetica"/>
                <w:iCs/>
                <w:sz w:val="22"/>
                <w:szCs w:val="22"/>
              </w:rPr>
              <w:delText xml:space="preserve"> by heavy pressure, which can lead to</w:delText>
            </w:r>
          </w:del>
        </w:ins>
        <w:ins w:id="1711" w:author="Adrian Stier" w:date="2020-12-08T16:20:00Z">
          <w:del w:id="1712" w:author="Adrian Stier [2]" w:date="2021-01-19T14:22:00Z">
            <w:r w:rsidR="00802DB9" w:rsidRPr="008474FE" w:rsidDel="00B955A5">
              <w:rPr>
                <w:rFonts w:ascii="Helvetica" w:hAnsi="Helvetica"/>
                <w:iCs/>
                <w:sz w:val="22"/>
                <w:szCs w:val="22"/>
              </w:rPr>
              <w:delText xml:space="preserve"> rapid dips in population biomass in short periods of time</w:delText>
            </w:r>
          </w:del>
        </w:ins>
        <w:ins w:id="1713" w:author="Adrian Stier" w:date="2020-12-08T16:22:00Z">
          <w:del w:id="1714" w:author="Adrian Stier [2]" w:date="2021-01-19T14:22:00Z">
            <w:r w:rsidR="006F50D0" w:rsidRPr="008474FE" w:rsidDel="00B955A5">
              <w:rPr>
                <w:rFonts w:ascii="Helvetica" w:hAnsi="Helvetica"/>
                <w:iCs/>
                <w:sz w:val="22"/>
                <w:szCs w:val="22"/>
              </w:rPr>
              <w:delText xml:space="preserve"> when populations are incorrectly estimated as healthy</w:delText>
            </w:r>
          </w:del>
        </w:ins>
        <w:ins w:id="1715" w:author="Adrian Stier" w:date="2020-12-08T16:20:00Z">
          <w:del w:id="1716" w:author="Adrian Stier [2]" w:date="2021-01-19T14:22:00Z">
            <w:r w:rsidR="00DB6AF1" w:rsidRPr="008474FE" w:rsidDel="00B955A5">
              <w:rPr>
                <w:rFonts w:ascii="Helvetica" w:hAnsi="Helvetica"/>
                <w:iCs/>
                <w:sz w:val="22"/>
                <w:szCs w:val="22"/>
              </w:rPr>
              <w:delText>.</w:delText>
            </w:r>
          </w:del>
        </w:ins>
        <w:ins w:id="1717" w:author="Adrian Stier" w:date="2020-12-08T16:21:00Z">
          <w:del w:id="1718" w:author="Adrian Stier [2]" w:date="2021-01-19T14:22:00Z">
            <w:r w:rsidR="00DB6AF1" w:rsidRPr="008474FE" w:rsidDel="00B955A5">
              <w:rPr>
                <w:rFonts w:ascii="Helvetica" w:hAnsi="Helvetica"/>
                <w:iCs/>
                <w:sz w:val="22"/>
                <w:szCs w:val="22"/>
              </w:rPr>
              <w:delText xml:space="preserve"> </w:delText>
            </w:r>
          </w:del>
        </w:ins>
        <w:ins w:id="1719" w:author="Adrian Stier" w:date="2020-12-08T16:16:00Z">
          <w:del w:id="1720" w:author="Adrian Stier [2]" w:date="2021-01-19T14:22:00Z">
            <w:r w:rsidR="00FF52E2" w:rsidRPr="008474FE" w:rsidDel="00B955A5">
              <w:rPr>
                <w:rFonts w:ascii="Helvetica" w:hAnsi="Helvetica"/>
                <w:iCs/>
                <w:sz w:val="22"/>
                <w:szCs w:val="22"/>
              </w:rPr>
              <w:delText xml:space="preserve">In contrast, </w:delText>
            </w:r>
          </w:del>
        </w:ins>
        <w:ins w:id="1721" w:author="Adrian Stier" w:date="2020-12-08T16:13:00Z">
          <w:del w:id="1722" w:author="Adrian Stier [2]" w:date="2021-01-19T14:22:00Z">
            <w:r w:rsidR="00476D4F" w:rsidRPr="008474FE" w:rsidDel="00B955A5">
              <w:rPr>
                <w:rFonts w:ascii="Helvetica" w:hAnsi="Helvetica"/>
                <w:iCs/>
                <w:sz w:val="22"/>
                <w:szCs w:val="22"/>
              </w:rPr>
              <w:delText xml:space="preserve">careful monitoring and modest fishing pressure </w:delText>
            </w:r>
          </w:del>
        </w:ins>
        <w:ins w:id="1723" w:author="Adrian Stier" w:date="2020-12-08T16:16:00Z">
          <w:del w:id="1724" w:author="Adrian Stier [2]" w:date="2021-01-19T14:22:00Z">
            <w:r w:rsidR="00FF52E2" w:rsidRPr="008474FE" w:rsidDel="00B955A5">
              <w:rPr>
                <w:rFonts w:ascii="Helvetica" w:hAnsi="Helvetica"/>
                <w:iCs/>
                <w:sz w:val="22"/>
                <w:szCs w:val="22"/>
              </w:rPr>
              <w:delText>affords many populations resilience</w:delText>
            </w:r>
          </w:del>
        </w:ins>
        <w:ins w:id="1725" w:author="Adrian Stier" w:date="2020-12-08T16:22:00Z">
          <w:del w:id="1726" w:author="Adrian Stier [2]" w:date="2021-01-19T14:22:00Z">
            <w:r w:rsidR="00ED0ABB" w:rsidRPr="008474FE" w:rsidDel="00B955A5">
              <w:rPr>
                <w:rFonts w:ascii="Helvetica" w:hAnsi="Helvetica"/>
                <w:iCs/>
                <w:sz w:val="22"/>
                <w:szCs w:val="22"/>
              </w:rPr>
              <w:delText>. Populations</w:delText>
            </w:r>
          </w:del>
        </w:ins>
        <w:ins w:id="1727" w:author="Adrian Stier" w:date="2020-12-08T16:23:00Z">
          <w:del w:id="1728" w:author="Adrian Stier [2]" w:date="2021-01-19T14:22:00Z">
            <w:r w:rsidR="00ED0ABB" w:rsidRPr="008474FE" w:rsidDel="00B955A5">
              <w:rPr>
                <w:rFonts w:ascii="Helvetica" w:hAnsi="Helvetica"/>
                <w:iCs/>
                <w:sz w:val="22"/>
                <w:szCs w:val="22"/>
              </w:rPr>
              <w:delText xml:space="preserve"> with high monitoring, and high fishing pressure still occassionally enter the danger zone and approach the critical threshold, but instead have a much higher probability of recovery back to a biomass that will maximize yield. </w:delText>
            </w:r>
          </w:del>
        </w:ins>
        <w:ins w:id="1729" w:author="Adrian Stier" w:date="2020-12-08T16:16:00Z">
          <w:del w:id="1730" w:author="Adrian Stier [2]" w:date="2021-01-19T14:22:00Z">
            <w:r w:rsidR="00D84AD5" w:rsidRPr="008474FE" w:rsidDel="00B955A5">
              <w:rPr>
                <w:rFonts w:ascii="Helvetica" w:hAnsi="Helvetica"/>
                <w:iCs/>
                <w:sz w:val="22"/>
                <w:szCs w:val="22"/>
              </w:rPr>
              <w:delText xml:space="preserve">This increased </w:delText>
            </w:r>
          </w:del>
        </w:ins>
        <w:ins w:id="1731" w:author="Adrian Stier" w:date="2020-12-08T16:24:00Z">
          <w:del w:id="1732" w:author="Adrian Stier [2]" w:date="2021-01-19T14:22:00Z">
            <w:r w:rsidR="00ED0ABB" w:rsidRPr="008474FE" w:rsidDel="00B955A5">
              <w:rPr>
                <w:rFonts w:ascii="Helvetica" w:hAnsi="Helvetica"/>
                <w:iCs/>
                <w:sz w:val="22"/>
                <w:szCs w:val="22"/>
              </w:rPr>
              <w:delText>resilience afforded by monitoring is a</w:delText>
            </w:r>
          </w:del>
        </w:ins>
        <w:ins w:id="1733" w:author="Adrian Stier" w:date="2020-12-08T16:16:00Z">
          <w:del w:id="1734" w:author="Adrian Stier [2]" w:date="2021-01-19T14:22:00Z">
            <w:r w:rsidR="00D84AD5" w:rsidRPr="008474FE" w:rsidDel="00B955A5">
              <w:rPr>
                <w:rFonts w:ascii="Helvetica" w:hAnsi="Helvetica"/>
                <w:iCs/>
                <w:sz w:val="22"/>
                <w:szCs w:val="22"/>
              </w:rPr>
              <w:delText xml:space="preserve"> critical </w:delText>
            </w:r>
          </w:del>
        </w:ins>
        <w:ins w:id="1735" w:author="Adrian Stier" w:date="2020-12-08T16:24:00Z">
          <w:del w:id="1736" w:author="Adrian Stier [2]" w:date="2021-01-19T14:22:00Z">
            <w:r w:rsidR="00ED0ABB" w:rsidRPr="008474FE" w:rsidDel="00B955A5">
              <w:rPr>
                <w:rFonts w:ascii="Helvetica" w:hAnsi="Helvetica"/>
                <w:iCs/>
                <w:sz w:val="22"/>
                <w:szCs w:val="22"/>
              </w:rPr>
              <w:delText xml:space="preserve">complement to the economic </w:delText>
            </w:r>
            <w:r w:rsidR="00A21AED" w:rsidRPr="008474FE" w:rsidDel="00B955A5">
              <w:rPr>
                <w:rFonts w:ascii="Helvetica" w:hAnsi="Helvetica"/>
                <w:iCs/>
                <w:sz w:val="22"/>
                <w:szCs w:val="22"/>
              </w:rPr>
              <w:delText>benefits</w:delText>
            </w:r>
          </w:del>
        </w:ins>
        <w:ins w:id="1737" w:author="Adrian Stier" w:date="2020-12-08T16:25:00Z">
          <w:del w:id="1738" w:author="Adrian Stier [2]" w:date="2021-01-19T14:22:00Z">
            <w:r w:rsidR="00A21AED" w:rsidRPr="008474FE" w:rsidDel="00B955A5">
              <w:rPr>
                <w:rFonts w:ascii="Helvetica" w:hAnsi="Helvetica"/>
                <w:iCs/>
                <w:sz w:val="22"/>
                <w:szCs w:val="22"/>
              </w:rPr>
              <w:delText xml:space="preserve"> that maximize return on investment.</w:delText>
            </w:r>
          </w:del>
        </w:ins>
        <w:ins w:id="1739" w:author="Adrian Stier" w:date="2020-12-08T16:17:00Z">
          <w:del w:id="1740" w:author="Adrian Stier [2]" w:date="2021-01-19T14:22:00Z">
            <w:r w:rsidR="00D56167" w:rsidRPr="008474FE" w:rsidDel="00B955A5">
              <w:rPr>
                <w:rFonts w:ascii="Helvetica" w:hAnsi="Helvetica"/>
                <w:iCs/>
                <w:sz w:val="22"/>
                <w:szCs w:val="22"/>
              </w:rPr>
              <w:delText xml:space="preserve"> </w:delText>
            </w:r>
          </w:del>
        </w:ins>
      </w:moveFrom>
    </w:p>
    <w:p w14:paraId="37800BD4" w14:textId="35DE0F50" w:rsidR="00476D4F" w:rsidRPr="008474FE" w:rsidDel="00B955A5" w:rsidRDefault="00476D4F">
      <w:pPr>
        <w:rPr>
          <w:del w:id="1741" w:author="Adrian Stier [2]" w:date="2021-01-19T14:22:00Z"/>
          <w:moveFrom w:id="1742" w:author="Adrian Stier [2]" w:date="2021-01-15T07:58:00Z"/>
          <w:rFonts w:ascii="Helvetica" w:hAnsi="Helvetica"/>
          <w:iCs/>
          <w:sz w:val="22"/>
          <w:szCs w:val="22"/>
        </w:rPr>
        <w:pPrChange w:id="1743" w:author="Adrian Stier [2]" w:date="2021-01-19T14:22:00Z">
          <w:pPr>
            <w:spacing w:line="480" w:lineRule="auto"/>
          </w:pPr>
        </w:pPrChange>
      </w:pPr>
    </w:p>
    <w:moveFromRangeEnd w:id="1673"/>
    <w:p w14:paraId="75527531" w14:textId="2DF97312" w:rsidR="00C80369" w:rsidRPr="008474FE" w:rsidDel="008474FE" w:rsidRDefault="008474FE">
      <w:pPr>
        <w:rPr>
          <w:del w:id="1744" w:author="Adrian Stier [2]" w:date="2021-01-19T06:30:00Z"/>
          <w:rFonts w:ascii="Helvetica" w:hAnsi="Helvetica"/>
          <w:iCs/>
          <w:sz w:val="22"/>
          <w:szCs w:val="22"/>
          <w:rPrChange w:id="1745" w:author="Adrian Stier [2]" w:date="2021-01-19T06:30:00Z">
            <w:rPr>
              <w:del w:id="1746" w:author="Adrian Stier [2]" w:date="2021-01-19T06:30:00Z"/>
              <w:rFonts w:ascii="Helvetica" w:hAnsi="Helvetica"/>
              <w:i/>
              <w:sz w:val="22"/>
              <w:szCs w:val="22"/>
            </w:rPr>
          </w:rPrChange>
        </w:rPr>
        <w:pPrChange w:id="1747" w:author="Adrian Stier [2]" w:date="2021-01-19T14:22:00Z">
          <w:pPr>
            <w:spacing w:line="480" w:lineRule="auto"/>
          </w:pPr>
        </w:pPrChange>
      </w:pPr>
      <w:ins w:id="1748" w:author="Adrian Stier [2]" w:date="2021-01-19T06:30:00Z">
        <w:r>
          <w:rPr>
            <w:rFonts w:ascii="Helvetica" w:hAnsi="Helvetica"/>
            <w:iCs/>
            <w:sz w:val="22"/>
            <w:szCs w:val="22"/>
          </w:rPr>
          <w:t>recautionary buffers</w:t>
        </w:r>
      </w:ins>
      <w:ins w:id="1749" w:author="Adrian Stier [2]" w:date="2021-01-19T06:31:00Z">
        <w:r>
          <w:rPr>
            <w:rFonts w:ascii="Helvetica" w:hAnsi="Helvetica"/>
            <w:iCs/>
            <w:sz w:val="22"/>
            <w:szCs w:val="22"/>
          </w:rPr>
          <w:t xml:space="preserve"> </w:t>
        </w:r>
      </w:ins>
      <w:ins w:id="1750" w:author="Adrian Stier [2]" w:date="2021-01-19T14:22:00Z">
        <w:r w:rsidR="00B955A5">
          <w:rPr>
            <w:rFonts w:ascii="Helvetica" w:hAnsi="Helvetica"/>
            <w:iCs/>
            <w:sz w:val="22"/>
            <w:szCs w:val="22"/>
          </w:rPr>
          <w:t>offer a clear opportunity for</w:t>
        </w:r>
      </w:ins>
      <w:ins w:id="1751" w:author="Adrian Stier [2]" w:date="2021-01-19T06:30:00Z">
        <w:r>
          <w:rPr>
            <w:rFonts w:ascii="Helvetica" w:hAnsi="Helvetica"/>
            <w:iCs/>
            <w:sz w:val="22"/>
            <w:szCs w:val="22"/>
          </w:rPr>
          <w:t xml:space="preserve"> ma</w:t>
        </w:r>
      </w:ins>
      <w:ins w:id="1752" w:author="Adrian Stier [2]" w:date="2021-01-19T06:31:00Z">
        <w:r>
          <w:rPr>
            <w:rFonts w:ascii="Helvetica" w:hAnsi="Helvetica"/>
            <w:iCs/>
            <w:sz w:val="22"/>
            <w:szCs w:val="22"/>
          </w:rPr>
          <w:t>nagers to maintain high profits</w:t>
        </w:r>
      </w:ins>
      <w:ins w:id="1753" w:author="Adrian Stier [2]" w:date="2021-01-19T14:16:00Z">
        <w:r w:rsidR="00B955A5">
          <w:rPr>
            <w:rFonts w:ascii="Helvetica" w:hAnsi="Helvetica"/>
            <w:iCs/>
            <w:sz w:val="22"/>
            <w:szCs w:val="22"/>
          </w:rPr>
          <w:t xml:space="preserve">, </w:t>
        </w:r>
      </w:ins>
      <w:ins w:id="1754" w:author="Adrian Stier [2]" w:date="2021-01-20T15:55:00Z">
        <w:r w:rsidR="00124B10">
          <w:rPr>
            <w:rFonts w:ascii="Helvetica" w:hAnsi="Helvetica"/>
            <w:iCs/>
            <w:sz w:val="22"/>
            <w:szCs w:val="22"/>
          </w:rPr>
          <w:t>reduce</w:t>
        </w:r>
      </w:ins>
      <w:ins w:id="1755" w:author="Adrian Stier [2]" w:date="2021-01-19T14:16:00Z">
        <w:r w:rsidR="00B955A5">
          <w:rPr>
            <w:rFonts w:ascii="Helvetica" w:hAnsi="Helvetica"/>
            <w:iCs/>
            <w:sz w:val="22"/>
            <w:szCs w:val="22"/>
          </w:rPr>
          <w:t xml:space="preserve"> monitoring costs, and</w:t>
        </w:r>
      </w:ins>
      <w:ins w:id="1756" w:author="Adrian Stier [2]" w:date="2021-01-19T06:31:00Z">
        <w:r>
          <w:rPr>
            <w:rFonts w:ascii="Helvetica" w:hAnsi="Helvetica"/>
            <w:iCs/>
            <w:sz w:val="22"/>
            <w:szCs w:val="22"/>
          </w:rPr>
          <w:t xml:space="preserve"> </w:t>
        </w:r>
      </w:ins>
      <w:ins w:id="1757" w:author="Adrian Stier [2]" w:date="2021-01-19T06:32:00Z">
        <w:r>
          <w:rPr>
            <w:rFonts w:ascii="Helvetica" w:hAnsi="Helvetica"/>
            <w:iCs/>
            <w:sz w:val="22"/>
            <w:szCs w:val="22"/>
          </w:rPr>
          <w:t>significantly reduc</w:t>
        </w:r>
      </w:ins>
      <w:ins w:id="1758" w:author="Adrian Stier [2]" w:date="2021-01-19T14:17:00Z">
        <w:r w:rsidR="00B955A5">
          <w:rPr>
            <w:rFonts w:ascii="Helvetica" w:hAnsi="Helvetica"/>
            <w:iCs/>
            <w:sz w:val="22"/>
            <w:szCs w:val="22"/>
          </w:rPr>
          <w:t>e the risk of</w:t>
        </w:r>
      </w:ins>
      <w:ins w:id="1759" w:author="Adrian Stier [2]" w:date="2021-01-19T06:32:00Z">
        <w:r>
          <w:rPr>
            <w:rFonts w:ascii="Helvetica" w:hAnsi="Helvetica"/>
            <w:iCs/>
            <w:sz w:val="22"/>
            <w:szCs w:val="22"/>
          </w:rPr>
          <w:t xml:space="preserve"> population collapse.</w:t>
        </w:r>
      </w:ins>
      <w:ins w:id="1760" w:author="Adrian Stier [2]" w:date="2021-01-19T06:37:00Z">
        <w:r w:rsidR="007C6756" w:rsidRPr="007C6756">
          <w:rPr>
            <w:rFonts w:ascii="Helvetica" w:hAnsi="Helvetica"/>
            <w:sz w:val="22"/>
            <w:szCs w:val="22"/>
          </w:rPr>
          <w:t xml:space="preserve"> </w:t>
        </w:r>
      </w:ins>
      <w:ins w:id="1761" w:author="Adrian Stier [2]" w:date="2021-01-19T06:38:00Z">
        <w:r w:rsidR="007C6756">
          <w:rPr>
            <w:rFonts w:ascii="Helvetica" w:hAnsi="Helvetica"/>
            <w:sz w:val="22"/>
            <w:szCs w:val="22"/>
          </w:rPr>
          <w:t xml:space="preserve">The cheapest monitoring option where monitoring precision is always low (CV = 0.5) offers the </w:t>
        </w:r>
        <w:del w:id="1762" w:author="Adrian Stier" w:date="2021-01-20T14:53:00Z">
          <w:r w:rsidR="007C6756" w:rsidDel="002F5A6E">
            <w:rPr>
              <w:rFonts w:ascii="Helvetica" w:hAnsi="Helvetica"/>
              <w:sz w:val="22"/>
              <w:szCs w:val="22"/>
            </w:rPr>
            <w:delText>lowest</w:delText>
          </w:r>
        </w:del>
      </w:ins>
      <w:ins w:id="1763" w:author="Adrian Stier" w:date="2021-01-20T14:53:00Z">
        <w:r w:rsidR="002F5A6E">
          <w:rPr>
            <w:rFonts w:ascii="Helvetica" w:hAnsi="Helvetica"/>
            <w:sz w:val="22"/>
            <w:szCs w:val="22"/>
          </w:rPr>
          <w:t xml:space="preserve">highest relative value to cost ratio but </w:t>
        </w:r>
        <w:del w:id="1764" w:author="Adrian Stier [2]" w:date="2021-01-20T15:55:00Z">
          <w:r w:rsidR="002F5A6E" w:rsidDel="00124B10">
            <w:rPr>
              <w:rFonts w:ascii="Helvetica" w:hAnsi="Helvetica"/>
              <w:sz w:val="22"/>
              <w:szCs w:val="22"/>
            </w:rPr>
            <w:delText>also</w:delText>
          </w:r>
        </w:del>
      </w:ins>
      <w:ins w:id="1765" w:author="Adrian Stier [2]" w:date="2021-01-20T15:55:00Z">
        <w:r w:rsidR="00124B10">
          <w:rPr>
            <w:rFonts w:ascii="Helvetica" w:hAnsi="Helvetica"/>
            <w:sz w:val="22"/>
            <w:szCs w:val="22"/>
          </w:rPr>
          <w:t>is also risky, with</w:t>
        </w:r>
      </w:ins>
      <w:ins w:id="1766" w:author="Adrian Stier" w:date="2021-01-20T14:53:00Z">
        <w:r w:rsidR="002F5A6E">
          <w:rPr>
            <w:rFonts w:ascii="Helvetica" w:hAnsi="Helvetica"/>
            <w:sz w:val="22"/>
            <w:szCs w:val="22"/>
          </w:rPr>
          <w:t xml:space="preserve"> the </w:t>
        </w:r>
      </w:ins>
      <w:ins w:id="1767" w:author="Adrian Stier [2]" w:date="2021-01-19T06:38:00Z">
        <w:del w:id="1768" w:author="Adrian Stier" w:date="2021-01-20T14:53:00Z">
          <w:r w:rsidR="007C6756" w:rsidDel="002F5A6E">
            <w:rPr>
              <w:rFonts w:ascii="Helvetica" w:hAnsi="Helvetica"/>
              <w:sz w:val="22"/>
              <w:szCs w:val="22"/>
            </w:rPr>
            <w:delText xml:space="preserve"> NPV and </w:delText>
          </w:r>
        </w:del>
      </w:ins>
      <w:ins w:id="1769" w:author="Adrian Stier [2]" w:date="2021-01-19T06:37:00Z">
        <w:del w:id="1770" w:author="Adrian Stier" w:date="2021-01-20T14:53:00Z">
          <w:r w:rsidR="007C6756" w:rsidRPr="003805EE" w:rsidDel="002F5A6E">
            <w:rPr>
              <w:rFonts w:ascii="Helvetica" w:hAnsi="Helvetica"/>
              <w:sz w:val="22"/>
              <w:szCs w:val="22"/>
            </w:rPr>
            <w:delText xml:space="preserve">the </w:delText>
          </w:r>
        </w:del>
      </w:ins>
      <w:ins w:id="1771" w:author="Adrian Stier [2]" w:date="2021-01-19T06:38:00Z">
        <w:r w:rsidR="007C6756">
          <w:rPr>
            <w:rFonts w:ascii="Helvetica" w:hAnsi="Helvetica"/>
            <w:sz w:val="22"/>
            <w:szCs w:val="22"/>
          </w:rPr>
          <w:t xml:space="preserve">highest </w:t>
        </w:r>
      </w:ins>
      <w:ins w:id="1772" w:author="Adrian Stier [2]" w:date="2021-01-19T06:37:00Z">
        <w:r w:rsidR="007C6756" w:rsidRPr="003805EE">
          <w:rPr>
            <w:rFonts w:ascii="Helvetica" w:hAnsi="Helvetica"/>
            <w:sz w:val="22"/>
            <w:szCs w:val="22"/>
          </w:rPr>
          <w:t xml:space="preserve">probability of tipping. </w:t>
        </w:r>
      </w:ins>
      <w:ins w:id="1773" w:author="Adrian Stier [2]" w:date="2021-01-19T06:38:00Z">
        <w:r w:rsidR="007C6756">
          <w:rPr>
            <w:rFonts w:ascii="Helvetica" w:hAnsi="Helvetica"/>
            <w:sz w:val="22"/>
            <w:szCs w:val="22"/>
          </w:rPr>
          <w:t xml:space="preserve">In contrast, the most expensive </w:t>
        </w:r>
      </w:ins>
      <w:ins w:id="1774" w:author="Adrian Stier [2]" w:date="2021-01-20T15:55:00Z">
        <w:r w:rsidR="00124B10">
          <w:rPr>
            <w:rFonts w:ascii="Helvetica" w:hAnsi="Helvetica"/>
            <w:sz w:val="22"/>
            <w:szCs w:val="22"/>
          </w:rPr>
          <w:t>monitoring option of always monitoring with</w:t>
        </w:r>
      </w:ins>
      <w:ins w:id="1775" w:author="Adrian Stier [2]" w:date="2021-01-19T06:39:00Z">
        <w:r w:rsidR="007C6756">
          <w:rPr>
            <w:rFonts w:ascii="Helvetica" w:hAnsi="Helvetica"/>
            <w:sz w:val="22"/>
            <w:szCs w:val="22"/>
          </w:rPr>
          <w:t xml:space="preserve"> </w:t>
        </w:r>
      </w:ins>
      <w:ins w:id="1776" w:author="Adrian Stier [2]" w:date="2021-01-20T15:56:00Z">
        <w:r w:rsidR="00124B10">
          <w:rPr>
            <w:rFonts w:ascii="Helvetica" w:hAnsi="Helvetica"/>
            <w:sz w:val="22"/>
            <w:szCs w:val="22"/>
          </w:rPr>
          <w:t xml:space="preserve">high </w:t>
        </w:r>
      </w:ins>
      <w:ins w:id="1777" w:author="Adrian Stier [2]" w:date="2021-01-19T06:39:00Z">
        <w:r w:rsidR="007C6756">
          <w:rPr>
            <w:rFonts w:ascii="Helvetica" w:hAnsi="Helvetica"/>
            <w:sz w:val="22"/>
            <w:szCs w:val="22"/>
          </w:rPr>
          <w:t>precision (CV = 0.1)</w:t>
        </w:r>
      </w:ins>
      <w:del w:id="1778" w:author="Adrian Stier [2]" w:date="2021-01-19T06:30:00Z">
        <w:r w:rsidR="00577B65" w:rsidRPr="008474FE" w:rsidDel="008474FE">
          <w:rPr>
            <w:rFonts w:ascii="Helvetica" w:hAnsi="Helvetica"/>
            <w:iCs/>
            <w:sz w:val="22"/>
            <w:szCs w:val="22"/>
            <w:rPrChange w:id="1779" w:author="Adrian Stier [2]" w:date="2021-01-19T06:30:00Z">
              <w:rPr>
                <w:rFonts w:ascii="Helvetica" w:hAnsi="Helvetica"/>
                <w:i/>
                <w:sz w:val="22"/>
                <w:szCs w:val="22"/>
              </w:rPr>
            </w:rPrChange>
          </w:rPr>
          <w:delText xml:space="preserve">Can Precautionary Buffers </w:delText>
        </w:r>
        <w:r w:rsidR="003A5A82" w:rsidRPr="008474FE" w:rsidDel="008474FE">
          <w:rPr>
            <w:rFonts w:ascii="Helvetica" w:hAnsi="Helvetica"/>
            <w:iCs/>
            <w:sz w:val="22"/>
            <w:szCs w:val="22"/>
            <w:rPrChange w:id="1780" w:author="Adrian Stier [2]" w:date="2021-01-19T06:30:00Z">
              <w:rPr>
                <w:rFonts w:ascii="Helvetica" w:hAnsi="Helvetica"/>
                <w:i/>
                <w:sz w:val="22"/>
                <w:szCs w:val="22"/>
              </w:rPr>
            </w:rPrChange>
          </w:rPr>
          <w:delText>Reduce</w:delText>
        </w:r>
        <w:r w:rsidR="00577B65" w:rsidRPr="008474FE" w:rsidDel="008474FE">
          <w:rPr>
            <w:rFonts w:ascii="Helvetica" w:hAnsi="Helvetica"/>
            <w:iCs/>
            <w:sz w:val="22"/>
            <w:szCs w:val="22"/>
            <w:rPrChange w:id="1781" w:author="Adrian Stier [2]" w:date="2021-01-19T06:30:00Z">
              <w:rPr>
                <w:rFonts w:ascii="Helvetica" w:hAnsi="Helvetica"/>
                <w:i/>
                <w:sz w:val="22"/>
                <w:szCs w:val="22"/>
              </w:rPr>
            </w:rPrChange>
          </w:rPr>
          <w:delText xml:space="preserve"> Monitoring Costs and</w:delText>
        </w:r>
        <w:r w:rsidR="00B16D69" w:rsidRPr="008474FE" w:rsidDel="008474FE">
          <w:rPr>
            <w:rFonts w:ascii="Helvetica" w:hAnsi="Helvetica"/>
            <w:iCs/>
            <w:sz w:val="22"/>
            <w:szCs w:val="22"/>
            <w:rPrChange w:id="1782" w:author="Adrian Stier [2]" w:date="2021-01-19T06:30:00Z">
              <w:rPr>
                <w:rFonts w:ascii="Helvetica" w:hAnsi="Helvetica"/>
                <w:i/>
                <w:sz w:val="22"/>
                <w:szCs w:val="22"/>
              </w:rPr>
            </w:rPrChange>
          </w:rPr>
          <w:delText xml:space="preserve"> the</w:delText>
        </w:r>
        <w:r w:rsidR="00577B65" w:rsidRPr="008474FE" w:rsidDel="008474FE">
          <w:rPr>
            <w:rFonts w:ascii="Helvetica" w:hAnsi="Helvetica"/>
            <w:iCs/>
            <w:sz w:val="22"/>
            <w:szCs w:val="22"/>
            <w:rPrChange w:id="1783" w:author="Adrian Stier [2]" w:date="2021-01-19T06:30:00Z">
              <w:rPr>
                <w:rFonts w:ascii="Helvetica" w:hAnsi="Helvetica"/>
                <w:i/>
                <w:sz w:val="22"/>
                <w:szCs w:val="22"/>
              </w:rPr>
            </w:rPrChange>
          </w:rPr>
          <w:delText xml:space="preserve"> Risk</w:delText>
        </w:r>
        <w:r w:rsidR="00C459AF" w:rsidRPr="008474FE" w:rsidDel="008474FE">
          <w:rPr>
            <w:rFonts w:ascii="Helvetica" w:hAnsi="Helvetica"/>
            <w:iCs/>
            <w:sz w:val="22"/>
            <w:szCs w:val="22"/>
            <w:rPrChange w:id="1784" w:author="Adrian Stier [2]" w:date="2021-01-19T06:30:00Z">
              <w:rPr>
                <w:rFonts w:ascii="Helvetica" w:hAnsi="Helvetica"/>
                <w:i/>
                <w:sz w:val="22"/>
                <w:szCs w:val="22"/>
              </w:rPr>
            </w:rPrChange>
          </w:rPr>
          <w:delText xml:space="preserve"> of Tipping</w:delText>
        </w:r>
        <w:r w:rsidR="00577B65" w:rsidRPr="008474FE" w:rsidDel="008474FE">
          <w:rPr>
            <w:rFonts w:ascii="Helvetica" w:hAnsi="Helvetica"/>
            <w:iCs/>
            <w:sz w:val="22"/>
            <w:szCs w:val="22"/>
            <w:rPrChange w:id="1785" w:author="Adrian Stier [2]" w:date="2021-01-19T06:30:00Z">
              <w:rPr>
                <w:rFonts w:ascii="Helvetica" w:hAnsi="Helvetica"/>
                <w:i/>
                <w:sz w:val="22"/>
                <w:szCs w:val="22"/>
              </w:rPr>
            </w:rPrChange>
          </w:rPr>
          <w:delText xml:space="preserve">? </w:delText>
        </w:r>
      </w:del>
    </w:p>
    <w:p w14:paraId="33C718E5" w14:textId="27874CAF" w:rsidR="00741A2F" w:rsidRDefault="009E631B" w:rsidP="00B955A5">
      <w:pPr>
        <w:rPr>
          <w:ins w:id="1786" w:author="Adrian Stier [2]" w:date="2021-01-18T08:03:00Z"/>
          <w:rFonts w:ascii="Helvetica" w:hAnsi="Helvetica"/>
          <w:sz w:val="22"/>
          <w:szCs w:val="22"/>
        </w:rPr>
      </w:pPr>
      <w:del w:id="1787" w:author="Adrian Stier [2]" w:date="2021-01-19T06:33:00Z">
        <w:r w:rsidRPr="008474FE" w:rsidDel="008474FE">
          <w:rPr>
            <w:rFonts w:ascii="Helvetica" w:hAnsi="Helvetica"/>
            <w:iCs/>
            <w:sz w:val="22"/>
            <w:szCs w:val="22"/>
          </w:rPr>
          <w:delText>G</w:delText>
        </w:r>
      </w:del>
      <w:del w:id="1788" w:author="Adrian Stier [2]" w:date="2021-01-19T06:36:00Z">
        <w:r w:rsidRPr="008474FE" w:rsidDel="007C6756">
          <w:rPr>
            <w:rFonts w:ascii="Helvetica" w:hAnsi="Helvetica"/>
            <w:iCs/>
            <w:sz w:val="22"/>
            <w:szCs w:val="22"/>
          </w:rPr>
          <w:delText>iven</w:delText>
        </w:r>
        <w:r w:rsidRPr="003805EE" w:rsidDel="007C6756">
          <w:rPr>
            <w:rFonts w:ascii="Helvetica" w:hAnsi="Helvetica"/>
            <w:sz w:val="22"/>
            <w:szCs w:val="22"/>
          </w:rPr>
          <w:delText xml:space="preserve"> a maximum exploitation rate at </w:delText>
        </w:r>
      </w:del>
      <m:oMath>
        <m:sSub>
          <m:sSubPr>
            <m:ctrlPr>
              <w:del w:id="1789" w:author="Adrian Stier [2]" w:date="2021-01-19T06:36:00Z">
                <w:rPr>
                  <w:rFonts w:ascii="Cambria Math" w:hAnsi="Cambria Math"/>
                  <w:i/>
                  <w:sz w:val="22"/>
                  <w:szCs w:val="22"/>
                </w:rPr>
              </w:del>
            </m:ctrlPr>
          </m:sSubPr>
          <m:e>
            <m:r>
              <w:del w:id="1790" w:author="Adrian Stier [2]" w:date="2021-01-19T06:36:00Z">
                <w:rPr>
                  <w:rFonts w:ascii="Cambria Math" w:hAnsi="Cambria Math"/>
                  <w:sz w:val="22"/>
                  <w:szCs w:val="22"/>
                </w:rPr>
                <m:t>H</m:t>
              </w:del>
            </m:r>
          </m:e>
          <m:sub>
            <m:r>
              <w:del w:id="1791" w:author="Adrian Stier [2]" w:date="2021-01-19T06:36:00Z">
                <w:rPr>
                  <w:rFonts w:ascii="Cambria Math" w:hAnsi="Cambria Math"/>
                  <w:sz w:val="22"/>
                  <w:szCs w:val="22"/>
                </w:rPr>
                <m:t>MSY</m:t>
              </w:del>
            </m:r>
          </m:sub>
        </m:sSub>
      </m:oMath>
      <w:del w:id="1792" w:author="Adrian Stier [2]" w:date="2021-01-19T06:36:00Z">
        <w:r w:rsidR="005F1942" w:rsidRPr="003805EE" w:rsidDel="007C6756">
          <w:rPr>
            <w:rFonts w:ascii="Helvetica" w:hAnsi="Helvetica"/>
            <w:sz w:val="22"/>
            <w:szCs w:val="22"/>
          </w:rPr>
          <w:delText xml:space="preserve">, </w:delText>
        </w:r>
      </w:del>
      <w:ins w:id="1793" w:author="Adrian Stier [2]" w:date="2021-01-20T15:55:00Z">
        <w:r w:rsidR="00124B10">
          <w:rPr>
            <w:rFonts w:ascii="Helvetica" w:hAnsi="Helvetica"/>
            <w:sz w:val="22"/>
            <w:szCs w:val="22"/>
          </w:rPr>
          <w:t xml:space="preserve"> </w:t>
        </w:r>
      </w:ins>
      <w:ins w:id="1794" w:author="Adrian Stier [2]" w:date="2021-01-18T07:32:00Z">
        <w:r w:rsidR="00C776FB">
          <w:rPr>
            <w:rFonts w:ascii="Helvetica" w:hAnsi="Helvetica"/>
            <w:sz w:val="22"/>
            <w:szCs w:val="22"/>
          </w:rPr>
          <w:t xml:space="preserve">offers the highest </w:t>
        </w:r>
      </w:ins>
      <w:r w:rsidR="003B24E6" w:rsidRPr="003805EE">
        <w:rPr>
          <w:rFonts w:ascii="Helvetica" w:hAnsi="Helvetica"/>
          <w:sz w:val="22"/>
          <w:szCs w:val="22"/>
        </w:rPr>
        <w:t xml:space="preserve">net present value </w:t>
      </w:r>
      <w:ins w:id="1795" w:author="Adrian Stier [2]" w:date="2021-01-18T07:32:00Z">
        <w:r w:rsidR="00C776FB">
          <w:rPr>
            <w:rFonts w:ascii="Helvetica" w:hAnsi="Helvetica"/>
            <w:sz w:val="22"/>
            <w:szCs w:val="22"/>
          </w:rPr>
          <w:t xml:space="preserve">and the lowest </w:t>
        </w:r>
      </w:ins>
      <w:del w:id="1796" w:author="Adrian Stier [2]" w:date="2021-01-18T07:32:00Z">
        <w:r w:rsidR="00740EE9" w:rsidRPr="003805EE" w:rsidDel="00C776FB">
          <w:rPr>
            <w:rFonts w:ascii="Helvetica" w:hAnsi="Helvetica"/>
            <w:sz w:val="22"/>
            <w:szCs w:val="22"/>
          </w:rPr>
          <w:delText>is greatest</w:delText>
        </w:r>
        <w:r w:rsidR="00B82848" w:rsidRPr="003805EE" w:rsidDel="00C776FB">
          <w:rPr>
            <w:rFonts w:ascii="Helvetica" w:hAnsi="Helvetica"/>
            <w:sz w:val="22"/>
            <w:szCs w:val="22"/>
          </w:rPr>
          <w:delText xml:space="preserve"> </w:delText>
        </w:r>
      </w:del>
      <w:ins w:id="1797" w:author="Megsie Siple" w:date="2020-08-20T23:26:00Z">
        <w:del w:id="1798" w:author="Adrian Stier [2]" w:date="2021-01-18T07:32:00Z">
          <w:r w:rsidR="00561C03" w:rsidDel="00C776FB">
            <w:rPr>
              <w:rFonts w:ascii="Helvetica" w:hAnsi="Helvetica"/>
              <w:sz w:val="22"/>
              <w:szCs w:val="22"/>
            </w:rPr>
            <w:delText>highest</w:delText>
          </w:r>
          <w:r w:rsidR="00561C03" w:rsidRPr="003805EE" w:rsidDel="00C776FB">
            <w:rPr>
              <w:rFonts w:ascii="Helvetica" w:hAnsi="Helvetica"/>
              <w:sz w:val="22"/>
              <w:szCs w:val="22"/>
            </w:rPr>
            <w:delText xml:space="preserve"> </w:delText>
          </w:r>
        </w:del>
      </w:ins>
      <w:del w:id="1799" w:author="Adrian Stier [2]" w:date="2021-01-18T07:32:00Z">
        <w:r w:rsidR="00B82848" w:rsidRPr="003805EE" w:rsidDel="00C776FB">
          <w:rPr>
            <w:rFonts w:ascii="Helvetica" w:hAnsi="Helvetica"/>
            <w:sz w:val="22"/>
            <w:szCs w:val="22"/>
          </w:rPr>
          <w:delText xml:space="preserve">and the </w:delText>
        </w:r>
      </w:del>
      <w:r w:rsidR="00B82848" w:rsidRPr="003805EE">
        <w:rPr>
          <w:rFonts w:ascii="Helvetica" w:hAnsi="Helvetica"/>
          <w:sz w:val="22"/>
          <w:szCs w:val="22"/>
        </w:rPr>
        <w:t xml:space="preserve">probability of </w:t>
      </w:r>
      <w:del w:id="1800" w:author="Adrian Stier [2]" w:date="2021-01-18T07:31:00Z">
        <w:r w:rsidR="00B82848" w:rsidRPr="003805EE" w:rsidDel="00C776FB">
          <w:rPr>
            <w:rFonts w:ascii="Helvetica" w:hAnsi="Helvetica"/>
            <w:sz w:val="22"/>
            <w:szCs w:val="22"/>
          </w:rPr>
          <w:delText xml:space="preserve">tipping </w:delText>
        </w:r>
      </w:del>
      <w:ins w:id="1801" w:author="Adrian Stier [2]" w:date="2021-01-18T07:31:00Z">
        <w:r w:rsidR="00C776FB">
          <w:rPr>
            <w:rFonts w:ascii="Helvetica" w:hAnsi="Helvetica"/>
            <w:sz w:val="22"/>
            <w:szCs w:val="22"/>
          </w:rPr>
          <w:t>crossing a critical threshold</w:t>
        </w:r>
      </w:ins>
      <w:ins w:id="1802" w:author="Adrian Stier [2]" w:date="2021-01-18T08:00:00Z">
        <w:r w:rsidR="008D0105">
          <w:rPr>
            <w:rFonts w:ascii="Helvetica" w:hAnsi="Helvetica"/>
            <w:sz w:val="22"/>
            <w:szCs w:val="22"/>
          </w:rPr>
          <w:t xml:space="preserve"> (Fig. 6)</w:t>
        </w:r>
      </w:ins>
      <w:del w:id="1803" w:author="Adrian Stier [2]" w:date="2021-01-18T07:32:00Z">
        <w:r w:rsidR="00B82848" w:rsidRPr="003805EE" w:rsidDel="00C776FB">
          <w:rPr>
            <w:rFonts w:ascii="Helvetica" w:hAnsi="Helvetica"/>
            <w:sz w:val="22"/>
            <w:szCs w:val="22"/>
          </w:rPr>
          <w:delText>is lowest</w:delText>
        </w:r>
        <w:r w:rsidR="0050378A" w:rsidRPr="003805EE" w:rsidDel="00C776FB">
          <w:rPr>
            <w:rFonts w:ascii="Helvetica" w:hAnsi="Helvetica"/>
            <w:sz w:val="22"/>
            <w:szCs w:val="22"/>
          </w:rPr>
          <w:delText xml:space="preserve"> with high monitoring </w:delText>
        </w:r>
        <w:r w:rsidR="00DE4DC0" w:rsidRPr="003805EE" w:rsidDel="00C776FB">
          <w:rPr>
            <w:rFonts w:ascii="Helvetica" w:hAnsi="Helvetica"/>
            <w:sz w:val="22"/>
            <w:szCs w:val="22"/>
          </w:rPr>
          <w:delText>precision</w:delText>
        </w:r>
      </w:del>
      <w:r w:rsidR="00B16D69" w:rsidRPr="003805EE">
        <w:rPr>
          <w:rFonts w:ascii="Helvetica" w:hAnsi="Helvetica"/>
          <w:sz w:val="22"/>
          <w:szCs w:val="22"/>
        </w:rPr>
        <w:t>.</w:t>
      </w:r>
      <w:ins w:id="1804" w:author="Adrian Stier [2]" w:date="2021-01-20T15:56:00Z">
        <w:r w:rsidR="0002780B">
          <w:rPr>
            <w:rFonts w:ascii="Helvetica" w:hAnsi="Helvetica"/>
            <w:sz w:val="22"/>
            <w:szCs w:val="22"/>
          </w:rPr>
          <w:t xml:space="preserve"> </w:t>
        </w:r>
      </w:ins>
      <w:r w:rsidR="00DE4DC0" w:rsidRPr="003805EE">
        <w:rPr>
          <w:rFonts w:ascii="Helvetica" w:hAnsi="Helvetica"/>
          <w:sz w:val="22"/>
          <w:szCs w:val="22"/>
        </w:rPr>
        <w:t xml:space="preserve"> </w:t>
      </w:r>
      <w:r w:rsidR="00B16D69" w:rsidRPr="003805EE">
        <w:rPr>
          <w:rFonts w:ascii="Helvetica" w:hAnsi="Helvetica"/>
          <w:sz w:val="22"/>
          <w:szCs w:val="22"/>
        </w:rPr>
        <w:t>H</w:t>
      </w:r>
      <w:r w:rsidR="00DE4DC0" w:rsidRPr="003805EE">
        <w:rPr>
          <w:rFonts w:ascii="Helvetica" w:hAnsi="Helvetica"/>
          <w:sz w:val="22"/>
          <w:szCs w:val="22"/>
        </w:rPr>
        <w:t>owever</w:t>
      </w:r>
      <w:r w:rsidR="000D0034" w:rsidRPr="003805EE">
        <w:rPr>
          <w:rFonts w:ascii="Helvetica" w:hAnsi="Helvetica"/>
          <w:sz w:val="22"/>
          <w:szCs w:val="22"/>
        </w:rPr>
        <w:t>,</w:t>
      </w:r>
      <w:r w:rsidR="00DE4DC0" w:rsidRPr="003805EE">
        <w:rPr>
          <w:rFonts w:ascii="Helvetica" w:hAnsi="Helvetica"/>
          <w:sz w:val="22"/>
          <w:szCs w:val="22"/>
        </w:rPr>
        <w:t xml:space="preserve"> </w:t>
      </w:r>
      <w:del w:id="1805" w:author="Adrian Stier [2]" w:date="2021-01-19T06:39:00Z">
        <w:r w:rsidR="00B82848" w:rsidRPr="003805EE" w:rsidDel="007C6756">
          <w:rPr>
            <w:rFonts w:ascii="Helvetica" w:hAnsi="Helvetica"/>
            <w:sz w:val="22"/>
            <w:szCs w:val="22"/>
          </w:rPr>
          <w:delText xml:space="preserve">monitoring is </w:delText>
        </w:r>
      </w:del>
      <w:ins w:id="1806" w:author="Megsie Siple" w:date="2020-08-20T23:26:00Z">
        <w:del w:id="1807" w:author="Adrian Stier [2]" w:date="2021-01-19T06:39:00Z">
          <w:r w:rsidR="00561C03" w:rsidDel="007C6756">
            <w:rPr>
              <w:rFonts w:ascii="Helvetica" w:hAnsi="Helvetica"/>
              <w:sz w:val="22"/>
              <w:szCs w:val="22"/>
            </w:rPr>
            <w:delText xml:space="preserve">most </w:delText>
          </w:r>
        </w:del>
      </w:ins>
      <w:del w:id="1808" w:author="Adrian Stier [2]" w:date="2021-01-19T06:39:00Z">
        <w:r w:rsidR="00B0670C" w:rsidRPr="003805EE" w:rsidDel="007C6756">
          <w:rPr>
            <w:rFonts w:ascii="Helvetica" w:hAnsi="Helvetica"/>
            <w:sz w:val="22"/>
            <w:szCs w:val="22"/>
          </w:rPr>
          <w:delText>the</w:delText>
        </w:r>
        <w:r w:rsidR="0080579E" w:rsidRPr="003805EE" w:rsidDel="007C6756">
          <w:rPr>
            <w:rFonts w:ascii="Helvetica" w:hAnsi="Helvetica"/>
            <w:sz w:val="22"/>
            <w:szCs w:val="22"/>
          </w:rPr>
          <w:delText xml:space="preserve"> </w:delText>
        </w:r>
        <w:r w:rsidR="00B82848" w:rsidRPr="003805EE" w:rsidDel="007C6756">
          <w:rPr>
            <w:rFonts w:ascii="Helvetica" w:hAnsi="Helvetica"/>
            <w:sz w:val="22"/>
            <w:szCs w:val="22"/>
          </w:rPr>
          <w:delText>most costly</w:delText>
        </w:r>
        <w:r w:rsidR="00B16D69" w:rsidRPr="003805EE" w:rsidDel="007C6756">
          <w:rPr>
            <w:rFonts w:ascii="Helvetica" w:hAnsi="Helvetica"/>
            <w:sz w:val="22"/>
            <w:szCs w:val="22"/>
          </w:rPr>
          <w:delText xml:space="preserve"> under these circumstances</w:delText>
        </w:r>
      </w:del>
      <w:ins w:id="1809" w:author="Adrian Stier [2]" w:date="2021-01-19T06:40:00Z">
        <w:r w:rsidR="007C6756">
          <w:rPr>
            <w:rFonts w:ascii="Helvetica" w:hAnsi="Helvetica"/>
            <w:sz w:val="22"/>
            <w:szCs w:val="22"/>
          </w:rPr>
          <w:t xml:space="preserve">always maintaining </w:t>
        </w:r>
      </w:ins>
      <w:ins w:id="1810" w:author="Adrian Stier [2]" w:date="2021-01-19T06:33:00Z">
        <w:r w:rsidR="008474FE">
          <w:rPr>
            <w:rFonts w:ascii="Helvetica" w:hAnsi="Helvetica"/>
            <w:sz w:val="22"/>
            <w:szCs w:val="22"/>
          </w:rPr>
          <w:t>high precision</w:t>
        </w:r>
      </w:ins>
      <w:ins w:id="1811" w:author="Adrian Stier [2]" w:date="2021-01-19T06:40:00Z">
        <w:r w:rsidR="007C6756">
          <w:rPr>
            <w:rFonts w:ascii="Helvetica" w:hAnsi="Helvetica"/>
            <w:sz w:val="22"/>
            <w:szCs w:val="22"/>
          </w:rPr>
          <w:t xml:space="preserve"> monitoring</w:t>
        </w:r>
      </w:ins>
      <w:ins w:id="1812" w:author="Adrian Stier [2]" w:date="2021-01-19T06:33:00Z">
        <w:r w:rsidR="008474FE">
          <w:rPr>
            <w:rFonts w:ascii="Helvetica" w:hAnsi="Helvetica"/>
            <w:sz w:val="22"/>
            <w:szCs w:val="22"/>
          </w:rPr>
          <w:t xml:space="preserve"> may be unattainable given the </w:t>
        </w:r>
      </w:ins>
      <w:ins w:id="1813" w:author="Adrian Stier [2]" w:date="2021-01-19T06:40:00Z">
        <w:r w:rsidR="007C6756">
          <w:rPr>
            <w:rFonts w:ascii="Helvetica" w:hAnsi="Helvetica"/>
            <w:sz w:val="22"/>
            <w:szCs w:val="22"/>
          </w:rPr>
          <w:t xml:space="preserve">high cost. </w:t>
        </w:r>
      </w:ins>
      <w:ins w:id="1814" w:author="Adrian Stier [2]" w:date="2021-01-19T06:41:00Z">
        <w:r w:rsidR="00392FF0">
          <w:rPr>
            <w:rFonts w:ascii="Helvetica" w:hAnsi="Helvetica"/>
            <w:sz w:val="22"/>
            <w:szCs w:val="22"/>
          </w:rPr>
          <w:t>A</w:t>
        </w:r>
      </w:ins>
      <w:del w:id="1815" w:author="Adrian Stier [2]" w:date="2021-01-19T06:37:00Z">
        <w:r w:rsidR="00171438" w:rsidRPr="003805EE" w:rsidDel="007C6756">
          <w:rPr>
            <w:rFonts w:ascii="Helvetica" w:hAnsi="Helvetica"/>
            <w:sz w:val="22"/>
            <w:szCs w:val="22"/>
          </w:rPr>
          <w:delText xml:space="preserve">. </w:delText>
        </w:r>
        <w:r w:rsidR="00A262AC" w:rsidRPr="003805EE" w:rsidDel="007C6756">
          <w:rPr>
            <w:rFonts w:ascii="Helvetica" w:hAnsi="Helvetica"/>
            <w:sz w:val="22"/>
            <w:szCs w:val="22"/>
          </w:rPr>
          <w:delText>In contrast, NPV is lowest</w:delText>
        </w:r>
        <w:r w:rsidR="00701617" w:rsidRPr="003805EE" w:rsidDel="007C6756">
          <w:rPr>
            <w:rFonts w:ascii="Helvetica" w:hAnsi="Helvetica"/>
            <w:sz w:val="22"/>
            <w:szCs w:val="22"/>
          </w:rPr>
          <w:delText xml:space="preserve"> and</w:delText>
        </w:r>
        <w:r w:rsidR="00A262AC" w:rsidRPr="003805EE" w:rsidDel="007C6756">
          <w:rPr>
            <w:rFonts w:ascii="Helvetica" w:hAnsi="Helvetica"/>
            <w:sz w:val="22"/>
            <w:szCs w:val="22"/>
          </w:rPr>
          <w:delText xml:space="preserve"> the probability of tipping is highest when monitoring precision is low, yet this</w:delText>
        </w:r>
      </w:del>
      <w:ins w:id="1816" w:author="Megsie Siple" w:date="2020-08-20T23:27:00Z">
        <w:del w:id="1817" w:author="Adrian Stier [2]" w:date="2021-01-19T06:37:00Z">
          <w:r w:rsidR="00561C03" w:rsidDel="007C6756">
            <w:rPr>
              <w:rFonts w:ascii="Helvetica" w:hAnsi="Helvetica"/>
              <w:sz w:val="22"/>
              <w:szCs w:val="22"/>
            </w:rPr>
            <w:delText>, which</w:delText>
          </w:r>
        </w:del>
      </w:ins>
      <w:del w:id="1818" w:author="Adrian Stier [2]" w:date="2021-01-19T06:37:00Z">
        <w:r w:rsidR="00A262AC" w:rsidRPr="003805EE" w:rsidDel="007C6756">
          <w:rPr>
            <w:rFonts w:ascii="Helvetica" w:hAnsi="Helvetica"/>
            <w:sz w:val="22"/>
            <w:szCs w:val="22"/>
          </w:rPr>
          <w:delText xml:space="preserve"> is also the cheapest option for investing in monitoring. </w:delText>
        </w:r>
      </w:del>
      <w:del w:id="1819" w:author="Adrian Stier [2]" w:date="2021-01-19T06:40:00Z">
        <w:r w:rsidR="00B0670C" w:rsidRPr="003805EE" w:rsidDel="00392FF0">
          <w:rPr>
            <w:rFonts w:ascii="Helvetica" w:hAnsi="Helvetica"/>
            <w:sz w:val="22"/>
            <w:szCs w:val="22"/>
          </w:rPr>
          <w:delText>A</w:delText>
        </w:r>
      </w:del>
      <w:r w:rsidR="00B0670C" w:rsidRPr="003805EE">
        <w:rPr>
          <w:rFonts w:ascii="Helvetica" w:hAnsi="Helvetica"/>
          <w:sz w:val="22"/>
          <w:szCs w:val="22"/>
        </w:rPr>
        <w:t xml:space="preserve"> precautionary buffer offers an intermediate solution where</w:t>
      </w:r>
      <w:ins w:id="1820" w:author="Adrian Stier [2]" w:date="2021-01-19T14:50:00Z">
        <w:r w:rsidR="004968F5">
          <w:rPr>
            <w:rFonts w:ascii="Helvetica" w:hAnsi="Helvetica"/>
            <w:sz w:val="22"/>
            <w:szCs w:val="22"/>
          </w:rPr>
          <w:t xml:space="preserve"> the cost of monitoring is substantially reduced,</w:t>
        </w:r>
      </w:ins>
      <w:r w:rsidR="00B0670C" w:rsidRPr="003805EE">
        <w:rPr>
          <w:rFonts w:ascii="Helvetica" w:hAnsi="Helvetica"/>
          <w:sz w:val="22"/>
          <w:szCs w:val="22"/>
        </w:rPr>
        <w:t xml:space="preserve"> </w:t>
      </w:r>
      <w:ins w:id="1821" w:author="Adrian Stier [2]" w:date="2021-01-19T14:50:00Z">
        <w:r w:rsidR="004968F5">
          <w:rPr>
            <w:rFonts w:ascii="Helvetica" w:hAnsi="Helvetica"/>
            <w:sz w:val="22"/>
            <w:szCs w:val="22"/>
          </w:rPr>
          <w:t xml:space="preserve">in exchange for minor reductions in </w:t>
        </w:r>
      </w:ins>
      <w:r w:rsidR="00B0670C" w:rsidRPr="003805EE">
        <w:rPr>
          <w:rFonts w:ascii="Helvetica" w:hAnsi="Helvetica"/>
          <w:sz w:val="22"/>
          <w:szCs w:val="22"/>
        </w:rPr>
        <w:t>NPV</w:t>
      </w:r>
      <w:ins w:id="1822" w:author="Adrian Stier [2]" w:date="2021-01-20T15:56:00Z">
        <w:r w:rsidR="0002780B">
          <w:rPr>
            <w:rFonts w:ascii="Helvetica" w:hAnsi="Helvetica"/>
            <w:sz w:val="22"/>
            <w:szCs w:val="22"/>
          </w:rPr>
          <w:t xml:space="preserve"> and</w:t>
        </w:r>
      </w:ins>
      <w:r w:rsidR="00B0670C" w:rsidRPr="003805EE">
        <w:rPr>
          <w:rFonts w:ascii="Helvetica" w:hAnsi="Helvetica"/>
          <w:sz w:val="22"/>
          <w:szCs w:val="22"/>
        </w:rPr>
        <w:t xml:space="preserve"> </w:t>
      </w:r>
      <w:del w:id="1823" w:author="Adrian Stier [2]" w:date="2021-01-19T14:51:00Z">
        <w:r w:rsidR="00B0670C" w:rsidRPr="003805EE" w:rsidDel="004968F5">
          <w:rPr>
            <w:rFonts w:ascii="Helvetica" w:hAnsi="Helvetica"/>
            <w:sz w:val="22"/>
            <w:szCs w:val="22"/>
          </w:rPr>
          <w:delText>is</w:delText>
        </w:r>
      </w:del>
      <w:del w:id="1824" w:author="Adrian Stier [2]" w:date="2021-01-19T14:50:00Z">
        <w:r w:rsidR="00B0670C" w:rsidRPr="003805EE" w:rsidDel="004968F5">
          <w:rPr>
            <w:rFonts w:ascii="Helvetica" w:hAnsi="Helvetica"/>
            <w:sz w:val="22"/>
            <w:szCs w:val="22"/>
          </w:rPr>
          <w:delText xml:space="preserve"> lower</w:delText>
        </w:r>
      </w:del>
      <w:del w:id="1825" w:author="Adrian Stier [2]" w:date="2021-01-19T14:49:00Z">
        <w:r w:rsidR="00B0670C" w:rsidRPr="003805EE" w:rsidDel="004968F5">
          <w:rPr>
            <w:rFonts w:ascii="Helvetica" w:hAnsi="Helvetica"/>
            <w:sz w:val="22"/>
            <w:szCs w:val="22"/>
          </w:rPr>
          <w:delText xml:space="preserve"> relative</w:delText>
        </w:r>
      </w:del>
      <w:del w:id="1826" w:author="Adrian Stier [2]" w:date="2021-01-19T14:50:00Z">
        <w:r w:rsidR="00B0670C" w:rsidRPr="003805EE" w:rsidDel="004968F5">
          <w:rPr>
            <w:rFonts w:ascii="Helvetica" w:hAnsi="Helvetica"/>
            <w:sz w:val="22"/>
            <w:szCs w:val="22"/>
          </w:rPr>
          <w:delText xml:space="preserve"> to constant high precision monitoring</w:delText>
        </w:r>
      </w:del>
      <w:del w:id="1827" w:author="Adrian Stier [2]" w:date="2021-01-19T14:51:00Z">
        <w:r w:rsidR="00B0670C" w:rsidRPr="003805EE" w:rsidDel="004968F5">
          <w:rPr>
            <w:rFonts w:ascii="Helvetica" w:hAnsi="Helvetica"/>
            <w:sz w:val="22"/>
            <w:szCs w:val="22"/>
          </w:rPr>
          <w:delText xml:space="preserve">. </w:delText>
        </w:r>
      </w:del>
      <w:ins w:id="1828" w:author="Adrian Stier [2]" w:date="2021-01-19T06:43:00Z">
        <w:r w:rsidR="00573CAA">
          <w:rPr>
            <w:rFonts w:ascii="Helvetica" w:hAnsi="Helvetica"/>
            <w:sz w:val="22"/>
            <w:szCs w:val="22"/>
          </w:rPr>
          <w:t>a modest increase in risk of collapse</w:t>
        </w:r>
      </w:ins>
      <w:ins w:id="1829" w:author="Adrian Stier [2]" w:date="2021-01-19T14:51:00Z">
        <w:r w:rsidR="004968F5">
          <w:rPr>
            <w:rFonts w:ascii="Helvetica" w:hAnsi="Helvetica"/>
            <w:sz w:val="22"/>
            <w:szCs w:val="22"/>
          </w:rPr>
          <w:t xml:space="preserve">. </w:t>
        </w:r>
      </w:ins>
      <w:del w:id="1830" w:author="Adrian Stier [2]" w:date="2021-01-19T06:45:00Z">
        <w:r w:rsidR="00B0670C" w:rsidRPr="003805EE" w:rsidDel="00136BDA">
          <w:rPr>
            <w:rFonts w:ascii="Helvetica" w:hAnsi="Helvetica"/>
            <w:sz w:val="22"/>
            <w:szCs w:val="22"/>
          </w:rPr>
          <w:delText xml:space="preserve">Although slightly riskier, this monitoring solution is less costly. </w:delText>
        </w:r>
      </w:del>
      <w:r w:rsidR="00B0670C" w:rsidRPr="003805EE">
        <w:rPr>
          <w:rFonts w:ascii="Helvetica" w:hAnsi="Helvetica"/>
          <w:sz w:val="22"/>
          <w:szCs w:val="22"/>
        </w:rPr>
        <w:t>Therefore, a precautionary buffer may be an effective approach for balancing these tradeoffs by maintaining relatively high profits while minimizing monitoring</w:t>
      </w:r>
      <w:ins w:id="1831" w:author="Adrian Stier" w:date="2019-04-08T16:57:00Z">
        <w:r w:rsidR="00404708">
          <w:rPr>
            <w:rFonts w:ascii="Helvetica" w:hAnsi="Helvetica"/>
            <w:sz w:val="22"/>
            <w:szCs w:val="22"/>
          </w:rPr>
          <w:t xml:space="preserve">. Naturally, the costs and benefits of any given strategy will potentially change </w:t>
        </w:r>
      </w:ins>
      <w:ins w:id="1832" w:author="Adrian Stier [2]" w:date="2021-01-18T07:34:00Z">
        <w:r w:rsidR="007C22C3">
          <w:rPr>
            <w:rFonts w:ascii="Helvetica" w:hAnsi="Helvetica"/>
            <w:sz w:val="22"/>
            <w:szCs w:val="22"/>
          </w:rPr>
          <w:t xml:space="preserve">for any given system </w:t>
        </w:r>
      </w:ins>
      <w:ins w:id="1833" w:author="Adrian Stier" w:date="2019-04-08T16:57:00Z">
        <w:r w:rsidR="00404708">
          <w:rPr>
            <w:rFonts w:ascii="Helvetica" w:hAnsi="Helvetica"/>
            <w:sz w:val="22"/>
            <w:szCs w:val="22"/>
          </w:rPr>
          <w:t xml:space="preserve">depending on the </w:t>
        </w:r>
      </w:ins>
      <w:ins w:id="1834" w:author="Adrian Stier" w:date="2019-04-08T16:58:00Z">
        <w:r w:rsidR="00E70D27">
          <w:rPr>
            <w:rFonts w:ascii="Helvetica" w:hAnsi="Helvetica"/>
            <w:sz w:val="22"/>
            <w:szCs w:val="22"/>
          </w:rPr>
          <w:t>specific</w:t>
        </w:r>
      </w:ins>
      <w:ins w:id="1835" w:author="Adrian Stier" w:date="2019-04-08T16:57:00Z">
        <w:r w:rsidR="00404708">
          <w:rPr>
            <w:rFonts w:ascii="Helvetica" w:hAnsi="Helvetica"/>
            <w:sz w:val="22"/>
            <w:szCs w:val="22"/>
          </w:rPr>
          <w:t xml:space="preserve"> costs and benefits of monitoring</w:t>
        </w:r>
      </w:ins>
      <w:ins w:id="1836" w:author="Adrian Stier" w:date="2019-04-08T16:58:00Z">
        <w:r w:rsidR="00E70D27">
          <w:rPr>
            <w:rFonts w:ascii="Helvetica" w:hAnsi="Helvetica"/>
            <w:sz w:val="22"/>
            <w:szCs w:val="22"/>
          </w:rPr>
          <w:t xml:space="preserve">. </w:t>
        </w:r>
      </w:ins>
      <w:del w:id="1837" w:author="Adrian Stier" w:date="2019-04-08T16:57:00Z">
        <w:r w:rsidR="00B0670C" w:rsidRPr="003805EE" w:rsidDel="00404708">
          <w:rPr>
            <w:rFonts w:ascii="Helvetica" w:hAnsi="Helvetica"/>
            <w:sz w:val="22"/>
            <w:szCs w:val="22"/>
          </w:rPr>
          <w:delText xml:space="preserve"> </w:delText>
        </w:r>
      </w:del>
    </w:p>
    <w:p w14:paraId="13F48802" w14:textId="403D7B6C" w:rsidR="00FB61F1" w:rsidDel="006D7463" w:rsidRDefault="00FB61F1">
      <w:pPr>
        <w:rPr>
          <w:del w:id="1838" w:author="Adrian Stier [2]" w:date="2021-01-19T06:45:00Z"/>
          <w:rFonts w:ascii="Helvetica" w:hAnsi="Helvetica"/>
          <w:sz w:val="22"/>
          <w:szCs w:val="22"/>
        </w:rPr>
      </w:pPr>
    </w:p>
    <w:p w14:paraId="11B4AE30" w14:textId="77777777" w:rsidR="006D7463" w:rsidRDefault="006D7463">
      <w:pPr>
        <w:rPr>
          <w:ins w:id="1839" w:author="Adrian Stier [2]" w:date="2021-01-19T14:56:00Z"/>
          <w:rFonts w:ascii="Helvetica" w:hAnsi="Helvetica"/>
          <w:sz w:val="22"/>
          <w:szCs w:val="22"/>
        </w:rPr>
      </w:pPr>
    </w:p>
    <w:p w14:paraId="5680A004" w14:textId="7839EDBB" w:rsidR="006D7463" w:rsidDel="00F31E3D" w:rsidRDefault="006D7463">
      <w:pPr>
        <w:rPr>
          <w:ins w:id="1840" w:author="Adrian Stier [2]" w:date="2021-01-19T14:56:00Z"/>
          <w:del w:id="1841" w:author="Adrian Stier" w:date="2021-01-21T07:00:00Z"/>
          <w:rFonts w:ascii="Helvetica" w:hAnsi="Helvetica"/>
          <w:sz w:val="22"/>
          <w:szCs w:val="22"/>
        </w:rPr>
      </w:pPr>
      <w:ins w:id="1842" w:author="Adrian Stier [2]" w:date="2021-01-19T14:56:00Z">
        <w:del w:id="1843" w:author="Adrian Stier" w:date="2021-01-21T07:00:00Z">
          <w:r w:rsidDel="00F31E3D">
            <w:rPr>
              <w:rFonts w:ascii="Helvetica" w:hAnsi="Helvetica"/>
              <w:sz w:val="22"/>
              <w:szCs w:val="22"/>
            </w:rPr>
            <w:delText>for sims, which to pick re cost function</w:delText>
          </w:r>
        </w:del>
      </w:ins>
    </w:p>
    <w:p w14:paraId="103B606D" w14:textId="3EE94CD3" w:rsidR="006D7463" w:rsidDel="00F31E3D" w:rsidRDefault="006D7463">
      <w:pPr>
        <w:rPr>
          <w:ins w:id="1844" w:author="Adrian Stier [2]" w:date="2021-01-19T14:56:00Z"/>
          <w:del w:id="1845" w:author="Adrian Stier" w:date="2021-01-21T07:00:00Z"/>
          <w:rFonts w:ascii="Helvetica" w:hAnsi="Helvetica"/>
          <w:sz w:val="22"/>
          <w:szCs w:val="22"/>
        </w:rPr>
      </w:pPr>
      <w:ins w:id="1846" w:author="Adrian Stier [2]" w:date="2021-01-19T14:56:00Z">
        <w:del w:id="1847" w:author="Adrian Stier" w:date="2021-01-21T07:00:00Z">
          <w:r w:rsidDel="00F31E3D">
            <w:rPr>
              <w:rFonts w:ascii="Helvetica" w:hAnsi="Helvetica"/>
              <w:sz w:val="22"/>
              <w:szCs w:val="22"/>
            </w:rPr>
            <w:delText xml:space="preserve">which </w:delText>
          </w:r>
        </w:del>
      </w:ins>
      <w:ins w:id="1848" w:author="Adrian Stier [2]" w:date="2021-01-19T14:57:00Z">
        <w:del w:id="1849" w:author="Adrian Stier" w:date="2021-01-21T07:00:00Z">
          <w:r w:rsidDel="00F31E3D">
            <w:rPr>
              <w:rFonts w:ascii="Helvetica" w:hAnsi="Helvetica"/>
              <w:sz w:val="22"/>
              <w:szCs w:val="22"/>
            </w:rPr>
            <w:delText xml:space="preserve">f value to present alongside </w:delText>
          </w:r>
        </w:del>
      </w:ins>
    </w:p>
    <w:p w14:paraId="1861BE12" w14:textId="1735140B" w:rsidR="006D7463" w:rsidRPr="003805EE" w:rsidDel="00F31E3D" w:rsidRDefault="006D7463">
      <w:pPr>
        <w:rPr>
          <w:ins w:id="1850" w:author="Adrian Stier [2]" w:date="2021-01-19T14:56:00Z"/>
          <w:del w:id="1851" w:author="Adrian Stier" w:date="2021-01-21T07:00:00Z"/>
          <w:rFonts w:ascii="Helvetica" w:hAnsi="Helvetica"/>
          <w:sz w:val="22"/>
          <w:szCs w:val="22"/>
        </w:rPr>
        <w:pPrChange w:id="1852" w:author="Adrian Stier" w:date="2020-12-04T07:09:00Z">
          <w:pPr>
            <w:spacing w:line="480" w:lineRule="auto"/>
          </w:pPr>
        </w:pPrChange>
      </w:pPr>
    </w:p>
    <w:p w14:paraId="7812C7AE" w14:textId="240156E6" w:rsidR="005B7365" w:rsidRPr="003805EE" w:rsidRDefault="005B7365">
      <w:pPr>
        <w:rPr>
          <w:rFonts w:ascii="Helvetica" w:hAnsi="Helvetica"/>
          <w:sz w:val="22"/>
          <w:szCs w:val="22"/>
        </w:rPr>
        <w:pPrChange w:id="1853" w:author="Adrian Stier" w:date="2020-12-04T07:09:00Z">
          <w:pPr>
            <w:spacing w:line="480" w:lineRule="auto"/>
          </w:pPr>
        </w:pPrChange>
      </w:pPr>
    </w:p>
    <w:p w14:paraId="03834AC9" w14:textId="5FD9CD8E" w:rsidR="00A21B6D" w:rsidRDefault="001915FF">
      <w:pPr>
        <w:rPr>
          <w:ins w:id="1854" w:author="Adrian Stier [2]" w:date="2021-01-18T08:02:00Z"/>
          <w:rFonts w:ascii="Helvetica" w:hAnsi="Helvetica"/>
          <w:b/>
          <w:sz w:val="22"/>
          <w:szCs w:val="22"/>
        </w:rPr>
      </w:pPr>
      <w:r w:rsidRPr="003805EE">
        <w:rPr>
          <w:rFonts w:ascii="Helvetica" w:hAnsi="Helvetica"/>
          <w:b/>
          <w:sz w:val="22"/>
          <w:szCs w:val="22"/>
        </w:rPr>
        <w:t xml:space="preserve">DISCUSSION </w:t>
      </w:r>
    </w:p>
    <w:p w14:paraId="41AFB51A" w14:textId="5DCBDBB9" w:rsidR="00B54BEA" w:rsidRPr="003805EE" w:rsidDel="005B06D5" w:rsidRDefault="00B54BEA">
      <w:pPr>
        <w:rPr>
          <w:del w:id="1855" w:author="Adrian Stier" w:date="2021-01-21T07:07:00Z"/>
          <w:rFonts w:ascii="Helvetica" w:hAnsi="Helvetica"/>
          <w:b/>
          <w:sz w:val="22"/>
          <w:szCs w:val="22"/>
        </w:rPr>
        <w:pPrChange w:id="1856" w:author="Adrian Stier" w:date="2020-12-04T07:09:00Z">
          <w:pPr>
            <w:spacing w:line="480" w:lineRule="auto"/>
          </w:pPr>
        </w:pPrChange>
      </w:pPr>
      <w:ins w:id="1857" w:author="Adrian Stier [2]" w:date="2021-01-18T08:02:00Z">
        <w:del w:id="1858" w:author="Adrian Stier" w:date="2021-01-21T07:07:00Z">
          <w:r w:rsidDel="005B06D5">
            <w:rPr>
              <w:rFonts w:ascii="Helvetica" w:hAnsi="Helvetica"/>
              <w:b/>
              <w:sz w:val="22"/>
              <w:szCs w:val="22"/>
            </w:rPr>
            <w:delText>INTEGRATE RESILIENCE DISCUSION HERE</w:delText>
          </w:r>
        </w:del>
      </w:ins>
    </w:p>
    <w:p w14:paraId="5B1307B0" w14:textId="0C89D1EE" w:rsidR="00F9071C" w:rsidRDefault="000D0034">
      <w:pPr>
        <w:rPr>
          <w:ins w:id="1859" w:author="Adrian Stier" w:date="2021-01-21T07:08:00Z"/>
          <w:rFonts w:ascii="Helvetica" w:hAnsi="Helvetica" w:cs="Helvetica"/>
          <w:sz w:val="22"/>
          <w:szCs w:val="22"/>
        </w:rPr>
      </w:pPr>
      <w:del w:id="1860" w:author="Adrian Stier" w:date="2021-01-21T06:54:00Z">
        <w:r w:rsidRPr="003805EE" w:rsidDel="00E85D06">
          <w:rPr>
            <w:rFonts w:ascii="Helvetica" w:hAnsi="Helvetica"/>
            <w:sz w:val="22"/>
            <w:szCs w:val="22"/>
          </w:rPr>
          <w:delText>Ecosystem</w:delText>
        </w:r>
        <w:r w:rsidR="00A352EA" w:rsidRPr="003805EE" w:rsidDel="00E85D06">
          <w:rPr>
            <w:rFonts w:ascii="Helvetica" w:hAnsi="Helvetica"/>
            <w:sz w:val="22"/>
            <w:szCs w:val="22"/>
          </w:rPr>
          <w:delText xml:space="preserve"> </w:delText>
        </w:r>
      </w:del>
      <w:ins w:id="1861" w:author="Adrian Stier" w:date="2021-01-21T06:54:00Z">
        <w:r w:rsidR="00E85D06">
          <w:rPr>
            <w:rFonts w:ascii="Helvetica" w:hAnsi="Helvetica"/>
            <w:sz w:val="22"/>
            <w:szCs w:val="22"/>
          </w:rPr>
          <w:t>The</w:t>
        </w:r>
        <w:r w:rsidR="00E85D06" w:rsidRPr="003805EE">
          <w:rPr>
            <w:rFonts w:ascii="Helvetica" w:hAnsi="Helvetica"/>
            <w:sz w:val="22"/>
            <w:szCs w:val="22"/>
          </w:rPr>
          <w:t xml:space="preserve"> </w:t>
        </w:r>
      </w:ins>
      <w:r w:rsidR="00A352EA" w:rsidRPr="003805EE">
        <w:rPr>
          <w:rFonts w:ascii="Helvetica" w:hAnsi="Helvetica"/>
          <w:sz w:val="22"/>
          <w:szCs w:val="22"/>
        </w:rPr>
        <w:t>monitoring</w:t>
      </w:r>
      <w:ins w:id="1862" w:author="Adrian Stier" w:date="2021-01-21T06:54:00Z">
        <w:r w:rsidR="00E85D06">
          <w:rPr>
            <w:rFonts w:ascii="Helvetica" w:hAnsi="Helvetica"/>
            <w:sz w:val="22"/>
            <w:szCs w:val="22"/>
          </w:rPr>
          <w:t xml:space="preserve"> of biological systems</w:t>
        </w:r>
      </w:ins>
      <w:r w:rsidR="004C5771" w:rsidRPr="003805EE">
        <w:rPr>
          <w:rFonts w:ascii="Helvetica" w:hAnsi="Helvetica"/>
          <w:sz w:val="22"/>
          <w:szCs w:val="22"/>
        </w:rPr>
        <w:t xml:space="preserve"> is </w:t>
      </w:r>
      <w:r w:rsidRPr="003805EE">
        <w:rPr>
          <w:rFonts w:ascii="Helvetica" w:hAnsi="Helvetica"/>
          <w:sz w:val="22"/>
          <w:szCs w:val="22"/>
        </w:rPr>
        <w:t xml:space="preserve">typically constrained by </w:t>
      </w:r>
      <w:r w:rsidR="004C5771" w:rsidRPr="003805EE">
        <w:rPr>
          <w:rFonts w:ascii="Helvetica" w:hAnsi="Helvetica"/>
          <w:sz w:val="22"/>
          <w:szCs w:val="22"/>
        </w:rPr>
        <w:t>financial and logistical</w:t>
      </w:r>
      <w:r w:rsidRPr="003805EE">
        <w:rPr>
          <w:rFonts w:ascii="Helvetica" w:hAnsi="Helvetica"/>
          <w:sz w:val="22"/>
          <w:szCs w:val="22"/>
        </w:rPr>
        <w:t xml:space="preserve"> resources</w:t>
      </w:r>
      <w:r w:rsidR="004C5771" w:rsidRPr="003805EE">
        <w:rPr>
          <w:rFonts w:ascii="Helvetica" w:hAnsi="Helvetica"/>
          <w:sz w:val="22"/>
          <w:szCs w:val="22"/>
        </w:rPr>
        <w:t xml:space="preserve">. </w:t>
      </w:r>
      <w:r w:rsidR="00F312BB" w:rsidRPr="003805EE">
        <w:rPr>
          <w:rFonts w:ascii="Helvetica" w:hAnsi="Helvetica"/>
          <w:sz w:val="22"/>
          <w:szCs w:val="22"/>
        </w:rPr>
        <w:t xml:space="preserve">Our </w:t>
      </w:r>
      <w:r w:rsidR="00A65A95" w:rsidRPr="003805EE">
        <w:rPr>
          <w:rFonts w:ascii="Helvetica" w:hAnsi="Helvetica"/>
          <w:sz w:val="22"/>
          <w:szCs w:val="22"/>
        </w:rPr>
        <w:t>results</w:t>
      </w:r>
      <w:r w:rsidR="00511F8E" w:rsidRPr="003805EE">
        <w:rPr>
          <w:rFonts w:ascii="Helvetica" w:hAnsi="Helvetica"/>
          <w:sz w:val="22"/>
          <w:szCs w:val="22"/>
        </w:rPr>
        <w:t xml:space="preserve"> demonstrate</w:t>
      </w:r>
      <w:r w:rsidR="00F312BB" w:rsidRPr="003805EE">
        <w:rPr>
          <w:rFonts w:ascii="Helvetica" w:hAnsi="Helvetica"/>
          <w:sz w:val="22"/>
          <w:szCs w:val="22"/>
        </w:rPr>
        <w:t xml:space="preserve"> that </w:t>
      </w:r>
      <w:ins w:id="1863" w:author="Adrian Stier" w:date="2021-01-21T07:06:00Z">
        <w:r w:rsidR="005B06D5">
          <w:rPr>
            <w:rFonts w:ascii="Helvetica" w:hAnsi="Helvetica"/>
            <w:sz w:val="22"/>
            <w:szCs w:val="22"/>
          </w:rPr>
          <w:t xml:space="preserve">high precision monitoring </w:t>
        </w:r>
        <w:proofErr w:type="spellStart"/>
        <w:r w:rsidR="005B06D5">
          <w:rPr>
            <w:rFonts w:ascii="Helvetica" w:hAnsi="Helvetica"/>
            <w:sz w:val="22"/>
            <w:szCs w:val="22"/>
          </w:rPr>
          <w:t>monitoring</w:t>
        </w:r>
        <w:proofErr w:type="spellEnd"/>
        <w:r w:rsidR="005B06D5">
          <w:rPr>
            <w:rFonts w:ascii="Helvetica" w:hAnsi="Helvetica"/>
            <w:sz w:val="22"/>
            <w:szCs w:val="22"/>
          </w:rPr>
          <w:t xml:space="preserve"> can promote the resilience of overharvested </w:t>
        </w:r>
      </w:ins>
      <w:ins w:id="1864" w:author="Adrian Stier" w:date="2021-01-21T07:07:00Z">
        <w:r w:rsidR="005B06D5">
          <w:rPr>
            <w:rFonts w:ascii="Helvetica" w:hAnsi="Helvetica"/>
            <w:sz w:val="22"/>
            <w:szCs w:val="22"/>
          </w:rPr>
          <w:t>population and maximize the value of a resource. However,</w:t>
        </w:r>
      </w:ins>
      <w:ins w:id="1865" w:author="Adrian Stier" w:date="2021-01-21T07:06:00Z">
        <w:r w:rsidR="005B06D5">
          <w:rPr>
            <w:rFonts w:ascii="Helvetica" w:hAnsi="Helvetica"/>
            <w:sz w:val="22"/>
            <w:szCs w:val="22"/>
          </w:rPr>
          <w:t xml:space="preserve"> </w:t>
        </w:r>
      </w:ins>
      <w:r w:rsidR="00F312BB" w:rsidRPr="003805EE">
        <w:rPr>
          <w:rFonts w:ascii="Helvetica" w:hAnsi="Helvetica"/>
          <w:sz w:val="22"/>
          <w:szCs w:val="22"/>
        </w:rPr>
        <w:t xml:space="preserve">not </w:t>
      </w:r>
      <w:r w:rsidR="00A65A95" w:rsidRPr="003805EE">
        <w:rPr>
          <w:rFonts w:ascii="Helvetica" w:hAnsi="Helvetica"/>
          <w:sz w:val="22"/>
          <w:szCs w:val="22"/>
        </w:rPr>
        <w:t xml:space="preserve">all </w:t>
      </w:r>
      <w:r w:rsidR="00F312BB" w:rsidRPr="003805EE">
        <w:rPr>
          <w:rFonts w:ascii="Helvetica" w:hAnsi="Helvetica"/>
          <w:sz w:val="22"/>
          <w:szCs w:val="22"/>
        </w:rPr>
        <w:t>monitoring information is equally valuable</w:t>
      </w:r>
      <w:r w:rsidR="00A352EA" w:rsidRPr="003805EE">
        <w:rPr>
          <w:rFonts w:ascii="Helvetica" w:hAnsi="Helvetica"/>
          <w:sz w:val="22"/>
          <w:szCs w:val="22"/>
        </w:rPr>
        <w:t>.</w:t>
      </w:r>
      <w:r w:rsidR="00F312BB" w:rsidRPr="003805EE">
        <w:rPr>
          <w:rFonts w:ascii="Helvetica" w:hAnsi="Helvetica" w:cs="Helvetica Neue"/>
          <w:sz w:val="22"/>
          <w:szCs w:val="22"/>
        </w:rPr>
        <w:t xml:space="preserve"> </w:t>
      </w:r>
      <w:r w:rsidR="00400B8E" w:rsidRPr="003805EE">
        <w:rPr>
          <w:rFonts w:ascii="Helvetica" w:hAnsi="Helvetica" w:cs="Helvetica Neue"/>
          <w:sz w:val="22"/>
          <w:szCs w:val="22"/>
        </w:rPr>
        <w:t xml:space="preserve">Rather, </w:t>
      </w:r>
      <w:r w:rsidR="00F312BB" w:rsidRPr="003805EE">
        <w:rPr>
          <w:rFonts w:ascii="Helvetica" w:hAnsi="Helvetica" w:cs="Helvetica Neue"/>
          <w:sz w:val="22"/>
          <w:szCs w:val="22"/>
        </w:rPr>
        <w:t>as resource</w:t>
      </w:r>
      <w:r w:rsidRPr="003805EE">
        <w:rPr>
          <w:rFonts w:ascii="Helvetica" w:hAnsi="Helvetica" w:cs="Helvetica Neue"/>
          <w:sz w:val="22"/>
          <w:szCs w:val="22"/>
        </w:rPr>
        <w:t xml:space="preserve"> exploitation </w:t>
      </w:r>
      <w:ins w:id="1866" w:author="Adrian Stier" w:date="2021-01-21T06:54:00Z">
        <w:r w:rsidR="00E85D06">
          <w:rPr>
            <w:rFonts w:ascii="Helvetica" w:hAnsi="Helvetica" w:cs="Helvetica Neue"/>
            <w:sz w:val="22"/>
            <w:szCs w:val="22"/>
          </w:rPr>
          <w:t xml:space="preserve">rates </w:t>
        </w:r>
      </w:ins>
      <w:r w:rsidRPr="003805EE">
        <w:rPr>
          <w:rFonts w:ascii="Helvetica" w:hAnsi="Helvetica" w:cs="Helvetica Neue"/>
          <w:sz w:val="22"/>
          <w:szCs w:val="22"/>
        </w:rPr>
        <w:t>increase</w:t>
      </w:r>
      <w:del w:id="1867" w:author="Adrian Stier" w:date="2021-01-21T06:54:00Z">
        <w:r w:rsidRPr="003805EE" w:rsidDel="00E85D06">
          <w:rPr>
            <w:rFonts w:ascii="Helvetica" w:hAnsi="Helvetica" w:cs="Helvetica Neue"/>
            <w:sz w:val="22"/>
            <w:szCs w:val="22"/>
          </w:rPr>
          <w:delText>s</w:delText>
        </w:r>
      </w:del>
      <w:r w:rsidRPr="003805EE">
        <w:rPr>
          <w:rFonts w:ascii="Helvetica" w:hAnsi="Helvetica" w:cs="Helvetica Neue"/>
          <w:sz w:val="22"/>
          <w:szCs w:val="22"/>
        </w:rPr>
        <w:t xml:space="preserve"> </w:t>
      </w:r>
      <w:r w:rsidR="00F312BB" w:rsidRPr="003805EE">
        <w:rPr>
          <w:rFonts w:ascii="Helvetica" w:hAnsi="Helvetica" w:cs="Helvetica Neue"/>
          <w:sz w:val="22"/>
          <w:szCs w:val="22"/>
        </w:rPr>
        <w:t xml:space="preserve">and </w:t>
      </w:r>
      <w:r w:rsidRPr="003805EE">
        <w:rPr>
          <w:rFonts w:ascii="Helvetica" w:hAnsi="Helvetica" w:cs="Helvetica Neue"/>
          <w:sz w:val="22"/>
          <w:szCs w:val="22"/>
        </w:rPr>
        <w:t xml:space="preserve">the system </w:t>
      </w:r>
      <w:r w:rsidR="00F312BB" w:rsidRPr="003805EE">
        <w:rPr>
          <w:rFonts w:ascii="Helvetica" w:hAnsi="Helvetica" w:cs="Helvetica Neue"/>
          <w:sz w:val="22"/>
          <w:szCs w:val="22"/>
        </w:rPr>
        <w:t>approach</w:t>
      </w:r>
      <w:r w:rsidRPr="003805EE">
        <w:rPr>
          <w:rFonts w:ascii="Helvetica" w:hAnsi="Helvetica" w:cs="Helvetica Neue"/>
          <w:sz w:val="22"/>
          <w:szCs w:val="22"/>
        </w:rPr>
        <w:t xml:space="preserve">es </w:t>
      </w:r>
      <w:r w:rsidR="00407FED" w:rsidRPr="003805EE">
        <w:rPr>
          <w:rFonts w:ascii="Helvetica" w:hAnsi="Helvetica" w:cs="Helvetica Neue"/>
          <w:sz w:val="22"/>
          <w:szCs w:val="22"/>
        </w:rPr>
        <w:t>a</w:t>
      </w:r>
      <w:r w:rsidR="004758C3" w:rsidRPr="003805EE">
        <w:rPr>
          <w:rFonts w:ascii="Helvetica" w:hAnsi="Helvetica" w:cs="Helvetica Neue"/>
          <w:sz w:val="22"/>
          <w:szCs w:val="22"/>
        </w:rPr>
        <w:t xml:space="preserve"> </w:t>
      </w:r>
      <w:del w:id="1868" w:author="Adrian Stier" w:date="2021-01-21T06:54:00Z">
        <w:r w:rsidR="00407FED" w:rsidRPr="003805EE" w:rsidDel="00E85D06">
          <w:rPr>
            <w:rFonts w:ascii="Helvetica" w:hAnsi="Helvetica" w:cs="Helvetica Neue"/>
            <w:sz w:val="22"/>
            <w:szCs w:val="22"/>
          </w:rPr>
          <w:delText>tipping point</w:delText>
        </w:r>
      </w:del>
      <w:ins w:id="1869" w:author="Adrian Stier" w:date="2021-01-21T06:54:00Z">
        <w:r w:rsidR="00E85D06">
          <w:rPr>
            <w:rFonts w:ascii="Helvetica" w:hAnsi="Helvetica" w:cs="Helvetica Neue"/>
            <w:sz w:val="22"/>
            <w:szCs w:val="22"/>
          </w:rPr>
          <w:t>critical threshold</w:t>
        </w:r>
      </w:ins>
      <w:r w:rsidR="00B20B34" w:rsidRPr="003805EE">
        <w:rPr>
          <w:rFonts w:ascii="Helvetica" w:hAnsi="Helvetica" w:cs="Helvetica Neue"/>
          <w:sz w:val="22"/>
          <w:szCs w:val="22"/>
        </w:rPr>
        <w:t>,</w:t>
      </w:r>
      <w:r w:rsidR="005F40F4" w:rsidRPr="003805EE">
        <w:rPr>
          <w:rFonts w:ascii="Helvetica" w:hAnsi="Helvetica" w:cs="Helvetica Neue"/>
          <w:sz w:val="22"/>
          <w:szCs w:val="22"/>
        </w:rPr>
        <w:t xml:space="preserve"> </w:t>
      </w:r>
      <w:ins w:id="1870" w:author="Megsie Siple" w:date="2020-08-20T23:28:00Z">
        <w:r w:rsidR="000C29F3">
          <w:rPr>
            <w:rFonts w:ascii="Helvetica" w:hAnsi="Helvetica" w:cs="Helvetica Neue"/>
            <w:sz w:val="22"/>
            <w:szCs w:val="22"/>
          </w:rPr>
          <w:t xml:space="preserve">the </w:t>
        </w:r>
      </w:ins>
      <w:r w:rsidR="005F40F4" w:rsidRPr="003805EE">
        <w:rPr>
          <w:rFonts w:ascii="Helvetica" w:hAnsi="Helvetica" w:cs="Helvetica Neue"/>
          <w:sz w:val="22"/>
          <w:szCs w:val="22"/>
        </w:rPr>
        <w:t>risk</w:t>
      </w:r>
      <w:ins w:id="1871" w:author="Megsie Siple" w:date="2020-08-20T23:28:00Z">
        <w:r w:rsidR="000C29F3">
          <w:rPr>
            <w:rFonts w:ascii="Helvetica" w:hAnsi="Helvetica" w:cs="Helvetica Neue"/>
            <w:sz w:val="22"/>
            <w:szCs w:val="22"/>
          </w:rPr>
          <w:t xml:space="preserve"> of </w:t>
        </w:r>
        <w:commentRangeStart w:id="1872"/>
        <w:r w:rsidR="000C29F3">
          <w:rPr>
            <w:rFonts w:ascii="Helvetica" w:hAnsi="Helvetica" w:cs="Helvetica Neue"/>
            <w:sz w:val="22"/>
            <w:szCs w:val="22"/>
          </w:rPr>
          <w:t>collapse</w:t>
        </w:r>
        <w:commentRangeEnd w:id="1872"/>
        <w:r w:rsidR="000C29F3">
          <w:rPr>
            <w:rStyle w:val="CommentReference"/>
          </w:rPr>
          <w:commentReference w:id="1872"/>
        </w:r>
      </w:ins>
      <w:r w:rsidR="005F40F4" w:rsidRPr="003805EE">
        <w:rPr>
          <w:rFonts w:ascii="Helvetica" w:hAnsi="Helvetica" w:cs="Helvetica Neue"/>
          <w:sz w:val="22"/>
          <w:szCs w:val="22"/>
        </w:rPr>
        <w:t xml:space="preserve"> </w:t>
      </w:r>
      <w:del w:id="1873" w:author="Megsie Siple" w:date="2020-08-20T23:28:00Z">
        <w:r w:rsidR="005F40F4" w:rsidRPr="003805EE" w:rsidDel="000C29F3">
          <w:rPr>
            <w:rFonts w:ascii="Helvetica" w:hAnsi="Helvetica" w:cs="Helvetica Neue"/>
            <w:sz w:val="22"/>
            <w:szCs w:val="22"/>
          </w:rPr>
          <w:delText xml:space="preserve">to the system </w:delText>
        </w:r>
      </w:del>
      <w:r w:rsidR="005F40F4" w:rsidRPr="003805EE">
        <w:rPr>
          <w:rFonts w:ascii="Helvetica" w:hAnsi="Helvetica" w:cs="Helvetica Neue"/>
          <w:sz w:val="22"/>
          <w:szCs w:val="22"/>
        </w:rPr>
        <w:t xml:space="preserve">increases. Consequently, </w:t>
      </w:r>
      <w:r w:rsidR="00B20B34" w:rsidRPr="003805EE">
        <w:rPr>
          <w:rFonts w:ascii="Helvetica" w:hAnsi="Helvetica" w:cs="Helvetica Neue"/>
          <w:sz w:val="22"/>
          <w:szCs w:val="22"/>
        </w:rPr>
        <w:t xml:space="preserve">the value of monitoring information </w:t>
      </w:r>
      <w:r w:rsidR="005F40F4" w:rsidRPr="003805EE">
        <w:rPr>
          <w:rFonts w:ascii="Helvetica" w:hAnsi="Helvetica" w:cs="Helvetica Neue"/>
          <w:sz w:val="22"/>
          <w:szCs w:val="22"/>
        </w:rPr>
        <w:t xml:space="preserve">also </w:t>
      </w:r>
      <w:r w:rsidR="00B20B34" w:rsidRPr="003805EE">
        <w:rPr>
          <w:rFonts w:ascii="Helvetica" w:hAnsi="Helvetica" w:cs="Helvetica Neue"/>
          <w:sz w:val="22"/>
          <w:szCs w:val="22"/>
        </w:rPr>
        <w:t>increases</w:t>
      </w:r>
      <w:ins w:id="1874" w:author="Adrian Stier" w:date="2021-01-21T06:55:00Z">
        <w:r w:rsidR="00E85D06">
          <w:rPr>
            <w:rFonts w:ascii="Helvetica" w:hAnsi="Helvetica" w:cs="Helvetica Neue"/>
            <w:sz w:val="22"/>
            <w:szCs w:val="22"/>
          </w:rPr>
          <w:t xml:space="preserve"> the more time a resource spends time at low biomass</w:t>
        </w:r>
      </w:ins>
      <w:r w:rsidR="00C92046" w:rsidRPr="003805EE">
        <w:rPr>
          <w:rFonts w:ascii="Helvetica" w:hAnsi="Helvetica" w:cs="Helvetica Neue"/>
          <w:sz w:val="22"/>
          <w:szCs w:val="22"/>
        </w:rPr>
        <w:t xml:space="preserve">. </w:t>
      </w:r>
      <w:r w:rsidR="00B20B34" w:rsidRPr="003805EE">
        <w:rPr>
          <w:rFonts w:ascii="Helvetica" w:hAnsi="Helvetica" w:cs="Helvetica Neue"/>
          <w:sz w:val="22"/>
          <w:szCs w:val="22"/>
        </w:rPr>
        <w:t>While t</w:t>
      </w:r>
      <w:r w:rsidR="00927ED3" w:rsidRPr="003805EE">
        <w:rPr>
          <w:rFonts w:ascii="Helvetica" w:hAnsi="Helvetica" w:cs="Helvetica Neue"/>
          <w:sz w:val="22"/>
          <w:szCs w:val="22"/>
        </w:rPr>
        <w:t xml:space="preserve">he </w:t>
      </w:r>
      <w:r w:rsidR="0064319D" w:rsidRPr="003805EE">
        <w:rPr>
          <w:rFonts w:ascii="Helvetica" w:hAnsi="Helvetica" w:cs="Helvetica Neue"/>
          <w:sz w:val="22"/>
          <w:szCs w:val="22"/>
        </w:rPr>
        <w:t>notion</w:t>
      </w:r>
      <w:r w:rsidR="00927ED3" w:rsidRPr="003805EE">
        <w:rPr>
          <w:rFonts w:ascii="Helvetica" w:hAnsi="Helvetica" w:cs="Helvetica Neue"/>
          <w:sz w:val="22"/>
          <w:szCs w:val="22"/>
        </w:rPr>
        <w:t xml:space="preserve"> that </w:t>
      </w:r>
      <w:r w:rsidR="00433F41" w:rsidRPr="003805EE">
        <w:rPr>
          <w:rFonts w:ascii="Helvetica" w:hAnsi="Helvetica" w:cs="Helvetica Neue"/>
          <w:sz w:val="22"/>
          <w:szCs w:val="22"/>
        </w:rPr>
        <w:t xml:space="preserve">the value of information </w:t>
      </w:r>
      <w:r w:rsidR="00B20B34" w:rsidRPr="003805EE">
        <w:rPr>
          <w:rFonts w:ascii="Helvetica" w:hAnsi="Helvetica" w:cs="Helvetica Neue"/>
          <w:sz w:val="22"/>
          <w:szCs w:val="22"/>
        </w:rPr>
        <w:t xml:space="preserve">changes </w:t>
      </w:r>
      <w:r w:rsidR="002A360C" w:rsidRPr="003805EE">
        <w:rPr>
          <w:rFonts w:ascii="Helvetica" w:hAnsi="Helvetica" w:cs="Helvetica Neue"/>
          <w:sz w:val="22"/>
          <w:szCs w:val="22"/>
        </w:rPr>
        <w:t xml:space="preserve">is </w:t>
      </w:r>
      <w:r w:rsidR="00433F41" w:rsidRPr="003805EE">
        <w:rPr>
          <w:rFonts w:ascii="Helvetica" w:hAnsi="Helvetica" w:cs="Helvetica Neue"/>
          <w:sz w:val="22"/>
          <w:szCs w:val="22"/>
        </w:rPr>
        <w:t>intuitive</w:t>
      </w:r>
      <w:r w:rsidR="000C103C" w:rsidRPr="003805EE">
        <w:rPr>
          <w:rFonts w:ascii="Helvetica" w:hAnsi="Helvetica" w:cs="Helvetica Neue"/>
          <w:sz w:val="22"/>
          <w:szCs w:val="22"/>
        </w:rPr>
        <w:t xml:space="preserve"> and has been used in resource management (e.g., the design of protected areas </w:t>
      </w:r>
      <w:r w:rsidR="000F7161" w:rsidRPr="003805EE">
        <w:rPr>
          <w:rFonts w:ascii="Helvetica" w:hAnsi="Helvetica" w:cs="Helvetica Neue"/>
          <w:sz w:val="22"/>
          <w:szCs w:val="22"/>
        </w:rPr>
        <w:fldChar w:fldCharType="begin"/>
      </w:r>
      <w:r w:rsidR="00685D99">
        <w:rPr>
          <w:rFonts w:ascii="Helvetica" w:hAnsi="Helvetica" w:cs="Helvetica Neue"/>
          <w:sz w:val="22"/>
          <w:szCs w:val="22"/>
        </w:rPr>
        <w:instrText xml:space="preserve"> ADDIN EN.CITE &lt;EndNote&gt;&lt;Cite&gt;&lt;Author&gt;Costello&lt;/Author&gt;&lt;Year&gt;2010&lt;/Year&gt;&lt;RecNum&gt;8466&lt;/RecNum&gt;&lt;DisplayText&gt;(14)&lt;/DisplayText&gt;&lt;record&gt;&lt;rec-number&gt;8466&lt;/rec-number&gt;&lt;foreign-keys&gt;&lt;key app="EN" db-id="dsrza9wtbra05fevxvw5svf8d0a9a0ptptvp" timestamp="1493249771"&gt;8466&lt;/key&gt;&lt;/foreign-keys&gt;&lt;ref-type name="Journal Article"&gt;17&lt;/ref-type&gt;&lt;contributors&gt;&lt;authors&gt;&lt;author&gt;Costello, Christopher&lt;/author&gt;&lt;author&gt;Rassweiler, Andrew&lt;/author&gt;&lt;author&gt;Siegel, David&lt;/author&gt;&lt;author&gt;De Leo, Giulio&lt;/author&gt;&lt;author&gt;Micheli, Fiorenza&lt;/author&gt;&lt;author&gt;Rosenberg, Andrew&lt;/author&gt;&lt;/authors&gt;&lt;/contributors&gt;&lt;titles&gt;&lt;title&gt;The value of spatial information in MPA network design&lt;/title&gt;&lt;secondary-title&gt;Proceedings of the National Academy of Sciences&lt;/secondary-title&gt;&lt;/titles&gt;&lt;periodical&gt;&lt;full-title&gt;Proceedings of the National Academy of Sciences&lt;/full-title&gt;&lt;/periodical&gt;&lt;pages&gt;18294-18299&lt;/pages&gt;&lt;volume&gt;107&lt;/volume&gt;&lt;number&gt;43&lt;/number&gt;&lt;dates&gt;&lt;year&gt;2010&lt;/year&gt;&lt;/dates&gt;&lt;isbn&gt;0027-8424&lt;/isbn&gt;&lt;urls&gt;&lt;/urls&gt;&lt;/record&gt;&lt;/Cite&gt;&lt;/EndNote&gt;</w:instrText>
      </w:r>
      <w:r w:rsidR="000F7161" w:rsidRPr="003805EE">
        <w:rPr>
          <w:rFonts w:ascii="Helvetica" w:hAnsi="Helvetica" w:cs="Helvetica Neue"/>
          <w:sz w:val="22"/>
          <w:szCs w:val="22"/>
        </w:rPr>
        <w:fldChar w:fldCharType="separate"/>
      </w:r>
      <w:r w:rsidR="00685D99">
        <w:rPr>
          <w:rFonts w:ascii="Helvetica" w:hAnsi="Helvetica" w:cs="Helvetica Neue"/>
          <w:noProof/>
          <w:sz w:val="22"/>
          <w:szCs w:val="22"/>
        </w:rPr>
        <w:t>(14)</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 xml:space="preserve">, or linking weather to agriculture forecasting </w:t>
      </w:r>
      <w:r w:rsidR="000F7161" w:rsidRPr="003805EE">
        <w:rPr>
          <w:rFonts w:ascii="Helvetica" w:hAnsi="Helvetica" w:cs="Helvetica Neue"/>
          <w:sz w:val="22"/>
          <w:szCs w:val="22"/>
        </w:rPr>
        <w:fldChar w:fldCharType="begin"/>
      </w:r>
      <w:r w:rsidR="00685D99">
        <w:rPr>
          <w:rFonts w:ascii="Helvetica" w:hAnsi="Helvetica" w:cs="Helvetica Neue"/>
          <w:sz w:val="22"/>
          <w:szCs w:val="22"/>
        </w:rPr>
        <w:instrText xml:space="preserve"> ADDIN EN.CITE &lt;EndNote&gt;&lt;Cite&gt;&lt;Author&gt;Adams&lt;/Author&gt;&lt;Year&gt;1995&lt;/Year&gt;&lt;RecNum&gt;8467&lt;/RecNum&gt;&lt;DisplayText&gt;(15)&lt;/DisplayText&gt;&lt;record&gt;&lt;rec-number&gt;8467&lt;/rec-number&gt;&lt;foreign-keys&gt;&lt;key app="EN" db-id="dsrza9wtbra05fevxvw5svf8d0a9a0ptptvp" timestamp="1493249973"&gt;8467&lt;/key&gt;&lt;/foreign-keys&gt;&lt;ref-type name="Journal Article"&gt;17&lt;/ref-type&gt;&lt;contributors&gt;&lt;authors&gt;&lt;author&gt;Adams, Richard M&lt;/author&gt;&lt;author&gt;Bryant, Kelly J&lt;/author&gt;&lt;author&gt;McCarl, Bruce A&lt;/author&gt;&lt;author&gt;Legler, David M&lt;/author&gt;&lt;author&gt;O&amp;apos;Brien, James&lt;/author&gt;&lt;author&gt;Solow, Andrew&lt;/author&gt;&lt;author&gt;Weiher, Rodney&lt;/author&gt;&lt;/authors&gt;&lt;/contributors&gt;&lt;titles&gt;&lt;title&gt;Value of Improved Long‐Range Weather Information&lt;/title&gt;&lt;secondary-title&gt;Contemporary Economic Policy&lt;/secondary-title&gt;&lt;/titles&gt;&lt;periodical&gt;&lt;full-title&gt;Contemporary Economic Policy&lt;/full-title&gt;&lt;/periodical&gt;&lt;pages&gt;10-19&lt;/pages&gt;&lt;volume&gt;13&lt;/volume&gt;&lt;number&gt;3&lt;/number&gt;&lt;dates&gt;&lt;year&gt;1995&lt;/year&gt;&lt;/dates&gt;&lt;isbn&gt;1465-7287&lt;/isbn&gt;&lt;urls&gt;&lt;/urls&gt;&lt;/record&gt;&lt;/Cite&gt;&lt;/EndNote&gt;</w:instrText>
      </w:r>
      <w:r w:rsidR="000F7161" w:rsidRPr="003805EE">
        <w:rPr>
          <w:rFonts w:ascii="Helvetica" w:hAnsi="Helvetica" w:cs="Helvetica Neue"/>
          <w:sz w:val="22"/>
          <w:szCs w:val="22"/>
        </w:rPr>
        <w:fldChar w:fldCharType="separate"/>
      </w:r>
      <w:r w:rsidR="00685D99">
        <w:rPr>
          <w:rFonts w:ascii="Helvetica" w:hAnsi="Helvetica" w:cs="Helvetica Neue"/>
          <w:noProof/>
          <w:sz w:val="22"/>
          <w:szCs w:val="22"/>
        </w:rPr>
        <w:t>(15)</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w:t>
      </w:r>
      <w:r w:rsidR="00433F41" w:rsidRPr="003805EE">
        <w:rPr>
          <w:rFonts w:ascii="Helvetica" w:hAnsi="Helvetica" w:cs="Helvetica Neue"/>
          <w:sz w:val="22"/>
          <w:szCs w:val="22"/>
        </w:rPr>
        <w:t>, it i</w:t>
      </w:r>
      <w:r w:rsidR="002A360C" w:rsidRPr="003805EE">
        <w:rPr>
          <w:rFonts w:ascii="Helvetica" w:hAnsi="Helvetica" w:cs="Helvetica Neue"/>
          <w:sz w:val="22"/>
          <w:szCs w:val="22"/>
        </w:rPr>
        <w:t xml:space="preserve">s rarely used </w:t>
      </w:r>
      <w:r w:rsidR="0094542B" w:rsidRPr="003805EE">
        <w:rPr>
          <w:rFonts w:ascii="Helvetica" w:hAnsi="Helvetica" w:cs="Helvetica Neue"/>
          <w:sz w:val="22"/>
          <w:szCs w:val="22"/>
        </w:rPr>
        <w:t xml:space="preserve">in </w:t>
      </w:r>
      <w:r w:rsidR="00965095" w:rsidRPr="003805EE">
        <w:rPr>
          <w:rFonts w:ascii="Helvetica" w:hAnsi="Helvetica" w:cs="Helvetica Neue"/>
          <w:sz w:val="22"/>
          <w:szCs w:val="22"/>
        </w:rPr>
        <w:t xml:space="preserve">resource </w:t>
      </w:r>
      <w:r w:rsidR="0094542B" w:rsidRPr="003805EE">
        <w:rPr>
          <w:rFonts w:ascii="Helvetica" w:hAnsi="Helvetica" w:cs="Helvetica Neue"/>
          <w:sz w:val="22"/>
          <w:szCs w:val="22"/>
        </w:rPr>
        <w:t>management to</w:t>
      </w:r>
      <w:r w:rsidR="002A360C" w:rsidRPr="003805EE">
        <w:rPr>
          <w:rFonts w:ascii="Helvetica" w:hAnsi="Helvetica" w:cs="Helvetica Neue"/>
          <w:sz w:val="22"/>
          <w:szCs w:val="22"/>
        </w:rPr>
        <w:t xml:space="preserve"> justify </w:t>
      </w:r>
      <w:r w:rsidR="0077253E" w:rsidRPr="003805EE">
        <w:rPr>
          <w:rFonts w:ascii="Helvetica" w:hAnsi="Helvetica" w:cs="Helvetica Neue"/>
          <w:sz w:val="22"/>
          <w:szCs w:val="22"/>
        </w:rPr>
        <w:t xml:space="preserve">a change in </w:t>
      </w:r>
      <w:r w:rsidR="002A360C" w:rsidRPr="003805EE">
        <w:rPr>
          <w:rFonts w:ascii="Helvetica" w:hAnsi="Helvetica" w:cs="Helvetica Neue"/>
          <w:sz w:val="22"/>
          <w:szCs w:val="22"/>
        </w:rPr>
        <w:t xml:space="preserve">monitoring </w:t>
      </w:r>
      <w:r w:rsidR="00382C09" w:rsidRPr="003805EE">
        <w:rPr>
          <w:rFonts w:ascii="Helvetica" w:hAnsi="Helvetica" w:cs="Helvetica Neue"/>
          <w:sz w:val="22"/>
          <w:szCs w:val="22"/>
        </w:rPr>
        <w:t>effort</w:t>
      </w:r>
      <w:r w:rsidR="002A360C" w:rsidRPr="003805EE">
        <w:rPr>
          <w:rFonts w:ascii="Helvetica" w:hAnsi="Helvetica" w:cs="Helvetica Neue"/>
          <w:sz w:val="22"/>
          <w:szCs w:val="22"/>
        </w:rPr>
        <w:t>. Instead</w:t>
      </w:r>
      <w:r w:rsidR="005355A0" w:rsidRPr="003805EE">
        <w:rPr>
          <w:rFonts w:ascii="Helvetica" w:hAnsi="Helvetica" w:cs="Helvetica Neue"/>
          <w:sz w:val="22"/>
          <w:szCs w:val="22"/>
        </w:rPr>
        <w:t>,</w:t>
      </w:r>
      <w:r w:rsidR="002A360C" w:rsidRPr="003805EE">
        <w:rPr>
          <w:rFonts w:ascii="Helvetica" w:hAnsi="Helvetica" w:cs="Helvetica Neue"/>
          <w:sz w:val="22"/>
          <w:szCs w:val="22"/>
        </w:rPr>
        <w:t xml:space="preserve"> </w:t>
      </w:r>
      <w:r w:rsidR="007D3A17" w:rsidRPr="003805EE">
        <w:rPr>
          <w:rFonts w:ascii="Helvetica" w:hAnsi="Helvetica" w:cs="Helvetica Neue"/>
          <w:sz w:val="22"/>
          <w:szCs w:val="22"/>
        </w:rPr>
        <w:t>monitoring investment often is a product of funding</w:t>
      </w:r>
      <w:r w:rsidR="00B14689" w:rsidRPr="003805EE">
        <w:rPr>
          <w:rFonts w:ascii="Helvetica" w:hAnsi="Helvetica" w:cs="Helvetica Neue"/>
          <w:sz w:val="22"/>
          <w:szCs w:val="22"/>
        </w:rPr>
        <w:t>,</w:t>
      </w:r>
      <w:r w:rsidR="007D3A17" w:rsidRPr="003805EE">
        <w:rPr>
          <w:rFonts w:ascii="Helvetica" w:hAnsi="Helvetica" w:cs="Helvetica Neue"/>
          <w:sz w:val="22"/>
          <w:szCs w:val="22"/>
        </w:rPr>
        <w:t xml:space="preserve"> </w:t>
      </w:r>
      <w:r w:rsidR="002A360C" w:rsidRPr="003805EE">
        <w:rPr>
          <w:rFonts w:ascii="Helvetica" w:hAnsi="Helvetica" w:cs="Helvetica Neue"/>
          <w:sz w:val="22"/>
          <w:szCs w:val="22"/>
        </w:rPr>
        <w:t>availability of tec</w:t>
      </w:r>
      <w:r w:rsidR="00926543" w:rsidRPr="003805EE">
        <w:rPr>
          <w:rFonts w:ascii="Helvetica" w:hAnsi="Helvetica" w:cs="Helvetica Neue"/>
          <w:sz w:val="22"/>
          <w:szCs w:val="22"/>
        </w:rPr>
        <w:t>hnolog</w:t>
      </w:r>
      <w:r w:rsidR="005F40F4" w:rsidRPr="003805EE">
        <w:rPr>
          <w:rFonts w:ascii="Helvetica" w:hAnsi="Helvetica" w:cs="Helvetica Neue"/>
          <w:sz w:val="22"/>
          <w:szCs w:val="22"/>
        </w:rPr>
        <w:t>y</w:t>
      </w:r>
      <w:r w:rsidR="00926543" w:rsidRPr="003805EE">
        <w:rPr>
          <w:rFonts w:ascii="Helvetica" w:hAnsi="Helvetica" w:cs="Helvetica Neue"/>
          <w:sz w:val="22"/>
          <w:szCs w:val="22"/>
        </w:rPr>
        <w:t xml:space="preserve">, personnel logistics, </w:t>
      </w:r>
      <w:r w:rsidR="002A360C" w:rsidRPr="003805EE">
        <w:rPr>
          <w:rFonts w:ascii="Helvetica" w:hAnsi="Helvetica" w:cs="Helvetica Neue"/>
          <w:sz w:val="22"/>
          <w:szCs w:val="22"/>
        </w:rPr>
        <w:t xml:space="preserve">and </w:t>
      </w:r>
      <w:r w:rsidR="00717073" w:rsidRPr="003805EE">
        <w:rPr>
          <w:rFonts w:ascii="Helvetica" w:hAnsi="Helvetica" w:cs="Helvetica Neue"/>
          <w:sz w:val="22"/>
          <w:szCs w:val="22"/>
        </w:rPr>
        <w:t>perceptions of risk among managers</w:t>
      </w:r>
      <w:r w:rsidR="00B20B34" w:rsidRPr="003805EE">
        <w:rPr>
          <w:rFonts w:ascii="Helvetica" w:hAnsi="Helvetica" w:cs="Helvetica Neue"/>
          <w:sz w:val="22"/>
          <w:szCs w:val="22"/>
        </w:rPr>
        <w:t xml:space="preserve"> and resource users</w:t>
      </w:r>
      <w:r w:rsidR="009233A8" w:rsidRPr="003805EE">
        <w:rPr>
          <w:rFonts w:ascii="Helvetica" w:hAnsi="Helvetica" w:cs="Helvetica Neue"/>
          <w:sz w:val="22"/>
          <w:szCs w:val="22"/>
        </w:rPr>
        <w:t xml:space="preserve">. </w:t>
      </w:r>
      <w:r w:rsidR="009233A8" w:rsidRPr="003805EE">
        <w:rPr>
          <w:rFonts w:ascii="Helvetica" w:hAnsi="Helvetica" w:cs="Helvetica"/>
          <w:sz w:val="22"/>
          <w:szCs w:val="22"/>
        </w:rPr>
        <w:t>We demonstrated how</w:t>
      </w:r>
      <w:r w:rsidR="005F40F4" w:rsidRPr="003805EE">
        <w:rPr>
          <w:rFonts w:ascii="Helvetica" w:hAnsi="Helvetica" w:cs="Helvetica"/>
          <w:sz w:val="22"/>
          <w:szCs w:val="22"/>
        </w:rPr>
        <w:t xml:space="preserve"> a</w:t>
      </w:r>
      <w:r w:rsidR="00B14689" w:rsidRPr="003805EE">
        <w:rPr>
          <w:rFonts w:ascii="Helvetica" w:hAnsi="Helvetica" w:cs="Helvetica"/>
          <w:sz w:val="22"/>
          <w:szCs w:val="22"/>
        </w:rPr>
        <w:t xml:space="preserve"> </w:t>
      </w:r>
      <w:r w:rsidR="005F40F4" w:rsidRPr="003805EE">
        <w:rPr>
          <w:rFonts w:ascii="Helvetica" w:hAnsi="Helvetica" w:cs="Helvetica"/>
          <w:sz w:val="22"/>
          <w:szCs w:val="22"/>
        </w:rPr>
        <w:t xml:space="preserve">monitoring program that </w:t>
      </w:r>
      <w:commentRangeStart w:id="1875"/>
      <w:r w:rsidR="005F40F4" w:rsidRPr="003805EE">
        <w:rPr>
          <w:rFonts w:ascii="Helvetica" w:hAnsi="Helvetica" w:cs="Helvetica"/>
          <w:sz w:val="22"/>
          <w:szCs w:val="22"/>
        </w:rPr>
        <w:t xml:space="preserve">takes </w:t>
      </w:r>
      <w:r w:rsidR="00B14689" w:rsidRPr="003805EE">
        <w:rPr>
          <w:rFonts w:ascii="Helvetica" w:hAnsi="Helvetica" w:cs="Helvetica"/>
          <w:sz w:val="22"/>
          <w:szCs w:val="22"/>
        </w:rPr>
        <w:t>advantage</w:t>
      </w:r>
      <w:r w:rsidR="005F40F4" w:rsidRPr="003805EE">
        <w:rPr>
          <w:rFonts w:ascii="Helvetica" w:hAnsi="Helvetica" w:cs="Helvetica"/>
          <w:sz w:val="22"/>
          <w:szCs w:val="22"/>
        </w:rPr>
        <w:t xml:space="preserve"> of</w:t>
      </w:r>
      <w:r w:rsidR="009233A8" w:rsidRPr="003805EE">
        <w:rPr>
          <w:rFonts w:ascii="Helvetica" w:hAnsi="Helvetica" w:cs="Helvetica"/>
          <w:sz w:val="22"/>
          <w:szCs w:val="22"/>
        </w:rPr>
        <w:t xml:space="preserve"> precautionary buffers can minimize costs</w:t>
      </w:r>
      <w:commentRangeEnd w:id="1875"/>
      <w:r w:rsidR="00B658D4">
        <w:rPr>
          <w:rStyle w:val="CommentReference"/>
        </w:rPr>
        <w:commentReference w:id="1875"/>
      </w:r>
      <w:r w:rsidR="00B22036" w:rsidRPr="003805EE">
        <w:rPr>
          <w:rFonts w:ascii="Helvetica" w:hAnsi="Helvetica" w:cs="Helvetica"/>
          <w:sz w:val="22"/>
          <w:szCs w:val="22"/>
        </w:rPr>
        <w:t>, maximize profits</w:t>
      </w:r>
      <w:r w:rsidR="00B14689" w:rsidRPr="003805EE">
        <w:rPr>
          <w:rFonts w:ascii="Helvetica" w:hAnsi="Helvetica" w:cs="Helvetica"/>
          <w:sz w:val="22"/>
          <w:szCs w:val="22"/>
        </w:rPr>
        <w:t>,</w:t>
      </w:r>
      <w:r w:rsidR="00B22036" w:rsidRPr="003805EE">
        <w:rPr>
          <w:rFonts w:ascii="Helvetica" w:hAnsi="Helvetica" w:cs="Helvetica"/>
          <w:sz w:val="22"/>
          <w:szCs w:val="22"/>
        </w:rPr>
        <w:t xml:space="preserve"> and prevent</w:t>
      </w:r>
      <w:r w:rsidR="009233A8" w:rsidRPr="003805EE">
        <w:rPr>
          <w:rFonts w:ascii="Helvetica" w:hAnsi="Helvetica" w:cs="Helvetica"/>
          <w:sz w:val="22"/>
          <w:szCs w:val="22"/>
        </w:rPr>
        <w:t xml:space="preserve"> a</w:t>
      </w:r>
      <w:del w:id="1876" w:author="Adrian Stier" w:date="2021-01-21T06:57:00Z">
        <w:r w:rsidR="009233A8" w:rsidRPr="003805EE" w:rsidDel="00E85D06">
          <w:rPr>
            <w:rFonts w:ascii="Helvetica" w:hAnsi="Helvetica" w:cs="Helvetica"/>
            <w:sz w:val="22"/>
            <w:szCs w:val="22"/>
          </w:rPr>
          <w:delText>n</w:delText>
        </w:r>
      </w:del>
      <w:r w:rsidR="009233A8" w:rsidRPr="003805EE">
        <w:rPr>
          <w:rFonts w:ascii="Helvetica" w:hAnsi="Helvetica" w:cs="Helvetica"/>
          <w:sz w:val="22"/>
          <w:szCs w:val="22"/>
        </w:rPr>
        <w:t xml:space="preserve"> </w:t>
      </w:r>
      <w:del w:id="1877" w:author="Adrian Stier" w:date="2021-01-21T06:57:00Z">
        <w:r w:rsidR="009233A8" w:rsidRPr="003805EE" w:rsidDel="00E85D06">
          <w:rPr>
            <w:rFonts w:ascii="Helvetica" w:hAnsi="Helvetica" w:cs="Helvetica"/>
            <w:sz w:val="22"/>
            <w:szCs w:val="22"/>
          </w:rPr>
          <w:delText>eco</w:delText>
        </w:r>
      </w:del>
      <w:r w:rsidR="009233A8" w:rsidRPr="003805EE">
        <w:rPr>
          <w:rFonts w:ascii="Helvetica" w:hAnsi="Helvetica" w:cs="Helvetica"/>
          <w:sz w:val="22"/>
          <w:szCs w:val="22"/>
        </w:rPr>
        <w:t>system from tipping into a</w:t>
      </w:r>
      <w:del w:id="1878" w:author="Adrian Stier" w:date="2021-01-21T07:00:00Z">
        <w:r w:rsidR="009233A8" w:rsidRPr="003805EE" w:rsidDel="00E85D06">
          <w:rPr>
            <w:rFonts w:ascii="Helvetica" w:hAnsi="Helvetica" w:cs="Helvetica"/>
            <w:sz w:val="22"/>
            <w:szCs w:val="22"/>
          </w:rPr>
          <w:delText>n undesired</w:delText>
        </w:r>
      </w:del>
      <w:ins w:id="1879" w:author="Adrian Stier" w:date="2021-01-21T07:00:00Z">
        <w:r w:rsidR="00E85D06">
          <w:rPr>
            <w:rFonts w:ascii="Helvetica" w:hAnsi="Helvetica" w:cs="Helvetica"/>
            <w:sz w:val="22"/>
            <w:szCs w:val="22"/>
          </w:rPr>
          <w:t xml:space="preserve"> </w:t>
        </w:r>
      </w:ins>
      <w:del w:id="1880" w:author="Adrian Stier" w:date="2021-01-21T07:00:00Z">
        <w:r w:rsidR="009233A8" w:rsidRPr="003805EE" w:rsidDel="00E85D06">
          <w:rPr>
            <w:rFonts w:ascii="Helvetica" w:hAnsi="Helvetica" w:cs="Helvetica"/>
            <w:sz w:val="22"/>
            <w:szCs w:val="22"/>
          </w:rPr>
          <w:delText xml:space="preserve"> </w:delText>
        </w:r>
      </w:del>
      <w:ins w:id="1881" w:author="Adrian Stier" w:date="2021-01-21T07:00:00Z">
        <w:r w:rsidR="00E85D06">
          <w:rPr>
            <w:rFonts w:ascii="Helvetica" w:hAnsi="Helvetica" w:cs="Helvetica"/>
            <w:sz w:val="22"/>
            <w:szCs w:val="22"/>
          </w:rPr>
          <w:t>collapsed</w:t>
        </w:r>
      </w:ins>
      <w:ins w:id="1882" w:author="Adrian Stier" w:date="2021-01-21T06:57:00Z">
        <w:r w:rsidR="00E85D06">
          <w:rPr>
            <w:rFonts w:ascii="Helvetica" w:hAnsi="Helvetica" w:cs="Helvetica"/>
            <w:sz w:val="22"/>
            <w:szCs w:val="22"/>
          </w:rPr>
          <w:t xml:space="preserve"> </w:t>
        </w:r>
      </w:ins>
      <w:r w:rsidR="009233A8" w:rsidRPr="003805EE">
        <w:rPr>
          <w:rFonts w:ascii="Helvetica" w:hAnsi="Helvetica" w:cs="Helvetica"/>
          <w:sz w:val="22"/>
          <w:szCs w:val="22"/>
        </w:rPr>
        <w:t xml:space="preserve">state. Improving our understanding of how ecosystem characteristics dictate the trade-off between precision in </w:t>
      </w:r>
      <w:r w:rsidR="005F40F4" w:rsidRPr="003805EE">
        <w:rPr>
          <w:rFonts w:ascii="Helvetica" w:hAnsi="Helvetica" w:cs="Helvetica"/>
          <w:sz w:val="22"/>
          <w:szCs w:val="22"/>
        </w:rPr>
        <w:t xml:space="preserve">estimates of </w:t>
      </w:r>
      <w:del w:id="1883" w:author="Megsie Siple" w:date="2020-08-20T23:30:00Z">
        <w:r w:rsidR="009233A8" w:rsidRPr="003805EE" w:rsidDel="00B658D4">
          <w:rPr>
            <w:rFonts w:ascii="Helvetica" w:hAnsi="Helvetica" w:cs="Helvetica"/>
            <w:sz w:val="22"/>
            <w:szCs w:val="22"/>
          </w:rPr>
          <w:delText xml:space="preserve">ecosystem </w:delText>
        </w:r>
      </w:del>
      <w:ins w:id="1884" w:author="Megsie Siple" w:date="2020-08-20T23:30:00Z">
        <w:r w:rsidR="00B658D4">
          <w:rPr>
            <w:rFonts w:ascii="Helvetica" w:hAnsi="Helvetica" w:cs="Helvetica"/>
            <w:sz w:val="22"/>
            <w:szCs w:val="22"/>
          </w:rPr>
          <w:t>resource</w:t>
        </w:r>
        <w:r w:rsidR="00B658D4" w:rsidRPr="003805EE">
          <w:rPr>
            <w:rFonts w:ascii="Helvetica" w:hAnsi="Helvetica" w:cs="Helvetica"/>
            <w:sz w:val="22"/>
            <w:szCs w:val="22"/>
          </w:rPr>
          <w:t xml:space="preserve"> </w:t>
        </w:r>
      </w:ins>
      <w:r w:rsidR="009233A8" w:rsidRPr="003805EE">
        <w:rPr>
          <w:rFonts w:ascii="Helvetica" w:hAnsi="Helvetica" w:cs="Helvetica"/>
          <w:sz w:val="22"/>
          <w:szCs w:val="22"/>
        </w:rPr>
        <w:t xml:space="preserve">state </w:t>
      </w:r>
      <w:commentRangeStart w:id="1885"/>
      <w:r w:rsidR="009233A8" w:rsidRPr="003805EE">
        <w:rPr>
          <w:rFonts w:ascii="Helvetica" w:hAnsi="Helvetica" w:cs="Helvetica"/>
          <w:sz w:val="22"/>
          <w:szCs w:val="22"/>
        </w:rPr>
        <w:t>and</w:t>
      </w:r>
      <w:commentRangeEnd w:id="1885"/>
      <w:r w:rsidR="00B658D4">
        <w:rPr>
          <w:rStyle w:val="CommentReference"/>
        </w:rPr>
        <w:commentReference w:id="1885"/>
      </w:r>
      <w:r w:rsidR="009233A8" w:rsidRPr="003805EE">
        <w:rPr>
          <w:rFonts w:ascii="Helvetica" w:hAnsi="Helvetica" w:cs="Helvetica"/>
          <w:sz w:val="22"/>
          <w:szCs w:val="22"/>
        </w:rPr>
        <w:t xml:space="preserve"> the costs of mismanagement will benefit </w:t>
      </w:r>
      <w:r w:rsidR="005F40F4" w:rsidRPr="003805EE">
        <w:rPr>
          <w:rFonts w:ascii="Helvetica" w:hAnsi="Helvetica" w:cs="Helvetica"/>
          <w:sz w:val="22"/>
          <w:szCs w:val="22"/>
        </w:rPr>
        <w:t xml:space="preserve">both stakeholders and </w:t>
      </w:r>
      <w:r w:rsidR="0077253E" w:rsidRPr="003805EE">
        <w:rPr>
          <w:rFonts w:ascii="Helvetica" w:hAnsi="Helvetica" w:cs="Helvetica"/>
          <w:sz w:val="22"/>
          <w:szCs w:val="22"/>
        </w:rPr>
        <w:t xml:space="preserve">managers who are working with </w:t>
      </w:r>
      <w:r w:rsidR="009233A8" w:rsidRPr="003805EE">
        <w:rPr>
          <w:rFonts w:ascii="Helvetica" w:hAnsi="Helvetica" w:cs="Helvetica"/>
          <w:sz w:val="22"/>
          <w:szCs w:val="22"/>
        </w:rPr>
        <w:t>finite resources.</w:t>
      </w:r>
    </w:p>
    <w:p w14:paraId="1E475B6C" w14:textId="33B90C3F" w:rsidR="000C476C" w:rsidRDefault="000C476C">
      <w:pPr>
        <w:rPr>
          <w:ins w:id="1886" w:author="Adrian Stier" w:date="2021-01-21T07:08:00Z"/>
          <w:rFonts w:ascii="Helvetica" w:hAnsi="Helvetica" w:cs="Helvetica"/>
          <w:sz w:val="22"/>
          <w:szCs w:val="22"/>
        </w:rPr>
      </w:pPr>
    </w:p>
    <w:p w14:paraId="5D17A587" w14:textId="7EE75A98" w:rsidR="000C476C" w:rsidRDefault="000C476C">
      <w:pPr>
        <w:rPr>
          <w:ins w:id="1887" w:author="Adrian Stier" w:date="2021-01-21T07:08:00Z"/>
          <w:rFonts w:ascii="Helvetica" w:hAnsi="Helvetica" w:cs="Helvetica"/>
          <w:sz w:val="22"/>
          <w:szCs w:val="22"/>
        </w:rPr>
      </w:pPr>
      <w:ins w:id="1888" w:author="Adrian Stier" w:date="2021-01-21T07:08:00Z">
        <w:r>
          <w:rPr>
            <w:rFonts w:ascii="Helvetica" w:hAnsi="Helvetica"/>
            <w:i/>
            <w:sz w:val="22"/>
            <w:szCs w:val="22"/>
          </w:rPr>
          <w:t xml:space="preserve">Applying the same principles to ecosystem management </w:t>
        </w:r>
      </w:ins>
    </w:p>
    <w:p w14:paraId="4729EDA3" w14:textId="77777777" w:rsidR="00000F6D" w:rsidRDefault="000C476C" w:rsidP="000C476C">
      <w:pPr>
        <w:ind w:firstLine="720"/>
        <w:rPr>
          <w:ins w:id="1889" w:author="Adrian Stier" w:date="2021-01-21T07:14:00Z"/>
          <w:rFonts w:ascii="Helvetica" w:hAnsi="Helvetica"/>
          <w:color w:val="000000" w:themeColor="text1"/>
          <w:sz w:val="22"/>
          <w:szCs w:val="22"/>
        </w:rPr>
      </w:pPr>
      <w:ins w:id="1890" w:author="Adrian Stier" w:date="2021-01-21T07:09:00Z">
        <w:r>
          <w:rPr>
            <w:rFonts w:ascii="Helvetica" w:hAnsi="Helvetica"/>
            <w:color w:val="000000" w:themeColor="text1"/>
            <w:sz w:val="22"/>
            <w:szCs w:val="22"/>
          </w:rPr>
          <w:t xml:space="preserve">Our case study in the value of monitoring focused on </w:t>
        </w:r>
      </w:ins>
      <w:ins w:id="1891" w:author="Adrian Stier" w:date="2021-01-21T07:10:00Z">
        <w:r>
          <w:rPr>
            <w:rFonts w:ascii="Helvetica" w:hAnsi="Helvetica"/>
            <w:color w:val="000000" w:themeColor="text1"/>
            <w:sz w:val="22"/>
            <w:szCs w:val="22"/>
          </w:rPr>
          <w:t xml:space="preserve">modeling a single species with a limit reference point and a critical biological threshold at low biomass. However, </w:t>
        </w:r>
      </w:ins>
      <w:ins w:id="1892" w:author="Adrian Stier" w:date="2021-01-21T07:09:00Z">
        <w:r>
          <w:rPr>
            <w:rFonts w:ascii="Helvetica" w:hAnsi="Helvetica"/>
            <w:color w:val="000000" w:themeColor="text1"/>
            <w:sz w:val="22"/>
            <w:szCs w:val="22"/>
          </w:rPr>
          <w:t xml:space="preserve"> </w:t>
        </w:r>
      </w:ins>
      <w:ins w:id="1893" w:author="Adrian Stier" w:date="2021-01-21T07:10:00Z">
        <w:r>
          <w:rPr>
            <w:rFonts w:ascii="Helvetica" w:hAnsi="Helvetica"/>
            <w:color w:val="000000" w:themeColor="text1"/>
            <w:sz w:val="22"/>
            <w:szCs w:val="22"/>
          </w:rPr>
          <w:t>l</w:t>
        </w:r>
      </w:ins>
      <w:ins w:id="1894" w:author="Adrian Stier" w:date="2021-01-21T07:08:00Z">
        <w:r>
          <w:rPr>
            <w:rFonts w:ascii="Helvetica" w:hAnsi="Helvetica"/>
            <w:color w:val="000000" w:themeColor="text1"/>
            <w:sz w:val="22"/>
            <w:szCs w:val="22"/>
          </w:rPr>
          <w:t xml:space="preserve">imit </w:t>
        </w:r>
        <w:commentRangeStart w:id="1895"/>
        <w:r>
          <w:rPr>
            <w:rFonts w:ascii="Helvetica" w:hAnsi="Helvetica"/>
            <w:color w:val="000000" w:themeColor="text1"/>
            <w:sz w:val="22"/>
            <w:szCs w:val="22"/>
          </w:rPr>
          <w:t>r</w:t>
        </w:r>
        <w:r w:rsidRPr="003805EE">
          <w:rPr>
            <w:rFonts w:ascii="Helvetica" w:hAnsi="Helvetica"/>
            <w:color w:val="000000" w:themeColor="text1"/>
            <w:sz w:val="22"/>
            <w:szCs w:val="22"/>
          </w:rPr>
          <w:t>eference points and biological tipping points also exist at the ecosystem level</w:t>
        </w:r>
      </w:ins>
      <w:ins w:id="1896" w:author="Adrian Stier" w:date="2021-01-21T07:09:00Z">
        <w:r>
          <w:rPr>
            <w:rFonts w:ascii="Helvetica" w:hAnsi="Helvetica"/>
            <w:color w:val="000000" w:themeColor="text1"/>
            <w:sz w:val="22"/>
            <w:szCs w:val="22"/>
          </w:rPr>
          <w:t xml:space="preserve"> where multiple species are harvested</w:t>
        </w:r>
      </w:ins>
      <w:ins w:id="1897" w:author="Adrian Stier" w:date="2021-01-21T07:12:00Z">
        <w:r>
          <w:rPr>
            <w:rFonts w:ascii="Helvetica" w:hAnsi="Helvetica"/>
            <w:color w:val="000000" w:themeColor="text1"/>
            <w:sz w:val="22"/>
            <w:szCs w:val="22"/>
          </w:rPr>
          <w:t xml:space="preserve"> and human impacts can cause</w:t>
        </w:r>
        <w:r w:rsidRPr="000C476C">
          <w:rPr>
            <w:rFonts w:ascii="Helvetica" w:hAnsi="Helvetica"/>
            <w:color w:val="000000" w:themeColor="text1"/>
            <w:sz w:val="22"/>
            <w:szCs w:val="22"/>
          </w:rPr>
          <w:t xml:space="preserve"> </w:t>
        </w:r>
        <w:r>
          <w:rPr>
            <w:rFonts w:ascii="Helvetica" w:hAnsi="Helvetica"/>
            <w:color w:val="000000" w:themeColor="text1"/>
            <w:sz w:val="22"/>
            <w:szCs w:val="22"/>
          </w:rPr>
          <w:t>rapid switches in ecosystem state that cause</w:t>
        </w:r>
        <w:r w:rsidRPr="003805EE">
          <w:rPr>
            <w:rFonts w:ascii="Helvetica" w:hAnsi="Helvetica"/>
            <w:color w:val="000000" w:themeColor="text1"/>
            <w:sz w:val="22"/>
            <w:szCs w:val="22"/>
          </w:rPr>
          <w:t xml:space="preserve"> demonstrable shifts in ecosystem structure and function that precipitate ecological and socio-economic disruptions </w:t>
        </w:r>
        <w:r w:rsidRPr="003805EE">
          <w:rPr>
            <w:rFonts w:ascii="Helvetica" w:hAnsi="Helvetica"/>
            <w:color w:val="000000" w:themeColor="text1"/>
            <w:sz w:val="22"/>
            <w:szCs w:val="22"/>
          </w:rPr>
          <w:fldChar w:fldCharType="begin"/>
        </w:r>
        <w:r>
          <w:rPr>
            <w:rFonts w:ascii="Helvetica" w:hAnsi="Helvetica"/>
            <w:color w:val="000000" w:themeColor="text1"/>
            <w:sz w:val="22"/>
            <w:szCs w:val="22"/>
          </w:rPr>
          <w:instrText xml:space="preserve"> ADDIN EN.CITE &lt;EndNote&gt;&lt;Cite&gt;&lt;Author&gt;May&lt;/Author&gt;&lt;Year&gt;1977&lt;/Year&gt;&lt;RecNum&gt;8128&lt;/RecNum&gt;&lt;DisplayText&gt;(24, 25)&lt;/DisplayText&gt;&lt;record&gt;&lt;rec-number&gt;8128&lt;/rec-number&gt;&lt;foreign-keys&gt;&lt;key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Pr="003805EE">
          <w:rPr>
            <w:rFonts w:ascii="Helvetica" w:hAnsi="Helvetica"/>
            <w:color w:val="000000" w:themeColor="text1"/>
            <w:sz w:val="22"/>
            <w:szCs w:val="22"/>
          </w:rPr>
          <w:fldChar w:fldCharType="separate"/>
        </w:r>
        <w:r>
          <w:rPr>
            <w:rFonts w:ascii="Helvetica" w:hAnsi="Helvetica"/>
            <w:noProof/>
            <w:color w:val="000000" w:themeColor="text1"/>
            <w:sz w:val="22"/>
            <w:szCs w:val="22"/>
          </w:rPr>
          <w:t>(24, 25)</w:t>
        </w:r>
        <w:r w:rsidRPr="003805EE">
          <w:rPr>
            <w:rFonts w:ascii="Helvetica" w:hAnsi="Helvetica"/>
            <w:color w:val="000000" w:themeColor="text1"/>
            <w:sz w:val="22"/>
            <w:szCs w:val="22"/>
          </w:rPr>
          <w:fldChar w:fldCharType="end"/>
        </w:r>
        <w:r w:rsidRPr="003805EE">
          <w:rPr>
            <w:rFonts w:ascii="Helvetica" w:hAnsi="Helvetica"/>
            <w:color w:val="000000" w:themeColor="text1"/>
            <w:sz w:val="22"/>
            <w:szCs w:val="22"/>
          </w:rPr>
          <w:t>.</w:t>
        </w:r>
        <w:r>
          <w:rPr>
            <w:rFonts w:ascii="Helvetica" w:hAnsi="Helvetica"/>
            <w:color w:val="000000" w:themeColor="text1"/>
            <w:sz w:val="22"/>
            <w:szCs w:val="22"/>
          </w:rPr>
          <w:t xml:space="preserve"> For</w:t>
        </w:r>
      </w:ins>
      <w:ins w:id="1898" w:author="Adrian Stier" w:date="2021-01-21T07:13:00Z">
        <w:r>
          <w:rPr>
            <w:rFonts w:ascii="Helvetica" w:hAnsi="Helvetica"/>
            <w:color w:val="000000" w:themeColor="text1"/>
            <w:sz w:val="22"/>
            <w:szCs w:val="22"/>
          </w:rPr>
          <w:t xml:space="preserve"> example, </w:t>
        </w:r>
      </w:ins>
      <w:ins w:id="1899" w:author="Adrian Stier" w:date="2021-01-21T07:11:00Z">
        <w:r>
          <w:rPr>
            <w:rFonts w:ascii="Helvetica" w:hAnsi="Helvetica"/>
            <w:color w:val="000000" w:themeColor="text1"/>
            <w:sz w:val="22"/>
            <w:szCs w:val="22"/>
          </w:rPr>
          <w:t>e</w:t>
        </w:r>
      </w:ins>
      <w:ins w:id="1900" w:author="Adrian Stier" w:date="2021-01-21T07:08:00Z">
        <w:r w:rsidRPr="003805EE">
          <w:rPr>
            <w:rFonts w:ascii="Helvetica" w:hAnsi="Helvetica"/>
            <w:color w:val="000000" w:themeColor="text1"/>
            <w:sz w:val="22"/>
            <w:szCs w:val="22"/>
          </w:rPr>
          <w:t xml:space="preserve">cosystem-level tipping points and accompanying regime shifts have been associated with combinations of drivers including resource exploitation </w:t>
        </w:r>
        <w:r w:rsidRPr="003805EE">
          <w:rPr>
            <w:rFonts w:ascii="Helvetica" w:hAnsi="Helvetica"/>
            <w:color w:val="000000" w:themeColor="text1"/>
            <w:sz w:val="22"/>
            <w:szCs w:val="22"/>
          </w:rPr>
          <w:fldChar w:fldCharType="begin"/>
        </w:r>
        <w:r>
          <w:rPr>
            <w:rFonts w:ascii="Helvetica" w:hAnsi="Helvetica"/>
            <w:color w:val="000000" w:themeColor="text1"/>
            <w:sz w:val="22"/>
            <w:szCs w:val="22"/>
          </w:rPr>
          <w:instrText xml:space="preserve"> ADDIN EN.CITE &lt;EndNote&gt;&lt;Cite&gt;&lt;Author&gt;Choi&lt;/Author&gt;&lt;Year&gt;2005&lt;/Year&gt;&lt;RecNum&gt;8455&lt;/RecNum&gt;&lt;Prefix&gt;overfishing`; &lt;/Prefix&gt;&lt;DisplayText&gt;(overfishing; 26, 27)&lt;/DisplayText&gt;&lt;record&gt;&lt;rec-number&gt;8455&lt;/rec-number&gt;&lt;foreign-keys&gt;&lt;key app="EN" db-id="dsrza9wtbra05fevxvw5svf8d0a9a0ptptvp" timestamp="1490826651"&gt;8455&lt;/key&gt;&lt;/foreign-keys&gt;&lt;ref-type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8454&lt;/RecNum&gt;&lt;record&gt;&lt;rec-number&gt;8454&lt;/rec-number&gt;&lt;foreign-keys&gt;&lt;key app="EN" db-id="dsrza9wtbra05fevxvw5svf8d0a9a0ptptvp" timestamp="1490826582"&gt;8454&lt;/key&gt;&lt;/foreign-keys&gt;&lt;ref-type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Pr="003805EE">
          <w:rPr>
            <w:rFonts w:ascii="Helvetica" w:hAnsi="Helvetica"/>
            <w:color w:val="000000" w:themeColor="text1"/>
            <w:sz w:val="22"/>
            <w:szCs w:val="22"/>
          </w:rPr>
          <w:fldChar w:fldCharType="separate"/>
        </w:r>
        <w:r>
          <w:rPr>
            <w:rFonts w:ascii="Helvetica" w:hAnsi="Helvetica"/>
            <w:noProof/>
            <w:color w:val="000000" w:themeColor="text1"/>
            <w:sz w:val="22"/>
            <w:szCs w:val="22"/>
          </w:rPr>
          <w:t>(overfishing; 26, 27)</w:t>
        </w:r>
        <w:r w:rsidRPr="003805EE">
          <w:rPr>
            <w:rFonts w:ascii="Helvetica" w:hAnsi="Helvetica"/>
            <w:color w:val="000000" w:themeColor="text1"/>
            <w:sz w:val="22"/>
            <w:szCs w:val="22"/>
          </w:rPr>
          <w:fldChar w:fldCharType="end"/>
        </w:r>
        <w:r w:rsidRPr="003805EE">
          <w:rPr>
            <w:rFonts w:ascii="Helvetica" w:hAnsi="Helvetica"/>
            <w:color w:val="000000" w:themeColor="text1"/>
            <w:sz w:val="22"/>
            <w:szCs w:val="22"/>
          </w:rPr>
          <w:t xml:space="preserve">, </w:t>
        </w:r>
        <w:r>
          <w:rPr>
            <w:rFonts w:ascii="Helvetica" w:hAnsi="Helvetica"/>
            <w:color w:val="000000" w:themeColor="text1"/>
            <w:sz w:val="22"/>
            <w:szCs w:val="22"/>
          </w:rPr>
          <w:t xml:space="preserve">nutrient limitation </w:t>
        </w:r>
        <w:r>
          <w:rPr>
            <w:rFonts w:ascii="Helvetica" w:hAnsi="Helvetica"/>
            <w:color w:val="000000" w:themeColor="text1"/>
            <w:sz w:val="22"/>
            <w:szCs w:val="22"/>
          </w:rPr>
          <w:fldChar w:fldCharType="begin"/>
        </w:r>
        <w:r>
          <w:rPr>
            <w:rFonts w:ascii="Helvetica" w:hAnsi="Helvetica"/>
            <w:color w:val="000000" w:themeColor="text1"/>
            <w:sz w:val="22"/>
            <w:szCs w:val="22"/>
          </w:rPr>
          <w:instrText xml:space="preserve"> ADDIN EN.CITE &lt;EndNote&gt;&lt;Cite&gt;&lt;Author&gt;Carpenter&lt;/Author&gt;&lt;Year&gt;2003&lt;/Year&gt;&lt;IDText&gt;Regime shifts in lake ecosystems: pattern and variation&lt;/IDText&gt;&lt;DisplayText&gt;(28)&lt;/DisplayText&gt;&lt;record&gt;&lt;titles&gt;&lt;title&gt;Regime shifts in lake ecosystems: pattern and variation&lt;/title&gt;&lt;/titles&gt;&lt;contributors&gt;&lt;authors&gt;&lt;author&gt;Carpenter, Stephen R&lt;/author&gt;&lt;author&gt;Kinne, Otto&lt;/author&gt;&lt;/authors&gt;&lt;/contributors&gt;&lt;added-date format="utc"&gt;1588112858&lt;/added-date&gt;&lt;ref-type name="Book"&gt;6&lt;/ref-type&gt;&lt;dates&gt;&lt;year&gt;2003&lt;/year&gt;&lt;/dates&gt;&lt;rec-number&gt;6402&lt;/rec-number&gt;&lt;publisher&gt;International Ecology Institute Oldendorf/Luhe, Germany&lt;/publisher&gt;&lt;last-updated-date format="utc"&gt;1588112858&lt;/last-updated-date&gt;&lt;volume&gt;15&lt;/volume&gt;&lt;/record&gt;&lt;/Cite&gt;&lt;/EndNote&gt;</w:instrText>
        </w:r>
        <w:r>
          <w:rPr>
            <w:rFonts w:ascii="Helvetica" w:hAnsi="Helvetica"/>
            <w:color w:val="000000" w:themeColor="text1"/>
            <w:sz w:val="22"/>
            <w:szCs w:val="22"/>
          </w:rPr>
          <w:fldChar w:fldCharType="separate"/>
        </w:r>
        <w:r>
          <w:rPr>
            <w:rFonts w:ascii="Helvetica" w:hAnsi="Helvetica"/>
            <w:noProof/>
            <w:color w:val="000000" w:themeColor="text1"/>
            <w:sz w:val="22"/>
            <w:szCs w:val="22"/>
          </w:rPr>
          <w:t>(28)</w:t>
        </w:r>
        <w:r>
          <w:rPr>
            <w:rFonts w:ascii="Helvetica" w:hAnsi="Helvetica"/>
            <w:color w:val="000000" w:themeColor="text1"/>
            <w:sz w:val="22"/>
            <w:szCs w:val="22"/>
          </w:rPr>
          <w:fldChar w:fldCharType="end"/>
        </w:r>
        <w:r>
          <w:rPr>
            <w:rFonts w:ascii="Helvetica" w:hAnsi="Helvetica"/>
            <w:color w:val="000000" w:themeColor="text1"/>
            <w:sz w:val="22"/>
            <w:szCs w:val="22"/>
          </w:rPr>
          <w:t xml:space="preserve">, </w:t>
        </w:r>
        <w:r w:rsidRPr="003805EE">
          <w:rPr>
            <w:rFonts w:ascii="Helvetica" w:hAnsi="Helvetica"/>
            <w:color w:val="000000" w:themeColor="text1"/>
            <w:sz w:val="22"/>
            <w:szCs w:val="22"/>
          </w:rPr>
          <w:t xml:space="preserve">and habitat fragmentation </w:t>
        </w:r>
        <w:r>
          <w:rPr>
            <w:rFonts w:ascii="Helvetica" w:hAnsi="Helvetica"/>
            <w:color w:val="000000" w:themeColor="text1"/>
            <w:sz w:val="22"/>
            <w:szCs w:val="22"/>
          </w:rPr>
          <w:fldChar w:fldCharType="begin"/>
        </w:r>
        <w:r>
          <w:rPr>
            <w:rFonts w:ascii="Helvetica" w:hAnsi="Helvetica"/>
            <w:color w:val="000000" w:themeColor="text1"/>
            <w:sz w:val="22"/>
            <w:szCs w:val="22"/>
          </w:rPr>
          <w:instrText xml:space="preserve"> ADDIN EN.CITE &lt;EndNote&gt;&lt;Cite&gt;&lt;Author&gt;Cumming&lt;/Author&gt;&lt;Year&gt;2012&lt;/Year&gt;&lt;IDText&gt;Spatial complexity in fragmenting Amazonian rainforests: Do feedbacks from edge effects push forests towards an ecological threshold?&lt;/IDText&gt;&lt;Prefix&gt;deforestation`; &lt;/Prefix&gt;&lt;DisplayText&gt;(deforestation; 29)&lt;/DisplayText&gt;&lt;record&gt;&lt;isbn&gt;1476-945X&lt;/isbn&gt;&lt;titles&gt;&lt;title&gt;Spatial complexity in fragmenting Amazonian rainforests: Do feedbacks from edge effects push forests towards an ecological threshold?&lt;/title&gt;&lt;secondary-title&gt;Ecological Complexity&lt;/secondary-title&gt;&lt;/titles&gt;&lt;pages&gt;67-74&lt;/pages&gt;&lt;contributors&gt;&lt;authors&gt;&lt;author&gt;Cumming, Graeme S&lt;/author&gt;&lt;author&gt;Southworth, Jane&lt;/author&gt;&lt;author&gt;Rondon, Xanic J&lt;/author&gt;&lt;author&gt;Marsik, Matthew&lt;/author&gt;&lt;/authors&gt;&lt;/contributors&gt;&lt;added-date format="utc"&gt;1588112856&lt;/added-date&gt;&lt;ref-type name="Journal Article"&gt;17&lt;/ref-type&gt;&lt;dates&gt;&lt;year&gt;2012&lt;/year&gt;&lt;/dates&gt;&lt;rec-number&gt;6332&lt;/rec-number&gt;&lt;last-updated-date format="utc"&gt;1588112856&lt;/last-updated-date&gt;&lt;volume&gt;11&lt;/volume&gt;&lt;/record&gt;&lt;/Cite&gt;&lt;/EndNote&gt;</w:instrText>
        </w:r>
        <w:r>
          <w:rPr>
            <w:rFonts w:ascii="Helvetica" w:hAnsi="Helvetica"/>
            <w:color w:val="000000" w:themeColor="text1"/>
            <w:sz w:val="22"/>
            <w:szCs w:val="22"/>
          </w:rPr>
          <w:fldChar w:fldCharType="separate"/>
        </w:r>
        <w:r>
          <w:rPr>
            <w:rFonts w:ascii="Helvetica" w:hAnsi="Helvetica"/>
            <w:noProof/>
            <w:color w:val="000000" w:themeColor="text1"/>
            <w:sz w:val="22"/>
            <w:szCs w:val="22"/>
          </w:rPr>
          <w:t>(deforestation; 29)</w:t>
        </w:r>
        <w:r>
          <w:rPr>
            <w:rFonts w:ascii="Helvetica" w:hAnsi="Helvetica"/>
            <w:color w:val="000000" w:themeColor="text1"/>
            <w:sz w:val="22"/>
            <w:szCs w:val="22"/>
          </w:rPr>
          <w:fldChar w:fldCharType="end"/>
        </w:r>
        <w:r w:rsidRPr="003805EE">
          <w:rPr>
            <w:rFonts w:ascii="Helvetica" w:hAnsi="Helvetica"/>
            <w:color w:val="000000" w:themeColor="text1"/>
            <w:sz w:val="22"/>
            <w:szCs w:val="22"/>
          </w:rPr>
          <w:t>.</w:t>
        </w:r>
        <w:commentRangeEnd w:id="1895"/>
        <w:r>
          <w:rPr>
            <w:rStyle w:val="CommentReference"/>
          </w:rPr>
          <w:commentReference w:id="1895"/>
        </w:r>
      </w:ins>
      <w:ins w:id="1901" w:author="Adrian Stier" w:date="2021-01-21T07:11:00Z">
        <w:r>
          <w:rPr>
            <w:rFonts w:ascii="Helvetica" w:hAnsi="Helvetica"/>
            <w:color w:val="000000" w:themeColor="text1"/>
            <w:sz w:val="22"/>
            <w:szCs w:val="22"/>
          </w:rPr>
          <w:t xml:space="preserve"> Our </w:t>
        </w:r>
      </w:ins>
    </w:p>
    <w:p w14:paraId="332413E9" w14:textId="6D723C5D" w:rsidR="000C476C" w:rsidRPr="003805EE" w:rsidRDefault="000C476C">
      <w:pPr>
        <w:rPr>
          <w:ins w:id="1902" w:author="Adrian Stier" w:date="2021-01-21T07:08:00Z"/>
          <w:rFonts w:ascii="Helvetica" w:hAnsi="Helvetica"/>
          <w:color w:val="000000" w:themeColor="text1"/>
          <w:sz w:val="22"/>
          <w:szCs w:val="22"/>
        </w:rPr>
        <w:pPrChange w:id="1903" w:author="Adrian Stier" w:date="2021-01-21T07:14:00Z">
          <w:pPr>
            <w:ind w:firstLine="810"/>
          </w:pPr>
        </w:pPrChange>
      </w:pPr>
      <w:ins w:id="1904" w:author="Adrian Stier" w:date="2021-01-21T07:11:00Z">
        <w:r>
          <w:rPr>
            <w:rFonts w:ascii="Helvetica" w:hAnsi="Helvetica"/>
            <w:color w:val="000000" w:themeColor="text1"/>
            <w:sz w:val="22"/>
            <w:szCs w:val="22"/>
          </w:rPr>
          <w:lastRenderedPageBreak/>
          <w:t>results are generally applicable to managers at the ecosystem leve</w:t>
        </w:r>
      </w:ins>
      <w:ins w:id="1905" w:author="Adrian Stier" w:date="2021-01-21T07:13:00Z">
        <w:r>
          <w:rPr>
            <w:rFonts w:ascii="Helvetica" w:hAnsi="Helvetica"/>
            <w:color w:val="000000" w:themeColor="text1"/>
            <w:sz w:val="22"/>
            <w:szCs w:val="22"/>
          </w:rPr>
          <w:t>l</w:t>
        </w:r>
      </w:ins>
      <w:ins w:id="1906" w:author="Adrian Stier" w:date="2021-01-21T07:11:00Z">
        <w:r>
          <w:rPr>
            <w:rFonts w:ascii="Helvetica" w:hAnsi="Helvetica"/>
            <w:color w:val="000000" w:themeColor="text1"/>
            <w:sz w:val="22"/>
            <w:szCs w:val="22"/>
          </w:rPr>
          <w:t xml:space="preserve">. </w:t>
        </w:r>
      </w:ins>
      <w:ins w:id="1907" w:author="Adrian Stier" w:date="2021-01-21T07:13:00Z">
        <w:r>
          <w:rPr>
            <w:rFonts w:ascii="Helvetica" w:hAnsi="Helvetica"/>
            <w:color w:val="000000" w:themeColor="text1"/>
            <w:sz w:val="22"/>
            <w:szCs w:val="22"/>
          </w:rPr>
          <w:t>Managers seeking to avoid crossing tipping points</w:t>
        </w:r>
      </w:ins>
      <w:ins w:id="1908" w:author="Adrian Stier" w:date="2021-01-21T07:15:00Z">
        <w:r w:rsidR="009A66B0">
          <w:rPr>
            <w:rFonts w:ascii="Helvetica" w:hAnsi="Helvetica"/>
            <w:color w:val="000000" w:themeColor="text1"/>
            <w:sz w:val="22"/>
            <w:szCs w:val="22"/>
          </w:rPr>
          <w:t>, recover from overhar</w:t>
        </w:r>
      </w:ins>
      <w:ins w:id="1909" w:author="Adrian Stier" w:date="2021-01-21T07:16:00Z">
        <w:r w:rsidR="009A66B0">
          <w:rPr>
            <w:rFonts w:ascii="Helvetica" w:hAnsi="Helvetica"/>
            <w:color w:val="000000" w:themeColor="text1"/>
            <w:sz w:val="22"/>
            <w:szCs w:val="22"/>
          </w:rPr>
          <w:t>vest,</w:t>
        </w:r>
      </w:ins>
      <w:ins w:id="1910" w:author="Adrian Stier" w:date="2021-01-21T07:13:00Z">
        <w:r>
          <w:rPr>
            <w:rFonts w:ascii="Helvetica" w:hAnsi="Helvetica"/>
            <w:color w:val="000000" w:themeColor="text1"/>
            <w:sz w:val="22"/>
            <w:szCs w:val="22"/>
          </w:rPr>
          <w:t xml:space="preserve"> </w:t>
        </w:r>
      </w:ins>
      <w:ins w:id="1911" w:author="Adrian Stier" w:date="2021-01-21T07:15:00Z">
        <w:r w:rsidR="009A66B0">
          <w:rPr>
            <w:rFonts w:ascii="Helvetica" w:hAnsi="Helvetica"/>
            <w:color w:val="000000" w:themeColor="text1"/>
            <w:sz w:val="22"/>
            <w:szCs w:val="22"/>
          </w:rPr>
          <w:t>and maximize ecosystem yield</w:t>
        </w:r>
      </w:ins>
      <w:ins w:id="1912" w:author="Adrian Stier" w:date="2021-01-21T07:16:00Z">
        <w:r w:rsidR="009A66B0">
          <w:rPr>
            <w:rFonts w:ascii="Helvetica" w:hAnsi="Helvetica"/>
            <w:color w:val="000000" w:themeColor="text1"/>
            <w:sz w:val="22"/>
            <w:szCs w:val="22"/>
          </w:rPr>
          <w:t>,</w:t>
        </w:r>
      </w:ins>
      <w:ins w:id="1913" w:author="Adrian Stier" w:date="2021-01-21T07:15:00Z">
        <w:r w:rsidR="009A66B0">
          <w:rPr>
            <w:rFonts w:ascii="Helvetica" w:hAnsi="Helvetica"/>
            <w:color w:val="000000" w:themeColor="text1"/>
            <w:sz w:val="22"/>
            <w:szCs w:val="22"/>
          </w:rPr>
          <w:t xml:space="preserve"> </w:t>
        </w:r>
      </w:ins>
      <w:ins w:id="1914" w:author="Adrian Stier" w:date="2021-01-21T07:13:00Z">
        <w:r>
          <w:rPr>
            <w:rFonts w:ascii="Helvetica" w:hAnsi="Helvetica"/>
            <w:color w:val="000000" w:themeColor="text1"/>
            <w:sz w:val="22"/>
            <w:szCs w:val="22"/>
          </w:rPr>
          <w:t>will</w:t>
        </w:r>
      </w:ins>
      <w:ins w:id="1915" w:author="Adrian Stier" w:date="2021-01-21T07:15:00Z">
        <w:r w:rsidR="009A66B0">
          <w:rPr>
            <w:rFonts w:ascii="Helvetica" w:hAnsi="Helvetica"/>
            <w:color w:val="000000" w:themeColor="text1"/>
            <w:sz w:val="22"/>
            <w:szCs w:val="22"/>
          </w:rPr>
          <w:t xml:space="preserve"> increasingly</w:t>
        </w:r>
      </w:ins>
      <w:ins w:id="1916" w:author="Adrian Stier" w:date="2021-01-21T07:13:00Z">
        <w:r>
          <w:rPr>
            <w:rFonts w:ascii="Helvetica" w:hAnsi="Helvetica"/>
            <w:color w:val="000000" w:themeColor="text1"/>
            <w:sz w:val="22"/>
            <w:szCs w:val="22"/>
          </w:rPr>
          <w:t xml:space="preserve"> benefit from high precision monitoring </w:t>
        </w:r>
      </w:ins>
      <w:ins w:id="1917" w:author="Adrian Stier" w:date="2021-01-21T07:14:00Z">
        <w:r w:rsidR="009A66B0">
          <w:rPr>
            <w:rFonts w:ascii="Helvetica" w:hAnsi="Helvetica"/>
            <w:color w:val="000000" w:themeColor="text1"/>
            <w:sz w:val="22"/>
            <w:szCs w:val="22"/>
          </w:rPr>
          <w:t>as systems spend more time near their critical threshold</w:t>
        </w:r>
      </w:ins>
      <w:ins w:id="1918" w:author="Adrian Stier" w:date="2021-01-21T07:15:00Z">
        <w:r w:rsidR="009A66B0">
          <w:rPr>
            <w:rFonts w:ascii="Helvetica" w:hAnsi="Helvetica"/>
            <w:color w:val="000000" w:themeColor="text1"/>
            <w:sz w:val="22"/>
            <w:szCs w:val="22"/>
          </w:rPr>
          <w:t>.</w:t>
        </w:r>
      </w:ins>
      <w:ins w:id="1919" w:author="Adrian Stier" w:date="2021-01-21T07:11:00Z">
        <w:r w:rsidRPr="003805EE">
          <w:rPr>
            <w:rFonts w:ascii="Helvetica" w:hAnsi="Helvetica"/>
            <w:color w:val="000000" w:themeColor="text1"/>
            <w:sz w:val="22"/>
            <w:szCs w:val="22"/>
          </w:rPr>
          <w:t xml:space="preserve"> </w:t>
        </w:r>
      </w:ins>
    </w:p>
    <w:p w14:paraId="741AA996" w14:textId="77777777" w:rsidR="000C476C" w:rsidRPr="003805EE" w:rsidDel="00F600A4" w:rsidRDefault="000C476C">
      <w:pPr>
        <w:rPr>
          <w:del w:id="1920" w:author="Adrian Stier" w:date="2021-01-21T07:16:00Z"/>
          <w:rFonts w:ascii="Helvetica" w:hAnsi="Helvetica" w:cs="Helvetica"/>
          <w:sz w:val="22"/>
          <w:szCs w:val="22"/>
        </w:rPr>
        <w:pPrChange w:id="1921" w:author="Adrian Stier" w:date="2020-12-04T07:09:00Z">
          <w:pPr>
            <w:spacing w:line="480" w:lineRule="auto"/>
          </w:pPr>
        </w:pPrChange>
      </w:pPr>
    </w:p>
    <w:p w14:paraId="69390084" w14:textId="77777777" w:rsidR="00787E3F" w:rsidRPr="003805EE" w:rsidRDefault="00787E3F">
      <w:pPr>
        <w:rPr>
          <w:rFonts w:ascii="Helvetica" w:hAnsi="Helvetica"/>
          <w:i/>
          <w:sz w:val="22"/>
          <w:szCs w:val="22"/>
        </w:rPr>
        <w:pPrChange w:id="1922" w:author="Adrian Stier" w:date="2020-12-04T07:09:00Z">
          <w:pPr>
            <w:spacing w:line="480" w:lineRule="auto"/>
          </w:pPr>
        </w:pPrChange>
      </w:pPr>
    </w:p>
    <w:p w14:paraId="0530466F" w14:textId="50C53DCB" w:rsidR="00787E3F" w:rsidRPr="003805EE" w:rsidRDefault="00787E3F">
      <w:pPr>
        <w:rPr>
          <w:rFonts w:ascii="Helvetica" w:hAnsi="Helvetica"/>
          <w:i/>
          <w:sz w:val="22"/>
          <w:szCs w:val="22"/>
        </w:rPr>
        <w:pPrChange w:id="1923" w:author="Adrian Stier" w:date="2020-12-04T07:09:00Z">
          <w:pPr>
            <w:spacing w:line="480" w:lineRule="auto"/>
          </w:pPr>
        </w:pPrChange>
      </w:pPr>
      <w:r w:rsidRPr="003805EE">
        <w:rPr>
          <w:rFonts w:ascii="Helvetica" w:hAnsi="Helvetica"/>
          <w:i/>
          <w:sz w:val="22"/>
          <w:szCs w:val="22"/>
        </w:rPr>
        <w:t>Consideration of Moral Hazards in the Context of Resource Monitoring</w:t>
      </w:r>
    </w:p>
    <w:p w14:paraId="280ABC4F" w14:textId="145E0A05" w:rsidR="00787E3F" w:rsidRPr="003805EE" w:rsidRDefault="00787E3F">
      <w:pPr>
        <w:ind w:firstLine="720"/>
        <w:rPr>
          <w:rFonts w:ascii="Helvetica" w:hAnsi="Helvetica"/>
          <w:sz w:val="22"/>
          <w:szCs w:val="22"/>
        </w:rPr>
        <w:pPrChange w:id="1924" w:author="Adrian Stier" w:date="2020-12-04T07:09:00Z">
          <w:pPr>
            <w:spacing w:line="480" w:lineRule="auto"/>
            <w:ind w:firstLine="720"/>
          </w:pPr>
        </w:pPrChange>
      </w:pPr>
      <w:r w:rsidRPr="003805EE">
        <w:rPr>
          <w:rFonts w:ascii="Helvetica" w:hAnsi="Helvetica"/>
          <w:sz w:val="22"/>
          <w:szCs w:val="22"/>
        </w:rPr>
        <w:t xml:space="preserve">Our examination of the relative costs and benefits of different monitoring strategies suggests that high precision monitoring is always the most effective way to maximize yield and avoid crossing a </w:t>
      </w:r>
      <w:del w:id="1925" w:author="Adrian Stier" w:date="2021-01-21T07:01:00Z">
        <w:r w:rsidRPr="003805EE" w:rsidDel="00AF7A41">
          <w:rPr>
            <w:rFonts w:ascii="Helvetica" w:hAnsi="Helvetica"/>
            <w:sz w:val="22"/>
            <w:szCs w:val="22"/>
          </w:rPr>
          <w:delText xml:space="preserve">tipping point or </w:delText>
        </w:r>
      </w:del>
      <w:r w:rsidRPr="003805EE">
        <w:rPr>
          <w:rFonts w:ascii="Helvetica" w:hAnsi="Helvetica"/>
          <w:sz w:val="22"/>
          <w:szCs w:val="22"/>
        </w:rPr>
        <w:t>limit reference point</w:t>
      </w:r>
      <w:ins w:id="1926" w:author="Adrian Stier" w:date="2021-01-21T07:01:00Z">
        <w:r w:rsidR="00AF7A41">
          <w:rPr>
            <w:rFonts w:ascii="Helvetica" w:hAnsi="Helvetica"/>
            <w:sz w:val="22"/>
            <w:szCs w:val="22"/>
          </w:rPr>
          <w:t xml:space="preserve"> or critical biological threshold</w:t>
        </w:r>
      </w:ins>
      <w:r w:rsidRPr="003805EE">
        <w:rPr>
          <w:rFonts w:ascii="Helvetica" w:hAnsi="Helvetica"/>
          <w:sz w:val="22"/>
          <w:szCs w:val="22"/>
        </w:rPr>
        <w:t>. However, high monitoring precision can be extremely expensive, and the feasibility of payment depends on the state of the system and the resources that industry, stakeholders</w:t>
      </w:r>
      <w:r w:rsidR="00BB189E" w:rsidRPr="003805EE">
        <w:rPr>
          <w:rFonts w:ascii="Helvetica" w:hAnsi="Helvetica"/>
          <w:sz w:val="22"/>
          <w:szCs w:val="22"/>
        </w:rPr>
        <w:t xml:space="preserve">, </w:t>
      </w:r>
      <w:r w:rsidR="00422C92" w:rsidRPr="003805EE">
        <w:rPr>
          <w:rFonts w:ascii="Helvetica" w:hAnsi="Helvetica"/>
          <w:sz w:val="22"/>
          <w:szCs w:val="22"/>
        </w:rPr>
        <w:t xml:space="preserve">non-governmental organizations, </w:t>
      </w:r>
      <w:r w:rsidRPr="003805EE">
        <w:rPr>
          <w:rFonts w:ascii="Helvetica" w:hAnsi="Helvetica"/>
          <w:sz w:val="22"/>
          <w:szCs w:val="22"/>
        </w:rPr>
        <w:t>or government agencies have to cover the costs of monitoring. In some circumstances ‘moral hazards’ can emerge, where one organization is involved in a risky activity (harvest) but is protected against risk by another party that incurs the cost</w:t>
      </w:r>
      <w:r w:rsidR="009F66E4" w:rsidRPr="003805EE">
        <w:rPr>
          <w:rFonts w:ascii="Helvetica" w:hAnsi="Helvetica"/>
          <w:sz w:val="22"/>
          <w:szCs w:val="22"/>
        </w:rPr>
        <w:t xml:space="preserve"> </w:t>
      </w:r>
      <w:r w:rsidR="000F7161" w:rsidRPr="003805EE">
        <w:rPr>
          <w:rFonts w:ascii="Helvetica" w:hAnsi="Helvetica"/>
          <w:sz w:val="22"/>
          <w:szCs w:val="22"/>
        </w:rPr>
        <w:fldChar w:fldCharType="begin"/>
      </w:r>
      <w:r w:rsidR="00685D99">
        <w:rPr>
          <w:rFonts w:ascii="Helvetica" w:hAnsi="Helvetica"/>
          <w:sz w:val="22"/>
          <w:szCs w:val="22"/>
        </w:rPr>
        <w:instrText xml:space="preserve"> ADDIN EN.CITE &lt;EndNote&gt;&lt;Cite&gt;&lt;Author&gt;Hölmstrom&lt;/Author&gt;&lt;Year&gt;1979&lt;/Year&gt;&lt;RecNum&gt;8468&lt;/RecNum&gt;&lt;DisplayText&gt;(12, 16)&lt;/DisplayText&gt;&lt;record&gt;&lt;rec-number&gt;8468&lt;/rec-number&gt;&lt;foreign-keys&gt;&lt;key app="EN" db-id="dsrza9wtbra05fevxvw5svf8d0a9a0ptptvp" timestamp="1493250019"&gt;8468&lt;/key&gt;&lt;/foreign-keys&gt;&lt;ref-type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Cite&gt;&lt;Author&gt;Hilborn&lt;/Author&gt;&lt;Year&gt;2001&lt;/Year&gt;&lt;RecNum&gt;6&lt;/RecNum&gt;&lt;record&gt;&lt;rec-number&gt;6&lt;/rec-number&gt;&lt;foreign-keys&gt;&lt;key app="EN" db-id="wwzav5tt2exe2mearwvvss2nsva0zwv9zrzr" timestamp="1493249996"&gt;6&lt;/key&gt;&lt;/foreign-keys&gt;&lt;ref-type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0F7161" w:rsidRPr="003805EE">
        <w:rPr>
          <w:rFonts w:ascii="Helvetica" w:hAnsi="Helvetica"/>
          <w:sz w:val="22"/>
          <w:szCs w:val="22"/>
        </w:rPr>
        <w:fldChar w:fldCharType="separate"/>
      </w:r>
      <w:r w:rsidR="00685D99">
        <w:rPr>
          <w:rFonts w:ascii="Helvetica" w:hAnsi="Helvetica"/>
          <w:noProof/>
          <w:sz w:val="22"/>
          <w:szCs w:val="22"/>
        </w:rPr>
        <w:t>(12, 16)</w:t>
      </w:r>
      <w:r w:rsidR="000F7161" w:rsidRPr="003805EE">
        <w:rPr>
          <w:rFonts w:ascii="Helvetica" w:hAnsi="Helvetica"/>
          <w:sz w:val="22"/>
          <w:szCs w:val="22"/>
        </w:rPr>
        <w:fldChar w:fldCharType="end"/>
      </w:r>
      <w:r w:rsidRPr="003805EE">
        <w:rPr>
          <w:rFonts w:ascii="Helvetica" w:hAnsi="Helvetica"/>
          <w:sz w:val="22"/>
          <w:szCs w:val="22"/>
        </w:rPr>
        <w:t xml:space="preserve">. When </w:t>
      </w:r>
      <w:commentRangeStart w:id="1927"/>
      <w:r w:rsidRPr="003805EE">
        <w:rPr>
          <w:rFonts w:ascii="Helvetica" w:hAnsi="Helvetica"/>
          <w:sz w:val="22"/>
          <w:szCs w:val="22"/>
        </w:rPr>
        <w:t xml:space="preserve">contracts </w:t>
      </w:r>
      <w:commentRangeEnd w:id="1927"/>
      <w:r w:rsidR="00B658D4">
        <w:rPr>
          <w:rStyle w:val="CommentReference"/>
        </w:rPr>
        <w:commentReference w:id="1927"/>
      </w:r>
      <w:r w:rsidRPr="003805EE">
        <w:rPr>
          <w:rFonts w:ascii="Helvetica" w:hAnsi="Helvetica"/>
          <w:sz w:val="22"/>
          <w:szCs w:val="22"/>
        </w:rPr>
        <w:t>are initially based on payoff alone and intensive monitoring is cost prohibitive, lower precision of monitoring combined with shared risk among multiple parties is a common solution applied to moral hazards.</w:t>
      </w:r>
    </w:p>
    <w:p w14:paraId="5194A5E5" w14:textId="30E04225" w:rsidR="00874D07" w:rsidRPr="003805EE" w:rsidRDefault="00FE0BB8">
      <w:pPr>
        <w:ind w:firstLine="720"/>
        <w:rPr>
          <w:rFonts w:ascii="Helvetica" w:hAnsi="Helvetica"/>
          <w:sz w:val="22"/>
          <w:szCs w:val="22"/>
        </w:rPr>
        <w:pPrChange w:id="1928" w:author="Adrian Stier" w:date="2020-12-04T07:09:00Z">
          <w:pPr>
            <w:spacing w:line="480" w:lineRule="auto"/>
            <w:ind w:firstLine="720"/>
          </w:pPr>
        </w:pPrChange>
      </w:pPr>
      <w:r w:rsidRPr="003805EE">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sidRPr="003805EE">
        <w:rPr>
          <w:rFonts w:ascii="Helvetica" w:hAnsi="Helvetica"/>
          <w:sz w:val="22"/>
          <w:szCs w:val="22"/>
        </w:rPr>
        <w:t>do</w:t>
      </w:r>
      <w:r w:rsidRPr="003805EE">
        <w:rPr>
          <w:rFonts w:ascii="Helvetica" w:hAnsi="Helvetica"/>
          <w:sz w:val="22"/>
          <w:szCs w:val="22"/>
        </w:rPr>
        <w:t xml:space="preserve"> not always </w:t>
      </w:r>
      <w:r w:rsidR="00A02010" w:rsidRPr="003805EE">
        <w:rPr>
          <w:rFonts w:ascii="Helvetica" w:hAnsi="Helvetica"/>
          <w:sz w:val="22"/>
          <w:szCs w:val="22"/>
        </w:rPr>
        <w:t xml:space="preserve">align </w:t>
      </w:r>
      <w:r w:rsidRPr="003805EE">
        <w:rPr>
          <w:rFonts w:ascii="Helvetica" w:hAnsi="Helvetica"/>
          <w:sz w:val="22"/>
          <w:szCs w:val="22"/>
        </w:rPr>
        <w:t xml:space="preserve">with economic incentives. </w:t>
      </w:r>
      <w:r w:rsidR="00FA68C5" w:rsidRPr="003805EE">
        <w:rPr>
          <w:rFonts w:ascii="Helvetica" w:hAnsi="Helvetica"/>
          <w:sz w:val="22"/>
          <w:szCs w:val="22"/>
        </w:rPr>
        <w:t>For example</w:t>
      </w:r>
      <w:r w:rsidRPr="003805EE">
        <w:rPr>
          <w:rFonts w:ascii="Helvetica" w:hAnsi="Helvetica"/>
          <w:sz w:val="22"/>
          <w:szCs w:val="22"/>
        </w:rPr>
        <w:t>,</w:t>
      </w:r>
      <w:r w:rsidR="007E4DA3" w:rsidRPr="003805EE">
        <w:rPr>
          <w:rFonts w:ascii="Helvetica" w:hAnsi="Helvetica"/>
          <w:sz w:val="22"/>
          <w:szCs w:val="22"/>
        </w:rPr>
        <w:t xml:space="preserve"> </w:t>
      </w:r>
      <w:r w:rsidR="00BC5AA5" w:rsidRPr="003805EE">
        <w:rPr>
          <w:rFonts w:ascii="Helvetica" w:hAnsi="Helvetica"/>
          <w:sz w:val="22"/>
          <w:szCs w:val="22"/>
        </w:rPr>
        <w:t>our model suggests</w:t>
      </w:r>
      <w:r w:rsidR="007E4DA3" w:rsidRPr="003805EE">
        <w:rPr>
          <w:rFonts w:ascii="Helvetica" w:hAnsi="Helvetica"/>
          <w:sz w:val="22"/>
          <w:szCs w:val="22"/>
        </w:rPr>
        <w:t xml:space="preserve"> </w:t>
      </w:r>
      <w:r w:rsidR="00DB4CE5" w:rsidRPr="003805EE">
        <w:rPr>
          <w:rFonts w:ascii="Helvetica" w:hAnsi="Helvetica"/>
          <w:sz w:val="22"/>
          <w:szCs w:val="22"/>
        </w:rPr>
        <w:t xml:space="preserve">that </w:t>
      </w:r>
      <w:r w:rsidR="006803F7" w:rsidRPr="003805EE">
        <w:rPr>
          <w:rFonts w:ascii="Helvetica" w:hAnsi="Helvetica"/>
          <w:sz w:val="22"/>
          <w:szCs w:val="22"/>
        </w:rPr>
        <w:t xml:space="preserve">an </w:t>
      </w:r>
      <w:r w:rsidR="007E4DA3" w:rsidRPr="003805EE">
        <w:rPr>
          <w:rFonts w:ascii="Helvetica" w:hAnsi="Helvetica"/>
          <w:sz w:val="22"/>
          <w:szCs w:val="22"/>
        </w:rPr>
        <w:t xml:space="preserve">economic incentive </w:t>
      </w:r>
      <w:r w:rsidR="00BC5AA5" w:rsidRPr="003805EE">
        <w:rPr>
          <w:rFonts w:ascii="Helvetica" w:hAnsi="Helvetica"/>
          <w:sz w:val="22"/>
          <w:szCs w:val="22"/>
        </w:rPr>
        <w:t>exists for</w:t>
      </w:r>
      <w:r w:rsidR="007E4DA3" w:rsidRPr="003805EE">
        <w:rPr>
          <w:rFonts w:ascii="Helvetica" w:hAnsi="Helvetica"/>
          <w:sz w:val="22"/>
          <w:szCs w:val="22"/>
        </w:rPr>
        <w:t xml:space="preserve"> </w:t>
      </w:r>
      <w:r w:rsidR="00E331DD" w:rsidRPr="003805EE">
        <w:rPr>
          <w:rFonts w:ascii="Helvetica" w:hAnsi="Helvetica"/>
          <w:sz w:val="22"/>
          <w:szCs w:val="22"/>
        </w:rPr>
        <w:t>an organization</w:t>
      </w:r>
      <w:r w:rsidR="007E4DA3" w:rsidRPr="003805EE">
        <w:rPr>
          <w:rFonts w:ascii="Helvetica" w:hAnsi="Helvetica"/>
          <w:sz w:val="22"/>
          <w:szCs w:val="22"/>
        </w:rPr>
        <w:t xml:space="preserve"> to support increased monitoring as long as the expected financial benefit exceeds the financial cost.</w:t>
      </w:r>
      <w:r w:rsidRPr="003805EE">
        <w:rPr>
          <w:rFonts w:ascii="Helvetica" w:hAnsi="Helvetica"/>
          <w:sz w:val="22"/>
          <w:szCs w:val="22"/>
        </w:rPr>
        <w:t xml:space="preserve"> </w:t>
      </w:r>
      <w:r w:rsidR="00FA68C5" w:rsidRPr="003805EE">
        <w:rPr>
          <w:rFonts w:ascii="Helvetica" w:hAnsi="Helvetica"/>
          <w:sz w:val="22"/>
          <w:szCs w:val="22"/>
        </w:rPr>
        <w:t xml:space="preserve">In contrast, agencies are incentivized to keep the ecosystem healthy but to minimize costs to taxpayers. This asymmetry </w:t>
      </w:r>
      <w:r w:rsidR="00C94671" w:rsidRPr="003805EE">
        <w:rPr>
          <w:rFonts w:ascii="Helvetica" w:hAnsi="Helvetica"/>
          <w:sz w:val="22"/>
          <w:szCs w:val="22"/>
        </w:rPr>
        <w:t xml:space="preserve">in incentives </w:t>
      </w:r>
      <w:r w:rsidR="00604D51" w:rsidRPr="003805EE">
        <w:rPr>
          <w:rFonts w:ascii="Helvetica" w:hAnsi="Helvetica"/>
          <w:sz w:val="22"/>
          <w:szCs w:val="22"/>
        </w:rPr>
        <w:t xml:space="preserve">for different stakeholders </w:t>
      </w:r>
      <w:r w:rsidR="00C94671" w:rsidRPr="003805EE">
        <w:rPr>
          <w:rFonts w:ascii="Helvetica" w:hAnsi="Helvetica"/>
          <w:sz w:val="22"/>
          <w:szCs w:val="22"/>
        </w:rPr>
        <w:t>poses a challenge,</w:t>
      </w:r>
      <w:r w:rsidR="00FA68C5" w:rsidRPr="003805EE">
        <w:rPr>
          <w:rFonts w:ascii="Helvetica" w:hAnsi="Helvetica"/>
          <w:sz w:val="22"/>
          <w:szCs w:val="22"/>
        </w:rPr>
        <w:t xml:space="preserve"> because agencies often have limited resources to provide high precision monitoring, while the industry is often incentivized to </w:t>
      </w:r>
      <w:r w:rsidR="00C94671" w:rsidRPr="003805EE">
        <w:rPr>
          <w:rFonts w:ascii="Helvetica" w:hAnsi="Helvetica"/>
          <w:sz w:val="22"/>
          <w:szCs w:val="22"/>
        </w:rPr>
        <w:t>harvest as much of the resource</w:t>
      </w:r>
      <w:r w:rsidR="00FA68C5" w:rsidRPr="003805EE">
        <w:rPr>
          <w:rFonts w:ascii="Helvetica" w:hAnsi="Helvetica"/>
          <w:sz w:val="22"/>
          <w:szCs w:val="22"/>
        </w:rPr>
        <w:t xml:space="preserve"> as possible at the lowest cost.</w:t>
      </w:r>
      <w:r w:rsidR="00C94671" w:rsidRPr="003805EE">
        <w:rPr>
          <w:rFonts w:ascii="Helvetica" w:hAnsi="Helvetica"/>
          <w:sz w:val="22"/>
          <w:szCs w:val="22"/>
        </w:rPr>
        <w:t xml:space="preserve"> </w:t>
      </w:r>
      <w:r w:rsidR="00272A37" w:rsidRPr="003805EE">
        <w:rPr>
          <w:rFonts w:ascii="Helvetica" w:hAnsi="Helvetica"/>
          <w:sz w:val="22"/>
          <w:szCs w:val="22"/>
        </w:rPr>
        <w:t xml:space="preserve">Thus, context-appropriate solutions that are </w:t>
      </w:r>
      <w:r w:rsidR="00F9071C" w:rsidRPr="003805EE">
        <w:rPr>
          <w:rFonts w:ascii="Helvetica" w:hAnsi="Helvetica"/>
          <w:sz w:val="22"/>
          <w:szCs w:val="22"/>
        </w:rPr>
        <w:t>economically viable</w:t>
      </w:r>
      <w:r w:rsidR="00272A37" w:rsidRPr="003805EE">
        <w:rPr>
          <w:rFonts w:ascii="Helvetica" w:hAnsi="Helvetica"/>
          <w:sz w:val="22"/>
          <w:szCs w:val="22"/>
        </w:rPr>
        <w:t>, cost-effective, and that incentivize environmental protection</w:t>
      </w:r>
      <w:r w:rsidR="00E42600" w:rsidRPr="003805EE">
        <w:rPr>
          <w:rFonts w:ascii="Helvetica" w:hAnsi="Helvetica"/>
          <w:sz w:val="22"/>
          <w:szCs w:val="22"/>
        </w:rPr>
        <w:t xml:space="preserve"> are critical</w:t>
      </w:r>
      <w:r w:rsidR="00F9071C" w:rsidRPr="003805EE">
        <w:rPr>
          <w:rFonts w:ascii="Helvetica" w:hAnsi="Helvetica"/>
          <w:sz w:val="22"/>
          <w:szCs w:val="22"/>
        </w:rPr>
        <w:t xml:space="preserve">. </w:t>
      </w:r>
    </w:p>
    <w:p w14:paraId="473B18BE" w14:textId="4F7D3CB6" w:rsidR="00644B5F" w:rsidRPr="003805EE" w:rsidRDefault="00F9071C">
      <w:pPr>
        <w:rPr>
          <w:rFonts w:ascii="Helvetica" w:hAnsi="Helvetica"/>
          <w:sz w:val="22"/>
          <w:szCs w:val="22"/>
        </w:rPr>
        <w:pPrChange w:id="1929" w:author="Adrian Stier" w:date="2020-12-04T07:09:00Z">
          <w:pPr>
            <w:spacing w:line="480" w:lineRule="auto"/>
          </w:pPr>
        </w:pPrChange>
      </w:pPr>
      <w:r w:rsidRPr="003805EE">
        <w:rPr>
          <w:rFonts w:ascii="Helvetica" w:hAnsi="Helvetica"/>
          <w:sz w:val="22"/>
          <w:szCs w:val="22"/>
        </w:rPr>
        <w:tab/>
      </w:r>
      <w:r w:rsidR="00272A37" w:rsidRPr="003805EE">
        <w:rPr>
          <w:rFonts w:ascii="Helvetica" w:hAnsi="Helvetica"/>
          <w:sz w:val="22"/>
          <w:szCs w:val="22"/>
        </w:rPr>
        <w:t>C</w:t>
      </w:r>
      <w:r w:rsidRPr="003805EE">
        <w:rPr>
          <w:rFonts w:ascii="Helvetica" w:hAnsi="Helvetica"/>
          <w:sz w:val="22"/>
          <w:szCs w:val="22"/>
        </w:rPr>
        <w:t xml:space="preserve">ommercial fisheries offer an interesting case study in placing the burden of monitoring costs on the industry versus the government. For example, in Canada and Australia, </w:t>
      </w:r>
      <w:ins w:id="1930" w:author="Megsie Siple" w:date="2020-08-20T23:35:00Z">
        <w:r w:rsidR="00B658D4">
          <w:rPr>
            <w:rFonts w:ascii="Helvetica" w:hAnsi="Helvetica"/>
            <w:sz w:val="22"/>
            <w:szCs w:val="22"/>
          </w:rPr>
          <w:t xml:space="preserve">the fishing </w:t>
        </w:r>
      </w:ins>
      <w:r w:rsidRPr="003805EE">
        <w:rPr>
          <w:rFonts w:ascii="Helvetica" w:hAnsi="Helvetica"/>
          <w:sz w:val="22"/>
          <w:szCs w:val="22"/>
        </w:rPr>
        <w:t xml:space="preserve">industry is primarily responsible for monitoring costs, with the philosophy that the burden of proof for sustainability is on the stakeholder interested in exploiting the system </w:t>
      </w:r>
      <w:r w:rsidRPr="003805EE">
        <w:rPr>
          <w:rFonts w:ascii="Helvetica" w:hAnsi="Helvetica"/>
          <w:sz w:val="22"/>
          <w:szCs w:val="22"/>
        </w:rPr>
        <w:fldChar w:fldCharType="begin"/>
      </w:r>
      <w:r w:rsidR="00685D99">
        <w:rPr>
          <w:rFonts w:ascii="Helvetica" w:hAnsi="Helvetica"/>
          <w:sz w:val="22"/>
          <w:szCs w:val="22"/>
        </w:rPr>
        <w:instrText xml:space="preserve"> ADDIN EN.CITE &lt;EndNote&gt;&lt;Cite&gt;&lt;Author&gt;Hilborn&lt;/Author&gt;&lt;Year&gt;2001&lt;/Year&gt;&lt;RecNum&gt;8132&lt;/RecNum&gt;&lt;DisplayText&gt;(12)&lt;/DisplayText&gt;&lt;record&gt;&lt;rec-number&gt;8132&lt;/rec-number&gt;&lt;foreign-keys&gt;&lt;key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Pr="003805EE">
        <w:rPr>
          <w:rFonts w:ascii="Helvetica" w:hAnsi="Helvetica"/>
          <w:sz w:val="22"/>
          <w:szCs w:val="22"/>
        </w:rPr>
        <w:fldChar w:fldCharType="separate"/>
      </w:r>
      <w:r w:rsidR="00685D99">
        <w:rPr>
          <w:rFonts w:ascii="Helvetica" w:hAnsi="Helvetica"/>
          <w:noProof/>
          <w:sz w:val="22"/>
          <w:szCs w:val="22"/>
        </w:rPr>
        <w:t>(12)</w:t>
      </w:r>
      <w:r w:rsidRPr="003805EE">
        <w:rPr>
          <w:rFonts w:ascii="Helvetica" w:hAnsi="Helvetica"/>
          <w:sz w:val="22"/>
          <w:szCs w:val="22"/>
        </w:rPr>
        <w:fldChar w:fldCharType="end"/>
      </w:r>
      <w:r w:rsidRPr="003805EE">
        <w:rPr>
          <w:rFonts w:ascii="Helvetica" w:hAnsi="Helvetica"/>
          <w:sz w:val="22"/>
          <w:szCs w:val="22"/>
        </w:rPr>
        <w:t xml:space="preserve">. An </w:t>
      </w:r>
      <w:r w:rsidR="00644B5F" w:rsidRPr="003805EE">
        <w:rPr>
          <w:rFonts w:ascii="Helvetica" w:hAnsi="Helvetica"/>
          <w:sz w:val="22"/>
          <w:szCs w:val="22"/>
        </w:rPr>
        <w:t xml:space="preserve">example of this is the commercial Pacific herring fishery in the </w:t>
      </w:r>
      <w:r w:rsidR="002B2772" w:rsidRPr="003805EE">
        <w:rPr>
          <w:rFonts w:ascii="Helvetica" w:hAnsi="Helvetica"/>
          <w:sz w:val="22"/>
          <w:szCs w:val="22"/>
        </w:rPr>
        <w:t>Canadian North Pacific</w:t>
      </w:r>
      <w:r w:rsidR="00644B5F" w:rsidRPr="003805EE">
        <w:rPr>
          <w:rFonts w:ascii="Helvetica" w:hAnsi="Helvetica"/>
          <w:sz w:val="22"/>
          <w:szCs w:val="22"/>
        </w:rPr>
        <w:t xml:space="preserve">, where monitoring of spring herring spawns </w:t>
      </w:r>
      <w:del w:id="1931" w:author="Megsie Siple" w:date="2020-08-20T23:36:00Z">
        <w:r w:rsidR="002B2772" w:rsidRPr="003805EE" w:rsidDel="00B658D4">
          <w:rPr>
            <w:rFonts w:ascii="Helvetica" w:hAnsi="Helvetica"/>
            <w:sz w:val="22"/>
            <w:szCs w:val="22"/>
          </w:rPr>
          <w:delText>were</w:delText>
        </w:r>
        <w:r w:rsidR="00F40EFF" w:rsidRPr="003805EE" w:rsidDel="00B658D4">
          <w:rPr>
            <w:rFonts w:ascii="Helvetica" w:hAnsi="Helvetica"/>
            <w:sz w:val="22"/>
            <w:szCs w:val="22"/>
          </w:rPr>
          <w:delText xml:space="preserve"> </w:delText>
        </w:r>
      </w:del>
      <w:ins w:id="1932" w:author="Megsie Siple" w:date="2020-08-20T23:36:00Z">
        <w:r w:rsidR="00B658D4" w:rsidRPr="003805EE">
          <w:rPr>
            <w:rFonts w:ascii="Helvetica" w:hAnsi="Helvetica"/>
            <w:sz w:val="22"/>
            <w:szCs w:val="22"/>
          </w:rPr>
          <w:t>w</w:t>
        </w:r>
        <w:r w:rsidR="00B658D4">
          <w:rPr>
            <w:rFonts w:ascii="Helvetica" w:hAnsi="Helvetica"/>
            <w:sz w:val="22"/>
            <w:szCs w:val="22"/>
          </w:rPr>
          <w:t>as</w:t>
        </w:r>
        <w:r w:rsidR="00B658D4" w:rsidRPr="003805EE">
          <w:rPr>
            <w:rFonts w:ascii="Helvetica" w:hAnsi="Helvetica"/>
            <w:sz w:val="22"/>
            <w:szCs w:val="22"/>
          </w:rPr>
          <w:t xml:space="preserve"> </w:t>
        </w:r>
      </w:ins>
      <w:r w:rsidR="008A4DE4" w:rsidRPr="003805EE">
        <w:rPr>
          <w:rFonts w:ascii="Helvetica" w:hAnsi="Helvetica"/>
          <w:sz w:val="22"/>
          <w:szCs w:val="22"/>
        </w:rPr>
        <w:t>historically</w:t>
      </w:r>
      <w:r w:rsidR="00644B5F" w:rsidRPr="003805EE">
        <w:rPr>
          <w:rFonts w:ascii="Helvetica" w:hAnsi="Helvetica"/>
          <w:sz w:val="22"/>
          <w:szCs w:val="22"/>
        </w:rPr>
        <w:t xml:space="preserve"> funded by one of several stakeholders, the fishing industry. However, the fishery crossed a limit reference point over a decade ago and has not fully recovered</w:t>
      </w:r>
      <w:ins w:id="1933" w:author="Adrian Stier" w:date="2021-01-21T07:03:00Z">
        <w:r w:rsidR="00AF7A41">
          <w:rPr>
            <w:rFonts w:ascii="Helvetica" w:hAnsi="Helvetica"/>
            <w:sz w:val="22"/>
            <w:szCs w:val="22"/>
          </w:rPr>
          <w:t xml:space="preserve"> (CITE)</w:t>
        </w:r>
      </w:ins>
      <w:r w:rsidR="00644B5F" w:rsidRPr="003805EE">
        <w:rPr>
          <w:rFonts w:ascii="Helvetica" w:hAnsi="Helvetica"/>
          <w:sz w:val="22"/>
          <w:szCs w:val="22"/>
        </w:rPr>
        <w:t xml:space="preserve">. As a consequence, </w:t>
      </w:r>
      <w:r w:rsidR="006B6333" w:rsidRPr="003805EE">
        <w:rPr>
          <w:rFonts w:ascii="Helvetica" w:hAnsi="Helvetica"/>
          <w:sz w:val="22"/>
          <w:szCs w:val="22"/>
        </w:rPr>
        <w:t>monitoring effort has declined</w:t>
      </w:r>
      <w:r w:rsidR="00644B5F" w:rsidRPr="003805EE">
        <w:rPr>
          <w:rFonts w:ascii="Helvetica" w:hAnsi="Helvetica"/>
          <w:sz w:val="22"/>
          <w:szCs w:val="22"/>
        </w:rPr>
        <w:t xml:space="preserve">, which impacts the precision of biomass estimates, and may prolong closures. This case highlights a key consideration in monitoring programs: if information is most valuable as a fishery approaches </w:t>
      </w:r>
      <w:r w:rsidR="00394C34" w:rsidRPr="003805EE">
        <w:rPr>
          <w:rFonts w:ascii="Helvetica" w:hAnsi="Helvetica"/>
          <w:sz w:val="22"/>
          <w:szCs w:val="22"/>
        </w:rPr>
        <w:t xml:space="preserve">and recovers from </w:t>
      </w:r>
      <w:r w:rsidR="00644B5F" w:rsidRPr="003805EE">
        <w:rPr>
          <w:rFonts w:ascii="Helvetica" w:hAnsi="Helvetica"/>
          <w:sz w:val="22"/>
          <w:szCs w:val="22"/>
        </w:rPr>
        <w:t xml:space="preserve">collapse, it may be best to ensure that funding for monitoring is independent from stock size. </w:t>
      </w:r>
    </w:p>
    <w:p w14:paraId="4E73E6B6" w14:textId="77777777" w:rsidR="00FC5856" w:rsidRPr="003805EE" w:rsidRDefault="00FC5856">
      <w:pPr>
        <w:rPr>
          <w:rFonts w:ascii="Helvetica" w:hAnsi="Helvetica"/>
          <w:i/>
          <w:sz w:val="22"/>
          <w:szCs w:val="22"/>
        </w:rPr>
        <w:pPrChange w:id="1934" w:author="Adrian Stier" w:date="2020-12-04T07:09:00Z">
          <w:pPr>
            <w:spacing w:line="480" w:lineRule="auto"/>
          </w:pPr>
        </w:pPrChange>
      </w:pPr>
    </w:p>
    <w:p w14:paraId="6CFFB7E9" w14:textId="26D60871" w:rsidR="0056105D" w:rsidRPr="003805EE" w:rsidRDefault="00976D8B">
      <w:pPr>
        <w:rPr>
          <w:rFonts w:ascii="Helvetica" w:hAnsi="Helvetica"/>
          <w:i/>
          <w:sz w:val="22"/>
          <w:szCs w:val="22"/>
        </w:rPr>
        <w:pPrChange w:id="1935" w:author="Adrian Stier" w:date="2020-12-04T07:09:00Z">
          <w:pPr>
            <w:spacing w:line="480" w:lineRule="auto"/>
          </w:pPr>
        </w:pPrChange>
      </w:pPr>
      <w:r w:rsidRPr="003805EE">
        <w:rPr>
          <w:rFonts w:ascii="Helvetica" w:hAnsi="Helvetica"/>
          <w:i/>
          <w:sz w:val="22"/>
          <w:szCs w:val="22"/>
        </w:rPr>
        <w:t>The Value of Monitoring Depends on the Stakeholder</w:t>
      </w:r>
    </w:p>
    <w:p w14:paraId="1B549306" w14:textId="461A3AE3" w:rsidR="0021032B" w:rsidRPr="003805EE" w:rsidRDefault="00017F4B">
      <w:pPr>
        <w:ind w:firstLine="720"/>
        <w:rPr>
          <w:rFonts w:ascii="Helvetica" w:hAnsi="Helvetica" w:cs="Helvetica Neue"/>
          <w:sz w:val="22"/>
          <w:szCs w:val="22"/>
        </w:rPr>
        <w:pPrChange w:id="1936" w:author="Adrian Stier" w:date="2020-12-04T07:09:00Z">
          <w:pPr>
            <w:spacing w:line="480" w:lineRule="auto"/>
            <w:ind w:firstLine="720"/>
          </w:pPr>
        </w:pPrChange>
      </w:pPr>
      <w:r w:rsidRPr="003805EE">
        <w:rPr>
          <w:rFonts w:ascii="Helvetica" w:hAnsi="Helvetica" w:cs="Helvetica Neue"/>
          <w:sz w:val="22"/>
          <w:szCs w:val="22"/>
        </w:rPr>
        <w:t>Determining the</w:t>
      </w:r>
      <w:r w:rsidR="00C949EB" w:rsidRPr="003805EE">
        <w:rPr>
          <w:rFonts w:ascii="Helvetica" w:hAnsi="Helvetica" w:cs="Helvetica Neue"/>
          <w:sz w:val="22"/>
          <w:szCs w:val="22"/>
        </w:rPr>
        <w:t xml:space="preserve"> value of </w:t>
      </w:r>
      <w:r w:rsidRPr="003805EE">
        <w:rPr>
          <w:rFonts w:ascii="Helvetica" w:hAnsi="Helvetica" w:cs="Helvetica Neue"/>
          <w:sz w:val="22"/>
          <w:szCs w:val="22"/>
        </w:rPr>
        <w:t>monitoring</w:t>
      </w:r>
      <w:r w:rsidR="00C949EB" w:rsidRPr="003805EE">
        <w:rPr>
          <w:rFonts w:ascii="Helvetica" w:hAnsi="Helvetica" w:cs="Helvetica Neue"/>
          <w:sz w:val="22"/>
          <w:szCs w:val="22"/>
        </w:rPr>
        <w:t xml:space="preserve"> information </w:t>
      </w:r>
      <w:r w:rsidR="00C55C0B" w:rsidRPr="003805EE">
        <w:rPr>
          <w:rFonts w:ascii="Helvetica" w:hAnsi="Helvetica" w:cs="Helvetica Neue"/>
          <w:sz w:val="22"/>
          <w:szCs w:val="22"/>
        </w:rPr>
        <w:t>also likely extends beyond the organization bearing the</w:t>
      </w:r>
      <w:r w:rsidR="006E5F41" w:rsidRPr="003805EE">
        <w:rPr>
          <w:rFonts w:ascii="Helvetica" w:hAnsi="Helvetica" w:cs="Helvetica Neue"/>
          <w:sz w:val="22"/>
          <w:szCs w:val="22"/>
        </w:rPr>
        <w:t xml:space="preserve"> </w:t>
      </w:r>
      <w:r w:rsidR="009E0D73" w:rsidRPr="003805EE">
        <w:rPr>
          <w:rFonts w:ascii="Helvetica" w:hAnsi="Helvetica" w:cs="Helvetica Neue"/>
          <w:sz w:val="22"/>
          <w:szCs w:val="22"/>
        </w:rPr>
        <w:t xml:space="preserve">monitoring </w:t>
      </w:r>
      <w:r w:rsidR="006E5F41" w:rsidRPr="003805EE">
        <w:rPr>
          <w:rFonts w:ascii="Helvetica" w:hAnsi="Helvetica" w:cs="Helvetica Neue"/>
          <w:sz w:val="22"/>
          <w:szCs w:val="22"/>
        </w:rPr>
        <w:t xml:space="preserve">costs to include the </w:t>
      </w:r>
      <w:r w:rsidR="00C55CC4" w:rsidRPr="003805EE">
        <w:rPr>
          <w:rFonts w:ascii="Helvetica" w:hAnsi="Helvetica" w:cs="Helvetica Neue"/>
          <w:sz w:val="22"/>
          <w:szCs w:val="22"/>
        </w:rPr>
        <w:t xml:space="preserve">value to </w:t>
      </w:r>
      <w:r w:rsidR="00F20C88" w:rsidRPr="003805EE">
        <w:rPr>
          <w:rFonts w:ascii="Helvetica" w:hAnsi="Helvetica" w:cs="Helvetica Neue"/>
          <w:sz w:val="22"/>
          <w:szCs w:val="22"/>
        </w:rPr>
        <w:t>other</w:t>
      </w:r>
      <w:r w:rsidR="006E5F41" w:rsidRPr="003805EE">
        <w:rPr>
          <w:rFonts w:ascii="Helvetica" w:hAnsi="Helvetica" w:cs="Helvetica Neue"/>
          <w:sz w:val="22"/>
          <w:szCs w:val="22"/>
        </w:rPr>
        <w:t xml:space="preserve"> stakeholders</w:t>
      </w:r>
      <w:r w:rsidR="00F20C88" w:rsidRPr="003805EE">
        <w:rPr>
          <w:rFonts w:ascii="Helvetica" w:hAnsi="Helvetica" w:cs="Helvetica Neue"/>
          <w:sz w:val="22"/>
          <w:szCs w:val="22"/>
        </w:rPr>
        <w:t>.</w:t>
      </w:r>
      <w:r w:rsidR="006E5F41" w:rsidRPr="003805EE">
        <w:rPr>
          <w:rFonts w:ascii="Helvetica" w:hAnsi="Helvetica" w:cs="Helvetica Neue"/>
          <w:sz w:val="22"/>
          <w:szCs w:val="22"/>
        </w:rPr>
        <w:t xml:space="preserve"> </w:t>
      </w:r>
      <w:r w:rsidR="00574730" w:rsidRPr="003805EE">
        <w:rPr>
          <w:rFonts w:ascii="Helvetica" w:hAnsi="Helvetica" w:cs="Helvetica Neue"/>
          <w:sz w:val="22"/>
          <w:szCs w:val="22"/>
        </w:rPr>
        <w:t>The high volatility that emerges from low monitoring investment may be particularly challenging</w:t>
      </w:r>
      <w:r w:rsidR="00CB5799" w:rsidRPr="003805EE">
        <w:rPr>
          <w:rFonts w:ascii="Helvetica" w:hAnsi="Helvetica" w:cs="Helvetica Neue"/>
          <w:sz w:val="22"/>
          <w:szCs w:val="22"/>
        </w:rPr>
        <w:t xml:space="preserve"> </w:t>
      </w:r>
      <w:r w:rsidR="006803F7" w:rsidRPr="003805EE">
        <w:rPr>
          <w:rFonts w:ascii="Helvetica" w:hAnsi="Helvetica" w:cs="Helvetica Neue"/>
          <w:sz w:val="22"/>
          <w:szCs w:val="22"/>
        </w:rPr>
        <w:t xml:space="preserve">to </w:t>
      </w:r>
      <w:r w:rsidR="00CB5799" w:rsidRPr="003805EE">
        <w:rPr>
          <w:rFonts w:ascii="Helvetica" w:hAnsi="Helvetica" w:cs="Helvetica Neue"/>
          <w:sz w:val="22"/>
          <w:szCs w:val="22"/>
        </w:rPr>
        <w:t xml:space="preserve">some stakeholders while others might be less affected.  For instance, </w:t>
      </w:r>
      <w:r w:rsidR="00574730" w:rsidRPr="003805EE">
        <w:rPr>
          <w:rFonts w:ascii="Helvetica" w:hAnsi="Helvetica" w:cs="Helvetica Neue"/>
          <w:sz w:val="22"/>
          <w:szCs w:val="22"/>
        </w:rPr>
        <w:t>subsistence harvesters and small businesses</w:t>
      </w:r>
      <w:r w:rsidR="002738FD" w:rsidRPr="003805EE">
        <w:rPr>
          <w:rFonts w:ascii="Helvetica" w:hAnsi="Helvetica" w:cs="Helvetica Neue"/>
          <w:sz w:val="22"/>
          <w:szCs w:val="22"/>
        </w:rPr>
        <w:t xml:space="preserve"> often have relatively lower mobility and limited capacity to take advantage of “boom” years, or adapt to harvesting a new resource in “bust” years. </w:t>
      </w:r>
      <w:r w:rsidR="00CB5799" w:rsidRPr="003805EE">
        <w:rPr>
          <w:rFonts w:ascii="Helvetica" w:hAnsi="Helvetica" w:cs="Helvetica Neue"/>
          <w:sz w:val="22"/>
          <w:szCs w:val="22"/>
        </w:rPr>
        <w:t>S</w:t>
      </w:r>
      <w:r w:rsidR="002738FD" w:rsidRPr="003805EE">
        <w:rPr>
          <w:rFonts w:ascii="Helvetica" w:hAnsi="Helvetica" w:cs="Helvetica Neue"/>
          <w:sz w:val="22"/>
          <w:szCs w:val="22"/>
        </w:rPr>
        <w:t>urveys of Kenyan fishers suggest that socioeconomic background drives willingness to leave a fishery; wealthy individuals were more likely to leave the fishery after large declines in catches, whereas low-</w:t>
      </w:r>
      <w:r w:rsidR="002738FD" w:rsidRPr="003805EE">
        <w:rPr>
          <w:rFonts w:ascii="Helvetica" w:hAnsi="Helvetica" w:cs="Helvetica Neue"/>
          <w:sz w:val="22"/>
          <w:szCs w:val="22"/>
        </w:rPr>
        <w:lastRenderedPageBreak/>
        <w:t xml:space="preserve">income households would become stuck in poverty traps due to a lack of resources to switch occupations </w:t>
      </w:r>
      <w:r w:rsidR="002738FD" w:rsidRPr="003805EE">
        <w:rPr>
          <w:rFonts w:ascii="Helvetica" w:hAnsi="Helvetica"/>
          <w:sz w:val="22"/>
          <w:szCs w:val="22"/>
        </w:rPr>
        <w:fldChar w:fldCharType="begin"/>
      </w:r>
      <w:r w:rsidR="00685D99">
        <w:rPr>
          <w:rFonts w:ascii="Helvetica" w:hAnsi="Helvetica"/>
          <w:sz w:val="22"/>
          <w:szCs w:val="22"/>
        </w:rPr>
        <w:instrText xml:space="preserve"> ADDIN EN.CITE &lt;EndNote&gt;&lt;Cite&gt;&lt;Author&gt;Schrank&lt;/Author&gt;&lt;Year&gt;2003&lt;/Year&gt;&lt;RecNum&gt;8199&lt;/RecNum&gt;&lt;DisplayText&gt;(17)&lt;/DisplayText&gt;&lt;record&gt;&lt;rec-number&gt;8199&lt;/rec-number&gt;&lt;foreign-keys&gt;&lt;key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002738FD" w:rsidRPr="003805EE">
        <w:rPr>
          <w:rFonts w:ascii="Helvetica" w:hAnsi="Helvetica"/>
          <w:sz w:val="22"/>
          <w:szCs w:val="22"/>
        </w:rPr>
        <w:fldChar w:fldCharType="separate"/>
      </w:r>
      <w:r w:rsidR="00685D99">
        <w:rPr>
          <w:rFonts w:ascii="Helvetica" w:hAnsi="Helvetica"/>
          <w:noProof/>
          <w:sz w:val="22"/>
          <w:szCs w:val="22"/>
        </w:rPr>
        <w:t>(17)</w:t>
      </w:r>
      <w:r w:rsidR="002738FD" w:rsidRPr="003805EE">
        <w:rPr>
          <w:rFonts w:ascii="Helvetica" w:hAnsi="Helvetica"/>
          <w:sz w:val="22"/>
          <w:szCs w:val="22"/>
        </w:rPr>
        <w:fldChar w:fldCharType="end"/>
      </w:r>
      <w:r w:rsidR="002738FD" w:rsidRPr="003805EE">
        <w:rPr>
          <w:rFonts w:ascii="Helvetica" w:hAnsi="Helvetica" w:cs="Helvetica Neue"/>
          <w:sz w:val="22"/>
          <w:szCs w:val="22"/>
        </w:rPr>
        <w:t>. In contrast, large industrial fishing operations may have higher travel capacity to harvest in another location where the resource remains plentiful</w:t>
      </w:r>
      <w:r w:rsidR="006803F7" w:rsidRPr="003805EE">
        <w:rPr>
          <w:rFonts w:ascii="Helvetica" w:hAnsi="Helvetica" w:cs="Helvetica Neue"/>
          <w:sz w:val="22"/>
          <w:szCs w:val="22"/>
        </w:rPr>
        <w:t>,</w:t>
      </w:r>
      <w:r w:rsidR="002738FD" w:rsidRPr="003805EE">
        <w:rPr>
          <w:rFonts w:ascii="Helvetica" w:hAnsi="Helvetica" w:cs="Helvetica Neue"/>
          <w:sz w:val="22"/>
          <w:szCs w:val="22"/>
        </w:rPr>
        <w:t xml:space="preserve"> or are capable of investing in the gear and infrastructure needed to switch to harvesting a different </w:t>
      </w:r>
      <w:r w:rsidR="002738FD" w:rsidRPr="00A11EE7">
        <w:rPr>
          <w:rFonts w:ascii="Helvetica" w:hAnsi="Helvetica" w:cs="Helvetica Neue"/>
          <w:sz w:val="22"/>
          <w:szCs w:val="22"/>
        </w:rPr>
        <w:t>resource</w:t>
      </w:r>
      <w:r w:rsidR="00E804E7" w:rsidRPr="00A11EE7">
        <w:rPr>
          <w:rFonts w:ascii="Helvetica" w:hAnsi="Helvetica"/>
          <w:sz w:val="22"/>
          <w:szCs w:val="22"/>
        </w:rPr>
        <w:t xml:space="preserve"> </w:t>
      </w:r>
      <w:r w:rsidR="000E0CF2" w:rsidRPr="00A11EE7">
        <w:rPr>
          <w:rFonts w:ascii="Helvetica" w:hAnsi="Helvetica" w:cs="Helvetica Neue"/>
          <w:sz w:val="22"/>
          <w:szCs w:val="22"/>
        </w:rPr>
        <w:fldChar w:fldCharType="begin"/>
      </w:r>
      <w:r w:rsidR="00685D99">
        <w:rPr>
          <w:rFonts w:ascii="Helvetica" w:hAnsi="Helvetica" w:cs="Helvetica Neue"/>
          <w:sz w:val="22"/>
          <w:szCs w:val="22"/>
        </w:rPr>
        <w:instrText xml:space="preserve"> ADDIN EN.CITE &lt;EndNote&gt;&lt;Cite&gt;&lt;Author&gt;Berkes&lt;/Author&gt;&lt;Year&gt;2006&lt;/Year&gt;&lt;RecNum&gt;8463&lt;/RecNum&gt;&lt;DisplayText&gt;(18)&lt;/DisplayText&gt;&lt;record&gt;&lt;rec-number&gt;8463&lt;/rec-number&gt;&lt;foreign-keys&gt;&lt;key app="EN" db-id="dsrza9wtbra05fevxvw5svf8d0a9a0ptptvp" timestamp="1492994097"&gt;8463&lt;/key&gt;&lt;/foreign-keys&gt;&lt;ref-type name="Journal Article"&gt;17&lt;/ref-type&gt;&lt;contributors&gt;&lt;authors&gt;&lt;author&gt;Berkes, F.&lt;/author&gt;&lt;author&gt;Hughes, T. P.&lt;/author&gt;&lt;author&gt;Steneck, R. S.&lt;/author&gt;&lt;author&gt;Wilson, J. A.&lt;/author&gt;&lt;author&gt;Bellwood, D. R.&lt;/author&gt;&lt;author&gt;Crona, B.&lt;/author&gt;&lt;author&gt;Folke, C.&lt;/author&gt;&lt;author&gt;Gunderson, L. H.&lt;/author&gt;&lt;author&gt;Leslie, H. M.&lt;/author&gt;&lt;author&gt;Norberg, J.&lt;/author&gt;&lt;author&gt;Nyström, M.&lt;/author&gt;&lt;author&gt;Olsson, P.&lt;/author&gt;&lt;author&gt;Österblom, H.&lt;/author&gt;&lt;author&gt;Scheffer, M.&lt;/author&gt;&lt;author&gt;Worm, B.&lt;/author&gt;&lt;/authors&gt;&lt;/contributors&gt;&lt;titles&gt;&lt;title&gt;Globalization, Roving Bandits, and Marine Resources&lt;/title&gt;&lt;secondary-title&gt;Science&lt;/secondary-title&gt;&lt;/titles&gt;&lt;periodical&gt;&lt;full-title&gt;Science&lt;/full-title&gt;&lt;/periodical&gt;&lt;pages&gt;1557-1558&lt;/pages&gt;&lt;volume&gt;311&lt;/volume&gt;&lt;number&gt;5767&lt;/number&gt;&lt;dates&gt;&lt;year&gt;2006&lt;/year&gt;&lt;/dates&gt;&lt;urls&gt;&lt;related-urls&gt;&lt;url&gt;http://science.sciencemag.org/content/sci/311/5767/1557.full.pdf&lt;/url&gt;&lt;/related-urls&gt;&lt;/urls&gt;&lt;electronic-resource-num&gt;10.1126/science.1122804&lt;/electronic-resource-num&gt;&lt;/record&gt;&lt;/Cite&gt;&lt;/EndNote&gt;</w:instrText>
      </w:r>
      <w:r w:rsidR="000E0CF2" w:rsidRPr="00A11EE7">
        <w:rPr>
          <w:rFonts w:ascii="Helvetica" w:hAnsi="Helvetica" w:cs="Helvetica Neue"/>
          <w:sz w:val="22"/>
          <w:szCs w:val="22"/>
        </w:rPr>
        <w:fldChar w:fldCharType="separate"/>
      </w:r>
      <w:r w:rsidR="00685D99">
        <w:rPr>
          <w:rFonts w:ascii="Helvetica" w:hAnsi="Helvetica" w:cs="Helvetica Neue"/>
          <w:noProof/>
          <w:sz w:val="22"/>
          <w:szCs w:val="22"/>
        </w:rPr>
        <w:t>(18)</w:t>
      </w:r>
      <w:r w:rsidR="000E0CF2" w:rsidRPr="00A11EE7">
        <w:rPr>
          <w:rFonts w:ascii="Helvetica" w:hAnsi="Helvetica" w:cs="Helvetica Neue"/>
          <w:sz w:val="22"/>
          <w:szCs w:val="22"/>
        </w:rPr>
        <w:fldChar w:fldCharType="end"/>
      </w:r>
      <w:r w:rsidR="002738FD" w:rsidRPr="00A11EE7">
        <w:rPr>
          <w:rFonts w:ascii="Helvetica" w:hAnsi="Helvetica" w:cs="Helvetica Neue"/>
          <w:sz w:val="22"/>
          <w:szCs w:val="22"/>
        </w:rPr>
        <w:t>.</w:t>
      </w:r>
      <w:r w:rsidR="00DB4CE5" w:rsidRPr="00A11EE7">
        <w:rPr>
          <w:rFonts w:ascii="Helvetica" w:hAnsi="Helvetica" w:cs="Helvetica Neue"/>
          <w:sz w:val="22"/>
          <w:szCs w:val="22"/>
        </w:rPr>
        <w:t xml:space="preserve"> </w:t>
      </w:r>
      <w:r w:rsidR="00143673" w:rsidRPr="00A11EE7">
        <w:rPr>
          <w:rFonts w:ascii="Helvetica" w:hAnsi="Helvetica" w:cs="Helvetica Neue"/>
          <w:sz w:val="22"/>
          <w:szCs w:val="22"/>
        </w:rPr>
        <w:t>To achieve equity among stakeholders, management will need to account</w:t>
      </w:r>
      <w:r w:rsidR="00E11175" w:rsidRPr="00A11EE7">
        <w:rPr>
          <w:rFonts w:ascii="Helvetica" w:hAnsi="Helvetica"/>
          <w:sz w:val="22"/>
          <w:szCs w:val="22"/>
        </w:rPr>
        <w:t xml:space="preserve"> </w:t>
      </w:r>
      <w:r w:rsidR="0021032B" w:rsidRPr="00A11EE7">
        <w:rPr>
          <w:rFonts w:ascii="Helvetica" w:hAnsi="Helvetica"/>
          <w:sz w:val="22"/>
          <w:szCs w:val="22"/>
        </w:rPr>
        <w:t xml:space="preserve">for variable levels of risk </w:t>
      </w:r>
      <w:r w:rsidR="00EB5FC3" w:rsidRPr="00A11EE7">
        <w:rPr>
          <w:rFonts w:ascii="Helvetica" w:hAnsi="Helvetica"/>
          <w:sz w:val="22"/>
          <w:szCs w:val="22"/>
        </w:rPr>
        <w:t xml:space="preserve">aversion </w:t>
      </w:r>
      <w:r w:rsidR="0021032B" w:rsidRPr="00A11EE7">
        <w:rPr>
          <w:rFonts w:ascii="Helvetica" w:hAnsi="Helvetica"/>
          <w:sz w:val="22"/>
          <w:szCs w:val="22"/>
        </w:rPr>
        <w:t xml:space="preserve">among </w:t>
      </w:r>
      <w:r w:rsidR="00FC5856" w:rsidRPr="00A11EE7">
        <w:rPr>
          <w:rFonts w:ascii="Helvetica" w:hAnsi="Helvetica"/>
          <w:sz w:val="22"/>
          <w:szCs w:val="22"/>
        </w:rPr>
        <w:t>stakeholders, which</w:t>
      </w:r>
      <w:r w:rsidR="00E11175" w:rsidRPr="00A11EE7">
        <w:rPr>
          <w:rFonts w:ascii="Helvetica" w:hAnsi="Helvetica"/>
          <w:sz w:val="22"/>
          <w:szCs w:val="22"/>
        </w:rPr>
        <w:t xml:space="preserve"> in turn </w:t>
      </w:r>
      <w:r w:rsidR="0021032B" w:rsidRPr="00A11EE7">
        <w:rPr>
          <w:rFonts w:ascii="Helvetica" w:hAnsi="Helvetica"/>
          <w:sz w:val="22"/>
          <w:szCs w:val="22"/>
        </w:rPr>
        <w:t xml:space="preserve">will be a critical step in </w:t>
      </w:r>
      <w:r w:rsidR="00E11175" w:rsidRPr="00A11EE7">
        <w:rPr>
          <w:rFonts w:ascii="Helvetica" w:hAnsi="Helvetica"/>
          <w:sz w:val="22"/>
          <w:szCs w:val="22"/>
        </w:rPr>
        <w:t xml:space="preserve">integrating </w:t>
      </w:r>
      <w:r w:rsidR="0021032B" w:rsidRPr="00A11EE7">
        <w:rPr>
          <w:rFonts w:ascii="Helvetica" w:hAnsi="Helvetica"/>
          <w:sz w:val="22"/>
          <w:szCs w:val="22"/>
        </w:rPr>
        <w:t>the value of information as a d</w:t>
      </w:r>
      <w:r w:rsidR="00466369" w:rsidRPr="00A11EE7">
        <w:rPr>
          <w:rFonts w:ascii="Helvetica" w:hAnsi="Helvetica"/>
          <w:sz w:val="22"/>
          <w:szCs w:val="22"/>
        </w:rPr>
        <w:t>river of monitoring investment.</w:t>
      </w:r>
    </w:p>
    <w:p w14:paraId="1ADBBF78" w14:textId="77777777" w:rsidR="00EE4CEA" w:rsidRPr="003805EE" w:rsidRDefault="00EE4CEA">
      <w:pPr>
        <w:rPr>
          <w:rFonts w:ascii="Helvetica" w:hAnsi="Helvetica"/>
          <w:i/>
          <w:sz w:val="22"/>
          <w:szCs w:val="22"/>
        </w:rPr>
        <w:pPrChange w:id="1937" w:author="Adrian Stier" w:date="2020-12-04T07:09:00Z">
          <w:pPr>
            <w:spacing w:line="480" w:lineRule="auto"/>
          </w:pPr>
        </w:pPrChange>
      </w:pPr>
    </w:p>
    <w:p w14:paraId="42AB159A" w14:textId="2C4ED633" w:rsidR="00DB4CE5" w:rsidRPr="003805EE" w:rsidRDefault="00EE4CEA">
      <w:pPr>
        <w:rPr>
          <w:rFonts w:ascii="Helvetica" w:hAnsi="Helvetica"/>
          <w:i/>
          <w:sz w:val="22"/>
          <w:szCs w:val="22"/>
        </w:rPr>
        <w:pPrChange w:id="1938" w:author="Adrian Stier" w:date="2020-12-04T07:09:00Z">
          <w:pPr>
            <w:spacing w:line="480" w:lineRule="auto"/>
          </w:pPr>
        </w:pPrChange>
      </w:pPr>
      <w:r w:rsidRPr="003805EE">
        <w:rPr>
          <w:rFonts w:ascii="Helvetica" w:hAnsi="Helvetica"/>
          <w:i/>
          <w:sz w:val="22"/>
          <w:szCs w:val="22"/>
        </w:rPr>
        <w:t xml:space="preserve">What if the </w:t>
      </w:r>
      <w:r w:rsidR="00DB4CE5" w:rsidRPr="003805EE">
        <w:rPr>
          <w:rFonts w:ascii="Helvetica" w:hAnsi="Helvetica"/>
          <w:i/>
          <w:sz w:val="22"/>
          <w:szCs w:val="22"/>
        </w:rPr>
        <w:t xml:space="preserve">Existence </w:t>
      </w:r>
      <w:r w:rsidRPr="003805EE">
        <w:rPr>
          <w:rFonts w:ascii="Helvetica" w:hAnsi="Helvetica"/>
          <w:i/>
          <w:sz w:val="22"/>
          <w:szCs w:val="22"/>
        </w:rPr>
        <w:t xml:space="preserve">or </w:t>
      </w:r>
      <w:r w:rsidR="00DB4CE5" w:rsidRPr="003805EE">
        <w:rPr>
          <w:rFonts w:ascii="Helvetica" w:hAnsi="Helvetica"/>
          <w:i/>
          <w:sz w:val="22"/>
          <w:szCs w:val="22"/>
        </w:rPr>
        <w:t xml:space="preserve">Location </w:t>
      </w:r>
      <w:r w:rsidRPr="003805EE">
        <w:rPr>
          <w:rFonts w:ascii="Helvetica" w:hAnsi="Helvetica"/>
          <w:i/>
          <w:sz w:val="22"/>
          <w:szCs w:val="22"/>
        </w:rPr>
        <w:t xml:space="preserve">of the </w:t>
      </w:r>
      <w:r w:rsidR="00DB4CE5" w:rsidRPr="003805EE">
        <w:rPr>
          <w:rFonts w:ascii="Helvetica" w:hAnsi="Helvetica"/>
          <w:i/>
          <w:sz w:val="22"/>
          <w:szCs w:val="22"/>
        </w:rPr>
        <w:t xml:space="preserve">Tipping Point </w:t>
      </w:r>
      <w:r w:rsidRPr="003805EE">
        <w:rPr>
          <w:rFonts w:ascii="Helvetica" w:hAnsi="Helvetica"/>
          <w:i/>
          <w:sz w:val="22"/>
          <w:szCs w:val="22"/>
        </w:rPr>
        <w:t xml:space="preserve">is </w:t>
      </w:r>
      <w:r w:rsidR="00DB4CE5" w:rsidRPr="003805EE">
        <w:rPr>
          <w:rFonts w:ascii="Helvetica" w:hAnsi="Helvetica"/>
          <w:i/>
          <w:sz w:val="22"/>
          <w:szCs w:val="22"/>
        </w:rPr>
        <w:t>Ambiguous</w:t>
      </w:r>
      <w:r w:rsidRPr="003805EE">
        <w:rPr>
          <w:rFonts w:ascii="Helvetica" w:hAnsi="Helvetica"/>
          <w:i/>
          <w:sz w:val="22"/>
          <w:szCs w:val="22"/>
        </w:rPr>
        <w:t xml:space="preserve">? </w:t>
      </w:r>
    </w:p>
    <w:p w14:paraId="70E65A7D" w14:textId="2F973D3C" w:rsidR="006049ED" w:rsidRPr="003805EE" w:rsidRDefault="006049ED">
      <w:pPr>
        <w:ind w:firstLine="720"/>
        <w:rPr>
          <w:rFonts w:ascii="Helvetica" w:hAnsi="Helvetica"/>
          <w:sz w:val="22"/>
          <w:szCs w:val="22"/>
        </w:rPr>
        <w:pPrChange w:id="1939" w:author="Adrian Stier" w:date="2020-12-04T07:09:00Z">
          <w:pPr>
            <w:spacing w:line="480" w:lineRule="auto"/>
            <w:ind w:firstLine="720"/>
          </w:pPr>
        </w:pPrChange>
      </w:pPr>
      <w:r w:rsidRPr="003805EE">
        <w:rPr>
          <w:rFonts w:ascii="Helvetica" w:hAnsi="Helvetica"/>
          <w:sz w:val="22"/>
          <w:szCs w:val="22"/>
        </w:rPr>
        <w:t xml:space="preserve">In systems with tipping points, decision makers are rarely fortunate enough to have perfect knowledge of biological thresholds until after the threshold has been crossed </w:t>
      </w:r>
      <w:r w:rsidRPr="003805EE">
        <w:rPr>
          <w:rFonts w:ascii="Helvetica" w:hAnsi="Helvetica"/>
          <w:sz w:val="22"/>
          <w:szCs w:val="22"/>
        </w:rPr>
        <w:fldChar w:fldCharType="begin"/>
      </w:r>
      <w:r w:rsidR="00685D99">
        <w:rPr>
          <w:rFonts w:ascii="Helvetica" w:hAnsi="Helvetica"/>
          <w:sz w:val="22"/>
          <w:szCs w:val="22"/>
        </w:rPr>
        <w:instrText xml:space="preserve"> ADDIN EN.CITE &lt;EndNote&gt;&lt;Cite&gt;&lt;Author&gt;Cleary&lt;/Author&gt;&lt;Year&gt;2014&lt;/Year&gt;&lt;RecNum&gt;8026&lt;/RecNum&gt;&lt;DisplayText&gt;(19)&lt;/DisplayText&gt;&lt;record&gt;&lt;rec-number&gt;8026&lt;/rec-number&gt;&lt;foreign-keys&gt;&lt;key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Pr="003805EE">
        <w:rPr>
          <w:rFonts w:ascii="Helvetica" w:hAnsi="Helvetica"/>
          <w:sz w:val="22"/>
          <w:szCs w:val="22"/>
        </w:rPr>
        <w:fldChar w:fldCharType="separate"/>
      </w:r>
      <w:r w:rsidR="00685D99">
        <w:rPr>
          <w:rFonts w:ascii="Helvetica" w:hAnsi="Helvetica"/>
          <w:noProof/>
          <w:sz w:val="22"/>
          <w:szCs w:val="22"/>
        </w:rPr>
        <w:t>(19)</w:t>
      </w:r>
      <w:r w:rsidRPr="003805EE">
        <w:rPr>
          <w:rFonts w:ascii="Helvetica" w:hAnsi="Helvetica"/>
          <w:sz w:val="22"/>
          <w:szCs w:val="22"/>
        </w:rPr>
        <w:fldChar w:fldCharType="end"/>
      </w:r>
      <w:r w:rsidRPr="003805EE">
        <w:rPr>
          <w:rFonts w:ascii="Helvetica" w:hAnsi="Helvetica"/>
          <w:sz w:val="22"/>
          <w:szCs w:val="22"/>
        </w:rPr>
        <w:t>. Indeed, surprises such as crossing a threshold are inevitable</w:t>
      </w:r>
      <w:ins w:id="1940" w:author="Megsie Siple" w:date="2020-08-20T23:39:00Z">
        <w:r w:rsidR="0069660B">
          <w:rPr>
            <w:rFonts w:ascii="Helvetica" w:hAnsi="Helvetica"/>
            <w:sz w:val="22"/>
            <w:szCs w:val="22"/>
          </w:rPr>
          <w:t xml:space="preserve"> </w:t>
        </w:r>
        <w:del w:id="1941" w:author="Adrian Stier" w:date="2020-12-04T07:19:00Z">
          <w:r w:rsidR="0069660B" w:rsidDel="00F90AA6">
            <w:rPr>
              <w:rFonts w:ascii="Helvetica" w:hAnsi="Helvetica"/>
              <w:sz w:val="22"/>
              <w:szCs w:val="22"/>
            </w:rPr>
            <w:delText xml:space="preserve">when </w:delText>
          </w:r>
          <w:r w:rsidR="0069660B" w:rsidRPr="0069660B" w:rsidDel="00F90AA6">
            <w:rPr>
              <w:rFonts w:ascii="Helvetica" w:hAnsi="Helvetica"/>
              <w:sz w:val="22"/>
              <w:szCs w:val="22"/>
              <w:highlight w:val="yellow"/>
              <w:rPrChange w:id="1942" w:author="Megsie Siple" w:date="2020-08-20T23:40:00Z">
                <w:rPr>
                  <w:rFonts w:ascii="Helvetica" w:hAnsi="Helvetica"/>
                  <w:sz w:val="22"/>
                  <w:szCs w:val="22"/>
                </w:rPr>
              </w:rPrChange>
            </w:rPr>
            <w:delText>XXX</w:delText>
          </w:r>
          <w:r w:rsidR="0069660B" w:rsidDel="00F90AA6">
            <w:rPr>
              <w:rFonts w:ascii="Helvetica" w:hAnsi="Helvetica"/>
              <w:sz w:val="22"/>
              <w:szCs w:val="22"/>
            </w:rPr>
            <w:delText xml:space="preserve"> </w:delText>
          </w:r>
        </w:del>
      </w:ins>
      <w:commentRangeStart w:id="1943"/>
      <w:ins w:id="1944" w:author="Megsie Siple" w:date="2020-08-20T23:40:00Z">
        <w:del w:id="1945" w:author="Adrian Stier" w:date="2020-12-04T07:19:00Z">
          <w:r w:rsidR="0069660B" w:rsidDel="00F90AA6">
            <w:rPr>
              <w:rFonts w:ascii="Helvetica" w:hAnsi="Helvetica"/>
              <w:sz w:val="22"/>
              <w:szCs w:val="22"/>
            </w:rPr>
            <w:delText>occurs</w:delText>
          </w:r>
          <w:commentRangeEnd w:id="1943"/>
          <w:r w:rsidR="0069660B" w:rsidDel="00F90AA6">
            <w:rPr>
              <w:rStyle w:val="CommentReference"/>
            </w:rPr>
            <w:commentReference w:id="1943"/>
          </w:r>
        </w:del>
      </w:ins>
      <w:ins w:id="1946" w:author="Adrian Stier" w:date="2020-12-04T07:19:00Z">
        <w:r w:rsidR="00F90AA6">
          <w:rPr>
            <w:rFonts w:ascii="Helvetica" w:hAnsi="Helvetica"/>
            <w:sz w:val="22"/>
            <w:szCs w:val="22"/>
          </w:rPr>
          <w:t xml:space="preserve">in </w:t>
        </w:r>
      </w:ins>
      <w:ins w:id="1947" w:author="Adrian Stier" w:date="2020-12-04T07:20:00Z">
        <w:r w:rsidR="00F90AA6">
          <w:rPr>
            <w:rFonts w:ascii="Helvetica" w:hAnsi="Helvetica"/>
            <w:sz w:val="22"/>
            <w:szCs w:val="22"/>
          </w:rPr>
          <w:t>many systems</w:t>
        </w:r>
      </w:ins>
      <w:r w:rsidRPr="003805EE">
        <w:rPr>
          <w:rFonts w:ascii="Helvetica" w:hAnsi="Helvetica"/>
          <w:sz w:val="22"/>
          <w:szCs w:val="22"/>
        </w:rPr>
        <w:t xml:space="preserve"> </w:t>
      </w:r>
      <w:r w:rsidR="000E0CF2" w:rsidRPr="003805EE">
        <w:rPr>
          <w:rFonts w:ascii="Helvetica" w:hAnsi="Helvetica"/>
          <w:sz w:val="22"/>
          <w:szCs w:val="22"/>
        </w:rPr>
        <w:fldChar w:fldCharType="begin"/>
      </w:r>
      <w:r w:rsidR="00685D99">
        <w:rPr>
          <w:rFonts w:ascii="Helvetica" w:hAnsi="Helvetica"/>
          <w:sz w:val="22"/>
          <w:szCs w:val="22"/>
        </w:rPr>
        <w:instrText xml:space="preserve"> ADDIN EN.CITE &lt;EndNote&gt;&lt;Cite&gt;&lt;Author&gt;Doak&lt;/Author&gt;&lt;Year&gt;2008&lt;/Year&gt;&lt;RecNum&gt;8002&lt;/RecNum&gt;&lt;DisplayText&gt;(20, 21)&lt;/DisplayText&gt;&lt;record&gt;&lt;rec-number&gt;8002&lt;/rec-number&gt;&lt;foreign-keys&gt;&lt;key app="EN" db-id="dsrza9wtbra05fevxvw5svf8d0a9a0ptptvp" timestamp="1415311654"&gt;8002&lt;/key&gt;&lt;/foreign-keys&gt;&lt;ref-type name="Journal Article"&gt;17&lt;/ref-type&gt;&lt;contributors&gt;&lt;authors&gt;&lt;author&gt;Doak, Daniel F&lt;/author&gt;&lt;author&gt;Estes, James A&lt;/author&gt;&lt;author&gt;Halpern, Benjamin S&lt;/author&gt;&lt;author&gt;Jacob, Ute&lt;/author&gt;&lt;author&gt;Lindberg, David R&lt;/author&gt;&lt;author&gt;Lovvorn, James&lt;/author&gt;&lt;author&gt;Monson, Daniel H&lt;/author&gt;&lt;author&gt;Tinker, M Timothy&lt;/author&gt;&lt;author&gt;Williams, Terrie M&lt;/author&gt;&lt;author&gt;Wootton, J Timothy&lt;/author&gt;&lt;/authors&gt;&lt;/contributors&gt;&lt;titles&gt;&lt;title&gt;Understanding and predicting ecological dynamics: are major surprises inevitable&lt;/title&gt;&lt;secondary-title&gt;Ecology&lt;/secondary-title&gt;&lt;/titles&gt;&lt;periodical&gt;&lt;full-title&gt;Ecology&lt;/full-title&gt;&lt;/periodical&gt;&lt;pages&gt;952-961&lt;/pages&gt;&lt;volume&gt;89&lt;/volume&gt;&lt;number&gt;4&lt;/number&gt;&lt;dates&gt;&lt;year&gt;2008&lt;/year&gt;&lt;/dates&gt;&lt;isbn&gt;0012-9658&lt;/isbn&gt;&lt;urls&gt;&lt;/urls&gt;&lt;/record&gt;&lt;/Cite&gt;&lt;Cite&gt;&lt;Author&gt;Schindler&lt;/Author&gt;&lt;Year&gt;2015&lt;/Year&gt;&lt;RecNum&gt;8464&lt;/RecNum&gt;&lt;record&gt;&lt;rec-number&gt;8464&lt;/rec-number&gt;&lt;foreign-keys&gt;&lt;key app="EN" db-id="dsrza9wtbra05fevxvw5svf8d0a9a0ptptvp" timestamp="1492994211"&gt;8464&lt;/key&gt;&lt;/foreign-keys&gt;&lt;ref-type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000E0CF2" w:rsidRPr="003805EE">
        <w:rPr>
          <w:rFonts w:ascii="Helvetica" w:hAnsi="Helvetica"/>
          <w:sz w:val="22"/>
          <w:szCs w:val="22"/>
        </w:rPr>
        <w:fldChar w:fldCharType="separate"/>
      </w:r>
      <w:r w:rsidR="00685D99">
        <w:rPr>
          <w:rFonts w:ascii="Helvetica" w:hAnsi="Helvetica"/>
          <w:noProof/>
          <w:sz w:val="22"/>
          <w:szCs w:val="22"/>
        </w:rPr>
        <w:t>(20, 21)</w:t>
      </w:r>
      <w:r w:rsidR="000E0CF2" w:rsidRPr="003805EE">
        <w:rPr>
          <w:rFonts w:ascii="Helvetica" w:hAnsi="Helvetica"/>
          <w:sz w:val="22"/>
          <w:szCs w:val="22"/>
        </w:rPr>
        <w:fldChar w:fldCharType="end"/>
      </w:r>
      <w:r w:rsidR="00E804E7" w:rsidRPr="003805EE">
        <w:rPr>
          <w:rFonts w:ascii="Helvetica" w:hAnsi="Helvetica"/>
          <w:sz w:val="22"/>
          <w:szCs w:val="22"/>
        </w:rPr>
        <w:t xml:space="preserve">. </w:t>
      </w:r>
      <w:r w:rsidRPr="003805EE">
        <w:rPr>
          <w:rFonts w:ascii="Helvetica" w:hAnsi="Helvetica"/>
          <w:sz w:val="22"/>
          <w:szCs w:val="22"/>
        </w:rPr>
        <w:t>Uncertainty about the location of a threshold presents challenges, particularly in the face of global change, where the strength and location of thresholds may well change. We do not address uncertainty in the location of the tipping point</w:t>
      </w:r>
      <w:r w:rsidR="00DB4CE5" w:rsidRPr="003805EE">
        <w:rPr>
          <w:rFonts w:ascii="Helvetica" w:hAnsi="Helvetica"/>
          <w:sz w:val="22"/>
          <w:szCs w:val="22"/>
        </w:rPr>
        <w:t xml:space="preserve"> in our models</w:t>
      </w:r>
      <w:r w:rsidRPr="003805EE">
        <w:rPr>
          <w:rFonts w:ascii="Helvetica" w:hAnsi="Helvetica"/>
          <w:sz w:val="22"/>
          <w:szCs w:val="22"/>
        </w:rPr>
        <w:t xml:space="preserve">; however, gaining greater certainty about the location of a tipping point can be achieved through adaptive management </w:t>
      </w:r>
      <w:r w:rsidRPr="003805EE">
        <w:rPr>
          <w:rFonts w:ascii="Helvetica" w:hAnsi="Helvetica"/>
          <w:sz w:val="22"/>
          <w:szCs w:val="22"/>
        </w:rPr>
        <w:fldChar w:fldCharType="begin"/>
      </w:r>
      <w:r w:rsidR="00685D99">
        <w:rPr>
          <w:rFonts w:ascii="Helvetica" w:hAnsi="Helvetica"/>
          <w:sz w:val="22"/>
          <w:szCs w:val="22"/>
        </w:rPr>
        <w:instrText xml:space="preserve"> ADDIN EN.CITE &lt;EndNote&gt;&lt;Cite&gt;&lt;Author&gt;Cinner&lt;/Author&gt;&lt;Year&gt;2009&lt;/Year&gt;&lt;RecNum&gt;8170&lt;/RecNum&gt;&lt;DisplayText&gt;(22)&lt;/DisplayText&gt;&lt;record&gt;&lt;rec-number&gt;8170&lt;/rec-number&gt;&lt;foreign-keys&gt;&lt;key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3805EE">
        <w:rPr>
          <w:rFonts w:ascii="Helvetica" w:hAnsi="Helvetica"/>
          <w:sz w:val="22"/>
          <w:szCs w:val="22"/>
        </w:rPr>
        <w:fldChar w:fldCharType="separate"/>
      </w:r>
      <w:r w:rsidR="00685D99">
        <w:rPr>
          <w:rFonts w:ascii="Helvetica" w:hAnsi="Helvetica"/>
          <w:noProof/>
          <w:sz w:val="22"/>
          <w:szCs w:val="22"/>
        </w:rPr>
        <w:t>(22)</w:t>
      </w:r>
      <w:r w:rsidRPr="003805EE">
        <w:rPr>
          <w:rFonts w:ascii="Helvetica" w:hAnsi="Helvetica"/>
          <w:sz w:val="22"/>
          <w:szCs w:val="22"/>
        </w:rPr>
        <w:fldChar w:fldCharType="end"/>
      </w:r>
      <w:r w:rsidRPr="003805EE">
        <w:rPr>
          <w:rFonts w:ascii="Helvetica" w:hAnsi="Helvetica"/>
          <w:sz w:val="22"/>
          <w:szCs w:val="22"/>
        </w:rPr>
        <w:t xml:space="preserve">. For example, </w:t>
      </w:r>
      <w:proofErr w:type="spellStart"/>
      <w:r w:rsidRPr="003805EE">
        <w:rPr>
          <w:rFonts w:ascii="Helvetica" w:hAnsi="Helvetica"/>
          <w:sz w:val="22"/>
          <w:szCs w:val="22"/>
        </w:rPr>
        <w:t>Boettinger</w:t>
      </w:r>
      <w:proofErr w:type="spellEnd"/>
      <w:r w:rsidRPr="003805EE">
        <w:rPr>
          <w:rFonts w:ascii="Helvetica" w:hAnsi="Helvetica"/>
          <w:sz w:val="22"/>
          <w:szCs w:val="22"/>
        </w:rPr>
        <w:t xml:space="preserve"> et al.</w:t>
      </w:r>
      <w:r w:rsidR="00BB5495" w:rsidRPr="003805EE">
        <w:rPr>
          <w:rFonts w:ascii="Helvetica" w:hAnsi="Helvetica"/>
          <w:sz w:val="22"/>
          <w:szCs w:val="22"/>
        </w:rPr>
        <w:t xml:space="preserve"> </w:t>
      </w:r>
      <w:r w:rsidR="009068EB" w:rsidRPr="003805EE">
        <w:rPr>
          <w:rFonts w:ascii="Helvetica" w:hAnsi="Helvetica"/>
          <w:sz w:val="22"/>
          <w:szCs w:val="22"/>
        </w:rPr>
        <w:fldChar w:fldCharType="begin"/>
      </w:r>
      <w:r w:rsidR="00685D99">
        <w:rPr>
          <w:rFonts w:ascii="Helvetica" w:hAnsi="Helvetica"/>
          <w:sz w:val="22"/>
          <w:szCs w:val="22"/>
        </w:rPr>
        <w:instrText xml:space="preserve"> ADDIN EN.CITE &lt;EndNote&gt;&lt;Cite ExcludeAuth="1"&gt;&lt;Author&gt;Boettiger&lt;/Author&gt;&lt;Year&gt;2015&lt;/Year&gt;&lt;RecNum&gt;8459&lt;/RecNum&gt;&lt;DisplayText&gt;(23)&lt;/DisplayText&gt;&lt;record&gt;&lt;rec-number&gt;8459&lt;/rec-number&gt;&lt;foreign-keys&gt;&lt;key app="EN" db-id="dsrza9wtbra05fevxvw5svf8d0a9a0ptptvp" timestamp="1490828540"&gt;8459&lt;/key&gt;&lt;/foreign-keys&gt;&lt;ref-type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009068EB" w:rsidRPr="003805EE">
        <w:rPr>
          <w:rFonts w:ascii="Helvetica" w:hAnsi="Helvetica"/>
          <w:sz w:val="22"/>
          <w:szCs w:val="22"/>
        </w:rPr>
        <w:fldChar w:fldCharType="separate"/>
      </w:r>
      <w:r w:rsidR="00685D99">
        <w:rPr>
          <w:rFonts w:ascii="Helvetica" w:hAnsi="Helvetica"/>
          <w:noProof/>
          <w:sz w:val="22"/>
          <w:szCs w:val="22"/>
        </w:rPr>
        <w:t>(23)</w:t>
      </w:r>
      <w:r w:rsidR="009068EB" w:rsidRPr="003805EE">
        <w:rPr>
          <w:rFonts w:ascii="Helvetica" w:hAnsi="Helvetica"/>
          <w:sz w:val="22"/>
          <w:szCs w:val="22"/>
        </w:rPr>
        <w:fldChar w:fldCharType="end"/>
      </w:r>
      <w:r w:rsidR="00BB5495" w:rsidRPr="003805EE">
        <w:rPr>
          <w:rFonts w:ascii="Helvetica" w:hAnsi="Helvetica"/>
          <w:sz w:val="22"/>
          <w:szCs w:val="22"/>
        </w:rPr>
        <w:t xml:space="preserve"> </w:t>
      </w:r>
      <w:del w:id="1948" w:author="Adrian Stier" w:date="2019-04-08T16:36:00Z">
        <w:r w:rsidRPr="003805EE" w:rsidDel="00976FC9">
          <w:rPr>
            <w:rFonts w:ascii="Helvetica" w:hAnsi="Helvetica"/>
            <w:sz w:val="22"/>
            <w:szCs w:val="22"/>
          </w:rPr>
          <w:delText xml:space="preserve">recently </w:delText>
        </w:r>
      </w:del>
      <w:ins w:id="1949" w:author="Adrian Stier" w:date="2019-04-08T16:36:00Z">
        <w:r w:rsidR="00976FC9" w:rsidRPr="003805EE">
          <w:rPr>
            <w:rFonts w:ascii="Helvetica" w:hAnsi="Helvetica"/>
            <w:sz w:val="22"/>
            <w:szCs w:val="22"/>
          </w:rPr>
          <w:t xml:space="preserve"> </w:t>
        </w:r>
        <w:r w:rsidR="00976FC9">
          <w:rPr>
            <w:rFonts w:ascii="Helvetica" w:hAnsi="Helvetica"/>
            <w:sz w:val="22"/>
            <w:szCs w:val="22"/>
          </w:rPr>
          <w:t>showed</w:t>
        </w:r>
      </w:ins>
      <w:del w:id="1950" w:author="Adrian Stier" w:date="2019-04-08T16:36:00Z">
        <w:r w:rsidRPr="003805EE" w:rsidDel="00976FC9">
          <w:rPr>
            <w:rFonts w:ascii="Helvetica" w:hAnsi="Helvetica"/>
            <w:sz w:val="22"/>
            <w:szCs w:val="22"/>
          </w:rPr>
          <w:delText>described</w:delText>
        </w:r>
      </w:del>
      <w:r w:rsidRPr="003805EE">
        <w:rPr>
          <w:rFonts w:ascii="Helvetica" w:hAnsi="Helvetica"/>
          <w:sz w:val="22"/>
          <w:szCs w:val="22"/>
        </w:rPr>
        <w:t xml:space="preserve"> how Gaussian process stochastic dynamic programming</w:t>
      </w:r>
      <w:r w:rsidR="00CB5799" w:rsidRPr="003805EE">
        <w:rPr>
          <w:rFonts w:ascii="Helvetica" w:hAnsi="Helvetica"/>
          <w:sz w:val="22"/>
          <w:szCs w:val="22"/>
        </w:rPr>
        <w:t xml:space="preserve">, which makes few structural assumptions about population production functions, </w:t>
      </w:r>
      <w:r w:rsidRPr="003805EE">
        <w:rPr>
          <w:rFonts w:ascii="Helvetica" w:hAnsi="Helvetica"/>
          <w:sz w:val="22"/>
          <w:szCs w:val="22"/>
        </w:rPr>
        <w:t xml:space="preserve">can allow managers </w:t>
      </w:r>
      <w:r w:rsidR="00DB4CE5" w:rsidRPr="003805EE">
        <w:rPr>
          <w:rFonts w:ascii="Helvetica" w:hAnsi="Helvetica"/>
          <w:sz w:val="22"/>
          <w:szCs w:val="22"/>
        </w:rPr>
        <w:t xml:space="preserve">the </w:t>
      </w:r>
      <w:r w:rsidRPr="003805EE">
        <w:rPr>
          <w:rFonts w:ascii="Helvetica" w:hAnsi="Helvetica"/>
          <w:sz w:val="22"/>
          <w:szCs w:val="22"/>
        </w:rPr>
        <w:t>opportunit</w:t>
      </w:r>
      <w:r w:rsidR="00DB4CE5" w:rsidRPr="003805EE">
        <w:rPr>
          <w:rFonts w:ascii="Helvetica" w:hAnsi="Helvetica"/>
          <w:sz w:val="22"/>
          <w:szCs w:val="22"/>
        </w:rPr>
        <w:t>y</w:t>
      </w:r>
      <w:r w:rsidR="003F3CDF" w:rsidRPr="003805EE">
        <w:rPr>
          <w:rFonts w:ascii="Helvetica" w:hAnsi="Helvetica"/>
          <w:sz w:val="22"/>
          <w:szCs w:val="22"/>
        </w:rPr>
        <w:t xml:space="preserve"> to</w:t>
      </w:r>
      <w:r w:rsidR="00CB5799" w:rsidRPr="003805EE">
        <w:rPr>
          <w:rFonts w:ascii="Helvetica" w:hAnsi="Helvetica"/>
          <w:sz w:val="22"/>
          <w:szCs w:val="22"/>
        </w:rPr>
        <w:t xml:space="preserve"> make decisions in light of uncertainty in </w:t>
      </w:r>
      <w:r w:rsidRPr="003805EE">
        <w:rPr>
          <w:rFonts w:ascii="Helvetica" w:hAnsi="Helvetica"/>
          <w:sz w:val="22"/>
          <w:szCs w:val="22"/>
        </w:rPr>
        <w:t xml:space="preserve">threshold locations. However, even with better monitoring and analysis, some uncertainty is irreducible </w:t>
      </w:r>
      <w:r w:rsidR="000E0CF2" w:rsidRPr="003805EE">
        <w:rPr>
          <w:rFonts w:ascii="Helvetica" w:hAnsi="Helvetica"/>
          <w:sz w:val="22"/>
          <w:szCs w:val="22"/>
        </w:rPr>
        <w:fldChar w:fldCharType="begin"/>
      </w:r>
      <w:r w:rsidR="00685D99">
        <w:rPr>
          <w:rFonts w:ascii="Helvetica" w:hAnsi="Helvetica"/>
          <w:sz w:val="22"/>
          <w:szCs w:val="22"/>
        </w:rPr>
        <w:instrText xml:space="preserve"> ADDIN EN.CITE &lt;EndNote&gt;&lt;Cite&gt;&lt;Author&gt;Schindler&lt;/Author&gt;&lt;Year&gt;2015&lt;/Year&gt;&lt;RecNum&gt;8464&lt;/RecNum&gt;&lt;DisplayText&gt;(21)&lt;/DisplayText&gt;&lt;record&gt;&lt;rec-number&gt;8464&lt;/rec-number&gt;&lt;foreign-keys&gt;&lt;key app="EN" db-id="dsrza9wtbra05fevxvw5svf8d0a9a0ptptvp" timestamp="1492994211"&gt;8464&lt;/key&gt;&lt;/foreign-keys&gt;&lt;ref-type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000E0CF2" w:rsidRPr="003805EE">
        <w:rPr>
          <w:rFonts w:ascii="Helvetica" w:hAnsi="Helvetica"/>
          <w:sz w:val="22"/>
          <w:szCs w:val="22"/>
        </w:rPr>
        <w:fldChar w:fldCharType="separate"/>
      </w:r>
      <w:r w:rsidR="00685D99">
        <w:rPr>
          <w:rFonts w:ascii="Helvetica" w:hAnsi="Helvetica"/>
          <w:noProof/>
          <w:sz w:val="22"/>
          <w:szCs w:val="22"/>
        </w:rPr>
        <w:t>(21)</w:t>
      </w:r>
      <w:r w:rsidR="000E0CF2" w:rsidRPr="003805EE">
        <w:rPr>
          <w:rFonts w:ascii="Helvetica" w:hAnsi="Helvetica"/>
          <w:sz w:val="22"/>
          <w:szCs w:val="22"/>
        </w:rPr>
        <w:fldChar w:fldCharType="end"/>
      </w:r>
      <w:r w:rsidRPr="003805EE">
        <w:rPr>
          <w:rFonts w:ascii="Helvetica" w:hAnsi="Helvetica"/>
          <w:sz w:val="22"/>
          <w:szCs w:val="22"/>
        </w:rPr>
        <w:t>.</w:t>
      </w:r>
      <w:ins w:id="1951" w:author="Adrian Stier" w:date="2019-04-08T16:37:00Z">
        <w:r w:rsidR="00976FC9">
          <w:rPr>
            <w:rFonts w:ascii="Helvetica" w:hAnsi="Helvetica"/>
            <w:sz w:val="22"/>
            <w:szCs w:val="22"/>
          </w:rPr>
          <w:t xml:space="preserve"> Such irreducible uncertainty (</w:t>
        </w:r>
        <w:proofErr w:type="gramStart"/>
        <w:r w:rsidR="00976FC9">
          <w:rPr>
            <w:rFonts w:ascii="Helvetica" w:hAnsi="Helvetica"/>
            <w:sz w:val="22"/>
            <w:szCs w:val="22"/>
          </w:rPr>
          <w:t>e.g.</w:t>
        </w:r>
        <w:proofErr w:type="gramEnd"/>
        <w:r w:rsidR="00976FC9">
          <w:rPr>
            <w:rFonts w:ascii="Helvetica" w:hAnsi="Helvetica"/>
            <w:sz w:val="22"/>
            <w:szCs w:val="22"/>
          </w:rPr>
          <w:t xml:space="preserve"> due to stochasticity in recruitment) can amplify the </w:t>
        </w:r>
      </w:ins>
      <w:ins w:id="1952" w:author="Adrian Stier" w:date="2019-04-08T16:39:00Z">
        <w:r w:rsidR="00976FC9">
          <w:rPr>
            <w:rFonts w:ascii="Helvetica" w:hAnsi="Helvetica"/>
            <w:sz w:val="22"/>
            <w:szCs w:val="22"/>
          </w:rPr>
          <w:t>risks associated with limited monitoring effort (</w:t>
        </w:r>
      </w:ins>
      <w:ins w:id="1953" w:author="Adrian Stier" w:date="2020-06-26T15:40:00Z">
        <w:r w:rsidR="007009AB">
          <w:rPr>
            <w:rFonts w:ascii="Helvetica" w:hAnsi="Helvetica"/>
            <w:sz w:val="22"/>
            <w:szCs w:val="22"/>
          </w:rPr>
          <w:t xml:space="preserve">see </w:t>
        </w:r>
      </w:ins>
      <w:ins w:id="1954" w:author="Adrian Stier" w:date="2019-04-08T16:39:00Z">
        <w:r w:rsidR="00976FC9">
          <w:rPr>
            <w:rFonts w:ascii="Helvetica" w:hAnsi="Helvetica"/>
            <w:sz w:val="22"/>
            <w:szCs w:val="22"/>
          </w:rPr>
          <w:t>ESM 4</w:t>
        </w:r>
      </w:ins>
      <w:ins w:id="1955" w:author="Adrian Stier" w:date="2020-06-26T15:40:00Z">
        <w:r w:rsidR="007009AB">
          <w:rPr>
            <w:rFonts w:ascii="Helvetica" w:hAnsi="Helvetica"/>
            <w:sz w:val="22"/>
            <w:szCs w:val="22"/>
          </w:rPr>
          <w:t xml:space="preserve"> for simulation</w:t>
        </w:r>
        <w:r w:rsidR="004206DC">
          <w:rPr>
            <w:rFonts w:ascii="Helvetica" w:hAnsi="Helvetica"/>
            <w:sz w:val="22"/>
            <w:szCs w:val="22"/>
          </w:rPr>
          <w:t>s</w:t>
        </w:r>
      </w:ins>
      <w:ins w:id="1956" w:author="Adrian Stier" w:date="2019-04-08T16:39:00Z">
        <w:r w:rsidR="00976FC9">
          <w:rPr>
            <w:rFonts w:ascii="Helvetica" w:hAnsi="Helvetica"/>
            <w:sz w:val="22"/>
            <w:szCs w:val="22"/>
          </w:rPr>
          <w:t xml:space="preserve">) and are critical for managers to </w:t>
        </w:r>
        <w:commentRangeStart w:id="1957"/>
        <w:r w:rsidR="00976FC9">
          <w:rPr>
            <w:rFonts w:ascii="Helvetica" w:hAnsi="Helvetica"/>
            <w:sz w:val="22"/>
            <w:szCs w:val="22"/>
          </w:rPr>
          <w:t>consider</w:t>
        </w:r>
      </w:ins>
      <w:commentRangeEnd w:id="1957"/>
      <w:r w:rsidR="0069660B">
        <w:rPr>
          <w:rStyle w:val="CommentReference"/>
        </w:rPr>
        <w:commentReference w:id="1957"/>
      </w:r>
      <w:ins w:id="1958" w:author="Adrian Stier" w:date="2019-04-08T16:39:00Z">
        <w:r w:rsidR="00303364">
          <w:rPr>
            <w:rFonts w:ascii="Helvetica" w:hAnsi="Helvetica"/>
            <w:sz w:val="22"/>
            <w:szCs w:val="22"/>
          </w:rPr>
          <w:t>.</w:t>
        </w:r>
      </w:ins>
    </w:p>
    <w:p w14:paraId="48E4FCDD" w14:textId="4C7A3DF9" w:rsidR="007E6EA2" w:rsidRPr="003805EE" w:rsidRDefault="00EE4CEA">
      <w:pPr>
        <w:ind w:firstLine="720"/>
        <w:rPr>
          <w:rFonts w:ascii="Helvetica" w:hAnsi="Helvetica"/>
          <w:sz w:val="22"/>
          <w:szCs w:val="22"/>
        </w:rPr>
        <w:pPrChange w:id="1959" w:author="Adrian Stier" w:date="2020-12-04T07:09:00Z">
          <w:pPr>
            <w:spacing w:line="480" w:lineRule="auto"/>
            <w:ind w:firstLine="720"/>
          </w:pPr>
        </w:pPrChange>
      </w:pPr>
      <w:r w:rsidRPr="003805EE">
        <w:rPr>
          <w:rFonts w:ascii="Helvetica" w:hAnsi="Helvetica"/>
          <w:sz w:val="22"/>
          <w:szCs w:val="22"/>
        </w:rPr>
        <w:t xml:space="preserve">Our model is heuristic in its evaluation of monitoring in the presence of </w:t>
      </w:r>
      <w:del w:id="1960" w:author="Megsie Siple" w:date="2020-08-20T23:42:00Z">
        <w:r w:rsidR="00131216" w:rsidRPr="003805EE" w:rsidDel="0069660B">
          <w:rPr>
            <w:rFonts w:ascii="Helvetica" w:hAnsi="Helvetica"/>
            <w:sz w:val="22"/>
            <w:szCs w:val="22"/>
          </w:rPr>
          <w:delText>tipping points and limit reference points</w:delText>
        </w:r>
      </w:del>
      <w:ins w:id="1961" w:author="Megsie Siple" w:date="2020-08-20T23:42:00Z">
        <w:r w:rsidR="0069660B">
          <w:rPr>
            <w:rFonts w:ascii="Helvetica" w:hAnsi="Helvetica"/>
            <w:sz w:val="22"/>
            <w:szCs w:val="22"/>
          </w:rPr>
          <w:t>critical thresholds</w:t>
        </w:r>
      </w:ins>
      <w:r w:rsidRPr="003805EE">
        <w:rPr>
          <w:rFonts w:ascii="Helvetica" w:hAnsi="Helvetica"/>
          <w:sz w:val="22"/>
          <w:szCs w:val="22"/>
        </w:rPr>
        <w:t xml:space="preserve">. </w:t>
      </w:r>
      <w:del w:id="1962" w:author="Megsie Siple" w:date="2020-08-20T23:43:00Z">
        <w:r w:rsidRPr="003805EE" w:rsidDel="0069660B">
          <w:rPr>
            <w:rFonts w:ascii="Helvetica" w:hAnsi="Helvetica"/>
            <w:sz w:val="22"/>
            <w:szCs w:val="22"/>
          </w:rPr>
          <w:delText xml:space="preserve">However, </w:delText>
        </w:r>
        <w:r w:rsidR="006049ED" w:rsidRPr="003805EE" w:rsidDel="0069660B">
          <w:rPr>
            <w:rFonts w:ascii="Helvetica" w:hAnsi="Helvetica"/>
            <w:sz w:val="22"/>
            <w:szCs w:val="22"/>
          </w:rPr>
          <w:delText>t</w:delText>
        </w:r>
      </w:del>
      <w:ins w:id="1963" w:author="Megsie Siple" w:date="2020-08-20T23:43:00Z">
        <w:r w:rsidR="0069660B">
          <w:rPr>
            <w:rFonts w:ascii="Helvetica" w:hAnsi="Helvetica"/>
            <w:sz w:val="22"/>
            <w:szCs w:val="22"/>
          </w:rPr>
          <w:t>T</w:t>
        </w:r>
      </w:ins>
      <w:r w:rsidR="006049ED" w:rsidRPr="003805EE">
        <w:rPr>
          <w:rFonts w:ascii="Helvetica" w:hAnsi="Helvetica"/>
          <w:sz w:val="22"/>
          <w:szCs w:val="22"/>
        </w:rPr>
        <w:t xml:space="preserve">he </w:t>
      </w:r>
      <w:r w:rsidRPr="003805EE">
        <w:rPr>
          <w:rFonts w:ascii="Helvetica" w:hAnsi="Helvetica"/>
          <w:sz w:val="22"/>
          <w:szCs w:val="22"/>
        </w:rPr>
        <w:t xml:space="preserve">results are broadly applicable to systems </w:t>
      </w:r>
      <w:del w:id="1964" w:author="Megsie Siple" w:date="2020-08-20T23:43:00Z">
        <w:r w:rsidRPr="003805EE" w:rsidDel="0069660B">
          <w:rPr>
            <w:rFonts w:ascii="Helvetica" w:hAnsi="Helvetica"/>
            <w:sz w:val="22"/>
            <w:szCs w:val="22"/>
          </w:rPr>
          <w:delText xml:space="preserve">where a tipping point does not exist but a </w:delText>
        </w:r>
        <w:r w:rsidR="00131216" w:rsidRPr="003805EE" w:rsidDel="0069660B">
          <w:rPr>
            <w:rFonts w:ascii="Helvetica" w:hAnsi="Helvetica"/>
            <w:sz w:val="22"/>
            <w:szCs w:val="22"/>
          </w:rPr>
          <w:delText xml:space="preserve">limit reference point </w:delText>
        </w:r>
        <w:r w:rsidRPr="003805EE" w:rsidDel="0069660B">
          <w:rPr>
            <w:rFonts w:ascii="Helvetica" w:hAnsi="Helvetica"/>
            <w:sz w:val="22"/>
            <w:szCs w:val="22"/>
          </w:rPr>
          <w:delText>does</w:delText>
        </w:r>
      </w:del>
      <w:ins w:id="1965" w:author="Megsie Siple" w:date="2020-08-20T23:43:00Z">
        <w:r w:rsidR="0069660B">
          <w:rPr>
            <w:rFonts w:ascii="Helvetica" w:hAnsi="Helvetica"/>
            <w:sz w:val="22"/>
            <w:szCs w:val="22"/>
          </w:rPr>
          <w:t>where there is interest</w:t>
        </w:r>
      </w:ins>
      <w:ins w:id="1966" w:author="Megsie Siple" w:date="2020-08-20T23:44:00Z">
        <w:r w:rsidR="0069660B">
          <w:rPr>
            <w:rFonts w:ascii="Helvetica" w:hAnsi="Helvetica"/>
            <w:sz w:val="22"/>
            <w:szCs w:val="22"/>
          </w:rPr>
          <w:t xml:space="preserve"> in avoiding another type of threshold, like a limit reference point or a productivity threshold</w:t>
        </w:r>
      </w:ins>
      <w:r w:rsidRPr="003805EE">
        <w:rPr>
          <w:rFonts w:ascii="Helvetica" w:hAnsi="Helvetica"/>
          <w:sz w:val="22"/>
          <w:szCs w:val="22"/>
        </w:rPr>
        <w:t xml:space="preserve">. Indeed, our model </w:t>
      </w:r>
      <w:r w:rsidR="006049ED" w:rsidRPr="003805EE">
        <w:rPr>
          <w:rFonts w:ascii="Helvetica" w:hAnsi="Helvetica"/>
          <w:sz w:val="22"/>
          <w:szCs w:val="22"/>
        </w:rPr>
        <w:t>demonstrates</w:t>
      </w:r>
      <w:r w:rsidRPr="003805EE">
        <w:rPr>
          <w:rFonts w:ascii="Helvetica" w:hAnsi="Helvetica"/>
          <w:sz w:val="22"/>
          <w:szCs w:val="22"/>
        </w:rPr>
        <w:t xml:space="preserve"> the increasing importance of monitoring information as a system approaches a </w:t>
      </w:r>
      <w:del w:id="1967" w:author="Megsie Siple" w:date="2020-08-20T23:45:00Z">
        <w:r w:rsidR="00131216" w:rsidRPr="003805EE" w:rsidDel="0069660B">
          <w:rPr>
            <w:rFonts w:ascii="Helvetica" w:hAnsi="Helvetica"/>
            <w:sz w:val="22"/>
            <w:szCs w:val="22"/>
          </w:rPr>
          <w:delText>limit reference point</w:delText>
        </w:r>
        <w:r w:rsidRPr="003805EE" w:rsidDel="0069660B">
          <w:rPr>
            <w:rFonts w:ascii="Helvetica" w:hAnsi="Helvetica"/>
            <w:sz w:val="22"/>
            <w:szCs w:val="22"/>
          </w:rPr>
          <w:delText>.</w:delText>
        </w:r>
      </w:del>
      <w:ins w:id="1968" w:author="Megsie Siple" w:date="2020-08-20T23:45:00Z">
        <w:r w:rsidR="0069660B">
          <w:rPr>
            <w:rFonts w:ascii="Helvetica" w:hAnsi="Helvetica"/>
            <w:sz w:val="22"/>
            <w:szCs w:val="22"/>
          </w:rPr>
          <w:t>threshold after which productivity is declining.</w:t>
        </w:r>
      </w:ins>
      <w:r w:rsidRPr="003805EE">
        <w:rPr>
          <w:rFonts w:ascii="Helvetica" w:hAnsi="Helvetica"/>
          <w:sz w:val="22"/>
          <w:szCs w:val="22"/>
        </w:rPr>
        <w:t xml:space="preserve"> </w:t>
      </w:r>
    </w:p>
    <w:p w14:paraId="51C16C50" w14:textId="323D6A16" w:rsidR="00342681" w:rsidRPr="003805EE" w:rsidDel="009513DC" w:rsidRDefault="00342681">
      <w:pPr>
        <w:ind w:firstLine="720"/>
        <w:rPr>
          <w:del w:id="1969" w:author="Adrian Stier" w:date="2019-04-08T16:34:00Z"/>
          <w:rFonts w:ascii="Helvetica" w:hAnsi="Helvetica"/>
          <w:sz w:val="22"/>
          <w:szCs w:val="22"/>
        </w:rPr>
        <w:pPrChange w:id="1970" w:author="Adrian Stier" w:date="2020-12-04T07:09:00Z">
          <w:pPr>
            <w:spacing w:line="480" w:lineRule="auto"/>
            <w:ind w:firstLine="720"/>
          </w:pPr>
        </w:pPrChange>
      </w:pPr>
    </w:p>
    <w:p w14:paraId="1291364C" w14:textId="77777777" w:rsidR="00F40114" w:rsidDel="009513DC" w:rsidRDefault="00F40114">
      <w:pPr>
        <w:widowControl w:val="0"/>
        <w:autoSpaceDE w:val="0"/>
        <w:autoSpaceDN w:val="0"/>
        <w:adjustRightInd w:val="0"/>
        <w:rPr>
          <w:del w:id="1971" w:author="Adrian Stier" w:date="2019-04-08T16:35:00Z"/>
          <w:rFonts w:ascii="Helvetica" w:hAnsi="Helvetica"/>
          <w:i/>
          <w:sz w:val="22"/>
          <w:szCs w:val="22"/>
        </w:rPr>
        <w:pPrChange w:id="1972" w:author="Adrian Stier" w:date="2020-12-04T07:09:00Z">
          <w:pPr>
            <w:widowControl w:val="0"/>
            <w:autoSpaceDE w:val="0"/>
            <w:autoSpaceDN w:val="0"/>
            <w:adjustRightInd w:val="0"/>
            <w:spacing w:line="480" w:lineRule="auto"/>
          </w:pPr>
        </w:pPrChange>
      </w:pPr>
    </w:p>
    <w:p w14:paraId="1181B0AB" w14:textId="77777777" w:rsidR="00F40114" w:rsidRDefault="00F40114">
      <w:pPr>
        <w:widowControl w:val="0"/>
        <w:autoSpaceDE w:val="0"/>
        <w:autoSpaceDN w:val="0"/>
        <w:adjustRightInd w:val="0"/>
        <w:rPr>
          <w:rFonts w:ascii="Helvetica" w:hAnsi="Helvetica"/>
          <w:i/>
          <w:sz w:val="22"/>
          <w:szCs w:val="22"/>
        </w:rPr>
        <w:pPrChange w:id="1973" w:author="Adrian Stier" w:date="2020-12-04T07:09:00Z">
          <w:pPr>
            <w:widowControl w:val="0"/>
            <w:autoSpaceDE w:val="0"/>
            <w:autoSpaceDN w:val="0"/>
            <w:adjustRightInd w:val="0"/>
            <w:spacing w:line="480" w:lineRule="auto"/>
          </w:pPr>
        </w:pPrChange>
      </w:pPr>
    </w:p>
    <w:p w14:paraId="5F852485" w14:textId="698D90D4" w:rsidR="00DB4CE5" w:rsidRPr="003805EE" w:rsidRDefault="00342681">
      <w:pPr>
        <w:widowControl w:val="0"/>
        <w:autoSpaceDE w:val="0"/>
        <w:autoSpaceDN w:val="0"/>
        <w:adjustRightInd w:val="0"/>
        <w:rPr>
          <w:rFonts w:ascii="Helvetica" w:hAnsi="Helvetica"/>
          <w:i/>
          <w:sz w:val="22"/>
          <w:szCs w:val="22"/>
        </w:rPr>
        <w:pPrChange w:id="1974" w:author="Adrian Stier" w:date="2020-12-04T07:09:00Z">
          <w:pPr>
            <w:widowControl w:val="0"/>
            <w:autoSpaceDE w:val="0"/>
            <w:autoSpaceDN w:val="0"/>
            <w:adjustRightInd w:val="0"/>
            <w:spacing w:line="480" w:lineRule="auto"/>
          </w:pPr>
        </w:pPrChange>
      </w:pPr>
      <w:r w:rsidRPr="003805EE">
        <w:rPr>
          <w:rFonts w:ascii="Helvetica" w:hAnsi="Helvetica"/>
          <w:i/>
          <w:sz w:val="22"/>
          <w:szCs w:val="22"/>
        </w:rPr>
        <w:t>Conclusio</w:t>
      </w:r>
      <w:r w:rsidR="00F40114">
        <w:rPr>
          <w:rFonts w:ascii="Helvetica" w:hAnsi="Helvetica"/>
          <w:i/>
          <w:sz w:val="22"/>
          <w:szCs w:val="22"/>
        </w:rPr>
        <w:t>n</w:t>
      </w:r>
    </w:p>
    <w:p w14:paraId="276F0B71" w14:textId="7E5A9407" w:rsidR="00CC1E16" w:rsidRPr="003805EE" w:rsidRDefault="00E3695A">
      <w:pPr>
        <w:ind w:firstLine="720"/>
        <w:rPr>
          <w:rFonts w:ascii="Helvetica" w:hAnsi="Helvetica" w:cs="Helvetica Neue"/>
          <w:sz w:val="22"/>
          <w:szCs w:val="22"/>
        </w:rPr>
        <w:pPrChange w:id="1975" w:author="Adrian Stier" w:date="2020-12-04T07:09:00Z">
          <w:pPr>
            <w:spacing w:line="480" w:lineRule="auto"/>
            <w:ind w:firstLine="720"/>
          </w:pPr>
        </w:pPrChange>
      </w:pPr>
      <w:r w:rsidRPr="003805EE">
        <w:rPr>
          <w:rFonts w:ascii="Helvetica" w:hAnsi="Helvetica" w:cs="Helvetica Neue"/>
          <w:sz w:val="22"/>
          <w:szCs w:val="22"/>
        </w:rPr>
        <w:t xml:space="preserve">Mangers, policy makers, and stakeholders </w:t>
      </w:r>
      <w:del w:id="1976" w:author="Megsie Siple" w:date="2020-08-20T23:45:00Z">
        <w:r w:rsidRPr="003805EE" w:rsidDel="0069660B">
          <w:rPr>
            <w:rFonts w:ascii="Helvetica" w:hAnsi="Helvetica" w:cs="Helvetica Neue"/>
            <w:sz w:val="22"/>
            <w:szCs w:val="22"/>
          </w:rPr>
          <w:delText>will all likely benefit from purposeful connections between</w:delText>
        </w:r>
      </w:del>
      <w:ins w:id="1977" w:author="Megsie Siple" w:date="2020-08-20T23:45:00Z">
        <w:r w:rsidR="0069660B">
          <w:rPr>
            <w:rFonts w:ascii="Helvetica" w:hAnsi="Helvetica" w:cs="Helvetica Neue"/>
            <w:sz w:val="22"/>
            <w:szCs w:val="22"/>
          </w:rPr>
          <w:t>are tasked with connecting</w:t>
        </w:r>
      </w:ins>
      <w:r w:rsidRPr="003805EE">
        <w:rPr>
          <w:rFonts w:ascii="Helvetica" w:hAnsi="Helvetica" w:cs="Helvetica Neue"/>
          <w:sz w:val="22"/>
          <w:szCs w:val="22"/>
        </w:rPr>
        <w:t xml:space="preserve"> monitoring effort</w:t>
      </w:r>
      <w:r w:rsidR="00C2345D" w:rsidRPr="003805EE">
        <w:rPr>
          <w:rFonts w:ascii="Helvetica" w:hAnsi="Helvetica" w:cs="Helvetica Neue"/>
          <w:sz w:val="22"/>
          <w:szCs w:val="22"/>
        </w:rPr>
        <w:t>, thresholds,</w:t>
      </w:r>
      <w:r w:rsidRPr="003805EE">
        <w:rPr>
          <w:rFonts w:ascii="Helvetica" w:hAnsi="Helvetica" w:cs="Helvetica Neue"/>
          <w:sz w:val="22"/>
          <w:szCs w:val="22"/>
        </w:rPr>
        <w:t xml:space="preserve"> and the state of the system</w:t>
      </w:r>
      <w:ins w:id="1978" w:author="Megsie Siple" w:date="2020-08-20T23:46:00Z">
        <w:r w:rsidR="0069660B">
          <w:rPr>
            <w:rFonts w:ascii="Helvetica" w:hAnsi="Helvetica" w:cs="Helvetica Neue"/>
            <w:sz w:val="22"/>
            <w:szCs w:val="22"/>
          </w:rPr>
          <w:t xml:space="preserve"> to short-term tactical management decisions</w:t>
        </w:r>
      </w:ins>
      <w:r w:rsidRPr="003805EE">
        <w:rPr>
          <w:rFonts w:ascii="Helvetica" w:hAnsi="Helvetica" w:cs="Helvetica Neue"/>
          <w:sz w:val="22"/>
          <w:szCs w:val="22"/>
        </w:rPr>
        <w:t xml:space="preserve">. </w:t>
      </w:r>
      <w:del w:id="1979" w:author="Megsie Siple" w:date="2020-08-20T23:46:00Z">
        <w:r w:rsidRPr="003805EE" w:rsidDel="0069660B">
          <w:rPr>
            <w:rFonts w:ascii="Helvetica" w:hAnsi="Helvetica" w:cs="Helvetica Neue"/>
            <w:sz w:val="22"/>
            <w:szCs w:val="22"/>
          </w:rPr>
          <w:delText>Yet, t</w:delText>
        </w:r>
      </w:del>
      <w:ins w:id="1980" w:author="Megsie Siple" w:date="2020-08-20T23:46:00Z">
        <w:r w:rsidR="0069660B">
          <w:rPr>
            <w:rFonts w:ascii="Helvetica" w:hAnsi="Helvetica" w:cs="Helvetica Neue"/>
            <w:sz w:val="22"/>
            <w:szCs w:val="22"/>
          </w:rPr>
          <w:t>T</w:t>
        </w:r>
      </w:ins>
      <w:r w:rsidRPr="003805EE">
        <w:rPr>
          <w:rFonts w:ascii="Helvetica" w:hAnsi="Helvetica" w:cs="Helvetica Neue"/>
          <w:sz w:val="22"/>
          <w:szCs w:val="22"/>
        </w:rPr>
        <w:t xml:space="preserve">his will be difficult given </w:t>
      </w:r>
      <w:r w:rsidR="001F0A49" w:rsidRPr="003805EE">
        <w:rPr>
          <w:rFonts w:ascii="Helvetica" w:hAnsi="Helvetica" w:cs="Helvetica Neue"/>
          <w:sz w:val="22"/>
          <w:szCs w:val="22"/>
        </w:rPr>
        <w:t xml:space="preserve">the inherent </w:t>
      </w:r>
      <w:r w:rsidRPr="003805EE">
        <w:rPr>
          <w:rFonts w:ascii="Helvetica" w:hAnsi="Helvetica" w:cs="Helvetica Neue"/>
          <w:sz w:val="22"/>
          <w:szCs w:val="22"/>
        </w:rPr>
        <w:t>limitations in as</w:t>
      </w:r>
      <w:r w:rsidR="00F141EE" w:rsidRPr="003805EE">
        <w:rPr>
          <w:rFonts w:ascii="Helvetica" w:hAnsi="Helvetica" w:cs="Helvetica Neue"/>
          <w:sz w:val="22"/>
          <w:szCs w:val="22"/>
        </w:rPr>
        <w:t xml:space="preserve">sessing the state of the system and </w:t>
      </w:r>
      <w:del w:id="1981" w:author="Megsie Siple" w:date="2020-08-20T23:46:00Z">
        <w:r w:rsidR="00F141EE" w:rsidRPr="003805EE" w:rsidDel="00F25C20">
          <w:rPr>
            <w:rFonts w:ascii="Helvetica" w:hAnsi="Helvetica" w:cs="Helvetica Neue"/>
            <w:sz w:val="22"/>
            <w:szCs w:val="22"/>
          </w:rPr>
          <w:delText xml:space="preserve">because </w:delText>
        </w:r>
        <w:r w:rsidRPr="003805EE" w:rsidDel="00F25C20">
          <w:rPr>
            <w:rFonts w:ascii="Helvetica" w:hAnsi="Helvetica" w:cs="Helvetica Neue"/>
            <w:sz w:val="22"/>
            <w:szCs w:val="22"/>
          </w:rPr>
          <w:delText xml:space="preserve">we don’t always </w:delText>
        </w:r>
        <w:r w:rsidR="00F141EE" w:rsidRPr="003805EE" w:rsidDel="00F25C20">
          <w:rPr>
            <w:rFonts w:ascii="Helvetica" w:hAnsi="Helvetica" w:cs="Helvetica Neue"/>
            <w:sz w:val="22"/>
            <w:szCs w:val="22"/>
          </w:rPr>
          <w:delText xml:space="preserve">know </w:delText>
        </w:r>
        <w:r w:rsidR="001F0A49" w:rsidRPr="003805EE" w:rsidDel="00F25C20">
          <w:rPr>
            <w:rFonts w:ascii="Helvetica" w:hAnsi="Helvetica" w:cs="Helvetica Neue"/>
            <w:sz w:val="22"/>
            <w:szCs w:val="22"/>
          </w:rPr>
          <w:delText xml:space="preserve">the location of </w:delText>
        </w:r>
        <w:r w:rsidR="00F141EE" w:rsidRPr="003805EE" w:rsidDel="00F25C20">
          <w:rPr>
            <w:rFonts w:ascii="Helvetica" w:hAnsi="Helvetica" w:cs="Helvetica Neue"/>
            <w:sz w:val="22"/>
            <w:szCs w:val="22"/>
          </w:rPr>
          <w:delText>tipping points</w:delText>
        </w:r>
      </w:del>
      <w:ins w:id="1982" w:author="Megsie Siple" w:date="2020-08-20T23:46:00Z">
        <w:r w:rsidR="00F25C20">
          <w:rPr>
            <w:rFonts w:ascii="Helvetica" w:hAnsi="Helvetica" w:cs="Helvetica Neue"/>
            <w:sz w:val="22"/>
            <w:szCs w:val="22"/>
          </w:rPr>
          <w:t>because the location of critical thresholds is not always known</w:t>
        </w:r>
      </w:ins>
      <w:r w:rsidR="00F141EE" w:rsidRPr="003805EE">
        <w:rPr>
          <w:rFonts w:ascii="Helvetica" w:hAnsi="Helvetica" w:cs="Helvetica Neue"/>
          <w:sz w:val="22"/>
          <w:szCs w:val="22"/>
        </w:rPr>
        <w:t xml:space="preserve">. Additional difficulties emerge because of misaligned </w:t>
      </w:r>
      <w:r w:rsidRPr="003805EE">
        <w:rPr>
          <w:rFonts w:ascii="Helvetica" w:hAnsi="Helvetica" w:cs="Helvetica Neue"/>
          <w:sz w:val="22"/>
          <w:szCs w:val="22"/>
        </w:rPr>
        <w:t xml:space="preserve">economic incentives </w:t>
      </w:r>
      <w:r w:rsidR="00A66D61" w:rsidRPr="003805EE">
        <w:rPr>
          <w:rFonts w:ascii="Helvetica" w:hAnsi="Helvetica" w:cs="Helvetica Neue"/>
          <w:sz w:val="22"/>
          <w:szCs w:val="22"/>
        </w:rPr>
        <w:t xml:space="preserve">and structures </w:t>
      </w:r>
      <w:r w:rsidRPr="003805EE">
        <w:rPr>
          <w:rFonts w:ascii="Helvetica" w:hAnsi="Helvetica" w:cs="Helvetica Neue"/>
          <w:sz w:val="22"/>
          <w:szCs w:val="22"/>
        </w:rPr>
        <w:t xml:space="preserve">that deter </w:t>
      </w:r>
      <w:r w:rsidR="00A66D61" w:rsidRPr="003805EE">
        <w:rPr>
          <w:rFonts w:ascii="Helvetica" w:hAnsi="Helvetica" w:cs="Helvetica Neue"/>
          <w:sz w:val="22"/>
          <w:szCs w:val="22"/>
        </w:rPr>
        <w:t xml:space="preserve">or constrain </w:t>
      </w:r>
      <w:r w:rsidRPr="003805EE">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sidRPr="003805EE">
        <w:rPr>
          <w:rFonts w:ascii="Helvetica" w:hAnsi="Helvetica" w:cs="Helvetica Neue"/>
          <w:sz w:val="22"/>
          <w:szCs w:val="22"/>
        </w:rPr>
        <w:t xml:space="preserve">ability and </w:t>
      </w:r>
      <w:r w:rsidRPr="003805EE">
        <w:rPr>
          <w:rFonts w:ascii="Helvetica" w:hAnsi="Helvetica" w:cs="Helvetica Neue"/>
          <w:sz w:val="22"/>
          <w:szCs w:val="22"/>
        </w:rPr>
        <w:t>flexibility to adapt</w:t>
      </w:r>
      <w:r w:rsidR="008F48D9" w:rsidRPr="003805EE">
        <w:rPr>
          <w:rFonts w:ascii="Helvetica" w:hAnsi="Helvetica" w:cs="Helvetica Neue"/>
          <w:sz w:val="22"/>
          <w:szCs w:val="22"/>
        </w:rPr>
        <w:t xml:space="preserve"> once the ecosystem has tipped.</w:t>
      </w:r>
      <w:r w:rsidR="00822189" w:rsidRPr="003805EE">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F96C52F" w14:textId="667D09B2" w:rsidR="00CC1E16" w:rsidRDefault="00CC1E16">
      <w:pPr>
        <w:ind w:firstLine="720"/>
        <w:rPr>
          <w:ins w:id="1983" w:author="Adrian Stier [2]" w:date="2021-01-19T06:28:00Z"/>
          <w:rFonts w:ascii="Helvetica" w:hAnsi="Helvetica" w:cs="Helvetica Neue"/>
          <w:sz w:val="22"/>
          <w:szCs w:val="22"/>
        </w:rPr>
      </w:pPr>
    </w:p>
    <w:p w14:paraId="65E9EBCC" w14:textId="26EB49EA" w:rsidR="008952A7" w:rsidRDefault="008952A7">
      <w:pPr>
        <w:ind w:firstLine="720"/>
        <w:rPr>
          <w:ins w:id="1984" w:author="Adrian Stier [2]" w:date="2021-01-19T06:28:00Z"/>
          <w:rFonts w:ascii="Helvetica" w:hAnsi="Helvetica" w:cs="Helvetica Neue"/>
          <w:sz w:val="22"/>
          <w:szCs w:val="22"/>
        </w:rPr>
      </w:pPr>
    </w:p>
    <w:p w14:paraId="2B7F612A" w14:textId="3547CFDA" w:rsidR="008952A7" w:rsidRDefault="008952A7">
      <w:pPr>
        <w:ind w:firstLine="720"/>
        <w:rPr>
          <w:ins w:id="1985" w:author="Adrian Stier [2]" w:date="2021-01-19T06:28:00Z"/>
          <w:rFonts w:ascii="Helvetica" w:hAnsi="Helvetica" w:cs="Helvetica Neue"/>
          <w:sz w:val="22"/>
          <w:szCs w:val="22"/>
        </w:rPr>
      </w:pPr>
    </w:p>
    <w:p w14:paraId="1EFD9D4A" w14:textId="03983203" w:rsidR="008952A7" w:rsidRDefault="008952A7">
      <w:pPr>
        <w:ind w:firstLine="720"/>
        <w:rPr>
          <w:ins w:id="1986" w:author="Adrian Stier [2]" w:date="2021-01-19T06:28:00Z"/>
          <w:rFonts w:ascii="Helvetica" w:hAnsi="Helvetica" w:cs="Helvetica Neue"/>
          <w:sz w:val="22"/>
          <w:szCs w:val="22"/>
        </w:rPr>
      </w:pPr>
    </w:p>
    <w:p w14:paraId="571DACBA" w14:textId="2C6D4531" w:rsidR="00CA1467" w:rsidRPr="003805EE" w:rsidRDefault="00685D99">
      <w:pPr>
        <w:ind w:firstLine="720"/>
        <w:rPr>
          <w:rFonts w:ascii="Helvetica" w:hAnsi="Helvetica" w:cs="Helvetica Neue"/>
          <w:sz w:val="22"/>
          <w:szCs w:val="22"/>
        </w:rPr>
        <w:pPrChange w:id="1987" w:author="Adrian Stier" w:date="2020-12-04T07:09:00Z">
          <w:pPr>
            <w:spacing w:line="480" w:lineRule="auto"/>
            <w:ind w:firstLine="720"/>
          </w:pPr>
        </w:pPrChange>
      </w:pPr>
      <w:del w:id="1988" w:author="Adrian Stier" w:date="2021-01-21T07:08:00Z">
        <w:r w:rsidDel="000C476C">
          <w:rPr>
            <w:rFonts w:ascii="Helvetica" w:hAnsi="Helvetica"/>
            <w:color w:val="000000" w:themeColor="text1"/>
            <w:sz w:val="22"/>
            <w:szCs w:val="22"/>
          </w:rPr>
          <w:fldChar w:fldCharType="begin"/>
        </w:r>
        <w:r w:rsidDel="000C476C">
          <w:rPr>
            <w:rFonts w:ascii="Helvetica" w:hAnsi="Helvetica"/>
            <w:color w:val="000000" w:themeColor="text1"/>
            <w:sz w:val="22"/>
            <w:szCs w:val="22"/>
          </w:rPr>
          <w:delInstrText xml:space="preserve"> ADDIN EN.CITE &lt;EndNote&gt;&lt;Cite&gt;&lt;Author&gt;Carpenter&lt;/Author&gt;&lt;Year&gt;2003&lt;/Year&gt;&lt;IDText&gt;Regime shifts in lake ecosystems: pattern and variation&lt;/IDText&gt;&lt;DisplayText&gt;(28)&lt;/DisplayText&gt;&lt;record&gt;&lt;titles&gt;&lt;title&gt;Regime shifts in lake ecosystems: pattern and variation&lt;/title&gt;&lt;/titles&gt;&lt;contributors&gt;&lt;authors&gt;&lt;author&gt;Carpenter, Stephen R&lt;/author&gt;&lt;author&gt;Kinne, Otto&lt;/author&gt;&lt;/authors&gt;&lt;/contributors&gt;&lt;added-date format="utc"&gt;1588112858&lt;/added-date&gt;&lt;ref-type name="Book"&gt;6&lt;/ref-type&gt;&lt;dates&gt;&lt;year&gt;2003&lt;/year&gt;&lt;/dates&gt;&lt;rec-number&gt;6402&lt;/rec-number&gt;&lt;publisher&gt;International Ecology Institute Oldendorf/Luhe, Germany&lt;/publisher&gt;&lt;last-updated-date format="utc"&gt;1588112858&lt;/last-updated-date&gt;&lt;volume&gt;15&lt;/volume&gt;&lt;/record&gt;&lt;/Cite&gt;&lt;/EndNote&gt;</w:delInstrText>
        </w:r>
        <w:r w:rsidDel="000C476C">
          <w:rPr>
            <w:rFonts w:ascii="Helvetica" w:hAnsi="Helvetica"/>
            <w:color w:val="000000" w:themeColor="text1"/>
            <w:sz w:val="22"/>
            <w:szCs w:val="22"/>
          </w:rPr>
          <w:fldChar w:fldCharType="separate"/>
        </w:r>
        <w:r w:rsidDel="000C476C">
          <w:rPr>
            <w:rFonts w:ascii="Helvetica" w:hAnsi="Helvetica"/>
            <w:noProof/>
            <w:color w:val="000000" w:themeColor="text1"/>
            <w:sz w:val="22"/>
            <w:szCs w:val="22"/>
          </w:rPr>
          <w:delText>(28)</w:delText>
        </w:r>
        <w:r w:rsidDel="000C476C">
          <w:rPr>
            <w:rFonts w:ascii="Helvetica" w:hAnsi="Helvetica"/>
            <w:color w:val="000000" w:themeColor="text1"/>
            <w:sz w:val="22"/>
            <w:szCs w:val="22"/>
          </w:rPr>
          <w:fldChar w:fldCharType="end"/>
        </w:r>
        <w:r w:rsidDel="000C476C">
          <w:rPr>
            <w:rFonts w:ascii="Helvetica" w:hAnsi="Helvetica"/>
            <w:color w:val="000000" w:themeColor="text1"/>
            <w:sz w:val="22"/>
            <w:szCs w:val="22"/>
          </w:rPr>
          <w:fldChar w:fldCharType="begin"/>
        </w:r>
        <w:r w:rsidDel="000C476C">
          <w:rPr>
            <w:rFonts w:ascii="Helvetica" w:hAnsi="Helvetica"/>
            <w:color w:val="000000" w:themeColor="text1"/>
            <w:sz w:val="22"/>
            <w:szCs w:val="22"/>
          </w:rPr>
          <w:delInstrText xml:space="preserve"> ADDIN EN.CITE &lt;EndNote&gt;&lt;Cite&gt;&lt;Author&gt;Cumming&lt;/Author&gt;&lt;Year&gt;2012&lt;/Year&gt;&lt;IDText&gt;Spatial complexity in fragmenting Amazonian rainforests: Do feedbacks from edge effects push forests towards an ecological threshold?&lt;/IDText&gt;&lt;Prefix&gt;deforestation`; &lt;/Prefix&gt;&lt;DisplayText&gt;(deforestation; 29)&lt;/DisplayText&gt;&lt;record&gt;&lt;isbn&gt;1476-945X&lt;/isbn&gt;&lt;titles&gt;&lt;title&gt;Spatial complexity in fragmenting Amazonian rainforests: Do feedbacks from edge effects push forests towards an ecological threshold?&lt;/title&gt;&lt;secondary-title&gt;Ecological Complexity&lt;/secondary-title&gt;&lt;/titles&gt;&lt;pages&gt;67-74&lt;/pages&gt;&lt;contributors&gt;&lt;authors&gt;&lt;author&gt;Cumming, Graeme S&lt;/author&gt;&lt;author&gt;Southworth, Jane&lt;/author&gt;&lt;author&gt;Rondon, Xanic J&lt;/author&gt;&lt;author&gt;Marsik, Matthew&lt;/author&gt;&lt;/authors&gt;&lt;/contributors&gt;&lt;added-date format="utc"&gt;1588112856&lt;/added-date&gt;&lt;ref-type name="Journal Article"&gt;17&lt;/ref-type&gt;&lt;dates&gt;&lt;year&gt;2012&lt;/year&gt;&lt;/dates&gt;&lt;rec-number&gt;6332&lt;/rec-number&gt;&lt;last-updated-date format="utc"&gt;1588112856&lt;/last-updated-date&gt;&lt;volume&gt;11&lt;/volume&gt;&lt;/record&gt;&lt;/Cite&gt;&lt;/EndNote&gt;</w:delInstrText>
        </w:r>
        <w:r w:rsidDel="000C476C">
          <w:rPr>
            <w:rFonts w:ascii="Helvetica" w:hAnsi="Helvetica"/>
            <w:color w:val="000000" w:themeColor="text1"/>
            <w:sz w:val="22"/>
            <w:szCs w:val="22"/>
          </w:rPr>
          <w:fldChar w:fldCharType="separate"/>
        </w:r>
        <w:r w:rsidDel="000C476C">
          <w:rPr>
            <w:rFonts w:ascii="Helvetica" w:hAnsi="Helvetica"/>
            <w:noProof/>
            <w:color w:val="000000" w:themeColor="text1"/>
            <w:sz w:val="22"/>
            <w:szCs w:val="22"/>
          </w:rPr>
          <w:delText>(deforestation; 29)</w:delText>
        </w:r>
        <w:r w:rsidDel="000C476C">
          <w:rPr>
            <w:rFonts w:ascii="Helvetica" w:hAnsi="Helvetica"/>
            <w:color w:val="000000" w:themeColor="text1"/>
            <w:sz w:val="22"/>
            <w:szCs w:val="22"/>
          </w:rPr>
          <w:fldChar w:fldCharType="end"/>
        </w:r>
      </w:del>
    </w:p>
    <w:p w14:paraId="46A35327" w14:textId="6A16A472" w:rsidR="00C1536D" w:rsidRPr="003805EE" w:rsidRDefault="007C7982">
      <w:pPr>
        <w:rPr>
          <w:rFonts w:ascii="Helvetica" w:hAnsi="Helvetica"/>
          <w:b/>
          <w:sz w:val="22"/>
          <w:szCs w:val="22"/>
        </w:rPr>
        <w:pPrChange w:id="1989" w:author="Adrian Stier" w:date="2020-12-04T07:09:00Z">
          <w:pPr>
            <w:spacing w:line="480" w:lineRule="auto"/>
          </w:pPr>
        </w:pPrChange>
      </w:pPr>
      <w:r w:rsidRPr="003805EE">
        <w:rPr>
          <w:rFonts w:ascii="Helvetica" w:hAnsi="Helvetica"/>
          <w:b/>
          <w:sz w:val="22"/>
          <w:szCs w:val="22"/>
        </w:rPr>
        <w:br w:type="page"/>
      </w:r>
    </w:p>
    <w:p w14:paraId="02B9CF32" w14:textId="77777777" w:rsidR="007522A9" w:rsidRPr="003805EE" w:rsidRDefault="007522A9">
      <w:pPr>
        <w:tabs>
          <w:tab w:val="left" w:pos="1240"/>
        </w:tabs>
        <w:rPr>
          <w:rFonts w:ascii="Helvetica" w:hAnsi="Helvetica"/>
          <w:b/>
          <w:sz w:val="22"/>
          <w:szCs w:val="22"/>
        </w:rPr>
        <w:pPrChange w:id="1990" w:author="Adrian Stier" w:date="2020-12-04T07:09:00Z">
          <w:pPr>
            <w:tabs>
              <w:tab w:val="left" w:pos="1240"/>
            </w:tabs>
            <w:spacing w:line="480" w:lineRule="auto"/>
          </w:pPr>
        </w:pPrChange>
      </w:pPr>
      <w:r w:rsidRPr="003805EE">
        <w:rPr>
          <w:rFonts w:ascii="Helvetica" w:hAnsi="Helvetica"/>
          <w:b/>
          <w:sz w:val="22"/>
          <w:szCs w:val="22"/>
        </w:rPr>
        <w:lastRenderedPageBreak/>
        <w:t>ACKNOWLEDGEMENTS</w:t>
      </w:r>
    </w:p>
    <w:p w14:paraId="2D4E6457" w14:textId="422A00CE" w:rsidR="007522A9" w:rsidRPr="003805EE" w:rsidRDefault="007522A9">
      <w:pPr>
        <w:tabs>
          <w:tab w:val="left" w:pos="1240"/>
        </w:tabs>
        <w:rPr>
          <w:rFonts w:ascii="Helvetica" w:hAnsi="Helvetica"/>
          <w:sz w:val="22"/>
          <w:szCs w:val="22"/>
        </w:rPr>
        <w:pPrChange w:id="1991" w:author="Adrian Stier" w:date="2020-12-04T07:09:00Z">
          <w:pPr>
            <w:tabs>
              <w:tab w:val="left" w:pos="1240"/>
            </w:tabs>
            <w:spacing w:line="480" w:lineRule="auto"/>
          </w:pPr>
        </w:pPrChange>
      </w:pPr>
      <w:r w:rsidRPr="003805EE">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sidRPr="003805EE">
        <w:rPr>
          <w:rFonts w:ascii="Helvetica" w:hAnsi="Helvetica"/>
          <w:sz w:val="22"/>
          <w:szCs w:val="22"/>
        </w:rPr>
        <w:t>Scientific Working Group</w:t>
      </w:r>
      <w:r w:rsidRPr="003805EE">
        <w:rPr>
          <w:rFonts w:ascii="Helvetica" w:hAnsi="Helvetica"/>
          <w:sz w:val="22"/>
          <w:szCs w:val="22"/>
        </w:rPr>
        <w:t xml:space="preserve"> participants, the broader Ocean Tipping Points group, </w:t>
      </w:r>
      <w:r w:rsidR="00D72220" w:rsidRPr="003805EE">
        <w:rPr>
          <w:rFonts w:ascii="Helvetica" w:hAnsi="Helvetica"/>
          <w:sz w:val="22"/>
          <w:szCs w:val="22"/>
        </w:rPr>
        <w:t xml:space="preserve">M. Gladwell, </w:t>
      </w:r>
      <w:r w:rsidR="00C92DF5" w:rsidRPr="003805EE">
        <w:rPr>
          <w:rFonts w:ascii="Helvetica" w:hAnsi="Helvetica"/>
          <w:sz w:val="22"/>
          <w:szCs w:val="22"/>
        </w:rPr>
        <w:t>C. Wick Mao</w:t>
      </w:r>
      <w:r w:rsidR="001D4622" w:rsidRPr="003805EE">
        <w:rPr>
          <w:rFonts w:ascii="Helvetica" w:hAnsi="Helvetica"/>
          <w:sz w:val="22"/>
          <w:szCs w:val="22"/>
        </w:rPr>
        <w:t>-</w:t>
      </w:r>
      <w:r w:rsidR="00C92DF5" w:rsidRPr="003805EE">
        <w:rPr>
          <w:rFonts w:ascii="Helvetica" w:hAnsi="Helvetica"/>
          <w:sz w:val="22"/>
          <w:szCs w:val="22"/>
        </w:rPr>
        <w:t xml:space="preserve">Mao, </w:t>
      </w:r>
      <w:r w:rsidRPr="003805EE">
        <w:rPr>
          <w:rFonts w:ascii="Helvetica" w:hAnsi="Helvetica"/>
          <w:sz w:val="22"/>
          <w:szCs w:val="22"/>
        </w:rPr>
        <w:t xml:space="preserve">and colleagues at the NWFSC for valuable feedback and advice. </w:t>
      </w:r>
    </w:p>
    <w:p w14:paraId="3ED6EFD2" w14:textId="77777777" w:rsidR="004C1C88" w:rsidRDefault="004C1C88">
      <w:pPr>
        <w:tabs>
          <w:tab w:val="left" w:pos="1240"/>
        </w:tabs>
        <w:rPr>
          <w:rFonts w:ascii="Helvetica" w:hAnsi="Helvetica"/>
          <w:b/>
          <w:sz w:val="22"/>
          <w:szCs w:val="22"/>
        </w:rPr>
        <w:pPrChange w:id="1992" w:author="Adrian Stier" w:date="2020-12-04T07:09:00Z">
          <w:pPr>
            <w:tabs>
              <w:tab w:val="left" w:pos="1240"/>
            </w:tabs>
            <w:spacing w:line="480" w:lineRule="auto"/>
          </w:pPr>
        </w:pPrChange>
      </w:pPr>
    </w:p>
    <w:p w14:paraId="544C099B" w14:textId="2BE1B9FE" w:rsidR="00393682" w:rsidRDefault="00393682">
      <w:pPr>
        <w:tabs>
          <w:tab w:val="left" w:pos="1240"/>
        </w:tabs>
        <w:rPr>
          <w:rFonts w:ascii="Helvetica" w:hAnsi="Helvetica"/>
          <w:b/>
          <w:sz w:val="22"/>
          <w:szCs w:val="22"/>
        </w:rPr>
        <w:pPrChange w:id="1993" w:author="Adrian Stier" w:date="2020-12-04T07:09:00Z">
          <w:pPr>
            <w:tabs>
              <w:tab w:val="left" w:pos="1240"/>
            </w:tabs>
            <w:spacing w:line="480" w:lineRule="auto"/>
          </w:pPr>
        </w:pPrChange>
      </w:pPr>
      <w:r>
        <w:rPr>
          <w:rFonts w:ascii="Helvetica" w:hAnsi="Helvetica"/>
          <w:b/>
          <w:sz w:val="22"/>
          <w:szCs w:val="22"/>
        </w:rPr>
        <w:t>COMPETING INTERESTS</w:t>
      </w:r>
    </w:p>
    <w:p w14:paraId="535CD845" w14:textId="0DAC3A42" w:rsidR="00393682" w:rsidRPr="00393682" w:rsidRDefault="00DF75E3">
      <w:pPr>
        <w:tabs>
          <w:tab w:val="left" w:pos="1240"/>
        </w:tabs>
        <w:rPr>
          <w:rFonts w:ascii="Helvetica" w:hAnsi="Helvetica"/>
          <w:sz w:val="22"/>
          <w:szCs w:val="22"/>
        </w:rPr>
        <w:pPrChange w:id="1994" w:author="Adrian Stier" w:date="2020-12-04T07:09:00Z">
          <w:pPr>
            <w:tabs>
              <w:tab w:val="left" w:pos="1240"/>
            </w:tabs>
            <w:spacing w:line="480" w:lineRule="auto"/>
          </w:pPr>
        </w:pPrChange>
      </w:pPr>
      <w:r>
        <w:rPr>
          <w:rFonts w:ascii="Helvetica" w:hAnsi="Helvetica"/>
          <w:sz w:val="22"/>
          <w:szCs w:val="22"/>
        </w:rPr>
        <w:t>We</w:t>
      </w:r>
      <w:r w:rsidR="00393682" w:rsidRPr="00393682">
        <w:rPr>
          <w:rFonts w:ascii="Helvetica" w:hAnsi="Helvetica"/>
          <w:sz w:val="22"/>
          <w:szCs w:val="22"/>
        </w:rPr>
        <w:t xml:space="preserve"> have no competing interests</w:t>
      </w:r>
      <w:r w:rsidR="00393682">
        <w:rPr>
          <w:rFonts w:ascii="Helvetica" w:hAnsi="Helvetica"/>
          <w:sz w:val="22"/>
          <w:szCs w:val="22"/>
        </w:rPr>
        <w:t>.</w:t>
      </w:r>
    </w:p>
    <w:p w14:paraId="336C39C5" w14:textId="77777777" w:rsidR="007522A9" w:rsidRPr="003805EE" w:rsidRDefault="007522A9">
      <w:pPr>
        <w:rPr>
          <w:rFonts w:ascii="Helvetica" w:hAnsi="Helvetica"/>
          <w:b/>
          <w:sz w:val="22"/>
          <w:szCs w:val="22"/>
        </w:rPr>
        <w:pPrChange w:id="1995" w:author="Adrian Stier" w:date="2020-12-04T07:09:00Z">
          <w:pPr>
            <w:spacing w:line="480" w:lineRule="auto"/>
          </w:pPr>
        </w:pPrChange>
      </w:pPr>
    </w:p>
    <w:p w14:paraId="59F11514" w14:textId="77777777" w:rsidR="002633A4" w:rsidRPr="003805EE" w:rsidRDefault="002633A4">
      <w:pPr>
        <w:tabs>
          <w:tab w:val="left" w:pos="1240"/>
        </w:tabs>
        <w:rPr>
          <w:rFonts w:ascii="Helvetica" w:hAnsi="Helvetica"/>
          <w:b/>
          <w:sz w:val="22"/>
          <w:szCs w:val="22"/>
        </w:rPr>
        <w:pPrChange w:id="1996" w:author="Adrian Stier" w:date="2020-12-04T07:09:00Z">
          <w:pPr>
            <w:tabs>
              <w:tab w:val="left" w:pos="1240"/>
            </w:tabs>
            <w:spacing w:line="480" w:lineRule="auto"/>
          </w:pPr>
        </w:pPrChange>
      </w:pPr>
      <w:r w:rsidRPr="003805EE">
        <w:rPr>
          <w:rFonts w:ascii="Helvetica" w:hAnsi="Helvetica"/>
          <w:b/>
          <w:sz w:val="22"/>
          <w:szCs w:val="22"/>
        </w:rPr>
        <w:t>LITERATURE CITED</w:t>
      </w:r>
    </w:p>
    <w:p w14:paraId="454F8156" w14:textId="77777777" w:rsidR="00685D99" w:rsidRPr="00685D99" w:rsidRDefault="006C170D" w:rsidP="00685D99">
      <w:pPr>
        <w:pStyle w:val="EndNoteBibliography"/>
        <w:rPr>
          <w:noProof/>
        </w:rPr>
      </w:pPr>
      <w:r w:rsidRPr="003805EE">
        <w:rPr>
          <w:szCs w:val="22"/>
        </w:rPr>
        <w:fldChar w:fldCharType="begin"/>
      </w:r>
      <w:r w:rsidR="00D106C7" w:rsidRPr="003805EE">
        <w:rPr>
          <w:szCs w:val="22"/>
        </w:rPr>
        <w:instrText xml:space="preserve"> ADDIN EN.REFLIST </w:instrText>
      </w:r>
      <w:r w:rsidRPr="003805EE">
        <w:rPr>
          <w:szCs w:val="22"/>
        </w:rPr>
        <w:fldChar w:fldCharType="separate"/>
      </w:r>
      <w:r w:rsidR="00685D99" w:rsidRPr="00685D99">
        <w:rPr>
          <w:noProof/>
        </w:rPr>
        <w:t>1.</w:t>
      </w:r>
      <w:r w:rsidR="00685D99" w:rsidRPr="00685D99">
        <w:rPr>
          <w:noProof/>
        </w:rPr>
        <w:tab/>
        <w:t>R. W. Kates</w:t>
      </w:r>
      <w:r w:rsidR="00685D99" w:rsidRPr="00685D99">
        <w:rPr>
          <w:i/>
          <w:noProof/>
        </w:rPr>
        <w:t xml:space="preserve"> et al.</w:t>
      </w:r>
      <w:r w:rsidR="00685D99" w:rsidRPr="00685D99">
        <w:rPr>
          <w:noProof/>
        </w:rPr>
        <w:t xml:space="preserve">, Sustainability Science. </w:t>
      </w:r>
      <w:r w:rsidR="00685D99" w:rsidRPr="00685D99">
        <w:rPr>
          <w:i/>
          <w:noProof/>
        </w:rPr>
        <w:t>Science</w:t>
      </w:r>
      <w:r w:rsidR="00685D99" w:rsidRPr="00685D99">
        <w:rPr>
          <w:noProof/>
        </w:rPr>
        <w:t xml:space="preserve"> </w:t>
      </w:r>
      <w:r w:rsidR="00685D99" w:rsidRPr="00685D99">
        <w:rPr>
          <w:b/>
          <w:noProof/>
        </w:rPr>
        <w:t>292</w:t>
      </w:r>
      <w:r w:rsidR="00685D99" w:rsidRPr="00685D99">
        <w:rPr>
          <w:noProof/>
        </w:rPr>
        <w:t>, 641-642 (2001).</w:t>
      </w:r>
    </w:p>
    <w:p w14:paraId="241AD28B" w14:textId="77777777" w:rsidR="00685D99" w:rsidRPr="00685D99" w:rsidRDefault="00685D99" w:rsidP="00685D99">
      <w:pPr>
        <w:pStyle w:val="EndNoteBibliography"/>
        <w:rPr>
          <w:noProof/>
        </w:rPr>
      </w:pPr>
      <w:r w:rsidRPr="00685D99">
        <w:rPr>
          <w:noProof/>
        </w:rPr>
        <w:t>2.</w:t>
      </w:r>
      <w:r w:rsidRPr="00685D99">
        <w:rPr>
          <w:noProof/>
        </w:rPr>
        <w:tab/>
        <w:t xml:space="preserve">B. A. Wintle, M. C. Runge, S. A. Bekessy, Allocating monitoring effort in the face of unknown unknowns. </w:t>
      </w:r>
      <w:r w:rsidRPr="00685D99">
        <w:rPr>
          <w:i/>
          <w:noProof/>
        </w:rPr>
        <w:t>Ecology Letters</w:t>
      </w:r>
      <w:r w:rsidRPr="00685D99">
        <w:rPr>
          <w:noProof/>
        </w:rPr>
        <w:t xml:space="preserve"> </w:t>
      </w:r>
      <w:r w:rsidRPr="00685D99">
        <w:rPr>
          <w:b/>
          <w:noProof/>
        </w:rPr>
        <w:t>13</w:t>
      </w:r>
      <w:r w:rsidRPr="00685D99">
        <w:rPr>
          <w:noProof/>
        </w:rPr>
        <w:t>, 1325-1337 (2010).</w:t>
      </w:r>
    </w:p>
    <w:p w14:paraId="0A759DCA" w14:textId="77777777" w:rsidR="00685D99" w:rsidRPr="00685D99" w:rsidRDefault="00685D99" w:rsidP="00685D99">
      <w:pPr>
        <w:pStyle w:val="EndNoteBibliography"/>
        <w:rPr>
          <w:noProof/>
        </w:rPr>
      </w:pPr>
      <w:r w:rsidRPr="00685D99">
        <w:rPr>
          <w:noProof/>
        </w:rPr>
        <w:t>3.</w:t>
      </w:r>
      <w:r w:rsidRPr="00685D99">
        <w:rPr>
          <w:noProof/>
        </w:rPr>
        <w:tab/>
        <w:t>E. McDonald-Madden</w:t>
      </w:r>
      <w:r w:rsidRPr="00685D99">
        <w:rPr>
          <w:i/>
          <w:noProof/>
        </w:rPr>
        <w:t xml:space="preserve"> et al.</w:t>
      </w:r>
      <w:r w:rsidRPr="00685D99">
        <w:rPr>
          <w:noProof/>
        </w:rPr>
        <w:t xml:space="preserve">, Monitoring does not always count. </w:t>
      </w:r>
      <w:r w:rsidRPr="00685D99">
        <w:rPr>
          <w:i/>
          <w:noProof/>
        </w:rPr>
        <w:t>Trends in Ecology &amp; Evolution</w:t>
      </w:r>
      <w:r w:rsidRPr="00685D99">
        <w:rPr>
          <w:noProof/>
        </w:rPr>
        <w:t xml:space="preserve"> </w:t>
      </w:r>
      <w:r w:rsidRPr="00685D99">
        <w:rPr>
          <w:b/>
          <w:noProof/>
        </w:rPr>
        <w:t>25</w:t>
      </w:r>
      <w:r w:rsidRPr="00685D99">
        <w:rPr>
          <w:noProof/>
        </w:rPr>
        <w:t>, 547-550 (2010).</w:t>
      </w:r>
    </w:p>
    <w:p w14:paraId="09793F7C" w14:textId="77777777" w:rsidR="00685D99" w:rsidRPr="00685D99" w:rsidRDefault="00685D99" w:rsidP="00685D99">
      <w:pPr>
        <w:pStyle w:val="EndNoteBibliography"/>
        <w:rPr>
          <w:noProof/>
        </w:rPr>
      </w:pPr>
      <w:r w:rsidRPr="00685D99">
        <w:rPr>
          <w:noProof/>
        </w:rPr>
        <w:t>4.</w:t>
      </w:r>
      <w:r w:rsidRPr="00685D99">
        <w:rPr>
          <w:noProof/>
        </w:rPr>
        <w:tab/>
        <w:t xml:space="preserve">F. Courchamp, T. Clutton-Brock, B. Grenfell, Inverse density dependence and the Allee effect. </w:t>
      </w:r>
      <w:r w:rsidRPr="00685D99">
        <w:rPr>
          <w:i/>
          <w:noProof/>
        </w:rPr>
        <w:t>Trends in Ecology &amp; Evolution</w:t>
      </w:r>
      <w:r w:rsidRPr="00685D99">
        <w:rPr>
          <w:noProof/>
        </w:rPr>
        <w:t xml:space="preserve"> </w:t>
      </w:r>
      <w:r w:rsidRPr="00685D99">
        <w:rPr>
          <w:b/>
          <w:noProof/>
        </w:rPr>
        <w:t>14</w:t>
      </w:r>
      <w:r w:rsidRPr="00685D99">
        <w:rPr>
          <w:noProof/>
        </w:rPr>
        <w:t>, 405-410 (1999).</w:t>
      </w:r>
    </w:p>
    <w:p w14:paraId="72C69C99" w14:textId="77777777" w:rsidR="00685D99" w:rsidRPr="00685D99" w:rsidRDefault="00685D99" w:rsidP="00685D99">
      <w:pPr>
        <w:pStyle w:val="EndNoteBibliography"/>
        <w:rPr>
          <w:noProof/>
        </w:rPr>
      </w:pPr>
      <w:r w:rsidRPr="00685D99">
        <w:rPr>
          <w:noProof/>
        </w:rPr>
        <w:t>5.</w:t>
      </w:r>
      <w:r w:rsidRPr="00685D99">
        <w:rPr>
          <w:noProof/>
        </w:rPr>
        <w:tab/>
        <w:t xml:space="preserve">L. W. Traill, C. J. Bradshaw, S. Delean, B. W. Brook, Wetland conservation and sustainable use under global change: a tropical Australian case study using magpie geese. </w:t>
      </w:r>
      <w:r w:rsidRPr="00685D99">
        <w:rPr>
          <w:i/>
          <w:noProof/>
        </w:rPr>
        <w:t>Ecography</w:t>
      </w:r>
      <w:r w:rsidRPr="00685D99">
        <w:rPr>
          <w:noProof/>
        </w:rPr>
        <w:t xml:space="preserve"> </w:t>
      </w:r>
      <w:r w:rsidRPr="00685D99">
        <w:rPr>
          <w:b/>
          <w:noProof/>
        </w:rPr>
        <w:t>33</w:t>
      </w:r>
      <w:r w:rsidRPr="00685D99">
        <w:rPr>
          <w:noProof/>
        </w:rPr>
        <w:t>, 818-825 (2010).</w:t>
      </w:r>
    </w:p>
    <w:p w14:paraId="07133F19" w14:textId="77777777" w:rsidR="00685D99" w:rsidRPr="00685D99" w:rsidRDefault="00685D99" w:rsidP="00685D99">
      <w:pPr>
        <w:pStyle w:val="EndNoteBibliography"/>
        <w:rPr>
          <w:noProof/>
        </w:rPr>
      </w:pPr>
      <w:r w:rsidRPr="00685D99">
        <w:rPr>
          <w:noProof/>
        </w:rPr>
        <w:t>6.</w:t>
      </w:r>
      <w:r w:rsidRPr="00685D99">
        <w:rPr>
          <w:noProof/>
        </w:rPr>
        <w:tab/>
        <w:t xml:space="preserve">L. Ortega, J. C. Castilla, M. Espino, C. Yamashiro, O. Defeo, Effects of fishing, market price, and climate on two South American clam species. </w:t>
      </w:r>
      <w:r w:rsidRPr="00685D99">
        <w:rPr>
          <w:i/>
          <w:noProof/>
        </w:rPr>
        <w:t>Marine Ecology Progress Series</w:t>
      </w:r>
      <w:r w:rsidRPr="00685D99">
        <w:rPr>
          <w:noProof/>
        </w:rPr>
        <w:t xml:space="preserve"> </w:t>
      </w:r>
      <w:r w:rsidRPr="00685D99">
        <w:rPr>
          <w:b/>
          <w:noProof/>
        </w:rPr>
        <w:t>469</w:t>
      </w:r>
      <w:r w:rsidRPr="00685D99">
        <w:rPr>
          <w:noProof/>
        </w:rPr>
        <w:t>, 71-85 (2012).</w:t>
      </w:r>
    </w:p>
    <w:p w14:paraId="261A1B73" w14:textId="77777777" w:rsidR="00685D99" w:rsidRPr="00685D99" w:rsidRDefault="00685D99" w:rsidP="00685D99">
      <w:pPr>
        <w:pStyle w:val="EndNoteBibliography"/>
        <w:rPr>
          <w:noProof/>
        </w:rPr>
      </w:pPr>
      <w:r w:rsidRPr="00685D99">
        <w:rPr>
          <w:noProof/>
        </w:rPr>
        <w:t>7.</w:t>
      </w:r>
      <w:r w:rsidRPr="00685D99">
        <w:rPr>
          <w:noProof/>
        </w:rPr>
        <w:tab/>
        <w:t xml:space="preserve">M. Mangel, Irreducible uncertainties, sustainable fisheries and marine reserves. </w:t>
      </w:r>
      <w:r w:rsidRPr="00685D99">
        <w:rPr>
          <w:i/>
          <w:noProof/>
        </w:rPr>
        <w:t>Evolutionary Ecology Research</w:t>
      </w:r>
      <w:r w:rsidRPr="00685D99">
        <w:rPr>
          <w:noProof/>
        </w:rPr>
        <w:t xml:space="preserve"> </w:t>
      </w:r>
      <w:r w:rsidRPr="00685D99">
        <w:rPr>
          <w:b/>
          <w:noProof/>
        </w:rPr>
        <w:t>2</w:t>
      </w:r>
      <w:r w:rsidRPr="00685D99">
        <w:rPr>
          <w:noProof/>
        </w:rPr>
        <w:t>, 547-557 (2000).</w:t>
      </w:r>
    </w:p>
    <w:p w14:paraId="62705834" w14:textId="77777777" w:rsidR="00685D99" w:rsidRPr="00685D99" w:rsidRDefault="00685D99" w:rsidP="00685D99">
      <w:pPr>
        <w:pStyle w:val="EndNoteBibliography"/>
        <w:rPr>
          <w:noProof/>
        </w:rPr>
      </w:pPr>
      <w:r w:rsidRPr="00685D99">
        <w:rPr>
          <w:noProof/>
        </w:rPr>
        <w:t>8.</w:t>
      </w:r>
      <w:r w:rsidRPr="00685D99">
        <w:rPr>
          <w:noProof/>
        </w:rPr>
        <w:tab/>
        <w:t xml:space="preserve">C. J. Legg, L. Nagy, Why most conservation monitoring is, but need not be, a waste of time. </w:t>
      </w:r>
      <w:r w:rsidRPr="00685D99">
        <w:rPr>
          <w:i/>
          <w:noProof/>
        </w:rPr>
        <w:t>Journal of environmental management</w:t>
      </w:r>
      <w:r w:rsidRPr="00685D99">
        <w:rPr>
          <w:noProof/>
        </w:rPr>
        <w:t xml:space="preserve"> </w:t>
      </w:r>
      <w:r w:rsidRPr="00685D99">
        <w:rPr>
          <w:b/>
          <w:noProof/>
        </w:rPr>
        <w:t>78</w:t>
      </w:r>
      <w:r w:rsidRPr="00685D99">
        <w:rPr>
          <w:noProof/>
        </w:rPr>
        <w:t>, 194-199 (2006).</w:t>
      </w:r>
    </w:p>
    <w:p w14:paraId="25D95810" w14:textId="77777777" w:rsidR="00685D99" w:rsidRPr="00685D99" w:rsidRDefault="00685D99" w:rsidP="00685D99">
      <w:pPr>
        <w:pStyle w:val="EndNoteBibliography"/>
        <w:rPr>
          <w:noProof/>
        </w:rPr>
      </w:pPr>
      <w:r w:rsidRPr="00685D99">
        <w:rPr>
          <w:noProof/>
        </w:rPr>
        <w:t>9.</w:t>
      </w:r>
      <w:r w:rsidRPr="00685D99">
        <w:rPr>
          <w:noProof/>
        </w:rPr>
        <w:tab/>
        <w:t>I. Chadès</w:t>
      </w:r>
      <w:r w:rsidRPr="00685D99">
        <w:rPr>
          <w:i/>
          <w:noProof/>
        </w:rPr>
        <w:t xml:space="preserve"> et al.</w:t>
      </w:r>
      <w:r w:rsidRPr="00685D99">
        <w:rPr>
          <w:noProof/>
        </w:rPr>
        <w:t xml:space="preserve">, When to stop managing or surveying cryptic threatened species. </w:t>
      </w:r>
      <w:r w:rsidRPr="00685D99">
        <w:rPr>
          <w:i/>
          <w:noProof/>
        </w:rPr>
        <w:t>Proceedings of the National Academy of Sciences</w:t>
      </w:r>
      <w:r w:rsidRPr="00685D99">
        <w:rPr>
          <w:noProof/>
        </w:rPr>
        <w:t xml:space="preserve"> </w:t>
      </w:r>
      <w:r w:rsidRPr="00685D99">
        <w:rPr>
          <w:b/>
          <w:noProof/>
        </w:rPr>
        <w:t>105</w:t>
      </w:r>
      <w:r w:rsidRPr="00685D99">
        <w:rPr>
          <w:noProof/>
        </w:rPr>
        <w:t>, 13936-13940 (2008).</w:t>
      </w:r>
    </w:p>
    <w:p w14:paraId="0599F685" w14:textId="77777777" w:rsidR="00685D99" w:rsidRPr="00685D99" w:rsidRDefault="00685D99" w:rsidP="00685D99">
      <w:pPr>
        <w:pStyle w:val="EndNoteBibliography"/>
        <w:rPr>
          <w:noProof/>
        </w:rPr>
      </w:pPr>
      <w:r w:rsidRPr="00685D99">
        <w:rPr>
          <w:noProof/>
        </w:rPr>
        <w:lastRenderedPageBreak/>
        <w:t>10.</w:t>
      </w:r>
      <w:r w:rsidRPr="00685D99">
        <w:rPr>
          <w:noProof/>
        </w:rPr>
        <w:tab/>
        <w:t xml:space="preserve">N. Bunnefeld, E. Hoshino, E. J. Milner-Gulland, Management strategy evaluation: a powerful tool for conservation? </w:t>
      </w:r>
      <w:r w:rsidRPr="00685D99">
        <w:rPr>
          <w:i/>
          <w:noProof/>
        </w:rPr>
        <w:t>Trends in ecology &amp; evolution</w:t>
      </w:r>
      <w:r w:rsidRPr="00685D99">
        <w:rPr>
          <w:noProof/>
        </w:rPr>
        <w:t xml:space="preserve"> </w:t>
      </w:r>
      <w:r w:rsidRPr="00685D99">
        <w:rPr>
          <w:b/>
          <w:noProof/>
        </w:rPr>
        <w:t>26</w:t>
      </w:r>
      <w:r w:rsidRPr="00685D99">
        <w:rPr>
          <w:noProof/>
        </w:rPr>
        <w:t>, 441-447 (2011).</w:t>
      </w:r>
    </w:p>
    <w:p w14:paraId="36B51AAC" w14:textId="77777777" w:rsidR="00685D99" w:rsidRPr="00685D99" w:rsidRDefault="00685D99" w:rsidP="00685D99">
      <w:pPr>
        <w:pStyle w:val="EndNoteBibliography"/>
        <w:rPr>
          <w:noProof/>
        </w:rPr>
      </w:pPr>
      <w:r w:rsidRPr="00685D99">
        <w:rPr>
          <w:noProof/>
        </w:rPr>
        <w:t>11.</w:t>
      </w:r>
      <w:r w:rsidRPr="00685D99">
        <w:rPr>
          <w:noProof/>
        </w:rPr>
        <w:tab/>
        <w:t xml:space="preserve">W. F. Morris, D. F. Doak, Quantitative conservation biology. </w:t>
      </w:r>
      <w:r w:rsidRPr="00685D99">
        <w:rPr>
          <w:i/>
          <w:noProof/>
        </w:rPr>
        <w:t>Sinauer, Sunderland, Massachusetts, USA</w:t>
      </w:r>
      <w:r w:rsidRPr="00685D99">
        <w:rPr>
          <w:noProof/>
        </w:rPr>
        <w:t xml:space="preserve">  (2002).</w:t>
      </w:r>
    </w:p>
    <w:p w14:paraId="609D8C05" w14:textId="77777777" w:rsidR="00685D99" w:rsidRPr="00685D99" w:rsidRDefault="00685D99" w:rsidP="00685D99">
      <w:pPr>
        <w:pStyle w:val="EndNoteBibliography"/>
        <w:rPr>
          <w:noProof/>
        </w:rPr>
      </w:pPr>
      <w:r w:rsidRPr="00685D99">
        <w:rPr>
          <w:noProof/>
        </w:rPr>
        <w:t>12.</w:t>
      </w:r>
      <w:r w:rsidRPr="00685D99">
        <w:rPr>
          <w:noProof/>
        </w:rPr>
        <w:tab/>
        <w:t xml:space="preserve">R. Hilborn, J.-J. Maguire, A. M. Parma, A. A. Rosenberg, The Precautionary Approach and risk management: can they increase the probability of successes in fishery management? </w:t>
      </w:r>
      <w:r w:rsidRPr="00685D99">
        <w:rPr>
          <w:i/>
          <w:noProof/>
        </w:rPr>
        <w:t>Canadian Journal of Fisheries and Aquatic Sciences</w:t>
      </w:r>
      <w:r w:rsidRPr="00685D99">
        <w:rPr>
          <w:noProof/>
        </w:rPr>
        <w:t xml:space="preserve"> </w:t>
      </w:r>
      <w:r w:rsidRPr="00685D99">
        <w:rPr>
          <w:b/>
          <w:noProof/>
        </w:rPr>
        <w:t>58</w:t>
      </w:r>
      <w:r w:rsidRPr="00685D99">
        <w:rPr>
          <w:noProof/>
        </w:rPr>
        <w:t>, 99-107 (2001).</w:t>
      </w:r>
    </w:p>
    <w:p w14:paraId="15EC67E9" w14:textId="77777777" w:rsidR="00685D99" w:rsidRPr="00685D99" w:rsidRDefault="00685D99" w:rsidP="00685D99">
      <w:pPr>
        <w:pStyle w:val="EndNoteBibliography"/>
        <w:rPr>
          <w:noProof/>
        </w:rPr>
      </w:pPr>
      <w:r w:rsidRPr="00685D99">
        <w:rPr>
          <w:noProof/>
        </w:rPr>
        <w:t>13.</w:t>
      </w:r>
      <w:r w:rsidRPr="00685D99">
        <w:rPr>
          <w:noProof/>
        </w:rPr>
        <w:tab/>
        <w:t>R Development Core Team (2018) R: A Language and Environment fo Statistical Computing.  (R Foundation for Statistical Computing, Vienna, Austria).</w:t>
      </w:r>
    </w:p>
    <w:p w14:paraId="0886C0C1" w14:textId="77777777" w:rsidR="00685D99" w:rsidRPr="00685D99" w:rsidRDefault="00685D99" w:rsidP="00685D99">
      <w:pPr>
        <w:pStyle w:val="EndNoteBibliography"/>
        <w:rPr>
          <w:noProof/>
        </w:rPr>
      </w:pPr>
      <w:r w:rsidRPr="00685D99">
        <w:rPr>
          <w:noProof/>
        </w:rPr>
        <w:t>14.</w:t>
      </w:r>
      <w:r w:rsidRPr="00685D99">
        <w:rPr>
          <w:noProof/>
        </w:rPr>
        <w:tab/>
        <w:t>C. Costello</w:t>
      </w:r>
      <w:r w:rsidRPr="00685D99">
        <w:rPr>
          <w:i/>
          <w:noProof/>
        </w:rPr>
        <w:t xml:space="preserve"> et al.</w:t>
      </w:r>
      <w:r w:rsidRPr="00685D99">
        <w:rPr>
          <w:noProof/>
        </w:rPr>
        <w:t xml:space="preserve">, The value of spatial information in MPA network design. </w:t>
      </w:r>
      <w:r w:rsidRPr="00685D99">
        <w:rPr>
          <w:i/>
          <w:noProof/>
        </w:rPr>
        <w:t>Proceedings of the National Academy of Sciences</w:t>
      </w:r>
      <w:r w:rsidRPr="00685D99">
        <w:rPr>
          <w:noProof/>
        </w:rPr>
        <w:t xml:space="preserve"> </w:t>
      </w:r>
      <w:r w:rsidRPr="00685D99">
        <w:rPr>
          <w:b/>
          <w:noProof/>
        </w:rPr>
        <w:t>107</w:t>
      </w:r>
      <w:r w:rsidRPr="00685D99">
        <w:rPr>
          <w:noProof/>
        </w:rPr>
        <w:t>, 18294-18299 (2010).</w:t>
      </w:r>
    </w:p>
    <w:p w14:paraId="13522213" w14:textId="77777777" w:rsidR="00685D99" w:rsidRPr="00685D99" w:rsidRDefault="00685D99" w:rsidP="00685D99">
      <w:pPr>
        <w:pStyle w:val="EndNoteBibliography"/>
        <w:rPr>
          <w:noProof/>
        </w:rPr>
      </w:pPr>
      <w:r w:rsidRPr="00685D99">
        <w:rPr>
          <w:noProof/>
        </w:rPr>
        <w:t>15.</w:t>
      </w:r>
      <w:r w:rsidRPr="00685D99">
        <w:rPr>
          <w:noProof/>
        </w:rPr>
        <w:tab/>
        <w:t>R. M. Adams</w:t>
      </w:r>
      <w:r w:rsidRPr="00685D99">
        <w:rPr>
          <w:i/>
          <w:noProof/>
        </w:rPr>
        <w:t xml:space="preserve"> et al.</w:t>
      </w:r>
      <w:r w:rsidRPr="00685D99">
        <w:rPr>
          <w:noProof/>
        </w:rPr>
        <w:t xml:space="preserve">, Value of Improved Long‐Range Weather Information. </w:t>
      </w:r>
      <w:r w:rsidRPr="00685D99">
        <w:rPr>
          <w:i/>
          <w:noProof/>
        </w:rPr>
        <w:t>Contemporary Economic Policy</w:t>
      </w:r>
      <w:r w:rsidRPr="00685D99">
        <w:rPr>
          <w:noProof/>
        </w:rPr>
        <w:t xml:space="preserve"> </w:t>
      </w:r>
      <w:r w:rsidRPr="00685D99">
        <w:rPr>
          <w:b/>
          <w:noProof/>
        </w:rPr>
        <w:t>13</w:t>
      </w:r>
      <w:r w:rsidRPr="00685D99">
        <w:rPr>
          <w:noProof/>
        </w:rPr>
        <w:t>, 10-19 (1995).</w:t>
      </w:r>
    </w:p>
    <w:p w14:paraId="49B37F2F" w14:textId="77777777" w:rsidR="00685D99" w:rsidRPr="00685D99" w:rsidRDefault="00685D99" w:rsidP="00685D99">
      <w:pPr>
        <w:pStyle w:val="EndNoteBibliography"/>
        <w:rPr>
          <w:noProof/>
        </w:rPr>
      </w:pPr>
      <w:r w:rsidRPr="00685D99">
        <w:rPr>
          <w:noProof/>
        </w:rPr>
        <w:t>16.</w:t>
      </w:r>
      <w:r w:rsidRPr="00685D99">
        <w:rPr>
          <w:noProof/>
        </w:rPr>
        <w:tab/>
        <w:t xml:space="preserve">B. Hölmstrom, Moral hazard and observability. </w:t>
      </w:r>
      <w:r w:rsidRPr="00685D99">
        <w:rPr>
          <w:i/>
          <w:noProof/>
        </w:rPr>
        <w:t>The Bell journal of economics</w:t>
      </w:r>
      <w:r w:rsidRPr="00685D99">
        <w:rPr>
          <w:noProof/>
        </w:rPr>
        <w:t>, 74-91 (1979).</w:t>
      </w:r>
    </w:p>
    <w:p w14:paraId="0777FEC1" w14:textId="77777777" w:rsidR="00685D99" w:rsidRPr="00685D99" w:rsidRDefault="00685D99" w:rsidP="00685D99">
      <w:pPr>
        <w:pStyle w:val="EndNoteBibliography"/>
        <w:rPr>
          <w:noProof/>
        </w:rPr>
      </w:pPr>
      <w:r w:rsidRPr="00685D99">
        <w:rPr>
          <w:noProof/>
        </w:rPr>
        <w:t>17.</w:t>
      </w:r>
      <w:r w:rsidRPr="00685D99">
        <w:rPr>
          <w:noProof/>
        </w:rPr>
        <w:tab/>
        <w:t xml:space="preserve">W. E. Schrank, R. Arnason, R. Hannesson, </w:t>
      </w:r>
      <w:r w:rsidRPr="00685D99">
        <w:rPr>
          <w:i/>
          <w:noProof/>
        </w:rPr>
        <w:t>The cost of fisheries management</w:t>
      </w:r>
      <w:r w:rsidRPr="00685D99">
        <w:rPr>
          <w:noProof/>
        </w:rPr>
        <w:t xml:space="preserve"> (Gower Publishing, Ltd., 2003).</w:t>
      </w:r>
    </w:p>
    <w:p w14:paraId="326DDE08" w14:textId="77777777" w:rsidR="00685D99" w:rsidRPr="00685D99" w:rsidRDefault="00685D99" w:rsidP="00685D99">
      <w:pPr>
        <w:pStyle w:val="EndNoteBibliography"/>
        <w:rPr>
          <w:noProof/>
        </w:rPr>
      </w:pPr>
      <w:r w:rsidRPr="00685D99">
        <w:rPr>
          <w:noProof/>
        </w:rPr>
        <w:t>18.</w:t>
      </w:r>
      <w:r w:rsidRPr="00685D99">
        <w:rPr>
          <w:noProof/>
        </w:rPr>
        <w:tab/>
        <w:t>F. Berkes</w:t>
      </w:r>
      <w:r w:rsidRPr="00685D99">
        <w:rPr>
          <w:i/>
          <w:noProof/>
        </w:rPr>
        <w:t xml:space="preserve"> et al.</w:t>
      </w:r>
      <w:r w:rsidRPr="00685D99">
        <w:rPr>
          <w:noProof/>
        </w:rPr>
        <w:t xml:space="preserve">, Globalization, Roving Bandits, and Marine Resources. </w:t>
      </w:r>
      <w:r w:rsidRPr="00685D99">
        <w:rPr>
          <w:i/>
          <w:noProof/>
        </w:rPr>
        <w:t>Science</w:t>
      </w:r>
      <w:r w:rsidRPr="00685D99">
        <w:rPr>
          <w:noProof/>
        </w:rPr>
        <w:t xml:space="preserve"> </w:t>
      </w:r>
      <w:r w:rsidRPr="00685D99">
        <w:rPr>
          <w:b/>
          <w:noProof/>
        </w:rPr>
        <w:t>311</w:t>
      </w:r>
      <w:r w:rsidRPr="00685D99">
        <w:rPr>
          <w:noProof/>
        </w:rPr>
        <w:t>, 1557-1558 (2006).</w:t>
      </w:r>
    </w:p>
    <w:p w14:paraId="598BD9B5" w14:textId="77777777" w:rsidR="00685D99" w:rsidRPr="00685D99" w:rsidRDefault="00685D99" w:rsidP="00685D99">
      <w:pPr>
        <w:pStyle w:val="EndNoteBibliography"/>
        <w:rPr>
          <w:noProof/>
        </w:rPr>
      </w:pPr>
      <w:r w:rsidRPr="00685D99">
        <w:rPr>
          <w:noProof/>
        </w:rPr>
        <w:t>19.</w:t>
      </w:r>
      <w:r w:rsidRPr="00685D99">
        <w:rPr>
          <w:noProof/>
        </w:rPr>
        <w:tab/>
        <w:t>J. S. Cleary (2014) Stock assessment and management advice for British Columbia pacific herring: 2013 Status and 2014 forecast.  (Canadian Science Advisory Science Scretariate).</w:t>
      </w:r>
    </w:p>
    <w:p w14:paraId="5D24B32E" w14:textId="77777777" w:rsidR="00685D99" w:rsidRPr="00685D99" w:rsidRDefault="00685D99" w:rsidP="00685D99">
      <w:pPr>
        <w:pStyle w:val="EndNoteBibliography"/>
        <w:rPr>
          <w:noProof/>
        </w:rPr>
      </w:pPr>
      <w:r w:rsidRPr="00685D99">
        <w:rPr>
          <w:noProof/>
        </w:rPr>
        <w:t>20.</w:t>
      </w:r>
      <w:r w:rsidRPr="00685D99">
        <w:rPr>
          <w:noProof/>
        </w:rPr>
        <w:tab/>
        <w:t>D. F. Doak</w:t>
      </w:r>
      <w:r w:rsidRPr="00685D99">
        <w:rPr>
          <w:i/>
          <w:noProof/>
        </w:rPr>
        <w:t xml:space="preserve"> et al.</w:t>
      </w:r>
      <w:r w:rsidRPr="00685D99">
        <w:rPr>
          <w:noProof/>
        </w:rPr>
        <w:t xml:space="preserve">, Understanding and predicting ecological dynamics: are major surprises inevitable. </w:t>
      </w:r>
      <w:r w:rsidRPr="00685D99">
        <w:rPr>
          <w:i/>
          <w:noProof/>
        </w:rPr>
        <w:t>Ecology</w:t>
      </w:r>
      <w:r w:rsidRPr="00685D99">
        <w:rPr>
          <w:noProof/>
        </w:rPr>
        <w:t xml:space="preserve"> </w:t>
      </w:r>
      <w:r w:rsidRPr="00685D99">
        <w:rPr>
          <w:b/>
          <w:noProof/>
        </w:rPr>
        <w:t>89</w:t>
      </w:r>
      <w:r w:rsidRPr="00685D99">
        <w:rPr>
          <w:noProof/>
        </w:rPr>
        <w:t>, 952-961 (2008).</w:t>
      </w:r>
    </w:p>
    <w:p w14:paraId="2617C84B" w14:textId="77777777" w:rsidR="00685D99" w:rsidRPr="00685D99" w:rsidRDefault="00685D99" w:rsidP="00685D99">
      <w:pPr>
        <w:pStyle w:val="EndNoteBibliography"/>
        <w:rPr>
          <w:noProof/>
        </w:rPr>
      </w:pPr>
      <w:r w:rsidRPr="00685D99">
        <w:rPr>
          <w:noProof/>
        </w:rPr>
        <w:lastRenderedPageBreak/>
        <w:t>21.</w:t>
      </w:r>
      <w:r w:rsidRPr="00685D99">
        <w:rPr>
          <w:noProof/>
        </w:rPr>
        <w:tab/>
        <w:t xml:space="preserve">D. E. Schindler, R. Hilborn, Prediction, precaution, and policy under global change. </w:t>
      </w:r>
      <w:r w:rsidRPr="00685D99">
        <w:rPr>
          <w:i/>
          <w:noProof/>
        </w:rPr>
        <w:t>Science</w:t>
      </w:r>
      <w:r w:rsidRPr="00685D99">
        <w:rPr>
          <w:noProof/>
        </w:rPr>
        <w:t xml:space="preserve"> </w:t>
      </w:r>
      <w:r w:rsidRPr="00685D99">
        <w:rPr>
          <w:b/>
          <w:noProof/>
        </w:rPr>
        <w:t>347</w:t>
      </w:r>
      <w:r w:rsidRPr="00685D99">
        <w:rPr>
          <w:noProof/>
        </w:rPr>
        <w:t>, 953-954 (2015).</w:t>
      </w:r>
    </w:p>
    <w:p w14:paraId="744EB76A" w14:textId="77777777" w:rsidR="00685D99" w:rsidRPr="00685D99" w:rsidRDefault="00685D99" w:rsidP="00685D99">
      <w:pPr>
        <w:pStyle w:val="EndNoteBibliography"/>
        <w:rPr>
          <w:noProof/>
        </w:rPr>
      </w:pPr>
      <w:r w:rsidRPr="00685D99">
        <w:rPr>
          <w:noProof/>
        </w:rPr>
        <w:t>22.</w:t>
      </w:r>
      <w:r w:rsidRPr="00685D99">
        <w:rPr>
          <w:noProof/>
        </w:rPr>
        <w:tab/>
        <w:t xml:space="preserve">J. Cinner, T. Daw, T. McClanahan, Socioeconomic factors that affect artisanal fishers’ readiness to exit a declining fishery. </w:t>
      </w:r>
      <w:r w:rsidRPr="00685D99">
        <w:rPr>
          <w:i/>
          <w:noProof/>
        </w:rPr>
        <w:t>Conservation Biology</w:t>
      </w:r>
      <w:r w:rsidRPr="00685D99">
        <w:rPr>
          <w:noProof/>
        </w:rPr>
        <w:t xml:space="preserve"> </w:t>
      </w:r>
      <w:r w:rsidRPr="00685D99">
        <w:rPr>
          <w:b/>
          <w:noProof/>
        </w:rPr>
        <w:t>23</w:t>
      </w:r>
      <w:r w:rsidRPr="00685D99">
        <w:rPr>
          <w:noProof/>
        </w:rPr>
        <w:t>, 124-130 (2009).</w:t>
      </w:r>
    </w:p>
    <w:p w14:paraId="5A824DBB" w14:textId="77777777" w:rsidR="00685D99" w:rsidRPr="00685D99" w:rsidRDefault="00685D99" w:rsidP="00685D99">
      <w:pPr>
        <w:pStyle w:val="EndNoteBibliography"/>
        <w:rPr>
          <w:noProof/>
        </w:rPr>
      </w:pPr>
      <w:r w:rsidRPr="00685D99">
        <w:rPr>
          <w:noProof/>
        </w:rPr>
        <w:t>23.</w:t>
      </w:r>
      <w:r w:rsidRPr="00685D99">
        <w:rPr>
          <w:noProof/>
        </w:rPr>
        <w:tab/>
        <w:t xml:space="preserve">C. Boettiger, M. Mangel, S. Munch, Avoiding tipping points in fisheries management through Gaussian process dynamic programming. </w:t>
      </w:r>
      <w:r w:rsidRPr="00685D99">
        <w:rPr>
          <w:i/>
          <w:noProof/>
        </w:rPr>
        <w:t>Proceedings of the Royal Society of London B: Biological Sciences</w:t>
      </w:r>
      <w:r w:rsidRPr="00685D99">
        <w:rPr>
          <w:noProof/>
        </w:rPr>
        <w:t xml:space="preserve"> </w:t>
      </w:r>
      <w:r w:rsidRPr="00685D99">
        <w:rPr>
          <w:b/>
          <w:noProof/>
        </w:rPr>
        <w:t>282</w:t>
      </w:r>
      <w:r w:rsidRPr="00685D99">
        <w:rPr>
          <w:noProof/>
        </w:rPr>
        <w:t>, 20141631 (2015).</w:t>
      </w:r>
    </w:p>
    <w:p w14:paraId="44DF8094" w14:textId="77777777" w:rsidR="00685D99" w:rsidRPr="00685D99" w:rsidRDefault="00685D99" w:rsidP="00685D99">
      <w:pPr>
        <w:pStyle w:val="EndNoteBibliography"/>
        <w:rPr>
          <w:noProof/>
        </w:rPr>
      </w:pPr>
      <w:r w:rsidRPr="00685D99">
        <w:rPr>
          <w:noProof/>
        </w:rPr>
        <w:t>24.</w:t>
      </w:r>
      <w:r w:rsidRPr="00685D99">
        <w:rPr>
          <w:noProof/>
        </w:rPr>
        <w:tab/>
        <w:t xml:space="preserve">R. M. May, Thresholds and breakpoints in ecosystems with a multiplicity of stable states. </w:t>
      </w:r>
      <w:r w:rsidRPr="00685D99">
        <w:rPr>
          <w:i/>
          <w:noProof/>
        </w:rPr>
        <w:t>Nature</w:t>
      </w:r>
      <w:r w:rsidRPr="00685D99">
        <w:rPr>
          <w:noProof/>
        </w:rPr>
        <w:t xml:space="preserve"> </w:t>
      </w:r>
      <w:r w:rsidRPr="00685D99">
        <w:rPr>
          <w:b/>
          <w:noProof/>
        </w:rPr>
        <w:t>269</w:t>
      </w:r>
      <w:r w:rsidRPr="00685D99">
        <w:rPr>
          <w:noProof/>
        </w:rPr>
        <w:t>, 471-477 (1977).</w:t>
      </w:r>
    </w:p>
    <w:p w14:paraId="1941DFA3" w14:textId="77777777" w:rsidR="00685D99" w:rsidRPr="00685D99" w:rsidRDefault="00685D99" w:rsidP="00685D99">
      <w:pPr>
        <w:pStyle w:val="EndNoteBibliography"/>
        <w:rPr>
          <w:noProof/>
        </w:rPr>
      </w:pPr>
      <w:r w:rsidRPr="00685D99">
        <w:rPr>
          <w:noProof/>
        </w:rPr>
        <w:t>25.</w:t>
      </w:r>
      <w:r w:rsidRPr="00685D99">
        <w:rPr>
          <w:noProof/>
        </w:rPr>
        <w:tab/>
        <w:t xml:space="preserve">M. Scheffer, S. Carpenter, J. A. Foley, C. Folke, B. Walker, Catastrophic shifts in ecosystems. </w:t>
      </w:r>
      <w:r w:rsidRPr="00685D99">
        <w:rPr>
          <w:i/>
          <w:noProof/>
        </w:rPr>
        <w:t>Nature</w:t>
      </w:r>
      <w:r w:rsidRPr="00685D99">
        <w:rPr>
          <w:noProof/>
        </w:rPr>
        <w:t xml:space="preserve"> </w:t>
      </w:r>
      <w:r w:rsidRPr="00685D99">
        <w:rPr>
          <w:b/>
          <w:noProof/>
        </w:rPr>
        <w:t>413</w:t>
      </w:r>
      <w:r w:rsidRPr="00685D99">
        <w:rPr>
          <w:noProof/>
        </w:rPr>
        <w:t>, 591-596 (2001).</w:t>
      </w:r>
    </w:p>
    <w:p w14:paraId="235E021F" w14:textId="77777777" w:rsidR="00685D99" w:rsidRPr="00685D99" w:rsidRDefault="00685D99" w:rsidP="00685D99">
      <w:pPr>
        <w:pStyle w:val="EndNoteBibliography"/>
        <w:rPr>
          <w:noProof/>
        </w:rPr>
      </w:pPr>
      <w:r w:rsidRPr="00685D99">
        <w:rPr>
          <w:noProof/>
        </w:rPr>
        <w:t>26.</w:t>
      </w:r>
      <w:r w:rsidRPr="00685D99">
        <w:rPr>
          <w:noProof/>
        </w:rPr>
        <w:tab/>
        <w:t xml:space="preserve">J. Choi, K. Frank, B. Petrie, W. Leggett, Integrated assessment of a large marine ecosystem: a case study of the devolution of the eastern Scotian Shelf, Canada. </w:t>
      </w:r>
      <w:r w:rsidRPr="00685D99">
        <w:rPr>
          <w:i/>
          <w:noProof/>
        </w:rPr>
        <w:t>Oceanography and Marine Biology</w:t>
      </w:r>
      <w:r w:rsidRPr="00685D99">
        <w:rPr>
          <w:noProof/>
        </w:rPr>
        <w:t xml:space="preserve"> </w:t>
      </w:r>
      <w:r w:rsidRPr="00685D99">
        <w:rPr>
          <w:b/>
          <w:noProof/>
        </w:rPr>
        <w:t>43</w:t>
      </w:r>
      <w:r w:rsidRPr="00685D99">
        <w:rPr>
          <w:noProof/>
        </w:rPr>
        <w:t>, 47 (2005).</w:t>
      </w:r>
    </w:p>
    <w:p w14:paraId="2258B291" w14:textId="77777777" w:rsidR="00685D99" w:rsidRPr="00685D99" w:rsidRDefault="00685D99" w:rsidP="00685D99">
      <w:pPr>
        <w:pStyle w:val="EndNoteBibliography"/>
        <w:rPr>
          <w:noProof/>
        </w:rPr>
      </w:pPr>
      <w:r w:rsidRPr="00685D99">
        <w:rPr>
          <w:noProof/>
        </w:rPr>
        <w:t>27.</w:t>
      </w:r>
      <w:r w:rsidRPr="00685D99">
        <w:rPr>
          <w:noProof/>
        </w:rPr>
        <w:tab/>
        <w:t xml:space="preserve">T. Oguz, D. Gilbert, Abrupt transitions of the top-down controlled Black Sea pelagic ecosystem during 1960–2000: evidence for regime-shifts under strong fishery exploitation and nutrient enrichment modulated by climate-induced variations. </w:t>
      </w:r>
      <w:r w:rsidRPr="00685D99">
        <w:rPr>
          <w:i/>
          <w:noProof/>
        </w:rPr>
        <w:t>Deep Sea Research Part I: Oceanographic Research Papers</w:t>
      </w:r>
      <w:r w:rsidRPr="00685D99">
        <w:rPr>
          <w:noProof/>
        </w:rPr>
        <w:t xml:space="preserve"> </w:t>
      </w:r>
      <w:r w:rsidRPr="00685D99">
        <w:rPr>
          <w:b/>
          <w:noProof/>
        </w:rPr>
        <w:t>54</w:t>
      </w:r>
      <w:r w:rsidRPr="00685D99">
        <w:rPr>
          <w:noProof/>
        </w:rPr>
        <w:t>, 220-242 (2007).</w:t>
      </w:r>
    </w:p>
    <w:p w14:paraId="0DD358DF" w14:textId="77777777" w:rsidR="00685D99" w:rsidRPr="00685D99" w:rsidRDefault="00685D99" w:rsidP="00685D99">
      <w:pPr>
        <w:pStyle w:val="EndNoteBibliography"/>
        <w:rPr>
          <w:noProof/>
        </w:rPr>
      </w:pPr>
      <w:r w:rsidRPr="00685D99">
        <w:rPr>
          <w:noProof/>
        </w:rPr>
        <w:t>28.</w:t>
      </w:r>
      <w:r w:rsidRPr="00685D99">
        <w:rPr>
          <w:noProof/>
        </w:rPr>
        <w:tab/>
        <w:t xml:space="preserve">S. R. Carpenter, O. Kinne, </w:t>
      </w:r>
      <w:r w:rsidRPr="00685D99">
        <w:rPr>
          <w:i/>
          <w:noProof/>
        </w:rPr>
        <w:t>Regime shifts in lake ecosystems: pattern and variation</w:t>
      </w:r>
      <w:r w:rsidRPr="00685D99">
        <w:rPr>
          <w:noProof/>
        </w:rPr>
        <w:t xml:space="preserve"> (International Ecology Institute Oldendorf/Luhe, Germany, 2003), vol. 15.</w:t>
      </w:r>
    </w:p>
    <w:p w14:paraId="61A663C4" w14:textId="77777777" w:rsidR="00685D99" w:rsidRPr="00685D99" w:rsidRDefault="00685D99" w:rsidP="00685D99">
      <w:pPr>
        <w:pStyle w:val="EndNoteBibliography"/>
        <w:rPr>
          <w:noProof/>
        </w:rPr>
      </w:pPr>
      <w:r w:rsidRPr="00685D99">
        <w:rPr>
          <w:noProof/>
        </w:rPr>
        <w:t>29.</w:t>
      </w:r>
      <w:r w:rsidRPr="00685D99">
        <w:rPr>
          <w:noProof/>
        </w:rPr>
        <w:tab/>
        <w:t xml:space="preserve">G. S. Cumming, J. Southworth, X. J. Rondon, M. Marsik, Spatial complexity in fragmenting Amazonian rainforests: Do feedbacks from edge effects push forests towards an ecological threshold? </w:t>
      </w:r>
      <w:r w:rsidRPr="00685D99">
        <w:rPr>
          <w:i/>
          <w:noProof/>
        </w:rPr>
        <w:t>Ecological Complexity</w:t>
      </w:r>
      <w:r w:rsidRPr="00685D99">
        <w:rPr>
          <w:noProof/>
        </w:rPr>
        <w:t xml:space="preserve"> </w:t>
      </w:r>
      <w:r w:rsidRPr="00685D99">
        <w:rPr>
          <w:b/>
          <w:noProof/>
        </w:rPr>
        <w:t>11</w:t>
      </w:r>
      <w:r w:rsidRPr="00685D99">
        <w:rPr>
          <w:noProof/>
        </w:rPr>
        <w:t>, 67-74 (2012).</w:t>
      </w:r>
    </w:p>
    <w:p w14:paraId="3FADD14E" w14:textId="00052D45" w:rsidR="00A800CF" w:rsidRPr="003805EE" w:rsidRDefault="006C170D">
      <w:pPr>
        <w:rPr>
          <w:rFonts w:ascii="Helvetica" w:hAnsi="Helvetica"/>
          <w:b/>
          <w:sz w:val="22"/>
          <w:szCs w:val="22"/>
        </w:rPr>
        <w:pPrChange w:id="1997" w:author="Adrian Stier" w:date="2020-12-04T07:09:00Z">
          <w:pPr>
            <w:spacing w:line="480" w:lineRule="auto"/>
          </w:pPr>
        </w:pPrChange>
      </w:pPr>
      <w:r w:rsidRPr="003805EE">
        <w:rPr>
          <w:rFonts w:ascii="Helvetica" w:hAnsi="Helvetica"/>
          <w:sz w:val="22"/>
          <w:szCs w:val="22"/>
        </w:rPr>
        <w:fldChar w:fldCharType="end"/>
      </w:r>
      <w:r w:rsidR="00A800CF" w:rsidRPr="003805EE">
        <w:rPr>
          <w:rFonts w:ascii="Helvetica" w:hAnsi="Helvetica"/>
          <w:b/>
          <w:sz w:val="22"/>
          <w:szCs w:val="22"/>
        </w:rPr>
        <w:br w:type="page"/>
      </w:r>
    </w:p>
    <w:p w14:paraId="56432D6B" w14:textId="0BC8A973" w:rsidR="0038555B" w:rsidRDefault="00746AF5">
      <w:pPr>
        <w:rPr>
          <w:ins w:id="1998" w:author="Adrian Stier" w:date="2021-01-14T15:58:00Z"/>
          <w:rFonts w:ascii="Helvetica" w:hAnsi="Helvetica"/>
          <w:b/>
          <w:sz w:val="22"/>
          <w:szCs w:val="22"/>
        </w:rPr>
      </w:pPr>
      <w:r w:rsidRPr="003805EE">
        <w:rPr>
          <w:rFonts w:ascii="Helvetica" w:hAnsi="Helvetica"/>
          <w:b/>
          <w:sz w:val="22"/>
          <w:szCs w:val="22"/>
        </w:rPr>
        <w:lastRenderedPageBreak/>
        <w:t>FIGURES</w:t>
      </w:r>
    </w:p>
    <w:p w14:paraId="5A827EFB" w14:textId="76712827" w:rsidR="0038555B" w:rsidRDefault="00A74322">
      <w:pPr>
        <w:rPr>
          <w:ins w:id="1999" w:author="Adrian Stier" w:date="2021-01-14T15:59:00Z"/>
          <w:rFonts w:ascii="Helvetica" w:hAnsi="Helvetica"/>
          <w:b/>
          <w:sz w:val="22"/>
          <w:szCs w:val="22"/>
        </w:rPr>
      </w:pPr>
      <w:ins w:id="2000" w:author="Adrian Stier [2]" w:date="2021-01-22T14:45:00Z">
        <w:r>
          <w:rPr>
            <w:rFonts w:ascii="Helvetica" w:hAnsi="Helvetica"/>
            <w:b/>
            <w:noProof/>
            <w:sz w:val="22"/>
            <w:szCs w:val="22"/>
          </w:rPr>
          <w:drawing>
            <wp:inline distT="0" distB="0" distL="0" distR="0" wp14:anchorId="6E1E55F4" wp14:editId="4FEFA924">
              <wp:extent cx="5943600" cy="339661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0"/>
                      <a:stretch>
                        <a:fillRect/>
                      </a:stretch>
                    </pic:blipFill>
                    <pic:spPr>
                      <a:xfrm>
                        <a:off x="0" y="0"/>
                        <a:ext cx="5943600" cy="3396615"/>
                      </a:xfrm>
                      <a:prstGeom prst="rect">
                        <a:avLst/>
                      </a:prstGeom>
                    </pic:spPr>
                  </pic:pic>
                </a:graphicData>
              </a:graphic>
            </wp:inline>
          </w:drawing>
        </w:r>
      </w:ins>
      <w:ins w:id="2001" w:author="Adrian Stier" w:date="2021-01-14T15:59:00Z">
        <w:del w:id="2002" w:author="Adrian Stier [2]" w:date="2021-01-22T14:45:00Z">
          <w:r w:rsidR="0038555B" w:rsidDel="00A74322">
            <w:rPr>
              <w:rFonts w:ascii="Helvetica" w:hAnsi="Helvetica"/>
              <w:b/>
              <w:noProof/>
              <w:sz w:val="22"/>
              <w:szCs w:val="22"/>
            </w:rPr>
            <w:drawing>
              <wp:inline distT="0" distB="0" distL="0" distR="0" wp14:anchorId="0043AB88" wp14:editId="3D52BEEC">
                <wp:extent cx="5943600" cy="3169920"/>
                <wp:effectExtent l="0" t="0" r="0" b="50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1"/>
                        <a:stretch>
                          <a:fillRect/>
                        </a:stretch>
                      </pic:blipFill>
                      <pic:spPr>
                        <a:xfrm>
                          <a:off x="0" y="0"/>
                          <a:ext cx="5943600" cy="3169920"/>
                        </a:xfrm>
                        <a:prstGeom prst="rect">
                          <a:avLst/>
                        </a:prstGeom>
                      </pic:spPr>
                    </pic:pic>
                  </a:graphicData>
                </a:graphic>
              </wp:inline>
            </w:drawing>
          </w:r>
        </w:del>
      </w:ins>
    </w:p>
    <w:p w14:paraId="2C1956A7" w14:textId="09AB660A" w:rsidR="00BE4405" w:rsidRDefault="0038555B">
      <w:pPr>
        <w:rPr>
          <w:ins w:id="2003" w:author="Adrian Stier [2]" w:date="2021-01-22T14:50:00Z"/>
          <w:rFonts w:ascii="Helvetica" w:hAnsi="Helvetica"/>
          <w:bCs/>
          <w:sz w:val="22"/>
          <w:szCs w:val="22"/>
        </w:rPr>
      </w:pPr>
      <w:ins w:id="2004" w:author="Adrian Stier" w:date="2021-01-14T15:59:00Z">
        <w:r>
          <w:rPr>
            <w:rFonts w:ascii="Helvetica" w:hAnsi="Helvetica"/>
            <w:b/>
            <w:sz w:val="22"/>
            <w:szCs w:val="22"/>
          </w:rPr>
          <w:t xml:space="preserve">Figure 1. </w:t>
        </w:r>
      </w:ins>
      <w:ins w:id="2005" w:author="Adrian Stier" w:date="2021-01-14T16:03:00Z">
        <w:r w:rsidR="00AC6D3B">
          <w:rPr>
            <w:rFonts w:ascii="Helvetica" w:hAnsi="Helvetica"/>
            <w:bCs/>
            <w:sz w:val="22"/>
            <w:szCs w:val="22"/>
          </w:rPr>
          <w:t xml:space="preserve">Different population dynamics of a harvested </w:t>
        </w:r>
        <w:del w:id="2006" w:author="Adrian Stier [2]" w:date="2021-01-22T14:50:00Z">
          <w:r w:rsidR="00AC6D3B" w:rsidDel="00583F4D">
            <w:rPr>
              <w:rFonts w:ascii="Helvetica" w:hAnsi="Helvetica"/>
              <w:bCs/>
              <w:sz w:val="22"/>
              <w:szCs w:val="22"/>
            </w:rPr>
            <w:delText>fish</w:delText>
          </w:r>
        </w:del>
      </w:ins>
      <w:ins w:id="2007" w:author="Adrian Stier [2]" w:date="2021-01-22T14:50:00Z">
        <w:r w:rsidR="00583F4D">
          <w:rPr>
            <w:rFonts w:ascii="Helvetica" w:hAnsi="Helvetica"/>
            <w:bCs/>
            <w:sz w:val="22"/>
            <w:szCs w:val="22"/>
          </w:rPr>
          <w:t>resource</w:t>
        </w:r>
      </w:ins>
      <w:ins w:id="2008" w:author="Adrian Stier" w:date="2021-01-14T16:03:00Z">
        <w:r w:rsidR="00AC6D3B">
          <w:rPr>
            <w:rFonts w:ascii="Helvetica" w:hAnsi="Helvetica"/>
            <w:bCs/>
            <w:sz w:val="22"/>
            <w:szCs w:val="22"/>
          </w:rPr>
          <w:t xml:space="preserve"> with </w:t>
        </w:r>
      </w:ins>
      <w:ins w:id="2009" w:author="Adrian Stier" w:date="2021-01-14T15:59:00Z">
        <w:del w:id="2010" w:author="Adrian Stier [2]" w:date="2021-01-22T14:47:00Z">
          <w:r w:rsidDel="007C1F80">
            <w:rPr>
              <w:rFonts w:ascii="Helvetica" w:hAnsi="Helvetica"/>
              <w:bCs/>
              <w:sz w:val="22"/>
              <w:szCs w:val="22"/>
            </w:rPr>
            <w:delText>low</w:delText>
          </w:r>
        </w:del>
      </w:ins>
      <w:ins w:id="2011" w:author="Adrian Stier [2]" w:date="2021-01-22T14:47:00Z">
        <w:r w:rsidR="007C1F80">
          <w:rPr>
            <w:rFonts w:ascii="Helvetica" w:hAnsi="Helvetica"/>
            <w:bCs/>
            <w:sz w:val="22"/>
            <w:szCs w:val="22"/>
          </w:rPr>
          <w:t>high</w:t>
        </w:r>
      </w:ins>
      <w:ins w:id="2012" w:author="Adrian Stier" w:date="2021-01-14T15:59:00Z">
        <w:r>
          <w:rPr>
            <w:rFonts w:ascii="Helvetica" w:hAnsi="Helvetica"/>
            <w:bCs/>
            <w:sz w:val="22"/>
            <w:szCs w:val="22"/>
          </w:rPr>
          <w:t xml:space="preserve"> monitoring precision (A</w:t>
        </w:r>
      </w:ins>
      <w:ins w:id="2013" w:author="Adrian Stier [2]" w:date="2021-01-22T14:47:00Z">
        <w:r w:rsidR="007C1F80">
          <w:rPr>
            <w:rFonts w:ascii="Helvetica" w:hAnsi="Helvetica"/>
            <w:bCs/>
            <w:sz w:val="22"/>
            <w:szCs w:val="22"/>
          </w:rPr>
          <w:t xml:space="preserve"> - </w:t>
        </w:r>
      </w:ins>
      <w:ins w:id="2014" w:author="Adrian Stier [2]" w:date="2021-01-22T14:48:00Z">
        <w:r w:rsidR="007C1F80">
          <w:rPr>
            <w:rFonts w:ascii="Helvetica" w:hAnsi="Helvetica"/>
            <w:bCs/>
            <w:sz w:val="22"/>
            <w:szCs w:val="22"/>
          </w:rPr>
          <w:t>blue</w:t>
        </w:r>
      </w:ins>
      <w:ins w:id="2015" w:author="Adrian Stier" w:date="2021-01-14T15:59:00Z">
        <w:r>
          <w:rPr>
            <w:rFonts w:ascii="Helvetica" w:hAnsi="Helvetica"/>
            <w:bCs/>
            <w:sz w:val="22"/>
            <w:szCs w:val="22"/>
          </w:rPr>
          <w:t xml:space="preserve">) </w:t>
        </w:r>
      </w:ins>
      <w:ins w:id="2016" w:author="Adrian Stier" w:date="2021-01-14T16:00:00Z">
        <w:r>
          <w:rPr>
            <w:rFonts w:ascii="Helvetica" w:hAnsi="Helvetica"/>
            <w:bCs/>
            <w:sz w:val="22"/>
            <w:szCs w:val="22"/>
          </w:rPr>
          <w:t>and</w:t>
        </w:r>
      </w:ins>
      <w:ins w:id="2017" w:author="Adrian Stier" w:date="2021-01-14T15:59:00Z">
        <w:r>
          <w:rPr>
            <w:rFonts w:ascii="Helvetica" w:hAnsi="Helvetica"/>
            <w:bCs/>
            <w:sz w:val="22"/>
            <w:szCs w:val="22"/>
          </w:rPr>
          <w:t xml:space="preserve"> </w:t>
        </w:r>
        <w:del w:id="2018" w:author="Adrian Stier [2]" w:date="2021-01-22T14:47:00Z">
          <w:r w:rsidDel="007C1F80">
            <w:rPr>
              <w:rFonts w:ascii="Helvetica" w:hAnsi="Helvetica"/>
              <w:bCs/>
              <w:sz w:val="22"/>
              <w:szCs w:val="22"/>
            </w:rPr>
            <w:delText>high</w:delText>
          </w:r>
        </w:del>
      </w:ins>
      <w:ins w:id="2019" w:author="Adrian Stier [2]" w:date="2021-01-22T14:47:00Z">
        <w:r w:rsidR="007C1F80">
          <w:rPr>
            <w:rFonts w:ascii="Helvetica" w:hAnsi="Helvetica"/>
            <w:bCs/>
            <w:sz w:val="22"/>
            <w:szCs w:val="22"/>
          </w:rPr>
          <w:t>low</w:t>
        </w:r>
      </w:ins>
      <w:ins w:id="2020" w:author="Adrian Stier" w:date="2021-01-14T15:59:00Z">
        <w:r>
          <w:rPr>
            <w:rFonts w:ascii="Helvetica" w:hAnsi="Helvetica"/>
            <w:bCs/>
            <w:sz w:val="22"/>
            <w:szCs w:val="22"/>
          </w:rPr>
          <w:t xml:space="preserve"> monitoring precision (B</w:t>
        </w:r>
      </w:ins>
      <w:ins w:id="2021" w:author="Adrian Stier [2]" w:date="2021-01-22T14:48:00Z">
        <w:r w:rsidR="007C1F80">
          <w:rPr>
            <w:rFonts w:ascii="Helvetica" w:hAnsi="Helvetica"/>
            <w:bCs/>
            <w:sz w:val="22"/>
            <w:szCs w:val="22"/>
          </w:rPr>
          <w:t xml:space="preserve"> - red</w:t>
        </w:r>
      </w:ins>
      <w:ins w:id="2022" w:author="Adrian Stier" w:date="2021-01-14T15:59:00Z">
        <w:r>
          <w:rPr>
            <w:rFonts w:ascii="Helvetica" w:hAnsi="Helvetica"/>
            <w:bCs/>
            <w:sz w:val="22"/>
            <w:szCs w:val="22"/>
          </w:rPr>
          <w:t>)</w:t>
        </w:r>
      </w:ins>
      <w:ins w:id="2023" w:author="Adrian Stier [2]" w:date="2021-01-22T14:50:00Z">
        <w:r w:rsidR="00583F4D">
          <w:rPr>
            <w:rFonts w:ascii="Helvetica" w:hAnsi="Helvetica"/>
            <w:bCs/>
            <w:sz w:val="22"/>
            <w:szCs w:val="22"/>
          </w:rPr>
          <w:t xml:space="preserve"> at rate </w:t>
        </w:r>
        <w:proofErr w:type="spellStart"/>
        <w:r w:rsidR="00583F4D">
          <w:rPr>
            <w:rFonts w:ascii="Helvetica" w:hAnsi="Helvetica"/>
            <w:bCs/>
            <w:i/>
            <w:iCs/>
            <w:sz w:val="22"/>
            <w:szCs w:val="22"/>
          </w:rPr>
          <w:t>H</w:t>
        </w:r>
        <w:r w:rsidR="00583F4D" w:rsidRPr="001D199A">
          <w:rPr>
            <w:rFonts w:ascii="Helvetica" w:hAnsi="Helvetica"/>
            <w:bCs/>
            <w:i/>
            <w:iCs/>
            <w:sz w:val="22"/>
            <w:szCs w:val="22"/>
            <w:vertAlign w:val="subscript"/>
          </w:rPr>
          <w:t>msy</w:t>
        </w:r>
      </w:ins>
      <w:proofErr w:type="spellEnd"/>
      <w:ins w:id="2024" w:author="Adrian Stier" w:date="2021-01-14T16:00:00Z">
        <w:del w:id="2025" w:author="Adrian Stier [2]" w:date="2021-01-22T14:49:00Z">
          <w:r w:rsidDel="00F5286B">
            <w:rPr>
              <w:rFonts w:ascii="Helvetica" w:hAnsi="Helvetica"/>
              <w:bCs/>
              <w:sz w:val="22"/>
              <w:szCs w:val="22"/>
            </w:rPr>
            <w:delText xml:space="preserve"> produce different population dynamics, </w:delText>
          </w:r>
        </w:del>
      </w:ins>
      <w:ins w:id="2026" w:author="Adrian Stier" w:date="2021-01-14T16:01:00Z">
        <w:del w:id="2027" w:author="Adrian Stier [2]" w:date="2021-01-22T14:49:00Z">
          <w:r w:rsidDel="00F5286B">
            <w:rPr>
              <w:rFonts w:ascii="Helvetica" w:hAnsi="Helvetica"/>
              <w:bCs/>
              <w:sz w:val="22"/>
              <w:szCs w:val="22"/>
            </w:rPr>
            <w:delText>with lower volatility and less time spent categorized as “overfished” at high monitoring precision.</w:delText>
          </w:r>
        </w:del>
      </w:ins>
      <w:ins w:id="2028" w:author="Adrian Stier [2]" w:date="2021-01-22T14:49:00Z">
        <w:r w:rsidR="00F5286B">
          <w:rPr>
            <w:rFonts w:ascii="Helvetica" w:hAnsi="Helvetica"/>
            <w:bCs/>
            <w:sz w:val="22"/>
            <w:szCs w:val="22"/>
          </w:rPr>
          <w:t xml:space="preserve">. </w:t>
        </w:r>
      </w:ins>
      <w:ins w:id="2029" w:author="Adrian Stier" w:date="2021-01-14T16:01:00Z">
        <w:del w:id="2030" w:author="Adrian Stier [2]" w:date="2021-01-22T14:49:00Z">
          <w:r w:rsidDel="00F5286B">
            <w:rPr>
              <w:rFonts w:ascii="Helvetica" w:hAnsi="Helvetica"/>
              <w:bCs/>
              <w:sz w:val="22"/>
              <w:szCs w:val="22"/>
            </w:rPr>
            <w:delText xml:space="preserve"> </w:delText>
          </w:r>
        </w:del>
      </w:ins>
      <w:ins w:id="2031" w:author="Adrian Stier [2]" w:date="2021-01-22T14:48:00Z">
        <w:r w:rsidR="00F5286B">
          <w:rPr>
            <w:rFonts w:ascii="Helvetica" w:hAnsi="Helvetica"/>
            <w:bCs/>
            <w:sz w:val="22"/>
            <w:szCs w:val="22"/>
          </w:rPr>
          <w:t>Model output represents true biomass (solid line) and estimated biomass (dashed line). Gray area represents overha</w:t>
        </w:r>
      </w:ins>
      <w:ins w:id="2032" w:author="Adrian Stier [2]" w:date="2021-01-22T14:49:00Z">
        <w:r w:rsidR="00F5286B">
          <w:rPr>
            <w:rFonts w:ascii="Helvetica" w:hAnsi="Helvetica"/>
            <w:bCs/>
            <w:sz w:val="22"/>
            <w:szCs w:val="22"/>
          </w:rPr>
          <w:t xml:space="preserve">rvest region calculated as </w:t>
        </w:r>
      </w:ins>
      <w:ins w:id="2033" w:author="Adrian Stier" w:date="2021-01-14T16:01:00Z">
        <w:del w:id="2034" w:author="Adrian Stier [2]" w:date="2021-01-22T14:48:00Z">
          <w:r w:rsidDel="00F5286B">
            <w:rPr>
              <w:rFonts w:ascii="Helvetica" w:hAnsi="Helvetica"/>
              <w:bCs/>
              <w:sz w:val="22"/>
              <w:szCs w:val="22"/>
            </w:rPr>
            <w:delText xml:space="preserve">Model output represents </w:delText>
          </w:r>
        </w:del>
      </w:ins>
      <w:ins w:id="2035" w:author="Adrian Stier" w:date="2021-01-14T16:03:00Z">
        <w:del w:id="2036" w:author="Adrian Stier [2]" w:date="2021-01-22T14:47:00Z">
          <w:r w:rsidR="00AC6D3B" w:rsidDel="007C1F80">
            <w:rPr>
              <w:rFonts w:ascii="Helvetica" w:hAnsi="Helvetica"/>
              <w:bCs/>
              <w:sz w:val="22"/>
              <w:szCs w:val="22"/>
            </w:rPr>
            <w:delText>three</w:delText>
          </w:r>
        </w:del>
        <w:del w:id="2037" w:author="Adrian Stier [2]" w:date="2021-01-22T14:48:00Z">
          <w:r w:rsidR="00AC6D3B" w:rsidDel="00F5286B">
            <w:rPr>
              <w:rFonts w:ascii="Helvetica" w:hAnsi="Helvetica"/>
              <w:bCs/>
              <w:sz w:val="22"/>
              <w:szCs w:val="22"/>
            </w:rPr>
            <w:delText xml:space="preserve"> </w:delText>
          </w:r>
        </w:del>
        <w:del w:id="2038" w:author="Adrian Stier [2]" w:date="2021-01-22T14:47:00Z">
          <w:r w:rsidR="00AC6D3B" w:rsidDel="007C1F80">
            <w:rPr>
              <w:rFonts w:ascii="Helvetica" w:hAnsi="Helvetica"/>
              <w:bCs/>
              <w:sz w:val="22"/>
              <w:szCs w:val="22"/>
            </w:rPr>
            <w:delText xml:space="preserve">different model iterations (blue, red, and mustard lines) </w:delText>
          </w:r>
        </w:del>
        <w:del w:id="2039" w:author="Adrian Stier [2]" w:date="2021-01-22T14:49:00Z">
          <w:r w:rsidR="00AC6D3B" w:rsidDel="00F5286B">
            <w:rPr>
              <w:rFonts w:ascii="Helvetica" w:hAnsi="Helvetica"/>
              <w:bCs/>
              <w:sz w:val="22"/>
              <w:szCs w:val="22"/>
            </w:rPr>
            <w:delText xml:space="preserve">for </w:delText>
          </w:r>
        </w:del>
      </w:ins>
      <w:ins w:id="2040" w:author="Adrian Stier" w:date="2021-01-14T16:01:00Z">
        <w:del w:id="2041" w:author="Adrian Stier [2]" w:date="2021-01-22T14:49:00Z">
          <w:r w:rsidDel="00F5286B">
            <w:rPr>
              <w:rFonts w:ascii="Helvetica" w:hAnsi="Helvetica"/>
              <w:bCs/>
              <w:sz w:val="22"/>
              <w:szCs w:val="22"/>
            </w:rPr>
            <w:delText>population simulations started at</w:delText>
          </w:r>
        </w:del>
      </w:ins>
      <w:ins w:id="2042" w:author="Adrian Stier [2]" w:date="2021-01-22T14:49:00Z">
        <w:r w:rsidR="00F5286B">
          <w:rPr>
            <w:rFonts w:ascii="Helvetica" w:hAnsi="Helvetica"/>
            <w:bCs/>
            <w:sz w:val="22"/>
            <w:szCs w:val="22"/>
          </w:rPr>
          <w:t>0.8</w:t>
        </w:r>
      </w:ins>
      <w:ins w:id="2043" w:author="Adrian Stier" w:date="2021-01-14T16:01:00Z">
        <w:del w:id="2044" w:author="Adrian Stier [2]" w:date="2021-01-22T14:49:00Z">
          <w:r w:rsidDel="00F5286B">
            <w:rPr>
              <w:rFonts w:ascii="Helvetica" w:hAnsi="Helvetica"/>
              <w:bCs/>
              <w:sz w:val="22"/>
              <w:szCs w:val="22"/>
            </w:rPr>
            <w:delText xml:space="preserve"> </w:delText>
          </w:r>
        </w:del>
        <w:r w:rsidRPr="0038555B">
          <w:rPr>
            <w:rFonts w:ascii="Helvetica" w:hAnsi="Helvetica"/>
            <w:bCs/>
            <w:i/>
            <w:iCs/>
            <w:sz w:val="22"/>
            <w:szCs w:val="22"/>
            <w:rPrChange w:id="2045" w:author="Adrian Stier" w:date="2021-01-14T16:02:00Z">
              <w:rPr>
                <w:rFonts w:ascii="Helvetica" w:hAnsi="Helvetica"/>
                <w:bCs/>
                <w:sz w:val="22"/>
                <w:szCs w:val="22"/>
              </w:rPr>
            </w:rPrChange>
          </w:rPr>
          <w:t>B</w:t>
        </w:r>
        <w:r w:rsidRPr="0038555B">
          <w:rPr>
            <w:rFonts w:ascii="Helvetica" w:hAnsi="Helvetica"/>
            <w:bCs/>
            <w:i/>
            <w:iCs/>
            <w:sz w:val="22"/>
            <w:szCs w:val="22"/>
            <w:vertAlign w:val="subscript"/>
            <w:rPrChange w:id="2046" w:author="Adrian Stier" w:date="2021-01-14T16:02:00Z">
              <w:rPr>
                <w:rFonts w:ascii="Helvetica" w:hAnsi="Helvetica"/>
                <w:bCs/>
                <w:sz w:val="22"/>
                <w:szCs w:val="22"/>
              </w:rPr>
            </w:rPrChange>
          </w:rPr>
          <w:t>msy</w:t>
        </w:r>
        <w:r>
          <w:rPr>
            <w:rFonts w:ascii="Helvetica" w:hAnsi="Helvetica"/>
            <w:bCs/>
            <w:sz w:val="22"/>
            <w:szCs w:val="22"/>
          </w:rPr>
          <w:t xml:space="preserve"> </w:t>
        </w:r>
        <w:del w:id="2047" w:author="Adrian Stier [2]" w:date="2021-01-22T14:49:00Z">
          <w:r w:rsidRPr="00443B2F" w:rsidDel="00F5286B">
            <w:rPr>
              <w:rFonts w:ascii="Helvetica" w:hAnsi="Helvetica"/>
              <w:bCs/>
              <w:sz w:val="22"/>
              <w:szCs w:val="22"/>
            </w:rPr>
            <w:delText xml:space="preserve">and fished at </w:delText>
          </w:r>
        </w:del>
      </w:ins>
      <w:ins w:id="2048" w:author="Adrian Stier" w:date="2021-01-14T16:02:00Z">
        <w:del w:id="2049" w:author="Adrian Stier [2]" w:date="2021-01-22T14:49:00Z">
          <w:r w:rsidRPr="00443B2F" w:rsidDel="00F5286B">
            <w:rPr>
              <w:rFonts w:ascii="Helvetica" w:hAnsi="Helvetica"/>
              <w:bCs/>
              <w:i/>
              <w:iCs/>
              <w:sz w:val="22"/>
              <w:szCs w:val="22"/>
            </w:rPr>
            <w:delText>F</w:delText>
          </w:r>
          <w:r w:rsidRPr="00443B2F" w:rsidDel="00F5286B">
            <w:rPr>
              <w:rFonts w:ascii="Helvetica" w:hAnsi="Helvetica"/>
              <w:bCs/>
              <w:i/>
              <w:iCs/>
              <w:sz w:val="22"/>
              <w:szCs w:val="22"/>
              <w:vertAlign w:val="subscript"/>
            </w:rPr>
            <w:delText>msy</w:delText>
          </w:r>
        </w:del>
      </w:ins>
      <w:ins w:id="2050" w:author="Adrian Stier" w:date="2021-01-14T15:59:00Z">
        <w:del w:id="2051" w:author="Adrian Stier [2]" w:date="2021-01-22T14:49:00Z">
          <w:r w:rsidRPr="00443B2F" w:rsidDel="00F5286B">
            <w:rPr>
              <w:rFonts w:ascii="Helvetica" w:hAnsi="Helvetica"/>
              <w:bCs/>
              <w:sz w:val="22"/>
              <w:szCs w:val="22"/>
            </w:rPr>
            <w:delText>.</w:delText>
          </w:r>
        </w:del>
      </w:ins>
      <w:ins w:id="2052" w:author="Adrian Stier" w:date="2021-01-14T16:01:00Z">
        <w:del w:id="2053" w:author="Adrian Stier [2]" w:date="2021-01-22T14:49:00Z">
          <w:r w:rsidRPr="00443B2F" w:rsidDel="00F5286B">
            <w:rPr>
              <w:rFonts w:ascii="Helvetica" w:hAnsi="Helvetica"/>
              <w:bCs/>
              <w:sz w:val="22"/>
              <w:szCs w:val="22"/>
            </w:rPr>
            <w:delText xml:space="preserve"> Increases in fishing effort above </w:delText>
          </w:r>
          <w:r w:rsidRPr="00443B2F" w:rsidDel="00F5286B">
            <w:rPr>
              <w:rFonts w:ascii="Helvetica" w:hAnsi="Helvetica"/>
              <w:bCs/>
              <w:i/>
              <w:iCs/>
              <w:sz w:val="22"/>
              <w:szCs w:val="22"/>
              <w:rPrChange w:id="2054" w:author="Adrian Stier [2]" w:date="2021-01-22T14:50:00Z">
                <w:rPr>
                  <w:rFonts w:ascii="Helvetica" w:hAnsi="Helvetica"/>
                  <w:bCs/>
                  <w:sz w:val="22"/>
                  <w:szCs w:val="22"/>
                </w:rPr>
              </w:rPrChange>
            </w:rPr>
            <w:delText>F</w:delText>
          </w:r>
          <w:r w:rsidRPr="00443B2F" w:rsidDel="00F5286B">
            <w:rPr>
              <w:rFonts w:ascii="Helvetica" w:hAnsi="Helvetica"/>
              <w:bCs/>
              <w:i/>
              <w:iCs/>
              <w:sz w:val="22"/>
              <w:szCs w:val="22"/>
              <w:vertAlign w:val="subscript"/>
              <w:rPrChange w:id="2055" w:author="Adrian Stier [2]" w:date="2021-01-22T14:50:00Z">
                <w:rPr>
                  <w:rFonts w:ascii="Helvetica" w:hAnsi="Helvetica"/>
                  <w:bCs/>
                  <w:sz w:val="22"/>
                  <w:szCs w:val="22"/>
                </w:rPr>
              </w:rPrChange>
            </w:rPr>
            <w:delText>msy</w:delText>
          </w:r>
        </w:del>
      </w:ins>
      <w:ins w:id="2056" w:author="Adrian Stier" w:date="2021-01-14T16:04:00Z">
        <w:del w:id="2057" w:author="Adrian Stier [2]" w:date="2021-01-22T14:49:00Z">
          <w:r w:rsidR="00AC6D3B" w:rsidRPr="00443B2F" w:rsidDel="00F5286B">
            <w:rPr>
              <w:rFonts w:ascii="Helvetica" w:hAnsi="Helvetica"/>
              <w:bCs/>
              <w:sz w:val="22"/>
              <w:szCs w:val="22"/>
            </w:rPr>
            <w:delText xml:space="preserve"> e</w:delText>
          </w:r>
        </w:del>
      </w:ins>
      <w:ins w:id="2058" w:author="Adrian Stier" w:date="2021-01-14T16:01:00Z">
        <w:del w:id="2059" w:author="Adrian Stier [2]" w:date="2021-01-22T14:49:00Z">
          <w:r w:rsidRPr="00443B2F" w:rsidDel="00F5286B">
            <w:rPr>
              <w:rFonts w:ascii="Helvetica" w:hAnsi="Helvetica"/>
              <w:bCs/>
              <w:sz w:val="22"/>
              <w:szCs w:val="22"/>
            </w:rPr>
            <w:delText>xacerbate the</w:delText>
          </w:r>
        </w:del>
      </w:ins>
      <w:ins w:id="2060" w:author="Adrian Stier" w:date="2021-01-14T16:02:00Z">
        <w:del w:id="2061" w:author="Adrian Stier [2]" w:date="2021-01-22T14:49:00Z">
          <w:r w:rsidRPr="00443B2F" w:rsidDel="00F5286B">
            <w:rPr>
              <w:rFonts w:ascii="Helvetica" w:hAnsi="Helvetica"/>
              <w:bCs/>
              <w:sz w:val="22"/>
              <w:szCs w:val="22"/>
            </w:rPr>
            <w:delText xml:space="preserve"> </w:delText>
          </w:r>
        </w:del>
      </w:ins>
      <w:ins w:id="2062" w:author="Adrian Stier" w:date="2021-01-14T16:04:00Z">
        <w:del w:id="2063" w:author="Adrian Stier [2]" w:date="2021-01-22T14:49:00Z">
          <w:r w:rsidR="00AC6D3B" w:rsidRPr="00443B2F" w:rsidDel="00F5286B">
            <w:rPr>
              <w:rFonts w:ascii="Helvetica" w:hAnsi="Helvetica"/>
              <w:bCs/>
              <w:sz w:val="22"/>
              <w:szCs w:val="22"/>
            </w:rPr>
            <w:delText>challenges of higher</w:delText>
          </w:r>
        </w:del>
      </w:ins>
      <w:ins w:id="2064" w:author="Adrian Stier" w:date="2021-01-14T16:01:00Z">
        <w:del w:id="2065" w:author="Adrian Stier [2]" w:date="2021-01-22T14:49:00Z">
          <w:r w:rsidRPr="00443B2F" w:rsidDel="00F5286B">
            <w:rPr>
              <w:rFonts w:ascii="Helvetica" w:hAnsi="Helvetica"/>
              <w:bCs/>
              <w:sz w:val="22"/>
              <w:szCs w:val="22"/>
            </w:rPr>
            <w:delText xml:space="preserve"> </w:delText>
          </w:r>
        </w:del>
      </w:ins>
      <w:ins w:id="2066" w:author="Adrian Stier" w:date="2021-01-14T16:02:00Z">
        <w:del w:id="2067" w:author="Adrian Stier [2]" w:date="2021-01-22T14:49:00Z">
          <w:r w:rsidRPr="00443B2F" w:rsidDel="00F5286B">
            <w:rPr>
              <w:rFonts w:ascii="Helvetica" w:hAnsi="Helvetica"/>
              <w:bCs/>
              <w:sz w:val="22"/>
              <w:szCs w:val="22"/>
            </w:rPr>
            <w:delText xml:space="preserve">volatility </w:delText>
          </w:r>
        </w:del>
      </w:ins>
      <w:ins w:id="2068" w:author="Adrian Stier" w:date="2021-01-14T16:04:00Z">
        <w:del w:id="2069" w:author="Adrian Stier [2]" w:date="2021-01-22T14:49:00Z">
          <w:r w:rsidR="00AC6D3B" w:rsidRPr="00443B2F" w:rsidDel="00F5286B">
            <w:rPr>
              <w:rFonts w:ascii="Helvetica" w:hAnsi="Helvetica"/>
              <w:bCs/>
              <w:sz w:val="22"/>
              <w:szCs w:val="22"/>
            </w:rPr>
            <w:delText>in ecosystems with low monitoring effort</w:delText>
          </w:r>
        </w:del>
      </w:ins>
      <w:ins w:id="2070" w:author="Adrian Stier" w:date="2021-01-14T16:02:00Z">
        <w:del w:id="2071" w:author="Adrian Stier [2]" w:date="2021-01-22T14:49:00Z">
          <w:r w:rsidRPr="00443B2F" w:rsidDel="00F5286B">
            <w:rPr>
              <w:rFonts w:ascii="Helvetica" w:hAnsi="Helvetica"/>
              <w:bCs/>
              <w:sz w:val="22"/>
              <w:szCs w:val="22"/>
            </w:rPr>
            <w:delText xml:space="preserve">. </w:delText>
          </w:r>
        </w:del>
      </w:ins>
      <w:ins w:id="2072" w:author="Adrian Stier" w:date="2021-01-14T15:58:00Z">
        <w:del w:id="2073" w:author="Adrian Stier [2]" w:date="2021-01-22T14:49:00Z">
          <w:r w:rsidRPr="00443B2F" w:rsidDel="00F5286B">
            <w:rPr>
              <w:rFonts w:ascii="Helvetica" w:hAnsi="Helvetica"/>
              <w:bCs/>
              <w:sz w:val="22"/>
              <w:szCs w:val="22"/>
              <w:rPrChange w:id="2074" w:author="Adrian Stier [2]" w:date="2021-01-22T14:50:00Z">
                <w:rPr>
                  <w:rFonts w:ascii="Helvetica" w:hAnsi="Helvetica"/>
                  <w:b/>
                  <w:sz w:val="22"/>
                  <w:szCs w:val="22"/>
                </w:rPr>
              </w:rPrChange>
            </w:rPr>
            <w:br w:type="page"/>
          </w:r>
        </w:del>
      </w:ins>
      <w:ins w:id="2075" w:author="Adrian Stier [2]" w:date="2021-01-22T14:49:00Z">
        <w:r w:rsidR="00F5286B" w:rsidRPr="00443B2F">
          <w:rPr>
            <w:rFonts w:ascii="Helvetica" w:hAnsi="Helvetica"/>
            <w:bCs/>
            <w:sz w:val="22"/>
            <w:szCs w:val="22"/>
            <w:rPrChange w:id="2076" w:author="Adrian Stier [2]" w:date="2021-01-22T14:50:00Z">
              <w:rPr>
                <w:rFonts w:ascii="Helvetica" w:hAnsi="Helvetica"/>
                <w:b/>
                <w:sz w:val="22"/>
                <w:szCs w:val="22"/>
              </w:rPr>
            </w:rPrChange>
          </w:rPr>
          <w:t>.</w:t>
        </w:r>
        <w:r w:rsidR="00F5286B">
          <w:rPr>
            <w:rFonts w:ascii="Helvetica" w:hAnsi="Helvetica"/>
            <w:b/>
            <w:sz w:val="22"/>
            <w:szCs w:val="22"/>
          </w:rPr>
          <w:t xml:space="preserve"> </w:t>
        </w:r>
        <w:r w:rsidR="00F5286B">
          <w:rPr>
            <w:rFonts w:ascii="Helvetica" w:hAnsi="Helvetica"/>
            <w:bCs/>
            <w:sz w:val="22"/>
            <w:szCs w:val="22"/>
          </w:rPr>
          <w:t>Decreased monitoring precision produces different population dynamics, with lower volatility and less time spent categorized as “overfished” at high monitoring precision.</w:t>
        </w:r>
      </w:ins>
    </w:p>
    <w:p w14:paraId="0F76526C" w14:textId="77777777" w:rsidR="00BE4405" w:rsidRDefault="00BE4405">
      <w:pPr>
        <w:rPr>
          <w:ins w:id="2077" w:author="Adrian Stier [2]" w:date="2021-01-22T14:50:00Z"/>
          <w:rFonts w:ascii="Helvetica" w:hAnsi="Helvetica"/>
          <w:bCs/>
          <w:sz w:val="22"/>
          <w:szCs w:val="22"/>
        </w:rPr>
      </w:pPr>
      <w:ins w:id="2078" w:author="Adrian Stier [2]" w:date="2021-01-22T14:50:00Z">
        <w:r>
          <w:rPr>
            <w:rFonts w:ascii="Helvetica" w:hAnsi="Helvetica"/>
            <w:bCs/>
            <w:sz w:val="22"/>
            <w:szCs w:val="22"/>
          </w:rPr>
          <w:br w:type="page"/>
        </w:r>
      </w:ins>
    </w:p>
    <w:p w14:paraId="5E69533E" w14:textId="50445D42" w:rsidR="0038555B" w:rsidDel="00BE4405" w:rsidRDefault="0038555B">
      <w:pPr>
        <w:rPr>
          <w:ins w:id="2079" w:author="Adrian Stier" w:date="2021-01-14T15:58:00Z"/>
          <w:del w:id="2080" w:author="Adrian Stier [2]" w:date="2021-01-22T14:50:00Z"/>
          <w:rFonts w:ascii="Helvetica" w:hAnsi="Helvetica"/>
          <w:b/>
          <w:sz w:val="22"/>
          <w:szCs w:val="22"/>
        </w:rPr>
      </w:pPr>
    </w:p>
    <w:p w14:paraId="1C4B31F8" w14:textId="7B521117" w:rsidR="00D44095" w:rsidDel="00BE4405" w:rsidRDefault="00D44095">
      <w:pPr>
        <w:rPr>
          <w:del w:id="2081" w:author="Adrian Stier [2]" w:date="2021-01-22T14:50:00Z"/>
          <w:rFonts w:ascii="Helvetica" w:hAnsi="Helvetica"/>
          <w:b/>
          <w:sz w:val="22"/>
          <w:szCs w:val="22"/>
        </w:rPr>
        <w:pPrChange w:id="2082" w:author="Adrian Stier" w:date="2020-12-04T07:09:00Z">
          <w:pPr>
            <w:spacing w:line="480" w:lineRule="auto"/>
          </w:pPr>
        </w:pPrChange>
      </w:pPr>
    </w:p>
    <w:p w14:paraId="53E12070" w14:textId="77777777" w:rsidR="006B0063" w:rsidRPr="003805EE" w:rsidRDefault="006B0063">
      <w:pPr>
        <w:rPr>
          <w:rFonts w:ascii="Helvetica" w:hAnsi="Helvetica"/>
          <w:b/>
          <w:sz w:val="22"/>
          <w:szCs w:val="22"/>
        </w:rPr>
        <w:pPrChange w:id="2083" w:author="Adrian Stier" w:date="2020-12-04T07:09:00Z">
          <w:pPr>
            <w:spacing w:line="480" w:lineRule="auto"/>
          </w:pPr>
        </w:pPrChange>
      </w:pPr>
    </w:p>
    <w:p w14:paraId="775BED48" w14:textId="6C95B6E5" w:rsidR="00CE0882" w:rsidRPr="003805EE" w:rsidRDefault="00094C25">
      <w:pPr>
        <w:rPr>
          <w:rFonts w:ascii="Helvetica" w:hAnsi="Helvetica"/>
          <w:sz w:val="22"/>
          <w:szCs w:val="22"/>
        </w:rPr>
        <w:pPrChange w:id="2084" w:author="Adrian Stier" w:date="2020-12-04T07:09:00Z">
          <w:pPr>
            <w:spacing w:line="480" w:lineRule="auto"/>
          </w:pPr>
        </w:pPrChange>
      </w:pPr>
      <w:ins w:id="2085" w:author="Adrian Stier [2]" w:date="2021-01-23T05:53:00Z">
        <w:r>
          <w:rPr>
            <w:rFonts w:ascii="Helvetica" w:hAnsi="Helvetica"/>
            <w:b/>
            <w:noProof/>
            <w:sz w:val="22"/>
            <w:szCs w:val="22"/>
          </w:rPr>
          <w:drawing>
            <wp:inline distT="0" distB="0" distL="0" distR="0" wp14:anchorId="46965FBC" wp14:editId="75A2A9F9">
              <wp:extent cx="5943600" cy="19812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2"/>
                      <a:stretch>
                        <a:fillRect/>
                      </a:stretch>
                    </pic:blipFill>
                    <pic:spPr>
                      <a:xfrm>
                        <a:off x="0" y="0"/>
                        <a:ext cx="5943600" cy="1981200"/>
                      </a:xfrm>
                      <a:prstGeom prst="rect">
                        <a:avLst/>
                      </a:prstGeom>
                    </pic:spPr>
                  </pic:pic>
                </a:graphicData>
              </a:graphic>
            </wp:inline>
          </w:drawing>
        </w:r>
      </w:ins>
      <w:del w:id="2086" w:author="Adrian Stier [2]" w:date="2021-01-23T05:52:00Z">
        <w:r w:rsidR="005D1A49" w:rsidRPr="003805EE" w:rsidDel="00094C25">
          <w:rPr>
            <w:rFonts w:ascii="Helvetica" w:hAnsi="Helvetica"/>
            <w:b/>
            <w:noProof/>
            <w:sz w:val="22"/>
            <w:szCs w:val="22"/>
          </w:rPr>
          <w:drawing>
            <wp:inline distT="0" distB="0" distL="0" distR="0" wp14:anchorId="084FE923" wp14:editId="0862A463">
              <wp:extent cx="5828665" cy="3291840"/>
              <wp:effectExtent l="0" t="0" r="0" b="0"/>
              <wp:docPr id="4" name="Picture 4" descr="../Code/Figures/Fig1_ptip_NPV/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1_ptip_NPV/Probability_Tipping.pdf"/>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828665" cy="3291840"/>
                      </a:xfrm>
                      <a:prstGeom prst="rect">
                        <a:avLst/>
                      </a:prstGeom>
                      <a:noFill/>
                      <a:ln>
                        <a:noFill/>
                      </a:ln>
                    </pic:spPr>
                  </pic:pic>
                </a:graphicData>
              </a:graphic>
            </wp:inline>
          </w:drawing>
        </w:r>
      </w:del>
    </w:p>
    <w:p w14:paraId="1CAAD08E" w14:textId="217350DF" w:rsidR="00393873" w:rsidRPr="003805EE" w:rsidRDefault="00C80858" w:rsidP="00BF01EC">
      <w:pPr>
        <w:rPr>
          <w:rFonts w:ascii="Helvetica" w:hAnsi="Helvetica"/>
          <w:sz w:val="22"/>
          <w:szCs w:val="22"/>
        </w:rPr>
      </w:pPr>
      <w:r w:rsidRPr="003805EE">
        <w:rPr>
          <w:rFonts w:ascii="Helvetica" w:hAnsi="Helvetica"/>
          <w:b/>
          <w:sz w:val="22"/>
          <w:szCs w:val="22"/>
        </w:rPr>
        <w:t xml:space="preserve">Figure </w:t>
      </w:r>
      <w:del w:id="2087" w:author="Adrian Stier [2]" w:date="2021-01-15T08:12:00Z">
        <w:r w:rsidRPr="003805EE" w:rsidDel="003A4121">
          <w:rPr>
            <w:rFonts w:ascii="Helvetica" w:hAnsi="Helvetica"/>
            <w:b/>
            <w:sz w:val="22"/>
            <w:szCs w:val="22"/>
          </w:rPr>
          <w:delText>1</w:delText>
        </w:r>
      </w:del>
      <w:ins w:id="2088" w:author="Adrian Stier [2]" w:date="2021-01-15T08:12:00Z">
        <w:r w:rsidR="003A4121">
          <w:rPr>
            <w:rFonts w:ascii="Helvetica" w:hAnsi="Helvetica"/>
            <w:b/>
            <w:sz w:val="22"/>
            <w:szCs w:val="22"/>
          </w:rPr>
          <w:t>2</w:t>
        </w:r>
      </w:ins>
      <w:r w:rsidRPr="003805EE">
        <w:rPr>
          <w:rFonts w:ascii="Helvetica" w:hAnsi="Helvetica"/>
          <w:b/>
          <w:sz w:val="22"/>
          <w:szCs w:val="22"/>
        </w:rPr>
        <w:t xml:space="preserve">. </w:t>
      </w:r>
      <w:r w:rsidRPr="003805EE">
        <w:rPr>
          <w:rFonts w:ascii="Helvetica" w:hAnsi="Helvetica"/>
          <w:sz w:val="22"/>
          <w:szCs w:val="22"/>
        </w:rPr>
        <w:t xml:space="preserve">Summary of probability of crossing a biological tipping point (a) and the median net present value (NPV) (b) for 10,000 iterations of </w:t>
      </w:r>
      <w:del w:id="2089" w:author="Adrian Stier [2]" w:date="2021-01-23T05:53:00Z">
        <w:r w:rsidRPr="003805EE" w:rsidDel="00094C25">
          <w:rPr>
            <w:rFonts w:ascii="Helvetica" w:hAnsi="Helvetica"/>
            <w:sz w:val="22"/>
            <w:szCs w:val="22"/>
          </w:rPr>
          <w:delText>twenty</w:delText>
        </w:r>
      </w:del>
      <w:ins w:id="2090" w:author="Adrian Stier [2]" w:date="2021-01-23T05:53:00Z">
        <w:r w:rsidR="00094C25">
          <w:rPr>
            <w:rFonts w:ascii="Helvetica" w:hAnsi="Helvetica"/>
            <w:sz w:val="22"/>
            <w:szCs w:val="22"/>
          </w:rPr>
          <w:t>50</w:t>
        </w:r>
      </w:ins>
      <w:r w:rsidRPr="003805EE">
        <w:rPr>
          <w:rFonts w:ascii="Helvetica" w:hAnsi="Helvetica"/>
          <w:sz w:val="22"/>
          <w:szCs w:val="22"/>
        </w:rPr>
        <w:t xml:space="preserve">-year simulations across a range of monitoring investment. The probability of tipping </w:t>
      </w:r>
      <w:ins w:id="2091" w:author="Adrian Stier [2]" w:date="2021-01-23T05:53:00Z">
        <w:r w:rsidR="00094C25">
          <w:rPr>
            <w:rFonts w:ascii="Helvetica" w:hAnsi="Helvetica"/>
            <w:sz w:val="22"/>
            <w:szCs w:val="22"/>
          </w:rPr>
          <w:t xml:space="preserve">across the critical threshold </w:t>
        </w:r>
      </w:ins>
      <w:r w:rsidRPr="003805EE">
        <w:rPr>
          <w:rFonts w:ascii="Helvetica" w:hAnsi="Helvetica"/>
          <w:sz w:val="22"/>
          <w:szCs w:val="22"/>
        </w:rPr>
        <w:t>increases as the maximum exploitation rate increases and as monitoring precision decreases. Combinations of exploitation rate and monitoring precision with higher probability of tipping are in warmer red colors and combinations with lower probability of tipping are in colder blue colors. NPV of the resource increases as the harvest rate peaks at Harvest at Maximum Sustainable Yield and is highest for high precision estimates. In panel b, Precision (CV of the population) is plotted as high precision in light green and low precision in blue.</w:t>
      </w:r>
    </w:p>
    <w:p w14:paraId="600F928E" w14:textId="77777777" w:rsidR="003E12CA" w:rsidRPr="003805EE" w:rsidRDefault="003E12CA">
      <w:pPr>
        <w:ind w:firstLine="720"/>
        <w:rPr>
          <w:rFonts w:ascii="Helvetica" w:hAnsi="Helvetica"/>
          <w:sz w:val="22"/>
          <w:szCs w:val="22"/>
        </w:rPr>
        <w:pPrChange w:id="2092" w:author="Adrian Stier" w:date="2020-12-04T07:09:00Z">
          <w:pPr>
            <w:spacing w:line="480" w:lineRule="auto"/>
            <w:ind w:firstLine="720"/>
          </w:pPr>
        </w:pPrChange>
      </w:pPr>
    </w:p>
    <w:p w14:paraId="5076298D" w14:textId="391535BE" w:rsidR="00992EEE" w:rsidRPr="003805EE" w:rsidRDefault="00992EEE">
      <w:pPr>
        <w:rPr>
          <w:rFonts w:ascii="Helvetica" w:hAnsi="Helvetica"/>
          <w:sz w:val="22"/>
          <w:szCs w:val="22"/>
        </w:rPr>
        <w:pPrChange w:id="2093" w:author="Adrian Stier" w:date="2020-12-04T07:09:00Z">
          <w:pPr>
            <w:spacing w:line="480" w:lineRule="auto"/>
          </w:pPr>
        </w:pPrChange>
      </w:pPr>
    </w:p>
    <w:p w14:paraId="4ECC67A9" w14:textId="580AF792" w:rsidR="003E2FCD" w:rsidRPr="003805EE" w:rsidRDefault="003E2FCD">
      <w:pPr>
        <w:rPr>
          <w:rFonts w:ascii="Helvetica" w:hAnsi="Helvetica"/>
          <w:sz w:val="22"/>
          <w:szCs w:val="22"/>
        </w:rPr>
        <w:pPrChange w:id="2094" w:author="Adrian Stier" w:date="2020-12-04T07:09:00Z">
          <w:pPr>
            <w:spacing w:line="480" w:lineRule="auto"/>
          </w:pPr>
        </w:pPrChange>
      </w:pPr>
    </w:p>
    <w:p w14:paraId="12B19577" w14:textId="77777777" w:rsidR="003D48B0" w:rsidRPr="003805EE" w:rsidRDefault="003D48B0">
      <w:pPr>
        <w:rPr>
          <w:rFonts w:ascii="Helvetica" w:hAnsi="Helvetica"/>
          <w:sz w:val="22"/>
          <w:szCs w:val="22"/>
        </w:rPr>
        <w:pPrChange w:id="2095" w:author="Adrian Stier" w:date="2020-12-04T07:09:00Z">
          <w:pPr>
            <w:spacing w:line="480" w:lineRule="auto"/>
          </w:pPr>
        </w:pPrChange>
      </w:pPr>
    </w:p>
    <w:p w14:paraId="41BFC342" w14:textId="2954D4C0" w:rsidR="000A71A6" w:rsidRDefault="0002156A">
      <w:pPr>
        <w:rPr>
          <w:ins w:id="2096" w:author="Adrian Stier" w:date="2021-01-14T16:05:00Z"/>
          <w:rFonts w:ascii="Helvetica" w:hAnsi="Helvetica"/>
          <w:sz w:val="22"/>
          <w:szCs w:val="22"/>
        </w:rPr>
      </w:pPr>
      <w:del w:id="2097" w:author="Adrian Stier" w:date="2021-01-14T16:05:00Z">
        <w:r w:rsidRPr="003805EE" w:rsidDel="000A71A6">
          <w:rPr>
            <w:rFonts w:ascii="Helvetica" w:hAnsi="Helvetica"/>
            <w:noProof/>
            <w:sz w:val="22"/>
            <w:szCs w:val="22"/>
          </w:rPr>
          <w:drawing>
            <wp:inline distT="0" distB="0" distL="0" distR="0" wp14:anchorId="7C15DD4E" wp14:editId="168B096D">
              <wp:extent cx="5724525" cy="4921250"/>
              <wp:effectExtent l="0" t="0" r="0" b="0"/>
              <wp:docPr id="1" name="Picture 1" descr="../Code/Figures/Fig3_Standing%20Biomass/Fig3_ROI_Proximity_TP.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de/Figures/Fig3_Standing%20Biomass/Fig3_ROI_Proximity_TP.pdf"/>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24525" cy="4921250"/>
                      </a:xfrm>
                      <a:prstGeom prst="rect">
                        <a:avLst/>
                      </a:prstGeom>
                      <a:noFill/>
                      <a:ln>
                        <a:noFill/>
                      </a:ln>
                    </pic:spPr>
                  </pic:pic>
                </a:graphicData>
              </a:graphic>
            </wp:inline>
          </w:drawing>
        </w:r>
      </w:del>
    </w:p>
    <w:p w14:paraId="36729D72" w14:textId="77777777" w:rsidR="000A71A6" w:rsidRDefault="000A71A6">
      <w:pPr>
        <w:rPr>
          <w:ins w:id="2098" w:author="Adrian Stier" w:date="2021-01-14T16:05:00Z"/>
          <w:rFonts w:ascii="Helvetica" w:hAnsi="Helvetica"/>
          <w:sz w:val="22"/>
          <w:szCs w:val="22"/>
        </w:rPr>
      </w:pPr>
      <w:ins w:id="2099" w:author="Adrian Stier" w:date="2021-01-14T16:05:00Z">
        <w:r>
          <w:rPr>
            <w:rFonts w:ascii="Helvetica" w:hAnsi="Helvetica"/>
            <w:sz w:val="22"/>
            <w:szCs w:val="22"/>
          </w:rPr>
          <w:br w:type="page"/>
        </w:r>
      </w:ins>
    </w:p>
    <w:p w14:paraId="15B3AF32" w14:textId="7E6DF22D" w:rsidR="003D48B0" w:rsidRPr="003805EE" w:rsidRDefault="000D1BA1">
      <w:pPr>
        <w:rPr>
          <w:rFonts w:ascii="Helvetica" w:hAnsi="Helvetica"/>
          <w:sz w:val="22"/>
          <w:szCs w:val="22"/>
        </w:rPr>
        <w:pPrChange w:id="2100" w:author="Adrian Stier" w:date="2020-12-04T07:09:00Z">
          <w:pPr>
            <w:spacing w:line="480" w:lineRule="auto"/>
          </w:pPr>
        </w:pPrChange>
      </w:pPr>
      <w:ins w:id="2101" w:author="Adrian Stier" w:date="2021-01-25T13:44:00Z">
        <w:r>
          <w:rPr>
            <w:rFonts w:ascii="Helvetica" w:hAnsi="Helvetica"/>
            <w:noProof/>
            <w:sz w:val="22"/>
            <w:szCs w:val="22"/>
          </w:rPr>
          <w:lastRenderedPageBreak/>
          <w:drawing>
            <wp:inline distT="0" distB="0" distL="0" distR="0" wp14:anchorId="5AF0B583" wp14:editId="71018BAA">
              <wp:extent cx="548640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5"/>
                      <a:stretch>
                        <a:fillRect/>
                      </a:stretch>
                    </pic:blipFill>
                    <pic:spPr>
                      <a:xfrm>
                        <a:off x="0" y="0"/>
                        <a:ext cx="5486400" cy="3657600"/>
                      </a:xfrm>
                      <a:prstGeom prst="rect">
                        <a:avLst/>
                      </a:prstGeom>
                    </pic:spPr>
                  </pic:pic>
                </a:graphicData>
              </a:graphic>
            </wp:inline>
          </w:drawing>
        </w:r>
      </w:ins>
    </w:p>
    <w:p w14:paraId="74B28A53" w14:textId="73B5C8FE" w:rsidR="00C80858" w:rsidRDefault="00894043" w:rsidP="00BF01EC">
      <w:pPr>
        <w:rPr>
          <w:rFonts w:ascii="Helvetica" w:hAnsi="Helvetica"/>
          <w:sz w:val="22"/>
          <w:szCs w:val="22"/>
        </w:rPr>
      </w:pPr>
      <w:r w:rsidRPr="003805EE">
        <w:rPr>
          <w:rFonts w:ascii="Helvetica" w:hAnsi="Helvetica"/>
          <w:b/>
          <w:sz w:val="22"/>
          <w:szCs w:val="22"/>
        </w:rPr>
        <w:t xml:space="preserve"> </w:t>
      </w:r>
      <w:commentRangeStart w:id="2102"/>
      <w:r w:rsidR="00C80858" w:rsidRPr="003805EE">
        <w:rPr>
          <w:rFonts w:ascii="Helvetica" w:hAnsi="Helvetica"/>
          <w:b/>
          <w:sz w:val="22"/>
          <w:szCs w:val="22"/>
        </w:rPr>
        <w:t xml:space="preserve">Figure </w:t>
      </w:r>
      <w:del w:id="2103" w:author="Adrian Stier" w:date="2021-01-14T16:12:00Z">
        <w:r w:rsidR="00C80858" w:rsidRPr="003805EE" w:rsidDel="00FF1C4E">
          <w:rPr>
            <w:rFonts w:ascii="Helvetica" w:hAnsi="Helvetica"/>
            <w:b/>
            <w:sz w:val="22"/>
            <w:szCs w:val="22"/>
          </w:rPr>
          <w:delText>2.</w:delText>
        </w:r>
        <w:commentRangeEnd w:id="2102"/>
        <w:r w:rsidR="00F25C20" w:rsidDel="00FF1C4E">
          <w:rPr>
            <w:rStyle w:val="CommentReference"/>
          </w:rPr>
          <w:commentReference w:id="2102"/>
        </w:r>
      </w:del>
      <w:ins w:id="2104" w:author="Adrian Stier" w:date="2021-01-14T16:12:00Z">
        <w:r w:rsidR="00FF1C4E">
          <w:rPr>
            <w:rFonts w:ascii="Helvetica" w:hAnsi="Helvetica"/>
            <w:b/>
            <w:sz w:val="22"/>
            <w:szCs w:val="22"/>
          </w:rPr>
          <w:t>3.</w:t>
        </w:r>
      </w:ins>
      <w:r w:rsidR="00C80858" w:rsidRPr="003805EE">
        <w:rPr>
          <w:rFonts w:ascii="Helvetica" w:hAnsi="Helvetica"/>
          <w:sz w:val="22"/>
          <w:szCs w:val="22"/>
        </w:rPr>
        <w:t xml:space="preserve"> Summary of </w:t>
      </w:r>
      <w:del w:id="2105" w:author="Adrian Stier" w:date="2021-01-14T16:05:00Z">
        <w:r w:rsidR="00C80858" w:rsidRPr="003805EE" w:rsidDel="000A71A6">
          <w:rPr>
            <w:rFonts w:ascii="Helvetica" w:hAnsi="Helvetica"/>
            <w:sz w:val="22"/>
            <w:szCs w:val="22"/>
          </w:rPr>
          <w:delText xml:space="preserve">median </w:delText>
        </w:r>
      </w:del>
      <w:del w:id="2106" w:author="Adrian Stier" w:date="2021-01-14T16:09:00Z">
        <w:r w:rsidR="00C80858" w:rsidRPr="003805EE" w:rsidDel="000A71A6">
          <w:rPr>
            <w:rFonts w:ascii="Helvetica" w:hAnsi="Helvetica"/>
            <w:sz w:val="22"/>
            <w:szCs w:val="22"/>
          </w:rPr>
          <w:delText xml:space="preserve">return on investment </w:delText>
        </w:r>
      </w:del>
      <w:ins w:id="2107" w:author="Adrian Stier" w:date="2021-01-14T16:09:00Z">
        <w:r w:rsidR="000A71A6">
          <w:rPr>
            <w:rFonts w:ascii="Helvetica" w:hAnsi="Helvetica"/>
            <w:sz w:val="22"/>
            <w:szCs w:val="22"/>
          </w:rPr>
          <w:t xml:space="preserve">net present value </w:t>
        </w:r>
      </w:ins>
      <w:r w:rsidR="00C80858" w:rsidRPr="003805EE">
        <w:rPr>
          <w:rFonts w:ascii="Helvetica" w:hAnsi="Helvetica"/>
          <w:sz w:val="22"/>
          <w:szCs w:val="22"/>
        </w:rPr>
        <w:t xml:space="preserve">for 10,000 </w:t>
      </w:r>
      <w:del w:id="2108" w:author="Adrian Stier" w:date="2021-01-14T16:05:00Z">
        <w:r w:rsidR="00C80858" w:rsidRPr="003805EE" w:rsidDel="000A71A6">
          <w:rPr>
            <w:rFonts w:ascii="Helvetica" w:hAnsi="Helvetica"/>
            <w:sz w:val="22"/>
            <w:szCs w:val="22"/>
          </w:rPr>
          <w:delText>twenty</w:delText>
        </w:r>
      </w:del>
      <w:ins w:id="2109" w:author="Adrian Stier" w:date="2021-01-14T16:05:00Z">
        <w:del w:id="2110" w:author="Adrian Stier [2]" w:date="2021-01-22T15:25:00Z">
          <w:r w:rsidR="000A71A6" w:rsidDel="00C03B6C">
            <w:rPr>
              <w:rFonts w:ascii="Helvetica" w:hAnsi="Helvetica"/>
              <w:sz w:val="22"/>
              <w:szCs w:val="22"/>
            </w:rPr>
            <w:delText>fifty</w:delText>
          </w:r>
        </w:del>
      </w:ins>
      <w:ins w:id="2111" w:author="Adrian Stier [2]" w:date="2021-01-22T15:25:00Z">
        <w:r w:rsidR="00C03B6C">
          <w:rPr>
            <w:rFonts w:ascii="Helvetica" w:hAnsi="Helvetica"/>
            <w:sz w:val="22"/>
            <w:szCs w:val="22"/>
          </w:rPr>
          <w:t>50</w:t>
        </w:r>
      </w:ins>
      <w:r w:rsidR="00C80858" w:rsidRPr="003805EE">
        <w:rPr>
          <w:rFonts w:ascii="Helvetica" w:hAnsi="Helvetica"/>
          <w:sz w:val="22"/>
          <w:szCs w:val="22"/>
        </w:rPr>
        <w:t xml:space="preserve">-year simulations </w:t>
      </w:r>
      <w:del w:id="2112" w:author="Adrian Stier" w:date="2021-01-14T16:06:00Z">
        <w:r w:rsidR="00C80858" w:rsidRPr="003805EE" w:rsidDel="000A71A6">
          <w:rPr>
            <w:rFonts w:ascii="Helvetica" w:hAnsi="Helvetica"/>
            <w:sz w:val="22"/>
            <w:szCs w:val="22"/>
          </w:rPr>
          <w:delText xml:space="preserve">across </w:delText>
        </w:r>
      </w:del>
      <w:ins w:id="2113" w:author="Adrian Stier" w:date="2021-01-14T16:06:00Z">
        <w:r w:rsidR="000A71A6">
          <w:rPr>
            <w:rFonts w:ascii="Helvetica" w:hAnsi="Helvetica"/>
            <w:sz w:val="22"/>
            <w:szCs w:val="22"/>
          </w:rPr>
          <w:t>for low (CV = 0.5</w:t>
        </w:r>
      </w:ins>
      <w:ins w:id="2114" w:author="Adrian Stier" w:date="2021-01-14T16:07:00Z">
        <w:r w:rsidR="000A71A6">
          <w:rPr>
            <w:rFonts w:ascii="Helvetica" w:hAnsi="Helvetica"/>
            <w:sz w:val="22"/>
            <w:szCs w:val="22"/>
          </w:rPr>
          <w:t>, triangles</w:t>
        </w:r>
      </w:ins>
      <w:ins w:id="2115" w:author="Adrian Stier" w:date="2021-01-14T16:06:00Z">
        <w:r w:rsidR="000A71A6">
          <w:rPr>
            <w:rFonts w:ascii="Helvetica" w:hAnsi="Helvetica"/>
            <w:sz w:val="22"/>
            <w:szCs w:val="22"/>
          </w:rPr>
          <w:t>) and high (CV = 0.1</w:t>
        </w:r>
      </w:ins>
      <w:ins w:id="2116" w:author="Adrian Stier" w:date="2021-01-14T16:07:00Z">
        <w:r w:rsidR="000A71A6">
          <w:rPr>
            <w:rFonts w:ascii="Helvetica" w:hAnsi="Helvetica"/>
            <w:sz w:val="22"/>
            <w:szCs w:val="22"/>
          </w:rPr>
          <w:t>, circles</w:t>
        </w:r>
      </w:ins>
      <w:ins w:id="2117" w:author="Adrian Stier" w:date="2021-01-14T16:06:00Z">
        <w:r w:rsidR="000A71A6">
          <w:rPr>
            <w:rFonts w:ascii="Helvetica" w:hAnsi="Helvetica"/>
            <w:sz w:val="22"/>
            <w:szCs w:val="22"/>
          </w:rPr>
          <w:t xml:space="preserve">) monitoring investment and across a range of </w:t>
        </w:r>
      </w:ins>
      <w:del w:id="2118" w:author="Adrian Stier" w:date="2021-01-14T16:06:00Z">
        <w:r w:rsidR="00C80858" w:rsidRPr="003805EE" w:rsidDel="000A71A6">
          <w:rPr>
            <w:rFonts w:ascii="Helvetica" w:hAnsi="Helvetica"/>
            <w:sz w:val="22"/>
            <w:szCs w:val="22"/>
          </w:rPr>
          <w:delText xml:space="preserve">a range of monitoring investment (CV of true biomass), </w:delText>
        </w:r>
      </w:del>
      <w:r w:rsidR="00C80858" w:rsidRPr="003805EE">
        <w:rPr>
          <w:rFonts w:ascii="Helvetica" w:hAnsi="Helvetica"/>
          <w:sz w:val="22"/>
          <w:szCs w:val="22"/>
        </w:rPr>
        <w:t xml:space="preserve">maximum harvest mortality rate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C80858" w:rsidRPr="003805EE">
        <w:rPr>
          <w:rFonts w:ascii="Helvetica" w:hAnsi="Helvetica"/>
          <w:sz w:val="22"/>
          <w:szCs w:val="22"/>
        </w:rPr>
        <w:t xml:space="preserve"> :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del w:id="2119" w:author="Adrian Stier" w:date="2021-01-14T16:06:00Z">
        <w:r w:rsidR="00C80858" w:rsidRPr="003805EE" w:rsidDel="000A71A6">
          <w:rPr>
            <w:rFonts w:ascii="Helvetica" w:hAnsi="Helvetica"/>
            <w:sz w:val="22"/>
            <w:szCs w:val="22"/>
          </w:rPr>
          <w:delText>) and across a simulated range of starting standing stock biomass</w:delText>
        </w:r>
      </w:del>
      <w:r w:rsidR="00C80858" w:rsidRPr="003805EE">
        <w:rPr>
          <w:rFonts w:ascii="Helvetica" w:hAnsi="Helvetica"/>
          <w:sz w:val="22"/>
          <w:szCs w:val="22"/>
        </w:rPr>
        <w:t xml:space="preserve">. </w:t>
      </w:r>
      <w:ins w:id="2120" w:author="Adrian Stier" w:date="2021-01-14T16:09:00Z">
        <w:r w:rsidR="000A71A6">
          <w:rPr>
            <w:rFonts w:ascii="Helvetica" w:hAnsi="Helvetica"/>
            <w:sz w:val="22"/>
            <w:szCs w:val="22"/>
          </w:rPr>
          <w:t xml:space="preserve">Populations with higher maximum fishing rates spend a larger fraction of their time classified as overfished. </w:t>
        </w:r>
      </w:ins>
      <w:ins w:id="2121" w:author="Adrian Stier" w:date="2021-01-22T15:56:00Z">
        <w:r w:rsidR="00417D04">
          <w:rPr>
            <w:rFonts w:ascii="Helvetica" w:hAnsi="Helvetica"/>
            <w:sz w:val="22"/>
            <w:szCs w:val="22"/>
          </w:rPr>
          <w:t>Generally,</w:t>
        </w:r>
      </w:ins>
      <w:ins w:id="2122" w:author="Adrian Stier" w:date="2021-01-14T16:10:00Z">
        <w:r w:rsidR="000A71A6">
          <w:rPr>
            <w:rFonts w:ascii="Helvetica" w:hAnsi="Helvetica"/>
            <w:sz w:val="22"/>
            <w:szCs w:val="22"/>
          </w:rPr>
          <w:t xml:space="preserve"> NPV increases as fishing approaches </w:t>
        </w:r>
        <w:proofErr w:type="spellStart"/>
        <w:r w:rsidR="000A71A6">
          <w:rPr>
            <w:rFonts w:ascii="Helvetica" w:hAnsi="Helvetica"/>
            <w:sz w:val="22"/>
            <w:szCs w:val="22"/>
          </w:rPr>
          <w:t>Fmsy</w:t>
        </w:r>
        <w:proofErr w:type="spellEnd"/>
        <w:r w:rsidR="000A71A6">
          <w:rPr>
            <w:rFonts w:ascii="Helvetica" w:hAnsi="Helvetica"/>
            <w:sz w:val="22"/>
            <w:szCs w:val="22"/>
          </w:rPr>
          <w:t>, then declines as overfishing occurs (&gt;</w:t>
        </w:r>
        <w:proofErr w:type="spellStart"/>
        <w:del w:id="2123" w:author="Adrian Stier [2]" w:date="2021-01-22T15:25:00Z">
          <w:r w:rsidR="000A71A6" w:rsidRPr="00C03B6C" w:rsidDel="00C03B6C">
            <w:rPr>
              <w:rFonts w:ascii="Helvetica" w:hAnsi="Helvetica"/>
              <w:i/>
              <w:iCs/>
              <w:sz w:val="22"/>
              <w:szCs w:val="22"/>
              <w:rPrChange w:id="2124" w:author="Adrian Stier [2]" w:date="2021-01-22T15:25:00Z">
                <w:rPr>
                  <w:rFonts w:ascii="Helvetica" w:hAnsi="Helvetica"/>
                  <w:sz w:val="22"/>
                  <w:szCs w:val="22"/>
                </w:rPr>
              </w:rPrChange>
            </w:rPr>
            <w:delText>F</w:delText>
          </w:r>
        </w:del>
      </w:ins>
      <w:ins w:id="2125" w:author="Adrian Stier [2]" w:date="2021-01-22T15:25:00Z">
        <w:r w:rsidR="00C03B6C" w:rsidRPr="00C03B6C">
          <w:rPr>
            <w:rFonts w:ascii="Helvetica" w:hAnsi="Helvetica"/>
            <w:i/>
            <w:iCs/>
            <w:sz w:val="22"/>
            <w:szCs w:val="22"/>
            <w:rPrChange w:id="2126" w:author="Adrian Stier [2]" w:date="2021-01-22T15:25:00Z">
              <w:rPr>
                <w:rFonts w:ascii="Helvetica" w:hAnsi="Helvetica"/>
                <w:sz w:val="22"/>
                <w:szCs w:val="22"/>
              </w:rPr>
            </w:rPrChange>
          </w:rPr>
          <w:t>H</w:t>
        </w:r>
      </w:ins>
      <w:ins w:id="2127" w:author="Adrian Stier" w:date="2021-01-14T16:10:00Z">
        <w:r w:rsidR="000A71A6" w:rsidRPr="00C03B6C">
          <w:rPr>
            <w:rFonts w:ascii="Helvetica" w:hAnsi="Helvetica"/>
            <w:i/>
            <w:iCs/>
            <w:sz w:val="22"/>
            <w:szCs w:val="22"/>
            <w:vertAlign w:val="subscript"/>
            <w:rPrChange w:id="2128" w:author="Adrian Stier [2]" w:date="2021-01-22T15:25:00Z">
              <w:rPr>
                <w:rFonts w:ascii="Helvetica" w:hAnsi="Helvetica"/>
                <w:sz w:val="22"/>
                <w:szCs w:val="22"/>
              </w:rPr>
            </w:rPrChange>
          </w:rPr>
          <w:t>msy</w:t>
        </w:r>
      </w:ins>
      <w:proofErr w:type="spellEnd"/>
      <w:ins w:id="2129" w:author="Adrian Stier" w:date="2021-01-14T16:11:00Z">
        <w:r w:rsidR="00B958E0">
          <w:rPr>
            <w:rFonts w:ascii="Helvetica" w:hAnsi="Helvetica"/>
            <w:sz w:val="22"/>
            <w:szCs w:val="22"/>
          </w:rPr>
          <w:t>).</w:t>
        </w:r>
      </w:ins>
      <w:ins w:id="2130" w:author="Adrian Stier" w:date="2021-01-14T16:10:00Z">
        <w:r w:rsidR="000A71A6">
          <w:rPr>
            <w:rFonts w:ascii="Helvetica" w:hAnsi="Helvetica"/>
            <w:sz w:val="22"/>
            <w:szCs w:val="22"/>
          </w:rPr>
          <w:t xml:space="preserve"> </w:t>
        </w:r>
      </w:ins>
      <w:r w:rsidR="00C80858" w:rsidRPr="003805EE">
        <w:rPr>
          <w:rFonts w:ascii="Helvetica" w:hAnsi="Helvetica"/>
          <w:sz w:val="22"/>
          <w:szCs w:val="22"/>
        </w:rPr>
        <w:t>Return on investment is</w:t>
      </w:r>
      <w:ins w:id="2131" w:author="Adrian Stier" w:date="2021-01-14T16:06:00Z">
        <w:r w:rsidR="000A71A6">
          <w:rPr>
            <w:rFonts w:ascii="Helvetica" w:hAnsi="Helvetica"/>
            <w:sz w:val="22"/>
            <w:szCs w:val="22"/>
          </w:rPr>
          <w:t xml:space="preserve"> </w:t>
        </w:r>
      </w:ins>
      <w:ins w:id="2132" w:author="Adrian Stier" w:date="2021-01-14T16:07:00Z">
        <w:r w:rsidR="000A71A6">
          <w:rPr>
            <w:rFonts w:ascii="Helvetica" w:hAnsi="Helvetica"/>
            <w:sz w:val="22"/>
            <w:szCs w:val="22"/>
          </w:rPr>
          <w:t>proportional to the length of the line connecting any two points fished at the same rate</w:t>
        </w:r>
      </w:ins>
      <w:ins w:id="2133" w:author="Adrian Stier" w:date="2021-01-14T16:08:00Z">
        <w:r w:rsidR="000A71A6">
          <w:rPr>
            <w:rFonts w:ascii="Helvetica" w:hAnsi="Helvetica"/>
            <w:sz w:val="22"/>
            <w:szCs w:val="22"/>
          </w:rPr>
          <w:t xml:space="preserve"> (i.e. same color), which </w:t>
        </w:r>
      </w:ins>
      <w:ins w:id="2134" w:author="Adrian Stier" w:date="2021-01-14T16:12:00Z">
        <w:r w:rsidR="00B958E0">
          <w:rPr>
            <w:rFonts w:ascii="Helvetica" w:hAnsi="Helvetica"/>
            <w:sz w:val="22"/>
            <w:szCs w:val="22"/>
          </w:rPr>
          <w:t>depicts</w:t>
        </w:r>
      </w:ins>
      <w:ins w:id="2135" w:author="Adrian Stier" w:date="2021-01-14T16:08:00Z">
        <w:r w:rsidR="000A71A6">
          <w:rPr>
            <w:rFonts w:ascii="Helvetica" w:hAnsi="Helvetica"/>
            <w:sz w:val="22"/>
            <w:szCs w:val="22"/>
          </w:rPr>
          <w:t xml:space="preserve"> how much net present value changes when you go from low to high monitoring precision. </w:t>
        </w:r>
      </w:ins>
      <w:ins w:id="2136" w:author="Adrian Stier" w:date="2021-01-14T16:07:00Z">
        <w:r w:rsidR="000A71A6">
          <w:rPr>
            <w:rFonts w:ascii="Helvetica" w:hAnsi="Helvetica"/>
            <w:sz w:val="22"/>
            <w:szCs w:val="22"/>
          </w:rPr>
          <w:t xml:space="preserve"> </w:t>
        </w:r>
      </w:ins>
      <w:r w:rsidR="00C80858" w:rsidRPr="003805EE">
        <w:rPr>
          <w:rFonts w:ascii="Helvetica" w:hAnsi="Helvetica"/>
          <w:sz w:val="22"/>
          <w:szCs w:val="22"/>
        </w:rPr>
        <w:t xml:space="preserve"> </w:t>
      </w:r>
      <w:del w:id="2137" w:author="Adrian Stier" w:date="2021-01-14T16:08:00Z">
        <w:r w:rsidR="00C80858" w:rsidRPr="003805EE" w:rsidDel="000A71A6">
          <w:rPr>
            <w:rFonts w:ascii="Helvetica" w:hAnsi="Helvetica"/>
            <w:sz w:val="22"/>
            <w:szCs w:val="22"/>
          </w:rPr>
          <w:delText xml:space="preserve">calculated as the ratio of the net present value for high monitoring effort to low monitoring effort </w:delText>
        </w:r>
      </w:del>
      <m:oMath>
        <m:f>
          <m:fPr>
            <m:ctrlPr>
              <w:del w:id="2138" w:author="Adrian Stier" w:date="2021-01-14T16:08:00Z">
                <w:rPr>
                  <w:rFonts w:ascii="Cambria Math" w:hAnsi="Cambria Math"/>
                  <w:i/>
                  <w:sz w:val="22"/>
                  <w:szCs w:val="22"/>
                </w:rPr>
              </w:del>
            </m:ctrlPr>
          </m:fPr>
          <m:num>
            <m:sSub>
              <m:sSubPr>
                <m:ctrlPr>
                  <w:del w:id="2139" w:author="Adrian Stier" w:date="2021-01-14T16:08:00Z">
                    <w:rPr>
                      <w:rFonts w:ascii="Cambria Math" w:hAnsi="Cambria Math"/>
                      <w:i/>
                      <w:sz w:val="22"/>
                      <w:szCs w:val="22"/>
                    </w:rPr>
                  </w:del>
                </m:ctrlPr>
              </m:sSubPr>
              <m:e>
                <m:r>
                  <w:del w:id="2140" w:author="Adrian Stier" w:date="2021-01-14T16:08:00Z">
                    <w:rPr>
                      <w:rFonts w:ascii="Cambria Math" w:hAnsi="Cambria Math"/>
                      <w:sz w:val="22"/>
                      <w:szCs w:val="22"/>
                    </w:rPr>
                    <m:t>NPV</m:t>
                  </w:del>
                </m:r>
              </m:e>
              <m:sub>
                <m:r>
                  <w:del w:id="2141" w:author="Adrian Stier" w:date="2021-01-14T16:08:00Z">
                    <w:rPr>
                      <w:rFonts w:ascii="Cambria Math" w:hAnsi="Cambria Math"/>
                      <w:sz w:val="22"/>
                      <w:szCs w:val="22"/>
                    </w:rPr>
                    <m:t>.01</m:t>
                  </w:del>
                </m:r>
              </m:sub>
            </m:sSub>
          </m:num>
          <m:den>
            <m:sSub>
              <m:sSubPr>
                <m:ctrlPr>
                  <w:del w:id="2142" w:author="Adrian Stier" w:date="2021-01-14T16:08:00Z">
                    <w:rPr>
                      <w:rFonts w:ascii="Cambria Math" w:hAnsi="Cambria Math"/>
                      <w:i/>
                      <w:sz w:val="22"/>
                      <w:szCs w:val="22"/>
                    </w:rPr>
                  </w:del>
                </m:ctrlPr>
              </m:sSubPr>
              <m:e>
                <m:r>
                  <w:del w:id="2143" w:author="Adrian Stier" w:date="2021-01-14T16:08:00Z">
                    <w:rPr>
                      <w:rFonts w:ascii="Cambria Math" w:hAnsi="Cambria Math"/>
                      <w:sz w:val="22"/>
                      <w:szCs w:val="22"/>
                    </w:rPr>
                    <m:t>NPV</m:t>
                  </w:del>
                </m:r>
              </m:e>
              <m:sub>
                <m:r>
                  <w:del w:id="2144" w:author="Adrian Stier" w:date="2021-01-14T16:08:00Z">
                    <w:rPr>
                      <w:rFonts w:ascii="Cambria Math" w:hAnsi="Cambria Math"/>
                      <w:sz w:val="22"/>
                      <w:szCs w:val="22"/>
                    </w:rPr>
                    <m:t>.05</m:t>
                  </w:del>
                </m:r>
              </m:sub>
            </m:sSub>
          </m:den>
        </m:f>
      </m:oMath>
      <w:del w:id="2145" w:author="Adrian Stier" w:date="2021-01-14T16:08:00Z">
        <w:r w:rsidR="00C80858" w:rsidRPr="003805EE" w:rsidDel="000A71A6">
          <w:rPr>
            <w:rFonts w:ascii="Helvetica" w:hAnsi="Helvetica"/>
            <w:sz w:val="22"/>
            <w:szCs w:val="22"/>
          </w:rPr>
          <w:delText xml:space="preserve">.  Return on investment increases as the population approaches the limit reference point, (0.25 </w:delText>
        </w:r>
      </w:del>
      <m:oMath>
        <m:sSub>
          <m:sSubPr>
            <m:ctrlPr>
              <w:del w:id="2146" w:author="Adrian Stier" w:date="2021-01-14T16:08:00Z">
                <w:rPr>
                  <w:rFonts w:ascii="Cambria Math" w:hAnsi="Cambria Math"/>
                  <w:i/>
                  <w:sz w:val="22"/>
                  <w:szCs w:val="22"/>
                </w:rPr>
              </w:del>
            </m:ctrlPr>
          </m:sSubPr>
          <m:e>
            <m:r>
              <w:del w:id="2147" w:author="Adrian Stier" w:date="2021-01-14T16:08:00Z">
                <w:rPr>
                  <w:rFonts w:ascii="Cambria Math" w:hAnsi="Cambria Math"/>
                  <w:sz w:val="22"/>
                  <w:szCs w:val="22"/>
                </w:rPr>
                <m:t>B</m:t>
              </w:del>
            </m:r>
          </m:e>
          <m:sub>
            <m:r>
              <w:del w:id="2148" w:author="Adrian Stier" w:date="2021-01-14T16:08:00Z">
                <w:rPr>
                  <w:rFonts w:ascii="Cambria Math" w:hAnsi="Cambria Math"/>
                  <w:sz w:val="22"/>
                  <w:szCs w:val="22"/>
                </w:rPr>
                <m:t>MSY</m:t>
              </w:del>
            </m:r>
          </m:sub>
        </m:sSub>
      </m:oMath>
      <w:del w:id="2149" w:author="Adrian Stier" w:date="2021-01-14T16:08:00Z">
        <w:r w:rsidR="00C80858" w:rsidRPr="003805EE" w:rsidDel="000A71A6">
          <w:rPr>
            <w:rFonts w:ascii="Helvetica" w:hAnsi="Helvetica"/>
            <w:sz w:val="22"/>
            <w:szCs w:val="22"/>
          </w:rPr>
          <w:delText>; vertical grey short dash) and then continues to climb as starting biomass approaches the tipping point (</w:delText>
        </w:r>
        <w:r w:rsidR="00C80858" w:rsidRPr="003805EE" w:rsidDel="000A71A6">
          <w:rPr>
            <w:rFonts w:ascii="Helvetica" w:hAnsi="Helvetica"/>
            <w:i/>
            <w:sz w:val="22"/>
            <w:szCs w:val="22"/>
          </w:rPr>
          <w:delText xml:space="preserve">A </w:delText>
        </w:r>
        <w:r w:rsidR="00C80858" w:rsidRPr="003805EE" w:rsidDel="000A71A6">
          <w:rPr>
            <w:rFonts w:ascii="Helvetica" w:hAnsi="Helvetica"/>
            <w:sz w:val="22"/>
            <w:szCs w:val="22"/>
          </w:rPr>
          <w:delText>= 10, vertical grey long dash).</w:delText>
        </w:r>
      </w:del>
    </w:p>
    <w:p w14:paraId="46472245" w14:textId="66F419E5" w:rsidR="00B57E8E" w:rsidRDefault="00C80858">
      <w:pPr>
        <w:rPr>
          <w:ins w:id="2150" w:author="Adrian Stier [2]" w:date="2021-01-15T07:40:00Z"/>
          <w:rFonts w:ascii="Helvetica" w:hAnsi="Helvetica"/>
          <w:sz w:val="22"/>
          <w:szCs w:val="22"/>
        </w:rPr>
      </w:pPr>
      <w:r>
        <w:rPr>
          <w:rFonts w:ascii="Helvetica" w:hAnsi="Helvetica"/>
          <w:sz w:val="22"/>
          <w:szCs w:val="22"/>
        </w:rPr>
        <w:br w:type="page"/>
      </w:r>
    </w:p>
    <w:p w14:paraId="53CEB827" w14:textId="77777777" w:rsidR="00B57E8E" w:rsidRDefault="00B57E8E" w:rsidP="00B57E8E">
      <w:pPr>
        <w:rPr>
          <w:moveTo w:id="2151" w:author="Adrian Stier [2]" w:date="2021-01-15T07:40:00Z"/>
          <w:rFonts w:ascii="Helvetica" w:hAnsi="Helvetica"/>
          <w:sz w:val="22"/>
          <w:szCs w:val="22"/>
        </w:rPr>
      </w:pPr>
      <w:moveToRangeStart w:id="2152" w:author="Adrian Stier [2]" w:date="2021-01-15T07:40:00Z" w:name="move61588831"/>
      <w:moveTo w:id="2153" w:author="Adrian Stier [2]" w:date="2021-01-15T07:40:00Z">
        <w:r>
          <w:rPr>
            <w:rFonts w:ascii="Helvetica" w:hAnsi="Helvetica"/>
            <w:noProof/>
            <w:sz w:val="22"/>
            <w:szCs w:val="22"/>
          </w:rPr>
          <w:lastRenderedPageBreak/>
          <w:drawing>
            <wp:inline distT="0" distB="0" distL="0" distR="0" wp14:anchorId="31E0C66E" wp14:editId="172927EE">
              <wp:extent cx="3378200" cy="279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6"/>
                      <a:stretch>
                        <a:fillRect/>
                      </a:stretch>
                    </pic:blipFill>
                    <pic:spPr>
                      <a:xfrm>
                        <a:off x="0" y="0"/>
                        <a:ext cx="3378200" cy="2794000"/>
                      </a:xfrm>
                      <a:prstGeom prst="rect">
                        <a:avLst/>
                      </a:prstGeom>
                    </pic:spPr>
                  </pic:pic>
                </a:graphicData>
              </a:graphic>
            </wp:inline>
          </w:drawing>
        </w:r>
        <w:r w:rsidRPr="003805EE">
          <w:rPr>
            <w:rFonts w:ascii="Helvetica" w:hAnsi="Helvetica"/>
            <w:sz w:val="22"/>
            <w:szCs w:val="22"/>
          </w:rPr>
          <w:t xml:space="preserve"> </w:t>
        </w:r>
      </w:moveTo>
    </w:p>
    <w:p w14:paraId="3C7BA56E" w14:textId="77777777" w:rsidR="00B57E8E" w:rsidRDefault="00B57E8E" w:rsidP="00B57E8E">
      <w:pPr>
        <w:rPr>
          <w:moveTo w:id="2154" w:author="Adrian Stier [2]" w:date="2021-01-15T07:40:00Z"/>
          <w:rFonts w:ascii="Helvetica" w:hAnsi="Helvetica"/>
          <w:sz w:val="22"/>
          <w:szCs w:val="22"/>
        </w:rPr>
      </w:pPr>
    </w:p>
    <w:p w14:paraId="6E865110" w14:textId="213CFE6D" w:rsidR="00B57E8E" w:rsidRPr="003805EE" w:rsidRDefault="00B57E8E" w:rsidP="00B57E8E">
      <w:pPr>
        <w:rPr>
          <w:moveTo w:id="2155" w:author="Adrian Stier [2]" w:date="2021-01-15T07:40:00Z"/>
          <w:rFonts w:ascii="Helvetica" w:hAnsi="Helvetica"/>
          <w:sz w:val="22"/>
          <w:szCs w:val="22"/>
        </w:rPr>
      </w:pPr>
      <w:moveTo w:id="2156" w:author="Adrian Stier [2]" w:date="2021-01-15T07:40:00Z">
        <w:r w:rsidRPr="006458D3">
          <w:rPr>
            <w:rFonts w:ascii="Helvetica" w:hAnsi="Helvetica"/>
            <w:b/>
            <w:bCs/>
            <w:sz w:val="22"/>
            <w:szCs w:val="22"/>
            <w:rPrChange w:id="2157" w:author="Adrian Stier [2]" w:date="2021-01-22T15:11:00Z">
              <w:rPr>
                <w:rFonts w:ascii="Helvetica" w:hAnsi="Helvetica"/>
                <w:sz w:val="22"/>
                <w:szCs w:val="22"/>
              </w:rPr>
            </w:rPrChange>
          </w:rPr>
          <w:t xml:space="preserve">Figure </w:t>
        </w:r>
        <w:del w:id="2158" w:author="Adrian Stier [2]" w:date="2021-01-15T07:57:00Z">
          <w:r w:rsidRPr="006458D3" w:rsidDel="000E4DEC">
            <w:rPr>
              <w:rFonts w:ascii="Helvetica" w:hAnsi="Helvetica"/>
              <w:b/>
              <w:bCs/>
              <w:sz w:val="22"/>
              <w:szCs w:val="22"/>
              <w:rPrChange w:id="2159" w:author="Adrian Stier [2]" w:date="2021-01-22T15:11:00Z">
                <w:rPr>
                  <w:rFonts w:ascii="Helvetica" w:hAnsi="Helvetica"/>
                  <w:sz w:val="22"/>
                  <w:szCs w:val="22"/>
                </w:rPr>
              </w:rPrChange>
            </w:rPr>
            <w:delText>X</w:delText>
          </w:r>
        </w:del>
      </w:moveTo>
      <w:ins w:id="2160" w:author="Adrian Stier [2]" w:date="2021-01-15T07:57:00Z">
        <w:r w:rsidR="000E4DEC" w:rsidRPr="006458D3">
          <w:rPr>
            <w:rFonts w:ascii="Helvetica" w:hAnsi="Helvetica"/>
            <w:b/>
            <w:bCs/>
            <w:sz w:val="22"/>
            <w:szCs w:val="22"/>
            <w:rPrChange w:id="2161" w:author="Adrian Stier [2]" w:date="2021-01-22T15:11:00Z">
              <w:rPr>
                <w:rFonts w:ascii="Helvetica" w:hAnsi="Helvetica"/>
                <w:sz w:val="22"/>
                <w:szCs w:val="22"/>
              </w:rPr>
            </w:rPrChange>
          </w:rPr>
          <w:t>4</w:t>
        </w:r>
      </w:ins>
      <w:moveTo w:id="2162" w:author="Adrian Stier [2]" w:date="2021-01-15T07:40:00Z">
        <w:r w:rsidRPr="006458D3">
          <w:rPr>
            <w:rFonts w:ascii="Helvetica" w:hAnsi="Helvetica"/>
            <w:b/>
            <w:bCs/>
            <w:sz w:val="22"/>
            <w:szCs w:val="22"/>
            <w:rPrChange w:id="2163" w:author="Adrian Stier [2]" w:date="2021-01-22T15:11:00Z">
              <w:rPr>
                <w:rFonts w:ascii="Helvetica" w:hAnsi="Helvetica"/>
                <w:sz w:val="22"/>
                <w:szCs w:val="22"/>
              </w:rPr>
            </w:rPrChange>
          </w:rPr>
          <w:t>.</w:t>
        </w:r>
        <w:r>
          <w:rPr>
            <w:rFonts w:ascii="Helvetica" w:hAnsi="Helvetica"/>
            <w:sz w:val="22"/>
            <w:szCs w:val="22"/>
          </w:rPr>
          <w:t xml:space="preserve"> The probability a population experiences a </w:t>
        </w:r>
        <w:del w:id="2164" w:author="Adrian Stier [2]" w:date="2021-01-18T07:35:00Z">
          <w:r w:rsidDel="00A93091">
            <w:rPr>
              <w:rFonts w:ascii="Helvetica" w:hAnsi="Helvetica"/>
              <w:sz w:val="22"/>
              <w:szCs w:val="22"/>
            </w:rPr>
            <w:delText>rescue</w:delText>
          </w:r>
        </w:del>
      </w:moveTo>
      <w:ins w:id="2165" w:author="Adrian Stier [2]" w:date="2021-01-18T07:35:00Z">
        <w:r w:rsidR="00A93091">
          <w:rPr>
            <w:rFonts w:ascii="Helvetica" w:hAnsi="Helvetica"/>
            <w:sz w:val="22"/>
            <w:szCs w:val="22"/>
          </w:rPr>
          <w:t>recovery</w:t>
        </w:r>
      </w:ins>
      <w:moveTo w:id="2166" w:author="Adrian Stier [2]" w:date="2021-01-15T07:40:00Z">
        <w:r>
          <w:rPr>
            <w:rFonts w:ascii="Helvetica" w:hAnsi="Helvetica"/>
            <w:sz w:val="22"/>
            <w:szCs w:val="22"/>
          </w:rPr>
          <w:t xml:space="preserve"> after it dips into the </w:t>
        </w:r>
        <w:del w:id="2167" w:author="Adrian Stier [2]" w:date="2021-01-18T07:35:00Z">
          <w:r w:rsidDel="00A93091">
            <w:rPr>
              <w:rFonts w:ascii="Helvetica" w:hAnsi="Helvetica"/>
              <w:sz w:val="22"/>
              <w:szCs w:val="22"/>
            </w:rPr>
            <w:delText>“danger zone”</w:delText>
          </w:r>
        </w:del>
      </w:moveTo>
      <w:ins w:id="2168" w:author="Adrian Stier [2]" w:date="2021-01-18T07:35:00Z">
        <w:r w:rsidR="00A93091">
          <w:rPr>
            <w:rFonts w:ascii="Helvetica" w:hAnsi="Helvetica"/>
            <w:sz w:val="22"/>
            <w:szCs w:val="22"/>
          </w:rPr>
          <w:t>overharvested state (0.8*</w:t>
        </w:r>
        <w:proofErr w:type="spellStart"/>
        <w:r w:rsidR="00A93091" w:rsidRPr="00A93091">
          <w:rPr>
            <w:rFonts w:ascii="Helvetica" w:hAnsi="Helvetica"/>
            <w:i/>
            <w:iCs/>
            <w:sz w:val="22"/>
            <w:szCs w:val="22"/>
            <w:rPrChange w:id="2169" w:author="Adrian Stier [2]" w:date="2021-01-18T07:35:00Z">
              <w:rPr>
                <w:rFonts w:ascii="Helvetica" w:hAnsi="Helvetica"/>
                <w:sz w:val="22"/>
                <w:szCs w:val="22"/>
              </w:rPr>
            </w:rPrChange>
          </w:rPr>
          <w:t>B</w:t>
        </w:r>
        <w:r w:rsidR="00A93091" w:rsidRPr="00A93091">
          <w:rPr>
            <w:rFonts w:ascii="Helvetica" w:hAnsi="Helvetica"/>
            <w:i/>
            <w:iCs/>
            <w:sz w:val="22"/>
            <w:szCs w:val="22"/>
            <w:vertAlign w:val="subscript"/>
            <w:rPrChange w:id="2170" w:author="Adrian Stier [2]" w:date="2021-01-18T07:36:00Z">
              <w:rPr>
                <w:rFonts w:ascii="Helvetica" w:hAnsi="Helvetica"/>
                <w:sz w:val="22"/>
                <w:szCs w:val="22"/>
              </w:rPr>
            </w:rPrChange>
          </w:rPr>
          <w:t>msy</w:t>
        </w:r>
        <w:proofErr w:type="spellEnd"/>
        <w:r w:rsidR="00A93091">
          <w:rPr>
            <w:rFonts w:ascii="Helvetica" w:hAnsi="Helvetica"/>
            <w:sz w:val="22"/>
            <w:szCs w:val="22"/>
          </w:rPr>
          <w:t>)</w:t>
        </w:r>
      </w:ins>
      <w:ins w:id="2171" w:author="Adrian Stier [2]" w:date="2021-01-18T07:36:00Z">
        <w:r w:rsidR="006558F8">
          <w:rPr>
            <w:rFonts w:ascii="Helvetica" w:hAnsi="Helvetica"/>
            <w:sz w:val="22"/>
            <w:szCs w:val="22"/>
          </w:rPr>
          <w:t>.</w:t>
        </w:r>
      </w:ins>
      <w:moveTo w:id="2172" w:author="Adrian Stier [2]" w:date="2021-01-15T07:40:00Z">
        <w:del w:id="2173" w:author="Adrian Stier [2]" w:date="2021-01-18T07:35:00Z">
          <w:r w:rsidDel="00A93091">
            <w:rPr>
              <w:rFonts w:ascii="Helvetica" w:hAnsi="Helvetica"/>
              <w:sz w:val="22"/>
              <w:szCs w:val="22"/>
            </w:rPr>
            <w:delText xml:space="preserve"> described as the area between the critical threshold A (A=10 shown here) and K/2.</w:delText>
          </w:r>
        </w:del>
        <w:r>
          <w:rPr>
            <w:rFonts w:ascii="Helvetica" w:hAnsi="Helvetica"/>
            <w:sz w:val="22"/>
            <w:szCs w:val="22"/>
          </w:rPr>
          <w:t xml:space="preserve"> Probability of </w:t>
        </w:r>
        <w:del w:id="2174" w:author="Adrian Stier [2]" w:date="2021-01-18T07:36:00Z">
          <w:r w:rsidDel="00032B4B">
            <w:rPr>
              <w:rFonts w:ascii="Helvetica" w:hAnsi="Helvetica"/>
              <w:sz w:val="22"/>
              <w:szCs w:val="22"/>
            </w:rPr>
            <w:delText>rescue</w:delText>
          </w:r>
        </w:del>
      </w:moveTo>
      <w:ins w:id="2175" w:author="Adrian Stier [2]" w:date="2021-01-18T07:36:00Z">
        <w:r w:rsidR="00032B4B">
          <w:rPr>
            <w:rFonts w:ascii="Helvetica" w:hAnsi="Helvetica"/>
            <w:sz w:val="22"/>
            <w:szCs w:val="22"/>
          </w:rPr>
          <w:t>recovery</w:t>
        </w:r>
      </w:ins>
      <w:moveTo w:id="2176" w:author="Adrian Stier [2]" w:date="2021-01-15T07:40:00Z">
        <w:r>
          <w:rPr>
            <w:rFonts w:ascii="Helvetica" w:hAnsi="Helvetica"/>
            <w:sz w:val="22"/>
            <w:szCs w:val="22"/>
          </w:rPr>
          <w:t xml:space="preserve"> is calculated from 10,000 </w:t>
        </w:r>
        <w:del w:id="2177" w:author="Adrian Stier [2]" w:date="2021-01-22T15:25:00Z">
          <w:r w:rsidDel="00C03B6C">
            <w:rPr>
              <w:rFonts w:ascii="Helvetica" w:hAnsi="Helvetica"/>
              <w:sz w:val="22"/>
              <w:szCs w:val="22"/>
            </w:rPr>
            <w:delText>interactions</w:delText>
          </w:r>
        </w:del>
      </w:moveTo>
      <w:ins w:id="2178" w:author="Adrian Stier [2]" w:date="2021-01-22T15:25:00Z">
        <w:r w:rsidR="00C03B6C">
          <w:rPr>
            <w:rFonts w:ascii="Helvetica" w:hAnsi="Helvetica"/>
            <w:sz w:val="22"/>
            <w:szCs w:val="22"/>
          </w:rPr>
          <w:t>iterat</w:t>
        </w:r>
      </w:ins>
      <w:ins w:id="2179" w:author="Adrian Stier [2]" w:date="2021-01-22T15:26:00Z">
        <w:r w:rsidR="00C03B6C">
          <w:rPr>
            <w:rFonts w:ascii="Helvetica" w:hAnsi="Helvetica"/>
            <w:sz w:val="22"/>
            <w:szCs w:val="22"/>
          </w:rPr>
          <w:t>ions</w:t>
        </w:r>
      </w:ins>
      <w:moveTo w:id="2180" w:author="Adrian Stier [2]" w:date="2021-01-15T07:40:00Z">
        <w:r>
          <w:rPr>
            <w:rFonts w:ascii="Helvetica" w:hAnsi="Helvetica"/>
            <w:sz w:val="22"/>
            <w:szCs w:val="22"/>
          </w:rPr>
          <w:t xml:space="preserve"> of </w:t>
        </w:r>
        <w:del w:id="2181" w:author="Adrian Stier [2]" w:date="2021-01-18T07:36:00Z">
          <w:r w:rsidDel="00032B4B">
            <w:rPr>
              <w:rFonts w:ascii="Helvetica" w:hAnsi="Helvetica"/>
              <w:sz w:val="22"/>
              <w:szCs w:val="22"/>
            </w:rPr>
            <w:delText>twenty</w:delText>
          </w:r>
        </w:del>
      </w:moveTo>
      <w:ins w:id="2182" w:author="Adrian Stier [2]" w:date="2021-01-18T07:36:00Z">
        <w:r w:rsidR="00032B4B">
          <w:rPr>
            <w:rFonts w:ascii="Helvetica" w:hAnsi="Helvetica"/>
            <w:sz w:val="22"/>
            <w:szCs w:val="22"/>
          </w:rPr>
          <w:t>50</w:t>
        </w:r>
      </w:ins>
      <w:moveTo w:id="2183" w:author="Adrian Stier [2]" w:date="2021-01-15T07:40:00Z">
        <w:r>
          <w:rPr>
            <w:rFonts w:ascii="Helvetica" w:hAnsi="Helvetica"/>
            <w:sz w:val="22"/>
            <w:szCs w:val="22"/>
          </w:rPr>
          <w:t xml:space="preserve">-year simulations for each of a range of monitoring investment and harvest rates. </w:t>
        </w:r>
        <w:r w:rsidRPr="003805EE">
          <w:rPr>
            <w:rFonts w:ascii="Helvetica" w:hAnsi="Helvetica"/>
            <w:sz w:val="22"/>
            <w:szCs w:val="22"/>
          </w:rPr>
          <w:t xml:space="preserve">The probability of </w:t>
        </w:r>
        <w:del w:id="2184" w:author="Adrian Stier [2]" w:date="2021-01-18T07:36:00Z">
          <w:r w:rsidDel="00032B4B">
            <w:rPr>
              <w:rFonts w:ascii="Helvetica" w:hAnsi="Helvetica"/>
              <w:sz w:val="22"/>
              <w:szCs w:val="22"/>
            </w:rPr>
            <w:delText>rescue</w:delText>
          </w:r>
        </w:del>
      </w:moveTo>
      <w:ins w:id="2185" w:author="Adrian Stier [2]" w:date="2021-01-18T07:36:00Z">
        <w:r w:rsidR="00032B4B">
          <w:rPr>
            <w:rFonts w:ascii="Helvetica" w:hAnsi="Helvetica"/>
            <w:sz w:val="22"/>
            <w:szCs w:val="22"/>
          </w:rPr>
          <w:t>recovery</w:t>
        </w:r>
      </w:ins>
      <w:moveTo w:id="2186" w:author="Adrian Stier [2]" w:date="2021-01-15T07:40:00Z">
        <w:r>
          <w:rPr>
            <w:rFonts w:ascii="Helvetica" w:hAnsi="Helvetica"/>
            <w:sz w:val="22"/>
            <w:szCs w:val="22"/>
          </w:rPr>
          <w:t xml:space="preserve"> is greatest when monitoring is highest and harvest rate is low, but declines as harvest rate increases and monitoring precision decreases. </w:t>
        </w:r>
      </w:moveTo>
      <w:ins w:id="2187" w:author="Adrian Stier [2]" w:date="2021-01-18T07:37:00Z">
        <w:r w:rsidR="00032B4B">
          <w:rPr>
            <w:rFonts w:ascii="Helvetica" w:hAnsi="Helvetica"/>
            <w:sz w:val="22"/>
            <w:szCs w:val="22"/>
          </w:rPr>
          <w:t xml:space="preserve">Probability of </w:t>
        </w:r>
      </w:ins>
      <w:moveTo w:id="2188" w:author="Adrian Stier [2]" w:date="2021-01-15T07:40:00Z">
        <w:del w:id="2189" w:author="Adrian Stier [2]" w:date="2021-01-18T07:36:00Z">
          <w:r w:rsidRPr="003805EE" w:rsidDel="00032B4B">
            <w:rPr>
              <w:rFonts w:ascii="Helvetica" w:hAnsi="Helvetica"/>
              <w:sz w:val="22"/>
              <w:szCs w:val="22"/>
            </w:rPr>
            <w:delText>Precision</w:delText>
          </w:r>
        </w:del>
      </w:moveTo>
      <w:ins w:id="2190" w:author="Adrian Stier [2]" w:date="2021-01-18T07:37:00Z">
        <w:r w:rsidR="00032B4B">
          <w:rPr>
            <w:rFonts w:ascii="Helvetica" w:hAnsi="Helvetica"/>
            <w:sz w:val="22"/>
            <w:szCs w:val="22"/>
          </w:rPr>
          <w:t>recovery is high in red and low in green.</w:t>
        </w:r>
      </w:ins>
      <w:moveTo w:id="2191" w:author="Adrian Stier [2]" w:date="2021-01-15T07:40:00Z">
        <w:del w:id="2192" w:author="Adrian Stier [2]" w:date="2021-01-18T07:37:00Z">
          <w:r w:rsidRPr="003805EE" w:rsidDel="00032B4B">
            <w:rPr>
              <w:rFonts w:ascii="Helvetica" w:hAnsi="Helvetica"/>
              <w:sz w:val="22"/>
              <w:szCs w:val="22"/>
            </w:rPr>
            <w:delText xml:space="preserve"> (CV of the population) is plotted as high precision in </w:delText>
          </w:r>
          <w:r w:rsidDel="00032B4B">
            <w:rPr>
              <w:rFonts w:ascii="Helvetica" w:hAnsi="Helvetica"/>
              <w:sz w:val="22"/>
              <w:szCs w:val="22"/>
            </w:rPr>
            <w:delText>red</w:delText>
          </w:r>
          <w:r w:rsidRPr="003805EE" w:rsidDel="00032B4B">
            <w:rPr>
              <w:rFonts w:ascii="Helvetica" w:hAnsi="Helvetica"/>
              <w:sz w:val="22"/>
              <w:szCs w:val="22"/>
            </w:rPr>
            <w:delText xml:space="preserve"> and low precision in </w:delText>
          </w:r>
          <w:r w:rsidDel="00032B4B">
            <w:rPr>
              <w:rFonts w:ascii="Helvetica" w:hAnsi="Helvetica"/>
              <w:sz w:val="22"/>
              <w:szCs w:val="22"/>
            </w:rPr>
            <w:delText>green</w:delText>
          </w:r>
          <w:r w:rsidRPr="003805EE" w:rsidDel="00032B4B">
            <w:rPr>
              <w:rFonts w:ascii="Helvetica" w:hAnsi="Helvetica"/>
              <w:sz w:val="22"/>
              <w:szCs w:val="22"/>
            </w:rPr>
            <w:delText>.</w:delText>
          </w:r>
        </w:del>
      </w:moveTo>
    </w:p>
    <w:moveToRangeEnd w:id="2152"/>
    <w:p w14:paraId="57F8B695" w14:textId="77777777" w:rsidR="00C80858" w:rsidRDefault="00C80858">
      <w:pPr>
        <w:rPr>
          <w:rFonts w:ascii="Helvetica" w:hAnsi="Helvetica"/>
          <w:sz w:val="22"/>
          <w:szCs w:val="22"/>
        </w:rPr>
      </w:pPr>
    </w:p>
    <w:p w14:paraId="2329DDF3" w14:textId="77777777" w:rsidR="00C80858" w:rsidRDefault="00C32CF3">
      <w:pPr>
        <w:rPr>
          <w:rFonts w:ascii="Helvetica" w:hAnsi="Helvetica"/>
          <w:b/>
          <w:sz w:val="22"/>
          <w:szCs w:val="22"/>
        </w:rPr>
        <w:pPrChange w:id="2193" w:author="Adrian Stier" w:date="2020-12-04T07:09:00Z">
          <w:pPr>
            <w:spacing w:line="480" w:lineRule="auto"/>
          </w:pPr>
        </w:pPrChange>
      </w:pPr>
      <w:r w:rsidRPr="003805EE">
        <w:rPr>
          <w:rFonts w:ascii="Helvetica" w:hAnsi="Helvetica"/>
          <w:b/>
          <w:noProof/>
          <w:sz w:val="22"/>
          <w:szCs w:val="22"/>
        </w:rPr>
        <w:lastRenderedPageBreak/>
        <w:drawing>
          <wp:inline distT="0" distB="0" distL="0" distR="0" wp14:anchorId="062047DF" wp14:editId="783B07A4">
            <wp:extent cx="4044748" cy="6166326"/>
            <wp:effectExtent l="0" t="0" r="0" b="0"/>
            <wp:docPr id="2" name="Picture 2" descr="../Dropbox/Projects/In%20Progress/Value%20of%20Information/Code/Figures/Fig3_P_Tip_Fmsy_CV/Safe%20operating%20spac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pbox/Projects/In%20Progress/Value%20of%20Information/Code/Figures/Fig3_P_Tip_Fmsy_CV/Safe%20operating%20space.pdf"/>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053681" cy="6179945"/>
                    </a:xfrm>
                    <a:prstGeom prst="rect">
                      <a:avLst/>
                    </a:prstGeom>
                    <a:noFill/>
                    <a:ln>
                      <a:noFill/>
                    </a:ln>
                  </pic:spPr>
                </pic:pic>
              </a:graphicData>
            </a:graphic>
          </wp:inline>
        </w:drawing>
      </w:r>
    </w:p>
    <w:p w14:paraId="5881F746" w14:textId="4105E68E" w:rsidR="00C80858" w:rsidRPr="003805EE" w:rsidRDefault="00C80858" w:rsidP="00BF01EC">
      <w:pPr>
        <w:rPr>
          <w:rFonts w:ascii="Helvetica" w:hAnsi="Helvetica"/>
          <w:sz w:val="22"/>
          <w:szCs w:val="22"/>
        </w:rPr>
      </w:pPr>
      <w:commentRangeStart w:id="2194"/>
      <w:r w:rsidRPr="003805EE">
        <w:rPr>
          <w:rFonts w:ascii="Helvetica" w:hAnsi="Helvetica"/>
          <w:b/>
          <w:sz w:val="22"/>
          <w:szCs w:val="22"/>
        </w:rPr>
        <w:t xml:space="preserve">Figure </w:t>
      </w:r>
      <w:commentRangeEnd w:id="2194"/>
      <w:r w:rsidR="00F25C20">
        <w:rPr>
          <w:rStyle w:val="CommentReference"/>
        </w:rPr>
        <w:commentReference w:id="2194"/>
      </w:r>
      <w:ins w:id="2195" w:author="Adrian Stier [2]" w:date="2021-01-15T07:57:00Z">
        <w:r w:rsidR="00E7018B">
          <w:rPr>
            <w:rFonts w:ascii="Helvetica" w:hAnsi="Helvetica"/>
            <w:b/>
            <w:sz w:val="22"/>
            <w:szCs w:val="22"/>
          </w:rPr>
          <w:t>5</w:t>
        </w:r>
      </w:ins>
      <w:del w:id="2196" w:author="Adrian Stier [2]" w:date="2021-01-15T07:57:00Z">
        <w:r w:rsidRPr="003805EE" w:rsidDel="00E7018B">
          <w:rPr>
            <w:rFonts w:ascii="Helvetica" w:hAnsi="Helvetica"/>
            <w:b/>
            <w:sz w:val="22"/>
            <w:szCs w:val="22"/>
          </w:rPr>
          <w:delText>3</w:delText>
        </w:r>
      </w:del>
      <w:r w:rsidRPr="003805EE">
        <w:rPr>
          <w:rFonts w:ascii="Helvetica" w:hAnsi="Helvetica"/>
          <w:b/>
          <w:sz w:val="22"/>
          <w:szCs w:val="22"/>
        </w:rPr>
        <w:t xml:space="preserve">: </w:t>
      </w:r>
      <w:r w:rsidRPr="003805EE">
        <w:rPr>
          <w:rFonts w:ascii="Helvetica" w:hAnsi="Helvetica"/>
          <w:sz w:val="22"/>
          <w:szCs w:val="22"/>
        </w:rPr>
        <w:t xml:space="preserve">Safe combination of monitoring and harvest rates that avoids crossing </w:t>
      </w:r>
      <w:ins w:id="2197" w:author="Adrian Stier [2]" w:date="2021-01-18T07:38:00Z">
        <w:r w:rsidR="00C274C4" w:rsidRPr="003805EE">
          <w:rPr>
            <w:rFonts w:ascii="Helvetica" w:hAnsi="Helvetica"/>
            <w:sz w:val="22"/>
            <w:szCs w:val="22"/>
          </w:rPr>
          <w:t xml:space="preserve">(a) </w:t>
        </w:r>
      </w:ins>
      <w:r w:rsidRPr="003805EE">
        <w:rPr>
          <w:rFonts w:ascii="Helvetica" w:hAnsi="Helvetica"/>
          <w:sz w:val="22"/>
          <w:szCs w:val="22"/>
        </w:rPr>
        <w:t xml:space="preserve">a </w:t>
      </w:r>
      <w:del w:id="2198" w:author="Adrian Stier [2]" w:date="2021-01-18T07:37:00Z">
        <w:r w:rsidRPr="003805EE" w:rsidDel="00C274C4">
          <w:rPr>
            <w:rFonts w:ascii="Helvetica" w:hAnsi="Helvetica"/>
            <w:sz w:val="22"/>
            <w:szCs w:val="22"/>
          </w:rPr>
          <w:delText>tipping point</w:delText>
        </w:r>
      </w:del>
      <w:ins w:id="2199" w:author="Adrian Stier [2]" w:date="2021-01-18T07:37:00Z">
        <w:r w:rsidR="00C274C4">
          <w:rPr>
            <w:rFonts w:ascii="Helvetica" w:hAnsi="Helvetica"/>
            <w:sz w:val="22"/>
            <w:szCs w:val="22"/>
          </w:rPr>
          <w:t xml:space="preserve">critical </w:t>
        </w:r>
      </w:ins>
      <w:ins w:id="2200" w:author="Adrian Stier [2]" w:date="2021-01-18T07:38:00Z">
        <w:r w:rsidR="00C274C4">
          <w:rPr>
            <w:rFonts w:ascii="Helvetica" w:hAnsi="Helvetica"/>
            <w:sz w:val="22"/>
            <w:szCs w:val="22"/>
          </w:rPr>
          <w:t>threshold</w:t>
        </w:r>
      </w:ins>
      <w:r w:rsidRPr="003805EE">
        <w:rPr>
          <w:rFonts w:ascii="Helvetica" w:hAnsi="Helvetica"/>
          <w:sz w:val="22"/>
          <w:szCs w:val="22"/>
        </w:rPr>
        <w:t xml:space="preserve"> </w:t>
      </w:r>
      <w:del w:id="2201" w:author="Adrian Stier [2]" w:date="2021-01-18T07:38:00Z">
        <w:r w:rsidRPr="003805EE" w:rsidDel="00C274C4">
          <w:rPr>
            <w:rFonts w:ascii="Helvetica" w:hAnsi="Helvetica"/>
            <w:sz w:val="22"/>
            <w:szCs w:val="22"/>
          </w:rPr>
          <w:delText xml:space="preserve">(a) </w:delText>
        </w:r>
      </w:del>
      <w:r w:rsidRPr="003805EE">
        <w:rPr>
          <w:rFonts w:ascii="Helvetica" w:hAnsi="Helvetica"/>
          <w:sz w:val="22"/>
          <w:szCs w:val="22"/>
        </w:rPr>
        <w:t xml:space="preserve">or </w:t>
      </w:r>
      <w:ins w:id="2202" w:author="Adrian Stier [2]" w:date="2021-01-18T07:38:00Z">
        <w:r w:rsidR="00C274C4" w:rsidRPr="003805EE">
          <w:rPr>
            <w:rFonts w:ascii="Helvetica" w:hAnsi="Helvetica"/>
            <w:sz w:val="22"/>
            <w:szCs w:val="22"/>
          </w:rPr>
          <w:t xml:space="preserve">(b) </w:t>
        </w:r>
      </w:ins>
      <w:r w:rsidRPr="003805EE">
        <w:rPr>
          <w:rFonts w:ascii="Helvetica" w:hAnsi="Helvetica"/>
          <w:sz w:val="22"/>
          <w:szCs w:val="22"/>
        </w:rPr>
        <w:t xml:space="preserve">limit reference point </w:t>
      </w:r>
      <w:del w:id="2203" w:author="Adrian Stier [2]" w:date="2021-01-18T07:38:00Z">
        <w:r w:rsidRPr="003805EE" w:rsidDel="00C274C4">
          <w:rPr>
            <w:rFonts w:ascii="Helvetica" w:hAnsi="Helvetica"/>
            <w:sz w:val="22"/>
            <w:szCs w:val="22"/>
          </w:rPr>
          <w:delText xml:space="preserve">(b) </w:delText>
        </w:r>
      </w:del>
      <w:r w:rsidRPr="003805EE">
        <w:rPr>
          <w:rFonts w:ascii="Helvetica" w:hAnsi="Helvetica"/>
          <w:sz w:val="22"/>
          <w:szCs w:val="22"/>
        </w:rPr>
        <w:t>given a certain amount of accepted risk. The maximum allowable CV (high CV corresponds to less monitoring) needed to avoid a threshold under four different risk scenarios (1%, 5%, 10%, and 20% of crossing a threshold)</w:t>
      </w:r>
      <w:ins w:id="2204" w:author="Adrian Stier [2]" w:date="2021-01-18T07:38:00Z">
        <w:r w:rsidR="00EC4B68">
          <w:rPr>
            <w:rFonts w:ascii="Helvetica" w:hAnsi="Helvetica"/>
            <w:sz w:val="22"/>
            <w:szCs w:val="22"/>
          </w:rPr>
          <w:t>, represented by different colors</w:t>
        </w:r>
      </w:ins>
      <w:r w:rsidRPr="003805EE">
        <w:rPr>
          <w:rFonts w:ascii="Helvetica" w:hAnsi="Helvetica"/>
          <w:sz w:val="22"/>
          <w:szCs w:val="22"/>
        </w:rPr>
        <w:t xml:space="preserve">. A higher precision of monitoring and lower rate of harvest is required to avoid a crossing a threshold, thus as harvest rate increases, a decline occurs in the maximum allowable CV to avoid crossing a threshold. </w:t>
      </w:r>
      <w:ins w:id="2205" w:author="Adrian Stier [2]" w:date="2021-01-18T07:39:00Z">
        <w:r w:rsidR="00D67EBB">
          <w:rPr>
            <w:rFonts w:ascii="Helvetica" w:hAnsi="Helvetica"/>
            <w:sz w:val="22"/>
            <w:szCs w:val="22"/>
          </w:rPr>
          <w:t>The total safe combinations of monitoring and harvest increases as tolerance to risk increases from 1</w:t>
        </w:r>
      </w:ins>
      <w:ins w:id="2206" w:author="Adrian Stier [2]" w:date="2021-01-18T07:40:00Z">
        <w:r w:rsidR="00D67EBB">
          <w:rPr>
            <w:rFonts w:ascii="Helvetica" w:hAnsi="Helvetica"/>
            <w:sz w:val="22"/>
            <w:szCs w:val="22"/>
          </w:rPr>
          <w:t xml:space="preserve">% (dashed red) to 20% (solid blue). </w:t>
        </w:r>
      </w:ins>
      <w:r w:rsidRPr="003805EE">
        <w:rPr>
          <w:rFonts w:ascii="Helvetica" w:hAnsi="Helvetica"/>
          <w:sz w:val="22"/>
          <w:szCs w:val="22"/>
        </w:rPr>
        <w:t>Lines represent median of 1</w:t>
      </w:r>
      <w:ins w:id="2207" w:author="Adrian Stier [2]" w:date="2021-01-18T07:39:00Z">
        <w:r w:rsidR="00D67EBB">
          <w:rPr>
            <w:rFonts w:ascii="Helvetica" w:hAnsi="Helvetica"/>
            <w:sz w:val="22"/>
            <w:szCs w:val="22"/>
          </w:rPr>
          <w:t>0,</w:t>
        </w:r>
      </w:ins>
      <w:r w:rsidRPr="003805EE">
        <w:rPr>
          <w:rFonts w:ascii="Helvetica" w:hAnsi="Helvetica"/>
          <w:sz w:val="22"/>
          <w:szCs w:val="22"/>
        </w:rPr>
        <w:t xml:space="preserve">000 </w:t>
      </w:r>
      <w:del w:id="2208" w:author="Adrian Stier [2]" w:date="2021-01-18T07:39:00Z">
        <w:r w:rsidRPr="003805EE" w:rsidDel="00D67EBB">
          <w:rPr>
            <w:rFonts w:ascii="Helvetica" w:hAnsi="Helvetica"/>
            <w:sz w:val="22"/>
            <w:szCs w:val="22"/>
          </w:rPr>
          <w:delText>twenty</w:delText>
        </w:r>
      </w:del>
      <w:ins w:id="2209" w:author="Adrian Stier [2]" w:date="2021-01-18T07:39:00Z">
        <w:r w:rsidR="00D67EBB">
          <w:rPr>
            <w:rFonts w:ascii="Helvetica" w:hAnsi="Helvetica"/>
            <w:sz w:val="22"/>
            <w:szCs w:val="22"/>
          </w:rPr>
          <w:t>50</w:t>
        </w:r>
      </w:ins>
      <w:r w:rsidRPr="003805EE">
        <w:rPr>
          <w:rFonts w:ascii="Helvetica" w:hAnsi="Helvetica"/>
          <w:sz w:val="22"/>
          <w:szCs w:val="22"/>
        </w:rPr>
        <w:t>-year simulations across a range of monitoring investment (CV of true biomass) and percentage of the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w:t>
      </w:r>
      <w:ins w:id="2210" w:author="Adrian Stier [2]" w:date="2021-01-18T07:39:00Z">
        <w:r w:rsidR="00D67EBB">
          <w:rPr>
            <w:rFonts w:ascii="Helvetica" w:hAnsi="Helvetica"/>
            <w:sz w:val="22"/>
            <w:szCs w:val="22"/>
          </w:rPr>
          <w:t xml:space="preserve"> </w:t>
        </w:r>
      </w:ins>
    </w:p>
    <w:p w14:paraId="0CF81EA3" w14:textId="77777777" w:rsidR="00C80858" w:rsidRPr="003805EE" w:rsidRDefault="00C80858">
      <w:pPr>
        <w:rPr>
          <w:rFonts w:ascii="Helvetica" w:hAnsi="Helvetica"/>
          <w:sz w:val="22"/>
          <w:szCs w:val="22"/>
        </w:rPr>
        <w:pPrChange w:id="2211" w:author="Adrian Stier" w:date="2020-12-04T07:09:00Z">
          <w:pPr>
            <w:spacing w:line="480" w:lineRule="auto"/>
          </w:pPr>
        </w:pPrChange>
      </w:pPr>
    </w:p>
    <w:p w14:paraId="1E0AA36D" w14:textId="344F491F" w:rsidR="005458C6" w:rsidDel="00B57E8E" w:rsidRDefault="00A800CF">
      <w:pPr>
        <w:rPr>
          <w:ins w:id="2212" w:author="Adrian Stier" w:date="2020-12-10T15:18:00Z"/>
          <w:moveFrom w:id="2213" w:author="Adrian Stier [2]" w:date="2021-01-15T07:40:00Z"/>
          <w:rFonts w:ascii="Helvetica" w:hAnsi="Helvetica"/>
          <w:sz w:val="22"/>
          <w:szCs w:val="22"/>
        </w:rPr>
      </w:pPr>
      <w:r w:rsidRPr="003805EE">
        <w:rPr>
          <w:rFonts w:ascii="Helvetica" w:hAnsi="Helvetica"/>
          <w:b/>
          <w:sz w:val="22"/>
          <w:szCs w:val="22"/>
        </w:rPr>
        <w:br w:type="page"/>
      </w:r>
      <w:moveFromRangeStart w:id="2214" w:author="Adrian Stier [2]" w:date="2021-01-15T07:40:00Z" w:name="move61588831"/>
      <w:moveFrom w:id="2215" w:author="Adrian Stier [2]" w:date="2021-01-15T07:40:00Z">
        <w:ins w:id="2216" w:author="Adrian Stier" w:date="2020-12-10T15:18:00Z">
          <w:r w:rsidR="005458C6" w:rsidDel="00B57E8E">
            <w:rPr>
              <w:rFonts w:ascii="Helvetica" w:hAnsi="Helvetica"/>
              <w:noProof/>
              <w:sz w:val="22"/>
              <w:szCs w:val="22"/>
            </w:rPr>
            <w:lastRenderedPageBreak/>
            <w:drawing>
              <wp:inline distT="0" distB="0" distL="0" distR="0" wp14:anchorId="1C93E73D" wp14:editId="2D671955">
                <wp:extent cx="3378200" cy="279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6"/>
                        <a:stretch>
                          <a:fillRect/>
                        </a:stretch>
                      </pic:blipFill>
                      <pic:spPr>
                        <a:xfrm>
                          <a:off x="0" y="0"/>
                          <a:ext cx="3378200" cy="2794000"/>
                        </a:xfrm>
                        <a:prstGeom prst="rect">
                          <a:avLst/>
                        </a:prstGeom>
                      </pic:spPr>
                    </pic:pic>
                  </a:graphicData>
                </a:graphic>
              </wp:inline>
            </w:drawing>
          </w:r>
        </w:ins>
        <w:r w:rsidR="00401C55" w:rsidRPr="003805EE" w:rsidDel="00B57E8E">
          <w:rPr>
            <w:rFonts w:ascii="Helvetica" w:hAnsi="Helvetica"/>
            <w:sz w:val="22"/>
            <w:szCs w:val="22"/>
          </w:rPr>
          <w:t xml:space="preserve"> </w:t>
        </w:r>
      </w:moveFrom>
    </w:p>
    <w:p w14:paraId="7C267CCC" w14:textId="60B4FBEF" w:rsidR="005458C6" w:rsidDel="00B57E8E" w:rsidRDefault="005458C6">
      <w:pPr>
        <w:rPr>
          <w:ins w:id="2217" w:author="Adrian Stier" w:date="2020-12-10T15:18:00Z"/>
          <w:moveFrom w:id="2218" w:author="Adrian Stier [2]" w:date="2021-01-15T07:40:00Z"/>
          <w:rFonts w:ascii="Helvetica" w:hAnsi="Helvetica"/>
          <w:sz w:val="22"/>
          <w:szCs w:val="22"/>
        </w:rPr>
      </w:pPr>
    </w:p>
    <w:p w14:paraId="6299992B" w14:textId="5E42C2F2" w:rsidR="005458C6" w:rsidRPr="003805EE" w:rsidDel="00E7018B" w:rsidRDefault="005458C6">
      <w:pPr>
        <w:rPr>
          <w:ins w:id="2219" w:author="Adrian Stier" w:date="2020-12-10T15:19:00Z"/>
          <w:del w:id="2220" w:author="Adrian Stier [2]" w:date="2021-01-15T07:57:00Z"/>
          <w:rFonts w:ascii="Helvetica" w:hAnsi="Helvetica"/>
          <w:sz w:val="22"/>
          <w:szCs w:val="22"/>
        </w:rPr>
      </w:pPr>
      <w:moveFrom w:id="2221" w:author="Adrian Stier [2]" w:date="2021-01-15T07:40:00Z">
        <w:ins w:id="2222" w:author="Adrian Stier" w:date="2020-12-10T15:12:00Z">
          <w:del w:id="2223" w:author="Adrian Stier [2]" w:date="2021-01-15T07:57:00Z">
            <w:r w:rsidDel="00E7018B">
              <w:rPr>
                <w:rFonts w:ascii="Helvetica" w:hAnsi="Helvetica"/>
                <w:sz w:val="22"/>
                <w:szCs w:val="22"/>
              </w:rPr>
              <w:delText>Figure X</w:delText>
            </w:r>
          </w:del>
        </w:ins>
        <w:ins w:id="2224" w:author="Adrian Stier" w:date="2020-12-10T15:19:00Z">
          <w:del w:id="2225" w:author="Adrian Stier [2]" w:date="2021-01-15T07:57:00Z">
            <w:r w:rsidDel="00E7018B">
              <w:rPr>
                <w:rFonts w:ascii="Helvetica" w:hAnsi="Helvetica"/>
                <w:sz w:val="22"/>
                <w:szCs w:val="22"/>
              </w:rPr>
              <w:delText>. The probability a population experiences a rescue after it dips into the</w:delText>
            </w:r>
          </w:del>
        </w:ins>
        <w:ins w:id="2226" w:author="Adrian Stier" w:date="2020-12-10T15:20:00Z">
          <w:del w:id="2227" w:author="Adrian Stier [2]" w:date="2021-01-15T07:57:00Z">
            <w:r w:rsidDel="00E7018B">
              <w:rPr>
                <w:rFonts w:ascii="Helvetica" w:hAnsi="Helvetica"/>
                <w:sz w:val="22"/>
                <w:szCs w:val="22"/>
              </w:rPr>
              <w:delText xml:space="preserve"> “danger zone” described as the area between the critical threshold A (A=10 shown here) and K/2. </w:delText>
            </w:r>
          </w:del>
        </w:ins>
        <w:ins w:id="2228" w:author="Adrian Stier" w:date="2020-12-10T15:29:00Z">
          <w:del w:id="2229" w:author="Adrian Stier [2]" w:date="2021-01-15T07:57:00Z">
            <w:r w:rsidR="00602886" w:rsidDel="00E7018B">
              <w:rPr>
                <w:rFonts w:ascii="Helvetica" w:hAnsi="Helvetica"/>
                <w:sz w:val="22"/>
                <w:szCs w:val="22"/>
              </w:rPr>
              <w:delText>Probability</w:delText>
            </w:r>
          </w:del>
        </w:ins>
        <w:ins w:id="2230" w:author="Adrian Stier" w:date="2020-12-10T15:20:00Z">
          <w:del w:id="2231" w:author="Adrian Stier [2]" w:date="2021-01-15T07:57:00Z">
            <w:r w:rsidDel="00E7018B">
              <w:rPr>
                <w:rFonts w:ascii="Helvetica" w:hAnsi="Helvetica"/>
                <w:sz w:val="22"/>
                <w:szCs w:val="22"/>
              </w:rPr>
              <w:delText xml:space="preserve"> of rescue is</w:delText>
            </w:r>
          </w:del>
        </w:ins>
        <w:ins w:id="2232" w:author="Adrian Stier" w:date="2020-12-10T15:29:00Z">
          <w:del w:id="2233" w:author="Adrian Stier [2]" w:date="2021-01-15T07:57:00Z">
            <w:r w:rsidR="00602886" w:rsidDel="00E7018B">
              <w:rPr>
                <w:rFonts w:ascii="Helvetica" w:hAnsi="Helvetica"/>
                <w:sz w:val="22"/>
                <w:szCs w:val="22"/>
              </w:rPr>
              <w:delText xml:space="preserve"> calculated from </w:delText>
            </w:r>
          </w:del>
        </w:ins>
        <w:ins w:id="2234" w:author="Adrian Stier" w:date="2020-12-10T15:21:00Z">
          <w:del w:id="2235" w:author="Adrian Stier [2]" w:date="2021-01-15T07:57:00Z">
            <w:r w:rsidDel="00E7018B">
              <w:rPr>
                <w:rFonts w:ascii="Helvetica" w:hAnsi="Helvetica"/>
                <w:sz w:val="22"/>
                <w:szCs w:val="22"/>
              </w:rPr>
              <w:delText>10,000 interactions of twenty-year simulations</w:delText>
            </w:r>
          </w:del>
        </w:ins>
        <w:ins w:id="2236" w:author="Adrian Stier" w:date="2020-12-10T15:29:00Z">
          <w:del w:id="2237" w:author="Adrian Stier [2]" w:date="2021-01-15T07:57:00Z">
            <w:r w:rsidR="00602886" w:rsidDel="00E7018B">
              <w:rPr>
                <w:rFonts w:ascii="Helvetica" w:hAnsi="Helvetica"/>
                <w:sz w:val="22"/>
                <w:szCs w:val="22"/>
              </w:rPr>
              <w:delText xml:space="preserve"> for each of </w:delText>
            </w:r>
          </w:del>
        </w:ins>
        <w:ins w:id="2238" w:author="Adrian Stier" w:date="2020-12-10T15:21:00Z">
          <w:del w:id="2239" w:author="Adrian Stier [2]" w:date="2021-01-15T07:57:00Z">
            <w:r w:rsidDel="00E7018B">
              <w:rPr>
                <w:rFonts w:ascii="Helvetica" w:hAnsi="Helvetica"/>
                <w:sz w:val="22"/>
                <w:szCs w:val="22"/>
              </w:rPr>
              <w:delText xml:space="preserve">a range of monitoring investment and harvest rates. </w:delText>
            </w:r>
          </w:del>
        </w:ins>
        <w:ins w:id="2240" w:author="Adrian Stier" w:date="2020-12-10T15:19:00Z">
          <w:del w:id="2241" w:author="Adrian Stier [2]" w:date="2021-01-15T07:57:00Z">
            <w:r w:rsidRPr="003805EE" w:rsidDel="00E7018B">
              <w:rPr>
                <w:rFonts w:ascii="Helvetica" w:hAnsi="Helvetica"/>
                <w:sz w:val="22"/>
                <w:szCs w:val="22"/>
              </w:rPr>
              <w:delText xml:space="preserve">The probability of </w:delText>
            </w:r>
          </w:del>
        </w:ins>
        <w:ins w:id="2242" w:author="Adrian Stier" w:date="2020-12-10T15:21:00Z">
          <w:del w:id="2243" w:author="Adrian Stier [2]" w:date="2021-01-15T07:57:00Z">
            <w:r w:rsidDel="00E7018B">
              <w:rPr>
                <w:rFonts w:ascii="Helvetica" w:hAnsi="Helvetica"/>
                <w:sz w:val="22"/>
                <w:szCs w:val="22"/>
              </w:rPr>
              <w:delText xml:space="preserve">rescue is greatest when </w:delText>
            </w:r>
            <w:r w:rsidR="007A4B9E" w:rsidDel="00E7018B">
              <w:rPr>
                <w:rFonts w:ascii="Helvetica" w:hAnsi="Helvetica"/>
                <w:sz w:val="22"/>
                <w:szCs w:val="22"/>
              </w:rPr>
              <w:delText>monitoring is highest and harvest rate is low, but declines as harvest rate increase</w:delText>
            </w:r>
          </w:del>
        </w:ins>
        <w:ins w:id="2244" w:author="Adrian Stier" w:date="2020-12-10T15:22:00Z">
          <w:del w:id="2245" w:author="Adrian Stier [2]" w:date="2021-01-15T07:57:00Z">
            <w:r w:rsidR="007A4B9E" w:rsidDel="00E7018B">
              <w:rPr>
                <w:rFonts w:ascii="Helvetica" w:hAnsi="Helvetica"/>
                <w:sz w:val="22"/>
                <w:szCs w:val="22"/>
              </w:rPr>
              <w:delText xml:space="preserve">s and monitoring precision decreases. </w:delText>
            </w:r>
          </w:del>
        </w:ins>
        <w:ins w:id="2246" w:author="Adrian Stier" w:date="2020-12-10T15:19:00Z">
          <w:del w:id="2247" w:author="Adrian Stier [2]" w:date="2021-01-15T07:57:00Z">
            <w:r w:rsidRPr="003805EE" w:rsidDel="00E7018B">
              <w:rPr>
                <w:rFonts w:ascii="Helvetica" w:hAnsi="Helvetica"/>
                <w:sz w:val="22"/>
                <w:szCs w:val="22"/>
              </w:rPr>
              <w:delText xml:space="preserve">Precision (CV of the population) is plotted as high precision in </w:delText>
            </w:r>
          </w:del>
        </w:ins>
        <w:ins w:id="2248" w:author="Adrian Stier" w:date="2020-12-10T15:22:00Z">
          <w:del w:id="2249" w:author="Adrian Stier [2]" w:date="2021-01-15T07:57:00Z">
            <w:r w:rsidR="007A4B9E" w:rsidDel="00E7018B">
              <w:rPr>
                <w:rFonts w:ascii="Helvetica" w:hAnsi="Helvetica"/>
                <w:sz w:val="22"/>
                <w:szCs w:val="22"/>
              </w:rPr>
              <w:delText>red</w:delText>
            </w:r>
          </w:del>
        </w:ins>
        <w:ins w:id="2250" w:author="Adrian Stier" w:date="2020-12-10T15:19:00Z">
          <w:del w:id="2251" w:author="Adrian Stier [2]" w:date="2021-01-15T07:57:00Z">
            <w:r w:rsidRPr="003805EE" w:rsidDel="00E7018B">
              <w:rPr>
                <w:rFonts w:ascii="Helvetica" w:hAnsi="Helvetica"/>
                <w:sz w:val="22"/>
                <w:szCs w:val="22"/>
              </w:rPr>
              <w:delText xml:space="preserve"> and low precision in </w:delText>
            </w:r>
          </w:del>
        </w:ins>
        <w:ins w:id="2252" w:author="Adrian Stier" w:date="2020-12-10T15:22:00Z">
          <w:del w:id="2253" w:author="Adrian Stier [2]" w:date="2021-01-15T07:57:00Z">
            <w:r w:rsidR="007A4B9E" w:rsidDel="00E7018B">
              <w:rPr>
                <w:rFonts w:ascii="Helvetica" w:hAnsi="Helvetica"/>
                <w:sz w:val="22"/>
                <w:szCs w:val="22"/>
              </w:rPr>
              <w:delText>green</w:delText>
            </w:r>
          </w:del>
        </w:ins>
        <w:ins w:id="2254" w:author="Adrian Stier" w:date="2020-12-10T15:19:00Z">
          <w:del w:id="2255" w:author="Adrian Stier [2]" w:date="2021-01-15T07:57:00Z">
            <w:r w:rsidRPr="003805EE" w:rsidDel="00E7018B">
              <w:rPr>
                <w:rFonts w:ascii="Helvetica" w:hAnsi="Helvetica"/>
                <w:sz w:val="22"/>
                <w:szCs w:val="22"/>
              </w:rPr>
              <w:delText>.</w:delText>
            </w:r>
          </w:del>
        </w:ins>
      </w:moveFrom>
      <w:moveFromRangeEnd w:id="2214"/>
    </w:p>
    <w:p w14:paraId="41215797" w14:textId="423DA251" w:rsidR="005458C6" w:rsidRPr="003805EE" w:rsidDel="00E7018B" w:rsidRDefault="005458C6">
      <w:pPr>
        <w:rPr>
          <w:del w:id="2256" w:author="Adrian Stier [2]" w:date="2021-01-15T07:57:00Z"/>
          <w:rFonts w:ascii="Helvetica" w:hAnsi="Helvetica"/>
          <w:b/>
          <w:sz w:val="22"/>
          <w:szCs w:val="22"/>
        </w:rPr>
      </w:pPr>
    </w:p>
    <w:p w14:paraId="32062F75" w14:textId="04AF9A0C" w:rsidR="005458C6" w:rsidRDefault="005458C6" w:rsidP="00310006">
      <w:pPr>
        <w:rPr>
          <w:ins w:id="2257" w:author="Adrian Stier" w:date="2020-12-10T15:12:00Z"/>
          <w:rFonts w:ascii="Helvetica" w:hAnsi="Helvetica"/>
          <w:b/>
          <w:sz w:val="22"/>
          <w:szCs w:val="22"/>
        </w:rPr>
      </w:pPr>
      <w:ins w:id="2258" w:author="Adrian Stier" w:date="2020-12-10T15:12:00Z">
        <w:del w:id="2259" w:author="Adrian Stier [2]" w:date="2021-01-15T07:57:00Z">
          <w:r w:rsidDel="00E7018B">
            <w:rPr>
              <w:rFonts w:ascii="Helvetica" w:hAnsi="Helvetica"/>
              <w:b/>
              <w:sz w:val="22"/>
              <w:szCs w:val="22"/>
            </w:rPr>
            <w:br w:type="page"/>
          </w:r>
        </w:del>
      </w:ins>
    </w:p>
    <w:p w14:paraId="5FB56F36" w14:textId="1B667FCC" w:rsidR="00A67FE0" w:rsidRPr="003805EE" w:rsidRDefault="00A67FE0">
      <w:pPr>
        <w:rPr>
          <w:rFonts w:ascii="Helvetica" w:hAnsi="Helvetica"/>
          <w:b/>
          <w:sz w:val="22"/>
          <w:szCs w:val="22"/>
        </w:rPr>
      </w:pPr>
    </w:p>
    <w:p w14:paraId="325778DE" w14:textId="25A80B44" w:rsidR="00A67FE0" w:rsidRPr="003805EE" w:rsidRDefault="0057085B">
      <w:pPr>
        <w:rPr>
          <w:rFonts w:ascii="Helvetica" w:hAnsi="Helvetica"/>
          <w:b/>
          <w:sz w:val="22"/>
          <w:szCs w:val="22"/>
        </w:rPr>
      </w:pPr>
      <w:ins w:id="2260" w:author="Adrian Stier [2]" w:date="2021-01-22T11:26:00Z">
        <w:r>
          <w:rPr>
            <w:rFonts w:ascii="Helvetica" w:hAnsi="Helvetica"/>
            <w:b/>
            <w:noProof/>
            <w:sz w:val="22"/>
            <w:szCs w:val="22"/>
          </w:rPr>
          <w:drawing>
            <wp:inline distT="0" distB="0" distL="0" distR="0" wp14:anchorId="3AC4EA99" wp14:editId="7AEE9F92">
              <wp:extent cx="5943600" cy="424561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8"/>
                      <a:stretch>
                        <a:fillRect/>
                      </a:stretch>
                    </pic:blipFill>
                    <pic:spPr>
                      <a:xfrm>
                        <a:off x="0" y="0"/>
                        <a:ext cx="5943600" cy="4245610"/>
                      </a:xfrm>
                      <a:prstGeom prst="rect">
                        <a:avLst/>
                      </a:prstGeom>
                    </pic:spPr>
                  </pic:pic>
                </a:graphicData>
              </a:graphic>
            </wp:inline>
          </w:drawing>
        </w:r>
      </w:ins>
      <w:del w:id="2261" w:author="Adrian Stier [2]" w:date="2021-01-22T11:05:00Z">
        <w:r w:rsidR="00FF097E" w:rsidRPr="003805EE" w:rsidDel="001322A3">
          <w:rPr>
            <w:rFonts w:ascii="Helvetica" w:hAnsi="Helvetica"/>
            <w:b/>
            <w:noProof/>
            <w:sz w:val="22"/>
            <w:szCs w:val="22"/>
          </w:rPr>
          <w:drawing>
            <wp:inline distT="0" distB="0" distL="0" distR="0" wp14:anchorId="0AFC83B0" wp14:editId="45DFA96C">
              <wp:extent cx="5940425" cy="3710940"/>
              <wp:effectExtent l="0" t="0" r="3175" b="0"/>
              <wp:docPr id="10" name="Picture 10" descr="../Code/Value%20of%20Information/Rplot05.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de/Value%20of%20Information/Rplot05.pdf"/>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0425" cy="3710940"/>
                      </a:xfrm>
                      <a:prstGeom prst="rect">
                        <a:avLst/>
                      </a:prstGeom>
                      <a:noFill/>
                      <a:ln>
                        <a:noFill/>
                      </a:ln>
                    </pic:spPr>
                  </pic:pic>
                </a:graphicData>
              </a:graphic>
            </wp:inline>
          </w:drawing>
        </w:r>
      </w:del>
    </w:p>
    <w:p w14:paraId="0FDD2871" w14:textId="65B2CC40" w:rsidR="00783ACA" w:rsidRDefault="00783ACA">
      <w:pPr>
        <w:rPr>
          <w:rFonts w:ascii="Helvetica" w:hAnsi="Helvetica"/>
          <w:b/>
          <w:sz w:val="22"/>
          <w:szCs w:val="22"/>
        </w:rPr>
      </w:pPr>
    </w:p>
    <w:p w14:paraId="5879EF6B" w14:textId="785C0ED8" w:rsidR="00C80858" w:rsidRPr="003805EE" w:rsidRDefault="00C80858">
      <w:pPr>
        <w:rPr>
          <w:rFonts w:ascii="Helvetica" w:hAnsi="Helvetica"/>
          <w:b/>
          <w:sz w:val="22"/>
          <w:szCs w:val="22"/>
        </w:rPr>
      </w:pPr>
      <w:r w:rsidRPr="003805EE">
        <w:rPr>
          <w:rFonts w:ascii="Helvetica" w:hAnsi="Helvetica"/>
          <w:b/>
          <w:sz w:val="22"/>
          <w:szCs w:val="22"/>
        </w:rPr>
        <w:t xml:space="preserve">Figure </w:t>
      </w:r>
      <w:del w:id="2262" w:author="Adrian Stier [2]" w:date="2021-01-15T07:57:00Z">
        <w:r w:rsidRPr="003805EE" w:rsidDel="00E7018B">
          <w:rPr>
            <w:rFonts w:ascii="Helvetica" w:hAnsi="Helvetica"/>
            <w:b/>
            <w:sz w:val="22"/>
            <w:szCs w:val="22"/>
          </w:rPr>
          <w:delText>4</w:delText>
        </w:r>
      </w:del>
      <w:ins w:id="2263" w:author="Adrian Stier [2]" w:date="2021-01-15T07:57:00Z">
        <w:r w:rsidR="00E7018B">
          <w:rPr>
            <w:rFonts w:ascii="Helvetica" w:hAnsi="Helvetica"/>
            <w:b/>
            <w:sz w:val="22"/>
            <w:szCs w:val="22"/>
          </w:rPr>
          <w:t>6</w:t>
        </w:r>
      </w:ins>
      <w:r w:rsidRPr="003805EE">
        <w:rPr>
          <w:rFonts w:ascii="Helvetica" w:hAnsi="Helvetica"/>
          <w:b/>
          <w:sz w:val="22"/>
          <w:szCs w:val="22"/>
        </w:rPr>
        <w:t>.</w:t>
      </w:r>
      <w:r w:rsidRPr="003805EE">
        <w:rPr>
          <w:rFonts w:ascii="Helvetica" w:hAnsi="Helvetica"/>
          <w:sz w:val="22"/>
          <w:szCs w:val="22"/>
        </w:rPr>
        <w:t xml:space="preserve"> Financial benefits of a precautionary buffer approach when the industry bears the cost of monitoring. Comparison of constant but fixed monitoring investment (</w:t>
      </w:r>
      <w:proofErr w:type="gramStart"/>
      <w:r w:rsidRPr="003805EE">
        <w:rPr>
          <w:rFonts w:ascii="Helvetica" w:hAnsi="Helvetica"/>
          <w:sz w:val="22"/>
          <w:szCs w:val="22"/>
        </w:rPr>
        <w:t>i.e.</w:t>
      </w:r>
      <w:proofErr w:type="gramEnd"/>
      <w:r w:rsidRPr="003805EE">
        <w:rPr>
          <w:rFonts w:ascii="Helvetica" w:hAnsi="Helvetica"/>
          <w:sz w:val="22"/>
          <w:szCs w:val="22"/>
        </w:rPr>
        <w:t xml:space="preserve"> high monitoring </w:t>
      </w:r>
      <w:ins w:id="2264" w:author="Adrian Stier [2]" w:date="2021-01-22T11:10:00Z">
        <w:r w:rsidR="00C36557">
          <w:rPr>
            <w:rFonts w:ascii="Helvetica" w:hAnsi="Helvetica"/>
            <w:sz w:val="22"/>
            <w:szCs w:val="22"/>
          </w:rPr>
          <w:t xml:space="preserve">precision </w:t>
        </w:r>
      </w:ins>
      <w:r w:rsidRPr="003805EE">
        <w:rPr>
          <w:rFonts w:ascii="Helvetica" w:hAnsi="Helvetica"/>
          <w:sz w:val="22"/>
          <w:szCs w:val="22"/>
        </w:rPr>
        <w:t>[CV=0.1, solid line and circles] or low</w:t>
      </w:r>
      <w:ins w:id="2265" w:author="Adrian Stier [2]" w:date="2021-01-22T11:10:00Z">
        <w:r w:rsidR="00C36557">
          <w:rPr>
            <w:rFonts w:ascii="Helvetica" w:hAnsi="Helvetica"/>
            <w:sz w:val="22"/>
            <w:szCs w:val="22"/>
          </w:rPr>
          <w:t xml:space="preserve"> precision</w:t>
        </w:r>
      </w:ins>
      <w:r w:rsidRPr="003805EE">
        <w:rPr>
          <w:rFonts w:ascii="Helvetica" w:hAnsi="Helvetica"/>
          <w:sz w:val="22"/>
          <w:szCs w:val="22"/>
        </w:rPr>
        <w:t xml:space="preserve"> monitoring [CV=0.5, short-dash line and triangles])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m:t>
            </m:r>
            <m:r>
              <w:del w:id="2266" w:author="Adrian Stier [2]" w:date="2021-01-22T11:04:00Z">
                <w:rPr>
                  <w:rFonts w:ascii="Cambria Math" w:hAnsi="Cambria Math"/>
                  <w:sz w:val="22"/>
                  <w:szCs w:val="22"/>
                </w:rPr>
                <m:t>0.5</m:t>
              </w:del>
            </m:r>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monitoring is low</w:t>
      </w:r>
      <w:ins w:id="2267" w:author="Adrian Stier [2]" w:date="2021-01-22T11:11:00Z">
        <w:r w:rsidR="005E03C8">
          <w:rPr>
            <w:rFonts w:ascii="Helvetica" w:hAnsi="Helvetica"/>
            <w:sz w:val="22"/>
            <w:szCs w:val="22"/>
          </w:rPr>
          <w:t xml:space="preserve"> precision</w:t>
        </w:r>
      </w:ins>
      <w:r w:rsidRPr="003805EE">
        <w:rPr>
          <w:rFonts w:ascii="Helvetica" w:hAnsi="Helvetica"/>
          <w:sz w:val="22"/>
          <w:szCs w:val="22"/>
        </w:rPr>
        <w:t xml:space="preserve">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m:t>
            </m:r>
            <m:r>
              <w:del w:id="2268" w:author="Adrian Stier [2]" w:date="2021-01-22T11:04:00Z">
                <w:rPr>
                  <w:rFonts w:ascii="Cambria Math" w:hAnsi="Cambria Math"/>
                  <w:sz w:val="22"/>
                  <w:szCs w:val="22"/>
                </w:rPr>
                <m:t>0.5</m:t>
              </w:del>
            </m:r>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monitoring is high </w:t>
      </w:r>
      <w:ins w:id="2269" w:author="Adrian Stier [2]" w:date="2021-01-22T11:11:00Z">
        <w:r w:rsidR="005E03C8">
          <w:rPr>
            <w:rFonts w:ascii="Helvetica" w:hAnsi="Helvetica"/>
            <w:sz w:val="22"/>
            <w:szCs w:val="22"/>
          </w:rPr>
          <w:t xml:space="preserve">precision </w:t>
        </w:r>
      </w:ins>
      <w:r w:rsidRPr="003805EE">
        <w:rPr>
          <w:rFonts w:ascii="Helvetica" w:hAnsi="Helvetica"/>
          <w:sz w:val="22"/>
          <w:szCs w:val="22"/>
        </w:rPr>
        <w:t>(long dash line and squares).</w:t>
      </w:r>
      <w:ins w:id="2270" w:author="Adrian Stier [2]" w:date="2021-01-22T11:09:00Z">
        <w:r w:rsidR="001322A3">
          <w:rPr>
            <w:rFonts w:ascii="Helvetica" w:hAnsi="Helvetica"/>
            <w:sz w:val="22"/>
            <w:szCs w:val="22"/>
          </w:rPr>
          <w:t xml:space="preserve"> Cost function slope (</w:t>
        </w:r>
        <w:r w:rsidR="001322A3" w:rsidRPr="001322A3">
          <w:rPr>
            <w:rFonts w:ascii="Helvetica" w:hAnsi="Helvetica"/>
            <w:i/>
            <w:iCs/>
            <w:sz w:val="22"/>
            <w:szCs w:val="22"/>
            <w:rPrChange w:id="2271" w:author="Adrian Stier [2]" w:date="2021-01-22T11:10:00Z">
              <w:rPr>
                <w:rFonts w:ascii="Helvetica" w:hAnsi="Helvetica"/>
                <w:sz w:val="22"/>
                <w:szCs w:val="22"/>
              </w:rPr>
            </w:rPrChange>
          </w:rPr>
          <w:t>cs</w:t>
        </w:r>
      </w:ins>
      <w:ins w:id="2272" w:author="Adrian Stier [2]" w:date="2021-01-22T11:10:00Z">
        <w:r w:rsidR="001322A3" w:rsidRPr="001322A3">
          <w:rPr>
            <w:rFonts w:ascii="Helvetica" w:hAnsi="Helvetica"/>
            <w:sz w:val="22"/>
            <w:szCs w:val="22"/>
          </w:rPr>
          <w:t>)</w:t>
        </w:r>
        <w:r w:rsidR="001322A3">
          <w:rPr>
            <w:rFonts w:ascii="Helvetica" w:hAnsi="Helvetica"/>
            <w:sz w:val="22"/>
            <w:szCs w:val="22"/>
          </w:rPr>
          <w:t xml:space="preserve"> </w:t>
        </w:r>
        <w:proofErr w:type="gramStart"/>
        <w:r w:rsidR="001322A3">
          <w:rPr>
            <w:rFonts w:ascii="Helvetica" w:hAnsi="Helvetica"/>
            <w:sz w:val="22"/>
            <w:szCs w:val="22"/>
          </w:rPr>
          <w:t xml:space="preserve">= </w:t>
        </w:r>
      </w:ins>
      <w:ins w:id="2273" w:author="Adrian Stier [2]" w:date="2021-01-22T11:09:00Z">
        <w:r w:rsidR="001322A3">
          <w:rPr>
            <w:rFonts w:ascii="Helvetica" w:hAnsi="Helvetica"/>
            <w:sz w:val="22"/>
            <w:szCs w:val="22"/>
          </w:rPr>
          <w:t xml:space="preserve"> 5</w:t>
        </w:r>
      </w:ins>
      <w:proofErr w:type="gramEnd"/>
      <w:ins w:id="2274" w:author="Adrian Stier [2]" w:date="2021-01-22T11:10:00Z">
        <w:r w:rsidR="006F463E">
          <w:rPr>
            <w:rFonts w:ascii="Helvetica" w:hAnsi="Helvetica"/>
            <w:sz w:val="22"/>
            <w:szCs w:val="22"/>
          </w:rPr>
          <w:t>.</w:t>
        </w:r>
      </w:ins>
      <w:r w:rsidRPr="003805EE">
        <w:rPr>
          <w:rFonts w:ascii="Helvetica" w:hAnsi="Helvetica"/>
          <w:sz w:val="22"/>
          <w:szCs w:val="22"/>
        </w:rPr>
        <w:t xml:space="preserve"> </w:t>
      </w:r>
      <w:ins w:id="2275" w:author="Adrian Stier [2]" w:date="2021-01-22T11:11:00Z">
        <w:r w:rsidR="005E03C8">
          <w:rPr>
            <w:rFonts w:ascii="Helvetica" w:hAnsi="Helvetica"/>
            <w:sz w:val="22"/>
            <w:szCs w:val="22"/>
          </w:rPr>
          <w:t xml:space="preserve">Median results from 10,000 </w:t>
        </w:r>
      </w:ins>
      <w:del w:id="2276" w:author="Adrian Stier [2]" w:date="2021-01-22T11:11:00Z">
        <w:r w:rsidRPr="003805EE" w:rsidDel="005E03C8">
          <w:rPr>
            <w:rFonts w:ascii="Helvetica" w:hAnsi="Helvetica"/>
            <w:sz w:val="22"/>
            <w:szCs w:val="22"/>
          </w:rPr>
          <w:delText xml:space="preserve">Simulations </w:delText>
        </w:r>
      </w:del>
      <w:ins w:id="2277" w:author="Adrian Stier [2]" w:date="2021-01-22T11:11:00Z">
        <w:r w:rsidR="005E03C8">
          <w:rPr>
            <w:rFonts w:ascii="Helvetica" w:hAnsi="Helvetica"/>
            <w:sz w:val="22"/>
            <w:szCs w:val="22"/>
          </w:rPr>
          <w:t>s</w:t>
        </w:r>
        <w:r w:rsidR="005E03C8" w:rsidRPr="003805EE">
          <w:rPr>
            <w:rFonts w:ascii="Helvetica" w:hAnsi="Helvetica"/>
            <w:sz w:val="22"/>
            <w:szCs w:val="22"/>
          </w:rPr>
          <w:t xml:space="preserve">imulations </w:t>
        </w:r>
      </w:ins>
      <w:r w:rsidRPr="003805EE">
        <w:rPr>
          <w:rFonts w:ascii="Helvetica" w:hAnsi="Helvetica"/>
          <w:sz w:val="22"/>
          <w:szCs w:val="22"/>
        </w:rPr>
        <w:t>shown for a range of maximum harvest efforts</w:t>
      </w:r>
      <w:ins w:id="2278" w:author="Adrian Stier [2]" w:date="2021-01-22T11:11:00Z">
        <w:r w:rsidR="005E03C8">
          <w:rPr>
            <w:rFonts w:ascii="Helvetica" w:hAnsi="Helvetica"/>
            <w:sz w:val="22"/>
            <w:szCs w:val="22"/>
          </w:rPr>
          <w:t xml:space="preserve"> (x axis)</w:t>
        </w:r>
      </w:ins>
      <w:r w:rsidRPr="003805EE">
        <w:rPr>
          <w:rFonts w:ascii="Helvetica" w:hAnsi="Helvetica"/>
          <w:sz w:val="22"/>
          <w:szCs w:val="22"/>
        </w:rPr>
        <w:t xml:space="preserve">, and </w:t>
      </w:r>
      <w:del w:id="2279" w:author="Megsie Siple" w:date="2020-08-20T23:49:00Z">
        <w:r w:rsidRPr="003805EE" w:rsidDel="00F25C20">
          <w:rPr>
            <w:rFonts w:ascii="Helvetica" w:hAnsi="Helvetica"/>
            <w:sz w:val="22"/>
            <w:szCs w:val="22"/>
          </w:rPr>
          <w:delText>point color from cold to hot</w:delText>
        </w:r>
      </w:del>
      <w:ins w:id="2280" w:author="Megsie Siple" w:date="2020-08-20T23:49:00Z">
        <w:r w:rsidR="00F25C20">
          <w:rPr>
            <w:rFonts w:ascii="Helvetica" w:hAnsi="Helvetica"/>
            <w:sz w:val="22"/>
            <w:szCs w:val="22"/>
          </w:rPr>
          <w:t>blue and red points</w:t>
        </w:r>
      </w:ins>
      <w:r w:rsidRPr="003805EE">
        <w:rPr>
          <w:rFonts w:ascii="Helvetica" w:hAnsi="Helvetica"/>
          <w:sz w:val="22"/>
          <w:szCs w:val="22"/>
        </w:rPr>
        <w:t xml:space="preserve"> represent the low and high probability of crossing a tipping point, respectively. </w:t>
      </w:r>
    </w:p>
    <w:p w14:paraId="29BFBDF4" w14:textId="6B59C77B" w:rsidR="00C80858" w:rsidRPr="003805EE" w:rsidRDefault="00C80858">
      <w:pPr>
        <w:rPr>
          <w:rFonts w:ascii="Helvetica" w:hAnsi="Helvetica"/>
          <w:b/>
          <w:sz w:val="22"/>
          <w:szCs w:val="22"/>
        </w:rPr>
      </w:pPr>
    </w:p>
    <w:sectPr w:rsidR="00C80858" w:rsidRPr="003805EE"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2" w:author="Megsie Siple" w:date="2020-08-19T21:26:00Z" w:initials="MCS">
    <w:p w14:paraId="1B1444A8" w14:textId="52B6F846" w:rsidR="006F463E" w:rsidRDefault="006F463E">
      <w:pPr>
        <w:pStyle w:val="CommentText"/>
      </w:pPr>
      <w:r>
        <w:rPr>
          <w:rStyle w:val="CommentReference"/>
        </w:rPr>
        <w:annotationRef/>
      </w:r>
      <w:r>
        <w:t>‘critical thresholds’?</w:t>
      </w:r>
    </w:p>
  </w:comment>
  <w:comment w:id="101" w:author="Megsie Siple" w:date="2020-08-19T21:25:00Z" w:initials="MCS">
    <w:p w14:paraId="0AFC99BA" w14:textId="18C0E2BD" w:rsidR="006F463E" w:rsidRDefault="006F463E">
      <w:pPr>
        <w:pStyle w:val="CommentText"/>
      </w:pPr>
      <w:r>
        <w:rPr>
          <w:rStyle w:val="CommentReference"/>
        </w:rPr>
        <w:annotationRef/>
      </w:r>
      <w:r>
        <w:t>I’m sorry that I’m doing this but I’m going to change things from tipping points to depensatory biomass threshold / Allee effects language because I think it will annoy the editor less! I cannot know this… I am just guessing. This language also makes it more general, which seems like a good idea for a broader ecology audience</w:t>
      </w:r>
    </w:p>
  </w:comment>
  <w:comment w:id="309" w:author="Megsie Siple" w:date="2020-08-19T21:53:00Z" w:initials="MCS">
    <w:p w14:paraId="29063525" w14:textId="77777777" w:rsidR="006F463E" w:rsidRDefault="006F463E">
      <w:pPr>
        <w:pStyle w:val="CommentText"/>
      </w:pPr>
      <w:r>
        <w:rPr>
          <w:rStyle w:val="CommentReference"/>
        </w:rPr>
        <w:annotationRef/>
      </w:r>
      <w:r>
        <w:t>I would be very dry here and say they are assessed relative to reference points, some of which might be critical thresholds (but a lot of them are targets)</w:t>
      </w:r>
    </w:p>
    <w:p w14:paraId="3D863F41" w14:textId="77777777" w:rsidR="00D46073" w:rsidRDefault="006F463E">
      <w:pPr>
        <w:pStyle w:val="CommentText"/>
        <w:rPr>
          <w:noProof/>
        </w:rPr>
      </w:pPr>
      <w:r>
        <w:t xml:space="preserve">And </w:t>
      </w:r>
    </w:p>
    <w:p w14:paraId="3AE0FDAF" w14:textId="04A809A2" w:rsidR="006F463E" w:rsidRDefault="006F463E">
      <w:pPr>
        <w:pStyle w:val="CommentText"/>
      </w:pPr>
      <w:r>
        <w:t>limit reference points usually aren’t at a depensation threshold/tipping point of some kind. That’s too low!</w:t>
      </w:r>
    </w:p>
  </w:comment>
  <w:comment w:id="316" w:author="Megsie Siple" w:date="2020-08-19T22:02:00Z" w:initials="MCS">
    <w:p w14:paraId="0C1344B7" w14:textId="3A09E98B" w:rsidR="006F463E" w:rsidRDefault="006F463E">
      <w:pPr>
        <w:pStyle w:val="CommentText"/>
      </w:pPr>
      <w:r>
        <w:rPr>
          <w:rStyle w:val="CommentReference"/>
        </w:rPr>
        <w:annotationRef/>
      </w:r>
      <w:r>
        <w:t>This is the threshold they define for overfishing but the limit reference point is higher than this value, because it’s precautionary</w:t>
      </w:r>
    </w:p>
  </w:comment>
  <w:comment w:id="327" w:author="Megsie Siple" w:date="2020-08-19T22:22:00Z" w:initials="MCS">
    <w:p w14:paraId="619CD1F9" w14:textId="67E4403D" w:rsidR="006F463E" w:rsidRDefault="006F463E">
      <w:pPr>
        <w:pStyle w:val="CommentText"/>
      </w:pPr>
      <w:r>
        <w:rPr>
          <w:rStyle w:val="CommentReference"/>
        </w:rPr>
        <w:annotationRef/>
      </w:r>
      <w:r>
        <w:t xml:space="preserve">I THINK this is the OFL. I have to double check. </w:t>
      </w:r>
      <w:proofErr w:type="spellStart"/>
      <w:r>
        <w:t>Anytway</w:t>
      </w:r>
      <w:proofErr w:type="spellEnd"/>
      <w:r>
        <w:t xml:space="preserve"> writing it this way would satisfy Tim’s comment</w:t>
      </w:r>
    </w:p>
  </w:comment>
  <w:comment w:id="333" w:author="Tim Essington" w:date="2019-04-22T16:58:00Z" w:initials="TEE">
    <w:p w14:paraId="674D46E1" w14:textId="23CFD4F5" w:rsidR="006F463E" w:rsidRDefault="006F463E">
      <w:pPr>
        <w:pStyle w:val="CommentText"/>
      </w:pPr>
      <w:r>
        <w:rPr>
          <w:rStyle w:val="CommentReference"/>
        </w:rPr>
        <w:annotationRef/>
      </w:r>
      <w:r>
        <w:t xml:space="preserve">A bit tricky to state in terms of </w:t>
      </w:r>
      <w:proofErr w:type="gramStart"/>
      <w:r>
        <w:t>B(</w:t>
      </w:r>
      <w:proofErr w:type="gramEnd"/>
      <w:r>
        <w:t xml:space="preserve">0) because the law is really in terms of </w:t>
      </w:r>
      <w:proofErr w:type="spellStart"/>
      <w:r>
        <w:t>Bmsy</w:t>
      </w:r>
      <w:proofErr w:type="spellEnd"/>
      <w:r>
        <w:t xml:space="preserve">, and the relation between </w:t>
      </w:r>
      <w:proofErr w:type="spellStart"/>
      <w:r>
        <w:t>Bmsy</w:t>
      </w:r>
      <w:proofErr w:type="spellEnd"/>
      <w:r>
        <w:t xml:space="preserve"> and B(0) is variable.  Alternatively, here we could say something to say that we are being approximate (when population is below between 20 – 30 percent of unfished levels)</w:t>
      </w:r>
    </w:p>
  </w:comment>
  <w:comment w:id="356" w:author="Megsie Siple" w:date="2020-08-20T08:58:00Z" w:initials="MCS">
    <w:p w14:paraId="36D97C29" w14:textId="59E873EA" w:rsidR="006F463E" w:rsidRDefault="006F463E">
      <w:pPr>
        <w:pStyle w:val="CommentText"/>
      </w:pPr>
      <w:r>
        <w:rPr>
          <w:rStyle w:val="CommentReference"/>
        </w:rPr>
        <w:annotationRef/>
      </w:r>
      <w:r>
        <w:t xml:space="preserve">Another US example is potential biological removal, though that is precautionary—when bycatch of marine mammals exceeds PBR a take reduction team is formed (if you need another example!) </w:t>
      </w:r>
    </w:p>
  </w:comment>
  <w:comment w:id="377" w:author="Tim Essington" w:date="2019-04-22T17:01:00Z" w:initials="TEE">
    <w:p w14:paraId="53AFA4FA" w14:textId="2E85A7F3" w:rsidR="006F463E" w:rsidRDefault="006F463E">
      <w:pPr>
        <w:pStyle w:val="CommentText"/>
      </w:pPr>
      <w:r>
        <w:rPr>
          <w:rStyle w:val="CommentReference"/>
        </w:rPr>
        <w:annotationRef/>
      </w:r>
      <w:r>
        <w:t>Just noting here that part of the logic of the limit reference point is to avoid these biological reference points.  Perhaps we could restate this to say that the management trigger – usually sharply curtail targeted resource use – is intended to avoid biological tipping points, the point in which feedbacks push the natural resource system into a new, degraded state.</w:t>
      </w:r>
    </w:p>
  </w:comment>
  <w:comment w:id="385" w:author="Tim Essington" w:date="2019-04-22T17:02:00Z" w:initials="TEE">
    <w:p w14:paraId="36E44448" w14:textId="412886AC" w:rsidR="006F463E" w:rsidRDefault="006F463E">
      <w:pPr>
        <w:pStyle w:val="CommentText"/>
      </w:pPr>
      <w:r>
        <w:rPr>
          <w:rStyle w:val="CommentReference"/>
        </w:rPr>
        <w:annotationRef/>
      </w:r>
      <w:r>
        <w:t xml:space="preserve"> </w:t>
      </w:r>
    </w:p>
  </w:comment>
  <w:comment w:id="386" w:author="Tim Essington" w:date="2019-04-22T17:03:00Z" w:initials="TEE">
    <w:p w14:paraId="4402DCA8" w14:textId="3CD7FA83" w:rsidR="006F463E" w:rsidRDefault="006F463E">
      <w:pPr>
        <w:pStyle w:val="CommentText"/>
      </w:pPr>
      <w:r>
        <w:rPr>
          <w:rStyle w:val="CommentReference"/>
        </w:rPr>
        <w:annotationRef/>
      </w:r>
    </w:p>
  </w:comment>
  <w:comment w:id="392" w:author="Megsie Siple" w:date="2020-08-19T22:35:00Z" w:initials="MCS">
    <w:p w14:paraId="03FEBF5B" w14:textId="30826E9F" w:rsidR="006F463E" w:rsidRDefault="006F463E">
      <w:pPr>
        <w:pStyle w:val="CommentText"/>
      </w:pPr>
      <w:r>
        <w:rPr>
          <w:rStyle w:val="CommentReference"/>
        </w:rPr>
        <w:annotationRef/>
      </w:r>
      <w:r>
        <w:t xml:space="preserve">Not sure if you want the extra fisheries </w:t>
      </w:r>
      <w:proofErr w:type="spellStart"/>
      <w:r>
        <w:t>tidbut</w:t>
      </w:r>
      <w:proofErr w:type="spellEnd"/>
      <w:r>
        <w:t xml:space="preserve"> in there, but it’s there if you need it…</w:t>
      </w:r>
    </w:p>
  </w:comment>
  <w:comment w:id="395" w:author="Megsie Siple" w:date="2020-08-20T08:40:00Z" w:initials="MCS">
    <w:p w14:paraId="3D4C895D" w14:textId="1247F1AE" w:rsidR="006F463E" w:rsidRDefault="006F463E">
      <w:pPr>
        <w:pStyle w:val="CommentText"/>
      </w:pPr>
      <w:r>
        <w:rPr>
          <w:rStyle w:val="CommentReference"/>
        </w:rPr>
        <w:annotationRef/>
      </w:r>
      <w:r>
        <w:t xml:space="preserve">Again, this paragraph is more about the ecosystem but I think it belongs in the discussion </w:t>
      </w:r>
      <w:proofErr w:type="spellStart"/>
      <w:r>
        <w:t>bc</w:t>
      </w:r>
      <w:proofErr w:type="spellEnd"/>
      <w:r>
        <w:t xml:space="preserve"> the meat of the analysis is all single-species</w:t>
      </w:r>
    </w:p>
  </w:comment>
  <w:comment w:id="430" w:author="Megsie Siple" w:date="2020-08-20T08:52:00Z" w:initials="MCS">
    <w:p w14:paraId="11240A0A" w14:textId="53784CEE" w:rsidR="006F463E" w:rsidRDefault="006F463E">
      <w:pPr>
        <w:pStyle w:val="CommentText"/>
      </w:pPr>
      <w:r>
        <w:rPr>
          <w:rStyle w:val="CommentReference"/>
        </w:rPr>
        <w:annotationRef/>
      </w:r>
      <w:r>
        <w:t>Here I would insert an example or two from the fisheries literature, I’m thinking about the northern cod collapse but am sure there are others…</w:t>
      </w:r>
    </w:p>
  </w:comment>
  <w:comment w:id="431" w:author="Megsie Siple" w:date="2020-08-20T08:55:00Z" w:initials="MCS">
    <w:p w14:paraId="2643905D" w14:textId="156719C2" w:rsidR="006F463E" w:rsidRDefault="006F463E">
      <w:pPr>
        <w:pStyle w:val="CommentText"/>
      </w:pPr>
      <w:r>
        <w:rPr>
          <w:rStyle w:val="CommentReference"/>
        </w:rPr>
        <w:annotationRef/>
      </w:r>
      <w:r>
        <w:t>Another justification for doing this paper is that when you have big, valuable fisheries/ecosystems that are changing is some unpredictable ways, it will be important to know which decisions will be risk-averse when you have uncertainty about the distance of the system/population from a threshold, like a depensatory threshold</w:t>
      </w:r>
    </w:p>
  </w:comment>
  <w:comment w:id="436" w:author="Megsie Siple" w:date="2020-08-20T08:57:00Z" w:initials="MCS">
    <w:p w14:paraId="465E9D62" w14:textId="6CC60E45" w:rsidR="006F463E" w:rsidRDefault="006F463E">
      <w:pPr>
        <w:pStyle w:val="CommentText"/>
      </w:pPr>
      <w:r>
        <w:rPr>
          <w:rStyle w:val="CommentReference"/>
        </w:rPr>
        <w:annotationRef/>
      </w:r>
      <w:r>
        <w:t>Also more broadly just monitoring the ‘wrong’ species or process (e.g., surveying returning adults when you get more from monitoring recruits or pups)</w:t>
      </w:r>
    </w:p>
  </w:comment>
  <w:comment w:id="765" w:author="Megsie Siple" w:date="2020-08-20T09:01:00Z" w:initials="MCS">
    <w:p w14:paraId="663DFDAC" w14:textId="635D0326" w:rsidR="006F463E" w:rsidRDefault="006F463E">
      <w:pPr>
        <w:pStyle w:val="CommentText"/>
      </w:pPr>
      <w:r>
        <w:rPr>
          <w:rStyle w:val="CommentReference"/>
        </w:rPr>
        <w:annotationRef/>
      </w:r>
      <w:r>
        <w:t xml:space="preserve">Sticklers will argue that a “true” MSE MUST be fitted to data; I have gotten around this in the past by calling it a “closed loop simulation similar to management strategy evaluation” </w:t>
      </w:r>
    </w:p>
  </w:comment>
  <w:comment w:id="768" w:author="Megsie Siple" w:date="2020-08-20T09:03:00Z" w:initials="MCS">
    <w:p w14:paraId="0F3FB69E" w14:textId="3B1872C3" w:rsidR="006F463E" w:rsidRDefault="006F463E">
      <w:pPr>
        <w:pStyle w:val="CommentText"/>
      </w:pPr>
      <w:r>
        <w:rPr>
          <w:rStyle w:val="CommentReference"/>
        </w:rPr>
        <w:annotationRef/>
      </w:r>
      <w:r>
        <w:t>Suggest changing language to simulation more broadly</w:t>
      </w:r>
    </w:p>
  </w:comment>
  <w:comment w:id="783" w:author="Megsie Siple" w:date="2020-08-20T09:04:00Z" w:initials="MCS">
    <w:p w14:paraId="47A4D221" w14:textId="4218F7F0" w:rsidR="006F463E" w:rsidRDefault="006F463E">
      <w:pPr>
        <w:pStyle w:val="CommentText"/>
      </w:pPr>
      <w:r>
        <w:rPr>
          <w:rStyle w:val="CommentReference"/>
        </w:rPr>
        <w:annotationRef/>
      </w:r>
      <w:r>
        <w:t>What does this mean?</w:t>
      </w:r>
    </w:p>
  </w:comment>
  <w:comment w:id="813" w:author="Megsie Siple" w:date="2020-08-20T10:11:00Z" w:initials="MCS">
    <w:p w14:paraId="01085D56" w14:textId="310FA635" w:rsidR="006F463E" w:rsidRDefault="006F463E">
      <w:pPr>
        <w:pStyle w:val="CommentText"/>
      </w:pPr>
      <w:r>
        <w:rPr>
          <w:rStyle w:val="CommentReference"/>
        </w:rPr>
        <w:annotationRef/>
      </w:r>
      <w:r>
        <w:t>May want to elaborate here that it’s based on a fish population… unless there are other taxa for which people use MSY</w:t>
      </w:r>
    </w:p>
  </w:comment>
  <w:comment w:id="814" w:author="Megsie Siple" w:date="2020-08-20T10:11:00Z" w:initials="MCS">
    <w:p w14:paraId="24D3CD64" w14:textId="6C7B45E0" w:rsidR="006F463E" w:rsidRDefault="006F463E">
      <w:pPr>
        <w:pStyle w:val="CommentText"/>
      </w:pPr>
      <w:r>
        <w:rPr>
          <w:rStyle w:val="CommentReference"/>
        </w:rPr>
        <w:annotationRef/>
      </w:r>
    </w:p>
  </w:comment>
  <w:comment w:id="815" w:author="Megsie Siple" w:date="2020-08-20T10:11:00Z" w:initials="MCS">
    <w:p w14:paraId="5184FCB8" w14:textId="75DFF336" w:rsidR="006F463E" w:rsidRDefault="006F463E">
      <w:pPr>
        <w:pStyle w:val="CommentText"/>
      </w:pPr>
      <w:r>
        <w:rPr>
          <w:rStyle w:val="CommentReference"/>
        </w:rPr>
        <w:annotationRef/>
      </w:r>
    </w:p>
  </w:comment>
  <w:comment w:id="817" w:author="Tim Essington" w:date="2019-04-22T17:22:00Z" w:initials="TEE">
    <w:p w14:paraId="54F0BB16" w14:textId="77777777" w:rsidR="006F463E" w:rsidRDefault="006F463E" w:rsidP="001E691A">
      <w:pPr>
        <w:autoSpaceDE w:val="0"/>
        <w:autoSpaceDN w:val="0"/>
        <w:adjustRightInd w:val="0"/>
        <w:rPr>
          <w:rFonts w:ascii="`¯¶¯ÒA5'380˝©5'C7R" w:hAnsi="`¯¶¯ÒA5'380˝©5'C7R" w:cs="`¯¶¯ÒA5'380˝©5'C7R"/>
        </w:rPr>
      </w:pPr>
      <w:r>
        <w:rPr>
          <w:rStyle w:val="CommentReference"/>
        </w:rPr>
        <w:annotationRef/>
      </w:r>
      <w:r>
        <w:t xml:space="preserve">The original </w:t>
      </w:r>
      <w:proofErr w:type="spellStart"/>
      <w:r>
        <w:t>refernce</w:t>
      </w:r>
      <w:proofErr w:type="spellEnd"/>
      <w:r>
        <w:t xml:space="preserve"> </w:t>
      </w:r>
      <w:proofErr w:type="gramStart"/>
      <w:r>
        <w:t>is :</w:t>
      </w:r>
      <w:proofErr w:type="gramEnd"/>
      <w:r>
        <w:t xml:space="preserve"> </w:t>
      </w:r>
      <w:r>
        <w:rPr>
          <w:rFonts w:ascii="`¯¶¯ÒA5'380˝©5'C7R" w:hAnsi="`¯¶¯ÒA5'380˝©5'C7R" w:cs="`¯¶¯ÒA5'380˝©5'C7R"/>
        </w:rPr>
        <w:t xml:space="preserve">M. Lewis and P. </w:t>
      </w:r>
      <w:proofErr w:type="spellStart"/>
      <w:r>
        <w:rPr>
          <w:rFonts w:ascii="`¯¶¯ÒA5'380˝©5'C7R" w:hAnsi="`¯¶¯ÒA5'380˝©5'C7R" w:cs="`¯¶¯ÒA5'380˝©5'C7R"/>
        </w:rPr>
        <w:t>Karieva</w:t>
      </w:r>
      <w:proofErr w:type="spellEnd"/>
      <w:r>
        <w:rPr>
          <w:rFonts w:ascii="`¯¶¯ÒA5'380˝©5'C7R" w:hAnsi="`¯¶¯ÒA5'380˝©5'C7R" w:cs="`¯¶¯ÒA5'380˝©5'C7R"/>
        </w:rPr>
        <w:t>. Allee dynamics and the spread of invading organisms.</w:t>
      </w:r>
    </w:p>
    <w:p w14:paraId="750A9012" w14:textId="32461A14" w:rsidR="006F463E" w:rsidRDefault="006F463E" w:rsidP="001E691A">
      <w:pPr>
        <w:pStyle w:val="CommentText"/>
      </w:pPr>
      <w:r>
        <w:rPr>
          <w:rFonts w:ascii="`¯¶¯ÒA5'380˝©5'C7R" w:hAnsi="`¯¶¯ÒA5'380˝©5'C7R" w:cs="`¯¶¯ÒA5'380˝©5'C7R"/>
        </w:rPr>
        <w:t>Theoretical Population Biology, 43:141 – 158, 1993. 31</w:t>
      </w:r>
    </w:p>
  </w:comment>
  <w:comment w:id="824" w:author="Megsie Siple" w:date="2020-08-20T09:21:00Z" w:initials="MCS">
    <w:p w14:paraId="289822FF" w14:textId="239AB46F" w:rsidR="006F463E" w:rsidRDefault="006F463E">
      <w:pPr>
        <w:pStyle w:val="CommentText"/>
      </w:pPr>
      <w:r>
        <w:rPr>
          <w:rStyle w:val="CommentReference"/>
        </w:rPr>
        <w:annotationRef/>
      </w:r>
      <w:r>
        <w:t>Wanted to emphasize that A is not always concretely a biomass value because it CAN be less than 0</w:t>
      </w:r>
    </w:p>
  </w:comment>
  <w:comment w:id="825" w:author="Megsie Siple" w:date="2020-08-20T09:11:00Z" w:initials="MCS">
    <w:p w14:paraId="6780A6AE" w14:textId="16A1BD07" w:rsidR="006F463E" w:rsidRDefault="006F463E">
      <w:pPr>
        <w:pStyle w:val="CommentText"/>
      </w:pPr>
      <w:r>
        <w:rPr>
          <w:rStyle w:val="CommentReference"/>
        </w:rPr>
        <w:annotationRef/>
      </w:r>
      <w:r>
        <w:t>I recommend changing to critical threshold or ‘threshold’ throughout but won’t change them all in case you don’t like this idea</w:t>
      </w:r>
    </w:p>
  </w:comment>
  <w:comment w:id="840" w:author="Adrian Stier" w:date="2019-03-09T06:35:00Z" w:initials="AS">
    <w:p w14:paraId="7598B02A" w14:textId="02BFDAF1" w:rsidR="006F463E" w:rsidRPr="003805EE" w:rsidRDefault="006F463E" w:rsidP="00E53E79">
      <w:pPr>
        <w:spacing w:line="480" w:lineRule="auto"/>
        <w:rPr>
          <w:rFonts w:ascii="Helvetica" w:hAnsi="Helvetica"/>
          <w:sz w:val="22"/>
          <w:szCs w:val="22"/>
        </w:rPr>
      </w:pPr>
      <w:r>
        <w:rPr>
          <w:rStyle w:val="CommentReference"/>
        </w:rPr>
        <w:annotationRef/>
      </w:r>
      <w:r>
        <w:rPr>
          <w:rFonts w:ascii="Helvetica" w:hAnsi="Helvetica"/>
          <w:sz w:val="22"/>
          <w:szCs w:val="22"/>
        </w:rPr>
        <w:t xml:space="preserve">insert text on stochasticity in r here. What is the form and </w:t>
      </w:r>
      <w:proofErr w:type="gramStart"/>
      <w:r>
        <w:rPr>
          <w:rFonts w:ascii="Helvetica" w:hAnsi="Helvetica"/>
          <w:sz w:val="22"/>
          <w:szCs w:val="22"/>
        </w:rPr>
        <w:t>why.</w:t>
      </w:r>
      <w:proofErr w:type="gramEnd"/>
      <w:r>
        <w:rPr>
          <w:rFonts w:ascii="Helvetica" w:hAnsi="Helvetica"/>
          <w:sz w:val="22"/>
          <w:szCs w:val="22"/>
        </w:rPr>
        <w:t xml:space="preserve"> </w:t>
      </w:r>
    </w:p>
    <w:p w14:paraId="6B3335DC" w14:textId="26A6329B" w:rsidR="006F463E" w:rsidRDefault="006F463E">
      <w:pPr>
        <w:pStyle w:val="CommentText"/>
      </w:pPr>
    </w:p>
  </w:comment>
  <w:comment w:id="853" w:author="Adrian Stier" w:date="2019-03-12T10:06:00Z" w:initials="AS">
    <w:p w14:paraId="2718DC47" w14:textId="09A1F702" w:rsidR="006F463E" w:rsidRDefault="006F463E">
      <w:pPr>
        <w:pStyle w:val="CommentText"/>
      </w:pPr>
      <w:r>
        <w:rPr>
          <w:rStyle w:val="CommentReference"/>
        </w:rPr>
        <w:annotationRef/>
      </w:r>
      <w:r>
        <w:rPr>
          <w:rFonts w:ascii="Helvetica" w:hAnsi="Helvetica"/>
          <w:color w:val="000000"/>
          <w:sz w:val="18"/>
          <w:szCs w:val="18"/>
        </w:rPr>
        <w:t xml:space="preserve">R1: </w:t>
      </w:r>
      <w:r w:rsidRPr="00C43FB6">
        <w:rPr>
          <w:rFonts w:ascii="Helvetica" w:hAnsi="Helvetica"/>
          <w:color w:val="000000"/>
          <w:sz w:val="18"/>
          <w:szCs w:val="18"/>
        </w:rPr>
        <w:t xml:space="preserve">L 147: Monitoring model: discusses a model for log-normal measurement error, but should explicitly mention </w:t>
      </w:r>
      <w:r w:rsidRPr="00E1067F">
        <w:rPr>
          <w:rFonts w:ascii="Helvetica" w:hAnsi="Helvetica"/>
          <w:color w:val="000000"/>
          <w:sz w:val="18"/>
          <w:szCs w:val="18"/>
          <w:highlight w:val="yellow"/>
        </w:rPr>
        <w:t>stochasticity in recruitment</w:t>
      </w:r>
      <w:r w:rsidRPr="00C43FB6">
        <w:rPr>
          <w:rFonts w:ascii="Helvetica" w:hAnsi="Helvetica"/>
          <w:color w:val="000000"/>
          <w:sz w:val="18"/>
          <w:szCs w:val="18"/>
        </w:rPr>
        <w:t xml:space="preserve"> as another important reason why a manager can never fully predict B_t+1, even with perfect knowledge of </w:t>
      </w:r>
      <w:proofErr w:type="spellStart"/>
      <w:r w:rsidRPr="00C43FB6">
        <w:rPr>
          <w:rFonts w:ascii="Helvetica" w:hAnsi="Helvetica"/>
          <w:color w:val="000000"/>
          <w:sz w:val="18"/>
          <w:szCs w:val="18"/>
        </w:rPr>
        <w:t>B_t</w:t>
      </w:r>
      <w:proofErr w:type="spellEnd"/>
      <w:r w:rsidRPr="00C43FB6">
        <w:rPr>
          <w:rFonts w:ascii="Helvetica" w:hAnsi="Helvetica"/>
          <w:color w:val="000000"/>
          <w:sz w:val="18"/>
          <w:szCs w:val="18"/>
        </w:rPr>
        <w:t>.  </w:t>
      </w:r>
    </w:p>
  </w:comment>
  <w:comment w:id="895" w:author="Megsie Siple" w:date="2020-08-20T09:59:00Z" w:initials="MCS">
    <w:p w14:paraId="3A2125E1" w14:textId="7BD327BE" w:rsidR="006F463E" w:rsidRDefault="006F463E">
      <w:pPr>
        <w:pStyle w:val="CommentText"/>
      </w:pPr>
      <w:r>
        <w:rPr>
          <w:rStyle w:val="CommentReference"/>
        </w:rPr>
        <w:annotationRef/>
      </w:r>
      <w:r>
        <w:t>This seems like an unusual thing to bring up… did the reviewers ask for it?</w:t>
      </w:r>
    </w:p>
  </w:comment>
  <w:comment w:id="938" w:author="Adrian Stier" w:date="2019-03-08T16:38:00Z" w:initials="AS">
    <w:p w14:paraId="270696F8" w14:textId="7E3AD55E" w:rsidR="006F463E" w:rsidRDefault="006F463E">
      <w:pPr>
        <w:pStyle w:val="CommentText"/>
        <w:rPr>
          <w:rFonts w:ascii="Helvetica" w:eastAsia="Times New Roman" w:hAnsi="Helvetica" w:cs="Times New Roman"/>
          <w:color w:val="000000"/>
          <w:sz w:val="18"/>
          <w:szCs w:val="18"/>
        </w:rPr>
      </w:pPr>
      <w:r>
        <w:rPr>
          <w:rStyle w:val="CommentReference"/>
        </w:rPr>
        <w:annotationRef/>
      </w:r>
      <w:r>
        <w:t>Reviewer 1: “</w:t>
      </w:r>
      <w:r w:rsidRPr="00F56FA2">
        <w:rPr>
          <w:rFonts w:ascii="Helvetica" w:eastAsia="Times New Roman" w:hAnsi="Helvetica" w:cs="Times New Roman"/>
          <w:color w:val="000000"/>
          <w:sz w:val="18"/>
          <w:szCs w:val="18"/>
          <w:highlight w:val="yellow"/>
        </w:rPr>
        <w:t xml:space="preserve">there is no such thing as MSY or B_MSY since the </w:t>
      </w:r>
      <w:r w:rsidRPr="00FE443D">
        <w:rPr>
          <w:rFonts w:ascii="Helvetica" w:eastAsia="Times New Roman" w:hAnsi="Helvetica" w:cs="Times New Roman"/>
          <w:color w:val="000000"/>
          <w:sz w:val="18"/>
          <w:szCs w:val="18"/>
          <w:highlight w:val="yellow"/>
        </w:rPr>
        <w:t>policy must reflect the measured stock (</w:t>
      </w:r>
      <w:proofErr w:type="gramStart"/>
      <w:r w:rsidRPr="00FE443D">
        <w:rPr>
          <w:rFonts w:ascii="Helvetica" w:eastAsia="Times New Roman" w:hAnsi="Helvetica" w:cs="Times New Roman"/>
          <w:color w:val="000000"/>
          <w:sz w:val="18"/>
          <w:szCs w:val="18"/>
          <w:highlight w:val="yellow"/>
        </w:rPr>
        <w:t>e.g.</w:t>
      </w:r>
      <w:proofErr w:type="gramEnd"/>
      <w:r w:rsidRPr="00FE443D">
        <w:rPr>
          <w:rFonts w:ascii="Helvetica" w:eastAsia="Times New Roman" w:hAnsi="Helvetica" w:cs="Times New Roman"/>
          <w:color w:val="000000"/>
          <w:sz w:val="18"/>
          <w:szCs w:val="18"/>
          <w:highlight w:val="yellow"/>
        </w:rPr>
        <w:t xml:space="preserve"> </w:t>
      </w:r>
      <w:proofErr w:type="spellStart"/>
      <w:r w:rsidRPr="00FE443D">
        <w:rPr>
          <w:rFonts w:ascii="Helvetica" w:eastAsia="Times New Roman" w:hAnsi="Helvetica" w:cs="Times New Roman"/>
          <w:color w:val="000000"/>
          <w:sz w:val="18"/>
          <w:szCs w:val="18"/>
          <w:highlight w:val="yellow"/>
        </w:rPr>
        <w:t>Sethi</w:t>
      </w:r>
      <w:proofErr w:type="spellEnd"/>
      <w:r w:rsidRPr="00FE443D">
        <w:rPr>
          <w:rFonts w:ascii="Helvetica" w:eastAsia="Times New Roman" w:hAnsi="Helvetica" w:cs="Times New Roman"/>
          <w:color w:val="000000"/>
          <w:sz w:val="18"/>
          <w:szCs w:val="18"/>
          <w:highlight w:val="yellow"/>
        </w:rPr>
        <w:t xml:space="preserve"> at al 2005). Still, one could argue that the MSY calculations (equation 2,3) are a reasonable starting point for a scenario for MSE which bi-passes that complexity, but the authors should at least attempt to justify this short cut.”</w:t>
      </w:r>
    </w:p>
    <w:p w14:paraId="4E1D2007" w14:textId="77777777" w:rsidR="006F463E" w:rsidRDefault="006F463E">
      <w:pPr>
        <w:pStyle w:val="CommentText"/>
        <w:rPr>
          <w:rFonts w:ascii="Helvetica" w:eastAsia="Times New Roman" w:hAnsi="Helvetica" w:cs="Times New Roman"/>
          <w:color w:val="000000"/>
          <w:sz w:val="18"/>
          <w:szCs w:val="18"/>
        </w:rPr>
      </w:pPr>
    </w:p>
    <w:p w14:paraId="030E8AC5" w14:textId="473A1F98" w:rsidR="006F463E" w:rsidRDefault="006F463E">
      <w:pPr>
        <w:pStyle w:val="CommentText"/>
      </w:pPr>
      <w:r>
        <w:rPr>
          <w:rFonts w:ascii="Helvetica" w:eastAsia="Times New Roman" w:hAnsi="Helvetica" w:cs="Times New Roman"/>
          <w:color w:val="000000"/>
          <w:sz w:val="18"/>
          <w:szCs w:val="18"/>
        </w:rPr>
        <w:t xml:space="preserve">We could say this, reference the </w:t>
      </w:r>
      <w:proofErr w:type="spellStart"/>
      <w:r>
        <w:rPr>
          <w:rFonts w:ascii="Helvetica" w:eastAsia="Times New Roman" w:hAnsi="Helvetica" w:cs="Times New Roman"/>
          <w:color w:val="000000"/>
          <w:sz w:val="18"/>
          <w:szCs w:val="18"/>
        </w:rPr>
        <w:t>Sethi</w:t>
      </w:r>
      <w:proofErr w:type="spellEnd"/>
      <w:r>
        <w:rPr>
          <w:rFonts w:ascii="Helvetica" w:eastAsia="Times New Roman" w:hAnsi="Helvetica" w:cs="Times New Roman"/>
          <w:color w:val="000000"/>
          <w:sz w:val="18"/>
          <w:szCs w:val="18"/>
        </w:rPr>
        <w:t xml:space="preserve"> paper, then say that we used </w:t>
      </w:r>
      <w:proofErr w:type="spellStart"/>
      <w:r>
        <w:rPr>
          <w:rFonts w:ascii="Helvetica" w:eastAsia="Times New Roman" w:hAnsi="Helvetica" w:cs="Times New Roman"/>
          <w:color w:val="000000"/>
          <w:sz w:val="18"/>
          <w:szCs w:val="18"/>
        </w:rPr>
        <w:t>Bmsy</w:t>
      </w:r>
      <w:proofErr w:type="spellEnd"/>
      <w:r>
        <w:rPr>
          <w:rFonts w:ascii="Helvetica" w:eastAsia="Times New Roman" w:hAnsi="Helvetica" w:cs="Times New Roman"/>
          <w:color w:val="000000"/>
          <w:sz w:val="18"/>
          <w:szCs w:val="18"/>
        </w:rPr>
        <w:t xml:space="preserve"> as an approximation. </w:t>
      </w:r>
    </w:p>
  </w:comment>
  <w:comment w:id="939" w:author="Tim Essington" w:date="2019-04-22T17:25:00Z" w:initials="TEE">
    <w:p w14:paraId="7BECB625" w14:textId="02A3286D" w:rsidR="006F463E" w:rsidRDefault="006F463E">
      <w:pPr>
        <w:pStyle w:val="CommentText"/>
      </w:pPr>
      <w:r>
        <w:rPr>
          <w:rStyle w:val="CommentReference"/>
        </w:rPr>
        <w:annotationRef/>
      </w:r>
      <w:r>
        <w:t xml:space="preserve">Or just define </w:t>
      </w:r>
      <w:proofErr w:type="spellStart"/>
      <w:r>
        <w:t>MSy</w:t>
      </w:r>
      <w:proofErr w:type="spellEnd"/>
      <w:r>
        <w:t xml:space="preserve"> and BMSY the usual way – the long-term average yield and the biomass that </w:t>
      </w:r>
      <w:proofErr w:type="spellStart"/>
      <w:r>
        <w:t>woud</w:t>
      </w:r>
      <w:proofErr w:type="spellEnd"/>
      <w:r>
        <w:t xml:space="preserve"> produce it, as these are commonly used management reference points.</w:t>
      </w:r>
    </w:p>
  </w:comment>
  <w:comment w:id="942" w:author="Megsie Siple" w:date="2020-08-20T10:21:00Z" w:initials="MCS">
    <w:p w14:paraId="6E8C01AD" w14:textId="6C1F0D4A" w:rsidR="006F463E" w:rsidRDefault="006F463E">
      <w:pPr>
        <w:pStyle w:val="CommentText"/>
      </w:pPr>
      <w:r>
        <w:rPr>
          <w:rStyle w:val="CommentReference"/>
        </w:rPr>
        <w:annotationRef/>
      </w:r>
      <w:proofErr w:type="gramStart"/>
      <w:r>
        <w:t>Usually</w:t>
      </w:r>
      <w:proofErr w:type="gramEnd"/>
      <w:r>
        <w:t xml:space="preserve"> these rules are based on B0 (even though B0 and K are kind of the same, conceptually)</w:t>
      </w:r>
    </w:p>
  </w:comment>
  <w:comment w:id="983" w:author="Megsie Siple" w:date="2020-08-20T10:26:00Z" w:initials="MCS">
    <w:p w14:paraId="7A377F40" w14:textId="35767538" w:rsidR="006F463E" w:rsidRDefault="006F463E">
      <w:pPr>
        <w:pStyle w:val="CommentText"/>
      </w:pPr>
      <w:r>
        <w:rPr>
          <w:rStyle w:val="CommentReference"/>
        </w:rPr>
        <w:annotationRef/>
      </w:r>
      <w:r>
        <w:t>What does this delta represent? Or is it just some constant that economists use</w:t>
      </w:r>
    </w:p>
  </w:comment>
  <w:comment w:id="1025" w:author="Megsie Siple" w:date="2020-08-20T10:28:00Z" w:initials="MCS">
    <w:p w14:paraId="0FA9893F" w14:textId="769E525A" w:rsidR="006F463E" w:rsidRDefault="006F463E">
      <w:pPr>
        <w:pStyle w:val="CommentText"/>
      </w:pPr>
      <w:r>
        <w:rPr>
          <w:rStyle w:val="CommentReference"/>
        </w:rPr>
        <w:annotationRef/>
      </w:r>
      <w:r>
        <w:t xml:space="preserve">Is it the log of the cost function or something? Assuming Cm is the cost function </w:t>
      </w:r>
    </w:p>
  </w:comment>
  <w:comment w:id="1026" w:author="Megsie Siple" w:date="2020-08-20T23:10:00Z" w:initials="MCS">
    <w:p w14:paraId="3B44098E" w14:textId="2B36E209" w:rsidR="006F463E" w:rsidRDefault="006F463E">
      <w:pPr>
        <w:pStyle w:val="CommentText"/>
      </w:pPr>
      <w:r>
        <w:rPr>
          <w:rStyle w:val="CommentReference"/>
        </w:rPr>
        <w:annotationRef/>
      </w:r>
      <w:r>
        <w:t>If these are different sampling intensities (different values of phi) I would just call them that here to avoid confusion about all the variables</w:t>
      </w:r>
    </w:p>
  </w:comment>
  <w:comment w:id="1027" w:author="Megsie Siple" w:date="2020-08-20T23:10:00Z" w:initials="MCS">
    <w:p w14:paraId="2E14E62C" w14:textId="6308EF83" w:rsidR="006F463E" w:rsidRDefault="006F463E">
      <w:pPr>
        <w:pStyle w:val="CommentText"/>
      </w:pPr>
      <w:r>
        <w:rPr>
          <w:rStyle w:val="CommentReference"/>
        </w:rPr>
        <w:annotationRef/>
      </w:r>
      <w:r>
        <w:t>Need to distinguish</w:t>
      </w:r>
    </w:p>
  </w:comment>
  <w:comment w:id="1037" w:author="Megsie Siple" w:date="2020-08-20T10:29:00Z" w:initials="MCS">
    <w:p w14:paraId="2E46F29B" w14:textId="4537F694" w:rsidR="006F463E" w:rsidRDefault="006F463E">
      <w:pPr>
        <w:pStyle w:val="CommentText"/>
      </w:pPr>
      <w:r>
        <w:rPr>
          <w:rStyle w:val="CommentReference"/>
        </w:rPr>
        <w:annotationRef/>
      </w:r>
      <w:r>
        <w:t xml:space="preserve">Ok now it’s definitely fish </w:t>
      </w:r>
      <w:r>
        <w:sym w:font="Wingdings" w:char="F04A"/>
      </w:r>
      <w:r>
        <w:t xml:space="preserve"> </w:t>
      </w:r>
    </w:p>
  </w:comment>
  <w:comment w:id="1053" w:author="Megsie Siple" w:date="2020-08-20T10:31:00Z" w:initials="MCS">
    <w:p w14:paraId="24C4DDA5" w14:textId="18C00532" w:rsidR="006F463E" w:rsidRDefault="006F463E">
      <w:pPr>
        <w:pStyle w:val="CommentText"/>
      </w:pPr>
      <w:r>
        <w:rPr>
          <w:rStyle w:val="CommentReference"/>
        </w:rPr>
        <w:annotationRef/>
      </w:r>
      <w:r>
        <w:t>Still need to do this one!</w:t>
      </w:r>
    </w:p>
  </w:comment>
  <w:comment w:id="1125" w:author="Megsie Siple" w:date="2020-08-20T10:33:00Z" w:initials="MCS">
    <w:p w14:paraId="3F42E33C" w14:textId="6E8A8BA6" w:rsidR="006F463E" w:rsidRDefault="006F463E">
      <w:pPr>
        <w:pStyle w:val="CommentText"/>
      </w:pPr>
      <w:r>
        <w:rPr>
          <w:rStyle w:val="CommentReference"/>
        </w:rPr>
        <w:annotationRef/>
      </w:r>
      <w:r>
        <w:t>For basic model behavior it might also be good to show how it behaves with constant fishing mortality, so there’s a basis of comparison for the hockey stick harvest strategy</w:t>
      </w:r>
    </w:p>
  </w:comment>
  <w:comment w:id="1158" w:author="Megsie Siple" w:date="2020-08-20T13:47:00Z" w:initials="MCS">
    <w:p w14:paraId="793CAAAB" w14:textId="1F41D378" w:rsidR="006F463E" w:rsidRDefault="006F463E">
      <w:pPr>
        <w:pStyle w:val="CommentText"/>
      </w:pPr>
      <w:r>
        <w:rPr>
          <w:rStyle w:val="CommentReference"/>
        </w:rPr>
        <w:annotationRef/>
      </w:r>
      <w:r>
        <w:t>Are these the same? I would just say critical threshold here</w:t>
      </w:r>
    </w:p>
  </w:comment>
  <w:comment w:id="1247" w:author="Megsie Siple" w:date="2020-08-20T23:15:00Z" w:initials="MCS">
    <w:p w14:paraId="6041D692" w14:textId="6D6F1738" w:rsidR="006F463E" w:rsidRDefault="006F463E">
      <w:pPr>
        <w:pStyle w:val="CommentText"/>
      </w:pPr>
      <w:r>
        <w:rPr>
          <w:rStyle w:val="CommentReference"/>
        </w:rPr>
        <w:annotationRef/>
      </w:r>
      <w:r>
        <w:t xml:space="preserve">I think this is part of what we talked about changing but now can’t remember </w:t>
      </w:r>
    </w:p>
  </w:comment>
  <w:comment w:id="1261" w:author="Megsie Siple" w:date="2020-08-20T23:17:00Z" w:initials="MCS">
    <w:p w14:paraId="42FF3F62" w14:textId="381619B0" w:rsidR="006F463E" w:rsidRDefault="006F463E">
      <w:pPr>
        <w:pStyle w:val="CommentText"/>
      </w:pPr>
      <w:r>
        <w:rPr>
          <w:rStyle w:val="CommentReference"/>
        </w:rPr>
        <w:annotationRef/>
      </w:r>
      <w:r>
        <w:t>OR a time period long enough for populations to reach their equilibrium values (if that’s true)</w:t>
      </w:r>
    </w:p>
  </w:comment>
  <w:comment w:id="1504" w:author="Megsie Siple" w:date="2020-08-20T23:20:00Z" w:initials="MCS">
    <w:p w14:paraId="0DA1A373" w14:textId="526330C7" w:rsidR="006F463E" w:rsidRDefault="006F463E">
      <w:pPr>
        <w:pStyle w:val="CommentText"/>
      </w:pPr>
      <w:r>
        <w:rPr>
          <w:rStyle w:val="CommentReference"/>
        </w:rPr>
        <w:annotationRef/>
      </w:r>
      <w:r>
        <w:t xml:space="preserve">Any reason NPV isn’t used throughout instead of spelling out net present value? </w:t>
      </w:r>
    </w:p>
  </w:comment>
  <w:comment w:id="1598" w:author="Adrian Stier [2]" w:date="2021-01-15T08:16:00Z" w:initials="AS">
    <w:p w14:paraId="20303258" w14:textId="7307A087" w:rsidR="006F463E" w:rsidRDefault="006F463E">
      <w:pPr>
        <w:pStyle w:val="CommentText"/>
      </w:pPr>
      <w:r>
        <w:rPr>
          <w:rStyle w:val="CommentReference"/>
        </w:rPr>
        <w:annotationRef/>
      </w:r>
      <w:r>
        <w:t xml:space="preserve">Consider adding a sensitivity to supplement of this figure for A=20, 30, where the tipping point is closer to the </w:t>
      </w:r>
      <w:proofErr w:type="spellStart"/>
      <w:r>
        <w:t>Bcrit</w:t>
      </w:r>
      <w:proofErr w:type="spellEnd"/>
      <w:r>
        <w:t xml:space="preserve">. And </w:t>
      </w:r>
    </w:p>
  </w:comment>
  <w:comment w:id="1602" w:author="Tim Essington" w:date="2019-04-22T17:34:00Z" w:initials="TEE">
    <w:p w14:paraId="05EDB676" w14:textId="01EE1279" w:rsidR="006F463E" w:rsidRDefault="006F463E">
      <w:pPr>
        <w:pStyle w:val="CommentText"/>
      </w:pPr>
      <w:r>
        <w:rPr>
          <w:rStyle w:val="CommentReference"/>
        </w:rPr>
        <w:annotationRef/>
      </w:r>
      <w:r>
        <w:t>And we can add to this the sensitivity runs that show that the relationship starts to breakdown, and then highlight why that is. I think this is doable in a simple paragraph based on the results you shared!</w:t>
      </w:r>
    </w:p>
  </w:comment>
  <w:comment w:id="1652" w:author="Megsie Siple" w:date="2020-08-20T23:25:00Z" w:initials="MCS">
    <w:p w14:paraId="6EE84924" w14:textId="73500BB1" w:rsidR="006F463E" w:rsidRDefault="006F463E">
      <w:pPr>
        <w:pStyle w:val="CommentText"/>
      </w:pPr>
      <w:r>
        <w:rPr>
          <w:rStyle w:val="CommentReference"/>
        </w:rPr>
        <w:annotationRef/>
      </w:r>
      <w:r>
        <w:t>To me this means the combined effect is higher than the sum of the individual effects</w:t>
      </w:r>
    </w:p>
  </w:comment>
  <w:comment w:id="1872" w:author="Megsie Siple" w:date="2020-08-20T23:28:00Z" w:initials="MCS">
    <w:p w14:paraId="5C51AF4B" w14:textId="30B83A74" w:rsidR="006F463E" w:rsidRDefault="006F463E">
      <w:pPr>
        <w:pStyle w:val="CommentText"/>
      </w:pPr>
      <w:r>
        <w:rPr>
          <w:rStyle w:val="CommentReference"/>
        </w:rPr>
        <w:annotationRef/>
      </w:r>
      <w:r>
        <w:t>Or something</w:t>
      </w:r>
    </w:p>
  </w:comment>
  <w:comment w:id="1875" w:author="Megsie Siple" w:date="2020-08-20T23:30:00Z" w:initials="MCS">
    <w:p w14:paraId="5362F55E" w14:textId="777D4BCB" w:rsidR="006F463E" w:rsidRDefault="006F463E">
      <w:pPr>
        <w:pStyle w:val="CommentText"/>
      </w:pPr>
      <w:r>
        <w:rPr>
          <w:rStyle w:val="CommentReference"/>
        </w:rPr>
        <w:annotationRef/>
      </w:r>
      <w:r>
        <w:t>Precautionary buffers are put on lots of things, I think what you describe is more like, an adaptive framework that boosts monitoring when the stock is close to a critical threshold</w:t>
      </w:r>
    </w:p>
  </w:comment>
  <w:comment w:id="1885" w:author="Megsie Siple" w:date="2020-08-20T23:30:00Z" w:initials="MCS">
    <w:p w14:paraId="5FAC58D8" w14:textId="24104A47" w:rsidR="006F463E" w:rsidRDefault="006F463E">
      <w:pPr>
        <w:pStyle w:val="CommentText"/>
      </w:pPr>
      <w:r>
        <w:rPr>
          <w:rStyle w:val="CommentReference"/>
        </w:rPr>
        <w:annotationRef/>
      </w:r>
      <w:r>
        <w:t>Or ‘population status’ or ‘stock status’</w:t>
      </w:r>
    </w:p>
  </w:comment>
  <w:comment w:id="1895" w:author="Megsie Siple" w:date="2020-08-20T08:40:00Z" w:initials="MCS">
    <w:p w14:paraId="0A1C9EC0" w14:textId="77777777" w:rsidR="006F463E" w:rsidRDefault="006F463E" w:rsidP="000C476C">
      <w:pPr>
        <w:pStyle w:val="CommentText"/>
      </w:pPr>
      <w:r>
        <w:rPr>
          <w:rStyle w:val="CommentReference"/>
        </w:rPr>
        <w:annotationRef/>
      </w:r>
      <w:r>
        <w:t xml:space="preserve">Again, this paragraph is more about the ecosystem but I think it belongs in the discussion </w:t>
      </w:r>
      <w:proofErr w:type="spellStart"/>
      <w:r>
        <w:t>bc</w:t>
      </w:r>
      <w:proofErr w:type="spellEnd"/>
      <w:r>
        <w:t xml:space="preserve"> the meat of the analysis is all single-species</w:t>
      </w:r>
    </w:p>
  </w:comment>
  <w:comment w:id="1927" w:author="Megsie Siple" w:date="2020-08-20T23:33:00Z" w:initials="MCS">
    <w:p w14:paraId="18AAA4A3" w14:textId="679E0D53" w:rsidR="006F463E" w:rsidRDefault="006F463E">
      <w:pPr>
        <w:pStyle w:val="CommentText"/>
      </w:pPr>
      <w:r>
        <w:t>I don’t totally know what this is, in the fisheries/ecosystem context</w:t>
      </w:r>
      <w:r>
        <w:rPr>
          <w:rStyle w:val="CommentReference"/>
        </w:rPr>
        <w:annotationRef/>
      </w:r>
      <w:r>
        <w:t>; might be an econ thing?</w:t>
      </w:r>
    </w:p>
  </w:comment>
  <w:comment w:id="1943" w:author="Megsie Siple" w:date="2020-08-20T23:40:00Z" w:initials="MCS">
    <w:p w14:paraId="055B217A" w14:textId="2B655103" w:rsidR="006F463E" w:rsidRDefault="006F463E">
      <w:pPr>
        <w:pStyle w:val="CommentText"/>
      </w:pPr>
      <w:r>
        <w:rPr>
          <w:rStyle w:val="CommentReference"/>
        </w:rPr>
        <w:annotationRef/>
      </w:r>
      <w:r>
        <w:t xml:space="preserve">Don’t want to make them totally inevitable because… [nervous teeth emoji] </w:t>
      </w:r>
    </w:p>
  </w:comment>
  <w:comment w:id="1957" w:author="Megsie Siple" w:date="2020-08-20T23:41:00Z" w:initials="MCS">
    <w:p w14:paraId="3FF463E9" w14:textId="4EFD4C10" w:rsidR="006F463E" w:rsidRDefault="006F463E">
      <w:pPr>
        <w:pStyle w:val="CommentText"/>
      </w:pPr>
      <w:r>
        <w:rPr>
          <w:rStyle w:val="CommentReference"/>
        </w:rPr>
        <w:annotationRef/>
      </w:r>
      <w:r>
        <w:t>I would also add to this paragraph that a lot of precautionary management is designed with the uncertainty about a biological threshold in mind—precautionary buffers on the overfishing limit, in the case of US groundfish, are designed to prevent the stock from going near a threshold</w:t>
      </w:r>
    </w:p>
  </w:comment>
  <w:comment w:id="2102" w:author="Megsie Siple" w:date="2020-08-20T23:48:00Z" w:initials="MCS">
    <w:p w14:paraId="76ECE068" w14:textId="3208C60E" w:rsidR="006F463E" w:rsidRDefault="006F463E">
      <w:pPr>
        <w:pStyle w:val="CommentText"/>
      </w:pPr>
      <w:r>
        <w:rPr>
          <w:rStyle w:val="CommentReference"/>
        </w:rPr>
        <w:annotationRef/>
      </w:r>
      <w:r>
        <w:t>M will check/update</w:t>
      </w:r>
    </w:p>
  </w:comment>
  <w:comment w:id="2194" w:author="Megsie Siple" w:date="2020-08-20T23:48:00Z" w:initials="MCS">
    <w:p w14:paraId="428D574B" w14:textId="4D9795CF" w:rsidR="006F463E" w:rsidRDefault="006F463E">
      <w:pPr>
        <w:pStyle w:val="CommentText"/>
      </w:pPr>
      <w:r>
        <w:rPr>
          <w:rStyle w:val="CommentReference"/>
        </w:rPr>
        <w:annotationRef/>
      </w:r>
      <w:r>
        <w:t>M will check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1B1444A8" w15:done="0"/>
  <w15:commentEx w15:paraId="0AFC99BA" w15:done="0"/>
  <w15:commentEx w15:paraId="3AE0FDAF" w15:done="0"/>
  <w15:commentEx w15:paraId="0C1344B7" w15:done="0"/>
  <w15:commentEx w15:paraId="619CD1F9" w15:done="0"/>
  <w15:commentEx w15:paraId="674D46E1" w15:done="0"/>
  <w15:commentEx w15:paraId="36D97C29" w15:done="0"/>
  <w15:commentEx w15:paraId="53AFA4FA" w15:done="0"/>
  <w15:commentEx w15:paraId="36E44448" w15:done="0"/>
  <w15:commentEx w15:paraId="4402DCA8" w15:paraIdParent="36E44448" w15:done="0"/>
  <w15:commentEx w15:paraId="03FEBF5B" w15:done="0"/>
  <w15:commentEx w15:paraId="3D4C895D" w15:done="0"/>
  <w15:commentEx w15:paraId="11240A0A" w15:done="0"/>
  <w15:commentEx w15:paraId="2643905D" w15:done="0"/>
  <w15:commentEx w15:paraId="465E9D62" w15:done="0"/>
  <w15:commentEx w15:paraId="663DFDAC" w15:done="0"/>
  <w15:commentEx w15:paraId="0F3FB69E" w15:done="0"/>
  <w15:commentEx w15:paraId="47A4D221" w15:done="0"/>
  <w15:commentEx w15:paraId="01085D56" w15:done="0"/>
  <w15:commentEx w15:paraId="24D3CD64" w15:done="0"/>
  <w15:commentEx w15:paraId="5184FCB8" w15:paraIdParent="24D3CD64" w15:done="0"/>
  <w15:commentEx w15:paraId="750A9012" w15:done="0"/>
  <w15:commentEx w15:paraId="289822FF" w15:done="0"/>
  <w15:commentEx w15:paraId="6780A6AE" w15:done="0"/>
  <w15:commentEx w15:paraId="6B3335DC" w15:done="0"/>
  <w15:commentEx w15:paraId="2718DC47" w15:done="0"/>
  <w15:commentEx w15:paraId="3A2125E1" w15:done="0"/>
  <w15:commentEx w15:paraId="030E8AC5" w15:done="0"/>
  <w15:commentEx w15:paraId="7BECB625" w15:paraIdParent="030E8AC5" w15:done="0"/>
  <w15:commentEx w15:paraId="6E8C01AD" w15:done="0"/>
  <w15:commentEx w15:paraId="7A377F40" w15:done="0"/>
  <w15:commentEx w15:paraId="0FA9893F" w15:done="0"/>
  <w15:commentEx w15:paraId="3B44098E" w15:done="0"/>
  <w15:commentEx w15:paraId="2E14E62C" w15:done="0"/>
  <w15:commentEx w15:paraId="2E46F29B" w15:done="0"/>
  <w15:commentEx w15:paraId="24C4DDA5" w15:done="0"/>
  <w15:commentEx w15:paraId="3F42E33C" w15:done="0"/>
  <w15:commentEx w15:paraId="793CAAAB" w15:done="0"/>
  <w15:commentEx w15:paraId="6041D692" w15:done="0"/>
  <w15:commentEx w15:paraId="42FF3F62" w15:done="0"/>
  <w15:commentEx w15:paraId="0DA1A373" w15:done="0"/>
  <w15:commentEx w15:paraId="20303258" w15:done="0"/>
  <w15:commentEx w15:paraId="05EDB676" w15:done="0"/>
  <w15:commentEx w15:paraId="6EE84924" w15:done="0"/>
  <w15:commentEx w15:paraId="5C51AF4B" w15:done="0"/>
  <w15:commentEx w15:paraId="5362F55E" w15:done="0"/>
  <w15:commentEx w15:paraId="5FAC58D8" w15:done="0"/>
  <w15:commentEx w15:paraId="0A1C9EC0" w15:done="0"/>
  <w15:commentEx w15:paraId="18AAA4A3" w15:done="0"/>
  <w15:commentEx w15:paraId="055B217A" w15:done="0"/>
  <w15:commentEx w15:paraId="3FF463E9" w15:done="0"/>
  <w15:commentEx w15:paraId="76ECE068" w15:done="0"/>
  <w15:commentEx w15:paraId="428D57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22E81788" w16cex:dateUtc="2020-08-20T04:26:00Z"/>
  <w16cex:commentExtensible w16cex:durableId="22E8173B" w16cex:dateUtc="2020-08-20T04:25:00Z"/>
  <w16cex:commentExtensible w16cex:durableId="22E81DE2" w16cex:dateUtc="2020-08-20T04:53:00Z"/>
  <w16cex:commentExtensible w16cex:durableId="22E81FFB" w16cex:dateUtc="2020-08-20T05:02:00Z"/>
  <w16cex:commentExtensible w16cex:durableId="22E82493" w16cex:dateUtc="2020-08-20T05:22:00Z"/>
  <w16cex:commentExtensible w16cex:durableId="22E8B9B8" w16cex:dateUtc="2020-08-20T15:58:00Z"/>
  <w16cex:commentExtensible w16cex:durableId="22E827B4" w16cex:dateUtc="2020-08-20T05:35:00Z"/>
  <w16cex:commentExtensible w16cex:durableId="22E8B56C" w16cex:dateUtc="2020-08-20T15:40:00Z"/>
  <w16cex:commentExtensible w16cex:durableId="22E8B839" w16cex:dateUtc="2020-08-20T15:52:00Z"/>
  <w16cex:commentExtensible w16cex:durableId="22E8B8E4" w16cex:dateUtc="2020-08-20T15:55:00Z"/>
  <w16cex:commentExtensible w16cex:durableId="22E8B989" w16cex:dateUtc="2020-08-20T15:57:00Z"/>
  <w16cex:commentExtensible w16cex:durableId="22E8BA6E" w16cex:dateUtc="2020-08-20T16:01:00Z"/>
  <w16cex:commentExtensible w16cex:durableId="22E8BAC4" w16cex:dateUtc="2020-08-20T16:03:00Z"/>
  <w16cex:commentExtensible w16cex:durableId="22E8BB2B" w16cex:dateUtc="2020-08-20T16:04:00Z"/>
  <w16cex:commentExtensible w16cex:durableId="22E8CAE3" w16cex:dateUtc="2020-08-20T17:11:00Z"/>
  <w16cex:commentExtensible w16cex:durableId="22E8CACE" w16cex:dateUtc="2020-08-20T17:11:00Z"/>
  <w16cex:commentExtensible w16cex:durableId="22E8CAD4" w16cex:dateUtc="2020-08-20T17:11:00Z"/>
  <w16cex:commentExtensible w16cex:durableId="22E8BF0E" w16cex:dateUtc="2020-08-20T16:21:00Z"/>
  <w16cex:commentExtensible w16cex:durableId="22E8BCC8" w16cex:dateUtc="2020-08-20T16:11:00Z"/>
  <w16cex:commentExtensible w16cex:durableId="22E8C814" w16cex:dateUtc="2020-08-20T16:59:00Z"/>
  <w16cex:commentExtensible w16cex:durableId="22E8CD32" w16cex:dateUtc="2020-08-20T17:21:00Z"/>
  <w16cex:commentExtensible w16cex:durableId="22E8CE5E" w16cex:dateUtc="2020-08-20T17:26:00Z"/>
  <w16cex:commentExtensible w16cex:durableId="22E8CEC4" w16cex:dateUtc="2020-08-20T17:28:00Z"/>
  <w16cex:commentExtensible w16cex:durableId="22E9814B" w16cex:dateUtc="2020-08-21T06:10:00Z"/>
  <w16cex:commentExtensible w16cex:durableId="22E98177" w16cex:dateUtc="2020-08-21T06:10:00Z"/>
  <w16cex:commentExtensible w16cex:durableId="22E8CF1D" w16cex:dateUtc="2020-08-20T17:29:00Z"/>
  <w16cex:commentExtensible w16cex:durableId="22E8CF9E" w16cex:dateUtc="2020-08-20T17:31:00Z"/>
  <w16cex:commentExtensible w16cex:durableId="22E8CFF7" w16cex:dateUtc="2020-08-20T17:33:00Z"/>
  <w16cex:commentExtensible w16cex:durableId="22E8FD7E" w16cex:dateUtc="2020-08-20T20:47:00Z"/>
  <w16cex:commentExtensible w16cex:durableId="22E98278" w16cex:dateUtc="2020-08-21T06:15:00Z"/>
  <w16cex:commentExtensible w16cex:durableId="22E98323" w16cex:dateUtc="2020-08-21T06:17:00Z"/>
  <w16cex:commentExtensible w16cex:durableId="22E983A2" w16cex:dateUtc="2020-08-21T06:20:00Z"/>
  <w16cex:commentExtensible w16cex:durableId="22E984EF" w16cex:dateUtc="2020-08-21T06:25:00Z"/>
  <w16cex:commentExtensible w16cex:durableId="22E985AC" w16cex:dateUtc="2020-08-21T06:28:00Z"/>
  <w16cex:commentExtensible w16cex:durableId="22E9861C" w16cex:dateUtc="2020-08-21T06:30:00Z"/>
  <w16cex:commentExtensible w16cex:durableId="22E98601" w16cex:dateUtc="2020-08-21T06:30:00Z"/>
  <w16cex:commentExtensible w16cex:durableId="23819682" w16cex:dateUtc="2020-08-20T15:40:00Z"/>
  <w16cex:commentExtensible w16cex:durableId="22E986B7" w16cex:dateUtc="2020-08-21T06:33:00Z"/>
  <w16cex:commentExtensible w16cex:durableId="22E9885E" w16cex:dateUtc="2020-08-21T06:40:00Z"/>
  <w16cex:commentExtensible w16cex:durableId="22E9889F" w16cex:dateUtc="2020-08-21T06:41:00Z"/>
  <w16cex:commentExtensible w16cex:durableId="22E98A4A" w16cex:dateUtc="2020-08-21T06:48:00Z"/>
  <w16cex:commentExtensible w16cex:durableId="22E98A56" w16cex:dateUtc="2020-08-21T06: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1B1444A8" w16cid:durableId="22E81788"/>
  <w16cid:commentId w16cid:paraId="0AFC99BA" w16cid:durableId="22E8173B"/>
  <w16cid:commentId w16cid:paraId="3AE0FDAF" w16cid:durableId="22E81DE2"/>
  <w16cid:commentId w16cid:paraId="0C1344B7" w16cid:durableId="22E81FFB"/>
  <w16cid:commentId w16cid:paraId="619CD1F9" w16cid:durableId="22E82493"/>
  <w16cid:commentId w16cid:paraId="674D46E1" w16cid:durableId="20687128"/>
  <w16cid:commentId w16cid:paraId="36D97C29" w16cid:durableId="22E8B9B8"/>
  <w16cid:commentId w16cid:paraId="53AFA4FA" w16cid:durableId="206871E7"/>
  <w16cid:commentId w16cid:paraId="36E44448" w16cid:durableId="2068723C"/>
  <w16cid:commentId w16cid:paraId="4402DCA8" w16cid:durableId="20687256"/>
  <w16cid:commentId w16cid:paraId="03FEBF5B" w16cid:durableId="22E827B4"/>
  <w16cid:commentId w16cid:paraId="3D4C895D" w16cid:durableId="22E8B56C"/>
  <w16cid:commentId w16cid:paraId="11240A0A" w16cid:durableId="22E8B839"/>
  <w16cid:commentId w16cid:paraId="2643905D" w16cid:durableId="22E8B8E4"/>
  <w16cid:commentId w16cid:paraId="465E9D62" w16cid:durableId="22E8B989"/>
  <w16cid:commentId w16cid:paraId="663DFDAC" w16cid:durableId="22E8BA6E"/>
  <w16cid:commentId w16cid:paraId="0F3FB69E" w16cid:durableId="22E8BAC4"/>
  <w16cid:commentId w16cid:paraId="47A4D221" w16cid:durableId="22E8BB2B"/>
  <w16cid:commentId w16cid:paraId="01085D56" w16cid:durableId="22E8CAE3"/>
  <w16cid:commentId w16cid:paraId="24D3CD64" w16cid:durableId="22E8CACE"/>
  <w16cid:commentId w16cid:paraId="5184FCB8" w16cid:durableId="22E8CAD4"/>
  <w16cid:commentId w16cid:paraId="750A9012" w16cid:durableId="206876DC"/>
  <w16cid:commentId w16cid:paraId="289822FF" w16cid:durableId="22E8BF0E"/>
  <w16cid:commentId w16cid:paraId="6780A6AE" w16cid:durableId="22E8BCC8"/>
  <w16cid:commentId w16cid:paraId="6B3335DC" w16cid:durableId="202DDD40"/>
  <w16cid:commentId w16cid:paraId="2718DC47" w16cid:durableId="2032031A"/>
  <w16cid:commentId w16cid:paraId="3A2125E1" w16cid:durableId="22E8C814"/>
  <w16cid:commentId w16cid:paraId="030E8AC5" w16cid:durableId="202D1913"/>
  <w16cid:commentId w16cid:paraId="7BECB625" w16cid:durableId="20687775"/>
  <w16cid:commentId w16cid:paraId="6E8C01AD" w16cid:durableId="22E8CD32"/>
  <w16cid:commentId w16cid:paraId="7A377F40" w16cid:durableId="22E8CE5E"/>
  <w16cid:commentId w16cid:paraId="0FA9893F" w16cid:durableId="22E8CEC4"/>
  <w16cid:commentId w16cid:paraId="3B44098E" w16cid:durableId="22E9814B"/>
  <w16cid:commentId w16cid:paraId="2E14E62C" w16cid:durableId="22E98177"/>
  <w16cid:commentId w16cid:paraId="2E46F29B" w16cid:durableId="22E8CF1D"/>
  <w16cid:commentId w16cid:paraId="24C4DDA5" w16cid:durableId="22E8CF9E"/>
  <w16cid:commentId w16cid:paraId="3F42E33C" w16cid:durableId="22E8CFF7"/>
  <w16cid:commentId w16cid:paraId="793CAAAB" w16cid:durableId="22E8FD7E"/>
  <w16cid:commentId w16cid:paraId="6041D692" w16cid:durableId="22E98278"/>
  <w16cid:commentId w16cid:paraId="42FF3F62" w16cid:durableId="22E98323"/>
  <w16cid:commentId w16cid:paraId="0DA1A373" w16cid:durableId="22E983A2"/>
  <w16cid:commentId w16cid:paraId="20303258" w16cid:durableId="23B2C20D"/>
  <w16cid:commentId w16cid:paraId="05EDB676" w16cid:durableId="206879A8"/>
  <w16cid:commentId w16cid:paraId="6EE84924" w16cid:durableId="22E984EF"/>
  <w16cid:commentId w16cid:paraId="5C51AF4B" w16cid:durableId="22E985AC"/>
  <w16cid:commentId w16cid:paraId="5362F55E" w16cid:durableId="22E9861C"/>
  <w16cid:commentId w16cid:paraId="5FAC58D8" w16cid:durableId="22E98601"/>
  <w16cid:commentId w16cid:paraId="0A1C9EC0" w16cid:durableId="23819682"/>
  <w16cid:commentId w16cid:paraId="18AAA4A3" w16cid:durableId="22E986B7"/>
  <w16cid:commentId w16cid:paraId="055B217A" w16cid:durableId="22E9885E"/>
  <w16cid:commentId w16cid:paraId="3FF463E9" w16cid:durableId="22E9889F"/>
  <w16cid:commentId w16cid:paraId="76ECE068" w16cid:durableId="22E98A4A"/>
  <w16cid:commentId w16cid:paraId="428D574B" w16cid:durableId="22E98A5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4513263" w14:textId="77777777" w:rsidR="00CA7AF3" w:rsidRDefault="00CA7AF3" w:rsidP="00135D5C">
      <w:r>
        <w:separator/>
      </w:r>
    </w:p>
  </w:endnote>
  <w:endnote w:type="continuationSeparator" w:id="0">
    <w:p w14:paraId="5196FFC3" w14:textId="77777777" w:rsidR="00CA7AF3" w:rsidRDefault="00CA7AF3"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Times">
    <w:altName w:val="﷽﷽﷽﷽﷽﷽﷽﷽"/>
    <w:panose1 w:val="02000500000000000000"/>
    <w:charset w:val="00"/>
    <w:family w:val="auto"/>
    <w:pitch w:val="variable"/>
    <w:sig w:usb0="E00002FF" w:usb1="5000205A" w:usb2="00000000" w:usb3="00000000" w:csb0="0000019F" w:csb1="00000000"/>
  </w:font>
  <w:font w:name="ff3">
    <w:altName w:val="Cambria"/>
    <w:panose1 w:val="020B0604020202020204"/>
    <w:charset w:val="00"/>
    <w:family w:val="roman"/>
    <w:notTrueType/>
    <w:pitch w:val="default"/>
  </w:font>
  <w:font w:name="`¯¶¯ÒA5'380˝©5'C7R">
    <w:altName w:val="Calibri"/>
    <w:panose1 w:val="020B0604020202020204"/>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8B05F4" w14:textId="77777777" w:rsidR="00CA7AF3" w:rsidRDefault="00CA7AF3" w:rsidP="00135D5C">
      <w:r>
        <w:separator/>
      </w:r>
    </w:p>
  </w:footnote>
  <w:footnote w:type="continuationSeparator" w:id="0">
    <w:p w14:paraId="6FF887D0" w14:textId="77777777" w:rsidR="00CA7AF3" w:rsidRDefault="00CA7AF3" w:rsidP="00135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543BC"/>
    <w:multiLevelType w:val="hybridMultilevel"/>
    <w:tmpl w:val="8DFA1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11F2919"/>
    <w:multiLevelType w:val="hybridMultilevel"/>
    <w:tmpl w:val="0CB6EC68"/>
    <w:lvl w:ilvl="0" w:tplc="F578A9A8">
      <w:start w:val="1"/>
      <w:numFmt w:val="decimal"/>
      <w:lvlText w:val="(%1)"/>
      <w:lvlJc w:val="left"/>
      <w:pPr>
        <w:ind w:left="1180" w:hanging="400"/>
      </w:pPr>
      <w:rPr>
        <w:rFonts w:hint="default"/>
        <w:i w:val="0"/>
        <w:iCs w:val="0"/>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8" w15:restartNumberingAfterBreak="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8"/>
  </w:num>
  <w:num w:numId="3">
    <w:abstractNumId w:val="1"/>
  </w:num>
  <w:num w:numId="4">
    <w:abstractNumId w:val="5"/>
  </w:num>
  <w:num w:numId="5">
    <w:abstractNumId w:val="12"/>
  </w:num>
  <w:num w:numId="6">
    <w:abstractNumId w:val="9"/>
  </w:num>
  <w:num w:numId="7">
    <w:abstractNumId w:val="15"/>
  </w:num>
  <w:num w:numId="8">
    <w:abstractNumId w:val="14"/>
  </w:num>
  <w:num w:numId="9">
    <w:abstractNumId w:val="16"/>
  </w:num>
  <w:num w:numId="10">
    <w:abstractNumId w:val="11"/>
  </w:num>
  <w:num w:numId="11">
    <w:abstractNumId w:val="2"/>
  </w:num>
  <w:num w:numId="12">
    <w:abstractNumId w:val="17"/>
  </w:num>
  <w:num w:numId="13">
    <w:abstractNumId w:val="7"/>
  </w:num>
  <w:num w:numId="14">
    <w:abstractNumId w:val="8"/>
    <w:lvlOverride w:ilvl="0">
      <w:startOverride w:val="1"/>
    </w:lvlOverride>
  </w:num>
  <w:num w:numId="15">
    <w:abstractNumId w:val="13"/>
  </w:num>
  <w:num w:numId="16">
    <w:abstractNumId w:val="3"/>
  </w:num>
  <w:num w:numId="17">
    <w:abstractNumId w:val="0"/>
  </w:num>
  <w:num w:numId="18">
    <w:abstractNumId w:val="6"/>
  </w:num>
  <w:num w:numId="1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Adrian Stier">
    <w15:presenceInfo w15:providerId="None" w15:userId="Adrian Stier"/>
  </w15:person>
  <w15:person w15:author="Megsie Siple">
    <w15:presenceInfo w15:providerId="None" w15:userId="Megsie Siple"/>
  </w15:person>
  <w15:person w15:author="Adrian Stier [2]">
    <w15:presenceInfo w15:providerId="Windows Live" w15:userId="af3c3376d5e677fa"/>
  </w15:person>
  <w15:person w15:author="Tim Essington">
    <w15:presenceInfo w15:providerId="None" w15:userId="Tim Essingto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6"/>
  <w:proofState w:spelling="clean" w:grammar="clean"/>
  <w:trackRevisions/>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Helvetica&lt;/FontName&gt;&lt;FontSize&gt;11&lt;/FontSize&gt;&lt;ReflistTitle&gt;&lt;/ReflistTitle&gt;&lt;StartingRefnum&gt;1&lt;/StartingRefnum&gt;&lt;FirstLineIndent&gt;0&lt;/FirstLineIndent&gt;&lt;HangingIndent&gt;0&lt;/HangingIndent&gt;&lt;LineSpacing&gt;2&lt;/LineSpacing&gt;&lt;SpaceAfter&gt;0&lt;/SpaceAfter&gt;&lt;/ENLayout&gt;"/>
    <w:docVar w:name="EN.Libraries" w:val="&lt;Libraries&gt;&lt;/Libraries&gt;"/>
  </w:docVars>
  <w:rsids>
    <w:rsidRoot w:val="00EA4926"/>
    <w:rsid w:val="00000104"/>
    <w:rsid w:val="00000549"/>
    <w:rsid w:val="000005D9"/>
    <w:rsid w:val="00000733"/>
    <w:rsid w:val="00000928"/>
    <w:rsid w:val="00000D1E"/>
    <w:rsid w:val="00000F6D"/>
    <w:rsid w:val="00001AA5"/>
    <w:rsid w:val="00002A0A"/>
    <w:rsid w:val="00004A1E"/>
    <w:rsid w:val="0000564E"/>
    <w:rsid w:val="00005901"/>
    <w:rsid w:val="000105EB"/>
    <w:rsid w:val="00010718"/>
    <w:rsid w:val="0001115B"/>
    <w:rsid w:val="00012A3D"/>
    <w:rsid w:val="00013C23"/>
    <w:rsid w:val="000140F5"/>
    <w:rsid w:val="00014C60"/>
    <w:rsid w:val="00015507"/>
    <w:rsid w:val="00017065"/>
    <w:rsid w:val="000175B0"/>
    <w:rsid w:val="00017F4B"/>
    <w:rsid w:val="0002087A"/>
    <w:rsid w:val="0002156A"/>
    <w:rsid w:val="000229A9"/>
    <w:rsid w:val="000240AD"/>
    <w:rsid w:val="0002706E"/>
    <w:rsid w:val="0002780B"/>
    <w:rsid w:val="00027A7F"/>
    <w:rsid w:val="00027F99"/>
    <w:rsid w:val="00030EC2"/>
    <w:rsid w:val="00030FE8"/>
    <w:rsid w:val="0003223B"/>
    <w:rsid w:val="000326F1"/>
    <w:rsid w:val="00032B4B"/>
    <w:rsid w:val="00032BBC"/>
    <w:rsid w:val="00034507"/>
    <w:rsid w:val="000354FD"/>
    <w:rsid w:val="00035AE1"/>
    <w:rsid w:val="00035B6B"/>
    <w:rsid w:val="00036BA2"/>
    <w:rsid w:val="00037ABE"/>
    <w:rsid w:val="000418D3"/>
    <w:rsid w:val="00042E40"/>
    <w:rsid w:val="000437E9"/>
    <w:rsid w:val="00043C70"/>
    <w:rsid w:val="00044745"/>
    <w:rsid w:val="00045D2C"/>
    <w:rsid w:val="000460B4"/>
    <w:rsid w:val="000460D1"/>
    <w:rsid w:val="00051687"/>
    <w:rsid w:val="000524C2"/>
    <w:rsid w:val="0005405C"/>
    <w:rsid w:val="0005467A"/>
    <w:rsid w:val="00055097"/>
    <w:rsid w:val="00055424"/>
    <w:rsid w:val="000554E2"/>
    <w:rsid w:val="00055D84"/>
    <w:rsid w:val="00056C60"/>
    <w:rsid w:val="00056E95"/>
    <w:rsid w:val="00057233"/>
    <w:rsid w:val="0005769B"/>
    <w:rsid w:val="000579E4"/>
    <w:rsid w:val="000618C4"/>
    <w:rsid w:val="0006213F"/>
    <w:rsid w:val="000626DC"/>
    <w:rsid w:val="0006444E"/>
    <w:rsid w:val="00064856"/>
    <w:rsid w:val="000656D3"/>
    <w:rsid w:val="00067023"/>
    <w:rsid w:val="00067FDC"/>
    <w:rsid w:val="0007003B"/>
    <w:rsid w:val="0007073E"/>
    <w:rsid w:val="00070772"/>
    <w:rsid w:val="000723C4"/>
    <w:rsid w:val="00072CB4"/>
    <w:rsid w:val="00073DBF"/>
    <w:rsid w:val="00073EE0"/>
    <w:rsid w:val="00074578"/>
    <w:rsid w:val="00074A3A"/>
    <w:rsid w:val="00075A42"/>
    <w:rsid w:val="000762F3"/>
    <w:rsid w:val="00076AC0"/>
    <w:rsid w:val="00077C7F"/>
    <w:rsid w:val="00080397"/>
    <w:rsid w:val="000807F2"/>
    <w:rsid w:val="00080D17"/>
    <w:rsid w:val="00080D69"/>
    <w:rsid w:val="000814E3"/>
    <w:rsid w:val="00081FA2"/>
    <w:rsid w:val="000823F6"/>
    <w:rsid w:val="0008430E"/>
    <w:rsid w:val="0008452C"/>
    <w:rsid w:val="000847BF"/>
    <w:rsid w:val="00084B2A"/>
    <w:rsid w:val="000869C2"/>
    <w:rsid w:val="00086CE5"/>
    <w:rsid w:val="000879F4"/>
    <w:rsid w:val="000901CF"/>
    <w:rsid w:val="00090C66"/>
    <w:rsid w:val="000910A9"/>
    <w:rsid w:val="00091253"/>
    <w:rsid w:val="0009171C"/>
    <w:rsid w:val="000920E6"/>
    <w:rsid w:val="00092415"/>
    <w:rsid w:val="0009308D"/>
    <w:rsid w:val="000936DC"/>
    <w:rsid w:val="00094C25"/>
    <w:rsid w:val="000953F0"/>
    <w:rsid w:val="00096460"/>
    <w:rsid w:val="00097584"/>
    <w:rsid w:val="00097935"/>
    <w:rsid w:val="00097BDF"/>
    <w:rsid w:val="000A07BA"/>
    <w:rsid w:val="000A0CC2"/>
    <w:rsid w:val="000A30EC"/>
    <w:rsid w:val="000A323C"/>
    <w:rsid w:val="000A36EF"/>
    <w:rsid w:val="000A52A2"/>
    <w:rsid w:val="000A53DB"/>
    <w:rsid w:val="000A561D"/>
    <w:rsid w:val="000A59DC"/>
    <w:rsid w:val="000A5E43"/>
    <w:rsid w:val="000A61E0"/>
    <w:rsid w:val="000A638F"/>
    <w:rsid w:val="000A6435"/>
    <w:rsid w:val="000A64FE"/>
    <w:rsid w:val="000A6E60"/>
    <w:rsid w:val="000A71A6"/>
    <w:rsid w:val="000A7411"/>
    <w:rsid w:val="000A75E1"/>
    <w:rsid w:val="000A7A56"/>
    <w:rsid w:val="000A7C6C"/>
    <w:rsid w:val="000A7F71"/>
    <w:rsid w:val="000B15BE"/>
    <w:rsid w:val="000B21F8"/>
    <w:rsid w:val="000B3150"/>
    <w:rsid w:val="000B362E"/>
    <w:rsid w:val="000B470F"/>
    <w:rsid w:val="000B4A7A"/>
    <w:rsid w:val="000B54F0"/>
    <w:rsid w:val="000B56BC"/>
    <w:rsid w:val="000B5754"/>
    <w:rsid w:val="000B7485"/>
    <w:rsid w:val="000B7BB6"/>
    <w:rsid w:val="000B7CCD"/>
    <w:rsid w:val="000C103C"/>
    <w:rsid w:val="000C1142"/>
    <w:rsid w:val="000C253D"/>
    <w:rsid w:val="000C29F3"/>
    <w:rsid w:val="000C2EA4"/>
    <w:rsid w:val="000C41E2"/>
    <w:rsid w:val="000C476C"/>
    <w:rsid w:val="000C489C"/>
    <w:rsid w:val="000C4E32"/>
    <w:rsid w:val="000C54FE"/>
    <w:rsid w:val="000C5D7B"/>
    <w:rsid w:val="000C6015"/>
    <w:rsid w:val="000C6A6B"/>
    <w:rsid w:val="000C6E81"/>
    <w:rsid w:val="000C77B0"/>
    <w:rsid w:val="000C7E99"/>
    <w:rsid w:val="000D0034"/>
    <w:rsid w:val="000D02B5"/>
    <w:rsid w:val="000D0AC5"/>
    <w:rsid w:val="000D0C63"/>
    <w:rsid w:val="000D1ADB"/>
    <w:rsid w:val="000D1BA1"/>
    <w:rsid w:val="000D2B66"/>
    <w:rsid w:val="000D60B9"/>
    <w:rsid w:val="000D6496"/>
    <w:rsid w:val="000D6717"/>
    <w:rsid w:val="000D71E0"/>
    <w:rsid w:val="000D7A36"/>
    <w:rsid w:val="000D7FC1"/>
    <w:rsid w:val="000E0CF2"/>
    <w:rsid w:val="000E1081"/>
    <w:rsid w:val="000E1CB4"/>
    <w:rsid w:val="000E24D4"/>
    <w:rsid w:val="000E2671"/>
    <w:rsid w:val="000E33C4"/>
    <w:rsid w:val="000E386C"/>
    <w:rsid w:val="000E4B23"/>
    <w:rsid w:val="000E4BC8"/>
    <w:rsid w:val="000E4DEC"/>
    <w:rsid w:val="000E50C6"/>
    <w:rsid w:val="000E5EE2"/>
    <w:rsid w:val="000E6696"/>
    <w:rsid w:val="000E67EE"/>
    <w:rsid w:val="000E6926"/>
    <w:rsid w:val="000E698C"/>
    <w:rsid w:val="000F0EC7"/>
    <w:rsid w:val="000F2389"/>
    <w:rsid w:val="000F25F8"/>
    <w:rsid w:val="000F26C5"/>
    <w:rsid w:val="000F3759"/>
    <w:rsid w:val="000F3B0A"/>
    <w:rsid w:val="000F476C"/>
    <w:rsid w:val="000F5FBD"/>
    <w:rsid w:val="000F6384"/>
    <w:rsid w:val="000F66DC"/>
    <w:rsid w:val="000F6E11"/>
    <w:rsid w:val="000F7161"/>
    <w:rsid w:val="000F7E36"/>
    <w:rsid w:val="0010088B"/>
    <w:rsid w:val="00102BC1"/>
    <w:rsid w:val="00103088"/>
    <w:rsid w:val="001043D9"/>
    <w:rsid w:val="00104868"/>
    <w:rsid w:val="001051F9"/>
    <w:rsid w:val="00105D06"/>
    <w:rsid w:val="00105EB9"/>
    <w:rsid w:val="00106445"/>
    <w:rsid w:val="001064B3"/>
    <w:rsid w:val="0010719A"/>
    <w:rsid w:val="001107BC"/>
    <w:rsid w:val="001108A6"/>
    <w:rsid w:val="00110F7F"/>
    <w:rsid w:val="001112A5"/>
    <w:rsid w:val="001115EF"/>
    <w:rsid w:val="00113DB6"/>
    <w:rsid w:val="00114129"/>
    <w:rsid w:val="00114477"/>
    <w:rsid w:val="00114720"/>
    <w:rsid w:val="001149C6"/>
    <w:rsid w:val="0011581A"/>
    <w:rsid w:val="00115A5E"/>
    <w:rsid w:val="0012059B"/>
    <w:rsid w:val="001228A2"/>
    <w:rsid w:val="00123731"/>
    <w:rsid w:val="00124B10"/>
    <w:rsid w:val="00125042"/>
    <w:rsid w:val="001251A8"/>
    <w:rsid w:val="0012544A"/>
    <w:rsid w:val="00125F2B"/>
    <w:rsid w:val="001261A8"/>
    <w:rsid w:val="00126284"/>
    <w:rsid w:val="001266FD"/>
    <w:rsid w:val="00126979"/>
    <w:rsid w:val="00127592"/>
    <w:rsid w:val="001277C0"/>
    <w:rsid w:val="00127FEE"/>
    <w:rsid w:val="00131216"/>
    <w:rsid w:val="00131347"/>
    <w:rsid w:val="001322A3"/>
    <w:rsid w:val="00132B06"/>
    <w:rsid w:val="00132E01"/>
    <w:rsid w:val="001341AD"/>
    <w:rsid w:val="001342EF"/>
    <w:rsid w:val="0013445E"/>
    <w:rsid w:val="00134761"/>
    <w:rsid w:val="00135D5C"/>
    <w:rsid w:val="001361AB"/>
    <w:rsid w:val="00136BDA"/>
    <w:rsid w:val="001372FE"/>
    <w:rsid w:val="00137A9E"/>
    <w:rsid w:val="00140397"/>
    <w:rsid w:val="00140E4A"/>
    <w:rsid w:val="00141577"/>
    <w:rsid w:val="00141D67"/>
    <w:rsid w:val="001430DD"/>
    <w:rsid w:val="001433A8"/>
    <w:rsid w:val="0014352A"/>
    <w:rsid w:val="00143673"/>
    <w:rsid w:val="00143BB8"/>
    <w:rsid w:val="001446C8"/>
    <w:rsid w:val="00144DA7"/>
    <w:rsid w:val="00146CDF"/>
    <w:rsid w:val="001477DE"/>
    <w:rsid w:val="001500BA"/>
    <w:rsid w:val="001503FA"/>
    <w:rsid w:val="00151A85"/>
    <w:rsid w:val="0015330E"/>
    <w:rsid w:val="0015357C"/>
    <w:rsid w:val="00153F6B"/>
    <w:rsid w:val="00155703"/>
    <w:rsid w:val="00156B80"/>
    <w:rsid w:val="00156FFE"/>
    <w:rsid w:val="00160AB3"/>
    <w:rsid w:val="00160AFB"/>
    <w:rsid w:val="0016114A"/>
    <w:rsid w:val="00161963"/>
    <w:rsid w:val="00162533"/>
    <w:rsid w:val="001632F3"/>
    <w:rsid w:val="00163E3E"/>
    <w:rsid w:val="0016490E"/>
    <w:rsid w:val="00164E67"/>
    <w:rsid w:val="0016574C"/>
    <w:rsid w:val="001658CC"/>
    <w:rsid w:val="00165C84"/>
    <w:rsid w:val="001663C7"/>
    <w:rsid w:val="00167452"/>
    <w:rsid w:val="00167A52"/>
    <w:rsid w:val="00167FE8"/>
    <w:rsid w:val="001704B9"/>
    <w:rsid w:val="00170B74"/>
    <w:rsid w:val="00171438"/>
    <w:rsid w:val="001716C8"/>
    <w:rsid w:val="00171A5E"/>
    <w:rsid w:val="00171C87"/>
    <w:rsid w:val="00173550"/>
    <w:rsid w:val="00173FA2"/>
    <w:rsid w:val="00174E19"/>
    <w:rsid w:val="0017544E"/>
    <w:rsid w:val="00175C87"/>
    <w:rsid w:val="00176024"/>
    <w:rsid w:val="001761E2"/>
    <w:rsid w:val="00176CBD"/>
    <w:rsid w:val="00177457"/>
    <w:rsid w:val="001777EA"/>
    <w:rsid w:val="00177805"/>
    <w:rsid w:val="001801B3"/>
    <w:rsid w:val="001818F9"/>
    <w:rsid w:val="00181EF6"/>
    <w:rsid w:val="00182080"/>
    <w:rsid w:val="00182CD3"/>
    <w:rsid w:val="001838F7"/>
    <w:rsid w:val="00183C91"/>
    <w:rsid w:val="00183F68"/>
    <w:rsid w:val="001840A1"/>
    <w:rsid w:val="00185A27"/>
    <w:rsid w:val="0018626E"/>
    <w:rsid w:val="0018711C"/>
    <w:rsid w:val="001876E3"/>
    <w:rsid w:val="001915FF"/>
    <w:rsid w:val="00191790"/>
    <w:rsid w:val="00192304"/>
    <w:rsid w:val="00192CA6"/>
    <w:rsid w:val="00193870"/>
    <w:rsid w:val="00193A64"/>
    <w:rsid w:val="001945F2"/>
    <w:rsid w:val="001949D3"/>
    <w:rsid w:val="00194FF6"/>
    <w:rsid w:val="00195F71"/>
    <w:rsid w:val="00196608"/>
    <w:rsid w:val="001966A5"/>
    <w:rsid w:val="001968EB"/>
    <w:rsid w:val="00197742"/>
    <w:rsid w:val="00197F79"/>
    <w:rsid w:val="001A1A25"/>
    <w:rsid w:val="001A38E4"/>
    <w:rsid w:val="001A3CE4"/>
    <w:rsid w:val="001A52DF"/>
    <w:rsid w:val="001A5A7A"/>
    <w:rsid w:val="001A61FF"/>
    <w:rsid w:val="001A7253"/>
    <w:rsid w:val="001A77E7"/>
    <w:rsid w:val="001A7D34"/>
    <w:rsid w:val="001B17CE"/>
    <w:rsid w:val="001B1FAE"/>
    <w:rsid w:val="001B27C4"/>
    <w:rsid w:val="001B2AAF"/>
    <w:rsid w:val="001B2DD7"/>
    <w:rsid w:val="001B388D"/>
    <w:rsid w:val="001B43B3"/>
    <w:rsid w:val="001B45C9"/>
    <w:rsid w:val="001B4919"/>
    <w:rsid w:val="001B4DEE"/>
    <w:rsid w:val="001B690A"/>
    <w:rsid w:val="001B75AF"/>
    <w:rsid w:val="001C01DB"/>
    <w:rsid w:val="001C13E8"/>
    <w:rsid w:val="001C1A76"/>
    <w:rsid w:val="001C2166"/>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2B4"/>
    <w:rsid w:val="001D1421"/>
    <w:rsid w:val="001D33B6"/>
    <w:rsid w:val="001D34F7"/>
    <w:rsid w:val="001D359D"/>
    <w:rsid w:val="001D4622"/>
    <w:rsid w:val="001D4CEE"/>
    <w:rsid w:val="001D5301"/>
    <w:rsid w:val="001D5C7E"/>
    <w:rsid w:val="001D608F"/>
    <w:rsid w:val="001D682D"/>
    <w:rsid w:val="001D7ECD"/>
    <w:rsid w:val="001E0063"/>
    <w:rsid w:val="001E044E"/>
    <w:rsid w:val="001E08B3"/>
    <w:rsid w:val="001E1282"/>
    <w:rsid w:val="001E15D7"/>
    <w:rsid w:val="001E1B2C"/>
    <w:rsid w:val="001E1F1C"/>
    <w:rsid w:val="001E24EF"/>
    <w:rsid w:val="001E286F"/>
    <w:rsid w:val="001E400D"/>
    <w:rsid w:val="001E5485"/>
    <w:rsid w:val="001E571F"/>
    <w:rsid w:val="001E579D"/>
    <w:rsid w:val="001E691A"/>
    <w:rsid w:val="001E6D63"/>
    <w:rsid w:val="001F03CC"/>
    <w:rsid w:val="001F0907"/>
    <w:rsid w:val="001F0A49"/>
    <w:rsid w:val="001F0DC5"/>
    <w:rsid w:val="001F0E38"/>
    <w:rsid w:val="001F1D2C"/>
    <w:rsid w:val="001F2F09"/>
    <w:rsid w:val="001F41EF"/>
    <w:rsid w:val="001F5CDF"/>
    <w:rsid w:val="001F6772"/>
    <w:rsid w:val="001F74B9"/>
    <w:rsid w:val="001F76E4"/>
    <w:rsid w:val="00200BD0"/>
    <w:rsid w:val="00201936"/>
    <w:rsid w:val="00201DF3"/>
    <w:rsid w:val="0020241E"/>
    <w:rsid w:val="002041D9"/>
    <w:rsid w:val="002043A6"/>
    <w:rsid w:val="00205BC7"/>
    <w:rsid w:val="0020694C"/>
    <w:rsid w:val="00206FE6"/>
    <w:rsid w:val="00207CAC"/>
    <w:rsid w:val="0021032B"/>
    <w:rsid w:val="0021105A"/>
    <w:rsid w:val="00211521"/>
    <w:rsid w:val="00211620"/>
    <w:rsid w:val="00211779"/>
    <w:rsid w:val="00211D22"/>
    <w:rsid w:val="002124FB"/>
    <w:rsid w:val="00212DD7"/>
    <w:rsid w:val="00213D26"/>
    <w:rsid w:val="002141E4"/>
    <w:rsid w:val="0021420C"/>
    <w:rsid w:val="00214262"/>
    <w:rsid w:val="002153B6"/>
    <w:rsid w:val="002156DA"/>
    <w:rsid w:val="002157FA"/>
    <w:rsid w:val="00215A73"/>
    <w:rsid w:val="00216989"/>
    <w:rsid w:val="00217482"/>
    <w:rsid w:val="0021760A"/>
    <w:rsid w:val="0021778B"/>
    <w:rsid w:val="00217B87"/>
    <w:rsid w:val="0022029E"/>
    <w:rsid w:val="00220A90"/>
    <w:rsid w:val="0022223C"/>
    <w:rsid w:val="0022330C"/>
    <w:rsid w:val="00223B96"/>
    <w:rsid w:val="00223FC7"/>
    <w:rsid w:val="00224136"/>
    <w:rsid w:val="002244CB"/>
    <w:rsid w:val="00225316"/>
    <w:rsid w:val="002259D7"/>
    <w:rsid w:val="002267AB"/>
    <w:rsid w:val="00227285"/>
    <w:rsid w:val="002279DC"/>
    <w:rsid w:val="0023021B"/>
    <w:rsid w:val="00230768"/>
    <w:rsid w:val="00230796"/>
    <w:rsid w:val="0023282F"/>
    <w:rsid w:val="00233417"/>
    <w:rsid w:val="002334F6"/>
    <w:rsid w:val="00233FD3"/>
    <w:rsid w:val="00234284"/>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4D28"/>
    <w:rsid w:val="002464C0"/>
    <w:rsid w:val="00247A7D"/>
    <w:rsid w:val="00250CAD"/>
    <w:rsid w:val="00253166"/>
    <w:rsid w:val="002540BB"/>
    <w:rsid w:val="002548A8"/>
    <w:rsid w:val="00254BA2"/>
    <w:rsid w:val="00255456"/>
    <w:rsid w:val="002557DB"/>
    <w:rsid w:val="00256F1E"/>
    <w:rsid w:val="00256F91"/>
    <w:rsid w:val="00256FEF"/>
    <w:rsid w:val="00257D20"/>
    <w:rsid w:val="00260959"/>
    <w:rsid w:val="00260BCF"/>
    <w:rsid w:val="00260DF2"/>
    <w:rsid w:val="00260E11"/>
    <w:rsid w:val="002621A5"/>
    <w:rsid w:val="00262AEF"/>
    <w:rsid w:val="002633A4"/>
    <w:rsid w:val="00263781"/>
    <w:rsid w:val="00264A0D"/>
    <w:rsid w:val="00264D87"/>
    <w:rsid w:val="002671A2"/>
    <w:rsid w:val="002674AC"/>
    <w:rsid w:val="00270316"/>
    <w:rsid w:val="0027142D"/>
    <w:rsid w:val="002716AB"/>
    <w:rsid w:val="002727E8"/>
    <w:rsid w:val="00272A37"/>
    <w:rsid w:val="0027335B"/>
    <w:rsid w:val="0027357B"/>
    <w:rsid w:val="002738FD"/>
    <w:rsid w:val="00273932"/>
    <w:rsid w:val="00275B00"/>
    <w:rsid w:val="0027785D"/>
    <w:rsid w:val="00280EBB"/>
    <w:rsid w:val="002818A7"/>
    <w:rsid w:val="00283177"/>
    <w:rsid w:val="002834C1"/>
    <w:rsid w:val="00283511"/>
    <w:rsid w:val="00283B7C"/>
    <w:rsid w:val="002851F5"/>
    <w:rsid w:val="00285A53"/>
    <w:rsid w:val="00285A61"/>
    <w:rsid w:val="00285C11"/>
    <w:rsid w:val="00286797"/>
    <w:rsid w:val="00286FDA"/>
    <w:rsid w:val="00287C22"/>
    <w:rsid w:val="00291D0F"/>
    <w:rsid w:val="002933B5"/>
    <w:rsid w:val="002937D2"/>
    <w:rsid w:val="00294391"/>
    <w:rsid w:val="00295023"/>
    <w:rsid w:val="002956DD"/>
    <w:rsid w:val="002961C9"/>
    <w:rsid w:val="00296B45"/>
    <w:rsid w:val="002A0C5F"/>
    <w:rsid w:val="002A360C"/>
    <w:rsid w:val="002A3B6B"/>
    <w:rsid w:val="002A4104"/>
    <w:rsid w:val="002B1698"/>
    <w:rsid w:val="002B1BE8"/>
    <w:rsid w:val="002B1D5B"/>
    <w:rsid w:val="002B1E08"/>
    <w:rsid w:val="002B2772"/>
    <w:rsid w:val="002B37FB"/>
    <w:rsid w:val="002B6213"/>
    <w:rsid w:val="002B660E"/>
    <w:rsid w:val="002B68BD"/>
    <w:rsid w:val="002B753F"/>
    <w:rsid w:val="002C01BB"/>
    <w:rsid w:val="002C038F"/>
    <w:rsid w:val="002C2049"/>
    <w:rsid w:val="002C23FC"/>
    <w:rsid w:val="002C3A16"/>
    <w:rsid w:val="002C4E99"/>
    <w:rsid w:val="002C619E"/>
    <w:rsid w:val="002C66EF"/>
    <w:rsid w:val="002C6896"/>
    <w:rsid w:val="002C6D5D"/>
    <w:rsid w:val="002C7100"/>
    <w:rsid w:val="002C71C5"/>
    <w:rsid w:val="002C7231"/>
    <w:rsid w:val="002C7454"/>
    <w:rsid w:val="002D198C"/>
    <w:rsid w:val="002D1A12"/>
    <w:rsid w:val="002D269A"/>
    <w:rsid w:val="002D2BE3"/>
    <w:rsid w:val="002D30DC"/>
    <w:rsid w:val="002D32FF"/>
    <w:rsid w:val="002D40F3"/>
    <w:rsid w:val="002D5253"/>
    <w:rsid w:val="002D6723"/>
    <w:rsid w:val="002D6CA1"/>
    <w:rsid w:val="002D6F35"/>
    <w:rsid w:val="002D7259"/>
    <w:rsid w:val="002D7AB2"/>
    <w:rsid w:val="002D7D4A"/>
    <w:rsid w:val="002D7DAF"/>
    <w:rsid w:val="002E03E3"/>
    <w:rsid w:val="002E1A41"/>
    <w:rsid w:val="002E294D"/>
    <w:rsid w:val="002E2CB2"/>
    <w:rsid w:val="002E3961"/>
    <w:rsid w:val="002E39CD"/>
    <w:rsid w:val="002E41F8"/>
    <w:rsid w:val="002E7780"/>
    <w:rsid w:val="002F0F1B"/>
    <w:rsid w:val="002F1AC5"/>
    <w:rsid w:val="002F1F04"/>
    <w:rsid w:val="002F21FB"/>
    <w:rsid w:val="002F2EBF"/>
    <w:rsid w:val="002F410D"/>
    <w:rsid w:val="002F4A39"/>
    <w:rsid w:val="002F5988"/>
    <w:rsid w:val="002F5A6E"/>
    <w:rsid w:val="002F64A9"/>
    <w:rsid w:val="00300910"/>
    <w:rsid w:val="00300F98"/>
    <w:rsid w:val="0030245C"/>
    <w:rsid w:val="00302537"/>
    <w:rsid w:val="00302D43"/>
    <w:rsid w:val="00302E5E"/>
    <w:rsid w:val="00303022"/>
    <w:rsid w:val="003030A9"/>
    <w:rsid w:val="00303364"/>
    <w:rsid w:val="003038C0"/>
    <w:rsid w:val="003041B4"/>
    <w:rsid w:val="00305441"/>
    <w:rsid w:val="0030568B"/>
    <w:rsid w:val="003060B9"/>
    <w:rsid w:val="00307513"/>
    <w:rsid w:val="00310006"/>
    <w:rsid w:val="00312A7A"/>
    <w:rsid w:val="00312C20"/>
    <w:rsid w:val="00321EF4"/>
    <w:rsid w:val="00323101"/>
    <w:rsid w:val="003250F7"/>
    <w:rsid w:val="00325A3A"/>
    <w:rsid w:val="0032699A"/>
    <w:rsid w:val="0032791E"/>
    <w:rsid w:val="00327BAE"/>
    <w:rsid w:val="00330924"/>
    <w:rsid w:val="00331440"/>
    <w:rsid w:val="00331AE0"/>
    <w:rsid w:val="00331EB5"/>
    <w:rsid w:val="00331F4D"/>
    <w:rsid w:val="00332702"/>
    <w:rsid w:val="00335F01"/>
    <w:rsid w:val="003375A7"/>
    <w:rsid w:val="00340075"/>
    <w:rsid w:val="00341AD5"/>
    <w:rsid w:val="00341E3B"/>
    <w:rsid w:val="00342124"/>
    <w:rsid w:val="00342681"/>
    <w:rsid w:val="003426F7"/>
    <w:rsid w:val="0034291E"/>
    <w:rsid w:val="00342FBA"/>
    <w:rsid w:val="003435AE"/>
    <w:rsid w:val="003440F3"/>
    <w:rsid w:val="00344157"/>
    <w:rsid w:val="00344702"/>
    <w:rsid w:val="00344A84"/>
    <w:rsid w:val="00345A54"/>
    <w:rsid w:val="00345EFB"/>
    <w:rsid w:val="0034606C"/>
    <w:rsid w:val="003476B7"/>
    <w:rsid w:val="003503F0"/>
    <w:rsid w:val="00351415"/>
    <w:rsid w:val="003525E4"/>
    <w:rsid w:val="003546B1"/>
    <w:rsid w:val="00355BC3"/>
    <w:rsid w:val="00356997"/>
    <w:rsid w:val="00357162"/>
    <w:rsid w:val="003571BF"/>
    <w:rsid w:val="00360D08"/>
    <w:rsid w:val="0036192F"/>
    <w:rsid w:val="00362018"/>
    <w:rsid w:val="00362157"/>
    <w:rsid w:val="00362271"/>
    <w:rsid w:val="003623C0"/>
    <w:rsid w:val="00364055"/>
    <w:rsid w:val="003659AD"/>
    <w:rsid w:val="00365CD0"/>
    <w:rsid w:val="003663AE"/>
    <w:rsid w:val="003669A5"/>
    <w:rsid w:val="00366FC8"/>
    <w:rsid w:val="00367A4C"/>
    <w:rsid w:val="0037009F"/>
    <w:rsid w:val="003703B2"/>
    <w:rsid w:val="00372CA4"/>
    <w:rsid w:val="00374C01"/>
    <w:rsid w:val="00374E7F"/>
    <w:rsid w:val="00374F31"/>
    <w:rsid w:val="0037511D"/>
    <w:rsid w:val="00375487"/>
    <w:rsid w:val="003765FA"/>
    <w:rsid w:val="003805EE"/>
    <w:rsid w:val="003808E3"/>
    <w:rsid w:val="00380E38"/>
    <w:rsid w:val="00382553"/>
    <w:rsid w:val="00382C09"/>
    <w:rsid w:val="00382DE2"/>
    <w:rsid w:val="003830EA"/>
    <w:rsid w:val="003842DD"/>
    <w:rsid w:val="0038555B"/>
    <w:rsid w:val="00385903"/>
    <w:rsid w:val="00385CA7"/>
    <w:rsid w:val="003867C9"/>
    <w:rsid w:val="0039037D"/>
    <w:rsid w:val="003917CF"/>
    <w:rsid w:val="00391C22"/>
    <w:rsid w:val="00392FF0"/>
    <w:rsid w:val="0039320C"/>
    <w:rsid w:val="00393682"/>
    <w:rsid w:val="00393873"/>
    <w:rsid w:val="003947CD"/>
    <w:rsid w:val="0039483D"/>
    <w:rsid w:val="00394C34"/>
    <w:rsid w:val="00395369"/>
    <w:rsid w:val="00395390"/>
    <w:rsid w:val="00395CA6"/>
    <w:rsid w:val="00395CDC"/>
    <w:rsid w:val="00396EAC"/>
    <w:rsid w:val="00397162"/>
    <w:rsid w:val="00397B7B"/>
    <w:rsid w:val="00397E19"/>
    <w:rsid w:val="003A1BE4"/>
    <w:rsid w:val="003A20A9"/>
    <w:rsid w:val="003A29D4"/>
    <w:rsid w:val="003A3718"/>
    <w:rsid w:val="003A40C3"/>
    <w:rsid w:val="003A4121"/>
    <w:rsid w:val="003A5076"/>
    <w:rsid w:val="003A5A82"/>
    <w:rsid w:val="003A5CE7"/>
    <w:rsid w:val="003A5CF9"/>
    <w:rsid w:val="003A609C"/>
    <w:rsid w:val="003A6A18"/>
    <w:rsid w:val="003A6B7F"/>
    <w:rsid w:val="003A725F"/>
    <w:rsid w:val="003A7290"/>
    <w:rsid w:val="003A77C7"/>
    <w:rsid w:val="003A7949"/>
    <w:rsid w:val="003A7B9F"/>
    <w:rsid w:val="003B099D"/>
    <w:rsid w:val="003B21C7"/>
    <w:rsid w:val="003B24E6"/>
    <w:rsid w:val="003B28B3"/>
    <w:rsid w:val="003B3970"/>
    <w:rsid w:val="003B60C5"/>
    <w:rsid w:val="003C0BF1"/>
    <w:rsid w:val="003C10CF"/>
    <w:rsid w:val="003C1DFD"/>
    <w:rsid w:val="003C2569"/>
    <w:rsid w:val="003C28DB"/>
    <w:rsid w:val="003C3540"/>
    <w:rsid w:val="003C3F7E"/>
    <w:rsid w:val="003C4513"/>
    <w:rsid w:val="003C4930"/>
    <w:rsid w:val="003C49F2"/>
    <w:rsid w:val="003C513B"/>
    <w:rsid w:val="003C537C"/>
    <w:rsid w:val="003C59C5"/>
    <w:rsid w:val="003C60B7"/>
    <w:rsid w:val="003C60E9"/>
    <w:rsid w:val="003C6125"/>
    <w:rsid w:val="003C7B44"/>
    <w:rsid w:val="003D08F3"/>
    <w:rsid w:val="003D135F"/>
    <w:rsid w:val="003D19C7"/>
    <w:rsid w:val="003D1E8F"/>
    <w:rsid w:val="003D22E1"/>
    <w:rsid w:val="003D48B0"/>
    <w:rsid w:val="003D4CC5"/>
    <w:rsid w:val="003D5F09"/>
    <w:rsid w:val="003D67FD"/>
    <w:rsid w:val="003D6D37"/>
    <w:rsid w:val="003D7E67"/>
    <w:rsid w:val="003E12CA"/>
    <w:rsid w:val="003E1D2A"/>
    <w:rsid w:val="003E2360"/>
    <w:rsid w:val="003E2739"/>
    <w:rsid w:val="003E2FCD"/>
    <w:rsid w:val="003E3042"/>
    <w:rsid w:val="003E30EF"/>
    <w:rsid w:val="003E347C"/>
    <w:rsid w:val="003E4DCD"/>
    <w:rsid w:val="003E545D"/>
    <w:rsid w:val="003E5486"/>
    <w:rsid w:val="003E563E"/>
    <w:rsid w:val="003E6594"/>
    <w:rsid w:val="003E7E55"/>
    <w:rsid w:val="003F11C0"/>
    <w:rsid w:val="003F1A97"/>
    <w:rsid w:val="003F1EFF"/>
    <w:rsid w:val="003F2A24"/>
    <w:rsid w:val="003F2E1D"/>
    <w:rsid w:val="003F3080"/>
    <w:rsid w:val="003F3560"/>
    <w:rsid w:val="003F3CDF"/>
    <w:rsid w:val="003F3F38"/>
    <w:rsid w:val="003F4D66"/>
    <w:rsid w:val="003F6177"/>
    <w:rsid w:val="003F6580"/>
    <w:rsid w:val="003F7813"/>
    <w:rsid w:val="00400B8E"/>
    <w:rsid w:val="00400DBD"/>
    <w:rsid w:val="00400F2A"/>
    <w:rsid w:val="00400F6C"/>
    <w:rsid w:val="0040141F"/>
    <w:rsid w:val="00401C55"/>
    <w:rsid w:val="00402051"/>
    <w:rsid w:val="0040280B"/>
    <w:rsid w:val="00403E71"/>
    <w:rsid w:val="00403F1E"/>
    <w:rsid w:val="0040421F"/>
    <w:rsid w:val="004045EF"/>
    <w:rsid w:val="00404708"/>
    <w:rsid w:val="00404E42"/>
    <w:rsid w:val="004055E6"/>
    <w:rsid w:val="00405667"/>
    <w:rsid w:val="00407177"/>
    <w:rsid w:val="00407BE3"/>
    <w:rsid w:val="00407CFB"/>
    <w:rsid w:val="00407FED"/>
    <w:rsid w:val="004108A1"/>
    <w:rsid w:val="004117F9"/>
    <w:rsid w:val="00412FCD"/>
    <w:rsid w:val="00413A50"/>
    <w:rsid w:val="00413F7A"/>
    <w:rsid w:val="0041490E"/>
    <w:rsid w:val="00414C19"/>
    <w:rsid w:val="00417ABF"/>
    <w:rsid w:val="00417D04"/>
    <w:rsid w:val="00417D6D"/>
    <w:rsid w:val="0042004D"/>
    <w:rsid w:val="004200B2"/>
    <w:rsid w:val="004201BA"/>
    <w:rsid w:val="004206B9"/>
    <w:rsid w:val="004206DC"/>
    <w:rsid w:val="004207DC"/>
    <w:rsid w:val="0042138B"/>
    <w:rsid w:val="00421D99"/>
    <w:rsid w:val="00422C92"/>
    <w:rsid w:val="00422FAC"/>
    <w:rsid w:val="00423AB5"/>
    <w:rsid w:val="00423CCA"/>
    <w:rsid w:val="004250DF"/>
    <w:rsid w:val="00425F02"/>
    <w:rsid w:val="00426154"/>
    <w:rsid w:val="004261D0"/>
    <w:rsid w:val="004264FB"/>
    <w:rsid w:val="004269F5"/>
    <w:rsid w:val="004271DD"/>
    <w:rsid w:val="00427702"/>
    <w:rsid w:val="00430114"/>
    <w:rsid w:val="00431200"/>
    <w:rsid w:val="00431416"/>
    <w:rsid w:val="0043160D"/>
    <w:rsid w:val="00432FF9"/>
    <w:rsid w:val="00433F41"/>
    <w:rsid w:val="00433F5A"/>
    <w:rsid w:val="00434B90"/>
    <w:rsid w:val="00435071"/>
    <w:rsid w:val="004352AB"/>
    <w:rsid w:val="00435DD9"/>
    <w:rsid w:val="004367AD"/>
    <w:rsid w:val="00436E8E"/>
    <w:rsid w:val="0043776B"/>
    <w:rsid w:val="00437F91"/>
    <w:rsid w:val="0044109F"/>
    <w:rsid w:val="00442CE6"/>
    <w:rsid w:val="00442E9E"/>
    <w:rsid w:val="00442FAD"/>
    <w:rsid w:val="00443B2F"/>
    <w:rsid w:val="0044422E"/>
    <w:rsid w:val="00444278"/>
    <w:rsid w:val="004442EA"/>
    <w:rsid w:val="004445D3"/>
    <w:rsid w:val="004449E9"/>
    <w:rsid w:val="0044513F"/>
    <w:rsid w:val="004471F2"/>
    <w:rsid w:val="00447758"/>
    <w:rsid w:val="0045028A"/>
    <w:rsid w:val="00450605"/>
    <w:rsid w:val="004519BF"/>
    <w:rsid w:val="00452D57"/>
    <w:rsid w:val="00453D75"/>
    <w:rsid w:val="00454793"/>
    <w:rsid w:val="00455D7C"/>
    <w:rsid w:val="0045687C"/>
    <w:rsid w:val="00456920"/>
    <w:rsid w:val="00457456"/>
    <w:rsid w:val="00457BDA"/>
    <w:rsid w:val="00461648"/>
    <w:rsid w:val="00461856"/>
    <w:rsid w:val="0046187D"/>
    <w:rsid w:val="0046231B"/>
    <w:rsid w:val="00463C84"/>
    <w:rsid w:val="004641FB"/>
    <w:rsid w:val="00464ACC"/>
    <w:rsid w:val="00466369"/>
    <w:rsid w:val="00466793"/>
    <w:rsid w:val="00466A9D"/>
    <w:rsid w:val="004676D2"/>
    <w:rsid w:val="00467F98"/>
    <w:rsid w:val="004716BC"/>
    <w:rsid w:val="004739EB"/>
    <w:rsid w:val="00473EB7"/>
    <w:rsid w:val="004744AB"/>
    <w:rsid w:val="0047475C"/>
    <w:rsid w:val="004758C3"/>
    <w:rsid w:val="00476BB8"/>
    <w:rsid w:val="00476D4F"/>
    <w:rsid w:val="0047766C"/>
    <w:rsid w:val="00477FE4"/>
    <w:rsid w:val="00480363"/>
    <w:rsid w:val="004804F6"/>
    <w:rsid w:val="00480B70"/>
    <w:rsid w:val="00480FF3"/>
    <w:rsid w:val="004813DA"/>
    <w:rsid w:val="00481E32"/>
    <w:rsid w:val="00481EF0"/>
    <w:rsid w:val="00483A26"/>
    <w:rsid w:val="00483B02"/>
    <w:rsid w:val="00485EE6"/>
    <w:rsid w:val="00486187"/>
    <w:rsid w:val="004864F7"/>
    <w:rsid w:val="004866D3"/>
    <w:rsid w:val="00486C18"/>
    <w:rsid w:val="004879B3"/>
    <w:rsid w:val="00487E08"/>
    <w:rsid w:val="00490125"/>
    <w:rsid w:val="0049022C"/>
    <w:rsid w:val="0049032F"/>
    <w:rsid w:val="00490741"/>
    <w:rsid w:val="0049083F"/>
    <w:rsid w:val="0049147E"/>
    <w:rsid w:val="00492EF5"/>
    <w:rsid w:val="00492F1C"/>
    <w:rsid w:val="00493D18"/>
    <w:rsid w:val="00493E2E"/>
    <w:rsid w:val="00494745"/>
    <w:rsid w:val="004948F7"/>
    <w:rsid w:val="00494D2F"/>
    <w:rsid w:val="00495D8C"/>
    <w:rsid w:val="0049640F"/>
    <w:rsid w:val="004966DE"/>
    <w:rsid w:val="004968F5"/>
    <w:rsid w:val="00496C2C"/>
    <w:rsid w:val="00496CEF"/>
    <w:rsid w:val="004972A1"/>
    <w:rsid w:val="00497B33"/>
    <w:rsid w:val="004A0E87"/>
    <w:rsid w:val="004A10D4"/>
    <w:rsid w:val="004A131B"/>
    <w:rsid w:val="004A18A6"/>
    <w:rsid w:val="004A2275"/>
    <w:rsid w:val="004A23D3"/>
    <w:rsid w:val="004A29D8"/>
    <w:rsid w:val="004A3C47"/>
    <w:rsid w:val="004A4F80"/>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B6627"/>
    <w:rsid w:val="004B6667"/>
    <w:rsid w:val="004C02ED"/>
    <w:rsid w:val="004C05AC"/>
    <w:rsid w:val="004C1101"/>
    <w:rsid w:val="004C1294"/>
    <w:rsid w:val="004C16FE"/>
    <w:rsid w:val="004C1C88"/>
    <w:rsid w:val="004C2B97"/>
    <w:rsid w:val="004C35D8"/>
    <w:rsid w:val="004C4D00"/>
    <w:rsid w:val="004C4FE3"/>
    <w:rsid w:val="004C5771"/>
    <w:rsid w:val="004C654B"/>
    <w:rsid w:val="004C725F"/>
    <w:rsid w:val="004C7606"/>
    <w:rsid w:val="004C7BBC"/>
    <w:rsid w:val="004D042C"/>
    <w:rsid w:val="004D1678"/>
    <w:rsid w:val="004D219F"/>
    <w:rsid w:val="004D2470"/>
    <w:rsid w:val="004D256F"/>
    <w:rsid w:val="004D2E84"/>
    <w:rsid w:val="004D351F"/>
    <w:rsid w:val="004D4794"/>
    <w:rsid w:val="004D4D5F"/>
    <w:rsid w:val="004D56DF"/>
    <w:rsid w:val="004D5E69"/>
    <w:rsid w:val="004D642B"/>
    <w:rsid w:val="004D6F47"/>
    <w:rsid w:val="004D7EBD"/>
    <w:rsid w:val="004E011E"/>
    <w:rsid w:val="004E202B"/>
    <w:rsid w:val="004E297D"/>
    <w:rsid w:val="004E37E2"/>
    <w:rsid w:val="004E3FD4"/>
    <w:rsid w:val="004E43F7"/>
    <w:rsid w:val="004E7ACF"/>
    <w:rsid w:val="004F1994"/>
    <w:rsid w:val="004F2DF7"/>
    <w:rsid w:val="004F38C4"/>
    <w:rsid w:val="004F3ED7"/>
    <w:rsid w:val="004F44F9"/>
    <w:rsid w:val="004F45A2"/>
    <w:rsid w:val="004F51CB"/>
    <w:rsid w:val="004F5277"/>
    <w:rsid w:val="004F5553"/>
    <w:rsid w:val="004F58D1"/>
    <w:rsid w:val="004F5E69"/>
    <w:rsid w:val="004F63A4"/>
    <w:rsid w:val="004F6B19"/>
    <w:rsid w:val="004F6D9D"/>
    <w:rsid w:val="004F79E2"/>
    <w:rsid w:val="00500067"/>
    <w:rsid w:val="00500122"/>
    <w:rsid w:val="00501ED6"/>
    <w:rsid w:val="00502291"/>
    <w:rsid w:val="00502C4F"/>
    <w:rsid w:val="0050378A"/>
    <w:rsid w:val="0050441C"/>
    <w:rsid w:val="00505070"/>
    <w:rsid w:val="005053A5"/>
    <w:rsid w:val="00505970"/>
    <w:rsid w:val="00506A4B"/>
    <w:rsid w:val="00506BD9"/>
    <w:rsid w:val="00507BF1"/>
    <w:rsid w:val="0051088D"/>
    <w:rsid w:val="00511244"/>
    <w:rsid w:val="00511544"/>
    <w:rsid w:val="005116B5"/>
    <w:rsid w:val="00511A40"/>
    <w:rsid w:val="00511F8E"/>
    <w:rsid w:val="00512E82"/>
    <w:rsid w:val="00513001"/>
    <w:rsid w:val="00513534"/>
    <w:rsid w:val="005136B0"/>
    <w:rsid w:val="00515966"/>
    <w:rsid w:val="0051668F"/>
    <w:rsid w:val="00516DE9"/>
    <w:rsid w:val="005171FF"/>
    <w:rsid w:val="00517F5E"/>
    <w:rsid w:val="00520283"/>
    <w:rsid w:val="00522D02"/>
    <w:rsid w:val="005232F7"/>
    <w:rsid w:val="005234FF"/>
    <w:rsid w:val="00523F82"/>
    <w:rsid w:val="005255D6"/>
    <w:rsid w:val="00526AB7"/>
    <w:rsid w:val="00527276"/>
    <w:rsid w:val="00527C70"/>
    <w:rsid w:val="00530EFF"/>
    <w:rsid w:val="00531061"/>
    <w:rsid w:val="00531524"/>
    <w:rsid w:val="0053172B"/>
    <w:rsid w:val="00532CC0"/>
    <w:rsid w:val="00533EAD"/>
    <w:rsid w:val="005341A5"/>
    <w:rsid w:val="00534350"/>
    <w:rsid w:val="0053455E"/>
    <w:rsid w:val="005355A0"/>
    <w:rsid w:val="00535988"/>
    <w:rsid w:val="00540B48"/>
    <w:rsid w:val="00541F1F"/>
    <w:rsid w:val="00542233"/>
    <w:rsid w:val="0054298A"/>
    <w:rsid w:val="00542E2F"/>
    <w:rsid w:val="0054333C"/>
    <w:rsid w:val="00543DA0"/>
    <w:rsid w:val="00543E30"/>
    <w:rsid w:val="005450E0"/>
    <w:rsid w:val="0054533D"/>
    <w:rsid w:val="00545708"/>
    <w:rsid w:val="005458C6"/>
    <w:rsid w:val="00546299"/>
    <w:rsid w:val="0054657C"/>
    <w:rsid w:val="0054777B"/>
    <w:rsid w:val="0055021B"/>
    <w:rsid w:val="00550724"/>
    <w:rsid w:val="00550D0E"/>
    <w:rsid w:val="005510FC"/>
    <w:rsid w:val="0055146A"/>
    <w:rsid w:val="005516A9"/>
    <w:rsid w:val="0055202A"/>
    <w:rsid w:val="005525BB"/>
    <w:rsid w:val="005532C6"/>
    <w:rsid w:val="00554BD6"/>
    <w:rsid w:val="00555292"/>
    <w:rsid w:val="00555417"/>
    <w:rsid w:val="00555F85"/>
    <w:rsid w:val="005573F4"/>
    <w:rsid w:val="00560030"/>
    <w:rsid w:val="005606DD"/>
    <w:rsid w:val="00560935"/>
    <w:rsid w:val="00560B7C"/>
    <w:rsid w:val="00560E38"/>
    <w:rsid w:val="0056105D"/>
    <w:rsid w:val="00561C03"/>
    <w:rsid w:val="00561D9B"/>
    <w:rsid w:val="00561FB2"/>
    <w:rsid w:val="005626B9"/>
    <w:rsid w:val="0056291B"/>
    <w:rsid w:val="005635C0"/>
    <w:rsid w:val="00563843"/>
    <w:rsid w:val="00564962"/>
    <w:rsid w:val="005649C6"/>
    <w:rsid w:val="005653D6"/>
    <w:rsid w:val="00565498"/>
    <w:rsid w:val="00570447"/>
    <w:rsid w:val="0057085B"/>
    <w:rsid w:val="00570929"/>
    <w:rsid w:val="00570D99"/>
    <w:rsid w:val="00571058"/>
    <w:rsid w:val="00571071"/>
    <w:rsid w:val="00571557"/>
    <w:rsid w:val="005716D6"/>
    <w:rsid w:val="00571D1B"/>
    <w:rsid w:val="0057211D"/>
    <w:rsid w:val="0057298C"/>
    <w:rsid w:val="00573CAA"/>
    <w:rsid w:val="00573DBE"/>
    <w:rsid w:val="00574730"/>
    <w:rsid w:val="005749E5"/>
    <w:rsid w:val="00574F07"/>
    <w:rsid w:val="00575FCC"/>
    <w:rsid w:val="005760C4"/>
    <w:rsid w:val="005763CB"/>
    <w:rsid w:val="00576B98"/>
    <w:rsid w:val="00576F85"/>
    <w:rsid w:val="005771FA"/>
    <w:rsid w:val="005776CF"/>
    <w:rsid w:val="00577B65"/>
    <w:rsid w:val="00580186"/>
    <w:rsid w:val="00580714"/>
    <w:rsid w:val="005807D5"/>
    <w:rsid w:val="00581287"/>
    <w:rsid w:val="005821C1"/>
    <w:rsid w:val="00582397"/>
    <w:rsid w:val="00582FDE"/>
    <w:rsid w:val="0058332D"/>
    <w:rsid w:val="005834B4"/>
    <w:rsid w:val="00583724"/>
    <w:rsid w:val="00583F4D"/>
    <w:rsid w:val="00585166"/>
    <w:rsid w:val="005851DB"/>
    <w:rsid w:val="005878C6"/>
    <w:rsid w:val="005901B3"/>
    <w:rsid w:val="00590C63"/>
    <w:rsid w:val="005913A6"/>
    <w:rsid w:val="0059227E"/>
    <w:rsid w:val="00592597"/>
    <w:rsid w:val="00592DDA"/>
    <w:rsid w:val="00593793"/>
    <w:rsid w:val="005952B2"/>
    <w:rsid w:val="00595548"/>
    <w:rsid w:val="00595F1A"/>
    <w:rsid w:val="005A02B5"/>
    <w:rsid w:val="005A07C7"/>
    <w:rsid w:val="005A1766"/>
    <w:rsid w:val="005A35B6"/>
    <w:rsid w:val="005A36E3"/>
    <w:rsid w:val="005A61AA"/>
    <w:rsid w:val="005A7356"/>
    <w:rsid w:val="005A7748"/>
    <w:rsid w:val="005B06D5"/>
    <w:rsid w:val="005B13F6"/>
    <w:rsid w:val="005B18AC"/>
    <w:rsid w:val="005B1FA4"/>
    <w:rsid w:val="005B3057"/>
    <w:rsid w:val="005B50A3"/>
    <w:rsid w:val="005B69F7"/>
    <w:rsid w:val="005B7132"/>
    <w:rsid w:val="005B7365"/>
    <w:rsid w:val="005C00B8"/>
    <w:rsid w:val="005C0883"/>
    <w:rsid w:val="005C0E01"/>
    <w:rsid w:val="005C1110"/>
    <w:rsid w:val="005C14D0"/>
    <w:rsid w:val="005C1861"/>
    <w:rsid w:val="005C1FDB"/>
    <w:rsid w:val="005C26EE"/>
    <w:rsid w:val="005C392D"/>
    <w:rsid w:val="005C3AE9"/>
    <w:rsid w:val="005C542F"/>
    <w:rsid w:val="005C5E21"/>
    <w:rsid w:val="005C7499"/>
    <w:rsid w:val="005C7C2E"/>
    <w:rsid w:val="005D02E3"/>
    <w:rsid w:val="005D1A49"/>
    <w:rsid w:val="005D285D"/>
    <w:rsid w:val="005D3254"/>
    <w:rsid w:val="005D3CBC"/>
    <w:rsid w:val="005D4007"/>
    <w:rsid w:val="005D5858"/>
    <w:rsid w:val="005D5A46"/>
    <w:rsid w:val="005D77D4"/>
    <w:rsid w:val="005D792E"/>
    <w:rsid w:val="005E03C8"/>
    <w:rsid w:val="005E090B"/>
    <w:rsid w:val="005E0CEF"/>
    <w:rsid w:val="005E2CFA"/>
    <w:rsid w:val="005E3317"/>
    <w:rsid w:val="005E3BAA"/>
    <w:rsid w:val="005E3F44"/>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5731"/>
    <w:rsid w:val="005F6D6D"/>
    <w:rsid w:val="005F6E63"/>
    <w:rsid w:val="0060062E"/>
    <w:rsid w:val="0060220F"/>
    <w:rsid w:val="00602886"/>
    <w:rsid w:val="00602A5F"/>
    <w:rsid w:val="006049ED"/>
    <w:rsid w:val="00604B57"/>
    <w:rsid w:val="00604D51"/>
    <w:rsid w:val="00605F57"/>
    <w:rsid w:val="0060700C"/>
    <w:rsid w:val="00607316"/>
    <w:rsid w:val="006078BE"/>
    <w:rsid w:val="006103FD"/>
    <w:rsid w:val="006106DB"/>
    <w:rsid w:val="00610924"/>
    <w:rsid w:val="006112ED"/>
    <w:rsid w:val="0061273E"/>
    <w:rsid w:val="00613633"/>
    <w:rsid w:val="00614769"/>
    <w:rsid w:val="006147E9"/>
    <w:rsid w:val="00614BB8"/>
    <w:rsid w:val="00615385"/>
    <w:rsid w:val="0061543C"/>
    <w:rsid w:val="00615C4D"/>
    <w:rsid w:val="0061657F"/>
    <w:rsid w:val="006215F7"/>
    <w:rsid w:val="00621710"/>
    <w:rsid w:val="00621732"/>
    <w:rsid w:val="00621DB4"/>
    <w:rsid w:val="00622337"/>
    <w:rsid w:val="00622E61"/>
    <w:rsid w:val="006232BB"/>
    <w:rsid w:val="006235E3"/>
    <w:rsid w:val="00623A87"/>
    <w:rsid w:val="0062419F"/>
    <w:rsid w:val="00624B85"/>
    <w:rsid w:val="006257E3"/>
    <w:rsid w:val="006270AF"/>
    <w:rsid w:val="006276F5"/>
    <w:rsid w:val="0062782B"/>
    <w:rsid w:val="00627A8D"/>
    <w:rsid w:val="00631B82"/>
    <w:rsid w:val="00631D31"/>
    <w:rsid w:val="00631E61"/>
    <w:rsid w:val="00632612"/>
    <w:rsid w:val="00632BE7"/>
    <w:rsid w:val="0063467E"/>
    <w:rsid w:val="00637513"/>
    <w:rsid w:val="00640B72"/>
    <w:rsid w:val="00640BB2"/>
    <w:rsid w:val="006414BE"/>
    <w:rsid w:val="00641C1C"/>
    <w:rsid w:val="0064270B"/>
    <w:rsid w:val="00642EF9"/>
    <w:rsid w:val="0064319D"/>
    <w:rsid w:val="0064383B"/>
    <w:rsid w:val="00644B5F"/>
    <w:rsid w:val="0064571F"/>
    <w:rsid w:val="00645768"/>
    <w:rsid w:val="006458D3"/>
    <w:rsid w:val="00645AA4"/>
    <w:rsid w:val="006462F3"/>
    <w:rsid w:val="00646D89"/>
    <w:rsid w:val="00646F2D"/>
    <w:rsid w:val="00646FC9"/>
    <w:rsid w:val="00647973"/>
    <w:rsid w:val="00647F49"/>
    <w:rsid w:val="0065066F"/>
    <w:rsid w:val="00651B44"/>
    <w:rsid w:val="00652020"/>
    <w:rsid w:val="00652914"/>
    <w:rsid w:val="006533A9"/>
    <w:rsid w:val="006536A6"/>
    <w:rsid w:val="00653F41"/>
    <w:rsid w:val="00654100"/>
    <w:rsid w:val="006542CC"/>
    <w:rsid w:val="00654636"/>
    <w:rsid w:val="00654A7D"/>
    <w:rsid w:val="006554B9"/>
    <w:rsid w:val="00655803"/>
    <w:rsid w:val="006558F8"/>
    <w:rsid w:val="0065689A"/>
    <w:rsid w:val="0065689D"/>
    <w:rsid w:val="00657228"/>
    <w:rsid w:val="0065744C"/>
    <w:rsid w:val="00657D2E"/>
    <w:rsid w:val="006601BD"/>
    <w:rsid w:val="00660957"/>
    <w:rsid w:val="0066132C"/>
    <w:rsid w:val="00661EE9"/>
    <w:rsid w:val="00662941"/>
    <w:rsid w:val="00662BF4"/>
    <w:rsid w:val="00662CD5"/>
    <w:rsid w:val="00663000"/>
    <w:rsid w:val="006650A0"/>
    <w:rsid w:val="00665FA6"/>
    <w:rsid w:val="00666757"/>
    <w:rsid w:val="00672295"/>
    <w:rsid w:val="0067240A"/>
    <w:rsid w:val="00672F0A"/>
    <w:rsid w:val="00673762"/>
    <w:rsid w:val="00673A69"/>
    <w:rsid w:val="00673D26"/>
    <w:rsid w:val="00674346"/>
    <w:rsid w:val="0067452C"/>
    <w:rsid w:val="0067511F"/>
    <w:rsid w:val="006765C8"/>
    <w:rsid w:val="0067734F"/>
    <w:rsid w:val="00677931"/>
    <w:rsid w:val="00677C8E"/>
    <w:rsid w:val="00680130"/>
    <w:rsid w:val="006803F7"/>
    <w:rsid w:val="00680FB5"/>
    <w:rsid w:val="00681484"/>
    <w:rsid w:val="00681D63"/>
    <w:rsid w:val="00682191"/>
    <w:rsid w:val="00682361"/>
    <w:rsid w:val="006825A4"/>
    <w:rsid w:val="0068315A"/>
    <w:rsid w:val="006834D3"/>
    <w:rsid w:val="00684958"/>
    <w:rsid w:val="00685101"/>
    <w:rsid w:val="00685475"/>
    <w:rsid w:val="00685D99"/>
    <w:rsid w:val="0068607A"/>
    <w:rsid w:val="00690845"/>
    <w:rsid w:val="006921C0"/>
    <w:rsid w:val="00693745"/>
    <w:rsid w:val="006937E3"/>
    <w:rsid w:val="00693BAF"/>
    <w:rsid w:val="00694D9D"/>
    <w:rsid w:val="00694EFA"/>
    <w:rsid w:val="006950BF"/>
    <w:rsid w:val="00695835"/>
    <w:rsid w:val="0069660B"/>
    <w:rsid w:val="00697187"/>
    <w:rsid w:val="006A10D3"/>
    <w:rsid w:val="006A17DE"/>
    <w:rsid w:val="006A1964"/>
    <w:rsid w:val="006A2CEE"/>
    <w:rsid w:val="006A2FEC"/>
    <w:rsid w:val="006A312E"/>
    <w:rsid w:val="006A5EAE"/>
    <w:rsid w:val="006A6686"/>
    <w:rsid w:val="006A6A5D"/>
    <w:rsid w:val="006A7790"/>
    <w:rsid w:val="006A798A"/>
    <w:rsid w:val="006A7CB0"/>
    <w:rsid w:val="006B0063"/>
    <w:rsid w:val="006B0DD7"/>
    <w:rsid w:val="006B1524"/>
    <w:rsid w:val="006B2DE9"/>
    <w:rsid w:val="006B4846"/>
    <w:rsid w:val="006B4BB6"/>
    <w:rsid w:val="006B5602"/>
    <w:rsid w:val="006B5A2B"/>
    <w:rsid w:val="006B5E99"/>
    <w:rsid w:val="006B6333"/>
    <w:rsid w:val="006B6AE8"/>
    <w:rsid w:val="006B7FDF"/>
    <w:rsid w:val="006C06F9"/>
    <w:rsid w:val="006C0FB8"/>
    <w:rsid w:val="006C170D"/>
    <w:rsid w:val="006C1856"/>
    <w:rsid w:val="006C270B"/>
    <w:rsid w:val="006C36E8"/>
    <w:rsid w:val="006C38AA"/>
    <w:rsid w:val="006C41E8"/>
    <w:rsid w:val="006C49AC"/>
    <w:rsid w:val="006C688C"/>
    <w:rsid w:val="006C6C63"/>
    <w:rsid w:val="006C7181"/>
    <w:rsid w:val="006C7566"/>
    <w:rsid w:val="006C79FD"/>
    <w:rsid w:val="006C7FC8"/>
    <w:rsid w:val="006D0741"/>
    <w:rsid w:val="006D0B0C"/>
    <w:rsid w:val="006D0BD5"/>
    <w:rsid w:val="006D1016"/>
    <w:rsid w:val="006D283D"/>
    <w:rsid w:val="006D43BE"/>
    <w:rsid w:val="006D4A47"/>
    <w:rsid w:val="006D4A73"/>
    <w:rsid w:val="006D4B25"/>
    <w:rsid w:val="006D4E5F"/>
    <w:rsid w:val="006D65C1"/>
    <w:rsid w:val="006D68EB"/>
    <w:rsid w:val="006D69D0"/>
    <w:rsid w:val="006D6D17"/>
    <w:rsid w:val="006D6D3F"/>
    <w:rsid w:val="006D7463"/>
    <w:rsid w:val="006D7714"/>
    <w:rsid w:val="006D77C6"/>
    <w:rsid w:val="006D7DEA"/>
    <w:rsid w:val="006E29EF"/>
    <w:rsid w:val="006E37A9"/>
    <w:rsid w:val="006E3884"/>
    <w:rsid w:val="006E4DB4"/>
    <w:rsid w:val="006E4F13"/>
    <w:rsid w:val="006E5489"/>
    <w:rsid w:val="006E5826"/>
    <w:rsid w:val="006E5F41"/>
    <w:rsid w:val="006E6384"/>
    <w:rsid w:val="006E75C6"/>
    <w:rsid w:val="006F0355"/>
    <w:rsid w:val="006F097F"/>
    <w:rsid w:val="006F2FF2"/>
    <w:rsid w:val="006F314B"/>
    <w:rsid w:val="006F39E3"/>
    <w:rsid w:val="006F463E"/>
    <w:rsid w:val="006F4702"/>
    <w:rsid w:val="006F4FED"/>
    <w:rsid w:val="006F50D0"/>
    <w:rsid w:val="006F59E4"/>
    <w:rsid w:val="006F639B"/>
    <w:rsid w:val="006F68B0"/>
    <w:rsid w:val="006F7FEE"/>
    <w:rsid w:val="007009AB"/>
    <w:rsid w:val="00701617"/>
    <w:rsid w:val="00702CFB"/>
    <w:rsid w:val="00703C1A"/>
    <w:rsid w:val="00704500"/>
    <w:rsid w:val="007049B4"/>
    <w:rsid w:val="00704EFD"/>
    <w:rsid w:val="00705635"/>
    <w:rsid w:val="00707E8C"/>
    <w:rsid w:val="007103CE"/>
    <w:rsid w:val="0071106A"/>
    <w:rsid w:val="00711454"/>
    <w:rsid w:val="00711595"/>
    <w:rsid w:val="00712D85"/>
    <w:rsid w:val="00713AAB"/>
    <w:rsid w:val="00714A4E"/>
    <w:rsid w:val="00714BCA"/>
    <w:rsid w:val="00715797"/>
    <w:rsid w:val="007164B4"/>
    <w:rsid w:val="007165A5"/>
    <w:rsid w:val="00716896"/>
    <w:rsid w:val="00716EA4"/>
    <w:rsid w:val="00716EA9"/>
    <w:rsid w:val="00717073"/>
    <w:rsid w:val="00720779"/>
    <w:rsid w:val="00720D36"/>
    <w:rsid w:val="00721A27"/>
    <w:rsid w:val="00722241"/>
    <w:rsid w:val="00722ACF"/>
    <w:rsid w:val="007232ED"/>
    <w:rsid w:val="00723505"/>
    <w:rsid w:val="007245A7"/>
    <w:rsid w:val="00726032"/>
    <w:rsid w:val="00726D79"/>
    <w:rsid w:val="007271B1"/>
    <w:rsid w:val="007271E1"/>
    <w:rsid w:val="00730431"/>
    <w:rsid w:val="007305A1"/>
    <w:rsid w:val="007306F6"/>
    <w:rsid w:val="00730AD1"/>
    <w:rsid w:val="00730D6C"/>
    <w:rsid w:val="00730E93"/>
    <w:rsid w:val="007324AF"/>
    <w:rsid w:val="007329C4"/>
    <w:rsid w:val="00732BDD"/>
    <w:rsid w:val="0073379F"/>
    <w:rsid w:val="007338F1"/>
    <w:rsid w:val="00733D34"/>
    <w:rsid w:val="0073410C"/>
    <w:rsid w:val="0073464F"/>
    <w:rsid w:val="0073602F"/>
    <w:rsid w:val="0073640D"/>
    <w:rsid w:val="0073729F"/>
    <w:rsid w:val="007405BF"/>
    <w:rsid w:val="00740942"/>
    <w:rsid w:val="00740EE9"/>
    <w:rsid w:val="0074108B"/>
    <w:rsid w:val="00741482"/>
    <w:rsid w:val="007419C2"/>
    <w:rsid w:val="00741A2F"/>
    <w:rsid w:val="00741AB5"/>
    <w:rsid w:val="00741FDF"/>
    <w:rsid w:val="007439A8"/>
    <w:rsid w:val="007446F4"/>
    <w:rsid w:val="007449E1"/>
    <w:rsid w:val="007458FD"/>
    <w:rsid w:val="00745FD2"/>
    <w:rsid w:val="00746AF5"/>
    <w:rsid w:val="007479CC"/>
    <w:rsid w:val="00747E1B"/>
    <w:rsid w:val="00750DE9"/>
    <w:rsid w:val="0075100A"/>
    <w:rsid w:val="00751648"/>
    <w:rsid w:val="00751D71"/>
    <w:rsid w:val="007522A9"/>
    <w:rsid w:val="00752CA9"/>
    <w:rsid w:val="00752E40"/>
    <w:rsid w:val="00754459"/>
    <w:rsid w:val="00755116"/>
    <w:rsid w:val="0075678D"/>
    <w:rsid w:val="00756CE0"/>
    <w:rsid w:val="00756FD4"/>
    <w:rsid w:val="00757736"/>
    <w:rsid w:val="00757E86"/>
    <w:rsid w:val="007611A3"/>
    <w:rsid w:val="00762C71"/>
    <w:rsid w:val="00762D94"/>
    <w:rsid w:val="00763A42"/>
    <w:rsid w:val="00763C8D"/>
    <w:rsid w:val="007647D9"/>
    <w:rsid w:val="00764ACF"/>
    <w:rsid w:val="00764ECC"/>
    <w:rsid w:val="00765180"/>
    <w:rsid w:val="007668FC"/>
    <w:rsid w:val="007669D1"/>
    <w:rsid w:val="00767630"/>
    <w:rsid w:val="007704C6"/>
    <w:rsid w:val="0077080A"/>
    <w:rsid w:val="00770B54"/>
    <w:rsid w:val="00771179"/>
    <w:rsid w:val="00771990"/>
    <w:rsid w:val="0077253E"/>
    <w:rsid w:val="007727BF"/>
    <w:rsid w:val="00772D4C"/>
    <w:rsid w:val="0077306C"/>
    <w:rsid w:val="00774531"/>
    <w:rsid w:val="00774CA4"/>
    <w:rsid w:val="00775AA8"/>
    <w:rsid w:val="00775BFB"/>
    <w:rsid w:val="00776AA3"/>
    <w:rsid w:val="00776C33"/>
    <w:rsid w:val="007770BC"/>
    <w:rsid w:val="00777A7B"/>
    <w:rsid w:val="00777CA1"/>
    <w:rsid w:val="00780EC0"/>
    <w:rsid w:val="00781354"/>
    <w:rsid w:val="00781ACA"/>
    <w:rsid w:val="007821E5"/>
    <w:rsid w:val="007822B6"/>
    <w:rsid w:val="00782506"/>
    <w:rsid w:val="007830F7"/>
    <w:rsid w:val="00783147"/>
    <w:rsid w:val="007833DC"/>
    <w:rsid w:val="00783ACA"/>
    <w:rsid w:val="00784096"/>
    <w:rsid w:val="00785455"/>
    <w:rsid w:val="00785E21"/>
    <w:rsid w:val="0078656A"/>
    <w:rsid w:val="00786844"/>
    <w:rsid w:val="0078733D"/>
    <w:rsid w:val="00787460"/>
    <w:rsid w:val="00787E3F"/>
    <w:rsid w:val="007901DD"/>
    <w:rsid w:val="00790460"/>
    <w:rsid w:val="00793658"/>
    <w:rsid w:val="007937E8"/>
    <w:rsid w:val="00793CBB"/>
    <w:rsid w:val="007950C7"/>
    <w:rsid w:val="007955D8"/>
    <w:rsid w:val="00795873"/>
    <w:rsid w:val="007959C4"/>
    <w:rsid w:val="0079704C"/>
    <w:rsid w:val="00797335"/>
    <w:rsid w:val="0079751B"/>
    <w:rsid w:val="0079773E"/>
    <w:rsid w:val="007A05B8"/>
    <w:rsid w:val="007A09A4"/>
    <w:rsid w:val="007A0F69"/>
    <w:rsid w:val="007A29AE"/>
    <w:rsid w:val="007A4B9E"/>
    <w:rsid w:val="007A57CC"/>
    <w:rsid w:val="007A57ED"/>
    <w:rsid w:val="007A6A18"/>
    <w:rsid w:val="007A744C"/>
    <w:rsid w:val="007B0093"/>
    <w:rsid w:val="007B04D3"/>
    <w:rsid w:val="007B0661"/>
    <w:rsid w:val="007B0895"/>
    <w:rsid w:val="007B199D"/>
    <w:rsid w:val="007B24BD"/>
    <w:rsid w:val="007B3D8E"/>
    <w:rsid w:val="007B444D"/>
    <w:rsid w:val="007B4591"/>
    <w:rsid w:val="007B46BC"/>
    <w:rsid w:val="007B7225"/>
    <w:rsid w:val="007B77F1"/>
    <w:rsid w:val="007B7A2A"/>
    <w:rsid w:val="007C0034"/>
    <w:rsid w:val="007C0895"/>
    <w:rsid w:val="007C1F80"/>
    <w:rsid w:val="007C22C3"/>
    <w:rsid w:val="007C3306"/>
    <w:rsid w:val="007C3559"/>
    <w:rsid w:val="007C43D7"/>
    <w:rsid w:val="007C4AC0"/>
    <w:rsid w:val="007C6077"/>
    <w:rsid w:val="007C6756"/>
    <w:rsid w:val="007C6829"/>
    <w:rsid w:val="007C6900"/>
    <w:rsid w:val="007C7982"/>
    <w:rsid w:val="007C79E2"/>
    <w:rsid w:val="007D03F5"/>
    <w:rsid w:val="007D0B82"/>
    <w:rsid w:val="007D1B24"/>
    <w:rsid w:val="007D28E5"/>
    <w:rsid w:val="007D2E9C"/>
    <w:rsid w:val="007D370A"/>
    <w:rsid w:val="007D3941"/>
    <w:rsid w:val="007D3A17"/>
    <w:rsid w:val="007D3BA8"/>
    <w:rsid w:val="007D3DCA"/>
    <w:rsid w:val="007D4DF9"/>
    <w:rsid w:val="007D5B2D"/>
    <w:rsid w:val="007D6248"/>
    <w:rsid w:val="007D654C"/>
    <w:rsid w:val="007D6F08"/>
    <w:rsid w:val="007D7401"/>
    <w:rsid w:val="007D7402"/>
    <w:rsid w:val="007E05E7"/>
    <w:rsid w:val="007E09C2"/>
    <w:rsid w:val="007E1052"/>
    <w:rsid w:val="007E284B"/>
    <w:rsid w:val="007E4DA3"/>
    <w:rsid w:val="007E6BD4"/>
    <w:rsid w:val="007E6EA2"/>
    <w:rsid w:val="007E7F32"/>
    <w:rsid w:val="007F035A"/>
    <w:rsid w:val="007F159D"/>
    <w:rsid w:val="007F212E"/>
    <w:rsid w:val="007F21B2"/>
    <w:rsid w:val="007F29C8"/>
    <w:rsid w:val="007F2FC1"/>
    <w:rsid w:val="007F391F"/>
    <w:rsid w:val="007F3A66"/>
    <w:rsid w:val="007F45D2"/>
    <w:rsid w:val="007F61D2"/>
    <w:rsid w:val="007F6AB8"/>
    <w:rsid w:val="007F6B81"/>
    <w:rsid w:val="007F7C95"/>
    <w:rsid w:val="007F7D66"/>
    <w:rsid w:val="00801D1A"/>
    <w:rsid w:val="008020E6"/>
    <w:rsid w:val="00802DB9"/>
    <w:rsid w:val="0080579E"/>
    <w:rsid w:val="008058FB"/>
    <w:rsid w:val="00806210"/>
    <w:rsid w:val="0080731C"/>
    <w:rsid w:val="00811462"/>
    <w:rsid w:val="008114A8"/>
    <w:rsid w:val="00812B30"/>
    <w:rsid w:val="0081367F"/>
    <w:rsid w:val="008137EC"/>
    <w:rsid w:val="00814137"/>
    <w:rsid w:val="00814225"/>
    <w:rsid w:val="00814312"/>
    <w:rsid w:val="0081444A"/>
    <w:rsid w:val="0081495D"/>
    <w:rsid w:val="00814C6A"/>
    <w:rsid w:val="00815306"/>
    <w:rsid w:val="00815639"/>
    <w:rsid w:val="00816430"/>
    <w:rsid w:val="00816B2E"/>
    <w:rsid w:val="00817BAB"/>
    <w:rsid w:val="0082087B"/>
    <w:rsid w:val="0082199E"/>
    <w:rsid w:val="00822127"/>
    <w:rsid w:val="00822189"/>
    <w:rsid w:val="0082304F"/>
    <w:rsid w:val="008235B2"/>
    <w:rsid w:val="008238CE"/>
    <w:rsid w:val="00824008"/>
    <w:rsid w:val="00824946"/>
    <w:rsid w:val="008250F7"/>
    <w:rsid w:val="00825B0C"/>
    <w:rsid w:val="00825E6A"/>
    <w:rsid w:val="00830792"/>
    <w:rsid w:val="00830A31"/>
    <w:rsid w:val="00831604"/>
    <w:rsid w:val="0083186A"/>
    <w:rsid w:val="008318D2"/>
    <w:rsid w:val="0083244E"/>
    <w:rsid w:val="008324A7"/>
    <w:rsid w:val="00832AFD"/>
    <w:rsid w:val="00832FDF"/>
    <w:rsid w:val="008339B7"/>
    <w:rsid w:val="00834115"/>
    <w:rsid w:val="00834C39"/>
    <w:rsid w:val="00835072"/>
    <w:rsid w:val="0083507C"/>
    <w:rsid w:val="0083534E"/>
    <w:rsid w:val="008357DB"/>
    <w:rsid w:val="00835917"/>
    <w:rsid w:val="00835B29"/>
    <w:rsid w:val="0083661C"/>
    <w:rsid w:val="00836E1D"/>
    <w:rsid w:val="00837EA0"/>
    <w:rsid w:val="008401BB"/>
    <w:rsid w:val="00840202"/>
    <w:rsid w:val="0084120D"/>
    <w:rsid w:val="008420A4"/>
    <w:rsid w:val="00843738"/>
    <w:rsid w:val="008438CC"/>
    <w:rsid w:val="00843B2E"/>
    <w:rsid w:val="00843C38"/>
    <w:rsid w:val="0084436E"/>
    <w:rsid w:val="008445E3"/>
    <w:rsid w:val="00844BD4"/>
    <w:rsid w:val="008451D2"/>
    <w:rsid w:val="00845B10"/>
    <w:rsid w:val="0084613E"/>
    <w:rsid w:val="008470E8"/>
    <w:rsid w:val="008474FE"/>
    <w:rsid w:val="00847B4D"/>
    <w:rsid w:val="00850FC4"/>
    <w:rsid w:val="00851937"/>
    <w:rsid w:val="00852921"/>
    <w:rsid w:val="008535BC"/>
    <w:rsid w:val="0085398A"/>
    <w:rsid w:val="008555BA"/>
    <w:rsid w:val="008558B0"/>
    <w:rsid w:val="00857111"/>
    <w:rsid w:val="0085747B"/>
    <w:rsid w:val="008579C9"/>
    <w:rsid w:val="008607BB"/>
    <w:rsid w:val="00861B1D"/>
    <w:rsid w:val="008641E2"/>
    <w:rsid w:val="00864C6B"/>
    <w:rsid w:val="00865017"/>
    <w:rsid w:val="008653B4"/>
    <w:rsid w:val="0086650E"/>
    <w:rsid w:val="00866E6E"/>
    <w:rsid w:val="00867138"/>
    <w:rsid w:val="00870673"/>
    <w:rsid w:val="0087083D"/>
    <w:rsid w:val="00870D74"/>
    <w:rsid w:val="00871659"/>
    <w:rsid w:val="008717D1"/>
    <w:rsid w:val="00872C76"/>
    <w:rsid w:val="00873967"/>
    <w:rsid w:val="008739EB"/>
    <w:rsid w:val="00873F26"/>
    <w:rsid w:val="0087421F"/>
    <w:rsid w:val="00874394"/>
    <w:rsid w:val="00874B54"/>
    <w:rsid w:val="00874D07"/>
    <w:rsid w:val="00875600"/>
    <w:rsid w:val="0087567F"/>
    <w:rsid w:val="0087657E"/>
    <w:rsid w:val="008769E3"/>
    <w:rsid w:val="00876AD8"/>
    <w:rsid w:val="0087757F"/>
    <w:rsid w:val="0087797E"/>
    <w:rsid w:val="0088047E"/>
    <w:rsid w:val="00880B50"/>
    <w:rsid w:val="00881076"/>
    <w:rsid w:val="00881594"/>
    <w:rsid w:val="00882191"/>
    <w:rsid w:val="00882F29"/>
    <w:rsid w:val="0088392A"/>
    <w:rsid w:val="00883AC3"/>
    <w:rsid w:val="008841A1"/>
    <w:rsid w:val="008843BD"/>
    <w:rsid w:val="008851FB"/>
    <w:rsid w:val="008853EB"/>
    <w:rsid w:val="008856FB"/>
    <w:rsid w:val="00885BBF"/>
    <w:rsid w:val="00886841"/>
    <w:rsid w:val="008876F8"/>
    <w:rsid w:val="00887732"/>
    <w:rsid w:val="008878AD"/>
    <w:rsid w:val="00887DEA"/>
    <w:rsid w:val="00890D5E"/>
    <w:rsid w:val="00890FA8"/>
    <w:rsid w:val="0089131D"/>
    <w:rsid w:val="0089257A"/>
    <w:rsid w:val="00892738"/>
    <w:rsid w:val="00893B1A"/>
    <w:rsid w:val="00894043"/>
    <w:rsid w:val="008944B7"/>
    <w:rsid w:val="00894965"/>
    <w:rsid w:val="00894D75"/>
    <w:rsid w:val="008952A7"/>
    <w:rsid w:val="008965D3"/>
    <w:rsid w:val="00896FBF"/>
    <w:rsid w:val="008978AB"/>
    <w:rsid w:val="0089795C"/>
    <w:rsid w:val="008A063E"/>
    <w:rsid w:val="008A0772"/>
    <w:rsid w:val="008A179C"/>
    <w:rsid w:val="008A1AC7"/>
    <w:rsid w:val="008A2312"/>
    <w:rsid w:val="008A4116"/>
    <w:rsid w:val="008A4DE4"/>
    <w:rsid w:val="008A4F4D"/>
    <w:rsid w:val="008A5938"/>
    <w:rsid w:val="008A5E7A"/>
    <w:rsid w:val="008A62BB"/>
    <w:rsid w:val="008A6BA1"/>
    <w:rsid w:val="008A79AE"/>
    <w:rsid w:val="008B06A6"/>
    <w:rsid w:val="008B0BCB"/>
    <w:rsid w:val="008B2153"/>
    <w:rsid w:val="008B2608"/>
    <w:rsid w:val="008B2ED7"/>
    <w:rsid w:val="008B3245"/>
    <w:rsid w:val="008B38E0"/>
    <w:rsid w:val="008B3DC5"/>
    <w:rsid w:val="008B569A"/>
    <w:rsid w:val="008B7F3C"/>
    <w:rsid w:val="008C06F3"/>
    <w:rsid w:val="008C0F79"/>
    <w:rsid w:val="008C3834"/>
    <w:rsid w:val="008C3BF1"/>
    <w:rsid w:val="008C5453"/>
    <w:rsid w:val="008C55E3"/>
    <w:rsid w:val="008C72D2"/>
    <w:rsid w:val="008C7383"/>
    <w:rsid w:val="008C7A77"/>
    <w:rsid w:val="008D000D"/>
    <w:rsid w:val="008D0105"/>
    <w:rsid w:val="008D053C"/>
    <w:rsid w:val="008D1BB6"/>
    <w:rsid w:val="008D30B9"/>
    <w:rsid w:val="008D3A1D"/>
    <w:rsid w:val="008D4713"/>
    <w:rsid w:val="008D486C"/>
    <w:rsid w:val="008D572B"/>
    <w:rsid w:val="008D57B4"/>
    <w:rsid w:val="008D6B7C"/>
    <w:rsid w:val="008D6FD4"/>
    <w:rsid w:val="008D7005"/>
    <w:rsid w:val="008D75CD"/>
    <w:rsid w:val="008D7836"/>
    <w:rsid w:val="008D7D0A"/>
    <w:rsid w:val="008E0704"/>
    <w:rsid w:val="008E0D72"/>
    <w:rsid w:val="008E0D7D"/>
    <w:rsid w:val="008E216A"/>
    <w:rsid w:val="008E360D"/>
    <w:rsid w:val="008E403D"/>
    <w:rsid w:val="008E4C18"/>
    <w:rsid w:val="008E5112"/>
    <w:rsid w:val="008E64B1"/>
    <w:rsid w:val="008E77A7"/>
    <w:rsid w:val="008E78BA"/>
    <w:rsid w:val="008F1613"/>
    <w:rsid w:val="008F1BEB"/>
    <w:rsid w:val="008F256B"/>
    <w:rsid w:val="008F273E"/>
    <w:rsid w:val="008F2A30"/>
    <w:rsid w:val="008F3894"/>
    <w:rsid w:val="008F48D9"/>
    <w:rsid w:val="008F57EE"/>
    <w:rsid w:val="008F600E"/>
    <w:rsid w:val="008F6241"/>
    <w:rsid w:val="008F6443"/>
    <w:rsid w:val="008F67BA"/>
    <w:rsid w:val="008F6F02"/>
    <w:rsid w:val="008F762F"/>
    <w:rsid w:val="008F7C25"/>
    <w:rsid w:val="00900B16"/>
    <w:rsid w:val="0090182E"/>
    <w:rsid w:val="009018DE"/>
    <w:rsid w:val="00901DBA"/>
    <w:rsid w:val="0090229B"/>
    <w:rsid w:val="0090267C"/>
    <w:rsid w:val="00902FDF"/>
    <w:rsid w:val="00903261"/>
    <w:rsid w:val="0090347F"/>
    <w:rsid w:val="00904C9C"/>
    <w:rsid w:val="00905124"/>
    <w:rsid w:val="00905369"/>
    <w:rsid w:val="009068EB"/>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F9D"/>
    <w:rsid w:val="009144E9"/>
    <w:rsid w:val="00915B95"/>
    <w:rsid w:val="00915FB5"/>
    <w:rsid w:val="0091739E"/>
    <w:rsid w:val="009173F8"/>
    <w:rsid w:val="00917461"/>
    <w:rsid w:val="00917649"/>
    <w:rsid w:val="009201E9"/>
    <w:rsid w:val="009209B7"/>
    <w:rsid w:val="00920E45"/>
    <w:rsid w:val="009212DC"/>
    <w:rsid w:val="0092160F"/>
    <w:rsid w:val="00922184"/>
    <w:rsid w:val="00922B3B"/>
    <w:rsid w:val="00923293"/>
    <w:rsid w:val="009233A8"/>
    <w:rsid w:val="00923B4E"/>
    <w:rsid w:val="00923E05"/>
    <w:rsid w:val="00924028"/>
    <w:rsid w:val="009242C5"/>
    <w:rsid w:val="00924566"/>
    <w:rsid w:val="00924D18"/>
    <w:rsid w:val="00926513"/>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8B5"/>
    <w:rsid w:val="00932A57"/>
    <w:rsid w:val="00933791"/>
    <w:rsid w:val="0093441B"/>
    <w:rsid w:val="00934691"/>
    <w:rsid w:val="00936002"/>
    <w:rsid w:val="00936124"/>
    <w:rsid w:val="009365AC"/>
    <w:rsid w:val="00937ACD"/>
    <w:rsid w:val="00940663"/>
    <w:rsid w:val="00940762"/>
    <w:rsid w:val="00941805"/>
    <w:rsid w:val="00941E56"/>
    <w:rsid w:val="00941E68"/>
    <w:rsid w:val="00942F18"/>
    <w:rsid w:val="009439A1"/>
    <w:rsid w:val="009442F2"/>
    <w:rsid w:val="00944372"/>
    <w:rsid w:val="00944D13"/>
    <w:rsid w:val="00944FBA"/>
    <w:rsid w:val="0094522A"/>
    <w:rsid w:val="0094542B"/>
    <w:rsid w:val="00945667"/>
    <w:rsid w:val="009458F0"/>
    <w:rsid w:val="009473E6"/>
    <w:rsid w:val="00950079"/>
    <w:rsid w:val="00950594"/>
    <w:rsid w:val="009513DC"/>
    <w:rsid w:val="00952344"/>
    <w:rsid w:val="00952FA6"/>
    <w:rsid w:val="0095368E"/>
    <w:rsid w:val="00954128"/>
    <w:rsid w:val="00954611"/>
    <w:rsid w:val="00954C30"/>
    <w:rsid w:val="009550AB"/>
    <w:rsid w:val="00956203"/>
    <w:rsid w:val="00956809"/>
    <w:rsid w:val="00956AB4"/>
    <w:rsid w:val="00957471"/>
    <w:rsid w:val="009575F0"/>
    <w:rsid w:val="00957EE4"/>
    <w:rsid w:val="00957F1F"/>
    <w:rsid w:val="00960816"/>
    <w:rsid w:val="0096111C"/>
    <w:rsid w:val="00961B11"/>
    <w:rsid w:val="00963D6B"/>
    <w:rsid w:val="00964A2D"/>
    <w:rsid w:val="00964B50"/>
    <w:rsid w:val="00965095"/>
    <w:rsid w:val="0096669E"/>
    <w:rsid w:val="0096685A"/>
    <w:rsid w:val="0096730B"/>
    <w:rsid w:val="00967F09"/>
    <w:rsid w:val="009700E5"/>
    <w:rsid w:val="0097043F"/>
    <w:rsid w:val="0097085C"/>
    <w:rsid w:val="00970995"/>
    <w:rsid w:val="00971BD9"/>
    <w:rsid w:val="00972145"/>
    <w:rsid w:val="00972CA4"/>
    <w:rsid w:val="00972E9C"/>
    <w:rsid w:val="009732FF"/>
    <w:rsid w:val="009741A2"/>
    <w:rsid w:val="0097481E"/>
    <w:rsid w:val="00974A31"/>
    <w:rsid w:val="00974DAA"/>
    <w:rsid w:val="00975C99"/>
    <w:rsid w:val="00975DBA"/>
    <w:rsid w:val="00976D8B"/>
    <w:rsid w:val="00976FC9"/>
    <w:rsid w:val="0097736A"/>
    <w:rsid w:val="00981D2A"/>
    <w:rsid w:val="009830E7"/>
    <w:rsid w:val="009843CF"/>
    <w:rsid w:val="00984405"/>
    <w:rsid w:val="00984D47"/>
    <w:rsid w:val="00984E98"/>
    <w:rsid w:val="00986316"/>
    <w:rsid w:val="00986905"/>
    <w:rsid w:val="009870B0"/>
    <w:rsid w:val="009875C7"/>
    <w:rsid w:val="009900D6"/>
    <w:rsid w:val="009908E2"/>
    <w:rsid w:val="00990F56"/>
    <w:rsid w:val="00992A4F"/>
    <w:rsid w:val="00992EEE"/>
    <w:rsid w:val="009934BB"/>
    <w:rsid w:val="00993C3D"/>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5494"/>
    <w:rsid w:val="009A6071"/>
    <w:rsid w:val="009A6302"/>
    <w:rsid w:val="009A66B0"/>
    <w:rsid w:val="009A734C"/>
    <w:rsid w:val="009A7B94"/>
    <w:rsid w:val="009B027A"/>
    <w:rsid w:val="009B1019"/>
    <w:rsid w:val="009B186C"/>
    <w:rsid w:val="009B1C48"/>
    <w:rsid w:val="009B2081"/>
    <w:rsid w:val="009B2438"/>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066A"/>
    <w:rsid w:val="009C1AB2"/>
    <w:rsid w:val="009C25E1"/>
    <w:rsid w:val="009C366A"/>
    <w:rsid w:val="009C39A7"/>
    <w:rsid w:val="009C4EAB"/>
    <w:rsid w:val="009C526F"/>
    <w:rsid w:val="009C5EA2"/>
    <w:rsid w:val="009C634A"/>
    <w:rsid w:val="009C66F4"/>
    <w:rsid w:val="009C7059"/>
    <w:rsid w:val="009C7629"/>
    <w:rsid w:val="009D125D"/>
    <w:rsid w:val="009D169F"/>
    <w:rsid w:val="009D19F0"/>
    <w:rsid w:val="009D1D2E"/>
    <w:rsid w:val="009D280A"/>
    <w:rsid w:val="009D41C8"/>
    <w:rsid w:val="009D5844"/>
    <w:rsid w:val="009D5E53"/>
    <w:rsid w:val="009D6AEE"/>
    <w:rsid w:val="009D6B3E"/>
    <w:rsid w:val="009D6F0A"/>
    <w:rsid w:val="009D7096"/>
    <w:rsid w:val="009E0068"/>
    <w:rsid w:val="009E0D73"/>
    <w:rsid w:val="009E1D43"/>
    <w:rsid w:val="009E2207"/>
    <w:rsid w:val="009E261A"/>
    <w:rsid w:val="009E35C4"/>
    <w:rsid w:val="009E3D46"/>
    <w:rsid w:val="009E3F52"/>
    <w:rsid w:val="009E4C29"/>
    <w:rsid w:val="009E4D85"/>
    <w:rsid w:val="009E4DD1"/>
    <w:rsid w:val="009E631B"/>
    <w:rsid w:val="009E7EA1"/>
    <w:rsid w:val="009F33A9"/>
    <w:rsid w:val="009F3FD5"/>
    <w:rsid w:val="009F4787"/>
    <w:rsid w:val="009F47A5"/>
    <w:rsid w:val="009F4D90"/>
    <w:rsid w:val="009F4EA3"/>
    <w:rsid w:val="009F53A6"/>
    <w:rsid w:val="009F66E4"/>
    <w:rsid w:val="009F6B92"/>
    <w:rsid w:val="009F736F"/>
    <w:rsid w:val="00A0083D"/>
    <w:rsid w:val="00A01EFD"/>
    <w:rsid w:val="00A02010"/>
    <w:rsid w:val="00A0221F"/>
    <w:rsid w:val="00A0237B"/>
    <w:rsid w:val="00A02503"/>
    <w:rsid w:val="00A048D3"/>
    <w:rsid w:val="00A04FC4"/>
    <w:rsid w:val="00A053EC"/>
    <w:rsid w:val="00A05B27"/>
    <w:rsid w:val="00A05BB4"/>
    <w:rsid w:val="00A05F7F"/>
    <w:rsid w:val="00A0618F"/>
    <w:rsid w:val="00A065BA"/>
    <w:rsid w:val="00A06767"/>
    <w:rsid w:val="00A0799D"/>
    <w:rsid w:val="00A07EC9"/>
    <w:rsid w:val="00A1135C"/>
    <w:rsid w:val="00A11EE7"/>
    <w:rsid w:val="00A126E5"/>
    <w:rsid w:val="00A1383A"/>
    <w:rsid w:val="00A140A9"/>
    <w:rsid w:val="00A155E2"/>
    <w:rsid w:val="00A15769"/>
    <w:rsid w:val="00A15D86"/>
    <w:rsid w:val="00A15F36"/>
    <w:rsid w:val="00A16F31"/>
    <w:rsid w:val="00A20189"/>
    <w:rsid w:val="00A2019E"/>
    <w:rsid w:val="00A20252"/>
    <w:rsid w:val="00A20A56"/>
    <w:rsid w:val="00A21AED"/>
    <w:rsid w:val="00A21B6D"/>
    <w:rsid w:val="00A228F7"/>
    <w:rsid w:val="00A23577"/>
    <w:rsid w:val="00A24122"/>
    <w:rsid w:val="00A245FA"/>
    <w:rsid w:val="00A250D5"/>
    <w:rsid w:val="00A25BC3"/>
    <w:rsid w:val="00A262AC"/>
    <w:rsid w:val="00A278AA"/>
    <w:rsid w:val="00A30A84"/>
    <w:rsid w:val="00A31A4D"/>
    <w:rsid w:val="00A31E9E"/>
    <w:rsid w:val="00A334EA"/>
    <w:rsid w:val="00A33B0A"/>
    <w:rsid w:val="00A34F13"/>
    <w:rsid w:val="00A352EA"/>
    <w:rsid w:val="00A361DB"/>
    <w:rsid w:val="00A37472"/>
    <w:rsid w:val="00A37982"/>
    <w:rsid w:val="00A37AD3"/>
    <w:rsid w:val="00A400AD"/>
    <w:rsid w:val="00A402BA"/>
    <w:rsid w:val="00A4057C"/>
    <w:rsid w:val="00A40C72"/>
    <w:rsid w:val="00A40D0F"/>
    <w:rsid w:val="00A40EC3"/>
    <w:rsid w:val="00A42233"/>
    <w:rsid w:val="00A42591"/>
    <w:rsid w:val="00A42605"/>
    <w:rsid w:val="00A4289C"/>
    <w:rsid w:val="00A429D5"/>
    <w:rsid w:val="00A42A26"/>
    <w:rsid w:val="00A42E3A"/>
    <w:rsid w:val="00A42F1A"/>
    <w:rsid w:val="00A43AF9"/>
    <w:rsid w:val="00A45CED"/>
    <w:rsid w:val="00A467D3"/>
    <w:rsid w:val="00A50037"/>
    <w:rsid w:val="00A50377"/>
    <w:rsid w:val="00A504A0"/>
    <w:rsid w:val="00A50FD9"/>
    <w:rsid w:val="00A516BD"/>
    <w:rsid w:val="00A528D2"/>
    <w:rsid w:val="00A5376C"/>
    <w:rsid w:val="00A53937"/>
    <w:rsid w:val="00A53D50"/>
    <w:rsid w:val="00A54186"/>
    <w:rsid w:val="00A54F3F"/>
    <w:rsid w:val="00A55818"/>
    <w:rsid w:val="00A55BC6"/>
    <w:rsid w:val="00A56A78"/>
    <w:rsid w:val="00A57AED"/>
    <w:rsid w:val="00A624FE"/>
    <w:rsid w:val="00A62622"/>
    <w:rsid w:val="00A63B0D"/>
    <w:rsid w:val="00A6413E"/>
    <w:rsid w:val="00A64170"/>
    <w:rsid w:val="00A64D09"/>
    <w:rsid w:val="00A65A95"/>
    <w:rsid w:val="00A66A28"/>
    <w:rsid w:val="00A66C1C"/>
    <w:rsid w:val="00A66D61"/>
    <w:rsid w:val="00A671A5"/>
    <w:rsid w:val="00A67434"/>
    <w:rsid w:val="00A67AA6"/>
    <w:rsid w:val="00A67FE0"/>
    <w:rsid w:val="00A70AD8"/>
    <w:rsid w:val="00A72F15"/>
    <w:rsid w:val="00A73A9C"/>
    <w:rsid w:val="00A74322"/>
    <w:rsid w:val="00A800CF"/>
    <w:rsid w:val="00A8037E"/>
    <w:rsid w:val="00A80E95"/>
    <w:rsid w:val="00A8136F"/>
    <w:rsid w:val="00A82596"/>
    <w:rsid w:val="00A82A90"/>
    <w:rsid w:val="00A83B2E"/>
    <w:rsid w:val="00A84A99"/>
    <w:rsid w:val="00A84B35"/>
    <w:rsid w:val="00A851F4"/>
    <w:rsid w:val="00A8520D"/>
    <w:rsid w:val="00A85C7B"/>
    <w:rsid w:val="00A86500"/>
    <w:rsid w:val="00A86ABB"/>
    <w:rsid w:val="00A90388"/>
    <w:rsid w:val="00A91BC5"/>
    <w:rsid w:val="00A920AE"/>
    <w:rsid w:val="00A926C7"/>
    <w:rsid w:val="00A927D8"/>
    <w:rsid w:val="00A93091"/>
    <w:rsid w:val="00A94213"/>
    <w:rsid w:val="00A94AF7"/>
    <w:rsid w:val="00A94F5F"/>
    <w:rsid w:val="00A95AA5"/>
    <w:rsid w:val="00A95F72"/>
    <w:rsid w:val="00A96350"/>
    <w:rsid w:val="00A969DB"/>
    <w:rsid w:val="00A96D69"/>
    <w:rsid w:val="00A97911"/>
    <w:rsid w:val="00A97CEA"/>
    <w:rsid w:val="00AA08F3"/>
    <w:rsid w:val="00AA0FD2"/>
    <w:rsid w:val="00AA1176"/>
    <w:rsid w:val="00AA1586"/>
    <w:rsid w:val="00AA1ADE"/>
    <w:rsid w:val="00AA2A99"/>
    <w:rsid w:val="00AA30AC"/>
    <w:rsid w:val="00AA41AC"/>
    <w:rsid w:val="00AA4E03"/>
    <w:rsid w:val="00AA4FC1"/>
    <w:rsid w:val="00AA5908"/>
    <w:rsid w:val="00AA62B1"/>
    <w:rsid w:val="00AA68FE"/>
    <w:rsid w:val="00AA7668"/>
    <w:rsid w:val="00AB02F0"/>
    <w:rsid w:val="00AB0BAD"/>
    <w:rsid w:val="00AB180D"/>
    <w:rsid w:val="00AB1E73"/>
    <w:rsid w:val="00AB3382"/>
    <w:rsid w:val="00AB3B51"/>
    <w:rsid w:val="00AB3EB9"/>
    <w:rsid w:val="00AB50E2"/>
    <w:rsid w:val="00AB5589"/>
    <w:rsid w:val="00AB571E"/>
    <w:rsid w:val="00AB6309"/>
    <w:rsid w:val="00AB6F9E"/>
    <w:rsid w:val="00AC0696"/>
    <w:rsid w:val="00AC137D"/>
    <w:rsid w:val="00AC3212"/>
    <w:rsid w:val="00AC335B"/>
    <w:rsid w:val="00AC375B"/>
    <w:rsid w:val="00AC3C96"/>
    <w:rsid w:val="00AC40CD"/>
    <w:rsid w:val="00AC44FD"/>
    <w:rsid w:val="00AC60BF"/>
    <w:rsid w:val="00AC6D3B"/>
    <w:rsid w:val="00AC7FCC"/>
    <w:rsid w:val="00AD0D32"/>
    <w:rsid w:val="00AD196A"/>
    <w:rsid w:val="00AD20CD"/>
    <w:rsid w:val="00AD24B5"/>
    <w:rsid w:val="00AD2792"/>
    <w:rsid w:val="00AD305F"/>
    <w:rsid w:val="00AD3380"/>
    <w:rsid w:val="00AD3FB0"/>
    <w:rsid w:val="00AD4F07"/>
    <w:rsid w:val="00AD5050"/>
    <w:rsid w:val="00AD5B14"/>
    <w:rsid w:val="00AD608E"/>
    <w:rsid w:val="00AD66F9"/>
    <w:rsid w:val="00AD68A7"/>
    <w:rsid w:val="00AD75A7"/>
    <w:rsid w:val="00AD7FE0"/>
    <w:rsid w:val="00AE4221"/>
    <w:rsid w:val="00AE5A5E"/>
    <w:rsid w:val="00AE5F3B"/>
    <w:rsid w:val="00AE67B2"/>
    <w:rsid w:val="00AE6E4F"/>
    <w:rsid w:val="00AE6EC0"/>
    <w:rsid w:val="00AE78DC"/>
    <w:rsid w:val="00AE7ABA"/>
    <w:rsid w:val="00AE7FDA"/>
    <w:rsid w:val="00AF01B6"/>
    <w:rsid w:val="00AF0F99"/>
    <w:rsid w:val="00AF31DC"/>
    <w:rsid w:val="00AF31ED"/>
    <w:rsid w:val="00AF4B0A"/>
    <w:rsid w:val="00AF4C4C"/>
    <w:rsid w:val="00AF5665"/>
    <w:rsid w:val="00AF59DE"/>
    <w:rsid w:val="00AF65DE"/>
    <w:rsid w:val="00AF7A41"/>
    <w:rsid w:val="00B001B6"/>
    <w:rsid w:val="00B00779"/>
    <w:rsid w:val="00B007A5"/>
    <w:rsid w:val="00B017AB"/>
    <w:rsid w:val="00B01ECA"/>
    <w:rsid w:val="00B02E53"/>
    <w:rsid w:val="00B03969"/>
    <w:rsid w:val="00B040A5"/>
    <w:rsid w:val="00B0485A"/>
    <w:rsid w:val="00B056B9"/>
    <w:rsid w:val="00B05D67"/>
    <w:rsid w:val="00B06275"/>
    <w:rsid w:val="00B06380"/>
    <w:rsid w:val="00B0649F"/>
    <w:rsid w:val="00B06625"/>
    <w:rsid w:val="00B066A7"/>
    <w:rsid w:val="00B0670C"/>
    <w:rsid w:val="00B07614"/>
    <w:rsid w:val="00B07933"/>
    <w:rsid w:val="00B0795D"/>
    <w:rsid w:val="00B079EB"/>
    <w:rsid w:val="00B101E0"/>
    <w:rsid w:val="00B10CF4"/>
    <w:rsid w:val="00B10D68"/>
    <w:rsid w:val="00B11514"/>
    <w:rsid w:val="00B11A7A"/>
    <w:rsid w:val="00B11A89"/>
    <w:rsid w:val="00B1245F"/>
    <w:rsid w:val="00B14009"/>
    <w:rsid w:val="00B14689"/>
    <w:rsid w:val="00B14B87"/>
    <w:rsid w:val="00B14CE4"/>
    <w:rsid w:val="00B14EBC"/>
    <w:rsid w:val="00B1587C"/>
    <w:rsid w:val="00B15930"/>
    <w:rsid w:val="00B15BAF"/>
    <w:rsid w:val="00B15EE0"/>
    <w:rsid w:val="00B16D69"/>
    <w:rsid w:val="00B16EAD"/>
    <w:rsid w:val="00B174C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2D0B"/>
    <w:rsid w:val="00B33555"/>
    <w:rsid w:val="00B3539A"/>
    <w:rsid w:val="00B35F0C"/>
    <w:rsid w:val="00B369FD"/>
    <w:rsid w:val="00B37879"/>
    <w:rsid w:val="00B40F2C"/>
    <w:rsid w:val="00B428F2"/>
    <w:rsid w:val="00B44413"/>
    <w:rsid w:val="00B445BD"/>
    <w:rsid w:val="00B446F7"/>
    <w:rsid w:val="00B44AAC"/>
    <w:rsid w:val="00B44D3B"/>
    <w:rsid w:val="00B454E2"/>
    <w:rsid w:val="00B457A8"/>
    <w:rsid w:val="00B45B96"/>
    <w:rsid w:val="00B45C16"/>
    <w:rsid w:val="00B45EB7"/>
    <w:rsid w:val="00B469CE"/>
    <w:rsid w:val="00B505A1"/>
    <w:rsid w:val="00B507AC"/>
    <w:rsid w:val="00B50B6F"/>
    <w:rsid w:val="00B50E58"/>
    <w:rsid w:val="00B50FF3"/>
    <w:rsid w:val="00B528D4"/>
    <w:rsid w:val="00B53FE8"/>
    <w:rsid w:val="00B54349"/>
    <w:rsid w:val="00B545E1"/>
    <w:rsid w:val="00B548BF"/>
    <w:rsid w:val="00B54BEA"/>
    <w:rsid w:val="00B54C8D"/>
    <w:rsid w:val="00B554B0"/>
    <w:rsid w:val="00B57C57"/>
    <w:rsid w:val="00B57CA6"/>
    <w:rsid w:val="00B57E8E"/>
    <w:rsid w:val="00B602EF"/>
    <w:rsid w:val="00B60AEC"/>
    <w:rsid w:val="00B60BD9"/>
    <w:rsid w:val="00B61A5C"/>
    <w:rsid w:val="00B62421"/>
    <w:rsid w:val="00B62951"/>
    <w:rsid w:val="00B64BCB"/>
    <w:rsid w:val="00B64D13"/>
    <w:rsid w:val="00B65246"/>
    <w:rsid w:val="00B658D4"/>
    <w:rsid w:val="00B668C1"/>
    <w:rsid w:val="00B66B87"/>
    <w:rsid w:val="00B66E0E"/>
    <w:rsid w:val="00B67A88"/>
    <w:rsid w:val="00B67BC0"/>
    <w:rsid w:val="00B70217"/>
    <w:rsid w:val="00B70F65"/>
    <w:rsid w:val="00B720D8"/>
    <w:rsid w:val="00B73A47"/>
    <w:rsid w:val="00B74571"/>
    <w:rsid w:val="00B74C11"/>
    <w:rsid w:val="00B75DF6"/>
    <w:rsid w:val="00B76023"/>
    <w:rsid w:val="00B764BD"/>
    <w:rsid w:val="00B768B0"/>
    <w:rsid w:val="00B7777F"/>
    <w:rsid w:val="00B77CEB"/>
    <w:rsid w:val="00B804E9"/>
    <w:rsid w:val="00B8065A"/>
    <w:rsid w:val="00B80A77"/>
    <w:rsid w:val="00B82838"/>
    <w:rsid w:val="00B82848"/>
    <w:rsid w:val="00B82B45"/>
    <w:rsid w:val="00B83B17"/>
    <w:rsid w:val="00B84128"/>
    <w:rsid w:val="00B84896"/>
    <w:rsid w:val="00B85510"/>
    <w:rsid w:val="00B85FD8"/>
    <w:rsid w:val="00B86217"/>
    <w:rsid w:val="00B867F5"/>
    <w:rsid w:val="00B87221"/>
    <w:rsid w:val="00B878AE"/>
    <w:rsid w:val="00B902D9"/>
    <w:rsid w:val="00B903AC"/>
    <w:rsid w:val="00B90574"/>
    <w:rsid w:val="00B9108F"/>
    <w:rsid w:val="00B915C8"/>
    <w:rsid w:val="00B9196C"/>
    <w:rsid w:val="00B92114"/>
    <w:rsid w:val="00B92984"/>
    <w:rsid w:val="00B9465F"/>
    <w:rsid w:val="00B955A5"/>
    <w:rsid w:val="00B958E0"/>
    <w:rsid w:val="00B95AB6"/>
    <w:rsid w:val="00B9643B"/>
    <w:rsid w:val="00B964D1"/>
    <w:rsid w:val="00B96E6A"/>
    <w:rsid w:val="00B97121"/>
    <w:rsid w:val="00B97BB9"/>
    <w:rsid w:val="00BA12C9"/>
    <w:rsid w:val="00BA1E62"/>
    <w:rsid w:val="00BA1FBE"/>
    <w:rsid w:val="00BA33BA"/>
    <w:rsid w:val="00BA3468"/>
    <w:rsid w:val="00BA3612"/>
    <w:rsid w:val="00BA3AB3"/>
    <w:rsid w:val="00BA53EB"/>
    <w:rsid w:val="00BA5E6E"/>
    <w:rsid w:val="00BA6B19"/>
    <w:rsid w:val="00BA74E8"/>
    <w:rsid w:val="00BA7A92"/>
    <w:rsid w:val="00BB041C"/>
    <w:rsid w:val="00BB189E"/>
    <w:rsid w:val="00BB1A6C"/>
    <w:rsid w:val="00BB2602"/>
    <w:rsid w:val="00BB36F6"/>
    <w:rsid w:val="00BB399F"/>
    <w:rsid w:val="00BB3E78"/>
    <w:rsid w:val="00BB408F"/>
    <w:rsid w:val="00BB41EA"/>
    <w:rsid w:val="00BB45A6"/>
    <w:rsid w:val="00BB4962"/>
    <w:rsid w:val="00BB4BDE"/>
    <w:rsid w:val="00BB4E62"/>
    <w:rsid w:val="00BB4F66"/>
    <w:rsid w:val="00BB4FBD"/>
    <w:rsid w:val="00BB5460"/>
    <w:rsid w:val="00BB5495"/>
    <w:rsid w:val="00BB5F15"/>
    <w:rsid w:val="00BB60B3"/>
    <w:rsid w:val="00BB6569"/>
    <w:rsid w:val="00BB6688"/>
    <w:rsid w:val="00BB68A4"/>
    <w:rsid w:val="00BB68F9"/>
    <w:rsid w:val="00BB6D2F"/>
    <w:rsid w:val="00BB71C2"/>
    <w:rsid w:val="00BB7440"/>
    <w:rsid w:val="00BB7F27"/>
    <w:rsid w:val="00BC0975"/>
    <w:rsid w:val="00BC0C9A"/>
    <w:rsid w:val="00BC14C8"/>
    <w:rsid w:val="00BC2416"/>
    <w:rsid w:val="00BC4184"/>
    <w:rsid w:val="00BC4654"/>
    <w:rsid w:val="00BC55C7"/>
    <w:rsid w:val="00BC57A0"/>
    <w:rsid w:val="00BC5AA5"/>
    <w:rsid w:val="00BC5AC6"/>
    <w:rsid w:val="00BC60DA"/>
    <w:rsid w:val="00BC68A6"/>
    <w:rsid w:val="00BC6F8C"/>
    <w:rsid w:val="00BC7541"/>
    <w:rsid w:val="00BD0038"/>
    <w:rsid w:val="00BD045A"/>
    <w:rsid w:val="00BD120B"/>
    <w:rsid w:val="00BD12EC"/>
    <w:rsid w:val="00BD13B6"/>
    <w:rsid w:val="00BD23C9"/>
    <w:rsid w:val="00BD2455"/>
    <w:rsid w:val="00BD25C8"/>
    <w:rsid w:val="00BD3299"/>
    <w:rsid w:val="00BD3DE4"/>
    <w:rsid w:val="00BD45DA"/>
    <w:rsid w:val="00BD4C92"/>
    <w:rsid w:val="00BD4EEC"/>
    <w:rsid w:val="00BD56EB"/>
    <w:rsid w:val="00BD653C"/>
    <w:rsid w:val="00BD6545"/>
    <w:rsid w:val="00BD7FE0"/>
    <w:rsid w:val="00BE00F5"/>
    <w:rsid w:val="00BE0199"/>
    <w:rsid w:val="00BE073F"/>
    <w:rsid w:val="00BE19FC"/>
    <w:rsid w:val="00BE1F7B"/>
    <w:rsid w:val="00BE24D6"/>
    <w:rsid w:val="00BE3541"/>
    <w:rsid w:val="00BE4405"/>
    <w:rsid w:val="00BE4482"/>
    <w:rsid w:val="00BE4FCC"/>
    <w:rsid w:val="00BE5502"/>
    <w:rsid w:val="00BE5A53"/>
    <w:rsid w:val="00BE5C03"/>
    <w:rsid w:val="00BE5D2A"/>
    <w:rsid w:val="00BE72B7"/>
    <w:rsid w:val="00BE73D9"/>
    <w:rsid w:val="00BE79EE"/>
    <w:rsid w:val="00BF009C"/>
    <w:rsid w:val="00BF01EC"/>
    <w:rsid w:val="00BF0814"/>
    <w:rsid w:val="00BF106C"/>
    <w:rsid w:val="00BF2230"/>
    <w:rsid w:val="00BF28B5"/>
    <w:rsid w:val="00BF2AC1"/>
    <w:rsid w:val="00BF2EA9"/>
    <w:rsid w:val="00BF33B6"/>
    <w:rsid w:val="00BF38F4"/>
    <w:rsid w:val="00BF3C6A"/>
    <w:rsid w:val="00BF3D9A"/>
    <w:rsid w:val="00BF3DAE"/>
    <w:rsid w:val="00BF4B4E"/>
    <w:rsid w:val="00BF525E"/>
    <w:rsid w:val="00BF53CA"/>
    <w:rsid w:val="00BF62B6"/>
    <w:rsid w:val="00BF70DA"/>
    <w:rsid w:val="00BF77F3"/>
    <w:rsid w:val="00BF7BF0"/>
    <w:rsid w:val="00BF7C89"/>
    <w:rsid w:val="00C009DD"/>
    <w:rsid w:val="00C01745"/>
    <w:rsid w:val="00C018C6"/>
    <w:rsid w:val="00C023E7"/>
    <w:rsid w:val="00C02F86"/>
    <w:rsid w:val="00C03B37"/>
    <w:rsid w:val="00C03B6C"/>
    <w:rsid w:val="00C03E06"/>
    <w:rsid w:val="00C05BD5"/>
    <w:rsid w:val="00C060B5"/>
    <w:rsid w:val="00C06DC7"/>
    <w:rsid w:val="00C06FE2"/>
    <w:rsid w:val="00C074D1"/>
    <w:rsid w:val="00C10000"/>
    <w:rsid w:val="00C10ECB"/>
    <w:rsid w:val="00C11316"/>
    <w:rsid w:val="00C11819"/>
    <w:rsid w:val="00C12E23"/>
    <w:rsid w:val="00C13168"/>
    <w:rsid w:val="00C13524"/>
    <w:rsid w:val="00C14DA4"/>
    <w:rsid w:val="00C1536D"/>
    <w:rsid w:val="00C167E1"/>
    <w:rsid w:val="00C16EAA"/>
    <w:rsid w:val="00C20060"/>
    <w:rsid w:val="00C200F0"/>
    <w:rsid w:val="00C20510"/>
    <w:rsid w:val="00C20652"/>
    <w:rsid w:val="00C20BAA"/>
    <w:rsid w:val="00C21539"/>
    <w:rsid w:val="00C21BDA"/>
    <w:rsid w:val="00C2345D"/>
    <w:rsid w:val="00C25845"/>
    <w:rsid w:val="00C25B7C"/>
    <w:rsid w:val="00C26953"/>
    <w:rsid w:val="00C274C4"/>
    <w:rsid w:val="00C27890"/>
    <w:rsid w:val="00C30965"/>
    <w:rsid w:val="00C315B9"/>
    <w:rsid w:val="00C32CF3"/>
    <w:rsid w:val="00C33441"/>
    <w:rsid w:val="00C33FD4"/>
    <w:rsid w:val="00C35049"/>
    <w:rsid w:val="00C3551B"/>
    <w:rsid w:val="00C35712"/>
    <w:rsid w:val="00C35E20"/>
    <w:rsid w:val="00C36237"/>
    <w:rsid w:val="00C36557"/>
    <w:rsid w:val="00C3705C"/>
    <w:rsid w:val="00C404D8"/>
    <w:rsid w:val="00C415BD"/>
    <w:rsid w:val="00C4342F"/>
    <w:rsid w:val="00C4598D"/>
    <w:rsid w:val="00C459AF"/>
    <w:rsid w:val="00C4638B"/>
    <w:rsid w:val="00C4739A"/>
    <w:rsid w:val="00C5060C"/>
    <w:rsid w:val="00C50ECC"/>
    <w:rsid w:val="00C517D5"/>
    <w:rsid w:val="00C52B27"/>
    <w:rsid w:val="00C55C0B"/>
    <w:rsid w:val="00C55CC4"/>
    <w:rsid w:val="00C55DFB"/>
    <w:rsid w:val="00C565CE"/>
    <w:rsid w:val="00C56B72"/>
    <w:rsid w:val="00C56EFC"/>
    <w:rsid w:val="00C60394"/>
    <w:rsid w:val="00C63290"/>
    <w:rsid w:val="00C637F4"/>
    <w:rsid w:val="00C6399E"/>
    <w:rsid w:val="00C6440E"/>
    <w:rsid w:val="00C64824"/>
    <w:rsid w:val="00C65543"/>
    <w:rsid w:val="00C6634C"/>
    <w:rsid w:val="00C66A9B"/>
    <w:rsid w:val="00C67A15"/>
    <w:rsid w:val="00C70EF4"/>
    <w:rsid w:val="00C72027"/>
    <w:rsid w:val="00C724EE"/>
    <w:rsid w:val="00C73CF2"/>
    <w:rsid w:val="00C73D95"/>
    <w:rsid w:val="00C74004"/>
    <w:rsid w:val="00C742D3"/>
    <w:rsid w:val="00C75ADB"/>
    <w:rsid w:val="00C761B9"/>
    <w:rsid w:val="00C776FB"/>
    <w:rsid w:val="00C77B06"/>
    <w:rsid w:val="00C77FC4"/>
    <w:rsid w:val="00C80369"/>
    <w:rsid w:val="00C80858"/>
    <w:rsid w:val="00C83706"/>
    <w:rsid w:val="00C83F8C"/>
    <w:rsid w:val="00C8456C"/>
    <w:rsid w:val="00C85C4B"/>
    <w:rsid w:val="00C85D10"/>
    <w:rsid w:val="00C85F42"/>
    <w:rsid w:val="00C878E2"/>
    <w:rsid w:val="00C92046"/>
    <w:rsid w:val="00C92DF5"/>
    <w:rsid w:val="00C9375F"/>
    <w:rsid w:val="00C943DB"/>
    <w:rsid w:val="00C94671"/>
    <w:rsid w:val="00C949EB"/>
    <w:rsid w:val="00C95D45"/>
    <w:rsid w:val="00C96CFE"/>
    <w:rsid w:val="00C96DF5"/>
    <w:rsid w:val="00C972D9"/>
    <w:rsid w:val="00C97943"/>
    <w:rsid w:val="00C97A6B"/>
    <w:rsid w:val="00C97E23"/>
    <w:rsid w:val="00CA02D4"/>
    <w:rsid w:val="00CA1467"/>
    <w:rsid w:val="00CA1CE6"/>
    <w:rsid w:val="00CA1D34"/>
    <w:rsid w:val="00CA1FF6"/>
    <w:rsid w:val="00CA3851"/>
    <w:rsid w:val="00CA387C"/>
    <w:rsid w:val="00CA399F"/>
    <w:rsid w:val="00CA4332"/>
    <w:rsid w:val="00CA483C"/>
    <w:rsid w:val="00CA4F64"/>
    <w:rsid w:val="00CA57AC"/>
    <w:rsid w:val="00CA58EE"/>
    <w:rsid w:val="00CA5C62"/>
    <w:rsid w:val="00CA5DF2"/>
    <w:rsid w:val="00CA65F6"/>
    <w:rsid w:val="00CA7AF3"/>
    <w:rsid w:val="00CB00AD"/>
    <w:rsid w:val="00CB1094"/>
    <w:rsid w:val="00CB1235"/>
    <w:rsid w:val="00CB23B9"/>
    <w:rsid w:val="00CB2EB5"/>
    <w:rsid w:val="00CB3CFE"/>
    <w:rsid w:val="00CB3FC8"/>
    <w:rsid w:val="00CB456D"/>
    <w:rsid w:val="00CB5178"/>
    <w:rsid w:val="00CB5799"/>
    <w:rsid w:val="00CB5A3C"/>
    <w:rsid w:val="00CB64E0"/>
    <w:rsid w:val="00CB6E99"/>
    <w:rsid w:val="00CB757F"/>
    <w:rsid w:val="00CB7D32"/>
    <w:rsid w:val="00CC1E16"/>
    <w:rsid w:val="00CC1EDB"/>
    <w:rsid w:val="00CC1F9F"/>
    <w:rsid w:val="00CC2731"/>
    <w:rsid w:val="00CC296A"/>
    <w:rsid w:val="00CC3AF9"/>
    <w:rsid w:val="00CC4060"/>
    <w:rsid w:val="00CC4919"/>
    <w:rsid w:val="00CC59DD"/>
    <w:rsid w:val="00CC6BE8"/>
    <w:rsid w:val="00CC7EF7"/>
    <w:rsid w:val="00CD0F89"/>
    <w:rsid w:val="00CD1EDF"/>
    <w:rsid w:val="00CD200B"/>
    <w:rsid w:val="00CD3379"/>
    <w:rsid w:val="00CD4716"/>
    <w:rsid w:val="00CD4773"/>
    <w:rsid w:val="00CD565E"/>
    <w:rsid w:val="00CD6A68"/>
    <w:rsid w:val="00CD6FF0"/>
    <w:rsid w:val="00CD72C6"/>
    <w:rsid w:val="00CE0468"/>
    <w:rsid w:val="00CE0882"/>
    <w:rsid w:val="00CE20E8"/>
    <w:rsid w:val="00CE215F"/>
    <w:rsid w:val="00CE2758"/>
    <w:rsid w:val="00CE35DE"/>
    <w:rsid w:val="00CE3806"/>
    <w:rsid w:val="00CE3B7C"/>
    <w:rsid w:val="00CE439D"/>
    <w:rsid w:val="00CE484B"/>
    <w:rsid w:val="00CE5017"/>
    <w:rsid w:val="00CE5350"/>
    <w:rsid w:val="00CF0A4A"/>
    <w:rsid w:val="00CF0CDB"/>
    <w:rsid w:val="00CF10E3"/>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29C"/>
    <w:rsid w:val="00D0034D"/>
    <w:rsid w:val="00D01283"/>
    <w:rsid w:val="00D01620"/>
    <w:rsid w:val="00D04C9D"/>
    <w:rsid w:val="00D04E4A"/>
    <w:rsid w:val="00D05382"/>
    <w:rsid w:val="00D05888"/>
    <w:rsid w:val="00D0612A"/>
    <w:rsid w:val="00D102E9"/>
    <w:rsid w:val="00D106C7"/>
    <w:rsid w:val="00D10E87"/>
    <w:rsid w:val="00D122CA"/>
    <w:rsid w:val="00D12698"/>
    <w:rsid w:val="00D1291F"/>
    <w:rsid w:val="00D12CEC"/>
    <w:rsid w:val="00D150C2"/>
    <w:rsid w:val="00D1605B"/>
    <w:rsid w:val="00D16468"/>
    <w:rsid w:val="00D176F1"/>
    <w:rsid w:val="00D20477"/>
    <w:rsid w:val="00D2118A"/>
    <w:rsid w:val="00D22C3A"/>
    <w:rsid w:val="00D23106"/>
    <w:rsid w:val="00D23591"/>
    <w:rsid w:val="00D248B2"/>
    <w:rsid w:val="00D252DA"/>
    <w:rsid w:val="00D25E44"/>
    <w:rsid w:val="00D27AA4"/>
    <w:rsid w:val="00D3067B"/>
    <w:rsid w:val="00D31A9E"/>
    <w:rsid w:val="00D31B88"/>
    <w:rsid w:val="00D32366"/>
    <w:rsid w:val="00D32C27"/>
    <w:rsid w:val="00D33A38"/>
    <w:rsid w:val="00D33E75"/>
    <w:rsid w:val="00D34FB5"/>
    <w:rsid w:val="00D35A9C"/>
    <w:rsid w:val="00D368C6"/>
    <w:rsid w:val="00D37152"/>
    <w:rsid w:val="00D37D10"/>
    <w:rsid w:val="00D37DFF"/>
    <w:rsid w:val="00D40542"/>
    <w:rsid w:val="00D41646"/>
    <w:rsid w:val="00D41902"/>
    <w:rsid w:val="00D41DDC"/>
    <w:rsid w:val="00D423D0"/>
    <w:rsid w:val="00D42E6F"/>
    <w:rsid w:val="00D44095"/>
    <w:rsid w:val="00D447BF"/>
    <w:rsid w:val="00D45007"/>
    <w:rsid w:val="00D451FF"/>
    <w:rsid w:val="00D45DB1"/>
    <w:rsid w:val="00D46073"/>
    <w:rsid w:val="00D4695D"/>
    <w:rsid w:val="00D47068"/>
    <w:rsid w:val="00D50138"/>
    <w:rsid w:val="00D509D4"/>
    <w:rsid w:val="00D50A71"/>
    <w:rsid w:val="00D5147B"/>
    <w:rsid w:val="00D51F7D"/>
    <w:rsid w:val="00D52B99"/>
    <w:rsid w:val="00D5347B"/>
    <w:rsid w:val="00D53486"/>
    <w:rsid w:val="00D5383C"/>
    <w:rsid w:val="00D5383E"/>
    <w:rsid w:val="00D5417E"/>
    <w:rsid w:val="00D55C20"/>
    <w:rsid w:val="00D56167"/>
    <w:rsid w:val="00D56AB3"/>
    <w:rsid w:val="00D56D5D"/>
    <w:rsid w:val="00D5784C"/>
    <w:rsid w:val="00D57F4D"/>
    <w:rsid w:val="00D615AD"/>
    <w:rsid w:val="00D619FB"/>
    <w:rsid w:val="00D62000"/>
    <w:rsid w:val="00D63259"/>
    <w:rsid w:val="00D63914"/>
    <w:rsid w:val="00D64561"/>
    <w:rsid w:val="00D647D4"/>
    <w:rsid w:val="00D64C4B"/>
    <w:rsid w:val="00D659FB"/>
    <w:rsid w:val="00D65CE1"/>
    <w:rsid w:val="00D66EA5"/>
    <w:rsid w:val="00D66F55"/>
    <w:rsid w:val="00D67085"/>
    <w:rsid w:val="00D67EBB"/>
    <w:rsid w:val="00D707B4"/>
    <w:rsid w:val="00D70D9C"/>
    <w:rsid w:val="00D71586"/>
    <w:rsid w:val="00D72220"/>
    <w:rsid w:val="00D723C7"/>
    <w:rsid w:val="00D7376F"/>
    <w:rsid w:val="00D7486C"/>
    <w:rsid w:val="00D763C5"/>
    <w:rsid w:val="00D7651D"/>
    <w:rsid w:val="00D76B05"/>
    <w:rsid w:val="00D77CFD"/>
    <w:rsid w:val="00D8057E"/>
    <w:rsid w:val="00D80697"/>
    <w:rsid w:val="00D815E0"/>
    <w:rsid w:val="00D81948"/>
    <w:rsid w:val="00D81AE0"/>
    <w:rsid w:val="00D81BD5"/>
    <w:rsid w:val="00D82142"/>
    <w:rsid w:val="00D83081"/>
    <w:rsid w:val="00D8314D"/>
    <w:rsid w:val="00D84AD5"/>
    <w:rsid w:val="00D85320"/>
    <w:rsid w:val="00D855B9"/>
    <w:rsid w:val="00D8585C"/>
    <w:rsid w:val="00D859BC"/>
    <w:rsid w:val="00D85D5D"/>
    <w:rsid w:val="00D86288"/>
    <w:rsid w:val="00D8628E"/>
    <w:rsid w:val="00D866F3"/>
    <w:rsid w:val="00D867F7"/>
    <w:rsid w:val="00D86DD6"/>
    <w:rsid w:val="00D86E1F"/>
    <w:rsid w:val="00D872DD"/>
    <w:rsid w:val="00D87B47"/>
    <w:rsid w:val="00D9006A"/>
    <w:rsid w:val="00D92A66"/>
    <w:rsid w:val="00D92B83"/>
    <w:rsid w:val="00D92C7A"/>
    <w:rsid w:val="00D931C7"/>
    <w:rsid w:val="00D9408C"/>
    <w:rsid w:val="00D94C0B"/>
    <w:rsid w:val="00D950E5"/>
    <w:rsid w:val="00D951AD"/>
    <w:rsid w:val="00D95F7D"/>
    <w:rsid w:val="00D979EE"/>
    <w:rsid w:val="00DA19F6"/>
    <w:rsid w:val="00DA26C6"/>
    <w:rsid w:val="00DA3304"/>
    <w:rsid w:val="00DA36E2"/>
    <w:rsid w:val="00DA46F5"/>
    <w:rsid w:val="00DA46FB"/>
    <w:rsid w:val="00DA5D1C"/>
    <w:rsid w:val="00DA6012"/>
    <w:rsid w:val="00DA6395"/>
    <w:rsid w:val="00DA644E"/>
    <w:rsid w:val="00DA6DB6"/>
    <w:rsid w:val="00DA7745"/>
    <w:rsid w:val="00DA7846"/>
    <w:rsid w:val="00DB1332"/>
    <w:rsid w:val="00DB1AA0"/>
    <w:rsid w:val="00DB2B31"/>
    <w:rsid w:val="00DB386E"/>
    <w:rsid w:val="00DB4CE5"/>
    <w:rsid w:val="00DB58A9"/>
    <w:rsid w:val="00DB617C"/>
    <w:rsid w:val="00DB6AF1"/>
    <w:rsid w:val="00DB6DA5"/>
    <w:rsid w:val="00DB6F5F"/>
    <w:rsid w:val="00DB75DE"/>
    <w:rsid w:val="00DC0240"/>
    <w:rsid w:val="00DC0C81"/>
    <w:rsid w:val="00DC1E0C"/>
    <w:rsid w:val="00DC2496"/>
    <w:rsid w:val="00DC2AD4"/>
    <w:rsid w:val="00DC33F5"/>
    <w:rsid w:val="00DC3520"/>
    <w:rsid w:val="00DC361F"/>
    <w:rsid w:val="00DC3C77"/>
    <w:rsid w:val="00DC59EB"/>
    <w:rsid w:val="00DC6532"/>
    <w:rsid w:val="00DC6D27"/>
    <w:rsid w:val="00DC6F14"/>
    <w:rsid w:val="00DC6FC9"/>
    <w:rsid w:val="00DC6FCD"/>
    <w:rsid w:val="00DC795C"/>
    <w:rsid w:val="00DD23BB"/>
    <w:rsid w:val="00DD32BA"/>
    <w:rsid w:val="00DD3545"/>
    <w:rsid w:val="00DD39FC"/>
    <w:rsid w:val="00DD4ECE"/>
    <w:rsid w:val="00DD5A73"/>
    <w:rsid w:val="00DD6776"/>
    <w:rsid w:val="00DD6B45"/>
    <w:rsid w:val="00DD71BF"/>
    <w:rsid w:val="00DE22CD"/>
    <w:rsid w:val="00DE2726"/>
    <w:rsid w:val="00DE3308"/>
    <w:rsid w:val="00DE3AA4"/>
    <w:rsid w:val="00DE3DBA"/>
    <w:rsid w:val="00DE4C3D"/>
    <w:rsid w:val="00DE4DA7"/>
    <w:rsid w:val="00DE4DC0"/>
    <w:rsid w:val="00DE5859"/>
    <w:rsid w:val="00DE590B"/>
    <w:rsid w:val="00DE61F7"/>
    <w:rsid w:val="00DE64C6"/>
    <w:rsid w:val="00DE6B03"/>
    <w:rsid w:val="00DE7101"/>
    <w:rsid w:val="00DF03B8"/>
    <w:rsid w:val="00DF0B7F"/>
    <w:rsid w:val="00DF0DCE"/>
    <w:rsid w:val="00DF1326"/>
    <w:rsid w:val="00DF1784"/>
    <w:rsid w:val="00DF1ADC"/>
    <w:rsid w:val="00DF314F"/>
    <w:rsid w:val="00DF3381"/>
    <w:rsid w:val="00DF4577"/>
    <w:rsid w:val="00DF478A"/>
    <w:rsid w:val="00DF49F1"/>
    <w:rsid w:val="00DF5533"/>
    <w:rsid w:val="00DF6C6F"/>
    <w:rsid w:val="00DF7568"/>
    <w:rsid w:val="00DF75E3"/>
    <w:rsid w:val="00E00606"/>
    <w:rsid w:val="00E01709"/>
    <w:rsid w:val="00E019A0"/>
    <w:rsid w:val="00E035E7"/>
    <w:rsid w:val="00E04399"/>
    <w:rsid w:val="00E06C80"/>
    <w:rsid w:val="00E06FAF"/>
    <w:rsid w:val="00E076B2"/>
    <w:rsid w:val="00E076C2"/>
    <w:rsid w:val="00E105F4"/>
    <w:rsid w:val="00E11175"/>
    <w:rsid w:val="00E1277F"/>
    <w:rsid w:val="00E132E3"/>
    <w:rsid w:val="00E13404"/>
    <w:rsid w:val="00E142ED"/>
    <w:rsid w:val="00E14B43"/>
    <w:rsid w:val="00E14D63"/>
    <w:rsid w:val="00E153FC"/>
    <w:rsid w:val="00E15F93"/>
    <w:rsid w:val="00E16328"/>
    <w:rsid w:val="00E1724B"/>
    <w:rsid w:val="00E17360"/>
    <w:rsid w:val="00E17B07"/>
    <w:rsid w:val="00E20ADA"/>
    <w:rsid w:val="00E21145"/>
    <w:rsid w:val="00E216F2"/>
    <w:rsid w:val="00E216FA"/>
    <w:rsid w:val="00E21B1B"/>
    <w:rsid w:val="00E22477"/>
    <w:rsid w:val="00E22888"/>
    <w:rsid w:val="00E22BBC"/>
    <w:rsid w:val="00E23EB4"/>
    <w:rsid w:val="00E2412C"/>
    <w:rsid w:val="00E24602"/>
    <w:rsid w:val="00E246B7"/>
    <w:rsid w:val="00E24DEF"/>
    <w:rsid w:val="00E266E7"/>
    <w:rsid w:val="00E26A63"/>
    <w:rsid w:val="00E2745B"/>
    <w:rsid w:val="00E306B2"/>
    <w:rsid w:val="00E30A0D"/>
    <w:rsid w:val="00E30EE7"/>
    <w:rsid w:val="00E31197"/>
    <w:rsid w:val="00E319B5"/>
    <w:rsid w:val="00E31CE8"/>
    <w:rsid w:val="00E3296F"/>
    <w:rsid w:val="00E32F90"/>
    <w:rsid w:val="00E331DD"/>
    <w:rsid w:val="00E33B34"/>
    <w:rsid w:val="00E344D7"/>
    <w:rsid w:val="00E34A8D"/>
    <w:rsid w:val="00E34D1E"/>
    <w:rsid w:val="00E35113"/>
    <w:rsid w:val="00E3546F"/>
    <w:rsid w:val="00E354D5"/>
    <w:rsid w:val="00E3658A"/>
    <w:rsid w:val="00E368F3"/>
    <w:rsid w:val="00E3695A"/>
    <w:rsid w:val="00E36C01"/>
    <w:rsid w:val="00E37312"/>
    <w:rsid w:val="00E3732E"/>
    <w:rsid w:val="00E37D4E"/>
    <w:rsid w:val="00E37DAD"/>
    <w:rsid w:val="00E404A6"/>
    <w:rsid w:val="00E425D5"/>
    <w:rsid w:val="00E42600"/>
    <w:rsid w:val="00E42C99"/>
    <w:rsid w:val="00E4315B"/>
    <w:rsid w:val="00E44576"/>
    <w:rsid w:val="00E45819"/>
    <w:rsid w:val="00E476B1"/>
    <w:rsid w:val="00E47DE3"/>
    <w:rsid w:val="00E50F84"/>
    <w:rsid w:val="00E52A43"/>
    <w:rsid w:val="00E52BE7"/>
    <w:rsid w:val="00E52DF1"/>
    <w:rsid w:val="00E5387B"/>
    <w:rsid w:val="00E53A8D"/>
    <w:rsid w:val="00E53E79"/>
    <w:rsid w:val="00E55CDC"/>
    <w:rsid w:val="00E564B2"/>
    <w:rsid w:val="00E568A8"/>
    <w:rsid w:val="00E56DF6"/>
    <w:rsid w:val="00E5771D"/>
    <w:rsid w:val="00E57861"/>
    <w:rsid w:val="00E60289"/>
    <w:rsid w:val="00E60F94"/>
    <w:rsid w:val="00E61DE3"/>
    <w:rsid w:val="00E628F0"/>
    <w:rsid w:val="00E62B10"/>
    <w:rsid w:val="00E62DE3"/>
    <w:rsid w:val="00E63865"/>
    <w:rsid w:val="00E6416C"/>
    <w:rsid w:val="00E649CC"/>
    <w:rsid w:val="00E64CD0"/>
    <w:rsid w:val="00E64D3B"/>
    <w:rsid w:val="00E64FA4"/>
    <w:rsid w:val="00E65AAF"/>
    <w:rsid w:val="00E65B1B"/>
    <w:rsid w:val="00E66E4C"/>
    <w:rsid w:val="00E67685"/>
    <w:rsid w:val="00E67907"/>
    <w:rsid w:val="00E67D5A"/>
    <w:rsid w:val="00E7018B"/>
    <w:rsid w:val="00E70B4A"/>
    <w:rsid w:val="00E70D27"/>
    <w:rsid w:val="00E71F8F"/>
    <w:rsid w:val="00E72D49"/>
    <w:rsid w:val="00E737F6"/>
    <w:rsid w:val="00E73EED"/>
    <w:rsid w:val="00E73FB1"/>
    <w:rsid w:val="00E7577E"/>
    <w:rsid w:val="00E75CED"/>
    <w:rsid w:val="00E75DF8"/>
    <w:rsid w:val="00E76774"/>
    <w:rsid w:val="00E76BD0"/>
    <w:rsid w:val="00E77438"/>
    <w:rsid w:val="00E774D1"/>
    <w:rsid w:val="00E804E7"/>
    <w:rsid w:val="00E80D69"/>
    <w:rsid w:val="00E8329B"/>
    <w:rsid w:val="00E837A4"/>
    <w:rsid w:val="00E84D05"/>
    <w:rsid w:val="00E853E9"/>
    <w:rsid w:val="00E85D06"/>
    <w:rsid w:val="00E8674A"/>
    <w:rsid w:val="00E867FB"/>
    <w:rsid w:val="00E86B1D"/>
    <w:rsid w:val="00E86EAB"/>
    <w:rsid w:val="00E87E86"/>
    <w:rsid w:val="00E9046F"/>
    <w:rsid w:val="00E90507"/>
    <w:rsid w:val="00E906D6"/>
    <w:rsid w:val="00E90DFE"/>
    <w:rsid w:val="00E90FA5"/>
    <w:rsid w:val="00E914B3"/>
    <w:rsid w:val="00E921EB"/>
    <w:rsid w:val="00E93DBB"/>
    <w:rsid w:val="00E94318"/>
    <w:rsid w:val="00E95521"/>
    <w:rsid w:val="00E957C2"/>
    <w:rsid w:val="00E96201"/>
    <w:rsid w:val="00E96363"/>
    <w:rsid w:val="00E96F9F"/>
    <w:rsid w:val="00E97B70"/>
    <w:rsid w:val="00EA077F"/>
    <w:rsid w:val="00EA0A44"/>
    <w:rsid w:val="00EA0B7C"/>
    <w:rsid w:val="00EA189E"/>
    <w:rsid w:val="00EA1B75"/>
    <w:rsid w:val="00EA205C"/>
    <w:rsid w:val="00EA2622"/>
    <w:rsid w:val="00EA28CB"/>
    <w:rsid w:val="00EA2F1A"/>
    <w:rsid w:val="00EA325D"/>
    <w:rsid w:val="00EA3340"/>
    <w:rsid w:val="00EA375D"/>
    <w:rsid w:val="00EA37F5"/>
    <w:rsid w:val="00EA4926"/>
    <w:rsid w:val="00EA4C5A"/>
    <w:rsid w:val="00EA5BE7"/>
    <w:rsid w:val="00EA6C4E"/>
    <w:rsid w:val="00EA70AE"/>
    <w:rsid w:val="00EA70B7"/>
    <w:rsid w:val="00EA75D8"/>
    <w:rsid w:val="00EA763F"/>
    <w:rsid w:val="00EB043E"/>
    <w:rsid w:val="00EB1548"/>
    <w:rsid w:val="00EB17AA"/>
    <w:rsid w:val="00EB2C1C"/>
    <w:rsid w:val="00EB37ED"/>
    <w:rsid w:val="00EB3D61"/>
    <w:rsid w:val="00EB45CE"/>
    <w:rsid w:val="00EB4914"/>
    <w:rsid w:val="00EB538F"/>
    <w:rsid w:val="00EB5778"/>
    <w:rsid w:val="00EB5880"/>
    <w:rsid w:val="00EB5FC3"/>
    <w:rsid w:val="00EB794C"/>
    <w:rsid w:val="00EC01C2"/>
    <w:rsid w:val="00EC1AB5"/>
    <w:rsid w:val="00EC2A4F"/>
    <w:rsid w:val="00EC2B9C"/>
    <w:rsid w:val="00EC31AB"/>
    <w:rsid w:val="00EC43CB"/>
    <w:rsid w:val="00EC463B"/>
    <w:rsid w:val="00EC4B68"/>
    <w:rsid w:val="00EC55A4"/>
    <w:rsid w:val="00EC571F"/>
    <w:rsid w:val="00EC57F5"/>
    <w:rsid w:val="00EC6178"/>
    <w:rsid w:val="00EC660C"/>
    <w:rsid w:val="00EC73AF"/>
    <w:rsid w:val="00EC784B"/>
    <w:rsid w:val="00EC7D0F"/>
    <w:rsid w:val="00ED04AC"/>
    <w:rsid w:val="00ED0ABB"/>
    <w:rsid w:val="00ED1D56"/>
    <w:rsid w:val="00ED2F94"/>
    <w:rsid w:val="00ED37B2"/>
    <w:rsid w:val="00ED3986"/>
    <w:rsid w:val="00ED48B8"/>
    <w:rsid w:val="00ED4931"/>
    <w:rsid w:val="00ED4A33"/>
    <w:rsid w:val="00ED55AC"/>
    <w:rsid w:val="00ED55E0"/>
    <w:rsid w:val="00ED5868"/>
    <w:rsid w:val="00ED747F"/>
    <w:rsid w:val="00ED7C34"/>
    <w:rsid w:val="00EE0FF8"/>
    <w:rsid w:val="00EE124C"/>
    <w:rsid w:val="00EE1701"/>
    <w:rsid w:val="00EE1B19"/>
    <w:rsid w:val="00EE24BE"/>
    <w:rsid w:val="00EE4CEA"/>
    <w:rsid w:val="00EE5645"/>
    <w:rsid w:val="00EE58CA"/>
    <w:rsid w:val="00EE5999"/>
    <w:rsid w:val="00EE5B11"/>
    <w:rsid w:val="00EE634F"/>
    <w:rsid w:val="00EE6528"/>
    <w:rsid w:val="00EE6B88"/>
    <w:rsid w:val="00EE75FD"/>
    <w:rsid w:val="00EF18C9"/>
    <w:rsid w:val="00EF1924"/>
    <w:rsid w:val="00EF38CE"/>
    <w:rsid w:val="00EF3C36"/>
    <w:rsid w:val="00EF3D70"/>
    <w:rsid w:val="00EF6675"/>
    <w:rsid w:val="00EF6F5C"/>
    <w:rsid w:val="00F006EC"/>
    <w:rsid w:val="00F00964"/>
    <w:rsid w:val="00F00BF2"/>
    <w:rsid w:val="00F06987"/>
    <w:rsid w:val="00F1039E"/>
    <w:rsid w:val="00F13BE1"/>
    <w:rsid w:val="00F141EE"/>
    <w:rsid w:val="00F1424F"/>
    <w:rsid w:val="00F14722"/>
    <w:rsid w:val="00F14E84"/>
    <w:rsid w:val="00F155C5"/>
    <w:rsid w:val="00F165BF"/>
    <w:rsid w:val="00F16D17"/>
    <w:rsid w:val="00F16D9D"/>
    <w:rsid w:val="00F1766A"/>
    <w:rsid w:val="00F2033D"/>
    <w:rsid w:val="00F20C88"/>
    <w:rsid w:val="00F21DC9"/>
    <w:rsid w:val="00F23AFB"/>
    <w:rsid w:val="00F2486A"/>
    <w:rsid w:val="00F25C20"/>
    <w:rsid w:val="00F26531"/>
    <w:rsid w:val="00F26E62"/>
    <w:rsid w:val="00F27BE6"/>
    <w:rsid w:val="00F3025B"/>
    <w:rsid w:val="00F3094E"/>
    <w:rsid w:val="00F3098E"/>
    <w:rsid w:val="00F30BA4"/>
    <w:rsid w:val="00F312BB"/>
    <w:rsid w:val="00F31715"/>
    <w:rsid w:val="00F318EF"/>
    <w:rsid w:val="00F31E3D"/>
    <w:rsid w:val="00F3208E"/>
    <w:rsid w:val="00F3221E"/>
    <w:rsid w:val="00F33E20"/>
    <w:rsid w:val="00F34D59"/>
    <w:rsid w:val="00F351F1"/>
    <w:rsid w:val="00F35ABF"/>
    <w:rsid w:val="00F37556"/>
    <w:rsid w:val="00F37A73"/>
    <w:rsid w:val="00F37EB2"/>
    <w:rsid w:val="00F40114"/>
    <w:rsid w:val="00F402FB"/>
    <w:rsid w:val="00F40657"/>
    <w:rsid w:val="00F40EFF"/>
    <w:rsid w:val="00F417DD"/>
    <w:rsid w:val="00F422F5"/>
    <w:rsid w:val="00F42641"/>
    <w:rsid w:val="00F42ABB"/>
    <w:rsid w:val="00F43CFF"/>
    <w:rsid w:val="00F44B0F"/>
    <w:rsid w:val="00F453B2"/>
    <w:rsid w:val="00F45A6B"/>
    <w:rsid w:val="00F46399"/>
    <w:rsid w:val="00F47B33"/>
    <w:rsid w:val="00F47E3B"/>
    <w:rsid w:val="00F50088"/>
    <w:rsid w:val="00F50544"/>
    <w:rsid w:val="00F50E15"/>
    <w:rsid w:val="00F526F1"/>
    <w:rsid w:val="00F5286B"/>
    <w:rsid w:val="00F533ED"/>
    <w:rsid w:val="00F53651"/>
    <w:rsid w:val="00F53ED2"/>
    <w:rsid w:val="00F54420"/>
    <w:rsid w:val="00F5594E"/>
    <w:rsid w:val="00F55E39"/>
    <w:rsid w:val="00F5615C"/>
    <w:rsid w:val="00F600A4"/>
    <w:rsid w:val="00F607EE"/>
    <w:rsid w:val="00F61749"/>
    <w:rsid w:val="00F62308"/>
    <w:rsid w:val="00F6308A"/>
    <w:rsid w:val="00F63C6F"/>
    <w:rsid w:val="00F6430A"/>
    <w:rsid w:val="00F64CC3"/>
    <w:rsid w:val="00F658A3"/>
    <w:rsid w:val="00F66381"/>
    <w:rsid w:val="00F6763F"/>
    <w:rsid w:val="00F679CB"/>
    <w:rsid w:val="00F70013"/>
    <w:rsid w:val="00F70237"/>
    <w:rsid w:val="00F70FC7"/>
    <w:rsid w:val="00F719FC"/>
    <w:rsid w:val="00F721F0"/>
    <w:rsid w:val="00F728FF"/>
    <w:rsid w:val="00F736A5"/>
    <w:rsid w:val="00F756E1"/>
    <w:rsid w:val="00F7701E"/>
    <w:rsid w:val="00F77F41"/>
    <w:rsid w:val="00F80AF2"/>
    <w:rsid w:val="00F8213F"/>
    <w:rsid w:val="00F8244A"/>
    <w:rsid w:val="00F82A0E"/>
    <w:rsid w:val="00F82B54"/>
    <w:rsid w:val="00F82F05"/>
    <w:rsid w:val="00F82FC2"/>
    <w:rsid w:val="00F838F5"/>
    <w:rsid w:val="00F84536"/>
    <w:rsid w:val="00F84D49"/>
    <w:rsid w:val="00F8561F"/>
    <w:rsid w:val="00F858EE"/>
    <w:rsid w:val="00F86AAB"/>
    <w:rsid w:val="00F876DD"/>
    <w:rsid w:val="00F9017C"/>
    <w:rsid w:val="00F9071C"/>
    <w:rsid w:val="00F90AA6"/>
    <w:rsid w:val="00F91857"/>
    <w:rsid w:val="00F91943"/>
    <w:rsid w:val="00F91973"/>
    <w:rsid w:val="00F91EA6"/>
    <w:rsid w:val="00F92099"/>
    <w:rsid w:val="00F920B2"/>
    <w:rsid w:val="00F92A8A"/>
    <w:rsid w:val="00F92B16"/>
    <w:rsid w:val="00F9417D"/>
    <w:rsid w:val="00F94636"/>
    <w:rsid w:val="00F94C4E"/>
    <w:rsid w:val="00F9558B"/>
    <w:rsid w:val="00F9688E"/>
    <w:rsid w:val="00F96C02"/>
    <w:rsid w:val="00FA059A"/>
    <w:rsid w:val="00FA0D96"/>
    <w:rsid w:val="00FA0F70"/>
    <w:rsid w:val="00FA2006"/>
    <w:rsid w:val="00FA23F0"/>
    <w:rsid w:val="00FA2610"/>
    <w:rsid w:val="00FA2819"/>
    <w:rsid w:val="00FA2C42"/>
    <w:rsid w:val="00FA3C1E"/>
    <w:rsid w:val="00FA3F15"/>
    <w:rsid w:val="00FA4267"/>
    <w:rsid w:val="00FA4BA7"/>
    <w:rsid w:val="00FA5DE7"/>
    <w:rsid w:val="00FA641D"/>
    <w:rsid w:val="00FA68C5"/>
    <w:rsid w:val="00FA7652"/>
    <w:rsid w:val="00FB078C"/>
    <w:rsid w:val="00FB0B32"/>
    <w:rsid w:val="00FB2A4D"/>
    <w:rsid w:val="00FB2CC7"/>
    <w:rsid w:val="00FB389E"/>
    <w:rsid w:val="00FB3C24"/>
    <w:rsid w:val="00FB4775"/>
    <w:rsid w:val="00FB50B2"/>
    <w:rsid w:val="00FB56BE"/>
    <w:rsid w:val="00FB5D49"/>
    <w:rsid w:val="00FB61F1"/>
    <w:rsid w:val="00FB63E5"/>
    <w:rsid w:val="00FB788D"/>
    <w:rsid w:val="00FB7DF7"/>
    <w:rsid w:val="00FC0413"/>
    <w:rsid w:val="00FC0593"/>
    <w:rsid w:val="00FC3222"/>
    <w:rsid w:val="00FC3BE2"/>
    <w:rsid w:val="00FC3E7C"/>
    <w:rsid w:val="00FC4547"/>
    <w:rsid w:val="00FC5856"/>
    <w:rsid w:val="00FC6CF1"/>
    <w:rsid w:val="00FC6ED7"/>
    <w:rsid w:val="00FC772B"/>
    <w:rsid w:val="00FC7BA4"/>
    <w:rsid w:val="00FD2934"/>
    <w:rsid w:val="00FD3AC9"/>
    <w:rsid w:val="00FD40EA"/>
    <w:rsid w:val="00FD4281"/>
    <w:rsid w:val="00FD439A"/>
    <w:rsid w:val="00FD4DBE"/>
    <w:rsid w:val="00FD53FD"/>
    <w:rsid w:val="00FD5C84"/>
    <w:rsid w:val="00FD69FF"/>
    <w:rsid w:val="00FD6A66"/>
    <w:rsid w:val="00FD6C95"/>
    <w:rsid w:val="00FD7447"/>
    <w:rsid w:val="00FD7CE9"/>
    <w:rsid w:val="00FE0BB8"/>
    <w:rsid w:val="00FE15B9"/>
    <w:rsid w:val="00FE1678"/>
    <w:rsid w:val="00FE30FB"/>
    <w:rsid w:val="00FE3779"/>
    <w:rsid w:val="00FE3BA0"/>
    <w:rsid w:val="00FE40B2"/>
    <w:rsid w:val="00FE4187"/>
    <w:rsid w:val="00FE443D"/>
    <w:rsid w:val="00FE458A"/>
    <w:rsid w:val="00FE4618"/>
    <w:rsid w:val="00FE70D6"/>
    <w:rsid w:val="00FE73B5"/>
    <w:rsid w:val="00FE74A9"/>
    <w:rsid w:val="00FE78AB"/>
    <w:rsid w:val="00FF055F"/>
    <w:rsid w:val="00FF097E"/>
    <w:rsid w:val="00FF0CDC"/>
    <w:rsid w:val="00FF1C4E"/>
    <w:rsid w:val="00FF3E2D"/>
    <w:rsid w:val="00FF4070"/>
    <w:rsid w:val="00FF40CE"/>
    <w:rsid w:val="00FF446B"/>
    <w:rsid w:val="00FF52E2"/>
    <w:rsid w:val="00FF63EF"/>
    <w:rsid w:val="00FF6503"/>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745"/>
    <w:rPr>
      <w:rFonts w:ascii="Times New Roman" w:eastAsia="Times New Roman" w:hAnsi="Times New Roman"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rPr>
      <w:rFonts w:asciiTheme="minorHAnsi" w:eastAsiaTheme="minorEastAsia" w:hAnsiTheme="minorHAnsi" w:cstheme="minorBidi"/>
      <w:lang w:eastAsia="ja-JP"/>
    </w:r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rPr>
      <w:rFonts w:asciiTheme="minorHAnsi" w:eastAsiaTheme="minorEastAsia" w:hAnsiTheme="minorHAnsi" w:cstheme="minorBidi"/>
      <w:lang w:eastAsia="ja-JP"/>
    </w:rPr>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eastAsiaTheme="minorEastAsia" w:hAnsi="Lucida Grande" w:cs="Lucida Grande"/>
      <w:sz w:val="18"/>
      <w:szCs w:val="18"/>
      <w:lang w:eastAsia="ja-JP"/>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eastAsiaTheme="minorEastAsia" w:hAnsi="Helvetica" w:cstheme="minorBidi"/>
      <w:sz w:val="22"/>
      <w:lang w:eastAsia="ja-JP"/>
    </w:rPr>
  </w:style>
  <w:style w:type="paragraph" w:customStyle="1" w:styleId="EndNoteBibliography">
    <w:name w:val="EndNote Bibliography"/>
    <w:basedOn w:val="Normal"/>
    <w:rsid w:val="00FC7BA4"/>
    <w:pPr>
      <w:spacing w:line="480" w:lineRule="auto"/>
    </w:pPr>
    <w:rPr>
      <w:rFonts w:ascii="Helvetica" w:eastAsiaTheme="minorEastAsia" w:hAnsi="Helvetica" w:cstheme="minorBidi"/>
      <w:sz w:val="22"/>
      <w:lang w:eastAsia="ja-JP"/>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 w:type="paragraph" w:customStyle="1" w:styleId="p1">
    <w:name w:val="p1"/>
    <w:basedOn w:val="Normal"/>
    <w:rsid w:val="00FA2610"/>
    <w:rPr>
      <w:rFonts w:ascii="Helvetica Neue" w:eastAsiaTheme="minorEastAsia" w:hAnsi="Helvetica Neue"/>
      <w:color w:val="454545"/>
      <w:sz w:val="18"/>
      <w:szCs w:val="18"/>
    </w:rPr>
  </w:style>
  <w:style w:type="character" w:styleId="UnresolvedMention">
    <w:name w:val="Unresolved Mention"/>
    <w:basedOn w:val="DefaultParagraphFont"/>
    <w:uiPriority w:val="99"/>
    <w:semiHidden/>
    <w:unhideWhenUsed/>
    <w:rsid w:val="0007457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189996958">
      <w:bodyDiv w:val="1"/>
      <w:marLeft w:val="0"/>
      <w:marRight w:val="0"/>
      <w:marTop w:val="0"/>
      <w:marBottom w:val="0"/>
      <w:divBdr>
        <w:top w:val="none" w:sz="0" w:space="0" w:color="auto"/>
        <w:left w:val="none" w:sz="0" w:space="0" w:color="auto"/>
        <w:bottom w:val="none" w:sz="0" w:space="0" w:color="auto"/>
        <w:right w:val="none" w:sz="0" w:space="0" w:color="auto"/>
      </w:divBdr>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501160474">
      <w:bodyDiv w:val="1"/>
      <w:marLeft w:val="0"/>
      <w:marRight w:val="0"/>
      <w:marTop w:val="0"/>
      <w:marBottom w:val="0"/>
      <w:divBdr>
        <w:top w:val="none" w:sz="0" w:space="0" w:color="auto"/>
        <w:left w:val="none" w:sz="0" w:space="0" w:color="auto"/>
        <w:bottom w:val="none" w:sz="0" w:space="0" w:color="auto"/>
        <w:right w:val="none" w:sz="0" w:space="0" w:color="auto"/>
      </w:divBdr>
    </w:div>
    <w:div w:id="525169393">
      <w:bodyDiv w:val="1"/>
      <w:marLeft w:val="0"/>
      <w:marRight w:val="0"/>
      <w:marTop w:val="0"/>
      <w:marBottom w:val="0"/>
      <w:divBdr>
        <w:top w:val="none" w:sz="0" w:space="0" w:color="auto"/>
        <w:left w:val="none" w:sz="0" w:space="0" w:color="auto"/>
        <w:bottom w:val="none" w:sz="0" w:space="0" w:color="auto"/>
        <w:right w:val="none" w:sz="0" w:space="0" w:color="auto"/>
      </w:divBdr>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669337607">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821968340">
      <w:bodyDiv w:val="1"/>
      <w:marLeft w:val="0"/>
      <w:marRight w:val="0"/>
      <w:marTop w:val="0"/>
      <w:marBottom w:val="0"/>
      <w:divBdr>
        <w:top w:val="none" w:sz="0" w:space="0" w:color="auto"/>
        <w:left w:val="none" w:sz="0" w:space="0" w:color="auto"/>
        <w:bottom w:val="none" w:sz="0" w:space="0" w:color="auto"/>
        <w:right w:val="none" w:sz="0" w:space="0" w:color="auto"/>
      </w:divBdr>
      <w:divsChild>
        <w:div w:id="1495683502">
          <w:marLeft w:val="0"/>
          <w:marRight w:val="0"/>
          <w:marTop w:val="0"/>
          <w:marBottom w:val="0"/>
          <w:divBdr>
            <w:top w:val="none" w:sz="0" w:space="0" w:color="auto"/>
            <w:left w:val="none" w:sz="0" w:space="0" w:color="auto"/>
            <w:bottom w:val="none" w:sz="0" w:space="0" w:color="auto"/>
            <w:right w:val="none" w:sz="0" w:space="0" w:color="auto"/>
          </w:divBdr>
          <w:divsChild>
            <w:div w:id="1444038733">
              <w:marLeft w:val="0"/>
              <w:marRight w:val="0"/>
              <w:marTop w:val="0"/>
              <w:marBottom w:val="0"/>
              <w:divBdr>
                <w:top w:val="none" w:sz="0" w:space="0" w:color="auto"/>
                <w:left w:val="none" w:sz="0" w:space="0" w:color="auto"/>
                <w:bottom w:val="none" w:sz="0" w:space="0" w:color="auto"/>
                <w:right w:val="none" w:sz="0" w:space="0" w:color="auto"/>
              </w:divBdr>
            </w:div>
            <w:div w:id="13809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3762">
      <w:bodyDiv w:val="1"/>
      <w:marLeft w:val="0"/>
      <w:marRight w:val="0"/>
      <w:marTop w:val="0"/>
      <w:marBottom w:val="0"/>
      <w:divBdr>
        <w:top w:val="none" w:sz="0" w:space="0" w:color="auto"/>
        <w:left w:val="none" w:sz="0" w:space="0" w:color="auto"/>
        <w:bottom w:val="none" w:sz="0" w:space="0" w:color="auto"/>
        <w:right w:val="none" w:sz="0" w:space="0" w:color="auto"/>
      </w:divBdr>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567299545">
      <w:bodyDiv w:val="1"/>
      <w:marLeft w:val="0"/>
      <w:marRight w:val="0"/>
      <w:marTop w:val="0"/>
      <w:marBottom w:val="0"/>
      <w:divBdr>
        <w:top w:val="none" w:sz="0" w:space="0" w:color="auto"/>
        <w:left w:val="none" w:sz="0" w:space="0" w:color="auto"/>
        <w:bottom w:val="none" w:sz="0" w:space="0" w:color="auto"/>
        <w:right w:val="none" w:sz="0" w:space="0" w:color="auto"/>
      </w:divBdr>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mailto:Jameal.Samhouri@noaa.gov" TargetMode="External"/><Relationship Id="rId18" Type="http://schemas.openxmlformats.org/officeDocument/2006/relationships/hyperlink" Target="mailto:anne.salomon@sfu.ca" TargetMode="External"/><Relationship Id="rId26"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2.emf"/><Relationship Id="rId7" Type="http://schemas.openxmlformats.org/officeDocument/2006/relationships/endnotes" Target="endnotes.xml"/><Relationship Id="rId12" Type="http://schemas.openxmlformats.org/officeDocument/2006/relationships/hyperlink" Target="mailto:astier@ucsb.edu" TargetMode="External"/><Relationship Id="rId17" Type="http://schemas.openxmlformats.org/officeDocument/2006/relationships/hyperlink" Target="mailto:lynham@hawaii.edu" TargetMode="External"/><Relationship Id="rId25" Type="http://schemas.openxmlformats.org/officeDocument/2006/relationships/image" Target="media/image6.emf"/><Relationship Id="rId2" Type="http://schemas.openxmlformats.org/officeDocument/2006/relationships/numbering" Target="numbering.xml"/><Relationship Id="rId16" Type="http://schemas.openxmlformats.org/officeDocument/2006/relationships/hyperlink" Target="mailto:halpern@bren.ucsb.edu" TargetMode="External"/><Relationship Id="rId20" Type="http://schemas.openxmlformats.org/officeDocument/2006/relationships/image" Target="media/image1.emf"/><Relationship Id="rId29" Type="http://schemas.openxmlformats.org/officeDocument/2006/relationships/image" Target="media/image10.emf"/><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5.emf"/><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cwhite31@calpoly.edu" TargetMode="External"/><Relationship Id="rId23" Type="http://schemas.openxmlformats.org/officeDocument/2006/relationships/image" Target="media/image4.emf"/><Relationship Id="rId28" Type="http://schemas.openxmlformats.org/officeDocument/2006/relationships/image" Target="media/image9.emf"/><Relationship Id="rId10" Type="http://schemas.microsoft.com/office/2016/09/relationships/commentsIds" Target="commentsIds.xml"/><Relationship Id="rId19" Type="http://schemas.openxmlformats.org/officeDocument/2006/relationships/hyperlink" Target="mailto:pslevin@uw.edu" TargetMode="External"/><Relationship Id="rId31"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essing@uw.edu" TargetMode="External"/><Relationship Id="rId22" Type="http://schemas.openxmlformats.org/officeDocument/2006/relationships/image" Target="media/image3.emf"/><Relationship Id="rId27" Type="http://schemas.openxmlformats.org/officeDocument/2006/relationships/image" Target="media/image8.e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4255A0-6123-4CA4-BEC6-C867FB214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1072</TotalTime>
  <Pages>21</Pages>
  <Words>15054</Words>
  <Characters>85813</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100666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343</cp:revision>
  <dcterms:created xsi:type="dcterms:W3CDTF">2020-07-23T05:09:00Z</dcterms:created>
  <dcterms:modified xsi:type="dcterms:W3CDTF">2021-01-26T19:14:00Z</dcterms:modified>
</cp:coreProperties>
</file>