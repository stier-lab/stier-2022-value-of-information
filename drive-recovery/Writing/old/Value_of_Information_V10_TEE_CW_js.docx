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A588A0" w14:textId="77777777" w:rsidR="006937E3" w:rsidRPr="007647D9" w:rsidRDefault="006937E3" w:rsidP="006937E3">
      <w:pPr>
        <w:pStyle w:val="CommentText"/>
        <w:rPr>
          <w:rFonts w:ascii="Helvetica" w:hAnsi="Helvetica"/>
          <w:b/>
        </w:rPr>
      </w:pPr>
      <w:r w:rsidRPr="007647D9">
        <w:rPr>
          <w:rFonts w:ascii="Helvetica" w:hAnsi="Helvetica"/>
          <w:b/>
        </w:rPr>
        <w:t>Avoiding Tipping Points Through Effective Monitoring</w:t>
      </w:r>
    </w:p>
    <w:p w14:paraId="293B8EFC" w14:textId="77777777" w:rsidR="006937E3" w:rsidRDefault="006937E3" w:rsidP="00183F68">
      <w:pPr>
        <w:ind w:left="1440" w:hanging="1440"/>
        <w:rPr>
          <w:rFonts w:ascii="Helvetica" w:hAnsi="Helvetica"/>
          <w:b/>
          <w:sz w:val="22"/>
          <w:szCs w:val="22"/>
        </w:rPr>
      </w:pPr>
    </w:p>
    <w:p w14:paraId="6CE9291E" w14:textId="77777777" w:rsidR="006937E3" w:rsidRPr="00E266E7" w:rsidRDefault="006937E3" w:rsidP="00183F68">
      <w:pPr>
        <w:ind w:left="1440" w:hanging="1440"/>
        <w:rPr>
          <w:rFonts w:ascii="Helvetica" w:hAnsi="Helvetica"/>
          <w:sz w:val="22"/>
          <w:szCs w:val="22"/>
        </w:rPr>
      </w:pPr>
    </w:p>
    <w:p w14:paraId="65FE7E07" w14:textId="219CBE7B" w:rsidR="00903261" w:rsidRPr="001949D3" w:rsidRDefault="00903261" w:rsidP="00903261">
      <w:pPr>
        <w:outlineLvl w:val="0"/>
        <w:rPr>
          <w:rFonts w:ascii="Helvetica" w:hAnsi="Helvetica" w:cs="Times New Roman"/>
          <w:b/>
          <w:bCs/>
          <w:sz w:val="22"/>
          <w:szCs w:val="22"/>
        </w:rPr>
      </w:pPr>
      <w:r w:rsidRPr="00957F1F">
        <w:rPr>
          <w:rFonts w:ascii="Helvetica" w:hAnsi="Helvetica" w:cs="Times New Roman"/>
          <w:bCs/>
          <w:sz w:val="22"/>
          <w:szCs w:val="22"/>
        </w:rPr>
        <w:t>Adrian C. Stier</w:t>
      </w:r>
      <w:r w:rsidRPr="00957F1F">
        <w:rPr>
          <w:rFonts w:ascii="Helvetica" w:hAnsi="Helvetica" w:cs="Times New Roman"/>
          <w:bCs/>
          <w:sz w:val="22"/>
          <w:szCs w:val="22"/>
          <w:vertAlign w:val="superscript"/>
        </w:rPr>
        <w:t>1</w:t>
      </w:r>
      <w:proofErr w:type="gramStart"/>
      <w:r w:rsidR="002C23FC">
        <w:rPr>
          <w:rFonts w:ascii="Helvetica" w:hAnsi="Helvetica" w:cs="Times New Roman"/>
          <w:bCs/>
          <w:sz w:val="22"/>
          <w:szCs w:val="22"/>
          <w:vertAlign w:val="superscript"/>
        </w:rPr>
        <w:t>,2</w:t>
      </w:r>
      <w:proofErr w:type="gramEnd"/>
      <w:r w:rsidRPr="00957F1F">
        <w:rPr>
          <w:rFonts w:ascii="Helvetica" w:hAnsi="Helvetica" w:cs="Times New Roman"/>
          <w:bCs/>
          <w:sz w:val="22"/>
          <w:szCs w:val="22"/>
          <w:vertAlign w:val="superscript"/>
        </w:rPr>
        <w:t>*</w:t>
      </w:r>
      <w:r w:rsidRPr="00957F1F">
        <w:rPr>
          <w:rFonts w:ascii="Helvetica" w:hAnsi="Helvetica" w:cs="Times New Roman"/>
          <w:bCs/>
          <w:sz w:val="22"/>
          <w:szCs w:val="22"/>
        </w:rPr>
        <w:t xml:space="preserve">, </w:t>
      </w:r>
      <w:r w:rsidR="00454793" w:rsidRPr="00957F1F">
        <w:rPr>
          <w:rFonts w:ascii="Helvetica" w:hAnsi="Helvetica" w:cs="Times New Roman"/>
          <w:bCs/>
          <w:sz w:val="22"/>
          <w:szCs w:val="22"/>
        </w:rPr>
        <w:t>Timothy E. Essington</w:t>
      </w:r>
      <w:r w:rsidR="002C23FC">
        <w:rPr>
          <w:rFonts w:ascii="Helvetica" w:hAnsi="Helvetica" w:cs="Times New Roman"/>
          <w:bCs/>
          <w:sz w:val="22"/>
          <w:szCs w:val="22"/>
          <w:vertAlign w:val="superscript"/>
        </w:rPr>
        <w:t>3</w:t>
      </w:r>
      <w:r w:rsidR="00454793" w:rsidRPr="00957F1F">
        <w:rPr>
          <w:rFonts w:ascii="Helvetica" w:hAnsi="Helvetica" w:cs="Times New Roman"/>
          <w:bCs/>
          <w:sz w:val="22"/>
          <w:szCs w:val="22"/>
        </w:rPr>
        <w:t xml:space="preserve">, </w:t>
      </w:r>
      <w:r w:rsidRPr="00957F1F">
        <w:rPr>
          <w:rFonts w:ascii="Helvetica" w:hAnsi="Helvetica" w:cs="Times New Roman"/>
          <w:bCs/>
          <w:sz w:val="22"/>
          <w:szCs w:val="22"/>
        </w:rPr>
        <w:t>Jameal F. Samhouri</w:t>
      </w:r>
      <w:r w:rsidR="002C23FC">
        <w:rPr>
          <w:rFonts w:ascii="Helvetica" w:hAnsi="Helvetica" w:cs="Times New Roman"/>
          <w:bCs/>
          <w:sz w:val="22"/>
          <w:szCs w:val="22"/>
          <w:vertAlign w:val="superscript"/>
        </w:rPr>
        <w:t>4</w:t>
      </w:r>
      <w:r w:rsidR="00454793" w:rsidRPr="00957F1F">
        <w:rPr>
          <w:rFonts w:ascii="Helvetica" w:hAnsi="Helvetica" w:cs="Times New Roman"/>
          <w:bCs/>
          <w:sz w:val="22"/>
          <w:szCs w:val="22"/>
        </w:rPr>
        <w:t>,</w:t>
      </w:r>
      <w:r w:rsidR="005A1766">
        <w:rPr>
          <w:rFonts w:ascii="Helvetica" w:hAnsi="Helvetica" w:cs="Times New Roman"/>
          <w:bCs/>
          <w:sz w:val="22"/>
          <w:szCs w:val="22"/>
        </w:rPr>
        <w:t xml:space="preserve"> </w:t>
      </w:r>
      <w:r w:rsidR="005A1766" w:rsidRPr="00957F1F">
        <w:rPr>
          <w:rFonts w:ascii="Helvetica" w:hAnsi="Helvetica" w:cs="Times New Roman"/>
          <w:bCs/>
          <w:sz w:val="22"/>
          <w:szCs w:val="22"/>
        </w:rPr>
        <w:t>Benjamin S. Halpern</w:t>
      </w:r>
      <w:r w:rsidR="005A1766" w:rsidRPr="00957F1F">
        <w:rPr>
          <w:rFonts w:ascii="Helvetica" w:hAnsi="Helvetica" w:cs="Times New Roman"/>
          <w:bCs/>
          <w:sz w:val="22"/>
          <w:szCs w:val="22"/>
          <w:vertAlign w:val="superscript"/>
        </w:rPr>
        <w:t>1,5,6</w:t>
      </w:r>
      <w:r w:rsidR="005A1766">
        <w:rPr>
          <w:rFonts w:ascii="Helvetica" w:hAnsi="Helvetica" w:cs="Times New Roman"/>
          <w:bCs/>
          <w:sz w:val="22"/>
          <w:szCs w:val="22"/>
        </w:rPr>
        <w:t xml:space="preserve">, </w:t>
      </w:r>
      <w:r w:rsidR="00045D2C" w:rsidRPr="00957F1F">
        <w:rPr>
          <w:rFonts w:ascii="Helvetica" w:hAnsi="Helvetica" w:cs="Times New Roman"/>
          <w:bCs/>
          <w:sz w:val="22"/>
          <w:szCs w:val="22"/>
        </w:rPr>
        <w:t>Crow</w:t>
      </w:r>
      <w:r w:rsidR="00FD6A66" w:rsidRPr="00957F1F">
        <w:rPr>
          <w:rFonts w:ascii="Helvetica" w:hAnsi="Helvetica" w:cs="Times New Roman"/>
          <w:bCs/>
          <w:sz w:val="22"/>
          <w:szCs w:val="22"/>
        </w:rPr>
        <w:t xml:space="preserve"> </w:t>
      </w:r>
      <w:r w:rsidR="00045D2C" w:rsidRPr="00957F1F">
        <w:rPr>
          <w:rFonts w:ascii="Helvetica" w:hAnsi="Helvetica" w:cs="Times New Roman"/>
          <w:bCs/>
          <w:sz w:val="22"/>
          <w:szCs w:val="22"/>
        </w:rPr>
        <w:t>White</w:t>
      </w:r>
      <w:r w:rsidR="002C23FC">
        <w:rPr>
          <w:rFonts w:ascii="Helvetica" w:hAnsi="Helvetica" w:cs="Times New Roman"/>
          <w:bCs/>
          <w:sz w:val="22"/>
          <w:szCs w:val="22"/>
          <w:vertAlign w:val="superscript"/>
        </w:rPr>
        <w:t>7</w:t>
      </w:r>
      <w:r w:rsidR="00045D2C" w:rsidRPr="00957F1F">
        <w:rPr>
          <w:rFonts w:ascii="Helvetica" w:hAnsi="Helvetica" w:cs="Times New Roman"/>
          <w:bCs/>
          <w:sz w:val="22"/>
          <w:szCs w:val="22"/>
        </w:rPr>
        <w:t>, John M. Lynham</w:t>
      </w:r>
      <w:r w:rsidR="002C23FC">
        <w:rPr>
          <w:rFonts w:ascii="Helvetica" w:hAnsi="Helvetica" w:cs="Times"/>
          <w:sz w:val="22"/>
          <w:szCs w:val="22"/>
          <w:vertAlign w:val="superscript"/>
        </w:rPr>
        <w:t>8</w:t>
      </w:r>
      <w:r w:rsidR="00045D2C" w:rsidRPr="00957F1F">
        <w:rPr>
          <w:rFonts w:ascii="Helvetica" w:hAnsi="Helvetica" w:cs="Times New Roman"/>
          <w:bCs/>
          <w:sz w:val="22"/>
          <w:szCs w:val="22"/>
        </w:rPr>
        <w:t xml:space="preserve">, </w:t>
      </w:r>
      <w:r w:rsidR="00D85320">
        <w:rPr>
          <w:rFonts w:ascii="Helvetica" w:hAnsi="Helvetica" w:cs="Times New Roman"/>
          <w:bCs/>
          <w:sz w:val="22"/>
          <w:szCs w:val="22"/>
        </w:rPr>
        <w:t xml:space="preserve">Anne K. </w:t>
      </w:r>
      <w:r w:rsidR="009C4EAB">
        <w:rPr>
          <w:rFonts w:ascii="Helvetica" w:hAnsi="Helvetica" w:cs="Times New Roman"/>
          <w:bCs/>
          <w:sz w:val="22"/>
          <w:szCs w:val="22"/>
        </w:rPr>
        <w:t>Salomon</w:t>
      </w:r>
      <w:r w:rsidR="002C23FC">
        <w:rPr>
          <w:rFonts w:ascii="Helvetica" w:hAnsi="Helvetica" w:cs="Times"/>
          <w:sz w:val="22"/>
          <w:szCs w:val="22"/>
          <w:vertAlign w:val="superscript"/>
        </w:rPr>
        <w:t>9</w:t>
      </w:r>
      <w:r w:rsidR="00D85320">
        <w:rPr>
          <w:rFonts w:ascii="Helvetica" w:hAnsi="Helvetica" w:cs="Times New Roman"/>
          <w:bCs/>
          <w:sz w:val="22"/>
          <w:szCs w:val="22"/>
        </w:rPr>
        <w:t xml:space="preserve">, </w:t>
      </w:r>
      <w:r w:rsidRPr="00957F1F">
        <w:rPr>
          <w:rFonts w:ascii="Helvetica" w:hAnsi="Helvetica" w:cs="Times New Roman"/>
          <w:bCs/>
          <w:sz w:val="22"/>
          <w:szCs w:val="22"/>
        </w:rPr>
        <w:t>and Phil</w:t>
      </w:r>
      <w:r w:rsidR="00454793" w:rsidRPr="00957F1F">
        <w:rPr>
          <w:rFonts w:ascii="Helvetica" w:hAnsi="Helvetica" w:cs="Times New Roman"/>
          <w:bCs/>
          <w:sz w:val="22"/>
          <w:szCs w:val="22"/>
        </w:rPr>
        <w:t>l</w:t>
      </w:r>
      <w:r w:rsidRPr="00957F1F">
        <w:rPr>
          <w:rFonts w:ascii="Helvetica" w:hAnsi="Helvetica" w:cs="Times New Roman"/>
          <w:bCs/>
          <w:sz w:val="22"/>
          <w:szCs w:val="22"/>
        </w:rPr>
        <w:t>ip S. Levin</w:t>
      </w:r>
      <w:r w:rsidR="00437F91" w:rsidRPr="00957F1F">
        <w:rPr>
          <w:rFonts w:ascii="Helvetica" w:hAnsi="Helvetica" w:cs="Times New Roman"/>
          <w:bCs/>
          <w:sz w:val="22"/>
          <w:szCs w:val="22"/>
          <w:vertAlign w:val="superscript"/>
        </w:rPr>
        <w:t>3</w:t>
      </w:r>
      <w:r w:rsidR="00161963" w:rsidRPr="00161963">
        <w:rPr>
          <w:rFonts w:ascii="Helvetica" w:hAnsi="Helvetica"/>
          <w:b/>
          <w:sz w:val="22"/>
          <w:szCs w:val="22"/>
        </w:rPr>
        <w:t xml:space="preserve"> </w:t>
      </w:r>
    </w:p>
    <w:p w14:paraId="6F35C1E2" w14:textId="77777777" w:rsidR="00B90574" w:rsidRPr="00BE00F5" w:rsidRDefault="00B90574" w:rsidP="00903261">
      <w:pPr>
        <w:widowControl w:val="0"/>
        <w:autoSpaceDE w:val="0"/>
        <w:autoSpaceDN w:val="0"/>
        <w:adjustRightInd w:val="0"/>
        <w:rPr>
          <w:rFonts w:ascii="Helvetica" w:hAnsi="Helvetica" w:cs="Times New Roman"/>
          <w:bCs/>
          <w:sz w:val="22"/>
          <w:szCs w:val="22"/>
          <w:vertAlign w:val="superscript"/>
        </w:rPr>
      </w:pPr>
    </w:p>
    <w:p w14:paraId="676F7498" w14:textId="77777777" w:rsidR="00BE00F5" w:rsidRDefault="00903261" w:rsidP="00903261">
      <w:pPr>
        <w:widowControl w:val="0"/>
        <w:autoSpaceDE w:val="0"/>
        <w:autoSpaceDN w:val="0"/>
        <w:adjustRightInd w:val="0"/>
        <w:rPr>
          <w:rFonts w:ascii="Helvetica" w:hAnsi="Helvetica" w:cs="Times New Roman"/>
          <w:iCs/>
          <w:sz w:val="22"/>
          <w:szCs w:val="22"/>
        </w:rPr>
      </w:pPr>
      <w:r w:rsidRPr="00BE00F5">
        <w:rPr>
          <w:rFonts w:ascii="Helvetica" w:hAnsi="Helvetica" w:cs="Times New Roman"/>
          <w:bCs/>
          <w:sz w:val="22"/>
          <w:szCs w:val="22"/>
          <w:vertAlign w:val="superscript"/>
        </w:rPr>
        <w:t>1</w:t>
      </w:r>
      <w:r w:rsidR="00BE00F5" w:rsidRPr="00030FE8">
        <w:rPr>
          <w:rFonts w:ascii="Helvetica" w:hAnsi="Helvetica" w:cs="Times New Roman"/>
          <w:sz w:val="22"/>
          <w:szCs w:val="22"/>
        </w:rPr>
        <w:t xml:space="preserve"> Department of Ecology, Evolution, and Marine Biology, University of California, Santa Barbara, CA 93106 USA</w:t>
      </w:r>
      <w:r w:rsidR="00BE00F5" w:rsidRPr="00BE00F5" w:rsidDel="00BE00F5">
        <w:rPr>
          <w:rFonts w:ascii="Helvetica" w:hAnsi="Helvetica" w:cs="Times New Roman"/>
          <w:iCs/>
          <w:sz w:val="22"/>
          <w:szCs w:val="22"/>
        </w:rPr>
        <w:t xml:space="preserve"> </w:t>
      </w:r>
    </w:p>
    <w:p w14:paraId="73103B42" w14:textId="77777777" w:rsidR="002C23FC" w:rsidRDefault="002C23FC" w:rsidP="002C23FC">
      <w:pPr>
        <w:widowControl w:val="0"/>
        <w:autoSpaceDE w:val="0"/>
        <w:autoSpaceDN w:val="0"/>
        <w:adjustRightInd w:val="0"/>
        <w:rPr>
          <w:rFonts w:ascii="Helvetica" w:hAnsi="Helvetica" w:cs="Times New Roman"/>
          <w:iCs/>
          <w:sz w:val="22"/>
          <w:szCs w:val="22"/>
        </w:rPr>
      </w:pPr>
    </w:p>
    <w:p w14:paraId="62FECE3B" w14:textId="594B07D8" w:rsidR="002C23FC" w:rsidRPr="009E0AE1" w:rsidRDefault="002C23FC" w:rsidP="002C23FC">
      <w:pPr>
        <w:rPr>
          <w:rFonts w:ascii="Helvetica" w:hAnsi="Helvetica" w:cs="Times New Roman"/>
          <w:sz w:val="22"/>
          <w:szCs w:val="22"/>
          <w:vertAlign w:val="superscript"/>
        </w:rPr>
      </w:pPr>
      <w:r>
        <w:rPr>
          <w:rFonts w:ascii="Helvetica" w:hAnsi="Helvetica" w:cs="Times New Roman"/>
          <w:bCs/>
          <w:sz w:val="22"/>
          <w:szCs w:val="22"/>
          <w:vertAlign w:val="superscript"/>
        </w:rPr>
        <w:t>2</w:t>
      </w:r>
      <w:r w:rsidRPr="009E0AE1">
        <w:rPr>
          <w:rFonts w:ascii="Helvetica" w:hAnsi="Helvetica" w:cs="Times New Roman"/>
          <w:iCs/>
          <w:sz w:val="22"/>
          <w:szCs w:val="22"/>
        </w:rPr>
        <w:t>National Center for Ecological Analysis and Synthesis, 735 State Street, Santa Barbara, California 93101 USA</w:t>
      </w:r>
      <w:r w:rsidRPr="009E0AE1">
        <w:rPr>
          <w:rFonts w:ascii="Helvetica" w:hAnsi="Helvetica" w:cs="Times New Roman"/>
          <w:sz w:val="22"/>
          <w:szCs w:val="22"/>
          <w:vertAlign w:val="superscript"/>
        </w:rPr>
        <w:t xml:space="preserve"> </w:t>
      </w:r>
    </w:p>
    <w:p w14:paraId="6F4BF683" w14:textId="77777777" w:rsidR="00454793" w:rsidRPr="00957F1F" w:rsidRDefault="00454793" w:rsidP="002C23FC">
      <w:pPr>
        <w:widowControl w:val="0"/>
        <w:autoSpaceDE w:val="0"/>
        <w:autoSpaceDN w:val="0"/>
        <w:adjustRightInd w:val="0"/>
        <w:rPr>
          <w:rFonts w:ascii="Helvetica" w:hAnsi="Helvetica" w:cs="Times New Roman"/>
          <w:iCs/>
          <w:sz w:val="22"/>
          <w:szCs w:val="22"/>
        </w:rPr>
      </w:pPr>
    </w:p>
    <w:p w14:paraId="503CF3A7" w14:textId="6594B445" w:rsidR="00454793" w:rsidRPr="00957F1F" w:rsidRDefault="002C23FC" w:rsidP="002C23FC">
      <w:pPr>
        <w:widowControl w:val="0"/>
        <w:autoSpaceDE w:val="0"/>
        <w:autoSpaceDN w:val="0"/>
        <w:adjustRightInd w:val="0"/>
        <w:spacing w:after="240"/>
        <w:rPr>
          <w:rFonts w:ascii="Helvetica" w:hAnsi="Helvetica" w:cs="Times"/>
          <w:sz w:val="22"/>
          <w:szCs w:val="22"/>
        </w:rPr>
      </w:pPr>
      <w:r>
        <w:rPr>
          <w:rFonts w:ascii="Helvetica" w:hAnsi="Helvetica" w:cs="Times New Roman"/>
          <w:bCs/>
          <w:sz w:val="22"/>
          <w:szCs w:val="22"/>
          <w:vertAlign w:val="superscript"/>
        </w:rPr>
        <w:t>3</w:t>
      </w:r>
      <w:r w:rsidR="00454793" w:rsidRPr="00957F1F">
        <w:rPr>
          <w:rFonts w:ascii="Helvetica" w:hAnsi="Helvetica" w:cs="Times"/>
          <w:sz w:val="22"/>
          <w:szCs w:val="22"/>
        </w:rPr>
        <w:t xml:space="preserve">University of Washington, School of Aquatic and Fishery Sciences, Box 355020, Seattle, Washington 98195 USA </w:t>
      </w:r>
    </w:p>
    <w:p w14:paraId="4D5C3571" w14:textId="3176665E" w:rsidR="00903261" w:rsidRPr="00957F1F" w:rsidRDefault="002C23FC" w:rsidP="002C23FC">
      <w:pPr>
        <w:widowControl w:val="0"/>
        <w:autoSpaceDE w:val="0"/>
        <w:autoSpaceDN w:val="0"/>
        <w:adjustRightInd w:val="0"/>
        <w:rPr>
          <w:rFonts w:ascii="Helvetica" w:hAnsi="Helvetica" w:cs="Times New Roman"/>
          <w:sz w:val="22"/>
          <w:szCs w:val="22"/>
        </w:rPr>
      </w:pPr>
      <w:r>
        <w:rPr>
          <w:rFonts w:ascii="Helvetica" w:hAnsi="Helvetica" w:cs="Times New Roman"/>
          <w:bCs/>
          <w:sz w:val="22"/>
          <w:szCs w:val="22"/>
          <w:vertAlign w:val="superscript"/>
        </w:rPr>
        <w:t>4</w:t>
      </w:r>
      <w:r w:rsidR="00903261" w:rsidRPr="00957F1F">
        <w:rPr>
          <w:rFonts w:ascii="Helvetica" w:hAnsi="Helvetica" w:cs="Times New Roman"/>
          <w:sz w:val="22"/>
          <w:szCs w:val="22"/>
        </w:rPr>
        <w:t>Conservation Biology Division, Northwest Fisheries Science Center, National Marine Fisheries Service, National Oceanic and Atmospheric Administration, Seattle, Washington 98112, USA</w:t>
      </w:r>
    </w:p>
    <w:p w14:paraId="657B1FD8" w14:textId="77777777" w:rsidR="00437F91" w:rsidRPr="00957F1F" w:rsidRDefault="00437F91" w:rsidP="00903261">
      <w:pPr>
        <w:pStyle w:val="Header"/>
        <w:rPr>
          <w:rFonts w:ascii="Helvetica" w:hAnsi="Helvetica" w:cs="Times New Roman"/>
          <w:sz w:val="22"/>
          <w:szCs w:val="22"/>
          <w:vertAlign w:val="superscript"/>
        </w:rPr>
      </w:pPr>
    </w:p>
    <w:p w14:paraId="656FD6DA" w14:textId="08943ADF" w:rsidR="00903261" w:rsidRPr="00957F1F" w:rsidRDefault="002C23FC" w:rsidP="00903261">
      <w:pPr>
        <w:pStyle w:val="Header"/>
        <w:rPr>
          <w:rFonts w:ascii="Helvetica" w:hAnsi="Helvetica" w:cs="Times New Roman"/>
          <w:sz w:val="22"/>
          <w:szCs w:val="22"/>
        </w:rPr>
      </w:pPr>
      <w:r>
        <w:rPr>
          <w:rFonts w:ascii="Helvetica" w:hAnsi="Helvetica" w:cs="Times New Roman"/>
          <w:sz w:val="22"/>
          <w:szCs w:val="22"/>
          <w:vertAlign w:val="superscript"/>
        </w:rPr>
        <w:t>5</w:t>
      </w:r>
      <w:r w:rsidR="00903261" w:rsidRPr="00957F1F">
        <w:rPr>
          <w:rFonts w:ascii="Helvetica" w:hAnsi="Helvetica" w:cs="Times New Roman"/>
          <w:sz w:val="22"/>
          <w:szCs w:val="22"/>
        </w:rPr>
        <w:t>Bren School of Environmental Science and Management University of California, Santa Barbara, CA</w:t>
      </w:r>
    </w:p>
    <w:p w14:paraId="0E925878" w14:textId="77777777" w:rsidR="00E105F4" w:rsidRPr="00957F1F" w:rsidRDefault="00E105F4" w:rsidP="00903261">
      <w:pPr>
        <w:pStyle w:val="Header"/>
        <w:rPr>
          <w:rFonts w:ascii="Helvetica" w:hAnsi="Helvetica" w:cs="Times New Roman"/>
          <w:sz w:val="22"/>
          <w:szCs w:val="22"/>
          <w:vertAlign w:val="superscript"/>
        </w:rPr>
      </w:pPr>
    </w:p>
    <w:p w14:paraId="1F589CF5" w14:textId="10E3D59E" w:rsidR="00903261" w:rsidRDefault="002C23FC" w:rsidP="00903261">
      <w:pPr>
        <w:pStyle w:val="Header"/>
        <w:rPr>
          <w:rFonts w:ascii="Helvetica" w:hAnsi="Helvetica" w:cs="Times New Roman"/>
          <w:sz w:val="22"/>
          <w:szCs w:val="22"/>
        </w:rPr>
      </w:pPr>
      <w:r>
        <w:rPr>
          <w:rFonts w:ascii="Helvetica" w:hAnsi="Helvetica" w:cs="Times New Roman"/>
          <w:sz w:val="22"/>
          <w:szCs w:val="22"/>
          <w:vertAlign w:val="superscript"/>
        </w:rPr>
        <w:t>6</w:t>
      </w:r>
      <w:r w:rsidR="00903261" w:rsidRPr="00957F1F">
        <w:rPr>
          <w:rFonts w:ascii="Helvetica" w:hAnsi="Helvetica" w:cs="Times New Roman"/>
          <w:sz w:val="22"/>
          <w:szCs w:val="22"/>
        </w:rPr>
        <w:t xml:space="preserve">Imperial College London, </w:t>
      </w:r>
      <w:proofErr w:type="spellStart"/>
      <w:r w:rsidR="00903261" w:rsidRPr="00957F1F">
        <w:rPr>
          <w:rFonts w:ascii="Helvetica" w:hAnsi="Helvetica" w:cs="Times New Roman"/>
          <w:sz w:val="22"/>
          <w:szCs w:val="22"/>
        </w:rPr>
        <w:t>Silwood</w:t>
      </w:r>
      <w:proofErr w:type="spellEnd"/>
      <w:r w:rsidR="00903261" w:rsidRPr="00957F1F">
        <w:rPr>
          <w:rFonts w:ascii="Helvetica" w:hAnsi="Helvetica" w:cs="Times New Roman"/>
          <w:sz w:val="22"/>
          <w:szCs w:val="22"/>
        </w:rPr>
        <w:t xml:space="preserve"> Park Campus, Ascot SL57PY, UK</w:t>
      </w:r>
    </w:p>
    <w:p w14:paraId="7B9D7707" w14:textId="77777777" w:rsidR="002C23FC" w:rsidRPr="00957F1F" w:rsidRDefault="002C23FC" w:rsidP="00903261">
      <w:pPr>
        <w:pStyle w:val="Header"/>
        <w:rPr>
          <w:rFonts w:ascii="Helvetica" w:hAnsi="Helvetica" w:cs="Times New Roman"/>
          <w:sz w:val="22"/>
          <w:szCs w:val="22"/>
        </w:rPr>
      </w:pPr>
    </w:p>
    <w:p w14:paraId="258A20AC" w14:textId="5EA84440" w:rsidR="00454793" w:rsidRPr="002C23FC" w:rsidRDefault="002C23FC" w:rsidP="002C23FC">
      <w:pPr>
        <w:widowControl w:val="0"/>
        <w:autoSpaceDE w:val="0"/>
        <w:autoSpaceDN w:val="0"/>
        <w:adjustRightInd w:val="0"/>
        <w:spacing w:after="240"/>
        <w:rPr>
          <w:rFonts w:ascii="Helvetica" w:hAnsi="Helvetica" w:cs="Times"/>
          <w:sz w:val="22"/>
          <w:szCs w:val="22"/>
        </w:rPr>
      </w:pPr>
      <w:r>
        <w:rPr>
          <w:rFonts w:ascii="Helvetica" w:hAnsi="Helvetica" w:cs="Times New Roman"/>
          <w:bCs/>
          <w:sz w:val="22"/>
          <w:szCs w:val="22"/>
          <w:vertAlign w:val="superscript"/>
        </w:rPr>
        <w:t>7</w:t>
      </w:r>
      <w:r w:rsidRPr="00957F1F">
        <w:rPr>
          <w:rFonts w:ascii="Helvetica" w:hAnsi="Helvetica" w:cs="Times"/>
          <w:sz w:val="22"/>
          <w:szCs w:val="22"/>
        </w:rPr>
        <w:t>Biological Sciences</w:t>
      </w:r>
      <w:r>
        <w:rPr>
          <w:rFonts w:ascii="Helvetica" w:hAnsi="Helvetica" w:cs="Times"/>
          <w:sz w:val="22"/>
          <w:szCs w:val="22"/>
        </w:rPr>
        <w:t xml:space="preserve"> Department</w:t>
      </w:r>
      <w:r w:rsidRPr="00957F1F">
        <w:rPr>
          <w:rFonts w:ascii="Helvetica" w:hAnsi="Helvetica" w:cs="Times"/>
          <w:sz w:val="22"/>
          <w:szCs w:val="22"/>
        </w:rPr>
        <w:t>, California Polytechnic State University, San Luis Obispo, California 93407 USA </w:t>
      </w:r>
    </w:p>
    <w:p w14:paraId="3F142CC4" w14:textId="0F98B187" w:rsidR="00A66A28" w:rsidRPr="00957F1F" w:rsidRDefault="002C23FC" w:rsidP="00A66A28">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8</w:t>
      </w:r>
      <w:r w:rsidR="00A66A28" w:rsidRPr="00957F1F">
        <w:rPr>
          <w:rFonts w:ascii="Helvetica" w:hAnsi="Helvetica" w:cs="Times"/>
          <w:sz w:val="22"/>
          <w:szCs w:val="22"/>
        </w:rPr>
        <w:t xml:space="preserve">Department of Economics, University of Hawaii at </w:t>
      </w:r>
      <w:proofErr w:type="spellStart"/>
      <w:r w:rsidR="00A66A28" w:rsidRPr="00957F1F">
        <w:rPr>
          <w:rFonts w:ascii="Helvetica" w:hAnsi="Helvetica" w:cs="Times"/>
          <w:sz w:val="22"/>
          <w:szCs w:val="22"/>
        </w:rPr>
        <w:t>Manoa</w:t>
      </w:r>
      <w:proofErr w:type="spellEnd"/>
      <w:r w:rsidR="00A66A28" w:rsidRPr="00957F1F">
        <w:rPr>
          <w:rFonts w:ascii="Helvetica" w:hAnsi="Helvetica" w:cs="Times"/>
          <w:sz w:val="22"/>
          <w:szCs w:val="22"/>
        </w:rPr>
        <w:t>, Honolulu, Hawaii 96822 USA </w:t>
      </w:r>
    </w:p>
    <w:p w14:paraId="7F5B5F93" w14:textId="63515B4D" w:rsidR="00A66A28" w:rsidRPr="00646F2D" w:rsidRDefault="002C23FC" w:rsidP="00646F2D">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9</w:t>
      </w:r>
      <w:r w:rsidR="001051F9" w:rsidRPr="001051F9">
        <w:rPr>
          <w:rFonts w:ascii="Helvetica" w:hAnsi="Helvetica" w:cs="Times"/>
          <w:sz w:val="22"/>
          <w:szCs w:val="22"/>
        </w:rPr>
        <w:t xml:space="preserve">School of Resource and Environmental Management, Simon Fraser University, Burnaby, British Columbia V5A 1S6 Canada </w:t>
      </w:r>
    </w:p>
    <w:p w14:paraId="342E40A1" w14:textId="601B004F" w:rsidR="007D28E5" w:rsidRPr="00957F1F" w:rsidRDefault="00903261" w:rsidP="007D28E5">
      <w:pPr>
        <w:widowControl w:val="0"/>
        <w:autoSpaceDE w:val="0"/>
        <w:autoSpaceDN w:val="0"/>
        <w:adjustRightInd w:val="0"/>
        <w:spacing w:after="240"/>
        <w:rPr>
          <w:rFonts w:ascii="Helvetica" w:hAnsi="Helvetica" w:cs="Times"/>
          <w:sz w:val="22"/>
          <w:szCs w:val="22"/>
        </w:rPr>
      </w:pPr>
      <w:r w:rsidRPr="00957F1F">
        <w:rPr>
          <w:rFonts w:ascii="Helvetica" w:hAnsi="Helvetica" w:cs="Times New Roman"/>
          <w:b/>
          <w:sz w:val="22"/>
          <w:szCs w:val="22"/>
        </w:rPr>
        <w:t xml:space="preserve">*Correspondence: </w:t>
      </w:r>
      <w:r w:rsidRPr="00957F1F">
        <w:rPr>
          <w:rFonts w:ascii="Helvetica" w:hAnsi="Helvetica" w:cs="Times New Roman"/>
          <w:sz w:val="22"/>
          <w:szCs w:val="22"/>
        </w:rPr>
        <w:t xml:space="preserve">Adrian </w:t>
      </w:r>
      <w:proofErr w:type="spellStart"/>
      <w:r w:rsidRPr="00957F1F">
        <w:rPr>
          <w:rFonts w:ascii="Helvetica" w:hAnsi="Helvetica" w:cs="Times New Roman"/>
          <w:sz w:val="22"/>
          <w:szCs w:val="22"/>
        </w:rPr>
        <w:t>Stie</w:t>
      </w:r>
      <w:r w:rsidR="007D28E5">
        <w:rPr>
          <w:rFonts w:ascii="Helvetica" w:hAnsi="Helvetica" w:cs="Times New Roman"/>
          <w:sz w:val="22"/>
          <w:szCs w:val="22"/>
        </w:rPr>
        <w:t>r</w:t>
      </w:r>
      <w:proofErr w:type="spellEnd"/>
      <w:r w:rsidR="007D28E5">
        <w:rPr>
          <w:rFonts w:ascii="Helvetica" w:hAnsi="Helvetica" w:cs="Times New Roman"/>
          <w:sz w:val="22"/>
          <w:szCs w:val="22"/>
        </w:rPr>
        <w:t xml:space="preserve">, </w:t>
      </w:r>
      <w:r w:rsidR="00B9108F">
        <w:rPr>
          <w:rFonts w:ascii="Helvetica" w:hAnsi="Helvetica" w:cs="Times New Roman"/>
          <w:sz w:val="22"/>
          <w:szCs w:val="22"/>
        </w:rPr>
        <w:t>University of California Santa Barbara</w:t>
      </w:r>
      <w:r w:rsidR="007D28E5" w:rsidRPr="00957F1F">
        <w:rPr>
          <w:rFonts w:ascii="Helvetica" w:hAnsi="Helvetica" w:cs="Times"/>
          <w:sz w:val="22"/>
          <w:szCs w:val="22"/>
        </w:rPr>
        <w:t xml:space="preserve">, </w:t>
      </w:r>
      <w:r w:rsidR="00B9108F">
        <w:rPr>
          <w:rFonts w:ascii="Helvetica" w:hAnsi="Helvetica" w:cs="Times"/>
          <w:sz w:val="22"/>
          <w:szCs w:val="22"/>
        </w:rPr>
        <w:t>Department of Ecology, Evolution, and Marine Biology, Santa Barbara, CA, 93106</w:t>
      </w:r>
    </w:p>
    <w:p w14:paraId="6F6E904C" w14:textId="542BECF4" w:rsidR="00903261" w:rsidRPr="00957F1F" w:rsidRDefault="00903261"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sz w:val="22"/>
          <w:szCs w:val="22"/>
        </w:rPr>
        <w:t xml:space="preserve">USA. E-mail: </w:t>
      </w:r>
      <w:hyperlink r:id="rId9" w:history="1">
        <w:r w:rsidRPr="00957F1F">
          <w:rPr>
            <w:rStyle w:val="Hyperlink"/>
            <w:rFonts w:ascii="Helvetica" w:hAnsi="Helvetica" w:cs="Times New Roman"/>
            <w:sz w:val="22"/>
            <w:szCs w:val="22"/>
          </w:rPr>
          <w:t>adrian.stier@gmail.com</w:t>
        </w:r>
      </w:hyperlink>
      <w:proofErr w:type="gramStart"/>
      <w:r w:rsidRPr="00957F1F">
        <w:rPr>
          <w:rFonts w:ascii="Helvetica" w:hAnsi="Helvetica" w:cs="Times New Roman"/>
          <w:b/>
          <w:sz w:val="22"/>
          <w:szCs w:val="22"/>
        </w:rPr>
        <w:t xml:space="preserve"> </w:t>
      </w:r>
      <w:r w:rsidRPr="00957F1F">
        <w:rPr>
          <w:rFonts w:ascii="Helvetica" w:hAnsi="Helvetica" w:cs="Times New Roman"/>
          <w:sz w:val="22"/>
          <w:szCs w:val="22"/>
        </w:rPr>
        <w:t>.</w:t>
      </w:r>
      <w:proofErr w:type="gramEnd"/>
      <w:r w:rsidRPr="00957F1F">
        <w:rPr>
          <w:rFonts w:ascii="Helvetica" w:hAnsi="Helvetica" w:cs="Times New Roman"/>
          <w:sz w:val="22"/>
          <w:szCs w:val="22"/>
        </w:rPr>
        <w:t xml:space="preserve"> </w:t>
      </w:r>
      <w:proofErr w:type="gramStart"/>
      <w:r w:rsidRPr="00957F1F">
        <w:rPr>
          <w:rFonts w:ascii="Helvetica" w:hAnsi="Helvetica" w:cs="Times New Roman"/>
          <w:sz w:val="22"/>
          <w:szCs w:val="22"/>
        </w:rPr>
        <w:t>Tel 203 241 8978.</w:t>
      </w:r>
      <w:proofErr w:type="gramEnd"/>
      <w:r w:rsidRPr="00957F1F">
        <w:rPr>
          <w:rFonts w:ascii="Helvetica" w:hAnsi="Helvetica" w:cs="Times New Roman"/>
          <w:sz w:val="22"/>
          <w:szCs w:val="22"/>
        </w:rPr>
        <w:t xml:space="preserve"> No Fax. </w:t>
      </w:r>
    </w:p>
    <w:p w14:paraId="7FA2A439"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1D831F36"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 xml:space="preserve">Short Title: </w:t>
      </w:r>
      <w:r w:rsidR="00913E3E">
        <w:rPr>
          <w:rFonts w:ascii="Helvetica" w:hAnsi="Helvetica" w:cs="Times New Roman"/>
          <w:i/>
          <w:sz w:val="22"/>
          <w:szCs w:val="22"/>
        </w:rPr>
        <w:t>Value of Information</w:t>
      </w:r>
    </w:p>
    <w:p w14:paraId="4A5121E0"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258D5E40"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Keywords</w:t>
      </w:r>
      <w:r w:rsidRPr="00957F1F">
        <w:rPr>
          <w:rFonts w:ascii="Helvetica" w:hAnsi="Helvetica" w:cs="Times New Roman"/>
          <w:sz w:val="22"/>
          <w:szCs w:val="22"/>
        </w:rPr>
        <w:t>:</w:t>
      </w:r>
      <w:r w:rsidRPr="00957F1F">
        <w:rPr>
          <w:rFonts w:ascii="Helvetica" w:hAnsi="Helvetica" w:cs="Times New Roman"/>
          <w:i/>
          <w:sz w:val="22"/>
          <w:szCs w:val="22"/>
        </w:rPr>
        <w:t xml:space="preserve"> </w:t>
      </w:r>
      <w:r w:rsidR="005C1110">
        <w:rPr>
          <w:rFonts w:ascii="Helvetica" w:hAnsi="Helvetica" w:cs="Times New Roman"/>
          <w:i/>
          <w:sz w:val="22"/>
          <w:szCs w:val="22"/>
        </w:rPr>
        <w:t xml:space="preserve">value of information, </w:t>
      </w:r>
      <w:r w:rsidR="00CB1094" w:rsidRPr="00957F1F">
        <w:rPr>
          <w:rFonts w:ascii="Helvetica" w:hAnsi="Helvetica" w:cs="Times New Roman"/>
          <w:i/>
          <w:sz w:val="22"/>
          <w:szCs w:val="22"/>
        </w:rPr>
        <w:t xml:space="preserve">Adaptive </w:t>
      </w:r>
      <w:r w:rsidR="00193870" w:rsidRPr="00957F1F">
        <w:rPr>
          <w:rFonts w:ascii="Helvetica" w:hAnsi="Helvetica" w:cs="Times New Roman"/>
          <w:i/>
          <w:sz w:val="22"/>
          <w:szCs w:val="22"/>
        </w:rPr>
        <w:t xml:space="preserve">Management; </w:t>
      </w:r>
      <w:r w:rsidR="007F6AB8">
        <w:rPr>
          <w:rFonts w:ascii="Helvetica" w:hAnsi="Helvetica" w:cs="Times New Roman"/>
          <w:i/>
          <w:sz w:val="22"/>
          <w:szCs w:val="22"/>
        </w:rPr>
        <w:t xml:space="preserve">Precautionary Buffer; </w:t>
      </w:r>
      <w:r w:rsidR="00CB1094" w:rsidRPr="00957F1F">
        <w:rPr>
          <w:rFonts w:ascii="Helvetica" w:hAnsi="Helvetica" w:cs="Times New Roman"/>
          <w:i/>
          <w:sz w:val="22"/>
          <w:szCs w:val="22"/>
        </w:rPr>
        <w:t>Tipping Points</w:t>
      </w:r>
      <w:r w:rsidRPr="00957F1F">
        <w:rPr>
          <w:rFonts w:ascii="Helvetica" w:hAnsi="Helvetica" w:cs="Times New Roman"/>
          <w:i/>
          <w:sz w:val="22"/>
          <w:szCs w:val="22"/>
        </w:rPr>
        <w:t xml:space="preserve">; </w:t>
      </w:r>
      <w:r w:rsidR="00CB1094" w:rsidRPr="00957F1F">
        <w:rPr>
          <w:rFonts w:ascii="Helvetica" w:hAnsi="Helvetica" w:cs="Times New Roman"/>
          <w:i/>
          <w:sz w:val="22"/>
          <w:szCs w:val="22"/>
        </w:rPr>
        <w:t>Management Strategy Evaluation</w:t>
      </w:r>
      <w:r w:rsidR="00193870" w:rsidRPr="00957F1F">
        <w:rPr>
          <w:rFonts w:ascii="Helvetica" w:hAnsi="Helvetica" w:cs="Times New Roman"/>
          <w:i/>
          <w:sz w:val="22"/>
          <w:szCs w:val="22"/>
        </w:rPr>
        <w:t>: E</w:t>
      </w:r>
      <w:r w:rsidRPr="00957F1F">
        <w:rPr>
          <w:rFonts w:ascii="Helvetica" w:hAnsi="Helvetica" w:cs="Times New Roman"/>
          <w:i/>
          <w:sz w:val="22"/>
          <w:szCs w:val="22"/>
        </w:rPr>
        <w:t>cosystem</w:t>
      </w:r>
      <w:r w:rsidR="00D92B83">
        <w:rPr>
          <w:rFonts w:ascii="Helvetica" w:hAnsi="Helvetica" w:cs="Times New Roman"/>
          <w:i/>
          <w:sz w:val="22"/>
          <w:szCs w:val="22"/>
        </w:rPr>
        <w:t>-</w:t>
      </w:r>
      <w:r w:rsidR="00193870" w:rsidRPr="00957F1F">
        <w:rPr>
          <w:rFonts w:ascii="Helvetica" w:hAnsi="Helvetica" w:cs="Times New Roman"/>
          <w:i/>
          <w:sz w:val="22"/>
          <w:szCs w:val="22"/>
        </w:rPr>
        <w:t>B</w:t>
      </w:r>
      <w:r w:rsidRPr="00957F1F">
        <w:rPr>
          <w:rFonts w:ascii="Helvetica" w:hAnsi="Helvetica" w:cs="Times New Roman"/>
          <w:i/>
          <w:sz w:val="22"/>
          <w:szCs w:val="22"/>
        </w:rPr>
        <w:t xml:space="preserve">ased </w:t>
      </w:r>
      <w:r w:rsidR="00193870" w:rsidRPr="00957F1F">
        <w:rPr>
          <w:rFonts w:ascii="Helvetica" w:hAnsi="Helvetica" w:cs="Times New Roman"/>
          <w:i/>
          <w:sz w:val="22"/>
          <w:szCs w:val="22"/>
        </w:rPr>
        <w:t>M</w:t>
      </w:r>
      <w:r w:rsidRPr="00957F1F">
        <w:rPr>
          <w:rFonts w:ascii="Helvetica" w:hAnsi="Helvetica" w:cs="Times New Roman"/>
          <w:i/>
          <w:sz w:val="22"/>
          <w:szCs w:val="22"/>
        </w:rPr>
        <w:t xml:space="preserve">anagement, </w:t>
      </w:r>
      <w:proofErr w:type="spellStart"/>
      <w:r w:rsidR="00193870" w:rsidRPr="00957F1F">
        <w:rPr>
          <w:rFonts w:ascii="Helvetica" w:hAnsi="Helvetica" w:cs="Times New Roman"/>
          <w:i/>
          <w:sz w:val="22"/>
          <w:szCs w:val="22"/>
        </w:rPr>
        <w:t>A</w:t>
      </w:r>
      <w:r w:rsidR="00CB1094" w:rsidRPr="00957F1F">
        <w:rPr>
          <w:rFonts w:ascii="Helvetica" w:hAnsi="Helvetica" w:cs="Times New Roman"/>
          <w:i/>
          <w:sz w:val="22"/>
          <w:szCs w:val="22"/>
        </w:rPr>
        <w:t>llee</w:t>
      </w:r>
      <w:proofErr w:type="spellEnd"/>
      <w:r w:rsidR="00CB1094" w:rsidRPr="00957F1F">
        <w:rPr>
          <w:rFonts w:ascii="Helvetica" w:hAnsi="Helvetica" w:cs="Times New Roman"/>
          <w:i/>
          <w:sz w:val="22"/>
          <w:szCs w:val="22"/>
        </w:rPr>
        <w:t xml:space="preserve"> effect</w:t>
      </w:r>
    </w:p>
    <w:p w14:paraId="3B6588DA" w14:textId="77777777" w:rsidR="00BD3DE4" w:rsidRPr="00957F1F" w:rsidRDefault="00BD3DE4" w:rsidP="00903261">
      <w:pPr>
        <w:tabs>
          <w:tab w:val="left" w:pos="7020"/>
        </w:tabs>
        <w:rPr>
          <w:rFonts w:ascii="Helvetica" w:hAnsi="Helvetica" w:cs="Times New Roman"/>
          <w:b/>
          <w:sz w:val="22"/>
          <w:szCs w:val="22"/>
          <w:lang w:eastAsia="fr-FR"/>
        </w:rPr>
      </w:pPr>
    </w:p>
    <w:p w14:paraId="413FF799" w14:textId="77777777" w:rsidR="00903261" w:rsidRPr="00957F1F" w:rsidRDefault="00903261" w:rsidP="00903261">
      <w:pPr>
        <w:outlineLvl w:val="0"/>
        <w:rPr>
          <w:rFonts w:ascii="Helvetica" w:hAnsi="Helvetica" w:cs="Times New Roman"/>
          <w:bCs/>
          <w:sz w:val="22"/>
          <w:szCs w:val="22"/>
        </w:rPr>
      </w:pPr>
      <w:r w:rsidRPr="00957F1F">
        <w:rPr>
          <w:rFonts w:ascii="Helvetica" w:hAnsi="Helvetica" w:cs="Times New Roman"/>
          <w:bCs/>
          <w:sz w:val="22"/>
          <w:szCs w:val="22"/>
        </w:rPr>
        <w:t xml:space="preserve">Coauthor emails: </w:t>
      </w:r>
    </w:p>
    <w:p w14:paraId="4E0A91B5"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Jameal F. Samhouri: </w:t>
      </w:r>
      <w:hyperlink r:id="rId10" w:history="1">
        <w:r w:rsidR="0001115B" w:rsidRPr="00957F1F">
          <w:rPr>
            <w:rStyle w:val="Hyperlink"/>
            <w:rFonts w:ascii="Helvetica" w:eastAsia="Times New Roman" w:hAnsi="Helvetica" w:cs="Times New Roman"/>
            <w:sz w:val="22"/>
            <w:szCs w:val="22"/>
            <w:shd w:val="clear" w:color="auto" w:fill="FFFFFF"/>
          </w:rPr>
          <w:t>Jameal.Samhouri@noaa.gov</w:t>
        </w:r>
      </w:hyperlink>
    </w:p>
    <w:p w14:paraId="0684A087" w14:textId="77777777" w:rsidR="0001115B" w:rsidRPr="00957F1F" w:rsidRDefault="0001115B" w:rsidP="00903261">
      <w:pPr>
        <w:rPr>
          <w:rFonts w:ascii="Helvetica" w:hAnsi="Helvetica" w:cs="Times New Roman"/>
          <w:bCs/>
          <w:sz w:val="22"/>
          <w:szCs w:val="22"/>
        </w:rPr>
      </w:pPr>
      <w:r w:rsidRPr="00957F1F">
        <w:rPr>
          <w:rFonts w:ascii="Helvetica" w:hAnsi="Helvetica" w:cs="Times New Roman"/>
          <w:bCs/>
          <w:sz w:val="22"/>
          <w:szCs w:val="22"/>
        </w:rPr>
        <w:t xml:space="preserve">Timothy E. Essington: </w:t>
      </w:r>
      <w:hyperlink r:id="rId11" w:history="1">
        <w:r w:rsidR="00952FA6" w:rsidRPr="00957F1F">
          <w:rPr>
            <w:rStyle w:val="Hyperlink"/>
            <w:rFonts w:ascii="Helvetica" w:hAnsi="Helvetica" w:cs="Times New Roman"/>
            <w:bCs/>
            <w:sz w:val="22"/>
            <w:szCs w:val="22"/>
          </w:rPr>
          <w:t>essing@uw.edu</w:t>
        </w:r>
      </w:hyperlink>
    </w:p>
    <w:p w14:paraId="290F115E" w14:textId="77777777" w:rsidR="007F6AB8" w:rsidRPr="00957F1F" w:rsidRDefault="002937D2" w:rsidP="00903261">
      <w:pPr>
        <w:rPr>
          <w:rFonts w:ascii="Helvetica" w:hAnsi="Helvetica" w:cs="Times New Roman"/>
          <w:bCs/>
          <w:sz w:val="22"/>
          <w:szCs w:val="22"/>
        </w:rPr>
      </w:pPr>
      <w:r w:rsidRPr="00957F1F">
        <w:rPr>
          <w:rFonts w:ascii="Helvetica" w:hAnsi="Helvetica" w:cs="Times New Roman"/>
          <w:bCs/>
          <w:sz w:val="22"/>
          <w:szCs w:val="22"/>
        </w:rPr>
        <w:t xml:space="preserve">Crow White: </w:t>
      </w:r>
      <w:hyperlink r:id="rId12" w:history="1">
        <w:r w:rsidR="00CB00AD" w:rsidRPr="00CB00AD">
          <w:rPr>
            <w:rStyle w:val="Hyperlink"/>
            <w:rFonts w:ascii="Helvetica" w:hAnsi="Helvetica" w:cs="Times New Roman"/>
            <w:bCs/>
            <w:sz w:val="22"/>
            <w:szCs w:val="22"/>
          </w:rPr>
          <w:t>cwhite31@calpoly.edu</w:t>
        </w:r>
      </w:hyperlink>
    </w:p>
    <w:p w14:paraId="421A1113"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Benjamin S. Halpern: </w:t>
      </w:r>
      <w:hyperlink r:id="rId13" w:history="1">
        <w:r w:rsidR="00952FA6" w:rsidRPr="00957F1F">
          <w:rPr>
            <w:rStyle w:val="Hyperlink"/>
            <w:rFonts w:ascii="Helvetica" w:eastAsia="Times New Roman" w:hAnsi="Helvetica" w:cs="Times New Roman"/>
            <w:sz w:val="22"/>
            <w:szCs w:val="22"/>
            <w:shd w:val="clear" w:color="auto" w:fill="FFFFFF"/>
          </w:rPr>
          <w:t>halpern@bren.ucsb.edu</w:t>
        </w:r>
      </w:hyperlink>
    </w:p>
    <w:p w14:paraId="7D0DDC24" w14:textId="77777777" w:rsidR="009242C5" w:rsidRDefault="002937D2" w:rsidP="00903261">
      <w:pPr>
        <w:rPr>
          <w:rStyle w:val="Hyperlink"/>
          <w:rFonts w:ascii="Helvetica" w:hAnsi="Helvetica" w:cs="Times New Roman"/>
          <w:bCs/>
          <w:sz w:val="22"/>
          <w:szCs w:val="22"/>
        </w:rPr>
      </w:pPr>
      <w:r w:rsidRPr="00957F1F">
        <w:rPr>
          <w:rFonts w:ascii="Helvetica" w:hAnsi="Helvetica" w:cs="Times New Roman"/>
          <w:bCs/>
          <w:sz w:val="22"/>
          <w:szCs w:val="22"/>
        </w:rPr>
        <w:t xml:space="preserve">John M. </w:t>
      </w:r>
      <w:proofErr w:type="spellStart"/>
      <w:r w:rsidRPr="00957F1F">
        <w:rPr>
          <w:rFonts w:ascii="Helvetica" w:hAnsi="Helvetica" w:cs="Times New Roman"/>
          <w:bCs/>
          <w:sz w:val="22"/>
          <w:szCs w:val="22"/>
        </w:rPr>
        <w:t>Lynham</w:t>
      </w:r>
      <w:proofErr w:type="spellEnd"/>
      <w:r w:rsidRPr="00957F1F">
        <w:rPr>
          <w:rFonts w:ascii="Helvetica" w:hAnsi="Helvetica" w:cs="Times New Roman"/>
          <w:bCs/>
          <w:sz w:val="22"/>
          <w:szCs w:val="22"/>
        </w:rPr>
        <w:t xml:space="preserve">: </w:t>
      </w:r>
      <w:hyperlink r:id="rId14" w:history="1">
        <w:r w:rsidR="009242C5" w:rsidRPr="00957F1F">
          <w:rPr>
            <w:rStyle w:val="Hyperlink"/>
            <w:rFonts w:ascii="Helvetica" w:hAnsi="Helvetica" w:cs="Times New Roman"/>
            <w:bCs/>
            <w:sz w:val="22"/>
            <w:szCs w:val="22"/>
          </w:rPr>
          <w:t>lynham@hawaii.edu</w:t>
        </w:r>
      </w:hyperlink>
    </w:p>
    <w:p w14:paraId="17C353E8" w14:textId="77777777" w:rsidR="00E306B2" w:rsidRDefault="00E306B2" w:rsidP="00E306B2">
      <w:pPr>
        <w:tabs>
          <w:tab w:val="center" w:pos="4680"/>
        </w:tabs>
        <w:rPr>
          <w:rStyle w:val="Hyperlink"/>
          <w:rFonts w:ascii="Helvetica" w:hAnsi="Helvetica" w:cs="Times New Roman"/>
          <w:bCs/>
          <w:sz w:val="22"/>
          <w:szCs w:val="22"/>
          <w:u w:val="none"/>
        </w:rPr>
      </w:pPr>
      <w:r w:rsidRPr="00E306B2">
        <w:rPr>
          <w:rStyle w:val="Hyperlink"/>
          <w:rFonts w:ascii="Helvetica" w:hAnsi="Helvetica" w:cs="Times New Roman"/>
          <w:bCs/>
          <w:sz w:val="22"/>
          <w:szCs w:val="22"/>
          <w:u w:val="none"/>
        </w:rPr>
        <w:t xml:space="preserve">Anne K. </w:t>
      </w:r>
      <w:r w:rsidR="009C4EAB" w:rsidRPr="00E306B2">
        <w:rPr>
          <w:rStyle w:val="Hyperlink"/>
          <w:rFonts w:ascii="Helvetica" w:hAnsi="Helvetica" w:cs="Times New Roman"/>
          <w:bCs/>
          <w:sz w:val="22"/>
          <w:szCs w:val="22"/>
          <w:u w:val="none"/>
        </w:rPr>
        <w:t>S</w:t>
      </w:r>
      <w:r w:rsidR="009C4EAB">
        <w:rPr>
          <w:rStyle w:val="Hyperlink"/>
          <w:rFonts w:ascii="Helvetica" w:hAnsi="Helvetica" w:cs="Times New Roman"/>
          <w:bCs/>
          <w:sz w:val="22"/>
          <w:szCs w:val="22"/>
          <w:u w:val="none"/>
        </w:rPr>
        <w:t>a</w:t>
      </w:r>
      <w:r w:rsidR="009C4EAB" w:rsidRPr="00E306B2">
        <w:rPr>
          <w:rStyle w:val="Hyperlink"/>
          <w:rFonts w:ascii="Helvetica" w:hAnsi="Helvetica" w:cs="Times New Roman"/>
          <w:bCs/>
          <w:sz w:val="22"/>
          <w:szCs w:val="22"/>
          <w:u w:val="none"/>
        </w:rPr>
        <w:t>lomon</w:t>
      </w:r>
      <w:r w:rsidRPr="00E306B2">
        <w:rPr>
          <w:rStyle w:val="Hyperlink"/>
          <w:rFonts w:ascii="Helvetica" w:hAnsi="Helvetica" w:cs="Times New Roman"/>
          <w:bCs/>
          <w:sz w:val="22"/>
          <w:szCs w:val="22"/>
          <w:u w:val="none"/>
        </w:rPr>
        <w:t xml:space="preserve">: </w:t>
      </w:r>
      <w:hyperlink r:id="rId15" w:history="1">
        <w:r w:rsidRPr="006A5103">
          <w:rPr>
            <w:rStyle w:val="Hyperlink"/>
            <w:rFonts w:ascii="Helvetica" w:hAnsi="Helvetica" w:cs="Times New Roman"/>
            <w:bCs/>
            <w:sz w:val="22"/>
            <w:szCs w:val="22"/>
          </w:rPr>
          <w:t>anne.salomon@sfu.ca</w:t>
        </w:r>
      </w:hyperlink>
    </w:p>
    <w:p w14:paraId="3B76A474" w14:textId="77777777" w:rsidR="00D81948" w:rsidRDefault="00903261" w:rsidP="00903261">
      <w:pPr>
        <w:rPr>
          <w:rStyle w:val="Hyperlink"/>
          <w:rFonts w:ascii="Helvetica" w:eastAsia="Times New Roman" w:hAnsi="Helvetica" w:cs="Times New Roman"/>
          <w:sz w:val="22"/>
          <w:szCs w:val="22"/>
          <w:shd w:val="clear" w:color="auto" w:fill="FFFFFF"/>
        </w:rPr>
      </w:pPr>
      <w:r w:rsidRPr="00957F1F">
        <w:rPr>
          <w:rFonts w:ascii="Helvetica" w:hAnsi="Helvetica" w:cs="Times New Roman"/>
          <w:bCs/>
          <w:sz w:val="22"/>
          <w:szCs w:val="22"/>
        </w:rPr>
        <w:t xml:space="preserve">Phillip S. Levin: </w:t>
      </w:r>
      <w:hyperlink r:id="rId16" w:history="1">
        <w:r w:rsidR="00952FA6" w:rsidRPr="00957F1F">
          <w:rPr>
            <w:rStyle w:val="Hyperlink"/>
            <w:rFonts w:ascii="Helvetica" w:eastAsia="Times New Roman" w:hAnsi="Helvetica" w:cs="Times New Roman"/>
            <w:sz w:val="22"/>
            <w:szCs w:val="22"/>
            <w:shd w:val="clear" w:color="auto" w:fill="FFFFFF"/>
          </w:rPr>
          <w:t>phil.levin@noaa.gov</w:t>
        </w:r>
      </w:hyperlink>
    </w:p>
    <w:p w14:paraId="39F26438" w14:textId="3B6F1F40" w:rsidR="0022029E" w:rsidRDefault="00984E98" w:rsidP="00984E98">
      <w:pPr>
        <w:rPr>
          <w:rFonts w:ascii="Helvetica" w:hAnsi="Helvetica" w:cs="Helvetica"/>
          <w:sz w:val="22"/>
          <w:szCs w:val="22"/>
        </w:rPr>
      </w:pPr>
      <w:r w:rsidRPr="00927692">
        <w:rPr>
          <w:rFonts w:ascii="Helvetica" w:hAnsi="Helvetica" w:cs="Helvetica"/>
          <w:b/>
          <w:bCs/>
          <w:sz w:val="22"/>
          <w:szCs w:val="22"/>
        </w:rPr>
        <w:lastRenderedPageBreak/>
        <w:t>Abstract</w:t>
      </w:r>
      <w:r w:rsidRPr="00927692">
        <w:rPr>
          <w:rFonts w:ascii="Helvetica" w:hAnsi="Helvetica" w:cs="Helvetica"/>
          <w:bCs/>
          <w:sz w:val="22"/>
          <w:szCs w:val="22"/>
        </w:rPr>
        <w:t xml:space="preserve">: </w:t>
      </w:r>
      <w:r w:rsidR="00442E9E">
        <w:rPr>
          <w:rFonts w:ascii="Helvetica" w:hAnsi="Helvetica"/>
          <w:sz w:val="22"/>
          <w:szCs w:val="22"/>
        </w:rPr>
        <w:t>A</w:t>
      </w:r>
      <w:r w:rsidR="00442E9E" w:rsidRPr="00CB7D32">
        <w:rPr>
          <w:rFonts w:ascii="Helvetica" w:hAnsi="Helvetica"/>
          <w:sz w:val="22"/>
          <w:szCs w:val="22"/>
        </w:rPr>
        <w:t xml:space="preserve"> major </w:t>
      </w:r>
      <w:r w:rsidR="000A07BA">
        <w:rPr>
          <w:rFonts w:ascii="Helvetica" w:hAnsi="Helvetica"/>
          <w:sz w:val="22"/>
          <w:szCs w:val="22"/>
        </w:rPr>
        <w:t>challenge</w:t>
      </w:r>
      <w:r w:rsidR="000A07BA" w:rsidRPr="00CB7D32">
        <w:rPr>
          <w:rFonts w:ascii="Helvetica" w:hAnsi="Helvetica"/>
          <w:sz w:val="22"/>
          <w:szCs w:val="22"/>
        </w:rPr>
        <w:t xml:space="preserve"> </w:t>
      </w:r>
      <w:r w:rsidR="00442E9E" w:rsidRPr="00CB7D32">
        <w:rPr>
          <w:rFonts w:ascii="Helvetica" w:hAnsi="Helvetica"/>
          <w:sz w:val="22"/>
          <w:szCs w:val="22"/>
        </w:rPr>
        <w:t xml:space="preserve">in sustainability science is how </w:t>
      </w:r>
      <w:r w:rsidR="000A07BA">
        <w:rPr>
          <w:rFonts w:ascii="Helvetica" w:hAnsi="Helvetica"/>
          <w:sz w:val="22"/>
          <w:szCs w:val="22"/>
        </w:rPr>
        <w:t>to</w:t>
      </w:r>
      <w:r w:rsidR="00442E9E" w:rsidRPr="00CB7D32">
        <w:rPr>
          <w:rFonts w:ascii="Helvetica" w:hAnsi="Helvetica"/>
          <w:sz w:val="22"/>
          <w:szCs w:val="22"/>
        </w:rPr>
        <w:t xml:space="preserve"> set meaningful</w:t>
      </w:r>
      <w:r w:rsidR="00442E9E" w:rsidRPr="0093151E">
        <w:rPr>
          <w:rFonts w:ascii="Helvetica" w:hAnsi="Helvetica"/>
          <w:sz w:val="22"/>
          <w:szCs w:val="22"/>
        </w:rPr>
        <w:t xml:space="preserve"> boundaries that maximize </w:t>
      </w:r>
      <w:r w:rsidR="00442E9E">
        <w:rPr>
          <w:rFonts w:ascii="Helvetica" w:hAnsi="Helvetica"/>
          <w:sz w:val="22"/>
          <w:szCs w:val="22"/>
        </w:rPr>
        <w:t xml:space="preserve">delivery of </w:t>
      </w:r>
      <w:r w:rsidR="00442E9E" w:rsidRPr="0093151E">
        <w:rPr>
          <w:rFonts w:ascii="Helvetica" w:hAnsi="Helvetica"/>
          <w:sz w:val="22"/>
          <w:szCs w:val="22"/>
        </w:rPr>
        <w:t xml:space="preserve">ecosystem services while </w:t>
      </w:r>
      <w:r w:rsidR="00442E9E">
        <w:rPr>
          <w:rFonts w:ascii="Helvetica" w:hAnsi="Helvetica"/>
          <w:sz w:val="22"/>
          <w:szCs w:val="22"/>
        </w:rPr>
        <w:t>minimizing risk of pushing systems a</w:t>
      </w:r>
      <w:r w:rsidR="00442E9E" w:rsidRPr="0093151E">
        <w:rPr>
          <w:rFonts w:ascii="Helvetica" w:hAnsi="Helvetica"/>
          <w:sz w:val="22"/>
          <w:szCs w:val="22"/>
        </w:rPr>
        <w:t xml:space="preserve">cross critical </w:t>
      </w:r>
      <w:r w:rsidR="00442E9E">
        <w:rPr>
          <w:rFonts w:ascii="Helvetica" w:hAnsi="Helvetica"/>
          <w:sz w:val="22"/>
          <w:szCs w:val="22"/>
        </w:rPr>
        <w:t>thresholds</w:t>
      </w:r>
      <w:r w:rsidR="00442E9E" w:rsidRPr="0093151E">
        <w:rPr>
          <w:rFonts w:ascii="Helvetica" w:hAnsi="Helvetica"/>
          <w:sz w:val="22"/>
          <w:szCs w:val="22"/>
        </w:rPr>
        <w:t xml:space="preserve"> beyond which </w:t>
      </w:r>
      <w:r w:rsidR="00442E9E">
        <w:rPr>
          <w:rFonts w:ascii="Helvetica" w:hAnsi="Helvetica"/>
          <w:sz w:val="22"/>
          <w:szCs w:val="22"/>
        </w:rPr>
        <w:t>major</w:t>
      </w:r>
      <w:r w:rsidR="00442E9E" w:rsidRPr="0093151E">
        <w:rPr>
          <w:rFonts w:ascii="Helvetica" w:hAnsi="Helvetica"/>
          <w:sz w:val="22"/>
          <w:szCs w:val="22"/>
        </w:rPr>
        <w:t xml:space="preserve"> disruptions occur</w:t>
      </w:r>
      <w:r w:rsidR="000A07BA">
        <w:rPr>
          <w:rFonts w:ascii="Helvetica" w:hAnsi="Helvetica"/>
          <w:sz w:val="22"/>
          <w:szCs w:val="22"/>
        </w:rPr>
        <w:t>.</w:t>
      </w:r>
      <w:r w:rsidR="00442E9E" w:rsidRPr="0093151E">
        <w:rPr>
          <w:rFonts w:ascii="Helvetica" w:hAnsi="Helvetica"/>
          <w:sz w:val="22"/>
          <w:szCs w:val="22"/>
        </w:rPr>
        <w:t xml:space="preserve"> </w:t>
      </w:r>
      <w:r w:rsidR="00442E9E">
        <w:rPr>
          <w:rFonts w:ascii="Helvetica" w:hAnsi="Helvetica" w:cs="Helvetica"/>
          <w:bCs/>
          <w:sz w:val="22"/>
          <w:szCs w:val="22"/>
        </w:rPr>
        <w:t xml:space="preserve">Here </w:t>
      </w:r>
      <w:r w:rsidRPr="00927692">
        <w:rPr>
          <w:rFonts w:ascii="Helvetica" w:hAnsi="Helvetica" w:cs="Helvetica"/>
          <w:sz w:val="22"/>
          <w:szCs w:val="22"/>
        </w:rPr>
        <w:t xml:space="preserve">we demonstrate how monitoring information increases in value as </w:t>
      </w:r>
      <w:r w:rsidR="00BB3E78">
        <w:rPr>
          <w:rFonts w:ascii="Helvetica" w:hAnsi="Helvetica" w:cs="Helvetica"/>
          <w:sz w:val="22"/>
          <w:szCs w:val="22"/>
        </w:rPr>
        <w:t xml:space="preserve">a </w:t>
      </w:r>
      <w:r w:rsidRPr="00927692">
        <w:rPr>
          <w:rFonts w:ascii="Helvetica" w:hAnsi="Helvetica" w:cs="Helvetica"/>
          <w:sz w:val="22"/>
          <w:szCs w:val="22"/>
        </w:rPr>
        <w:t>system approach</w:t>
      </w:r>
      <w:r w:rsidR="00BB3E78">
        <w:rPr>
          <w:rFonts w:ascii="Helvetica" w:hAnsi="Helvetica" w:cs="Helvetica"/>
          <w:sz w:val="22"/>
          <w:szCs w:val="22"/>
        </w:rPr>
        <w:t>es</w:t>
      </w:r>
      <w:r w:rsidRPr="00927692">
        <w:rPr>
          <w:rFonts w:ascii="Helvetica" w:hAnsi="Helvetica" w:cs="Helvetica"/>
          <w:sz w:val="22"/>
          <w:szCs w:val="22"/>
        </w:rPr>
        <w:t xml:space="preserve"> biological </w:t>
      </w:r>
      <w:r w:rsidR="00D45DB1">
        <w:rPr>
          <w:rFonts w:ascii="Helvetica" w:hAnsi="Helvetica" w:cs="Helvetica"/>
          <w:sz w:val="22"/>
          <w:szCs w:val="22"/>
        </w:rPr>
        <w:t xml:space="preserve">tipping </w:t>
      </w:r>
      <w:commentRangeStart w:id="0"/>
      <w:r w:rsidR="00D45DB1">
        <w:rPr>
          <w:rFonts w:ascii="Helvetica" w:hAnsi="Helvetica" w:cs="Helvetica"/>
          <w:sz w:val="22"/>
          <w:szCs w:val="22"/>
        </w:rPr>
        <w:t>points</w:t>
      </w:r>
      <w:commentRangeEnd w:id="0"/>
      <w:r w:rsidR="00C14DA4">
        <w:rPr>
          <w:rStyle w:val="CommentReference"/>
        </w:rPr>
        <w:commentReference w:id="0"/>
      </w:r>
      <w:r w:rsidR="00D45DB1">
        <w:rPr>
          <w:rFonts w:ascii="Helvetica" w:hAnsi="Helvetica" w:cs="Helvetica"/>
          <w:sz w:val="22"/>
          <w:szCs w:val="22"/>
        </w:rPr>
        <w:t xml:space="preserve">. </w:t>
      </w:r>
      <w:del w:id="1" w:author="Jameal Samhouri" w:date="2017-04-22T09:14:00Z">
        <w:r w:rsidR="00D45DB1" w:rsidDel="00307513">
          <w:rPr>
            <w:rFonts w:ascii="Helvetica" w:hAnsi="Helvetica" w:cs="Helvetica"/>
            <w:sz w:val="22"/>
            <w:szCs w:val="22"/>
          </w:rPr>
          <w:delText>I</w:delText>
        </w:r>
        <w:r w:rsidRPr="00927692" w:rsidDel="00307513">
          <w:rPr>
            <w:rFonts w:ascii="Helvetica" w:hAnsi="Helvetica" w:cs="Helvetica"/>
            <w:sz w:val="22"/>
            <w:szCs w:val="22"/>
          </w:rPr>
          <w:delText xml:space="preserve">ncluding tipping points in decisions surrounding monitoring </w:delText>
        </w:r>
        <w:r w:rsidR="00D45DB1" w:rsidDel="00307513">
          <w:rPr>
            <w:rFonts w:ascii="Helvetica" w:hAnsi="Helvetica" w:cs="Helvetica"/>
            <w:sz w:val="22"/>
            <w:szCs w:val="22"/>
          </w:rPr>
          <w:delText>investment</w:delText>
        </w:r>
        <w:r w:rsidRPr="00927692" w:rsidDel="00307513">
          <w:rPr>
            <w:rFonts w:ascii="Helvetica" w:hAnsi="Helvetica" w:cs="Helvetica"/>
            <w:sz w:val="22"/>
            <w:szCs w:val="22"/>
          </w:rPr>
          <w:delText xml:space="preserve"> can help minimize costs and facilitate creation of a safe operating space within which combinations of management </w:delText>
        </w:r>
      </w:del>
      <w:del w:id="2" w:author="Jameal Samhouri" w:date="2017-04-22T09:13:00Z">
        <w:r w:rsidRPr="00927692" w:rsidDel="00307513">
          <w:rPr>
            <w:rFonts w:ascii="Helvetica" w:hAnsi="Helvetica" w:cs="Helvetica"/>
            <w:sz w:val="22"/>
            <w:szCs w:val="22"/>
          </w:rPr>
          <w:delText xml:space="preserve">actions </w:delText>
        </w:r>
      </w:del>
      <w:del w:id="3" w:author="Jameal Samhouri" w:date="2017-04-22T09:14:00Z">
        <w:r w:rsidRPr="00927692" w:rsidDel="00307513">
          <w:rPr>
            <w:rFonts w:ascii="Helvetica" w:hAnsi="Helvetica" w:cs="Helvetica"/>
            <w:sz w:val="22"/>
            <w:szCs w:val="22"/>
          </w:rPr>
          <w:delText xml:space="preserve">and monitoring </w:delText>
        </w:r>
      </w:del>
      <w:del w:id="4" w:author="Jameal Samhouri" w:date="2017-04-22T09:13:00Z">
        <w:r w:rsidRPr="00927692" w:rsidDel="00307513">
          <w:rPr>
            <w:rFonts w:ascii="Helvetica" w:hAnsi="Helvetica" w:cs="Helvetica"/>
            <w:sz w:val="22"/>
            <w:szCs w:val="22"/>
          </w:rPr>
          <w:delText xml:space="preserve">precision </w:delText>
        </w:r>
      </w:del>
      <w:del w:id="5" w:author="Jameal Samhouri" w:date="2017-04-22T09:14:00Z">
        <w:r w:rsidRPr="00927692" w:rsidDel="00307513">
          <w:rPr>
            <w:rFonts w:ascii="Helvetica" w:hAnsi="Helvetica" w:cs="Helvetica"/>
            <w:sz w:val="22"/>
            <w:szCs w:val="22"/>
          </w:rPr>
          <w:delText xml:space="preserve">lower the probability of </w:delText>
        </w:r>
        <w:r w:rsidR="0067511F" w:rsidDel="00307513">
          <w:rPr>
            <w:rFonts w:ascii="Helvetica" w:hAnsi="Helvetica" w:cs="Helvetica"/>
            <w:sz w:val="22"/>
            <w:szCs w:val="22"/>
          </w:rPr>
          <w:delText xml:space="preserve">ecological </w:delText>
        </w:r>
        <w:r w:rsidRPr="00927692" w:rsidDel="00307513">
          <w:rPr>
            <w:rFonts w:ascii="Helvetica" w:hAnsi="Helvetica" w:cs="Helvetica"/>
            <w:sz w:val="22"/>
            <w:szCs w:val="22"/>
          </w:rPr>
          <w:delText xml:space="preserve">state-changes. </w:delText>
        </w:r>
      </w:del>
      <w:r w:rsidR="009307CE" w:rsidRPr="00927692">
        <w:rPr>
          <w:rFonts w:ascii="Helvetica" w:hAnsi="Helvetica" w:cs="Helvetica"/>
          <w:sz w:val="22"/>
          <w:szCs w:val="22"/>
        </w:rPr>
        <w:t>We contrast</w:t>
      </w:r>
      <w:r w:rsidR="009307CE">
        <w:rPr>
          <w:rFonts w:ascii="Helvetica" w:hAnsi="Helvetica" w:cs="Helvetica"/>
          <w:sz w:val="22"/>
          <w:szCs w:val="22"/>
        </w:rPr>
        <w:t>ed</w:t>
      </w:r>
      <w:r w:rsidR="009307CE" w:rsidRPr="00927692">
        <w:rPr>
          <w:rFonts w:ascii="Helvetica" w:hAnsi="Helvetica" w:cs="Helvetica"/>
          <w:sz w:val="22"/>
          <w:szCs w:val="22"/>
        </w:rPr>
        <w:t xml:space="preserve"> the performance of alternative monitoring approaches that either </w:t>
      </w:r>
      <w:proofErr w:type="gramStart"/>
      <w:r w:rsidR="009307CE" w:rsidRPr="00927692">
        <w:rPr>
          <w:rFonts w:ascii="Helvetica" w:hAnsi="Helvetica" w:cs="Helvetica"/>
          <w:sz w:val="22"/>
          <w:szCs w:val="22"/>
        </w:rPr>
        <w:t>apply</w:t>
      </w:r>
      <w:proofErr w:type="gramEnd"/>
      <w:r w:rsidR="009307CE" w:rsidRPr="00927692">
        <w:rPr>
          <w:rFonts w:ascii="Helvetica" w:hAnsi="Helvetica" w:cs="Helvetica"/>
          <w:sz w:val="22"/>
          <w:szCs w:val="22"/>
        </w:rPr>
        <w:t xml:space="preserve"> precautionary buffers to reduce the likelihood of state-change or use intensive monitoring to precisely estimate proximity of the ec</w:t>
      </w:r>
      <w:r w:rsidR="009307CE">
        <w:rPr>
          <w:rFonts w:ascii="Helvetica" w:hAnsi="Helvetica" w:cs="Helvetica"/>
          <w:sz w:val="22"/>
          <w:szCs w:val="22"/>
        </w:rPr>
        <w:t>osystem to a criti</w:t>
      </w:r>
      <w:r w:rsidR="00D45DB1">
        <w:rPr>
          <w:rFonts w:ascii="Helvetica" w:hAnsi="Helvetica" w:cs="Helvetica"/>
          <w:sz w:val="22"/>
          <w:szCs w:val="22"/>
        </w:rPr>
        <w:t xml:space="preserve">cal threshold. We show that </w:t>
      </w:r>
      <w:commentRangeStart w:id="6"/>
      <w:r w:rsidR="00D45DB1">
        <w:rPr>
          <w:rFonts w:ascii="Helvetica" w:hAnsi="Helvetica" w:cs="Helvetica"/>
          <w:sz w:val="22"/>
          <w:szCs w:val="22"/>
        </w:rPr>
        <w:t>precautionary buffers</w:t>
      </w:r>
      <w:r w:rsidR="009307CE">
        <w:rPr>
          <w:rFonts w:ascii="Helvetica" w:hAnsi="Helvetica" w:cs="Helvetica"/>
          <w:sz w:val="22"/>
          <w:szCs w:val="22"/>
        </w:rPr>
        <w:t xml:space="preserve"> more effectively</w:t>
      </w:r>
      <w:r w:rsidR="009307CE" w:rsidRPr="00927692">
        <w:rPr>
          <w:rFonts w:ascii="Helvetica" w:hAnsi="Helvetica" w:cs="Helvetica"/>
          <w:sz w:val="22"/>
          <w:szCs w:val="22"/>
        </w:rPr>
        <w:t xml:space="preserve"> </w:t>
      </w:r>
      <w:commentRangeEnd w:id="6"/>
      <w:r w:rsidR="006803F7">
        <w:rPr>
          <w:rStyle w:val="CommentReference"/>
        </w:rPr>
        <w:commentReference w:id="6"/>
      </w:r>
      <w:r w:rsidR="009307CE" w:rsidRPr="00927692">
        <w:rPr>
          <w:rFonts w:ascii="Helvetica" w:hAnsi="Helvetica" w:cs="Helvetica"/>
          <w:sz w:val="22"/>
          <w:szCs w:val="22"/>
        </w:rPr>
        <w:t>minimize</w:t>
      </w:r>
      <w:r w:rsidR="009307CE">
        <w:rPr>
          <w:rFonts w:ascii="Helvetica" w:hAnsi="Helvetica" w:cs="Helvetica"/>
          <w:sz w:val="22"/>
          <w:szCs w:val="22"/>
        </w:rPr>
        <w:t xml:space="preserve"> monitoring costs, maximize profits</w:t>
      </w:r>
      <w:r w:rsidR="000A07BA">
        <w:rPr>
          <w:rFonts w:ascii="Helvetica" w:hAnsi="Helvetica" w:cs="Helvetica"/>
          <w:sz w:val="22"/>
          <w:szCs w:val="22"/>
        </w:rPr>
        <w:t>,</w:t>
      </w:r>
      <w:r w:rsidR="009307CE">
        <w:rPr>
          <w:rFonts w:ascii="Helvetica" w:hAnsi="Helvetica" w:cs="Helvetica"/>
          <w:sz w:val="22"/>
          <w:szCs w:val="22"/>
        </w:rPr>
        <w:t xml:space="preserve"> and prevent an ecosystem from </w:t>
      </w:r>
      <w:r w:rsidR="009307CE">
        <w:rPr>
          <w:rStyle w:val="CommentReference"/>
        </w:rPr>
        <w:annotationRef/>
      </w:r>
      <w:r w:rsidR="009307CE" w:rsidRPr="00927692">
        <w:rPr>
          <w:rFonts w:ascii="Helvetica" w:hAnsi="Helvetica" w:cs="Helvetica"/>
          <w:sz w:val="22"/>
          <w:szCs w:val="22"/>
        </w:rPr>
        <w:t xml:space="preserve">tipping </w:t>
      </w:r>
      <w:r w:rsidR="009307CE">
        <w:rPr>
          <w:rFonts w:ascii="Helvetica" w:hAnsi="Helvetica" w:cs="Helvetica"/>
          <w:sz w:val="22"/>
          <w:szCs w:val="22"/>
        </w:rPr>
        <w:t>into</w:t>
      </w:r>
      <w:r w:rsidR="009307CE" w:rsidRPr="00927692">
        <w:rPr>
          <w:rFonts w:ascii="Helvetica" w:hAnsi="Helvetica" w:cs="Helvetica"/>
          <w:sz w:val="22"/>
          <w:szCs w:val="22"/>
        </w:rPr>
        <w:t xml:space="preserve"> an undesired state.</w:t>
      </w:r>
      <w:r w:rsidRPr="00927692">
        <w:rPr>
          <w:rFonts w:ascii="Helvetica" w:hAnsi="Helvetica" w:cs="Helvetica"/>
          <w:sz w:val="22"/>
          <w:szCs w:val="22"/>
        </w:rPr>
        <w:t xml:space="preserve"> </w:t>
      </w:r>
      <w:ins w:id="7" w:author="Jameal Samhouri" w:date="2017-04-22T09:14:00Z">
        <w:r w:rsidR="00307513">
          <w:rPr>
            <w:rFonts w:ascii="Helvetica" w:hAnsi="Helvetica" w:cs="Helvetica"/>
            <w:sz w:val="22"/>
            <w:szCs w:val="22"/>
          </w:rPr>
          <w:t>I</w:t>
        </w:r>
        <w:r w:rsidR="00307513" w:rsidRPr="00927692">
          <w:rPr>
            <w:rFonts w:ascii="Helvetica" w:hAnsi="Helvetica" w:cs="Helvetica"/>
            <w:sz w:val="22"/>
            <w:szCs w:val="22"/>
          </w:rPr>
          <w:t xml:space="preserve">ncluding tipping points in decisions surrounding monitoring </w:t>
        </w:r>
        <w:r w:rsidR="00307513">
          <w:rPr>
            <w:rFonts w:ascii="Helvetica" w:hAnsi="Helvetica" w:cs="Helvetica"/>
            <w:sz w:val="22"/>
            <w:szCs w:val="22"/>
          </w:rPr>
          <w:t>investment</w:t>
        </w:r>
        <w:r w:rsidR="00307513" w:rsidRPr="00927692">
          <w:rPr>
            <w:rFonts w:ascii="Helvetica" w:hAnsi="Helvetica" w:cs="Helvetica"/>
            <w:sz w:val="22"/>
            <w:szCs w:val="22"/>
          </w:rPr>
          <w:t xml:space="preserve"> can help minimize costs and facilitate creation of a safe operating space within which </w:t>
        </w:r>
        <w:r w:rsidR="00307513">
          <w:rPr>
            <w:rFonts w:ascii="Helvetica" w:hAnsi="Helvetica" w:cs="Helvetica"/>
            <w:sz w:val="22"/>
            <w:szCs w:val="22"/>
          </w:rPr>
          <w:t xml:space="preserve">strategic </w:t>
        </w:r>
        <w:r w:rsidR="00307513" w:rsidRPr="00927692">
          <w:rPr>
            <w:rFonts w:ascii="Helvetica" w:hAnsi="Helvetica" w:cs="Helvetica"/>
            <w:sz w:val="22"/>
            <w:szCs w:val="22"/>
          </w:rPr>
          <w:t xml:space="preserve">management and monitoring lower the probability of </w:t>
        </w:r>
        <w:r w:rsidR="00307513">
          <w:rPr>
            <w:rFonts w:ascii="Helvetica" w:hAnsi="Helvetica" w:cs="Helvetica"/>
            <w:sz w:val="22"/>
            <w:szCs w:val="22"/>
          </w:rPr>
          <w:t xml:space="preserve">ecological </w:t>
        </w:r>
        <w:r w:rsidR="00307513" w:rsidRPr="00927692">
          <w:rPr>
            <w:rFonts w:ascii="Helvetica" w:hAnsi="Helvetica" w:cs="Helvetica"/>
            <w:sz w:val="22"/>
            <w:szCs w:val="22"/>
          </w:rPr>
          <w:t xml:space="preserve">state-changes. </w:t>
        </w:r>
      </w:ins>
      <w:r w:rsidRPr="00927692">
        <w:rPr>
          <w:rFonts w:ascii="Helvetica" w:hAnsi="Helvetica" w:cs="Helvetica"/>
          <w:sz w:val="22"/>
          <w:szCs w:val="22"/>
        </w:rPr>
        <w:t>I</w:t>
      </w:r>
      <w:r w:rsidR="000A07BA">
        <w:rPr>
          <w:rFonts w:ascii="Helvetica" w:hAnsi="Helvetica" w:cs="Helvetica"/>
          <w:sz w:val="22"/>
          <w:szCs w:val="22"/>
        </w:rPr>
        <w:t xml:space="preserve">n an era of </w:t>
      </w:r>
      <w:r w:rsidR="000A07BA" w:rsidRPr="00927692">
        <w:rPr>
          <w:rFonts w:ascii="Helvetica" w:hAnsi="Helvetica" w:cs="Helvetica"/>
          <w:sz w:val="22"/>
          <w:szCs w:val="22"/>
        </w:rPr>
        <w:t>finite resources</w:t>
      </w:r>
      <w:r w:rsidR="000A07BA">
        <w:rPr>
          <w:rFonts w:ascii="Helvetica" w:hAnsi="Helvetica" w:cs="Helvetica"/>
          <w:sz w:val="22"/>
          <w:szCs w:val="22"/>
        </w:rPr>
        <w:t>, i</w:t>
      </w:r>
      <w:r w:rsidRPr="00927692">
        <w:rPr>
          <w:rFonts w:ascii="Helvetica" w:hAnsi="Helvetica" w:cs="Helvetica"/>
          <w:sz w:val="22"/>
          <w:szCs w:val="22"/>
        </w:rPr>
        <w:t xml:space="preserve">mproving our understanding of how ecosystem characteristics dictate the trade-off between precision in ecosystem state estimates and the costs of mismanagement will benefit </w:t>
      </w:r>
      <w:r w:rsidR="0067511F">
        <w:rPr>
          <w:rFonts w:ascii="Helvetica" w:hAnsi="Helvetica" w:cs="Helvetica"/>
          <w:sz w:val="22"/>
          <w:szCs w:val="22"/>
        </w:rPr>
        <w:t xml:space="preserve">resource </w:t>
      </w:r>
      <w:r w:rsidRPr="00927692">
        <w:rPr>
          <w:rFonts w:ascii="Helvetica" w:hAnsi="Helvetica" w:cs="Helvetica"/>
          <w:sz w:val="22"/>
          <w:szCs w:val="22"/>
        </w:rPr>
        <w:t>agencies</w:t>
      </w:r>
      <w:r w:rsidR="009307CE">
        <w:rPr>
          <w:rFonts w:ascii="Helvetica" w:hAnsi="Helvetica" w:cs="Helvetica"/>
          <w:sz w:val="22"/>
          <w:szCs w:val="22"/>
        </w:rPr>
        <w:t>, government institutions,</w:t>
      </w:r>
      <w:r w:rsidRPr="00927692">
        <w:rPr>
          <w:rFonts w:ascii="Helvetica" w:hAnsi="Helvetica" w:cs="Helvetica"/>
          <w:sz w:val="22"/>
          <w:szCs w:val="22"/>
        </w:rPr>
        <w:t xml:space="preserve"> and managers.</w:t>
      </w:r>
    </w:p>
    <w:p w14:paraId="3B64435D" w14:textId="77777777" w:rsidR="0022029E" w:rsidRDefault="0022029E">
      <w:pPr>
        <w:rPr>
          <w:rFonts w:ascii="Helvetica" w:hAnsi="Helvetica" w:cs="Helvetica"/>
          <w:sz w:val="22"/>
          <w:szCs w:val="22"/>
        </w:rPr>
      </w:pPr>
      <w:r>
        <w:rPr>
          <w:rFonts w:ascii="Helvetica" w:hAnsi="Helvetica" w:cs="Helvetica"/>
          <w:sz w:val="22"/>
          <w:szCs w:val="22"/>
        </w:rPr>
        <w:br w:type="page"/>
      </w:r>
    </w:p>
    <w:p w14:paraId="56C7649E" w14:textId="77777777" w:rsidR="005B1FA4" w:rsidRDefault="005B1FA4" w:rsidP="00EA4926">
      <w:pPr>
        <w:rPr>
          <w:rFonts w:ascii="Helvetica" w:hAnsi="Helvetica"/>
          <w:b/>
          <w:sz w:val="22"/>
          <w:szCs w:val="22"/>
        </w:rPr>
      </w:pPr>
    </w:p>
    <w:p w14:paraId="22FB9DCC" w14:textId="77777777" w:rsidR="00EA4926" w:rsidRPr="00957F1F" w:rsidRDefault="00EA4926" w:rsidP="00EA4926">
      <w:pPr>
        <w:rPr>
          <w:rFonts w:ascii="Helvetica" w:hAnsi="Helvetica"/>
          <w:b/>
          <w:sz w:val="22"/>
          <w:szCs w:val="22"/>
        </w:rPr>
      </w:pPr>
      <w:r w:rsidRPr="00957F1F">
        <w:rPr>
          <w:rFonts w:ascii="Helvetica" w:hAnsi="Helvetica"/>
          <w:b/>
          <w:sz w:val="22"/>
          <w:szCs w:val="22"/>
        </w:rPr>
        <w:t>INTRODUCTION</w:t>
      </w:r>
    </w:p>
    <w:p w14:paraId="29E172B4" w14:textId="77777777" w:rsidR="00EA4926" w:rsidRDefault="00EA4926" w:rsidP="00EA4926">
      <w:pPr>
        <w:rPr>
          <w:rFonts w:ascii="Helvetica" w:hAnsi="Helvetica"/>
          <w:b/>
          <w:sz w:val="22"/>
          <w:szCs w:val="22"/>
        </w:rPr>
      </w:pPr>
    </w:p>
    <w:p w14:paraId="2AE3240F" w14:textId="4DD86E57" w:rsidR="005E722B" w:rsidRPr="00223CEE" w:rsidRDefault="005E722B" w:rsidP="005E722B">
      <w:pPr>
        <w:rPr>
          <w:rFonts w:ascii="Helvetica" w:hAnsi="Helvetica"/>
          <w:sz w:val="22"/>
          <w:szCs w:val="22"/>
        </w:rPr>
      </w:pPr>
      <w:r w:rsidRPr="00223CEE">
        <w:rPr>
          <w:rFonts w:ascii="Helvetica" w:eastAsia="Times New Roman" w:hAnsi="Helvetica" w:cs="Times New Roman"/>
          <w:sz w:val="22"/>
          <w:szCs w:val="22"/>
        </w:rPr>
        <w:t xml:space="preserve">Decision-makers seeking to avoid the collapse of financial, medical, or military defense systems often rely on detailed information to </w:t>
      </w:r>
      <w:r>
        <w:rPr>
          <w:rFonts w:ascii="Helvetica" w:eastAsia="Times New Roman" w:hAnsi="Helvetica" w:cs="Times New Roman"/>
          <w:sz w:val="22"/>
          <w:szCs w:val="22"/>
        </w:rPr>
        <w:t>manage risk</w:t>
      </w:r>
      <w:r w:rsidRPr="00223CEE">
        <w:rPr>
          <w:rFonts w:ascii="Helvetica" w:eastAsia="Times New Roman" w:hAnsi="Helvetica" w:cs="Times New Roman"/>
          <w:sz w:val="22"/>
          <w:szCs w:val="22"/>
        </w:rPr>
        <w:t xml:space="preserve">. However, high precision </w:t>
      </w:r>
      <w:r>
        <w:rPr>
          <w:rFonts w:ascii="Helvetica" w:eastAsia="Times New Roman" w:hAnsi="Helvetica" w:cs="Times New Roman"/>
          <w:sz w:val="22"/>
          <w:szCs w:val="22"/>
        </w:rPr>
        <w:t>monitoring of systems is</w:t>
      </w:r>
      <w:r w:rsidRPr="00223CEE">
        <w:rPr>
          <w:rFonts w:ascii="Helvetica" w:eastAsia="Times New Roman" w:hAnsi="Helvetica" w:cs="Times New Roman"/>
          <w:sz w:val="22"/>
          <w:szCs w:val="22"/>
        </w:rPr>
        <w:t xml:space="preserve"> often costly</w:t>
      </w:r>
      <w:r>
        <w:rPr>
          <w:rFonts w:ascii="Helvetica" w:eastAsia="Times New Roman" w:hAnsi="Helvetica" w:cs="Times New Roman"/>
          <w:sz w:val="22"/>
          <w:szCs w:val="22"/>
        </w:rPr>
        <w:t>, requires analysis and storage of massive datasets,</w:t>
      </w:r>
      <w:r w:rsidRPr="00223CEE">
        <w:rPr>
          <w:rFonts w:ascii="Helvetica" w:eastAsia="Times New Roman" w:hAnsi="Helvetica" w:cs="Times New Roman"/>
          <w:sz w:val="22"/>
          <w:szCs w:val="22"/>
        </w:rPr>
        <w:t xml:space="preserve"> and </w:t>
      </w:r>
      <w:r>
        <w:rPr>
          <w:rFonts w:ascii="Helvetica" w:eastAsia="Times New Roman" w:hAnsi="Helvetica" w:cs="Times New Roman"/>
          <w:sz w:val="22"/>
          <w:szCs w:val="22"/>
        </w:rPr>
        <w:t>can</w:t>
      </w:r>
      <w:r w:rsidRPr="00223CEE">
        <w:rPr>
          <w:rFonts w:ascii="Helvetica" w:eastAsia="Times New Roman" w:hAnsi="Helvetica" w:cs="Times New Roman"/>
          <w:sz w:val="22"/>
          <w:szCs w:val="22"/>
        </w:rPr>
        <w:t xml:space="preserve"> delay </w:t>
      </w:r>
      <w:proofErr w:type="gramStart"/>
      <w:r w:rsidRPr="00223CEE">
        <w:rPr>
          <w:rFonts w:ascii="Helvetica" w:eastAsia="Times New Roman" w:hAnsi="Helvetica" w:cs="Times New Roman"/>
          <w:sz w:val="22"/>
          <w:szCs w:val="22"/>
        </w:rPr>
        <w:t>decision making</w:t>
      </w:r>
      <w:proofErr w:type="gramEnd"/>
      <w:r w:rsidRPr="00223CEE">
        <w:rPr>
          <w:rFonts w:ascii="Helvetica" w:eastAsia="Times New Roman" w:hAnsi="Helvetica" w:cs="Times New Roman"/>
          <w:sz w:val="22"/>
          <w:szCs w:val="22"/>
        </w:rPr>
        <w:t xml:space="preserve">. </w:t>
      </w:r>
      <w:r>
        <w:rPr>
          <w:rFonts w:ascii="Helvetica" w:eastAsia="Times New Roman" w:hAnsi="Helvetica" w:cs="Times New Roman"/>
          <w:sz w:val="22"/>
          <w:szCs w:val="22"/>
        </w:rPr>
        <w:t>I</w:t>
      </w:r>
      <w:r w:rsidRPr="00223CEE">
        <w:rPr>
          <w:rFonts w:ascii="Helvetica" w:hAnsi="Helvetica"/>
          <w:sz w:val="22"/>
          <w:szCs w:val="22"/>
        </w:rPr>
        <w:t xml:space="preserve">n </w:t>
      </w:r>
      <w:r>
        <w:rPr>
          <w:rFonts w:ascii="Helvetica" w:hAnsi="Helvetica"/>
          <w:sz w:val="22"/>
          <w:szCs w:val="22"/>
        </w:rPr>
        <w:t>environmental</w:t>
      </w:r>
      <w:r w:rsidRPr="00223CEE">
        <w:rPr>
          <w:rFonts w:ascii="Helvetica" w:hAnsi="Helvetica"/>
          <w:sz w:val="22"/>
          <w:szCs w:val="22"/>
        </w:rPr>
        <w:t xml:space="preserve"> management</w:t>
      </w:r>
      <w:r>
        <w:rPr>
          <w:rFonts w:ascii="Helvetica" w:hAnsi="Helvetica"/>
          <w:sz w:val="22"/>
          <w:szCs w:val="22"/>
        </w:rPr>
        <w:t>, a major question</w:t>
      </w:r>
      <w:r w:rsidRPr="00223CEE">
        <w:rPr>
          <w:rFonts w:ascii="Helvetica" w:hAnsi="Helvetica"/>
          <w:sz w:val="22"/>
          <w:szCs w:val="22"/>
        </w:rPr>
        <w:t xml:space="preserve"> is how much </w:t>
      </w:r>
      <w:r>
        <w:rPr>
          <w:rFonts w:ascii="Helvetica" w:hAnsi="Helvetica"/>
          <w:sz w:val="22"/>
          <w:szCs w:val="22"/>
        </w:rPr>
        <w:t>monitoring</w:t>
      </w:r>
      <w:r w:rsidRPr="00223CEE">
        <w:rPr>
          <w:rFonts w:ascii="Helvetica" w:hAnsi="Helvetica"/>
          <w:sz w:val="22"/>
          <w:szCs w:val="22"/>
        </w:rPr>
        <w:t xml:space="preserve"> is needed to maximize delivery of ecosystem</w:t>
      </w:r>
      <w:r>
        <w:rPr>
          <w:rFonts w:ascii="Helvetica" w:hAnsi="Helvetica"/>
          <w:sz w:val="22"/>
          <w:szCs w:val="22"/>
        </w:rPr>
        <w:t xml:space="preserve"> goods and</w:t>
      </w:r>
      <w:r w:rsidRPr="00223CEE">
        <w:rPr>
          <w:rFonts w:ascii="Helvetica" w:hAnsi="Helvetica"/>
          <w:sz w:val="22"/>
          <w:szCs w:val="22"/>
        </w:rPr>
        <w:t xml:space="preserve"> services while minimizing </w:t>
      </w:r>
      <w:r w:rsidR="00F6763F">
        <w:rPr>
          <w:rFonts w:ascii="Helvetica" w:hAnsi="Helvetica"/>
          <w:sz w:val="22"/>
          <w:szCs w:val="22"/>
        </w:rPr>
        <w:t xml:space="preserve">the </w:t>
      </w:r>
      <w:r w:rsidRPr="00223CEE">
        <w:rPr>
          <w:rFonts w:ascii="Helvetica" w:hAnsi="Helvetica"/>
          <w:sz w:val="22"/>
          <w:szCs w:val="22"/>
        </w:rPr>
        <w:t xml:space="preserve">risk of </w:t>
      </w:r>
      <w:r>
        <w:rPr>
          <w:rFonts w:ascii="Helvetica" w:hAnsi="Helvetica"/>
          <w:sz w:val="22"/>
          <w:szCs w:val="22"/>
        </w:rPr>
        <w:t xml:space="preserve">species or ecosystem collapse </w:t>
      </w:r>
      <w:r>
        <w:rPr>
          <w:rFonts w:ascii="Helvetica" w:hAnsi="Helvetica"/>
          <w:sz w:val="22"/>
          <w:szCs w:val="22"/>
        </w:rPr>
        <w:fldChar w:fldCharType="begin"/>
      </w:r>
      <w:r w:rsidR="009442F2">
        <w:rPr>
          <w:rFonts w:ascii="Helvetica" w:hAnsi="Helvetica"/>
          <w:sz w:val="22"/>
          <w:szCs w:val="22"/>
        </w:rPr>
        <w:instrText xml:space="preserve"> ADDIN EN.CITE &lt;EndNote&gt;&lt;Cite&gt;&lt;Author&gt;Kates&lt;/Author&gt;&lt;Year&gt;2001&lt;/Year&gt;&lt;RecNum&gt;8077&lt;/RecNum&gt;&lt;DisplayText&gt;(Kates&lt;style face="italic"&gt; et al.&lt;/style&gt; 2001)&lt;/DisplayText&gt;&lt;record&gt;&lt;rec-number&gt;8077&lt;/rec-number&gt;&lt;foreign-keys&gt;&lt;key app="EN" db-id="dsrza9wtbra05fevxvw5svf8d0a9a0ptptvp" timestamp="1418497361"&gt;8077&lt;/key&gt;&lt;/foreign-keys&gt;&lt;ref-type name="Journal Article"&gt;17&lt;/ref-type&gt;&lt;contributors&gt;&lt;authors&gt;&lt;author&gt;Kates, Robert W.&lt;/author&gt;&lt;author&gt;Clark, William C.&lt;/author&gt;&lt;author&gt;Corell, Robert&lt;/author&gt;&lt;author&gt;Hall, J. Michael&lt;/author&gt;&lt;author&gt;Jaeger, Carlo C.&lt;/author&gt;&lt;author&gt;Lowe, Ian&lt;/author&gt;&lt;author&gt;McCarthy, James J.&lt;/author&gt;&lt;author&gt;Schellnhuber, Hans Joachim&lt;/author&gt;&lt;author&gt;Bolin, Bert&lt;/author&gt;&lt;author&gt;Dickson, Nancy M.&lt;/author&gt;&lt;author&gt;Faucheux, Sylvie&lt;/author&gt;&lt;author&gt;Gallopin, Gilberto C.&lt;/author&gt;&lt;author&gt;Grübler, Arnulf&lt;/author&gt;&lt;author&gt;Huntley, Brian&lt;/author&gt;&lt;author&gt;Jäger, Jill&lt;/author&gt;&lt;author&gt;Jodha, Narpat S.&lt;/author&gt;&lt;author&gt;Kasperson, Roger E.&lt;/author&gt;&lt;author&gt;Mabogunje, Akin&lt;/author&gt;&lt;author&gt;Matson, Pamela&lt;/author&gt;&lt;author&gt;Mooney, Harold&lt;/author&gt;&lt;author&gt;Moore, Berrien&lt;/author&gt;&lt;author&gt;O&amp;apos;Riordan, Timothy&lt;/author&gt;&lt;author&gt;Svedin, Uno&lt;/author&gt;&lt;/authors&gt;&lt;/contributors&gt;&lt;titles&gt;&lt;title&gt;Sustainability Science&lt;/title&gt;&lt;secondary-title&gt;Science&lt;/secondary-title&gt;&lt;/titles&gt;&lt;periodical&gt;&lt;full-title&gt;Science&lt;/full-title&gt;&lt;/periodical&gt;&lt;pages&gt;641-642&lt;/pages&gt;&lt;volume&gt;292&lt;/volume&gt;&lt;number&gt;5517&lt;/number&gt;&lt;dates&gt;&lt;year&gt;2001&lt;/year&gt;&lt;pub-dates&gt;&lt;date&gt;April 27, 2001&lt;/date&gt;&lt;/pub-dates&gt;&lt;/dates&gt;&lt;urls&gt;&lt;related-urls&gt;&lt;url&gt;http://www.sciencemag.org/content/292/5517/641.short&lt;/url&gt;&lt;/related-urls&gt;&lt;/urls&gt;&lt;electronic-resource-num&gt;10.1126/science.1059386&lt;/electronic-resource-num&gt;&lt;/record&gt;&lt;/Cite&gt;&lt;/EndNote&gt;</w:instrText>
      </w:r>
      <w:r>
        <w:rPr>
          <w:rFonts w:ascii="Helvetica" w:hAnsi="Helvetica"/>
          <w:sz w:val="22"/>
          <w:szCs w:val="22"/>
        </w:rPr>
        <w:fldChar w:fldCharType="separate"/>
      </w:r>
      <w:r w:rsidR="009442F2">
        <w:rPr>
          <w:rFonts w:ascii="Helvetica" w:hAnsi="Helvetica"/>
          <w:noProof/>
          <w:sz w:val="22"/>
          <w:szCs w:val="22"/>
        </w:rPr>
        <w:t>(Kates</w:t>
      </w:r>
      <w:r w:rsidR="009442F2" w:rsidRPr="009442F2">
        <w:rPr>
          <w:rFonts w:ascii="Helvetica" w:hAnsi="Helvetica"/>
          <w:i/>
          <w:noProof/>
          <w:sz w:val="22"/>
          <w:szCs w:val="22"/>
        </w:rPr>
        <w:t xml:space="preserve"> et al.</w:t>
      </w:r>
      <w:r w:rsidR="009442F2">
        <w:rPr>
          <w:rFonts w:ascii="Helvetica" w:hAnsi="Helvetica"/>
          <w:noProof/>
          <w:sz w:val="22"/>
          <w:szCs w:val="22"/>
        </w:rPr>
        <w:t xml:space="preserve"> 2001)</w:t>
      </w:r>
      <w:r>
        <w:rPr>
          <w:rFonts w:ascii="Helvetica" w:hAnsi="Helvetica"/>
          <w:sz w:val="22"/>
          <w:szCs w:val="22"/>
        </w:rPr>
        <w:fldChar w:fldCharType="end"/>
      </w:r>
      <w:commentRangeStart w:id="8"/>
      <w:r w:rsidRPr="00223CEE">
        <w:rPr>
          <w:rFonts w:ascii="Helvetica" w:hAnsi="Helvetica"/>
          <w:sz w:val="22"/>
          <w:szCs w:val="22"/>
        </w:rPr>
        <w:t>?</w:t>
      </w:r>
      <w:commentRangeEnd w:id="8"/>
      <w:r w:rsidR="00C14DA4">
        <w:rPr>
          <w:rStyle w:val="CommentReference"/>
        </w:rPr>
        <w:commentReference w:id="8"/>
      </w:r>
    </w:p>
    <w:p w14:paraId="15B46E01" w14:textId="77777777" w:rsidR="00C14DA4" w:rsidRDefault="008F57EE" w:rsidP="008F57EE">
      <w:pPr>
        <w:ind w:firstLine="810"/>
        <w:rPr>
          <w:ins w:id="9" w:author="Crow White" w:date="2017-04-17T15:10:00Z"/>
          <w:rFonts w:ascii="Helvetica" w:hAnsi="Helvetica"/>
          <w:color w:val="000000" w:themeColor="text1"/>
          <w:sz w:val="22"/>
          <w:szCs w:val="22"/>
        </w:rPr>
      </w:pPr>
      <w:r>
        <w:rPr>
          <w:rFonts w:ascii="Helvetica" w:eastAsia="Times New Roman" w:hAnsi="Helvetica" w:cs="Times New Roman"/>
          <w:sz w:val="22"/>
          <w:szCs w:val="22"/>
        </w:rPr>
        <w:t xml:space="preserve">In natural resource management, monitoring typically allows managers to assess the status of a species </w:t>
      </w:r>
      <w:r w:rsidR="00F658A3">
        <w:rPr>
          <w:rFonts w:ascii="Helvetica" w:eastAsia="Times New Roman" w:hAnsi="Helvetica" w:cs="Times New Roman"/>
          <w:sz w:val="22"/>
          <w:szCs w:val="22"/>
        </w:rPr>
        <w:t xml:space="preserve">or ecosystem </w:t>
      </w:r>
      <w:r w:rsidR="00604B57">
        <w:rPr>
          <w:rFonts w:ascii="Helvetica" w:eastAsia="Times New Roman" w:hAnsi="Helvetica" w:cs="Times New Roman"/>
          <w:sz w:val="22"/>
          <w:szCs w:val="22"/>
        </w:rPr>
        <w:t xml:space="preserve">relative to one or more </w:t>
      </w:r>
      <w:r>
        <w:rPr>
          <w:rFonts w:ascii="Helvetica" w:eastAsia="Times New Roman" w:hAnsi="Helvetica" w:cs="Times New Roman"/>
          <w:sz w:val="22"/>
          <w:szCs w:val="22"/>
        </w:rPr>
        <w:t>critical threshold value</w:t>
      </w:r>
      <w:r w:rsidR="00EA6C4E">
        <w:rPr>
          <w:rFonts w:ascii="Helvetica" w:eastAsia="Times New Roman" w:hAnsi="Helvetica" w:cs="Times New Roman"/>
          <w:sz w:val="22"/>
          <w:szCs w:val="22"/>
        </w:rPr>
        <w:t>s</w:t>
      </w:r>
      <w:r w:rsidR="00FE78AB">
        <w:rPr>
          <w:rFonts w:ascii="Helvetica" w:eastAsia="Times New Roman" w:hAnsi="Helvetica" w:cs="Times New Roman"/>
          <w:sz w:val="22"/>
          <w:szCs w:val="22"/>
        </w:rPr>
        <w:t>,</w:t>
      </w:r>
      <w:r>
        <w:rPr>
          <w:rFonts w:ascii="Helvetica" w:eastAsia="Times New Roman" w:hAnsi="Helvetica" w:cs="Times New Roman"/>
          <w:sz w:val="22"/>
          <w:szCs w:val="22"/>
        </w:rPr>
        <w:t xml:space="preserve"> below which the risk</w:t>
      </w:r>
      <w:r w:rsidR="00A82596">
        <w:rPr>
          <w:rFonts w:ascii="Helvetica" w:eastAsia="Times New Roman" w:hAnsi="Helvetica" w:cs="Times New Roman"/>
          <w:sz w:val="22"/>
          <w:szCs w:val="22"/>
        </w:rPr>
        <w:t xml:space="preserve"> of </w:t>
      </w:r>
      <w:r w:rsidR="00604B57">
        <w:rPr>
          <w:rFonts w:ascii="Helvetica" w:eastAsia="Times New Roman" w:hAnsi="Helvetica" w:cs="Times New Roman"/>
          <w:sz w:val="22"/>
          <w:szCs w:val="22"/>
        </w:rPr>
        <w:t xml:space="preserve">resource or socio-economic </w:t>
      </w:r>
      <w:r w:rsidR="00A82596">
        <w:rPr>
          <w:rFonts w:ascii="Helvetica" w:eastAsia="Times New Roman" w:hAnsi="Helvetica" w:cs="Times New Roman"/>
          <w:sz w:val="22"/>
          <w:szCs w:val="22"/>
        </w:rPr>
        <w:t xml:space="preserve">collapse becomes high. For </w:t>
      </w:r>
      <w:r w:rsidR="003947CD">
        <w:rPr>
          <w:rFonts w:ascii="Helvetica" w:eastAsia="Times New Roman" w:hAnsi="Helvetica" w:cs="Times New Roman"/>
          <w:sz w:val="22"/>
          <w:szCs w:val="22"/>
        </w:rPr>
        <w:t xml:space="preserve">example, in the </w:t>
      </w:r>
      <w:r w:rsidR="00A82596">
        <w:rPr>
          <w:rFonts w:ascii="Helvetica" w:eastAsia="Times New Roman" w:hAnsi="Helvetica" w:cs="Times New Roman"/>
          <w:sz w:val="22"/>
          <w:szCs w:val="22"/>
        </w:rPr>
        <w:t xml:space="preserve">management of a single </w:t>
      </w:r>
      <w:r>
        <w:rPr>
          <w:rFonts w:ascii="Helvetica" w:eastAsia="Times New Roman" w:hAnsi="Helvetica" w:cs="Times New Roman"/>
          <w:sz w:val="22"/>
          <w:szCs w:val="22"/>
        </w:rPr>
        <w:t xml:space="preserve">resource </w:t>
      </w:r>
      <w:r w:rsidRPr="00573DBE">
        <w:rPr>
          <w:rFonts w:ascii="Helvetica" w:eastAsia="Times New Roman" w:hAnsi="Helvetica" w:cs="Times New Roman"/>
          <w:color w:val="000000" w:themeColor="text1"/>
          <w:sz w:val="22"/>
          <w:szCs w:val="22"/>
        </w:rPr>
        <w:t xml:space="preserve">like </w:t>
      </w:r>
      <w:r w:rsidR="00FE78AB">
        <w:rPr>
          <w:rFonts w:ascii="Helvetica" w:eastAsia="Times New Roman" w:hAnsi="Helvetica" w:cs="Times New Roman"/>
          <w:color w:val="000000" w:themeColor="text1"/>
          <w:sz w:val="22"/>
          <w:szCs w:val="22"/>
        </w:rPr>
        <w:t xml:space="preserve">a </w:t>
      </w:r>
      <w:r w:rsidRPr="00573DBE">
        <w:rPr>
          <w:rFonts w:ascii="Helvetica" w:eastAsia="Times New Roman" w:hAnsi="Helvetica" w:cs="Times New Roman"/>
          <w:color w:val="000000" w:themeColor="text1"/>
          <w:sz w:val="22"/>
          <w:szCs w:val="22"/>
        </w:rPr>
        <w:t>fish</w:t>
      </w:r>
      <w:r w:rsidR="00FE78AB">
        <w:rPr>
          <w:rFonts w:ascii="Helvetica" w:eastAsia="Times New Roman" w:hAnsi="Helvetica" w:cs="Times New Roman"/>
          <w:color w:val="000000" w:themeColor="text1"/>
          <w:sz w:val="22"/>
          <w:szCs w:val="22"/>
        </w:rPr>
        <w:t xml:space="preserve"> stock</w:t>
      </w:r>
      <w:r w:rsidRPr="00573DBE">
        <w:rPr>
          <w:rFonts w:ascii="Helvetica" w:eastAsia="Times New Roman" w:hAnsi="Helvetica" w:cs="Times New Roman"/>
          <w:color w:val="000000" w:themeColor="text1"/>
          <w:sz w:val="22"/>
          <w:szCs w:val="22"/>
        </w:rPr>
        <w:t xml:space="preserve">, management strategies often include lower population limits below </w:t>
      </w:r>
      <w:r w:rsidRPr="00573DBE">
        <w:rPr>
          <w:rFonts w:ascii="Helvetica" w:hAnsi="Helvetica"/>
          <w:color w:val="000000" w:themeColor="text1"/>
          <w:sz w:val="22"/>
          <w:szCs w:val="22"/>
        </w:rPr>
        <w:t>which harvest is suspended</w:t>
      </w:r>
      <w:r w:rsidR="003947CD">
        <w:rPr>
          <w:rFonts w:ascii="Helvetica" w:hAnsi="Helvetica"/>
          <w:color w:val="000000" w:themeColor="text1"/>
          <w:sz w:val="22"/>
          <w:szCs w:val="22"/>
        </w:rPr>
        <w:t xml:space="preserve"> (i.e. a ‘limit reference point’). This </w:t>
      </w:r>
      <w:r w:rsidR="00F6763F">
        <w:rPr>
          <w:rFonts w:ascii="Helvetica" w:hAnsi="Helvetica"/>
          <w:color w:val="000000" w:themeColor="text1"/>
          <w:sz w:val="22"/>
          <w:szCs w:val="22"/>
        </w:rPr>
        <w:t xml:space="preserve">threshold </w:t>
      </w:r>
      <w:r w:rsidR="003947CD">
        <w:rPr>
          <w:rFonts w:ascii="Helvetica" w:hAnsi="Helvetica"/>
          <w:color w:val="000000" w:themeColor="text1"/>
          <w:sz w:val="22"/>
          <w:szCs w:val="22"/>
        </w:rPr>
        <w:t>is set</w:t>
      </w:r>
      <w:r w:rsidRPr="00573DBE">
        <w:rPr>
          <w:rFonts w:ascii="Helvetica" w:hAnsi="Helvetica"/>
          <w:color w:val="000000" w:themeColor="text1"/>
          <w:sz w:val="22"/>
          <w:szCs w:val="22"/>
        </w:rPr>
        <w:t xml:space="preserve"> because</w:t>
      </w:r>
      <w:r w:rsidR="003947CD">
        <w:rPr>
          <w:rFonts w:ascii="Helvetica" w:hAnsi="Helvetica"/>
          <w:color w:val="000000" w:themeColor="text1"/>
          <w:sz w:val="22"/>
          <w:szCs w:val="22"/>
        </w:rPr>
        <w:t xml:space="preserve"> managers believe </w:t>
      </w:r>
      <w:r w:rsidR="00125F2B" w:rsidRPr="00223CEE">
        <w:rPr>
          <w:rFonts w:ascii="Helvetica" w:hAnsi="Helvetica"/>
          <w:sz w:val="22"/>
          <w:szCs w:val="22"/>
        </w:rPr>
        <w:t xml:space="preserve">the </w:t>
      </w:r>
      <w:r w:rsidR="00125F2B">
        <w:rPr>
          <w:rFonts w:ascii="Helvetica" w:hAnsi="Helvetica"/>
          <w:sz w:val="22"/>
          <w:szCs w:val="22"/>
        </w:rPr>
        <w:t>risk of serious or irreversible harm to populations, ecosystems, economies, and societies is greatly elevated.</w:t>
      </w:r>
      <w:r w:rsidR="00A82596">
        <w:rPr>
          <w:rFonts w:ascii="Helvetica" w:hAnsi="Helvetica"/>
          <w:color w:val="000000" w:themeColor="text1"/>
          <w:sz w:val="22"/>
          <w:szCs w:val="22"/>
        </w:rPr>
        <w:t xml:space="preserve"> </w:t>
      </w:r>
      <w:r w:rsidR="00752CA9">
        <w:rPr>
          <w:rFonts w:ascii="Helvetica" w:hAnsi="Helvetica"/>
          <w:color w:val="000000" w:themeColor="text1"/>
          <w:sz w:val="22"/>
          <w:szCs w:val="22"/>
        </w:rPr>
        <w:t xml:space="preserve">Managers of a single species also seek to avoid biological tipping points, a lower population limit that is typically even lower than the limit reference point, below which </w:t>
      </w:r>
      <w:r w:rsidR="00752CA9" w:rsidRPr="00573DBE">
        <w:rPr>
          <w:rFonts w:ascii="Helvetica" w:hAnsi="Helvetica"/>
          <w:color w:val="000000" w:themeColor="text1"/>
          <w:sz w:val="22"/>
          <w:szCs w:val="22"/>
        </w:rPr>
        <w:t>irreversible</w:t>
      </w:r>
      <w:r w:rsidR="00752CA9">
        <w:rPr>
          <w:rFonts w:ascii="Helvetica" w:hAnsi="Helvetica"/>
          <w:color w:val="000000" w:themeColor="text1"/>
          <w:sz w:val="22"/>
          <w:szCs w:val="22"/>
        </w:rPr>
        <w:t xml:space="preserve"> harm can occur due to phenomena such as inbreeding depression</w:t>
      </w:r>
      <w:r w:rsidR="00A37982">
        <w:rPr>
          <w:rFonts w:ascii="Helvetica" w:hAnsi="Helvetica"/>
          <w:color w:val="000000" w:themeColor="text1"/>
          <w:sz w:val="22"/>
          <w:szCs w:val="22"/>
        </w:rPr>
        <w:t xml:space="preserve"> or mate limitation</w:t>
      </w:r>
      <w:r w:rsidR="00B369FD" w:rsidRPr="00B369FD">
        <w:t xml:space="preserve"> </w:t>
      </w:r>
      <w:r w:rsidR="004C35D8">
        <w:rPr>
          <w:rFonts w:ascii="Helvetica" w:hAnsi="Helvetica"/>
          <w:color w:val="000000" w:themeColor="text1"/>
          <w:sz w:val="22"/>
          <w:szCs w:val="22"/>
        </w:rPr>
        <w:fldChar w:fldCharType="begin"/>
      </w:r>
      <w:r w:rsidR="004C35D8">
        <w:rPr>
          <w:rFonts w:ascii="Helvetica" w:hAnsi="Helvetica"/>
          <w:color w:val="000000" w:themeColor="text1"/>
          <w:sz w:val="22"/>
          <w:szCs w:val="22"/>
        </w:rPr>
        <w:instrText xml:space="preserve"> ADDIN EN.CITE &lt;EndNote&gt;&lt;Cite&gt;&lt;Author&gt;Courchamp&lt;/Author&gt;&lt;Year&gt;1999&lt;/Year&gt;&lt;RecNum&gt;4246&lt;/RecNum&gt;&lt;DisplayText&gt;(Courchamp&lt;style face="italic"&gt; et al.&lt;/style&gt; 1999)&lt;/DisplayText&gt;&lt;record&gt;&lt;rec-number&gt;4246&lt;/rec-number&gt;&lt;foreign-keys&gt;&lt;key app="EN" db-id="dsrza9wtbra05fevxvw5svf8d0a9a0ptptvp" timestamp="0"&gt;4246&lt;/key&gt;&lt;/foreign-keys&gt;&lt;ref-type name="Journal Article"&gt;17&lt;/ref-type&gt;&lt;contributors&gt;&lt;authors&gt;&lt;author&gt;Franck Courchamp&lt;/author&gt;&lt;author&gt;Tim Clutton-Brock&lt;/author&gt;&lt;author&gt;Bryan Grenfell&lt;/author&gt;&lt;/authors&gt;&lt;/contributors&gt;&lt;titles&gt;&lt;title&gt;Inverse density dependence and the Allee effect&lt;/title&gt;&lt;secondary-title&gt;Trends in Ecology &amp;amp; Evolution&lt;/secondary-title&gt;&lt;/titles&gt;&lt;periodical&gt;&lt;full-title&gt;Trends in Ecology &amp;amp; Evolution&lt;/full-title&gt;&lt;/periodical&gt;&lt;pages&gt;405-410&lt;/pages&gt;&lt;volume&gt;14&lt;/volume&gt;&lt;number&gt;10&lt;/number&gt;&lt;keywords&gt;&lt;keyword&gt;Allee effect&lt;/keyword&gt;&lt;keyword&gt;facilitation&lt;/keyword&gt;&lt;keyword&gt;positive associations&lt;/keyword&gt;&lt;keyword&gt;population dynamics&lt;/keyword&gt;&lt;keyword&gt;population density&lt;/keyword&gt;&lt;keyword&gt;digital&lt;/keyword&gt;&lt;/keywords&gt;&lt;dates&gt;&lt;year&gt;1999&lt;/year&gt;&lt;/dates&gt;&lt;urls&gt;&lt;/urls&gt;&lt;/record&gt;&lt;/Cite&gt;&lt;/EndNote&gt;</w:instrText>
      </w:r>
      <w:r w:rsidR="004C35D8">
        <w:rPr>
          <w:rFonts w:ascii="Helvetica" w:hAnsi="Helvetica"/>
          <w:color w:val="000000" w:themeColor="text1"/>
          <w:sz w:val="22"/>
          <w:szCs w:val="22"/>
        </w:rPr>
        <w:fldChar w:fldCharType="separate"/>
      </w:r>
      <w:r w:rsidR="004C35D8">
        <w:rPr>
          <w:rFonts w:ascii="Helvetica" w:hAnsi="Helvetica"/>
          <w:noProof/>
          <w:color w:val="000000" w:themeColor="text1"/>
          <w:sz w:val="22"/>
          <w:szCs w:val="22"/>
        </w:rPr>
        <w:t>(Courchamp</w:t>
      </w:r>
      <w:r w:rsidR="004C35D8" w:rsidRPr="004C35D8">
        <w:rPr>
          <w:rFonts w:ascii="Helvetica" w:hAnsi="Helvetica"/>
          <w:i/>
          <w:noProof/>
          <w:color w:val="000000" w:themeColor="text1"/>
          <w:sz w:val="22"/>
          <w:szCs w:val="22"/>
        </w:rPr>
        <w:t xml:space="preserve"> et al.</w:t>
      </w:r>
      <w:r w:rsidR="004C35D8">
        <w:rPr>
          <w:rFonts w:ascii="Helvetica" w:hAnsi="Helvetica"/>
          <w:noProof/>
          <w:color w:val="000000" w:themeColor="text1"/>
          <w:sz w:val="22"/>
          <w:szCs w:val="22"/>
        </w:rPr>
        <w:t xml:space="preserve"> 1999)</w:t>
      </w:r>
      <w:r w:rsidR="004C35D8">
        <w:rPr>
          <w:rFonts w:ascii="Helvetica" w:hAnsi="Helvetica"/>
          <w:color w:val="000000" w:themeColor="text1"/>
          <w:sz w:val="22"/>
          <w:szCs w:val="22"/>
        </w:rPr>
        <w:fldChar w:fldCharType="end"/>
      </w:r>
      <w:r w:rsidR="00B369FD">
        <w:rPr>
          <w:rFonts w:ascii="Helvetica" w:hAnsi="Helvetica"/>
          <w:color w:val="000000" w:themeColor="text1"/>
          <w:sz w:val="22"/>
          <w:szCs w:val="22"/>
        </w:rPr>
        <w:t>.</w:t>
      </w:r>
      <w:r w:rsidR="00752CA9" w:rsidRPr="00573DBE">
        <w:rPr>
          <w:rFonts w:ascii="Helvetica" w:hAnsi="Helvetica"/>
          <w:color w:val="000000" w:themeColor="text1"/>
          <w:sz w:val="22"/>
          <w:szCs w:val="22"/>
        </w:rPr>
        <w:t xml:space="preserve"> </w:t>
      </w:r>
      <w:r w:rsidR="000762F3">
        <w:rPr>
          <w:rFonts w:ascii="Helvetica" w:hAnsi="Helvetica"/>
          <w:color w:val="000000" w:themeColor="text1"/>
          <w:sz w:val="22"/>
          <w:szCs w:val="22"/>
        </w:rPr>
        <w:t xml:space="preserve">Such </w:t>
      </w:r>
      <w:r w:rsidR="006D77C6">
        <w:rPr>
          <w:rFonts w:ascii="Helvetica" w:hAnsi="Helvetica"/>
          <w:color w:val="000000" w:themeColor="text1"/>
          <w:sz w:val="22"/>
          <w:szCs w:val="22"/>
        </w:rPr>
        <w:t xml:space="preserve">single species </w:t>
      </w:r>
      <w:r w:rsidR="000762F3">
        <w:rPr>
          <w:rFonts w:ascii="Helvetica" w:hAnsi="Helvetica"/>
          <w:color w:val="000000" w:themeColor="text1"/>
          <w:sz w:val="22"/>
          <w:szCs w:val="22"/>
        </w:rPr>
        <w:t xml:space="preserve">thresholds have been discussed in a diverse array of contexts </w:t>
      </w:r>
      <w:r w:rsidR="006D77C6">
        <w:rPr>
          <w:rFonts w:ascii="Helvetica" w:hAnsi="Helvetica"/>
          <w:color w:val="000000" w:themeColor="text1"/>
          <w:sz w:val="22"/>
          <w:szCs w:val="22"/>
        </w:rPr>
        <w:t xml:space="preserve">ranging from </w:t>
      </w:r>
      <w:r w:rsidR="000762F3">
        <w:rPr>
          <w:rFonts w:ascii="Helvetica" w:hAnsi="Helvetica"/>
          <w:color w:val="000000" w:themeColor="text1"/>
          <w:sz w:val="22"/>
          <w:szCs w:val="22"/>
        </w:rPr>
        <w:t xml:space="preserve">indigenous hunting of geese in Australia </w:t>
      </w:r>
      <w:r w:rsidR="006D77C6">
        <w:rPr>
          <w:rFonts w:ascii="Helvetica" w:hAnsi="Helvetica"/>
          <w:color w:val="000000" w:themeColor="text1"/>
          <w:sz w:val="22"/>
          <w:szCs w:val="22"/>
        </w:rPr>
        <w:fldChar w:fldCharType="begin"/>
      </w:r>
      <w:r w:rsidR="006D77C6">
        <w:rPr>
          <w:rFonts w:ascii="Helvetica" w:hAnsi="Helvetica"/>
          <w:color w:val="000000" w:themeColor="text1"/>
          <w:sz w:val="22"/>
          <w:szCs w:val="22"/>
        </w:rPr>
        <w:instrText xml:space="preserve"> ADDIN EN.CITE &lt;EndNote&gt;&lt;Cite&gt;&lt;Author&gt;Traill&lt;/Author&gt;&lt;Year&gt;2010&lt;/Year&gt;&lt;RecNum&gt;8452&lt;/RecNum&gt;&lt;DisplayText&gt;(Traill&lt;style face="italic"&gt; et al.&lt;/style&gt; 2010)&lt;/DisplayText&gt;&lt;record&gt;&lt;rec-number&gt;8452&lt;/rec-number&gt;&lt;foreign-keys&gt;&lt;key app="EN" db-id="dsrza9wtbra05fevxvw5svf8d0a9a0ptptvp" timestamp="1490826343"&gt;8452&lt;/key&gt;&lt;/foreign-keys&gt;&lt;ref-type name="Journal Article"&gt;17&lt;/ref-type&gt;&lt;contributors&gt;&lt;authors&gt;&lt;author&gt;Traill, Lochran W&lt;/author&gt;&lt;author&gt;Bradshaw, Corey JA&lt;/author&gt;&lt;author&gt;Delean, Steven&lt;/author&gt;&lt;author&gt;Brook, Barry W&lt;/author&gt;&lt;/authors&gt;&lt;/contributors&gt;&lt;titles&gt;&lt;title&gt;Wetland conservation and sustainable use under global change: a tropical Australian case study using magpie geese&lt;/title&gt;&lt;secondary-title&gt;Ecography&lt;/secondary-title&gt;&lt;/titles&gt;&lt;periodical&gt;&lt;full-title&gt;Ecography&lt;/full-title&gt;&lt;/periodical&gt;&lt;pages&gt;818-825&lt;/pages&gt;&lt;volume&gt;33&lt;/volume&gt;&lt;number&gt;5&lt;/number&gt;&lt;dates&gt;&lt;year&gt;2010&lt;/year&gt;&lt;/dates&gt;&lt;isbn&gt;1600-0587&lt;/isbn&gt;&lt;urls&gt;&lt;/urls&gt;&lt;/record&gt;&lt;/Cite&gt;&lt;/EndNote&gt;</w:instrText>
      </w:r>
      <w:r w:rsidR="006D77C6">
        <w:rPr>
          <w:rFonts w:ascii="Helvetica" w:hAnsi="Helvetica"/>
          <w:color w:val="000000" w:themeColor="text1"/>
          <w:sz w:val="22"/>
          <w:szCs w:val="22"/>
        </w:rPr>
        <w:fldChar w:fldCharType="separate"/>
      </w:r>
      <w:r w:rsidR="006D77C6">
        <w:rPr>
          <w:rFonts w:ascii="Helvetica" w:hAnsi="Helvetica"/>
          <w:noProof/>
          <w:color w:val="000000" w:themeColor="text1"/>
          <w:sz w:val="22"/>
          <w:szCs w:val="22"/>
        </w:rPr>
        <w:t>(Traill</w:t>
      </w:r>
      <w:r w:rsidR="006D77C6" w:rsidRPr="006D77C6">
        <w:rPr>
          <w:rFonts w:ascii="Helvetica" w:hAnsi="Helvetica"/>
          <w:i/>
          <w:noProof/>
          <w:color w:val="000000" w:themeColor="text1"/>
          <w:sz w:val="22"/>
          <w:szCs w:val="22"/>
        </w:rPr>
        <w:t xml:space="preserve"> et al.</w:t>
      </w:r>
      <w:r w:rsidR="006D77C6">
        <w:rPr>
          <w:rFonts w:ascii="Helvetica" w:hAnsi="Helvetica"/>
          <w:noProof/>
          <w:color w:val="000000" w:themeColor="text1"/>
          <w:sz w:val="22"/>
          <w:szCs w:val="22"/>
        </w:rPr>
        <w:t xml:space="preserve"> 2010)</w:t>
      </w:r>
      <w:r w:rsidR="006D77C6">
        <w:rPr>
          <w:rFonts w:ascii="Helvetica" w:hAnsi="Helvetica"/>
          <w:color w:val="000000" w:themeColor="text1"/>
          <w:sz w:val="22"/>
          <w:szCs w:val="22"/>
        </w:rPr>
        <w:fldChar w:fldCharType="end"/>
      </w:r>
      <w:r w:rsidR="000762F3">
        <w:rPr>
          <w:rFonts w:ascii="Helvetica" w:hAnsi="Helvetica"/>
          <w:color w:val="000000" w:themeColor="text1"/>
          <w:sz w:val="22"/>
          <w:szCs w:val="22"/>
        </w:rPr>
        <w:t xml:space="preserve"> </w:t>
      </w:r>
      <w:r w:rsidR="006D77C6">
        <w:rPr>
          <w:rFonts w:ascii="Helvetica" w:hAnsi="Helvetica"/>
          <w:color w:val="000000" w:themeColor="text1"/>
          <w:sz w:val="22"/>
          <w:szCs w:val="22"/>
        </w:rPr>
        <w:t>to clam</w:t>
      </w:r>
      <w:r w:rsidR="000762F3">
        <w:rPr>
          <w:rFonts w:ascii="Helvetica" w:hAnsi="Helvetica"/>
          <w:color w:val="000000" w:themeColor="text1"/>
          <w:sz w:val="22"/>
          <w:szCs w:val="22"/>
        </w:rPr>
        <w:t xml:space="preserve"> fisheries </w:t>
      </w:r>
      <w:r w:rsidR="006D77C6">
        <w:rPr>
          <w:rFonts w:ascii="Helvetica" w:hAnsi="Helvetica"/>
          <w:color w:val="000000" w:themeColor="text1"/>
          <w:sz w:val="22"/>
          <w:szCs w:val="22"/>
        </w:rPr>
        <w:fldChar w:fldCharType="begin"/>
      </w:r>
      <w:r w:rsidR="006D77C6">
        <w:rPr>
          <w:rFonts w:ascii="Helvetica" w:hAnsi="Helvetica"/>
          <w:color w:val="000000" w:themeColor="text1"/>
          <w:sz w:val="22"/>
          <w:szCs w:val="22"/>
        </w:rPr>
        <w:instrText xml:space="preserve"> ADDIN EN.CITE &lt;EndNote&gt;&lt;Cite&gt;&lt;Author&gt;Ortega&lt;/Author&gt;&lt;Year&gt;2012&lt;/Year&gt;&lt;RecNum&gt;8453&lt;/RecNum&gt;&lt;DisplayText&gt;(Ortega&lt;style face="italic"&gt; et al.&lt;/style&gt; 2012)&lt;/DisplayText&gt;&lt;record&gt;&lt;rec-number&gt;8453&lt;/rec-number&gt;&lt;foreign-keys&gt;&lt;key app="EN" db-id="dsrza9wtbra05fevxvw5svf8d0a9a0ptptvp" timestamp="1490826376"&gt;8453&lt;/key&gt;&lt;/foreign-keys&gt;&lt;ref-type name="Journal Article"&gt;17&lt;/ref-type&gt;&lt;contributors&gt;&lt;authors&gt;&lt;author&gt;Ortega, Leonardo&lt;/author&gt;&lt;author&gt;Castilla, Juan Carlos&lt;/author&gt;&lt;author&gt;Espino, Marco&lt;/author&gt;&lt;author&gt;Yamashiro, Carmen&lt;/author&gt;&lt;author&gt;Defeo, Omar&lt;/author&gt;&lt;/authors&gt;&lt;/contributors&gt;&lt;titles&gt;&lt;title&gt;Effects of fishing, market price, and climate on two South American clam species&lt;/title&gt;&lt;secondary-title&gt;Marine Ecology Progress Series&lt;/secondary-title&gt;&lt;/titles&gt;&lt;periodical&gt;&lt;full-title&gt;Marine Ecology Progress Series&lt;/full-title&gt;&lt;/periodical&gt;&lt;pages&gt;71-85&lt;/pages&gt;&lt;volume&gt;469&lt;/volume&gt;&lt;dates&gt;&lt;year&gt;2012&lt;/year&gt;&lt;/dates&gt;&lt;isbn&gt;0171-8630&lt;/isbn&gt;&lt;urls&gt;&lt;/urls&gt;&lt;/record&gt;&lt;/Cite&gt;&lt;/EndNote&gt;</w:instrText>
      </w:r>
      <w:r w:rsidR="006D77C6">
        <w:rPr>
          <w:rFonts w:ascii="Helvetica" w:hAnsi="Helvetica"/>
          <w:color w:val="000000" w:themeColor="text1"/>
          <w:sz w:val="22"/>
          <w:szCs w:val="22"/>
        </w:rPr>
        <w:fldChar w:fldCharType="separate"/>
      </w:r>
      <w:r w:rsidR="006D77C6">
        <w:rPr>
          <w:rFonts w:ascii="Helvetica" w:hAnsi="Helvetica"/>
          <w:noProof/>
          <w:color w:val="000000" w:themeColor="text1"/>
          <w:sz w:val="22"/>
          <w:szCs w:val="22"/>
        </w:rPr>
        <w:t>(Ortega</w:t>
      </w:r>
      <w:r w:rsidR="006D77C6" w:rsidRPr="006D77C6">
        <w:rPr>
          <w:rFonts w:ascii="Helvetica" w:hAnsi="Helvetica"/>
          <w:i/>
          <w:noProof/>
          <w:color w:val="000000" w:themeColor="text1"/>
          <w:sz w:val="22"/>
          <w:szCs w:val="22"/>
        </w:rPr>
        <w:t xml:space="preserve"> et al.</w:t>
      </w:r>
      <w:r w:rsidR="006D77C6">
        <w:rPr>
          <w:rFonts w:ascii="Helvetica" w:hAnsi="Helvetica"/>
          <w:noProof/>
          <w:color w:val="000000" w:themeColor="text1"/>
          <w:sz w:val="22"/>
          <w:szCs w:val="22"/>
        </w:rPr>
        <w:t xml:space="preserve"> 2012)</w:t>
      </w:r>
      <w:r w:rsidR="006D77C6">
        <w:rPr>
          <w:rFonts w:ascii="Helvetica" w:hAnsi="Helvetica"/>
          <w:color w:val="000000" w:themeColor="text1"/>
          <w:sz w:val="22"/>
          <w:szCs w:val="22"/>
        </w:rPr>
        <w:fldChar w:fldCharType="end"/>
      </w:r>
      <w:r w:rsidR="006D77C6">
        <w:rPr>
          <w:rFonts w:ascii="Helvetica" w:hAnsi="Helvetica"/>
          <w:color w:val="000000" w:themeColor="text1"/>
          <w:sz w:val="22"/>
          <w:szCs w:val="22"/>
        </w:rPr>
        <w:t xml:space="preserve">. </w:t>
      </w:r>
    </w:p>
    <w:p w14:paraId="784ECB1A" w14:textId="45ECE4BE" w:rsidR="00002A0A" w:rsidRDefault="004C35D8" w:rsidP="008F57EE">
      <w:pPr>
        <w:ind w:firstLine="810"/>
        <w:rPr>
          <w:rFonts w:ascii="Helvetica" w:hAnsi="Helvetica"/>
          <w:color w:val="000000" w:themeColor="text1"/>
          <w:sz w:val="22"/>
          <w:szCs w:val="22"/>
        </w:rPr>
      </w:pPr>
      <w:del w:id="10" w:author="Crow White" w:date="2017-04-17T15:10:00Z">
        <w:r w:rsidDel="00C14DA4">
          <w:rPr>
            <w:rFonts w:ascii="Helvetica" w:hAnsi="Helvetica"/>
            <w:color w:val="000000" w:themeColor="text1"/>
            <w:sz w:val="22"/>
            <w:szCs w:val="22"/>
          </w:rPr>
          <w:delText xml:space="preserve">Similar limit </w:delText>
        </w:r>
      </w:del>
      <w:ins w:id="11" w:author="Crow White" w:date="2017-04-17T15:10:00Z">
        <w:r w:rsidR="00C14DA4">
          <w:rPr>
            <w:rFonts w:ascii="Helvetica" w:hAnsi="Helvetica"/>
            <w:color w:val="000000" w:themeColor="text1"/>
            <w:sz w:val="22"/>
            <w:szCs w:val="22"/>
          </w:rPr>
          <w:t>R</w:t>
        </w:r>
      </w:ins>
      <w:del w:id="12" w:author="Crow White" w:date="2017-04-17T15:10:00Z">
        <w:r w:rsidDel="00C14DA4">
          <w:rPr>
            <w:rFonts w:ascii="Helvetica" w:hAnsi="Helvetica"/>
            <w:color w:val="000000" w:themeColor="text1"/>
            <w:sz w:val="22"/>
            <w:szCs w:val="22"/>
          </w:rPr>
          <w:delText>r</w:delText>
        </w:r>
      </w:del>
      <w:r>
        <w:rPr>
          <w:rFonts w:ascii="Helvetica" w:hAnsi="Helvetica"/>
          <w:color w:val="000000" w:themeColor="text1"/>
          <w:sz w:val="22"/>
          <w:szCs w:val="22"/>
        </w:rPr>
        <w:t xml:space="preserve">eference points and biological tipping points also exist at </w:t>
      </w:r>
      <w:r w:rsidR="00F658A3" w:rsidRPr="00573DBE">
        <w:rPr>
          <w:rFonts w:ascii="Helvetica" w:hAnsi="Helvetica"/>
          <w:color w:val="000000" w:themeColor="text1"/>
          <w:sz w:val="22"/>
          <w:szCs w:val="22"/>
        </w:rPr>
        <w:t>the ecosystem leve</w:t>
      </w:r>
      <w:r w:rsidR="00F6763F">
        <w:rPr>
          <w:rFonts w:ascii="Helvetica" w:hAnsi="Helvetica"/>
          <w:color w:val="000000" w:themeColor="text1"/>
          <w:sz w:val="22"/>
          <w:szCs w:val="22"/>
        </w:rPr>
        <w:t>l. In these cases,</w:t>
      </w:r>
      <w:r w:rsidR="00F658A3" w:rsidRPr="00573DBE">
        <w:rPr>
          <w:rFonts w:ascii="Helvetica" w:hAnsi="Helvetica"/>
          <w:color w:val="000000" w:themeColor="text1"/>
          <w:sz w:val="22"/>
          <w:szCs w:val="22"/>
        </w:rPr>
        <w:t xml:space="preserve"> </w:t>
      </w:r>
      <w:r>
        <w:rPr>
          <w:rFonts w:ascii="Helvetica" w:hAnsi="Helvetica"/>
          <w:color w:val="000000" w:themeColor="text1"/>
          <w:sz w:val="22"/>
          <w:szCs w:val="22"/>
        </w:rPr>
        <w:t>man</w:t>
      </w:r>
      <w:r w:rsidR="00F6763F">
        <w:rPr>
          <w:rFonts w:ascii="Helvetica" w:hAnsi="Helvetica"/>
          <w:color w:val="000000" w:themeColor="text1"/>
          <w:sz w:val="22"/>
          <w:szCs w:val="22"/>
        </w:rPr>
        <w:t>a</w:t>
      </w:r>
      <w:r>
        <w:rPr>
          <w:rFonts w:ascii="Helvetica" w:hAnsi="Helvetica"/>
          <w:color w:val="000000" w:themeColor="text1"/>
          <w:sz w:val="22"/>
          <w:szCs w:val="22"/>
        </w:rPr>
        <w:t>gers avoid biological tipping points</w:t>
      </w:r>
      <w:r w:rsidR="00F6763F">
        <w:rPr>
          <w:rFonts w:ascii="Helvetica" w:hAnsi="Helvetica"/>
          <w:color w:val="000000" w:themeColor="text1"/>
          <w:sz w:val="22"/>
          <w:szCs w:val="22"/>
        </w:rPr>
        <w:t xml:space="preserve"> that are</w:t>
      </w:r>
      <w:r>
        <w:rPr>
          <w:rFonts w:ascii="Helvetica" w:hAnsi="Helvetica"/>
          <w:color w:val="000000" w:themeColor="text1"/>
          <w:sz w:val="22"/>
          <w:szCs w:val="22"/>
        </w:rPr>
        <w:t xml:space="preserve"> </w:t>
      </w:r>
      <w:r w:rsidR="00F658A3" w:rsidRPr="00573DBE">
        <w:rPr>
          <w:rFonts w:ascii="Helvetica" w:hAnsi="Helvetica"/>
          <w:color w:val="000000" w:themeColor="text1"/>
          <w:sz w:val="22"/>
          <w:szCs w:val="22"/>
        </w:rPr>
        <w:t xml:space="preserve">defined as the point where the system rapidly switches regimes, causing demonstrable shifts in ecosystem structure and function that precipitate </w:t>
      </w:r>
      <w:r w:rsidR="00FE3BA0" w:rsidRPr="00573DBE">
        <w:rPr>
          <w:rFonts w:ascii="Helvetica" w:hAnsi="Helvetica"/>
          <w:color w:val="000000" w:themeColor="text1"/>
          <w:sz w:val="22"/>
          <w:szCs w:val="22"/>
        </w:rPr>
        <w:t xml:space="preserve">ecological and socio-economic </w:t>
      </w:r>
      <w:r w:rsidR="00F658A3" w:rsidRPr="00573DBE">
        <w:rPr>
          <w:rFonts w:ascii="Helvetica" w:hAnsi="Helvetica"/>
          <w:color w:val="000000" w:themeColor="text1"/>
          <w:sz w:val="22"/>
          <w:szCs w:val="22"/>
        </w:rPr>
        <w:t xml:space="preserve">disruptions </w:t>
      </w:r>
      <w:r w:rsidR="00F658A3" w:rsidRPr="00573DBE">
        <w:rPr>
          <w:rFonts w:ascii="Helvetica" w:hAnsi="Helvetica"/>
          <w:color w:val="000000" w:themeColor="text1"/>
          <w:sz w:val="22"/>
          <w:szCs w:val="22"/>
        </w:rPr>
        <w:fldChar w:fldCharType="begin"/>
      </w:r>
      <w:r w:rsidR="00F658A3" w:rsidRPr="00573DBE">
        <w:rPr>
          <w:rFonts w:ascii="Helvetica" w:hAnsi="Helvetica"/>
          <w:color w:val="000000" w:themeColor="text1"/>
          <w:sz w:val="22"/>
          <w:szCs w:val="22"/>
        </w:rPr>
        <w:instrText xml:space="preserve"> ADDIN EN.CITE &lt;EndNote&gt;&lt;Cite&gt;&lt;Author&gt;May&lt;/Author&gt;&lt;Year&gt;1977&lt;/Year&gt;&lt;RecNum&gt;8128&lt;/RecNum&gt;&lt;DisplayText&gt;(May 1977; Scheffer&lt;style face="italic"&gt; et al.&lt;/style&gt; 2001)&lt;/DisplayText&gt;&lt;record&gt;&lt;rec-number&gt;8128&lt;/rec-number&gt;&lt;foreign-keys&gt;&lt;key app="EN" db-id="dsrza9wtbra05fevxvw5svf8d0a9a0ptptvp" timestamp="1440446657"&gt;8128&lt;/key&gt;&lt;/foreign-keys&gt;&lt;ref-type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urls&gt;&lt;/urls&gt;&lt;/record&gt;&lt;/Cite&gt;&lt;Cite&gt;&lt;Author&gt;Scheffer&lt;/Author&gt;&lt;Year&gt;2001&lt;/Year&gt;&lt;RecNum&gt;8048&lt;/RecNum&gt;&lt;record&gt;&lt;rec-number&gt;8048&lt;/rec-number&gt;&lt;foreign-keys&gt;&lt;key app="EN" db-id="dsrza9wtbra05fevxvw5svf8d0a9a0ptptvp" timestamp="1418146933"&gt;8048&lt;/key&gt;&lt;/foreign-keys&gt;&lt;ref-type name="Journal Article"&gt;17&lt;/ref-type&gt;&lt;contributors&gt;&lt;authors&gt;&lt;author&gt;Scheffer, Marten&lt;/author&gt;&lt;author&gt;Carpenter, Steve&lt;/author&gt;&lt;author&gt;Foley, Jonathan A&lt;/author&gt;&lt;author&gt;Folke, Carl&lt;/author&gt;&lt;author&gt;Walker, Brian&lt;/author&gt;&lt;/authors&gt;&lt;/contributors&gt;&lt;titles&gt;&lt;title&gt;Catastrophic shifts in ecosystems&lt;/title&gt;&lt;secondary-title&gt;Nature&lt;/secondary-title&gt;&lt;/titles&gt;&lt;periodical&gt;&lt;full-title&gt;Nature&lt;/full-title&gt;&lt;/periodical&gt;&lt;pages&gt;591-596&lt;/pages&gt;&lt;volume&gt;413&lt;/volume&gt;&lt;number&gt;6856&lt;/number&gt;&lt;dates&gt;&lt;year&gt;2001&lt;/year&gt;&lt;/dates&gt;&lt;isbn&gt;0028-0836&lt;/isbn&gt;&lt;urls&gt;&lt;/urls&gt;&lt;/record&gt;&lt;/Cite&gt;&lt;/EndNote&gt;</w:instrText>
      </w:r>
      <w:r w:rsidR="00F658A3" w:rsidRPr="00573DBE">
        <w:rPr>
          <w:rFonts w:ascii="Helvetica" w:hAnsi="Helvetica"/>
          <w:color w:val="000000" w:themeColor="text1"/>
          <w:sz w:val="22"/>
          <w:szCs w:val="22"/>
        </w:rPr>
        <w:fldChar w:fldCharType="separate"/>
      </w:r>
      <w:r w:rsidR="00F658A3" w:rsidRPr="00573DBE">
        <w:rPr>
          <w:rFonts w:ascii="Helvetica" w:hAnsi="Helvetica"/>
          <w:noProof/>
          <w:color w:val="000000" w:themeColor="text1"/>
          <w:sz w:val="22"/>
          <w:szCs w:val="22"/>
        </w:rPr>
        <w:t>(May 1977; Scheffer</w:t>
      </w:r>
      <w:r w:rsidR="00F658A3" w:rsidRPr="00573DBE">
        <w:rPr>
          <w:rFonts w:ascii="Helvetica" w:hAnsi="Helvetica"/>
          <w:i/>
          <w:noProof/>
          <w:color w:val="000000" w:themeColor="text1"/>
          <w:sz w:val="22"/>
          <w:szCs w:val="22"/>
        </w:rPr>
        <w:t xml:space="preserve"> et al.</w:t>
      </w:r>
      <w:r w:rsidR="00F658A3" w:rsidRPr="00573DBE">
        <w:rPr>
          <w:rFonts w:ascii="Helvetica" w:hAnsi="Helvetica"/>
          <w:noProof/>
          <w:color w:val="000000" w:themeColor="text1"/>
          <w:sz w:val="22"/>
          <w:szCs w:val="22"/>
        </w:rPr>
        <w:t xml:space="preserve"> 2001)</w:t>
      </w:r>
      <w:r w:rsidR="00F658A3" w:rsidRPr="00573DBE">
        <w:rPr>
          <w:rFonts w:ascii="Helvetica" w:hAnsi="Helvetica"/>
          <w:color w:val="000000" w:themeColor="text1"/>
          <w:sz w:val="22"/>
          <w:szCs w:val="22"/>
        </w:rPr>
        <w:fldChar w:fldCharType="end"/>
      </w:r>
      <w:r w:rsidR="00F658A3" w:rsidRPr="00573DBE">
        <w:rPr>
          <w:rFonts w:ascii="Helvetica" w:hAnsi="Helvetica"/>
          <w:color w:val="000000" w:themeColor="text1"/>
          <w:sz w:val="22"/>
          <w:szCs w:val="22"/>
        </w:rPr>
        <w:t xml:space="preserve">. </w:t>
      </w:r>
      <w:r w:rsidR="00CF1A4E">
        <w:rPr>
          <w:rFonts w:ascii="Helvetica" w:hAnsi="Helvetica"/>
          <w:color w:val="000000" w:themeColor="text1"/>
          <w:sz w:val="22"/>
          <w:szCs w:val="22"/>
        </w:rPr>
        <w:t>E</w:t>
      </w:r>
      <w:r w:rsidR="00EA37F5">
        <w:rPr>
          <w:rFonts w:ascii="Helvetica" w:hAnsi="Helvetica"/>
          <w:color w:val="000000" w:themeColor="text1"/>
          <w:sz w:val="22"/>
          <w:szCs w:val="22"/>
        </w:rPr>
        <w:t>cosystem-level tipping points and accompanying regime shifts have been associated with</w:t>
      </w:r>
      <w:r w:rsidR="0063467E">
        <w:rPr>
          <w:rFonts w:ascii="Helvetica" w:hAnsi="Helvetica"/>
          <w:color w:val="000000" w:themeColor="text1"/>
          <w:sz w:val="22"/>
          <w:szCs w:val="22"/>
        </w:rPr>
        <w:t xml:space="preserve"> combinations of</w:t>
      </w:r>
      <w:r w:rsidR="00EA37F5">
        <w:rPr>
          <w:rFonts w:ascii="Helvetica" w:hAnsi="Helvetica"/>
          <w:color w:val="000000" w:themeColor="text1"/>
          <w:sz w:val="22"/>
          <w:szCs w:val="22"/>
        </w:rPr>
        <w:t xml:space="preserve"> drivers including resource exploitation </w:t>
      </w:r>
      <w:r w:rsidR="00B548BF">
        <w:rPr>
          <w:rFonts w:ascii="Helvetica" w:hAnsi="Helvetica"/>
          <w:color w:val="000000" w:themeColor="text1"/>
          <w:sz w:val="22"/>
          <w:szCs w:val="22"/>
        </w:rPr>
        <w:fldChar w:fldCharType="begin"/>
      </w:r>
      <w:r w:rsidR="00B548BF">
        <w:rPr>
          <w:rFonts w:ascii="Helvetica" w:hAnsi="Helvetica"/>
          <w:color w:val="000000" w:themeColor="text1"/>
          <w:sz w:val="22"/>
          <w:szCs w:val="22"/>
        </w:rPr>
        <w:instrText xml:space="preserve"> ADDIN EN.CITE &lt;EndNote&gt;&lt;Cite&gt;&lt;Author&gt;Choi&lt;/Author&gt;&lt;Year&gt;2005&lt;/Year&gt;&lt;RecNum&gt;8455&lt;/RecNum&gt;&lt;Prefix&gt;overfishing`; &lt;/Prefix&gt;&lt;DisplayText&gt;(overfishing; Choi&lt;style face="italic"&gt; et al.&lt;/style&gt; 2005; Oguz &amp;amp; Gilbert 2007)&lt;/DisplayText&gt;&lt;record&gt;&lt;rec-number&gt;8455&lt;/rec-number&gt;&lt;foreign-keys&gt;&lt;key app="EN" db-id="dsrza9wtbra05fevxvw5svf8d0a9a0ptptvp" timestamp="1490826651"&gt;8455&lt;/key&gt;&lt;/foreign-keys&gt;&lt;ref-type name="Journal Article"&gt;17&lt;/ref-type&gt;&lt;contributors&gt;&lt;authors&gt;&lt;author&gt;Choi, JS&lt;/author&gt;&lt;author&gt;Frank, KT&lt;/author&gt;&lt;author&gt;Petrie, BD&lt;/author&gt;&lt;author&gt;Leggett, WC&lt;/author&gt;&lt;/authors&gt;&lt;/contributors&gt;&lt;titles&gt;&lt;title&gt;Integrated assessment of a large marine ecosystem: a case study of the devolution of the eastern Scotian Shelf, Canada&lt;/title&gt;&lt;secondary-title&gt;Oceanography and Marine Biology&lt;/secondary-title&gt;&lt;/titles&gt;&lt;periodical&gt;&lt;full-title&gt;Oceanography and Marine Biology&lt;/full-title&gt;&lt;/periodical&gt;&lt;pages&gt;47&lt;/pages&gt;&lt;volume&gt;43&lt;/volume&gt;&lt;dates&gt;&lt;year&gt;2005&lt;/year&gt;&lt;/dates&gt;&lt;isbn&gt;0078-3218&lt;/isbn&gt;&lt;urls&gt;&lt;/urls&gt;&lt;/record&gt;&lt;/Cite&gt;&lt;Cite&gt;&lt;Author&gt;Oguz&lt;/Author&gt;&lt;Year&gt;2007&lt;/Year&gt;&lt;RecNum&gt;8454&lt;/RecNum&gt;&lt;record&gt;&lt;rec-number&gt;8454&lt;/rec-number&gt;&lt;foreign-keys&gt;&lt;key app="EN" db-id="dsrza9wtbra05fevxvw5svf8d0a9a0ptptvp" timestamp="1490826582"&gt;8454&lt;/key&gt;&lt;/foreign-keys&gt;&lt;ref-type name="Journal Article"&gt;17&lt;/ref-type&gt;&lt;contributors&gt;&lt;authors&gt;&lt;author&gt;Oguz, Temel&lt;/author&gt;&lt;author&gt;Gilbert, Denis&lt;/author&gt;&lt;/authors&gt;&lt;/contributors&gt;&lt;titles&gt;&lt;title&gt;Abrupt transitions of the top-down controlled Black Sea pelagic ecosystem during 1960–2000: evidence for regime-shifts under strong fishery exploitation and nutrient enrichment modulated by climate-induced variations&lt;/title&gt;&lt;secondary-title&gt;Deep Sea Research Part I: Oceanographic Research Papers&lt;/secondary-title&gt;&lt;/titles&gt;&lt;periodical&gt;&lt;full-title&gt;Deep Sea Research Part I: Oceanographic Research Papers&lt;/full-title&gt;&lt;/periodical&gt;&lt;pages&gt;220-242&lt;/pages&gt;&lt;volume&gt;54&lt;/volume&gt;&lt;number&gt;2&lt;/number&gt;&lt;dates&gt;&lt;year&gt;2007&lt;/year&gt;&lt;/dates&gt;&lt;isbn&gt;0967-0637&lt;/isbn&gt;&lt;urls&gt;&lt;/urls&gt;&lt;/record&gt;&lt;/Cite&gt;&lt;/EndNote&gt;</w:instrText>
      </w:r>
      <w:r w:rsidR="00B548BF">
        <w:rPr>
          <w:rFonts w:ascii="Helvetica" w:hAnsi="Helvetica"/>
          <w:color w:val="000000" w:themeColor="text1"/>
          <w:sz w:val="22"/>
          <w:szCs w:val="22"/>
        </w:rPr>
        <w:fldChar w:fldCharType="separate"/>
      </w:r>
      <w:r w:rsidR="00B548BF">
        <w:rPr>
          <w:rFonts w:ascii="Helvetica" w:hAnsi="Helvetica"/>
          <w:noProof/>
          <w:color w:val="000000" w:themeColor="text1"/>
          <w:sz w:val="22"/>
          <w:szCs w:val="22"/>
        </w:rPr>
        <w:t>(overfishing; Choi</w:t>
      </w:r>
      <w:r w:rsidR="00B548BF" w:rsidRPr="00B548BF">
        <w:rPr>
          <w:rFonts w:ascii="Helvetica" w:hAnsi="Helvetica"/>
          <w:i/>
          <w:noProof/>
          <w:color w:val="000000" w:themeColor="text1"/>
          <w:sz w:val="22"/>
          <w:szCs w:val="22"/>
        </w:rPr>
        <w:t xml:space="preserve"> et al.</w:t>
      </w:r>
      <w:r w:rsidR="00B548BF">
        <w:rPr>
          <w:rFonts w:ascii="Helvetica" w:hAnsi="Helvetica"/>
          <w:noProof/>
          <w:color w:val="000000" w:themeColor="text1"/>
          <w:sz w:val="22"/>
          <w:szCs w:val="22"/>
        </w:rPr>
        <w:t xml:space="preserve"> 2005; Oguz &amp; Gilbert 2007)</w:t>
      </w:r>
      <w:r w:rsidR="00B548BF">
        <w:rPr>
          <w:rFonts w:ascii="Helvetica" w:hAnsi="Helvetica"/>
          <w:color w:val="000000" w:themeColor="text1"/>
          <w:sz w:val="22"/>
          <w:szCs w:val="22"/>
        </w:rPr>
        <w:fldChar w:fldCharType="end"/>
      </w:r>
      <w:r w:rsidR="00EA37F5">
        <w:rPr>
          <w:rFonts w:ascii="Helvetica" w:hAnsi="Helvetica"/>
          <w:color w:val="000000" w:themeColor="text1"/>
          <w:sz w:val="22"/>
          <w:szCs w:val="22"/>
        </w:rPr>
        <w:t xml:space="preserve">, climate shifts </w:t>
      </w:r>
      <w:r w:rsidR="00B548BF">
        <w:rPr>
          <w:rFonts w:ascii="Helvetica" w:hAnsi="Helvetica"/>
          <w:color w:val="000000" w:themeColor="text1"/>
          <w:sz w:val="22"/>
          <w:szCs w:val="22"/>
        </w:rPr>
        <w:fldChar w:fldCharType="begin"/>
      </w:r>
      <w:r w:rsidR="00B548BF">
        <w:rPr>
          <w:rFonts w:ascii="Helvetica" w:hAnsi="Helvetica"/>
          <w:color w:val="000000" w:themeColor="text1"/>
          <w:sz w:val="22"/>
          <w:szCs w:val="22"/>
        </w:rPr>
        <w:instrText xml:space="preserve"> ADDIN EN.CITE &lt;EndNote&gt;&lt;Cite&gt;&lt;Author&gt;Reyer&lt;/Author&gt;&lt;Year&gt;2015&lt;/Year&gt;&lt;RecNum&gt;8457&lt;/RecNum&gt;&lt;DisplayText&gt;(Hare &amp;amp; Mantua 2000; Reyer&lt;style face="italic"&gt; et al.&lt;/style&gt; 2015)&lt;/DisplayText&gt;&lt;record&gt;&lt;rec-number&gt;8457&lt;/rec-number&gt;&lt;foreign-keys&gt;&lt;key app="EN" db-id="dsrza9wtbra05fevxvw5svf8d0a9a0ptptvp" timestamp="1490826735"&gt;8457&lt;/key&gt;&lt;/foreign-keys&gt;&lt;ref-type name="Journal Article"&gt;17&lt;/ref-type&gt;&lt;contributors&gt;&lt;authors&gt;&lt;author&gt;Reyer, Christopher PO&lt;/author&gt;&lt;author&gt;Brouwers, Niels&lt;/author&gt;&lt;author&gt;Rammig, Anja&lt;/author&gt;&lt;author&gt;Brook, Barry W&lt;/author&gt;&lt;author&gt;Epila, Jackie&lt;/author&gt;&lt;author&gt;Grant, Robert F&lt;/author&gt;&lt;author&gt;Holmgren, Milena&lt;/author&gt;&lt;author&gt;Langerwisch, Fanny&lt;/author&gt;&lt;author&gt;Leuzinger, Sebastian&lt;/author&gt;&lt;author&gt;Lucht, Wolfgang&lt;/author&gt;&lt;/authors&gt;&lt;/contribu</w:instrText>
      </w:r>
      <w:r w:rsidR="00B548BF">
        <w:rPr>
          <w:rFonts w:ascii="Helvetica" w:hAnsi="Helvetica" w:hint="eastAsia"/>
          <w:color w:val="000000" w:themeColor="text1"/>
          <w:sz w:val="22"/>
          <w:szCs w:val="22"/>
        </w:rPr>
        <w:instrText>tors&gt;&lt;titles&gt;&lt;title&gt;Forest resilience and tipping points at different spatio</w:instrText>
      </w:r>
      <w:r w:rsidR="00B548BF">
        <w:rPr>
          <w:rFonts w:ascii="Helvetica" w:hAnsi="Helvetica" w:hint="eastAsia"/>
          <w:color w:val="000000" w:themeColor="text1"/>
          <w:sz w:val="22"/>
          <w:szCs w:val="22"/>
        </w:rPr>
        <w:instrText>‐</w:instrText>
      </w:r>
      <w:r w:rsidR="00B548BF">
        <w:rPr>
          <w:rFonts w:ascii="Helvetica" w:hAnsi="Helvetica" w:hint="eastAsia"/>
          <w:color w:val="000000" w:themeColor="text1"/>
          <w:sz w:val="22"/>
          <w:szCs w:val="22"/>
        </w:rPr>
        <w:instrText>temporal scales: approaches and challenges&lt;/title&gt;&lt;secondary-title&gt;Journal of Ecology&lt;/secondary-title&gt;&lt;/titles&gt;&lt;periodical&gt;&lt;full-title&gt;Journal of Ecology&lt;/full-title&gt;&lt;/periodica</w:instrText>
      </w:r>
      <w:r w:rsidR="00B548BF">
        <w:rPr>
          <w:rFonts w:ascii="Helvetica" w:hAnsi="Helvetica"/>
          <w:color w:val="000000" w:themeColor="text1"/>
          <w:sz w:val="22"/>
          <w:szCs w:val="22"/>
        </w:rPr>
        <w:instrText>l&gt;&lt;pages&gt;5-15&lt;/pages&gt;&lt;volume&gt;103&lt;/volume&gt;&lt;number&gt;1&lt;/number&gt;&lt;dates&gt;&lt;year&gt;2015&lt;/year&gt;&lt;/dates&gt;&lt;isbn&gt;1365-2745&lt;/isbn&gt;&lt;urls&gt;&lt;/urls&gt;&lt;/record&gt;&lt;/Cite&gt;&lt;Cite&gt;&lt;Author&gt;Hare&lt;/Author&gt;&lt;Year&gt;2000&lt;/Year&gt;&lt;RecNum&gt;8456&lt;/RecNum&gt;&lt;record&gt;&lt;rec-number&gt;8456&lt;/rec-number&gt;&lt;foreign-keys&gt;&lt;key app="EN" db-id="dsrza9wtbra05fevxvw5svf8d0a9a0ptptvp" timestamp="1490826710"&gt;8456&lt;/key&gt;&lt;/foreign-keys&gt;&lt;ref-type name="Journal Article"&gt;17&lt;/ref-type&gt;&lt;contributors&gt;&lt;authors&gt;&lt;author&gt;Hare, Steven R&lt;/author&gt;&lt;author&gt;Mantua, Nathan J&lt;/author&gt;&lt;/authors&gt;&lt;/contributors&gt;&lt;titles&gt;&lt;title&gt;Empirical evidence for North Pacific regime shifts in 1977 and 1989&lt;/title&gt;&lt;secondary-title&gt;Progress in oceanography&lt;/secondary-title&gt;&lt;/titles&gt;&lt;periodical&gt;&lt;full-title&gt;Progress in Oceanography&lt;/full-title&gt;&lt;/periodical&gt;&lt;pages&gt;103-145&lt;/pages&gt;&lt;volume&gt;47&lt;/volume&gt;&lt;number&gt;2&lt;/number&gt;&lt;dates&gt;&lt;year&gt;2000&lt;/year&gt;&lt;/dates&gt;&lt;isbn&gt;0079-6611&lt;/isbn&gt;&lt;urls&gt;&lt;/urls&gt;&lt;/record&gt;&lt;/Cite&gt;&lt;/EndNote&gt;</w:instrText>
      </w:r>
      <w:r w:rsidR="00B548BF">
        <w:rPr>
          <w:rFonts w:ascii="Helvetica" w:hAnsi="Helvetica"/>
          <w:color w:val="000000" w:themeColor="text1"/>
          <w:sz w:val="22"/>
          <w:szCs w:val="22"/>
        </w:rPr>
        <w:fldChar w:fldCharType="separate"/>
      </w:r>
      <w:r w:rsidR="00B548BF">
        <w:rPr>
          <w:rFonts w:ascii="Helvetica" w:hAnsi="Helvetica"/>
          <w:noProof/>
          <w:color w:val="000000" w:themeColor="text1"/>
          <w:sz w:val="22"/>
          <w:szCs w:val="22"/>
        </w:rPr>
        <w:t>(Hare &amp; Mantua 2000; Reyer</w:t>
      </w:r>
      <w:r w:rsidR="00B548BF" w:rsidRPr="00B548BF">
        <w:rPr>
          <w:rFonts w:ascii="Helvetica" w:hAnsi="Helvetica"/>
          <w:i/>
          <w:noProof/>
          <w:color w:val="000000" w:themeColor="text1"/>
          <w:sz w:val="22"/>
          <w:szCs w:val="22"/>
        </w:rPr>
        <w:t xml:space="preserve"> et al.</w:t>
      </w:r>
      <w:r w:rsidR="00B548BF">
        <w:rPr>
          <w:rFonts w:ascii="Helvetica" w:hAnsi="Helvetica"/>
          <w:noProof/>
          <w:color w:val="000000" w:themeColor="text1"/>
          <w:sz w:val="22"/>
          <w:szCs w:val="22"/>
        </w:rPr>
        <w:t xml:space="preserve"> 2015)</w:t>
      </w:r>
      <w:r w:rsidR="00B548BF">
        <w:rPr>
          <w:rFonts w:ascii="Helvetica" w:hAnsi="Helvetica"/>
          <w:color w:val="000000" w:themeColor="text1"/>
          <w:sz w:val="22"/>
          <w:szCs w:val="22"/>
        </w:rPr>
        <w:fldChar w:fldCharType="end"/>
      </w:r>
      <w:r w:rsidR="00824008">
        <w:rPr>
          <w:rFonts w:ascii="Helvetica" w:hAnsi="Helvetica"/>
          <w:color w:val="000000" w:themeColor="text1"/>
          <w:sz w:val="22"/>
          <w:szCs w:val="22"/>
        </w:rPr>
        <w:t xml:space="preserve"> </w:t>
      </w:r>
      <w:r w:rsidR="00EA37F5">
        <w:rPr>
          <w:rFonts w:ascii="Helvetica" w:hAnsi="Helvetica"/>
          <w:color w:val="000000" w:themeColor="text1"/>
          <w:sz w:val="22"/>
          <w:szCs w:val="22"/>
        </w:rPr>
        <w:t xml:space="preserve">and habitat fragmentation </w:t>
      </w:r>
      <w:r w:rsidR="00B548BF">
        <w:rPr>
          <w:rFonts w:ascii="Helvetica" w:hAnsi="Helvetica"/>
          <w:color w:val="000000" w:themeColor="text1"/>
          <w:sz w:val="22"/>
          <w:szCs w:val="22"/>
        </w:rPr>
        <w:fldChar w:fldCharType="begin"/>
      </w:r>
      <w:r w:rsidR="00B548BF">
        <w:rPr>
          <w:rFonts w:ascii="Helvetica" w:hAnsi="Helvetica"/>
          <w:color w:val="000000" w:themeColor="text1"/>
          <w:sz w:val="22"/>
          <w:szCs w:val="22"/>
        </w:rPr>
        <w:instrText xml:space="preserve"> ADDIN EN.CITE &lt;EndNote&gt;&lt;Cite&gt;&lt;Author&gt;Cumming&lt;/Author&gt;&lt;Year&gt;2012&lt;/Year&gt;&lt;RecNum&gt;8458&lt;/RecNum&gt;&lt;Prefix&gt;deforestation`; &lt;/Prefix&gt;&lt;DisplayText&gt;(deforestation; Cumming&lt;style face="italic"&gt; et al.&lt;/style&gt; 2012)&lt;/DisplayText&gt;&lt;record&gt;&lt;rec-number&gt;8458&lt;/rec-number&gt;&lt;foreign-keys&gt;&lt;key app="EN" db-id="dsrza9wtbra05fevxvw5svf8d0a9a0ptptvp" timestamp="1490826765"&gt;8458&lt;/key&gt;&lt;/foreign-keys&gt;&lt;ref-type name="Journal Article"&gt;17&lt;/ref-type&gt;&lt;contributors&gt;&lt;authors&gt;&lt;author&gt;Cumming, Graeme S&lt;/author&gt;&lt;author&gt;Southworth, Jane&lt;/author&gt;&lt;author&gt;Rondon, Xanic J&lt;/author&gt;&lt;author&gt;Marsik, Matthew&lt;/author&gt;&lt;/authors&gt;&lt;/contributors&gt;&lt;titles&gt;&lt;title&gt;Spatial complexity in fragmenting Amazonian rainforests: Do feedbacks from edge effects push forests towards an ecological threshold?&lt;/title&gt;&lt;secondary-title&gt;Ecological Complexity&lt;/secondary-title&gt;&lt;/titles&gt;&lt;periodical&gt;&lt;full-title&gt;Ecological Complexity&lt;/full-title&gt;&lt;/periodical&gt;&lt;pages&gt;67-74&lt;/pages&gt;&lt;volume&gt;11&lt;/volume&gt;&lt;dates&gt;&lt;year&gt;2012&lt;/year&gt;&lt;/dates&gt;&lt;isbn&gt;1476-945X&lt;/isbn&gt;&lt;urls&gt;&lt;/urls&gt;&lt;/record&gt;&lt;/Cite&gt;&lt;/EndNote&gt;</w:instrText>
      </w:r>
      <w:r w:rsidR="00B548BF">
        <w:rPr>
          <w:rFonts w:ascii="Helvetica" w:hAnsi="Helvetica"/>
          <w:color w:val="000000" w:themeColor="text1"/>
          <w:sz w:val="22"/>
          <w:szCs w:val="22"/>
        </w:rPr>
        <w:fldChar w:fldCharType="separate"/>
      </w:r>
      <w:r w:rsidR="00B548BF">
        <w:rPr>
          <w:rFonts w:ascii="Helvetica" w:hAnsi="Helvetica"/>
          <w:noProof/>
          <w:color w:val="000000" w:themeColor="text1"/>
          <w:sz w:val="22"/>
          <w:szCs w:val="22"/>
        </w:rPr>
        <w:t>(deforestation; Cumming</w:t>
      </w:r>
      <w:r w:rsidR="00B548BF" w:rsidRPr="00B548BF">
        <w:rPr>
          <w:rFonts w:ascii="Helvetica" w:hAnsi="Helvetica"/>
          <w:i/>
          <w:noProof/>
          <w:color w:val="000000" w:themeColor="text1"/>
          <w:sz w:val="22"/>
          <w:szCs w:val="22"/>
        </w:rPr>
        <w:t xml:space="preserve"> et al.</w:t>
      </w:r>
      <w:r w:rsidR="00B548BF">
        <w:rPr>
          <w:rFonts w:ascii="Helvetica" w:hAnsi="Helvetica"/>
          <w:noProof/>
          <w:color w:val="000000" w:themeColor="text1"/>
          <w:sz w:val="22"/>
          <w:szCs w:val="22"/>
        </w:rPr>
        <w:t xml:space="preserve"> 2012)</w:t>
      </w:r>
      <w:r w:rsidR="00B548BF">
        <w:rPr>
          <w:rFonts w:ascii="Helvetica" w:hAnsi="Helvetica"/>
          <w:color w:val="000000" w:themeColor="text1"/>
          <w:sz w:val="22"/>
          <w:szCs w:val="22"/>
        </w:rPr>
        <w:fldChar w:fldCharType="end"/>
      </w:r>
      <w:r w:rsidR="00824008">
        <w:rPr>
          <w:rFonts w:ascii="Helvetica" w:hAnsi="Helvetica"/>
          <w:color w:val="000000" w:themeColor="text1"/>
          <w:sz w:val="22"/>
          <w:szCs w:val="22"/>
        </w:rPr>
        <w:t>.</w:t>
      </w:r>
    </w:p>
    <w:p w14:paraId="0B02ADA4" w14:textId="5A6E9CD2" w:rsidR="008F57EE" w:rsidRPr="009D71DB" w:rsidRDefault="007C79E2" w:rsidP="008F57EE">
      <w:pPr>
        <w:ind w:firstLine="810"/>
        <w:rPr>
          <w:rFonts w:ascii="Helvetica" w:eastAsia="Times New Roman" w:hAnsi="Helvetica" w:cs="Times New Roman"/>
          <w:sz w:val="22"/>
          <w:szCs w:val="22"/>
        </w:rPr>
      </w:pPr>
      <w:r>
        <w:rPr>
          <w:rFonts w:ascii="Helvetica" w:hAnsi="Helvetica"/>
          <w:color w:val="000000" w:themeColor="text1"/>
          <w:sz w:val="22"/>
          <w:szCs w:val="22"/>
        </w:rPr>
        <w:t xml:space="preserve">Whether </w:t>
      </w:r>
      <w:r w:rsidR="00002A0A">
        <w:rPr>
          <w:rFonts w:ascii="Helvetica" w:hAnsi="Helvetica"/>
          <w:color w:val="000000" w:themeColor="text1"/>
          <w:sz w:val="22"/>
          <w:szCs w:val="22"/>
        </w:rPr>
        <w:t>focused on</w:t>
      </w:r>
      <w:r w:rsidR="00F658A3" w:rsidRPr="00573DBE">
        <w:rPr>
          <w:rFonts w:ascii="Helvetica" w:hAnsi="Helvetica"/>
          <w:color w:val="000000" w:themeColor="text1"/>
          <w:sz w:val="22"/>
          <w:szCs w:val="22"/>
        </w:rPr>
        <w:t xml:space="preserve"> a single species or an entire ecosystem, i</w:t>
      </w:r>
      <w:r w:rsidR="008F57EE" w:rsidRPr="00573DBE">
        <w:rPr>
          <w:rFonts w:ascii="Helvetica" w:hAnsi="Helvetica"/>
          <w:color w:val="000000" w:themeColor="text1"/>
          <w:sz w:val="22"/>
          <w:szCs w:val="22"/>
        </w:rPr>
        <w:t xml:space="preserve">ntensive </w:t>
      </w:r>
      <w:r w:rsidR="008F57EE" w:rsidRPr="00223CEE">
        <w:rPr>
          <w:rFonts w:ascii="Helvetica" w:hAnsi="Helvetica"/>
          <w:sz w:val="22"/>
          <w:szCs w:val="22"/>
        </w:rPr>
        <w:t xml:space="preserve">monitoring can facilitate the avoidance of </w:t>
      </w:r>
      <w:r w:rsidR="005F6E63">
        <w:rPr>
          <w:rFonts w:ascii="Helvetica" w:hAnsi="Helvetica"/>
          <w:sz w:val="22"/>
          <w:szCs w:val="22"/>
        </w:rPr>
        <w:t>these critical thresholds</w:t>
      </w:r>
      <w:r w:rsidR="008F57EE" w:rsidRPr="00223CEE">
        <w:rPr>
          <w:rFonts w:ascii="Helvetica" w:hAnsi="Helvetica"/>
          <w:sz w:val="22"/>
          <w:szCs w:val="22"/>
        </w:rPr>
        <w:t xml:space="preserve"> </w:t>
      </w:r>
      <w:r w:rsidR="008F57EE">
        <w:rPr>
          <w:rFonts w:ascii="Helvetica" w:hAnsi="Helvetica"/>
          <w:sz w:val="22"/>
          <w:szCs w:val="22"/>
        </w:rPr>
        <w:t>and</w:t>
      </w:r>
      <w:r w:rsidR="008F57EE" w:rsidRPr="00223CEE">
        <w:rPr>
          <w:rFonts w:ascii="Helvetica" w:hAnsi="Helvetica"/>
          <w:sz w:val="22"/>
          <w:szCs w:val="22"/>
        </w:rPr>
        <w:t xml:space="preserve"> </w:t>
      </w:r>
      <w:r w:rsidR="008F57EE">
        <w:rPr>
          <w:rFonts w:ascii="Helvetica" w:hAnsi="Helvetica"/>
          <w:sz w:val="22"/>
          <w:szCs w:val="22"/>
        </w:rPr>
        <w:t>ensure</w:t>
      </w:r>
      <w:r w:rsidR="008F57EE" w:rsidRPr="00223CEE">
        <w:rPr>
          <w:rFonts w:ascii="Helvetica" w:hAnsi="Helvetica"/>
          <w:sz w:val="22"/>
          <w:szCs w:val="22"/>
        </w:rPr>
        <w:t xml:space="preserve"> the delivery of services</w:t>
      </w:r>
      <w:r w:rsidR="00F84D49">
        <w:rPr>
          <w:rFonts w:ascii="Helvetica" w:hAnsi="Helvetica"/>
          <w:sz w:val="22"/>
          <w:szCs w:val="22"/>
        </w:rPr>
        <w:t>,</w:t>
      </w:r>
      <w:r w:rsidR="008F57EE">
        <w:rPr>
          <w:rFonts w:ascii="Helvetica" w:hAnsi="Helvetica"/>
          <w:sz w:val="22"/>
          <w:szCs w:val="22"/>
        </w:rPr>
        <w:t xml:space="preserve"> but can </w:t>
      </w:r>
      <w:r w:rsidR="00002A0A">
        <w:rPr>
          <w:rFonts w:ascii="Helvetica" w:hAnsi="Helvetica"/>
          <w:sz w:val="22"/>
          <w:szCs w:val="22"/>
        </w:rPr>
        <w:t xml:space="preserve">also </w:t>
      </w:r>
      <w:proofErr w:type="gramStart"/>
      <w:r w:rsidR="008F57EE">
        <w:rPr>
          <w:rFonts w:ascii="Helvetica" w:hAnsi="Helvetica"/>
          <w:sz w:val="22"/>
          <w:szCs w:val="22"/>
        </w:rPr>
        <w:t>be</w:t>
      </w:r>
      <w:proofErr w:type="gramEnd"/>
      <w:r w:rsidR="008F57EE">
        <w:rPr>
          <w:rFonts w:ascii="Helvetica" w:hAnsi="Helvetica"/>
          <w:sz w:val="22"/>
          <w:szCs w:val="22"/>
        </w:rPr>
        <w:t xml:space="preserve"> very expensive</w:t>
      </w:r>
      <w:ins w:id="13" w:author="Jameal Samhouri" w:date="2017-04-22T09:21:00Z">
        <w:r w:rsidR="00E5771D">
          <w:rPr>
            <w:rFonts w:ascii="Helvetica" w:hAnsi="Helvetica"/>
            <w:sz w:val="22"/>
            <w:szCs w:val="22"/>
          </w:rPr>
          <w:t xml:space="preserve"> (</w:t>
        </w:r>
        <w:commentRangeStart w:id="14"/>
        <w:r w:rsidR="00E5771D">
          <w:rPr>
            <w:rFonts w:ascii="Helvetica" w:hAnsi="Helvetica"/>
            <w:sz w:val="22"/>
            <w:szCs w:val="22"/>
          </w:rPr>
          <w:t>CITES</w:t>
        </w:r>
        <w:commentRangeEnd w:id="14"/>
        <w:r w:rsidR="00E5771D">
          <w:rPr>
            <w:rStyle w:val="CommentReference"/>
          </w:rPr>
          <w:commentReference w:id="14"/>
        </w:r>
        <w:r w:rsidR="00E5771D">
          <w:rPr>
            <w:rFonts w:ascii="Helvetica" w:hAnsi="Helvetica"/>
            <w:sz w:val="22"/>
            <w:szCs w:val="22"/>
          </w:rPr>
          <w:t>)</w:t>
        </w:r>
      </w:ins>
      <w:r w:rsidR="008F57EE">
        <w:rPr>
          <w:rFonts w:ascii="Helvetica" w:hAnsi="Helvetica"/>
          <w:sz w:val="22"/>
          <w:szCs w:val="22"/>
        </w:rPr>
        <w:t>.</w:t>
      </w:r>
      <w:r w:rsidR="008F57EE" w:rsidRPr="00223CEE">
        <w:rPr>
          <w:rFonts w:ascii="Helvetica" w:hAnsi="Helvetica"/>
          <w:sz w:val="22"/>
          <w:szCs w:val="22"/>
        </w:rPr>
        <w:t xml:space="preserve"> </w:t>
      </w:r>
      <w:r w:rsidR="008F57EE">
        <w:rPr>
          <w:rFonts w:ascii="Helvetica" w:hAnsi="Helvetica"/>
          <w:sz w:val="22"/>
          <w:szCs w:val="22"/>
        </w:rPr>
        <w:t>Moreover,</w:t>
      </w:r>
      <w:r w:rsidR="008F57EE" w:rsidRPr="00223CEE">
        <w:rPr>
          <w:rFonts w:ascii="Helvetica" w:hAnsi="Helvetica"/>
          <w:sz w:val="22"/>
          <w:szCs w:val="22"/>
        </w:rPr>
        <w:t xml:space="preserve"> even with </w:t>
      </w:r>
      <w:r w:rsidR="008F57EE">
        <w:rPr>
          <w:rFonts w:ascii="Helvetica" w:hAnsi="Helvetica"/>
          <w:sz w:val="22"/>
          <w:szCs w:val="22"/>
        </w:rPr>
        <w:t>time-</w:t>
      </w:r>
      <w:r w:rsidR="008F57EE" w:rsidRPr="00223CEE">
        <w:rPr>
          <w:rFonts w:ascii="Helvetica" w:hAnsi="Helvetica"/>
          <w:sz w:val="22"/>
          <w:szCs w:val="22"/>
        </w:rPr>
        <w:t xml:space="preserve">intensive </w:t>
      </w:r>
      <w:r w:rsidR="008F57EE">
        <w:rPr>
          <w:rFonts w:ascii="Helvetica" w:hAnsi="Helvetica"/>
          <w:sz w:val="22"/>
          <w:szCs w:val="22"/>
        </w:rPr>
        <w:t xml:space="preserve">and </w:t>
      </w:r>
      <w:r w:rsidR="00F84D49">
        <w:rPr>
          <w:rFonts w:ascii="Helvetica" w:hAnsi="Helvetica"/>
          <w:sz w:val="22"/>
          <w:szCs w:val="22"/>
        </w:rPr>
        <w:t xml:space="preserve">costly </w:t>
      </w:r>
      <w:r w:rsidR="008F57EE" w:rsidRPr="00223CEE">
        <w:rPr>
          <w:rFonts w:ascii="Helvetica" w:hAnsi="Helvetica"/>
          <w:sz w:val="22"/>
          <w:szCs w:val="22"/>
        </w:rPr>
        <w:t xml:space="preserve">monitoring, managers will never have perfect knowledge </w:t>
      </w:r>
      <w:ins w:id="16" w:author="Crow White" w:date="2017-04-17T15:11:00Z">
        <w:r w:rsidR="00C14DA4">
          <w:rPr>
            <w:rFonts w:ascii="Helvetica" w:hAnsi="Helvetica"/>
            <w:sz w:val="22"/>
            <w:szCs w:val="22"/>
          </w:rPr>
          <w:t xml:space="preserve">of </w:t>
        </w:r>
      </w:ins>
      <w:r w:rsidR="00A84B35">
        <w:rPr>
          <w:rFonts w:ascii="Helvetica" w:hAnsi="Helvetica"/>
          <w:sz w:val="22"/>
          <w:szCs w:val="22"/>
        </w:rPr>
        <w:t>system</w:t>
      </w:r>
      <w:r w:rsidR="008F57EE">
        <w:rPr>
          <w:rFonts w:ascii="Helvetica" w:hAnsi="Helvetica"/>
          <w:sz w:val="22"/>
          <w:szCs w:val="22"/>
        </w:rPr>
        <w:t xml:space="preserve"> state, the linkages and dynamics of the system, </w:t>
      </w:r>
      <w:r w:rsidR="00F84D49">
        <w:rPr>
          <w:rFonts w:ascii="Helvetica" w:hAnsi="Helvetica"/>
          <w:sz w:val="22"/>
          <w:szCs w:val="22"/>
        </w:rPr>
        <w:t xml:space="preserve">or </w:t>
      </w:r>
      <w:r w:rsidR="008F57EE">
        <w:rPr>
          <w:rFonts w:ascii="Helvetica" w:hAnsi="Helvetica"/>
          <w:sz w:val="22"/>
          <w:szCs w:val="22"/>
        </w:rPr>
        <w:t xml:space="preserve">how close a system is to crossing a </w:t>
      </w:r>
      <w:r w:rsidR="00A140A9">
        <w:rPr>
          <w:rFonts w:ascii="Helvetica" w:hAnsi="Helvetica"/>
          <w:sz w:val="22"/>
          <w:szCs w:val="22"/>
        </w:rPr>
        <w:t>tipping point</w:t>
      </w:r>
      <w:r w:rsidR="008F57EE" w:rsidRPr="00223CEE">
        <w:rPr>
          <w:rFonts w:ascii="Helvetica" w:hAnsi="Helvetica"/>
          <w:sz w:val="22"/>
          <w:szCs w:val="22"/>
        </w:rPr>
        <w:t xml:space="preserve">. </w:t>
      </w:r>
      <w:r w:rsidR="008F57EE">
        <w:rPr>
          <w:rFonts w:ascii="Helvetica" w:hAnsi="Helvetica"/>
          <w:sz w:val="22"/>
          <w:szCs w:val="22"/>
        </w:rPr>
        <w:t xml:space="preserve">Two factors underlie this </w:t>
      </w:r>
      <w:r w:rsidR="00F84D49">
        <w:rPr>
          <w:rFonts w:ascii="Helvetica" w:hAnsi="Helvetica"/>
          <w:sz w:val="22"/>
          <w:szCs w:val="22"/>
        </w:rPr>
        <w:t xml:space="preserve">fundamental </w:t>
      </w:r>
      <w:r w:rsidR="008F57EE">
        <w:rPr>
          <w:rFonts w:ascii="Helvetica" w:hAnsi="Helvetica"/>
          <w:sz w:val="22"/>
          <w:szCs w:val="22"/>
        </w:rPr>
        <w:t xml:space="preserve">uncertainty. First, </w:t>
      </w:r>
      <w:r w:rsidR="00A91BC5">
        <w:rPr>
          <w:rFonts w:ascii="Helvetica" w:hAnsi="Helvetica"/>
          <w:sz w:val="22"/>
          <w:szCs w:val="22"/>
        </w:rPr>
        <w:t xml:space="preserve">species and </w:t>
      </w:r>
      <w:r w:rsidR="008F57EE">
        <w:rPr>
          <w:rFonts w:ascii="Helvetica" w:hAnsi="Helvetica"/>
          <w:sz w:val="22"/>
          <w:szCs w:val="22"/>
        </w:rPr>
        <w:t xml:space="preserve">ecosystems are constantly under flux due to changes in external drivers, which can cause </w:t>
      </w:r>
      <w:r w:rsidR="008F57EE" w:rsidRPr="00223CEE">
        <w:rPr>
          <w:rFonts w:ascii="Helvetica" w:hAnsi="Helvetica"/>
          <w:sz w:val="22"/>
          <w:szCs w:val="22"/>
        </w:rPr>
        <w:t xml:space="preserve">assessments </w:t>
      </w:r>
      <w:r w:rsidR="008F57EE">
        <w:rPr>
          <w:rFonts w:ascii="Helvetica" w:hAnsi="Helvetica"/>
          <w:sz w:val="22"/>
          <w:szCs w:val="22"/>
        </w:rPr>
        <w:t>to be</w:t>
      </w:r>
      <w:r w:rsidR="008F57EE" w:rsidRPr="00223CEE">
        <w:rPr>
          <w:rFonts w:ascii="Helvetica" w:hAnsi="Helvetica"/>
          <w:sz w:val="22"/>
          <w:szCs w:val="22"/>
        </w:rPr>
        <w:t xml:space="preserve"> derived from imperfect knowledge about</w:t>
      </w:r>
      <w:r w:rsidR="008F57EE">
        <w:rPr>
          <w:rFonts w:ascii="Helvetica" w:hAnsi="Helvetica"/>
          <w:sz w:val="22"/>
          <w:szCs w:val="22"/>
        </w:rPr>
        <w:t xml:space="preserve"> the location of a threshold before it is crossed </w:t>
      </w:r>
      <w:r w:rsidR="008F57EE">
        <w:rPr>
          <w:rFonts w:ascii="Helvetica" w:hAnsi="Helvetica"/>
          <w:sz w:val="22"/>
          <w:szCs w:val="22"/>
        </w:rPr>
        <w:fldChar w:fldCharType="begin"/>
      </w:r>
      <w:r w:rsidR="00B548BF">
        <w:rPr>
          <w:rFonts w:ascii="Helvetica" w:hAnsi="Helvetica"/>
          <w:sz w:val="22"/>
          <w:szCs w:val="22"/>
        </w:rPr>
        <w:instrText xml:space="preserve"> ADDIN EN.CITE &lt;EndNote&gt;&lt;Cite&gt;&lt;Author&gt;Mangel&lt;/Author&gt;&lt;Year&gt;2000&lt;/Year&gt;&lt;RecNum&gt;4361&lt;/RecNum&gt;&lt;DisplayText&gt;(Mangel 2000)&lt;/DisplayText&gt;&lt;record&gt;&lt;rec-number&gt;4361&lt;/rec-number&gt;&lt;foreign-keys&gt;&lt;key app="EN" db-id="dsrza9wtbra05fevxvw5svf8d0a9a0ptptvp" timestamp="0"&gt;4361&lt;/key&gt;&lt;/foreign-keys&gt;&lt;ref-type name="Journal Article"&gt;17&lt;/ref-type&gt;&lt;contributors&gt;&lt;authors&gt;&lt;author&gt;Marc Mangel&lt;/author&gt;&lt;/authors&gt;&lt;/contributors&gt;&lt;titles&gt;&lt;title&gt;Irreducible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Research&lt;/full-title&gt;&lt;/periodical&gt;&lt;pages&gt;547-557&lt;/pages&gt;&lt;volume&gt;2&lt;/volume&gt;&lt;keywords&gt;&lt;keyword&gt;environmental uncertainty&lt;/keyword&gt;&lt;keyword&gt;marine reserves&lt;/keyword&gt;&lt;keyword&gt;mean–variance trade-off&lt;/keyword&gt;&lt;keyword&gt;open systems&lt;/keyword&gt;&lt;keyword&gt;digital&lt;/keyword&gt;&lt;/keywords&gt;&lt;dates&gt;&lt;year&gt;2000&lt;/year&gt;&lt;/dates&gt;&lt;urls&gt;&lt;/urls&gt;&lt;/record&gt;&lt;/Cite&gt;&lt;/EndNote&gt;</w:instrText>
      </w:r>
      <w:r w:rsidR="008F57EE">
        <w:rPr>
          <w:rFonts w:ascii="Helvetica" w:hAnsi="Helvetica"/>
          <w:sz w:val="22"/>
          <w:szCs w:val="22"/>
        </w:rPr>
        <w:fldChar w:fldCharType="separate"/>
      </w:r>
      <w:r w:rsidR="00B548BF">
        <w:rPr>
          <w:rFonts w:ascii="Helvetica" w:hAnsi="Helvetica"/>
          <w:noProof/>
          <w:sz w:val="22"/>
          <w:szCs w:val="22"/>
        </w:rPr>
        <w:t>(Mangel 2000)</w:t>
      </w:r>
      <w:r w:rsidR="008F57EE">
        <w:rPr>
          <w:rFonts w:ascii="Helvetica" w:hAnsi="Helvetica"/>
          <w:sz w:val="22"/>
          <w:szCs w:val="22"/>
        </w:rPr>
        <w:fldChar w:fldCharType="end"/>
      </w:r>
      <w:r w:rsidR="008F57EE">
        <w:rPr>
          <w:rFonts w:ascii="Helvetica" w:hAnsi="Helvetica"/>
          <w:sz w:val="22"/>
          <w:szCs w:val="22"/>
        </w:rPr>
        <w:t>. Second, no matter what instrument is used, there is always measurement error. Both of these sources of</w:t>
      </w:r>
      <w:r w:rsidR="008F57EE" w:rsidRPr="00223CEE">
        <w:rPr>
          <w:rFonts w:ascii="Helvetica" w:hAnsi="Helvetica"/>
          <w:sz w:val="22"/>
          <w:szCs w:val="22"/>
        </w:rPr>
        <w:t xml:space="preserve"> uncertainty </w:t>
      </w:r>
      <w:r w:rsidR="008F57EE">
        <w:rPr>
          <w:rFonts w:ascii="Helvetica" w:hAnsi="Helvetica"/>
          <w:sz w:val="22"/>
          <w:szCs w:val="22"/>
        </w:rPr>
        <w:t xml:space="preserve">are problematic, </w:t>
      </w:r>
      <w:r w:rsidR="008F57EE" w:rsidRPr="00223CEE">
        <w:rPr>
          <w:rFonts w:ascii="Helvetica" w:hAnsi="Helvetica"/>
          <w:sz w:val="22"/>
          <w:szCs w:val="22"/>
        </w:rPr>
        <w:t xml:space="preserve">because </w:t>
      </w:r>
      <w:r w:rsidR="008F57EE">
        <w:rPr>
          <w:rFonts w:ascii="Helvetica" w:hAnsi="Helvetica"/>
          <w:sz w:val="22"/>
          <w:szCs w:val="22"/>
        </w:rPr>
        <w:t xml:space="preserve">an assessment </w:t>
      </w:r>
      <w:r w:rsidR="008F57EE" w:rsidRPr="00223CEE">
        <w:rPr>
          <w:rFonts w:ascii="Helvetica" w:hAnsi="Helvetica"/>
          <w:sz w:val="22"/>
          <w:szCs w:val="22"/>
        </w:rPr>
        <w:t xml:space="preserve">might </w:t>
      </w:r>
      <w:r w:rsidR="008F57EE">
        <w:rPr>
          <w:rFonts w:ascii="Helvetica" w:hAnsi="Helvetica"/>
          <w:sz w:val="22"/>
          <w:szCs w:val="22"/>
        </w:rPr>
        <w:t>incorrectly categorize a</w:t>
      </w:r>
      <w:r w:rsidR="008F57EE" w:rsidRPr="00223CEE">
        <w:rPr>
          <w:rFonts w:ascii="Helvetica" w:hAnsi="Helvetica"/>
          <w:sz w:val="22"/>
          <w:szCs w:val="22"/>
        </w:rPr>
        <w:t xml:space="preserve"> system </w:t>
      </w:r>
      <w:r w:rsidR="008F57EE">
        <w:rPr>
          <w:rFonts w:ascii="Helvetica" w:hAnsi="Helvetica"/>
          <w:sz w:val="22"/>
          <w:szCs w:val="22"/>
        </w:rPr>
        <w:t>as being a</w:t>
      </w:r>
      <w:r w:rsidR="008F57EE" w:rsidRPr="00223CEE">
        <w:rPr>
          <w:rFonts w:ascii="Helvetica" w:hAnsi="Helvetica"/>
          <w:sz w:val="22"/>
          <w:szCs w:val="22"/>
        </w:rPr>
        <w:t xml:space="preserve"> </w:t>
      </w:r>
      <w:r w:rsidR="008F57EE">
        <w:rPr>
          <w:rFonts w:ascii="Helvetica" w:hAnsi="Helvetica"/>
          <w:sz w:val="22"/>
          <w:szCs w:val="22"/>
        </w:rPr>
        <w:t>“safe” distance from a threshold</w:t>
      </w:r>
      <w:r w:rsidR="008F57EE" w:rsidRPr="00223CEE">
        <w:rPr>
          <w:rFonts w:ascii="Helvetica" w:hAnsi="Helvetica"/>
          <w:sz w:val="22"/>
          <w:szCs w:val="22"/>
        </w:rPr>
        <w:t xml:space="preserve">, when in reality the system is </w:t>
      </w:r>
      <w:r w:rsidR="008F57EE">
        <w:rPr>
          <w:rFonts w:ascii="Helvetica" w:hAnsi="Helvetica"/>
          <w:sz w:val="22"/>
          <w:szCs w:val="22"/>
        </w:rPr>
        <w:t>at</w:t>
      </w:r>
      <w:r w:rsidR="008F57EE" w:rsidRPr="00223CEE">
        <w:rPr>
          <w:rFonts w:ascii="Helvetica" w:hAnsi="Helvetica"/>
          <w:sz w:val="22"/>
          <w:szCs w:val="22"/>
        </w:rPr>
        <w:t xml:space="preserve"> or </w:t>
      </w:r>
      <w:r w:rsidR="008F57EE">
        <w:rPr>
          <w:rFonts w:ascii="Helvetica" w:hAnsi="Helvetica"/>
          <w:sz w:val="22"/>
          <w:szCs w:val="22"/>
        </w:rPr>
        <w:t>past</w:t>
      </w:r>
      <w:r w:rsidR="008F57EE" w:rsidRPr="00223CEE">
        <w:rPr>
          <w:rFonts w:ascii="Helvetica" w:hAnsi="Helvetica"/>
          <w:sz w:val="22"/>
          <w:szCs w:val="22"/>
        </w:rPr>
        <w:t xml:space="preserve"> a threshold beyond which it will take decades to recover. </w:t>
      </w:r>
      <w:r w:rsidR="00F84D49">
        <w:rPr>
          <w:rFonts w:ascii="Helvetica" w:hAnsi="Helvetica"/>
          <w:sz w:val="22"/>
          <w:szCs w:val="22"/>
        </w:rPr>
        <w:t>Given that monitoring</w:t>
      </w:r>
      <w:r w:rsidR="00F84D49" w:rsidRPr="00223CEE">
        <w:rPr>
          <w:rFonts w:ascii="Helvetica" w:hAnsi="Helvetica"/>
          <w:sz w:val="22"/>
          <w:szCs w:val="22"/>
        </w:rPr>
        <w:t xml:space="preserve"> </w:t>
      </w:r>
      <w:r w:rsidR="00F84D49">
        <w:rPr>
          <w:rFonts w:ascii="Helvetica" w:hAnsi="Helvetica"/>
          <w:sz w:val="22"/>
          <w:szCs w:val="22"/>
        </w:rPr>
        <w:t>resources are limited and our knowledge of an ecosystem will always be incomplete, it can be complicated to make decisions about</w:t>
      </w:r>
      <w:r w:rsidR="00F84D49" w:rsidRPr="00223CEE" w:rsidDel="00002A0A">
        <w:rPr>
          <w:rFonts w:ascii="Helvetica" w:hAnsi="Helvetica"/>
          <w:sz w:val="22"/>
          <w:szCs w:val="22"/>
        </w:rPr>
        <w:t xml:space="preserve"> </w:t>
      </w:r>
      <w:r w:rsidR="00002A0A">
        <w:rPr>
          <w:rFonts w:ascii="Helvetica" w:hAnsi="Helvetica"/>
          <w:sz w:val="22"/>
          <w:szCs w:val="22"/>
        </w:rPr>
        <w:t>appropriate monitoring strategies</w:t>
      </w:r>
      <w:r w:rsidR="00002A0A" w:rsidRPr="00223CEE">
        <w:rPr>
          <w:rFonts w:ascii="Helvetica" w:hAnsi="Helvetica"/>
          <w:sz w:val="22"/>
          <w:szCs w:val="22"/>
        </w:rPr>
        <w:t xml:space="preserve"> that </w:t>
      </w:r>
      <w:r w:rsidR="00002A0A">
        <w:rPr>
          <w:rFonts w:ascii="Helvetica" w:hAnsi="Helvetica"/>
          <w:sz w:val="22"/>
          <w:szCs w:val="22"/>
        </w:rPr>
        <w:t>allow managers</w:t>
      </w:r>
      <w:r w:rsidR="00002A0A" w:rsidRPr="00223CEE">
        <w:rPr>
          <w:rFonts w:ascii="Helvetica" w:hAnsi="Helvetica"/>
          <w:sz w:val="22"/>
          <w:szCs w:val="22"/>
        </w:rPr>
        <w:t xml:space="preserve"> to </w:t>
      </w:r>
      <w:r w:rsidR="00002A0A">
        <w:rPr>
          <w:rFonts w:ascii="Helvetica" w:hAnsi="Helvetica"/>
          <w:sz w:val="22"/>
          <w:szCs w:val="22"/>
        </w:rPr>
        <w:t xml:space="preserve">maximize the services </w:t>
      </w:r>
      <w:r w:rsidR="00F84D49">
        <w:rPr>
          <w:rFonts w:ascii="Helvetica" w:hAnsi="Helvetica"/>
          <w:sz w:val="22"/>
          <w:szCs w:val="22"/>
        </w:rPr>
        <w:t xml:space="preserve">provided by </w:t>
      </w:r>
      <w:r w:rsidR="00002A0A">
        <w:rPr>
          <w:rFonts w:ascii="Helvetica" w:hAnsi="Helvetica"/>
          <w:sz w:val="22"/>
          <w:szCs w:val="22"/>
        </w:rPr>
        <w:t>ecosystems without</w:t>
      </w:r>
      <w:r w:rsidR="00002A0A" w:rsidRPr="00223CEE">
        <w:rPr>
          <w:rFonts w:ascii="Helvetica" w:hAnsi="Helvetica"/>
          <w:sz w:val="22"/>
          <w:szCs w:val="22"/>
        </w:rPr>
        <w:t xml:space="preserve"> crossing a threshold</w:t>
      </w:r>
      <w:r w:rsidR="00F84D49">
        <w:rPr>
          <w:rFonts w:ascii="Helvetica" w:hAnsi="Helvetica"/>
          <w:sz w:val="22"/>
          <w:szCs w:val="22"/>
        </w:rPr>
        <w:t>.</w:t>
      </w:r>
      <w:r w:rsidR="008F57EE" w:rsidRPr="00223CEE">
        <w:rPr>
          <w:rFonts w:ascii="Helvetica" w:hAnsi="Helvetica"/>
          <w:sz w:val="22"/>
          <w:szCs w:val="22"/>
        </w:rPr>
        <w:t xml:space="preserve"> </w:t>
      </w:r>
    </w:p>
    <w:p w14:paraId="5CA2BD05" w14:textId="3100AFF8" w:rsidR="009C366A" w:rsidRDefault="00BE073F" w:rsidP="003663AE">
      <w:pPr>
        <w:rPr>
          <w:rFonts w:ascii="Helvetica" w:hAnsi="Helvetica"/>
          <w:sz w:val="22"/>
          <w:szCs w:val="22"/>
        </w:rPr>
      </w:pPr>
      <w:r>
        <w:rPr>
          <w:rFonts w:ascii="Helvetica" w:hAnsi="Helvetica"/>
          <w:b/>
          <w:sz w:val="22"/>
          <w:szCs w:val="22"/>
        </w:rPr>
        <w:tab/>
      </w:r>
      <w:r>
        <w:rPr>
          <w:rFonts w:ascii="Helvetica" w:hAnsi="Helvetica"/>
          <w:sz w:val="22"/>
          <w:szCs w:val="22"/>
        </w:rPr>
        <w:t xml:space="preserve">Previous studies have emphasized </w:t>
      </w:r>
      <w:r w:rsidR="0032791E">
        <w:rPr>
          <w:rFonts w:ascii="Helvetica" w:hAnsi="Helvetica"/>
          <w:sz w:val="22"/>
          <w:szCs w:val="22"/>
        </w:rPr>
        <w:t>that</w:t>
      </w:r>
      <w:r w:rsidR="003663AE">
        <w:rPr>
          <w:rFonts w:ascii="Helvetica" w:hAnsi="Helvetica"/>
          <w:sz w:val="22"/>
          <w:szCs w:val="22"/>
        </w:rPr>
        <w:t xml:space="preserve"> intensive</w:t>
      </w:r>
      <w:r w:rsidR="0032791E">
        <w:rPr>
          <w:rFonts w:ascii="Helvetica" w:hAnsi="Helvetica"/>
          <w:sz w:val="22"/>
          <w:szCs w:val="22"/>
        </w:rPr>
        <w:t xml:space="preserve"> </w:t>
      </w:r>
      <w:r w:rsidR="003663AE">
        <w:rPr>
          <w:rFonts w:ascii="Helvetica" w:hAnsi="Helvetica"/>
          <w:sz w:val="22"/>
          <w:szCs w:val="22"/>
        </w:rPr>
        <w:t xml:space="preserve">monitoring is not always beneficial, particularly when </w:t>
      </w:r>
      <w:r w:rsidR="002141E4">
        <w:rPr>
          <w:rFonts w:ascii="Helvetica" w:hAnsi="Helvetica"/>
          <w:sz w:val="22"/>
          <w:szCs w:val="22"/>
        </w:rPr>
        <w:t xml:space="preserve">such efforts incur </w:t>
      </w:r>
      <w:r w:rsidR="003663AE">
        <w:rPr>
          <w:rFonts w:ascii="Helvetica" w:hAnsi="Helvetica"/>
          <w:sz w:val="22"/>
          <w:szCs w:val="22"/>
        </w:rPr>
        <w:t>high cost</w:t>
      </w:r>
      <w:r w:rsidR="002141E4">
        <w:rPr>
          <w:rFonts w:ascii="Helvetica" w:hAnsi="Helvetica"/>
          <w:sz w:val="22"/>
          <w:szCs w:val="22"/>
        </w:rPr>
        <w:t>s</w:t>
      </w:r>
      <w:r w:rsidR="003663AE">
        <w:rPr>
          <w:rFonts w:ascii="Helvetica" w:hAnsi="Helvetica"/>
          <w:sz w:val="22"/>
          <w:szCs w:val="22"/>
        </w:rPr>
        <w:t xml:space="preserve"> </w:t>
      </w:r>
      <w:r w:rsidR="002141E4">
        <w:rPr>
          <w:rFonts w:ascii="Helvetica" w:hAnsi="Helvetica"/>
          <w:sz w:val="22"/>
          <w:szCs w:val="22"/>
        </w:rPr>
        <w:t xml:space="preserve">that </w:t>
      </w:r>
      <w:r w:rsidR="003663AE">
        <w:rPr>
          <w:rFonts w:ascii="Helvetica" w:hAnsi="Helvetica"/>
          <w:sz w:val="22"/>
          <w:szCs w:val="22"/>
        </w:rPr>
        <w:t xml:space="preserve">outweigh the management or conservation benefits </w:t>
      </w:r>
      <w:r w:rsidR="0032791E">
        <w:rPr>
          <w:rFonts w:ascii="Helvetica" w:hAnsi="Helvetica"/>
          <w:sz w:val="22"/>
          <w:szCs w:val="22"/>
        </w:rPr>
        <w:fldChar w:fldCharType="begin"/>
      </w:r>
      <w:r w:rsidR="00E774D1">
        <w:rPr>
          <w:rFonts w:ascii="Helvetica" w:hAnsi="Helvetica"/>
          <w:sz w:val="22"/>
          <w:szCs w:val="22"/>
        </w:rPr>
        <w:instrText xml:space="preserve"> ADDIN EN.CITE &lt;EndNote&gt;&lt;Cite&gt;&lt;Author&gt;Legg&lt;/Author&gt;&lt;Year&gt;2006&lt;/Year&gt;&lt;RecNum&gt;8543&lt;/RecNum&gt;&lt;DisplayText&gt;(Legg &amp;amp; Nagy 2006)&lt;/DisplayText&gt;&lt;record&gt;&lt;rec-number&gt;8543&lt;/rec-number&gt;&lt;foreign-keys&gt;&lt;key app="EN" db-id="dsrza9wtbra05fevxvw5svf8d0a9a0ptptvp" timestamp="1475782543"&gt;8543&lt;/key&gt;&lt;/foreign-keys&gt;&lt;ref-type name="Journal Article"&gt;17&lt;/ref-type&gt;&lt;contributors&gt;&lt;authors&gt;&lt;author&gt;Legg, Colin J&lt;/author&gt;&lt;author&gt;Nagy, Laszlo&lt;/author&gt;&lt;/authors&gt;&lt;/contributors&gt;&lt;titles&gt;&lt;title&gt;Why most conservation monitoring is, but need not be, a waste of time&lt;/title&gt;&lt;secondary-title&gt;Journal of environmental management&lt;/secondary-title&gt;&lt;/titles&gt;&lt;periodical&gt;&lt;full-title&gt;Journal of environmental management&lt;/full-title&gt;&lt;/periodical&gt;&lt;pages&gt;194-199&lt;/pages&gt;&lt;volume&gt;78&lt;/volume&gt;&lt;number&gt;2&lt;/number&gt;&lt;dates&gt;&lt;year&gt;2006&lt;/year&gt;&lt;/dates&gt;&lt;isbn&gt;0301-4797&lt;/isbn&gt;&lt;urls&gt;&lt;/urls&gt;&lt;/record&gt;&lt;/Cite&gt;&lt;/EndNote&gt;</w:instrText>
      </w:r>
      <w:r w:rsidR="0032791E">
        <w:rPr>
          <w:rFonts w:ascii="Helvetica" w:hAnsi="Helvetica"/>
          <w:sz w:val="22"/>
          <w:szCs w:val="22"/>
        </w:rPr>
        <w:fldChar w:fldCharType="separate"/>
      </w:r>
      <w:r w:rsidR="00E774D1">
        <w:rPr>
          <w:rFonts w:ascii="Helvetica" w:hAnsi="Helvetica"/>
          <w:noProof/>
          <w:sz w:val="22"/>
          <w:szCs w:val="22"/>
        </w:rPr>
        <w:t>(Legg &amp; Nagy 2006)</w:t>
      </w:r>
      <w:r w:rsidR="0032791E">
        <w:rPr>
          <w:rFonts w:ascii="Helvetica" w:hAnsi="Helvetica"/>
          <w:sz w:val="22"/>
          <w:szCs w:val="22"/>
        </w:rPr>
        <w:fldChar w:fldCharType="end"/>
      </w:r>
      <w:ins w:id="17" w:author="Crow White" w:date="2017-04-17T15:12:00Z">
        <w:r w:rsidR="00214262">
          <w:rPr>
            <w:rFonts w:ascii="Helvetica" w:hAnsi="Helvetica"/>
            <w:sz w:val="22"/>
            <w:szCs w:val="22"/>
          </w:rPr>
          <w:t>,</w:t>
        </w:r>
      </w:ins>
      <w:r w:rsidR="00183C91">
        <w:rPr>
          <w:rFonts w:ascii="Helvetica" w:hAnsi="Helvetica"/>
          <w:sz w:val="22"/>
          <w:szCs w:val="22"/>
        </w:rPr>
        <w:t xml:space="preserve"> such as in the context of monitoring extremely rare or cryptic </w:t>
      </w:r>
      <w:r w:rsidR="005136B0">
        <w:rPr>
          <w:rFonts w:ascii="Helvetica" w:hAnsi="Helvetica"/>
          <w:sz w:val="22"/>
          <w:szCs w:val="22"/>
        </w:rPr>
        <w:t xml:space="preserve">threatened </w:t>
      </w:r>
      <w:r w:rsidR="00183C91">
        <w:rPr>
          <w:rFonts w:ascii="Helvetica" w:hAnsi="Helvetica"/>
          <w:sz w:val="22"/>
          <w:szCs w:val="22"/>
        </w:rPr>
        <w:t>species</w:t>
      </w:r>
      <w:r w:rsidR="005136B0" w:rsidRPr="005136B0">
        <w:t xml:space="preserve"> </w:t>
      </w:r>
      <w:r w:rsidR="005136B0">
        <w:rPr>
          <w:rFonts w:ascii="Helvetica" w:hAnsi="Helvetica"/>
          <w:sz w:val="22"/>
          <w:szCs w:val="22"/>
        </w:rPr>
        <w:fldChar w:fldCharType="begin"/>
      </w:r>
      <w:r w:rsidR="00E774D1">
        <w:rPr>
          <w:rFonts w:ascii="Helvetica" w:hAnsi="Helvetica"/>
          <w:sz w:val="22"/>
          <w:szCs w:val="22"/>
        </w:rPr>
        <w:instrText xml:space="preserve"> ADDIN EN.CITE &lt;EndNote&gt;&lt;Cite&gt;&lt;Author&gt;Chadès&lt;/Author&gt;&lt;Year&gt;2008&lt;/Year&gt;&lt;RecNum&gt;8545&lt;/RecNum&gt;&lt;DisplayText&gt;(Chadès&lt;style face="italic"&gt; et al.&lt;/style&gt; 2008)&lt;/DisplayText&gt;&lt;record&gt;&lt;rec-number&gt;8545&lt;/rec-number&gt;&lt;foreign-keys&gt;&lt;key app="EN" db-id="dsrza9wtbra05fevxvw5svf8d0a9a0ptptvp" timestamp="1475783220"&gt;8545&lt;/key&gt;&lt;/foreign-keys&gt;&lt;ref-type name="Journal Article"&gt;17&lt;/ref-type&gt;&lt;contributors&gt;&lt;authors&gt;&lt;author&gt;Chadès, Iadine&lt;/author&gt;&lt;author&gt;McDonald-Madden, Eve&lt;/author&gt;&lt;author&gt;McCarthy, Michael A&lt;/author&gt;&lt;author&gt;Wintle, Brendan&lt;/author&gt;&lt;author&gt;Linkie, Matthew&lt;/author&gt;&lt;author&gt;Possingham, Hugh P&lt;/author&gt;&lt;/authors&gt;&lt;/contributors&gt;&lt;titles&gt;&lt;title&gt;When to stop managing or surveying cryptic threatened species&lt;/title&gt;&lt;secondary-title&gt;Proceedings of the National Academy of Sciences&lt;/secondary-title&gt;&lt;/titles&gt;&lt;periodical&gt;&lt;full-title&gt;Proceedings of the National Academy of Sciences&lt;/full-title&gt;&lt;/periodical&gt;&lt;pages&gt;13936-13940&lt;/pages&gt;&lt;volume&gt;105&lt;/volume&gt;&lt;number&gt;37&lt;/number&gt;&lt;dates&gt;&lt;year&gt;2008&lt;/year&gt;&lt;/dates&gt;&lt;isbn&gt;0027-8424&lt;/isbn&gt;&lt;urls&gt;&lt;/urls&gt;&lt;/record&gt;&lt;/Cite&gt;&lt;/EndNote&gt;</w:instrText>
      </w:r>
      <w:r w:rsidR="005136B0">
        <w:rPr>
          <w:rFonts w:ascii="Helvetica" w:hAnsi="Helvetica"/>
          <w:sz w:val="22"/>
          <w:szCs w:val="22"/>
        </w:rPr>
        <w:fldChar w:fldCharType="separate"/>
      </w:r>
      <w:r w:rsidR="00E774D1">
        <w:rPr>
          <w:rFonts w:ascii="Helvetica" w:hAnsi="Helvetica"/>
          <w:noProof/>
          <w:sz w:val="22"/>
          <w:szCs w:val="22"/>
        </w:rPr>
        <w:t>(Chadès</w:t>
      </w:r>
      <w:r w:rsidR="00E774D1" w:rsidRPr="00E774D1">
        <w:rPr>
          <w:rFonts w:ascii="Helvetica" w:hAnsi="Helvetica"/>
          <w:i/>
          <w:noProof/>
          <w:sz w:val="22"/>
          <w:szCs w:val="22"/>
        </w:rPr>
        <w:t xml:space="preserve"> et al.</w:t>
      </w:r>
      <w:r w:rsidR="00E774D1">
        <w:rPr>
          <w:rFonts w:ascii="Helvetica" w:hAnsi="Helvetica"/>
          <w:noProof/>
          <w:sz w:val="22"/>
          <w:szCs w:val="22"/>
        </w:rPr>
        <w:t xml:space="preserve"> 2008)</w:t>
      </w:r>
      <w:r w:rsidR="005136B0">
        <w:rPr>
          <w:rFonts w:ascii="Helvetica" w:hAnsi="Helvetica"/>
          <w:sz w:val="22"/>
          <w:szCs w:val="22"/>
        </w:rPr>
        <w:fldChar w:fldCharType="end"/>
      </w:r>
      <w:r w:rsidR="009934BB">
        <w:rPr>
          <w:rFonts w:ascii="Helvetica" w:hAnsi="Helvetica"/>
          <w:sz w:val="22"/>
          <w:szCs w:val="22"/>
        </w:rPr>
        <w:t xml:space="preserve">, or in reference to limitations of adaptive management </w:t>
      </w:r>
      <w:r w:rsidR="009934BB">
        <w:rPr>
          <w:rFonts w:ascii="Helvetica" w:hAnsi="Helvetica"/>
          <w:sz w:val="22"/>
          <w:szCs w:val="22"/>
        </w:rPr>
        <w:fldChar w:fldCharType="begin"/>
      </w:r>
      <w:r w:rsidR="00E774D1">
        <w:rPr>
          <w:rFonts w:ascii="Helvetica" w:hAnsi="Helvetica"/>
          <w:sz w:val="22"/>
          <w:szCs w:val="22"/>
        </w:rPr>
        <w:instrText xml:space="preserve"> ADDIN EN.CITE &lt;EndNote&gt;&lt;Cite&gt;&lt;Author&gt;McDonald-Madden&lt;/Author&gt;&lt;Year&gt;2010&lt;/Year&gt;&lt;RecNum&gt;8544&lt;/RecNum&gt;&lt;DisplayText&gt;(McDonald-Madden&lt;style face="italic"&gt; et al.&lt;/style&gt; 2010)&lt;/DisplayText&gt;&lt;record&gt;&lt;rec-number&gt;8544&lt;/rec-number&gt;&lt;foreign-keys&gt;&lt;key app="EN" db-id="dsrza9wtbra05fevxvw5svf8d0a9a0ptptvp" timestamp="1475782765"&gt;8544&lt;/key&gt;&lt;/foreign-keys&gt;&lt;ref-type name="Journal Article"&gt;17&lt;/ref-type&gt;&lt;contributors&gt;&lt;authors&gt;&lt;author&gt;McDonald-Madden, Eve&lt;/author&gt;&lt;author&gt;Baxter, Peter WJ&lt;/author&gt;&lt;author&gt;Fuller, Richard A&lt;/author&gt;&lt;author&gt;Martin, Tara G&lt;/author&gt;&lt;author&gt;Game, Edward T&lt;/author&gt;&lt;author&gt;Montambault, Jensen&lt;/author&gt;&lt;author&gt;Possingham, Hugh P&lt;/author&gt;&lt;/authors&gt;&lt;/contributors&gt;&lt;titles&gt;&lt;title&gt;Monitoring does not always count&lt;/title&gt;&lt;secondary-title&gt;Trends in Ecology &amp;amp; Evolution&lt;/secondary-title&gt;&lt;/titles&gt;&lt;periodical&gt;&lt;full-title&gt;Trends in Ecology &amp;amp; Evolution&lt;/full-title&gt;&lt;/periodical&gt;&lt;pages&gt;547-550&lt;/pages&gt;&lt;volume&gt;25&lt;/volume&gt;&lt;number&gt;10&lt;/number&gt;&lt;dates&gt;&lt;year&gt;2010&lt;/year&gt;&lt;/dates&gt;&lt;isbn&gt;0169-5347&lt;/isbn&gt;&lt;urls&gt;&lt;/urls&gt;&lt;/record&gt;&lt;/Cite&gt;&lt;/EndNote&gt;</w:instrText>
      </w:r>
      <w:r w:rsidR="009934BB">
        <w:rPr>
          <w:rFonts w:ascii="Helvetica" w:hAnsi="Helvetica"/>
          <w:sz w:val="22"/>
          <w:szCs w:val="22"/>
        </w:rPr>
        <w:fldChar w:fldCharType="separate"/>
      </w:r>
      <w:r w:rsidR="00E774D1">
        <w:rPr>
          <w:rFonts w:ascii="Helvetica" w:hAnsi="Helvetica"/>
          <w:noProof/>
          <w:sz w:val="22"/>
          <w:szCs w:val="22"/>
        </w:rPr>
        <w:t>(McDonald-Madden</w:t>
      </w:r>
      <w:r w:rsidR="00E774D1" w:rsidRPr="00E774D1">
        <w:rPr>
          <w:rFonts w:ascii="Helvetica" w:hAnsi="Helvetica"/>
          <w:i/>
          <w:noProof/>
          <w:sz w:val="22"/>
          <w:szCs w:val="22"/>
        </w:rPr>
        <w:t xml:space="preserve"> et al.</w:t>
      </w:r>
      <w:r w:rsidR="00E774D1">
        <w:rPr>
          <w:rFonts w:ascii="Helvetica" w:hAnsi="Helvetica"/>
          <w:noProof/>
          <w:sz w:val="22"/>
          <w:szCs w:val="22"/>
        </w:rPr>
        <w:t xml:space="preserve"> 2010)</w:t>
      </w:r>
      <w:r w:rsidR="009934BB">
        <w:rPr>
          <w:rFonts w:ascii="Helvetica" w:hAnsi="Helvetica"/>
          <w:sz w:val="22"/>
          <w:szCs w:val="22"/>
        </w:rPr>
        <w:fldChar w:fldCharType="end"/>
      </w:r>
      <w:r w:rsidR="003663AE">
        <w:rPr>
          <w:rFonts w:ascii="Helvetica" w:hAnsi="Helvetica"/>
          <w:sz w:val="22"/>
          <w:szCs w:val="22"/>
        </w:rPr>
        <w:t xml:space="preserve">. </w:t>
      </w:r>
      <w:r w:rsidR="00602A5F" w:rsidRPr="00614769">
        <w:rPr>
          <w:rFonts w:ascii="Helvetica" w:hAnsi="Helvetica"/>
          <w:sz w:val="22"/>
          <w:szCs w:val="22"/>
        </w:rPr>
        <w:t>Here,</w:t>
      </w:r>
      <w:r w:rsidR="00344157" w:rsidRPr="00614769">
        <w:rPr>
          <w:rFonts w:ascii="Helvetica" w:hAnsi="Helvetica"/>
          <w:sz w:val="22"/>
          <w:szCs w:val="22"/>
        </w:rPr>
        <w:t xml:space="preserve"> we</w:t>
      </w:r>
      <w:r w:rsidR="003663AE">
        <w:rPr>
          <w:rFonts w:ascii="Helvetica" w:hAnsi="Helvetica"/>
          <w:sz w:val="22"/>
          <w:szCs w:val="22"/>
        </w:rPr>
        <w:t xml:space="preserve"> extend these studies by focusing on the value of </w:t>
      </w:r>
      <w:r w:rsidR="003663AE">
        <w:rPr>
          <w:rFonts w:ascii="Helvetica" w:hAnsi="Helvetica"/>
          <w:sz w:val="22"/>
          <w:szCs w:val="22"/>
        </w:rPr>
        <w:lastRenderedPageBreak/>
        <w:t>monitoring information in systems with one or more critical threshold.</w:t>
      </w:r>
      <w:r w:rsidR="00763A42">
        <w:rPr>
          <w:rFonts w:ascii="Helvetica" w:hAnsi="Helvetica"/>
          <w:sz w:val="22"/>
          <w:szCs w:val="22"/>
        </w:rPr>
        <w:t xml:space="preserve"> W</w:t>
      </w:r>
      <w:r w:rsidR="003663AE">
        <w:rPr>
          <w:rFonts w:ascii="Helvetica" w:hAnsi="Helvetica"/>
          <w:sz w:val="22"/>
          <w:szCs w:val="22"/>
        </w:rPr>
        <w:t>e</w:t>
      </w:r>
      <w:r w:rsidR="00344157" w:rsidRPr="00614769">
        <w:rPr>
          <w:rFonts w:ascii="Helvetica" w:hAnsi="Helvetica"/>
          <w:sz w:val="22"/>
          <w:szCs w:val="22"/>
        </w:rPr>
        <w:t xml:space="preserve"> </w:t>
      </w:r>
      <w:r w:rsidR="004D2470" w:rsidRPr="00614769">
        <w:rPr>
          <w:rFonts w:ascii="Helvetica" w:hAnsi="Helvetica"/>
          <w:sz w:val="22"/>
          <w:szCs w:val="22"/>
        </w:rPr>
        <w:t>develop a heuristic model</w:t>
      </w:r>
      <w:r w:rsidR="003663AE">
        <w:rPr>
          <w:rFonts w:ascii="Helvetica" w:hAnsi="Helvetica"/>
          <w:sz w:val="22"/>
          <w:szCs w:val="22"/>
        </w:rPr>
        <w:t xml:space="preserve"> of a harvested species with a limit reference point and biological tipping point to </w:t>
      </w:r>
      <w:r w:rsidR="004B2744">
        <w:rPr>
          <w:rFonts w:ascii="Helvetica" w:hAnsi="Helvetica"/>
          <w:sz w:val="22"/>
          <w:szCs w:val="22"/>
        </w:rPr>
        <w:t>ask</w:t>
      </w:r>
      <w:r w:rsidR="00852921">
        <w:rPr>
          <w:rFonts w:ascii="Helvetica" w:hAnsi="Helvetica"/>
          <w:sz w:val="22"/>
          <w:szCs w:val="22"/>
        </w:rPr>
        <w:t xml:space="preserve"> </w:t>
      </w:r>
      <w:r w:rsidR="00EB17AA">
        <w:rPr>
          <w:rFonts w:ascii="Helvetica" w:hAnsi="Helvetica"/>
          <w:sz w:val="22"/>
          <w:szCs w:val="22"/>
        </w:rPr>
        <w:t xml:space="preserve">three </w:t>
      </w:r>
      <w:r w:rsidR="00852921">
        <w:rPr>
          <w:rFonts w:ascii="Helvetica" w:hAnsi="Helvetica"/>
          <w:sz w:val="22"/>
          <w:szCs w:val="22"/>
        </w:rPr>
        <w:t>questions:</w:t>
      </w:r>
    </w:p>
    <w:p w14:paraId="37D7C9B8" w14:textId="77777777" w:rsidR="00D92A66" w:rsidRDefault="00D92A66" w:rsidP="00B61A5C">
      <w:pPr>
        <w:ind w:firstLine="720"/>
        <w:rPr>
          <w:rFonts w:ascii="Helvetica" w:hAnsi="Helvetica"/>
          <w:sz w:val="22"/>
          <w:szCs w:val="22"/>
        </w:rPr>
      </w:pPr>
    </w:p>
    <w:p w14:paraId="6A3A57EF" w14:textId="61EEFE1B" w:rsidR="00DB58A9"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 xml:space="preserve">How does return on monitoring investment </w:t>
      </w:r>
      <w:r w:rsidR="004972A1">
        <w:rPr>
          <w:rFonts w:ascii="Helvetica" w:hAnsi="Helvetica"/>
          <w:sz w:val="22"/>
          <w:szCs w:val="22"/>
        </w:rPr>
        <w:t>change</w:t>
      </w:r>
      <w:r w:rsidR="004972A1" w:rsidRPr="006D7DEA">
        <w:rPr>
          <w:rFonts w:ascii="Helvetica" w:hAnsi="Helvetica"/>
          <w:sz w:val="22"/>
          <w:szCs w:val="22"/>
        </w:rPr>
        <w:t xml:space="preserve"> </w:t>
      </w:r>
      <w:r w:rsidRPr="006D7DEA">
        <w:rPr>
          <w:rFonts w:ascii="Helvetica" w:hAnsi="Helvetica"/>
          <w:sz w:val="22"/>
          <w:szCs w:val="22"/>
        </w:rPr>
        <w:t>wit</w:t>
      </w:r>
      <w:r w:rsidR="00064856" w:rsidRPr="006D7DEA">
        <w:rPr>
          <w:rFonts w:ascii="Helvetica" w:hAnsi="Helvetica"/>
          <w:sz w:val="22"/>
          <w:szCs w:val="22"/>
        </w:rPr>
        <w:t xml:space="preserve">h proximity to a </w:t>
      </w:r>
      <w:r w:rsidR="009442F2">
        <w:rPr>
          <w:rFonts w:ascii="Helvetica" w:eastAsia="Times New Roman" w:hAnsi="Helvetica" w:cs="Times New Roman"/>
          <w:sz w:val="22"/>
          <w:szCs w:val="22"/>
        </w:rPr>
        <w:t>critical threshold</w:t>
      </w:r>
      <w:r w:rsidR="00064856" w:rsidRPr="006D7DEA">
        <w:rPr>
          <w:rFonts w:ascii="Helvetica" w:hAnsi="Helvetica"/>
          <w:sz w:val="22"/>
          <w:szCs w:val="22"/>
        </w:rPr>
        <w:t>?</w:t>
      </w:r>
    </w:p>
    <w:p w14:paraId="5B4C53F9" w14:textId="5B32F8D6" w:rsidR="00DB58A9"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 xml:space="preserve">What is the safe operating space that allows avoidance of </w:t>
      </w:r>
      <w:r w:rsidR="009442F2">
        <w:rPr>
          <w:rFonts w:ascii="Helvetica" w:eastAsia="Times New Roman" w:hAnsi="Helvetica" w:cs="Times New Roman"/>
          <w:sz w:val="22"/>
          <w:szCs w:val="22"/>
        </w:rPr>
        <w:t>critical thresholds</w:t>
      </w:r>
      <w:r w:rsidR="001361AB" w:rsidRPr="006D7DEA">
        <w:rPr>
          <w:rFonts w:ascii="Helvetica" w:hAnsi="Helvetica"/>
          <w:sz w:val="22"/>
          <w:szCs w:val="22"/>
        </w:rPr>
        <w:t>?</w:t>
      </w:r>
    </w:p>
    <w:p w14:paraId="1A3E63BB" w14:textId="77777777" w:rsidR="002D198C" w:rsidRPr="006D7DEA"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 xml:space="preserve">Are </w:t>
      </w:r>
      <w:r w:rsidR="00555F85" w:rsidRPr="006D7DEA">
        <w:rPr>
          <w:rFonts w:ascii="Helvetica" w:hAnsi="Helvetica"/>
          <w:sz w:val="22"/>
          <w:szCs w:val="22"/>
        </w:rPr>
        <w:t>precautionary</w:t>
      </w:r>
      <w:r w:rsidRPr="006D7DEA">
        <w:rPr>
          <w:rFonts w:ascii="Helvetica" w:hAnsi="Helvetica"/>
          <w:sz w:val="22"/>
          <w:szCs w:val="22"/>
        </w:rPr>
        <w:t xml:space="preserve"> </w:t>
      </w:r>
      <w:r w:rsidR="00E47DE3" w:rsidRPr="006D7DEA">
        <w:rPr>
          <w:rFonts w:ascii="Helvetica" w:hAnsi="Helvetica"/>
          <w:sz w:val="22"/>
          <w:szCs w:val="22"/>
        </w:rPr>
        <w:t>buffers suitable alternatives given the</w:t>
      </w:r>
      <w:r w:rsidRPr="006D7DEA">
        <w:rPr>
          <w:rFonts w:ascii="Helvetica" w:hAnsi="Helvetica"/>
          <w:sz w:val="22"/>
          <w:szCs w:val="22"/>
        </w:rPr>
        <w:t xml:space="preserve"> </w:t>
      </w:r>
      <w:r w:rsidR="00E47DE3" w:rsidRPr="006D7DEA">
        <w:rPr>
          <w:rFonts w:ascii="Helvetica" w:hAnsi="Helvetica"/>
          <w:sz w:val="22"/>
          <w:szCs w:val="22"/>
        </w:rPr>
        <w:t>costs</w:t>
      </w:r>
      <w:r w:rsidR="00F13BE1" w:rsidRPr="006D7DEA">
        <w:rPr>
          <w:rFonts w:ascii="Helvetica" w:hAnsi="Helvetica"/>
          <w:sz w:val="22"/>
          <w:szCs w:val="22"/>
        </w:rPr>
        <w:t xml:space="preserve"> </w:t>
      </w:r>
      <w:r w:rsidR="00E47DE3" w:rsidRPr="006D7DEA">
        <w:rPr>
          <w:rFonts w:ascii="Helvetica" w:hAnsi="Helvetica"/>
          <w:sz w:val="22"/>
          <w:szCs w:val="22"/>
        </w:rPr>
        <w:t xml:space="preserve">and benefits of </w:t>
      </w:r>
      <w:r w:rsidRPr="006D7DEA">
        <w:rPr>
          <w:rFonts w:ascii="Helvetica" w:hAnsi="Helvetica"/>
          <w:sz w:val="22"/>
          <w:szCs w:val="22"/>
        </w:rPr>
        <w:t xml:space="preserve">intensive monitoring? </w:t>
      </w:r>
    </w:p>
    <w:p w14:paraId="6684C277" w14:textId="77777777" w:rsidR="00FB4775" w:rsidRPr="00957F1F" w:rsidRDefault="00FB4775" w:rsidP="00FB4775">
      <w:pPr>
        <w:rPr>
          <w:rFonts w:ascii="Helvetica" w:hAnsi="Helvetica"/>
          <w:b/>
          <w:sz w:val="22"/>
          <w:szCs w:val="22"/>
        </w:rPr>
      </w:pPr>
    </w:p>
    <w:p w14:paraId="0E253EA7" w14:textId="77777777" w:rsidR="002D7AB2" w:rsidRPr="00957F1F" w:rsidRDefault="00F838F5" w:rsidP="002D7AB2">
      <w:pPr>
        <w:rPr>
          <w:rFonts w:ascii="Helvetica" w:hAnsi="Helvetica"/>
          <w:b/>
          <w:sz w:val="22"/>
          <w:szCs w:val="22"/>
        </w:rPr>
      </w:pPr>
      <w:r w:rsidRPr="00957F1F">
        <w:rPr>
          <w:rFonts w:ascii="Helvetica" w:hAnsi="Helvetica"/>
          <w:b/>
          <w:sz w:val="22"/>
          <w:szCs w:val="22"/>
        </w:rPr>
        <w:t>METHODS</w:t>
      </w:r>
    </w:p>
    <w:p w14:paraId="45E143F7" w14:textId="77777777" w:rsidR="0036192F" w:rsidRDefault="0036192F" w:rsidP="0036192F">
      <w:pPr>
        <w:tabs>
          <w:tab w:val="left" w:pos="2760"/>
        </w:tabs>
        <w:rPr>
          <w:rFonts w:ascii="Helvetica" w:hAnsi="Helvetica"/>
          <w:b/>
          <w:sz w:val="22"/>
          <w:szCs w:val="22"/>
        </w:rPr>
      </w:pPr>
    </w:p>
    <w:p w14:paraId="6DF93684" w14:textId="77777777" w:rsidR="0036192F" w:rsidRDefault="0036192F" w:rsidP="0036192F">
      <w:pPr>
        <w:tabs>
          <w:tab w:val="left" w:pos="2760"/>
        </w:tabs>
        <w:rPr>
          <w:rFonts w:ascii="Helvetica" w:hAnsi="Helvetica"/>
          <w:i/>
          <w:sz w:val="22"/>
          <w:szCs w:val="22"/>
        </w:rPr>
      </w:pPr>
      <w:r w:rsidRPr="0036192F">
        <w:rPr>
          <w:rFonts w:ascii="Helvetica" w:hAnsi="Helvetica"/>
          <w:i/>
          <w:sz w:val="22"/>
          <w:szCs w:val="22"/>
        </w:rPr>
        <w:t>Management Strategy Evaluation</w:t>
      </w:r>
      <w:r w:rsidR="003476B7">
        <w:rPr>
          <w:rFonts w:ascii="Helvetica" w:hAnsi="Helvetica"/>
          <w:i/>
          <w:sz w:val="22"/>
          <w:szCs w:val="22"/>
        </w:rPr>
        <w:t xml:space="preserve"> Overview</w:t>
      </w:r>
    </w:p>
    <w:p w14:paraId="0CAD535A" w14:textId="77777777" w:rsidR="00B70217" w:rsidRPr="0036192F" w:rsidRDefault="00B70217" w:rsidP="0036192F">
      <w:pPr>
        <w:tabs>
          <w:tab w:val="left" w:pos="2760"/>
        </w:tabs>
        <w:rPr>
          <w:rFonts w:ascii="Helvetica" w:hAnsi="Helvetica"/>
          <w:i/>
          <w:sz w:val="22"/>
          <w:szCs w:val="22"/>
        </w:rPr>
      </w:pPr>
    </w:p>
    <w:p w14:paraId="4AA24B29" w14:textId="5040B408" w:rsidR="00C404D8" w:rsidRDefault="00730E93" w:rsidP="00A140A9">
      <w:pPr>
        <w:tabs>
          <w:tab w:val="left" w:pos="2760"/>
        </w:tabs>
        <w:rPr>
          <w:rFonts w:ascii="Helvetica" w:hAnsi="Helvetica"/>
          <w:b/>
          <w:sz w:val="22"/>
          <w:szCs w:val="22"/>
        </w:rPr>
      </w:pPr>
      <w:r>
        <w:rPr>
          <w:rFonts w:ascii="Helvetica" w:hAnsi="Helvetica"/>
          <w:sz w:val="22"/>
          <w:szCs w:val="22"/>
        </w:rPr>
        <w:t>We used m</w:t>
      </w:r>
      <w:r w:rsidR="003030A9" w:rsidRPr="00957F1F">
        <w:rPr>
          <w:rFonts w:ascii="Helvetica" w:hAnsi="Helvetica"/>
          <w:sz w:val="22"/>
          <w:szCs w:val="22"/>
        </w:rPr>
        <w:t xml:space="preserve">anagement strategy evaluation </w:t>
      </w:r>
      <w:r w:rsidR="008324A7" w:rsidRPr="00957F1F">
        <w:rPr>
          <w:rFonts w:ascii="Helvetica" w:hAnsi="Helvetica"/>
          <w:sz w:val="22"/>
          <w:szCs w:val="22"/>
        </w:rPr>
        <w:t>(MSE)</w:t>
      </w:r>
      <w:r>
        <w:rPr>
          <w:rFonts w:ascii="Helvetica" w:hAnsi="Helvetica"/>
          <w:sz w:val="22"/>
          <w:szCs w:val="22"/>
        </w:rPr>
        <w:t xml:space="preserve">, </w:t>
      </w:r>
      <w:r w:rsidR="0079704C">
        <w:rPr>
          <w:rFonts w:ascii="Helvetica" w:hAnsi="Helvetica"/>
          <w:sz w:val="22"/>
          <w:szCs w:val="22"/>
        </w:rPr>
        <w:t>an analytical tool that defines the total allowable harvest given a suite of</w:t>
      </w:r>
      <w:r w:rsidR="00C404D8">
        <w:rPr>
          <w:rFonts w:ascii="Helvetica" w:hAnsi="Helvetica"/>
          <w:sz w:val="22"/>
          <w:szCs w:val="22"/>
        </w:rPr>
        <w:t xml:space="preserve"> different monitoring strategies</w:t>
      </w:r>
      <w:r w:rsidRPr="00730E93">
        <w:t xml:space="preserve"> </w:t>
      </w:r>
      <w:r w:rsidR="009442F2">
        <w:rPr>
          <w:rFonts w:ascii="Helvetica" w:hAnsi="Helvetica"/>
          <w:sz w:val="22"/>
          <w:szCs w:val="22"/>
        </w:rPr>
        <w:fldChar w:fldCharType="begin"/>
      </w:r>
      <w:r w:rsidR="009442F2">
        <w:rPr>
          <w:rFonts w:ascii="Helvetica" w:hAnsi="Helvetica"/>
          <w:sz w:val="22"/>
          <w:szCs w:val="22"/>
        </w:rPr>
        <w:instrText xml:space="preserve"> ADDIN EN.CITE &lt;EndNote&gt;&lt;Cite&gt;&lt;Author&gt;Bunnefeld&lt;/Author&gt;&lt;Year&gt;2011&lt;/Year&gt;&lt;RecNum&gt;8370&lt;/RecNum&gt;&lt;DisplayText&gt;(Bunnefeld&lt;style face="italic"&gt; et al.&lt;/style&gt; 2011)&lt;/DisplayText&gt;&lt;record&gt;&lt;rec-number&gt;8370&lt;/rec-number&gt;&lt;foreign-keys&gt;&lt;key app="EN" db-id="dsrza9wtbra05fevxvw5svf8d0a9a0ptptvp" timestamp="1462230335"&gt;8370&lt;/key&gt;&lt;/foreign-keys&gt;&lt;ref-type name="Journal Article"&gt;17&lt;/ref-type&gt;&lt;contributors&gt;&lt;authors&gt;&lt;author&gt;Bunnefeld, Nils&lt;/author&gt;&lt;author&gt;Hoshino, Eriko&lt;/author&gt;&lt;author&gt;Milner-Gulland, Eleanor J&lt;/author&gt;&lt;/authors&gt;&lt;/contributors&gt;&lt;titles&gt;&lt;title&gt;Management strategy evaluation: a powerful tool for conservation?&lt;/title&gt;&lt;secondary-title&gt;Trends in ecology &amp;amp; evolution&lt;/secondary-title&gt;&lt;/titles&gt;&lt;periodical&gt;&lt;full-title&gt;Trends in Ecology &amp;amp; Evolution&lt;/full-title&gt;&lt;/periodical&gt;&lt;pages&gt;441-447&lt;/pages&gt;&lt;volume&gt;26&lt;/volume&gt;&lt;number&gt;9&lt;/number&gt;&lt;dates&gt;&lt;year&gt;2011&lt;/year&gt;&lt;/dates&gt;&lt;isbn&gt;0169-5347&lt;/isbn&gt;&lt;urls&gt;&lt;/urls&gt;&lt;/record&gt;&lt;/Cite&gt;&lt;/EndNote&gt;</w:instrText>
      </w:r>
      <w:r w:rsidR="009442F2">
        <w:rPr>
          <w:rFonts w:ascii="Helvetica" w:hAnsi="Helvetica"/>
          <w:sz w:val="22"/>
          <w:szCs w:val="22"/>
        </w:rPr>
        <w:fldChar w:fldCharType="separate"/>
      </w:r>
      <w:r w:rsidR="009442F2">
        <w:rPr>
          <w:rFonts w:ascii="Helvetica" w:hAnsi="Helvetica"/>
          <w:noProof/>
          <w:sz w:val="22"/>
          <w:szCs w:val="22"/>
        </w:rPr>
        <w:t>(Bunnefeld</w:t>
      </w:r>
      <w:r w:rsidR="009442F2" w:rsidRPr="009442F2">
        <w:rPr>
          <w:rFonts w:ascii="Helvetica" w:hAnsi="Helvetica"/>
          <w:i/>
          <w:noProof/>
          <w:sz w:val="22"/>
          <w:szCs w:val="22"/>
        </w:rPr>
        <w:t xml:space="preserve"> et al.</w:t>
      </w:r>
      <w:r w:rsidR="009442F2">
        <w:rPr>
          <w:rFonts w:ascii="Helvetica" w:hAnsi="Helvetica"/>
          <w:noProof/>
          <w:sz w:val="22"/>
          <w:szCs w:val="22"/>
        </w:rPr>
        <w:t xml:space="preserve"> 2011)</w:t>
      </w:r>
      <w:r w:rsidR="009442F2">
        <w:rPr>
          <w:rFonts w:ascii="Helvetica" w:hAnsi="Helvetica"/>
          <w:sz w:val="22"/>
          <w:szCs w:val="22"/>
        </w:rPr>
        <w:fldChar w:fldCharType="end"/>
      </w:r>
      <w:r w:rsidR="0079704C">
        <w:rPr>
          <w:rFonts w:ascii="Helvetica" w:hAnsi="Helvetica"/>
          <w:sz w:val="22"/>
          <w:szCs w:val="22"/>
        </w:rPr>
        <w:t xml:space="preserve">. MSE </w:t>
      </w:r>
      <w:r w:rsidR="008324A7" w:rsidRPr="00957F1F">
        <w:rPr>
          <w:rFonts w:ascii="Helvetica" w:hAnsi="Helvetica"/>
          <w:sz w:val="22"/>
          <w:szCs w:val="22"/>
        </w:rPr>
        <w:t>is an</w:t>
      </w:r>
      <w:r w:rsidR="003030A9" w:rsidRPr="00957F1F">
        <w:rPr>
          <w:rFonts w:ascii="Helvetica" w:hAnsi="Helvetica"/>
          <w:sz w:val="22"/>
          <w:szCs w:val="22"/>
        </w:rPr>
        <w:t xml:space="preserve"> </w:t>
      </w:r>
      <w:r w:rsidR="00F61749" w:rsidRPr="00957F1F">
        <w:rPr>
          <w:rFonts w:ascii="Helvetica" w:hAnsi="Helvetica"/>
          <w:sz w:val="22"/>
          <w:szCs w:val="22"/>
        </w:rPr>
        <w:t>ideal</w:t>
      </w:r>
      <w:r w:rsidR="003030A9" w:rsidRPr="00957F1F">
        <w:rPr>
          <w:rFonts w:ascii="Helvetica" w:hAnsi="Helvetica"/>
          <w:sz w:val="22"/>
          <w:szCs w:val="22"/>
        </w:rPr>
        <w:t xml:space="preserve"> tool to </w:t>
      </w:r>
      <w:r w:rsidR="008324A7" w:rsidRPr="00957F1F">
        <w:rPr>
          <w:rFonts w:ascii="Helvetica" w:hAnsi="Helvetica"/>
          <w:sz w:val="22"/>
          <w:szCs w:val="22"/>
        </w:rPr>
        <w:t>explore the importance of variable monitoring effort in systems with tipping points</w:t>
      </w:r>
      <w:r w:rsidR="00F61749" w:rsidRPr="00957F1F">
        <w:rPr>
          <w:rFonts w:ascii="Helvetica" w:hAnsi="Helvetica"/>
          <w:sz w:val="22"/>
          <w:szCs w:val="22"/>
        </w:rPr>
        <w:t xml:space="preserve">. </w:t>
      </w:r>
      <w:r w:rsidR="005341A5" w:rsidRPr="00957F1F">
        <w:rPr>
          <w:rFonts w:ascii="Helvetica" w:hAnsi="Helvetica"/>
          <w:sz w:val="22"/>
          <w:szCs w:val="22"/>
        </w:rPr>
        <w:t>Specifically</w:t>
      </w:r>
      <w:r w:rsidR="00EA375D">
        <w:rPr>
          <w:rFonts w:ascii="Helvetica" w:hAnsi="Helvetica"/>
          <w:sz w:val="22"/>
          <w:szCs w:val="22"/>
        </w:rPr>
        <w:t>,</w:t>
      </w:r>
      <w:r w:rsidR="00F61749" w:rsidRPr="00957F1F">
        <w:rPr>
          <w:rFonts w:ascii="Helvetica" w:hAnsi="Helvetica"/>
          <w:sz w:val="22"/>
          <w:szCs w:val="22"/>
        </w:rPr>
        <w:t xml:space="preserve"> MSE </w:t>
      </w:r>
      <w:r w:rsidR="00DA7745" w:rsidRPr="00957F1F">
        <w:rPr>
          <w:rFonts w:ascii="Helvetica" w:hAnsi="Helvetica"/>
          <w:sz w:val="22"/>
          <w:szCs w:val="22"/>
        </w:rPr>
        <w:t>allow</w:t>
      </w:r>
      <w:r w:rsidR="007770BC" w:rsidRPr="00957F1F">
        <w:rPr>
          <w:rFonts w:ascii="Helvetica" w:hAnsi="Helvetica"/>
          <w:sz w:val="22"/>
          <w:szCs w:val="22"/>
        </w:rPr>
        <w:t>ed</w:t>
      </w:r>
      <w:r w:rsidR="00F61749" w:rsidRPr="00957F1F">
        <w:rPr>
          <w:rFonts w:ascii="Helvetica" w:hAnsi="Helvetica"/>
          <w:sz w:val="22"/>
          <w:szCs w:val="22"/>
        </w:rPr>
        <w:t xml:space="preserve"> us to measure the consequences of </w:t>
      </w:r>
      <w:r w:rsidR="007D2E9C">
        <w:rPr>
          <w:rFonts w:ascii="Helvetica" w:hAnsi="Helvetica"/>
          <w:sz w:val="22"/>
          <w:szCs w:val="22"/>
        </w:rPr>
        <w:t>alternative levels of</w:t>
      </w:r>
      <w:r w:rsidR="007D2E9C" w:rsidRPr="00957F1F">
        <w:rPr>
          <w:rFonts w:ascii="Helvetica" w:hAnsi="Helvetica"/>
          <w:sz w:val="22"/>
          <w:szCs w:val="22"/>
        </w:rPr>
        <w:t xml:space="preserve"> </w:t>
      </w:r>
      <w:r w:rsidR="00DA7745" w:rsidRPr="00957F1F">
        <w:rPr>
          <w:rFonts w:ascii="Helvetica" w:hAnsi="Helvetica"/>
          <w:sz w:val="22"/>
          <w:szCs w:val="22"/>
        </w:rPr>
        <w:t>monitoring precision</w:t>
      </w:r>
      <w:r w:rsidR="00F61749" w:rsidRPr="00957F1F">
        <w:rPr>
          <w:rFonts w:ascii="Helvetica" w:hAnsi="Helvetica"/>
          <w:sz w:val="22"/>
          <w:szCs w:val="22"/>
        </w:rPr>
        <w:t xml:space="preserve"> and resource extraction pressure</w:t>
      </w:r>
      <w:r w:rsidR="00DA3304" w:rsidRPr="00957F1F">
        <w:rPr>
          <w:rFonts w:ascii="Helvetica" w:hAnsi="Helvetica"/>
          <w:sz w:val="22"/>
          <w:szCs w:val="22"/>
        </w:rPr>
        <w:t xml:space="preserve"> given an underlying biological model</w:t>
      </w:r>
      <w:r w:rsidR="008324A7" w:rsidRPr="00957F1F">
        <w:rPr>
          <w:rFonts w:ascii="Helvetica" w:hAnsi="Helvetica"/>
          <w:sz w:val="22"/>
          <w:szCs w:val="22"/>
        </w:rPr>
        <w:t>.</w:t>
      </w:r>
      <w:r w:rsidR="00DA7745" w:rsidRPr="00957F1F">
        <w:rPr>
          <w:rFonts w:ascii="Helvetica" w:hAnsi="Helvetica"/>
          <w:sz w:val="22"/>
          <w:szCs w:val="22"/>
        </w:rPr>
        <w:t xml:space="preserve"> </w:t>
      </w:r>
      <w:r w:rsidR="009D7096">
        <w:rPr>
          <w:rFonts w:ascii="Helvetica" w:hAnsi="Helvetica"/>
          <w:sz w:val="22"/>
          <w:szCs w:val="22"/>
        </w:rPr>
        <w:t xml:space="preserve">The </w:t>
      </w:r>
      <w:ins w:id="18" w:author="Crow White" w:date="2017-04-17T15:15:00Z">
        <w:r w:rsidR="00214262">
          <w:rPr>
            <w:rFonts w:ascii="Helvetica" w:hAnsi="Helvetica"/>
            <w:sz w:val="22"/>
            <w:szCs w:val="22"/>
          </w:rPr>
          <w:t>M</w:t>
        </w:r>
      </w:ins>
      <w:del w:id="19" w:author="Crow White" w:date="2017-04-17T15:15:00Z">
        <w:r w:rsidR="009D7096" w:rsidDel="00214262">
          <w:rPr>
            <w:rFonts w:ascii="Helvetica" w:hAnsi="Helvetica"/>
            <w:sz w:val="22"/>
            <w:szCs w:val="22"/>
          </w:rPr>
          <w:delText>m</w:delText>
        </w:r>
      </w:del>
      <w:r w:rsidR="009D7096">
        <w:rPr>
          <w:rFonts w:ascii="Helvetica" w:hAnsi="Helvetica"/>
          <w:sz w:val="22"/>
          <w:szCs w:val="22"/>
        </w:rPr>
        <w:t>SE proceeded in four steps</w:t>
      </w:r>
      <w:r w:rsidR="001777EA" w:rsidRPr="00957F1F">
        <w:rPr>
          <w:rFonts w:ascii="Helvetica" w:hAnsi="Helvetica"/>
          <w:sz w:val="22"/>
          <w:szCs w:val="22"/>
        </w:rPr>
        <w:t xml:space="preserve">. First, </w:t>
      </w:r>
      <w:r w:rsidR="00DA7745" w:rsidRPr="00957F1F">
        <w:rPr>
          <w:rFonts w:ascii="Helvetica" w:hAnsi="Helvetica"/>
          <w:sz w:val="22"/>
          <w:szCs w:val="22"/>
        </w:rPr>
        <w:t xml:space="preserve">we </w:t>
      </w:r>
      <w:r w:rsidR="003030A9" w:rsidRPr="00957F1F">
        <w:rPr>
          <w:rFonts w:ascii="Helvetica" w:hAnsi="Helvetica"/>
          <w:sz w:val="22"/>
          <w:szCs w:val="22"/>
        </w:rPr>
        <w:t>simulate</w:t>
      </w:r>
      <w:r w:rsidR="007770BC" w:rsidRPr="00957F1F">
        <w:rPr>
          <w:rFonts w:ascii="Helvetica" w:hAnsi="Helvetica"/>
          <w:sz w:val="22"/>
          <w:szCs w:val="22"/>
        </w:rPr>
        <w:t>d</w:t>
      </w:r>
      <w:r w:rsidR="003030A9" w:rsidRPr="00957F1F">
        <w:rPr>
          <w:rFonts w:ascii="Helvetica" w:hAnsi="Helvetica"/>
          <w:sz w:val="22"/>
          <w:szCs w:val="22"/>
        </w:rPr>
        <w:t xml:space="preserve"> the biological dynamics of a</w:t>
      </w:r>
      <w:r w:rsidR="008324A7" w:rsidRPr="00957F1F">
        <w:rPr>
          <w:rFonts w:ascii="Helvetica" w:hAnsi="Helvetica"/>
          <w:sz w:val="22"/>
          <w:szCs w:val="22"/>
        </w:rPr>
        <w:t xml:space="preserve"> system given a specific biological process model</w:t>
      </w:r>
      <w:r w:rsidR="001777EA" w:rsidRPr="00957F1F">
        <w:rPr>
          <w:rFonts w:ascii="Helvetica" w:hAnsi="Helvetica"/>
          <w:sz w:val="22"/>
          <w:szCs w:val="22"/>
        </w:rPr>
        <w:t xml:space="preserve">. Second, we simulated </w:t>
      </w:r>
      <w:r w:rsidR="005E0CEF">
        <w:rPr>
          <w:rFonts w:ascii="Helvetica" w:hAnsi="Helvetica"/>
          <w:sz w:val="22"/>
          <w:szCs w:val="22"/>
        </w:rPr>
        <w:t>a</w:t>
      </w:r>
      <w:r w:rsidR="001777EA" w:rsidRPr="00957F1F">
        <w:rPr>
          <w:rFonts w:ascii="Helvetica" w:hAnsi="Helvetica"/>
          <w:sz w:val="22"/>
          <w:szCs w:val="22"/>
        </w:rPr>
        <w:t xml:space="preserve"> sampling model, where the total biomass of the resource </w:t>
      </w:r>
      <w:r w:rsidR="00CA387C">
        <w:rPr>
          <w:rFonts w:ascii="Helvetica" w:hAnsi="Helvetica"/>
          <w:sz w:val="22"/>
          <w:szCs w:val="22"/>
        </w:rPr>
        <w:t>was</w:t>
      </w:r>
      <w:r w:rsidR="00CA387C" w:rsidRPr="00957F1F">
        <w:rPr>
          <w:rFonts w:ascii="Helvetica" w:hAnsi="Helvetica"/>
          <w:sz w:val="22"/>
          <w:szCs w:val="22"/>
        </w:rPr>
        <w:t xml:space="preserve"> </w:t>
      </w:r>
      <w:r w:rsidR="00861B1D" w:rsidRPr="00957F1F">
        <w:rPr>
          <w:rFonts w:ascii="Helvetica" w:hAnsi="Helvetica"/>
          <w:sz w:val="22"/>
          <w:szCs w:val="22"/>
        </w:rPr>
        <w:t xml:space="preserve">sampled given </w:t>
      </w:r>
      <w:r w:rsidR="001777EA" w:rsidRPr="00957F1F">
        <w:rPr>
          <w:rFonts w:ascii="Helvetica" w:hAnsi="Helvetica"/>
          <w:sz w:val="22"/>
          <w:szCs w:val="22"/>
        </w:rPr>
        <w:t xml:space="preserve">some </w:t>
      </w:r>
      <w:r w:rsidR="00305441" w:rsidRPr="00957F1F">
        <w:rPr>
          <w:rFonts w:ascii="Helvetica" w:hAnsi="Helvetica"/>
          <w:sz w:val="22"/>
          <w:szCs w:val="22"/>
        </w:rPr>
        <w:t>sampling error</w:t>
      </w:r>
      <w:r w:rsidR="001777EA" w:rsidRPr="00957F1F">
        <w:rPr>
          <w:rFonts w:ascii="Helvetica" w:hAnsi="Helvetica"/>
          <w:sz w:val="22"/>
          <w:szCs w:val="22"/>
        </w:rPr>
        <w:t>. Third,</w:t>
      </w:r>
      <w:r w:rsidR="00305441" w:rsidRPr="00957F1F">
        <w:rPr>
          <w:rFonts w:ascii="Helvetica" w:hAnsi="Helvetica"/>
          <w:sz w:val="22"/>
          <w:szCs w:val="22"/>
        </w:rPr>
        <w:t xml:space="preserve"> </w:t>
      </w:r>
      <w:r w:rsidR="00CA387C">
        <w:rPr>
          <w:rFonts w:ascii="Helvetica" w:hAnsi="Helvetica"/>
          <w:sz w:val="22"/>
          <w:szCs w:val="22"/>
        </w:rPr>
        <w:t>we used an</w:t>
      </w:r>
      <w:r w:rsidR="00CA387C" w:rsidRPr="00957F1F">
        <w:rPr>
          <w:rFonts w:ascii="Helvetica" w:hAnsi="Helvetica"/>
          <w:sz w:val="22"/>
          <w:szCs w:val="22"/>
        </w:rPr>
        <w:t xml:space="preserve"> </w:t>
      </w:r>
      <w:r w:rsidR="00305441" w:rsidRPr="00957F1F">
        <w:rPr>
          <w:rFonts w:ascii="Helvetica" w:hAnsi="Helvetica"/>
          <w:sz w:val="22"/>
          <w:szCs w:val="22"/>
        </w:rPr>
        <w:t xml:space="preserve">assessment model </w:t>
      </w:r>
      <w:r w:rsidR="00CA387C">
        <w:rPr>
          <w:rFonts w:ascii="Helvetica" w:hAnsi="Helvetica"/>
          <w:sz w:val="22"/>
          <w:szCs w:val="22"/>
        </w:rPr>
        <w:t>to estimate</w:t>
      </w:r>
      <w:r w:rsidR="00CA387C" w:rsidRPr="00957F1F">
        <w:rPr>
          <w:rFonts w:ascii="Helvetica" w:hAnsi="Helvetica"/>
          <w:sz w:val="22"/>
          <w:szCs w:val="22"/>
        </w:rPr>
        <w:t xml:space="preserve"> </w:t>
      </w:r>
      <w:r w:rsidR="00305441" w:rsidRPr="00957F1F">
        <w:rPr>
          <w:rFonts w:ascii="Helvetica" w:hAnsi="Helvetica"/>
          <w:sz w:val="22"/>
          <w:szCs w:val="22"/>
        </w:rPr>
        <w:t xml:space="preserve">the biomass of the system given the sampling </w:t>
      </w:r>
      <w:r w:rsidR="00944D13">
        <w:rPr>
          <w:rFonts w:ascii="Helvetica" w:hAnsi="Helvetica"/>
          <w:sz w:val="22"/>
          <w:szCs w:val="22"/>
        </w:rPr>
        <w:t>estimate</w:t>
      </w:r>
      <w:r w:rsidR="007D2E9C">
        <w:rPr>
          <w:rFonts w:ascii="Helvetica" w:hAnsi="Helvetica"/>
          <w:sz w:val="22"/>
          <w:szCs w:val="22"/>
        </w:rPr>
        <w:t xml:space="preserve"> and with ignorance about the potential sampling error</w:t>
      </w:r>
      <w:r w:rsidR="00305441" w:rsidRPr="00957F1F">
        <w:rPr>
          <w:rFonts w:ascii="Helvetica" w:hAnsi="Helvetica"/>
          <w:sz w:val="22"/>
          <w:szCs w:val="22"/>
        </w:rPr>
        <w:t>. And</w:t>
      </w:r>
      <w:r w:rsidR="007D2E9C">
        <w:rPr>
          <w:rFonts w:ascii="Helvetica" w:hAnsi="Helvetica"/>
          <w:sz w:val="22"/>
          <w:szCs w:val="22"/>
        </w:rPr>
        <w:t>,</w:t>
      </w:r>
      <w:r w:rsidR="00305441" w:rsidRPr="00957F1F">
        <w:rPr>
          <w:rFonts w:ascii="Helvetica" w:hAnsi="Helvetica"/>
          <w:sz w:val="22"/>
          <w:szCs w:val="22"/>
        </w:rPr>
        <w:t xml:space="preserve"> fourth, a management model </w:t>
      </w:r>
      <w:r w:rsidR="00CA387C">
        <w:rPr>
          <w:rFonts w:ascii="Helvetica" w:hAnsi="Helvetica"/>
          <w:sz w:val="22"/>
          <w:szCs w:val="22"/>
        </w:rPr>
        <w:t>determined</w:t>
      </w:r>
      <w:r w:rsidR="00CA387C" w:rsidRPr="00957F1F">
        <w:rPr>
          <w:rFonts w:ascii="Helvetica" w:hAnsi="Helvetica"/>
          <w:sz w:val="22"/>
          <w:szCs w:val="22"/>
        </w:rPr>
        <w:t xml:space="preserve"> </w:t>
      </w:r>
      <w:r w:rsidR="000D71E0" w:rsidRPr="00957F1F">
        <w:rPr>
          <w:rFonts w:ascii="Helvetica" w:hAnsi="Helvetica"/>
          <w:sz w:val="22"/>
          <w:szCs w:val="22"/>
        </w:rPr>
        <w:t xml:space="preserve">the level </w:t>
      </w:r>
      <w:r w:rsidR="009D7096">
        <w:rPr>
          <w:rFonts w:ascii="Helvetica" w:hAnsi="Helvetica"/>
          <w:sz w:val="22"/>
          <w:szCs w:val="22"/>
        </w:rPr>
        <w:t xml:space="preserve">of </w:t>
      </w:r>
      <w:r w:rsidR="000D71E0" w:rsidRPr="00957F1F">
        <w:rPr>
          <w:rFonts w:ascii="Helvetica" w:hAnsi="Helvetica"/>
          <w:sz w:val="22"/>
          <w:szCs w:val="22"/>
        </w:rPr>
        <w:t>resource</w:t>
      </w:r>
      <w:r w:rsidR="00305441" w:rsidRPr="00957F1F">
        <w:rPr>
          <w:rFonts w:ascii="Helvetica" w:hAnsi="Helvetica"/>
          <w:sz w:val="22"/>
          <w:szCs w:val="22"/>
        </w:rPr>
        <w:t xml:space="preserve"> harvest </w:t>
      </w:r>
      <w:r w:rsidR="000D71E0" w:rsidRPr="00957F1F">
        <w:rPr>
          <w:rFonts w:ascii="Helvetica" w:hAnsi="Helvetica"/>
          <w:sz w:val="22"/>
          <w:szCs w:val="22"/>
        </w:rPr>
        <w:t>given the estimated biomass.</w:t>
      </w:r>
      <w:r w:rsidR="009D7096">
        <w:rPr>
          <w:rFonts w:ascii="Helvetica" w:hAnsi="Helvetica"/>
          <w:sz w:val="22"/>
          <w:szCs w:val="22"/>
        </w:rPr>
        <w:t xml:space="preserve"> Following this fourth step, the entire process </w:t>
      </w:r>
      <w:r w:rsidR="00CA387C">
        <w:rPr>
          <w:rFonts w:ascii="Helvetica" w:hAnsi="Helvetica"/>
          <w:sz w:val="22"/>
          <w:szCs w:val="22"/>
        </w:rPr>
        <w:t>was</w:t>
      </w:r>
      <w:r w:rsidR="009D7096">
        <w:rPr>
          <w:rFonts w:ascii="Helvetica" w:hAnsi="Helvetica"/>
          <w:sz w:val="22"/>
          <w:szCs w:val="22"/>
        </w:rPr>
        <w:t xml:space="preserve"> repeated</w:t>
      </w:r>
      <w:r w:rsidR="00435071">
        <w:rPr>
          <w:rFonts w:ascii="Helvetica" w:hAnsi="Helvetica"/>
          <w:sz w:val="22"/>
          <w:szCs w:val="22"/>
        </w:rPr>
        <w:t xml:space="preserve"> for a </w:t>
      </w:r>
      <w:commentRangeStart w:id="20"/>
      <w:r w:rsidR="00286FDA">
        <w:rPr>
          <w:rFonts w:ascii="Helvetica" w:hAnsi="Helvetica"/>
          <w:sz w:val="22"/>
          <w:szCs w:val="22"/>
        </w:rPr>
        <w:t>20-year</w:t>
      </w:r>
      <w:r w:rsidR="00435071">
        <w:rPr>
          <w:rFonts w:ascii="Helvetica" w:hAnsi="Helvetica"/>
          <w:sz w:val="22"/>
          <w:szCs w:val="22"/>
        </w:rPr>
        <w:t xml:space="preserve"> simulation</w:t>
      </w:r>
      <w:commentRangeEnd w:id="20"/>
      <w:r w:rsidR="00214262">
        <w:rPr>
          <w:rStyle w:val="CommentReference"/>
        </w:rPr>
        <w:commentReference w:id="20"/>
      </w:r>
      <w:r w:rsidR="009D7096">
        <w:rPr>
          <w:rFonts w:ascii="Helvetica" w:hAnsi="Helvetica"/>
          <w:sz w:val="22"/>
          <w:szCs w:val="22"/>
        </w:rPr>
        <w:t>.</w:t>
      </w:r>
      <w:r w:rsidR="000D71E0" w:rsidRPr="00957F1F">
        <w:rPr>
          <w:rFonts w:ascii="Helvetica" w:hAnsi="Helvetica"/>
          <w:sz w:val="22"/>
          <w:szCs w:val="22"/>
        </w:rPr>
        <w:t xml:space="preserve"> </w:t>
      </w:r>
    </w:p>
    <w:p w14:paraId="474B7BF5" w14:textId="77777777" w:rsidR="00A140A9" w:rsidRPr="00957F1F" w:rsidRDefault="00A140A9" w:rsidP="00A140A9">
      <w:pPr>
        <w:tabs>
          <w:tab w:val="left" w:pos="2760"/>
        </w:tabs>
        <w:rPr>
          <w:rFonts w:ascii="Helvetica" w:hAnsi="Helvetica"/>
          <w:sz w:val="22"/>
          <w:szCs w:val="22"/>
        </w:rPr>
      </w:pPr>
    </w:p>
    <w:p w14:paraId="6484D7A3" w14:textId="77777777" w:rsidR="00590C63" w:rsidRDefault="004C02ED" w:rsidP="00CE35DE">
      <w:pPr>
        <w:rPr>
          <w:rFonts w:ascii="Helvetica" w:hAnsi="Helvetica"/>
          <w:i/>
          <w:sz w:val="22"/>
          <w:szCs w:val="22"/>
        </w:rPr>
      </w:pPr>
      <w:r>
        <w:rPr>
          <w:rFonts w:ascii="Helvetica" w:hAnsi="Helvetica"/>
          <w:i/>
          <w:sz w:val="22"/>
          <w:szCs w:val="22"/>
        </w:rPr>
        <w:t xml:space="preserve">Modeling a Natural Resource with a Tipping Point </w:t>
      </w:r>
    </w:p>
    <w:p w14:paraId="5751637A" w14:textId="77777777" w:rsidR="00B70217" w:rsidRDefault="00B70217" w:rsidP="00D76B05">
      <w:pPr>
        <w:rPr>
          <w:rFonts w:ascii="Helvetica" w:hAnsi="Helvetica"/>
          <w:sz w:val="22"/>
          <w:szCs w:val="22"/>
          <w:u w:val="single"/>
        </w:rPr>
      </w:pPr>
    </w:p>
    <w:p w14:paraId="3544369A" w14:textId="4167E0B3" w:rsidR="00286FDA" w:rsidRPr="00957F1F" w:rsidRDefault="00286FDA" w:rsidP="00286FDA">
      <w:pPr>
        <w:rPr>
          <w:rFonts w:ascii="Helvetica" w:hAnsi="Helvetica"/>
          <w:sz w:val="22"/>
          <w:szCs w:val="22"/>
        </w:rPr>
      </w:pPr>
      <w:r>
        <w:rPr>
          <w:rFonts w:ascii="Helvetica" w:hAnsi="Helvetica"/>
          <w:sz w:val="22"/>
          <w:szCs w:val="22"/>
          <w:u w:val="single"/>
        </w:rPr>
        <w:t xml:space="preserve">Biological </w:t>
      </w:r>
      <w:r w:rsidRPr="00D76B05">
        <w:rPr>
          <w:rFonts w:ascii="Helvetica" w:hAnsi="Helvetica"/>
          <w:sz w:val="22"/>
          <w:szCs w:val="22"/>
          <w:u w:val="single"/>
        </w:rPr>
        <w:t>Process</w:t>
      </w:r>
      <w:r>
        <w:rPr>
          <w:rFonts w:ascii="Helvetica" w:hAnsi="Helvetica"/>
          <w:sz w:val="22"/>
          <w:szCs w:val="22"/>
          <w:u w:val="single"/>
        </w:rPr>
        <w:t xml:space="preserve"> </w:t>
      </w:r>
      <w:r w:rsidRPr="00D76B05">
        <w:rPr>
          <w:rFonts w:ascii="Helvetica" w:hAnsi="Helvetica"/>
          <w:sz w:val="22"/>
          <w:szCs w:val="22"/>
          <w:u w:val="single"/>
        </w:rPr>
        <w:t>Model</w:t>
      </w:r>
      <w:r>
        <w:rPr>
          <w:rFonts w:ascii="Helvetica" w:hAnsi="Helvetica"/>
          <w:i/>
          <w:sz w:val="22"/>
          <w:szCs w:val="22"/>
        </w:rPr>
        <w:t xml:space="preserve">: </w:t>
      </w:r>
      <w:r w:rsidRPr="00957F1F">
        <w:rPr>
          <w:rFonts w:ascii="Helvetica" w:hAnsi="Helvetica"/>
          <w:sz w:val="22"/>
          <w:szCs w:val="22"/>
        </w:rPr>
        <w:t xml:space="preserve">To describe how monitoring investment is related to thresholds we </w:t>
      </w:r>
      <w:r>
        <w:rPr>
          <w:rFonts w:ascii="Helvetica" w:hAnsi="Helvetica"/>
          <w:sz w:val="22"/>
          <w:szCs w:val="22"/>
        </w:rPr>
        <w:t>focus</w:t>
      </w:r>
      <w:r w:rsidR="00BE5502">
        <w:rPr>
          <w:rFonts w:ascii="Helvetica" w:hAnsi="Helvetica"/>
          <w:sz w:val="22"/>
          <w:szCs w:val="22"/>
        </w:rPr>
        <w:t>ed</w:t>
      </w:r>
      <w:r>
        <w:rPr>
          <w:rFonts w:ascii="Helvetica" w:hAnsi="Helvetica"/>
          <w:sz w:val="22"/>
          <w:szCs w:val="22"/>
        </w:rPr>
        <w:t xml:space="preserve"> on a single species model for simplicity.</w:t>
      </w:r>
      <w:ins w:id="21" w:author="Crow White" w:date="2017-04-17T15:17:00Z">
        <w:r w:rsidR="00214262">
          <w:rPr>
            <w:rFonts w:ascii="Helvetica" w:hAnsi="Helvetica"/>
            <w:sz w:val="22"/>
            <w:szCs w:val="22"/>
          </w:rPr>
          <w:t xml:space="preserve"> O</w:t>
        </w:r>
      </w:ins>
      <w:del w:id="22" w:author="Crow White" w:date="2017-04-17T15:17:00Z">
        <w:r w:rsidDel="00214262">
          <w:rPr>
            <w:rFonts w:ascii="Helvetica" w:hAnsi="Helvetica"/>
            <w:sz w:val="22"/>
            <w:szCs w:val="22"/>
          </w:rPr>
          <w:delText xml:space="preserve"> However, o</w:delText>
        </w:r>
      </w:del>
      <w:proofErr w:type="gramStart"/>
      <w:r>
        <w:rPr>
          <w:rFonts w:ascii="Helvetica" w:hAnsi="Helvetica"/>
          <w:sz w:val="22"/>
          <w:szCs w:val="22"/>
        </w:rPr>
        <w:t>ur</w:t>
      </w:r>
      <w:proofErr w:type="gramEnd"/>
      <w:r>
        <w:rPr>
          <w:rFonts w:ascii="Helvetica" w:hAnsi="Helvetica"/>
          <w:sz w:val="22"/>
          <w:szCs w:val="22"/>
        </w:rPr>
        <w:t xml:space="preserve"> results are general and readily applicable to the monitoring and management of ecosystems with critical thresholds. We specifically m</w:t>
      </w:r>
      <w:r w:rsidRPr="00957F1F">
        <w:rPr>
          <w:rFonts w:ascii="Helvetica" w:hAnsi="Helvetica"/>
          <w:sz w:val="22"/>
          <w:szCs w:val="22"/>
        </w:rPr>
        <w:t>odel</w:t>
      </w:r>
      <w:r>
        <w:rPr>
          <w:rFonts w:ascii="Helvetica" w:hAnsi="Helvetica"/>
          <w:sz w:val="22"/>
          <w:szCs w:val="22"/>
        </w:rPr>
        <w:t>ed</w:t>
      </w:r>
      <w:r w:rsidRPr="00957F1F">
        <w:rPr>
          <w:rFonts w:ascii="Helvetica" w:hAnsi="Helvetica"/>
          <w:sz w:val="22"/>
          <w:szCs w:val="22"/>
        </w:rPr>
        <w:t xml:space="preserve"> </w:t>
      </w:r>
      <w:r>
        <w:rPr>
          <w:rFonts w:ascii="Helvetica" w:hAnsi="Helvetica"/>
          <w:sz w:val="22"/>
          <w:szCs w:val="22"/>
        </w:rPr>
        <w:t xml:space="preserve">species </w:t>
      </w:r>
      <w:r w:rsidRPr="00957F1F">
        <w:rPr>
          <w:rFonts w:ascii="Helvetica" w:hAnsi="Helvetica"/>
          <w:sz w:val="22"/>
          <w:szCs w:val="22"/>
        </w:rPr>
        <w:t xml:space="preserve">biomass through time using a </w:t>
      </w:r>
      <w:proofErr w:type="spellStart"/>
      <w:r w:rsidRPr="00957F1F">
        <w:rPr>
          <w:rFonts w:ascii="Helvetica" w:hAnsi="Helvetica"/>
          <w:sz w:val="22"/>
          <w:szCs w:val="22"/>
        </w:rPr>
        <w:t>reparameterized</w:t>
      </w:r>
      <w:proofErr w:type="spellEnd"/>
      <w:r w:rsidRPr="00957F1F">
        <w:rPr>
          <w:rFonts w:ascii="Helvetica" w:hAnsi="Helvetica"/>
          <w:sz w:val="22"/>
          <w:szCs w:val="22"/>
        </w:rPr>
        <w:t xml:space="preserve"> </w:t>
      </w:r>
      <w:r>
        <w:rPr>
          <w:rFonts w:ascii="Helvetica" w:hAnsi="Helvetica"/>
          <w:sz w:val="22"/>
          <w:szCs w:val="22"/>
        </w:rPr>
        <w:t>logistic</w:t>
      </w:r>
      <w:r w:rsidRPr="00957F1F">
        <w:rPr>
          <w:rFonts w:ascii="Helvetica" w:hAnsi="Helvetica"/>
          <w:sz w:val="22"/>
          <w:szCs w:val="22"/>
        </w:rPr>
        <w:t xml:space="preserve"> model with an </w:t>
      </w:r>
      <w:proofErr w:type="spellStart"/>
      <w:r w:rsidRPr="00957F1F">
        <w:rPr>
          <w:rFonts w:ascii="Helvetica" w:hAnsi="Helvetica"/>
          <w:sz w:val="22"/>
          <w:szCs w:val="22"/>
        </w:rPr>
        <w:t>Allee</w:t>
      </w:r>
      <w:proofErr w:type="spellEnd"/>
      <w:r w:rsidRPr="00957F1F">
        <w:rPr>
          <w:rFonts w:ascii="Helvetica" w:hAnsi="Helvetica"/>
          <w:sz w:val="22"/>
          <w:szCs w:val="22"/>
        </w:rPr>
        <w:t xml:space="preserve"> effect</w:t>
      </w:r>
      <w:r>
        <w:rPr>
          <w:rFonts w:ascii="Helvetica" w:hAnsi="Helvetica"/>
          <w:sz w:val="22"/>
          <w:szCs w:val="22"/>
        </w:rPr>
        <w:t xml:space="preserve"> and resource</w:t>
      </w:r>
      <w:r w:rsidRPr="000E6696">
        <w:t xml:space="preserve"> </w:t>
      </w:r>
      <w:r>
        <w:rPr>
          <w:rFonts w:ascii="Helvetica" w:hAnsi="Helvetica"/>
          <w:sz w:val="22"/>
          <w:szCs w:val="22"/>
        </w:rPr>
        <w:t xml:space="preserve">removal </w:t>
      </w:r>
      <w:r>
        <w:rPr>
          <w:rFonts w:ascii="Helvetica" w:hAnsi="Helvetica"/>
          <w:sz w:val="22"/>
          <w:szCs w:val="22"/>
        </w:rPr>
        <w:fldChar w:fldCharType="begin"/>
      </w:r>
      <w:r>
        <w:rPr>
          <w:rFonts w:ascii="Helvetica" w:hAnsi="Helvetica"/>
          <w:sz w:val="22"/>
          <w:szCs w:val="22"/>
        </w:rPr>
        <w:instrText xml:space="preserve"> ADDIN EN.CITE &lt;EndNote&gt;&lt;Cite&gt;&lt;Author&gt;Morris&lt;/Author&gt;&lt;Year&gt;2002&lt;/Year&gt;&lt;RecNum&gt;8190&lt;/RecNum&gt;&lt;DisplayText&gt;(Morris &amp;amp; Doak 2002)&lt;/DisplayText&gt;&lt;record&gt;&lt;rec-number&gt;8190&lt;/rec-number&gt;&lt;foreign-keys&gt;&lt;key app="EN" db-id="dsrza9wtbra05fevxvw5svf8d0a9a0ptptvp" timestamp="1446510437"&gt;8190&lt;/key&gt;&lt;/foreign-keys&gt;&lt;ref-type name="Journal Article"&gt;17&lt;/ref-type&gt;&lt;contributors&gt;&lt;authors&gt;&lt;author&gt;Morris, William F&lt;/author&gt;&lt;author&gt;Doak, Daniel F&lt;/author&gt;&lt;/authors&gt;&lt;/contributors&gt;&lt;titles&gt;&lt;title&gt;Quantitative conservation biology&lt;/title&gt;&lt;secondary-title&gt;Sinauer, Sunderland, Massachusetts, USA&lt;/secondary-title&gt;&lt;/titles&gt;&lt;periodical&gt;&lt;full-title&gt;Sinauer, Sunderland, Massachusetts, USA&lt;/full-title&gt;&lt;/periodical&gt;&lt;dates&gt;&lt;year&gt;2002&lt;/year&gt;&lt;/dates&gt;&lt;urls&gt;&lt;/urls&gt;&lt;/record&gt;&lt;/Cite&gt;&lt;/EndNote&gt;</w:instrText>
      </w:r>
      <w:r>
        <w:rPr>
          <w:rFonts w:ascii="Helvetica" w:hAnsi="Helvetica"/>
          <w:sz w:val="22"/>
          <w:szCs w:val="22"/>
        </w:rPr>
        <w:fldChar w:fldCharType="separate"/>
      </w:r>
      <w:r>
        <w:rPr>
          <w:rFonts w:ascii="Helvetica" w:hAnsi="Helvetica"/>
          <w:noProof/>
          <w:sz w:val="22"/>
          <w:szCs w:val="22"/>
        </w:rPr>
        <w:t>(Morris &amp; Doak 2002)</w:t>
      </w:r>
      <w:r>
        <w:rPr>
          <w:rFonts w:ascii="Helvetica" w:hAnsi="Helvetica"/>
          <w:sz w:val="22"/>
          <w:szCs w:val="22"/>
        </w:rPr>
        <w:fldChar w:fldCharType="end"/>
      </w:r>
      <w:r w:rsidRPr="00957F1F">
        <w:rPr>
          <w:rFonts w:ascii="Helvetica" w:hAnsi="Helvetica"/>
          <w:sz w:val="22"/>
          <w:szCs w:val="22"/>
        </w:rPr>
        <w:t>:</w:t>
      </w:r>
    </w:p>
    <w:p w14:paraId="14EF6FD7" w14:textId="77777777" w:rsidR="00286FDA" w:rsidRPr="00957F1F" w:rsidRDefault="00286FDA" w:rsidP="00286FDA">
      <w:pPr>
        <w:rPr>
          <w:rFonts w:ascii="Helvetica" w:hAnsi="Helvetica"/>
          <w:sz w:val="22"/>
          <w:szCs w:val="22"/>
        </w:rPr>
      </w:pPr>
    </w:p>
    <w:p w14:paraId="40A23FEE" w14:textId="2ACDA8A1" w:rsidR="00286FDA" w:rsidRPr="00957F1F" w:rsidRDefault="00286FDA" w:rsidP="00286FDA">
      <w:pPr>
        <w:tabs>
          <w:tab w:val="left" w:pos="8640"/>
        </w:tabs>
        <w:rPr>
          <w:rFonts w:ascii="Helvetica" w:hAnsi="Helvetica"/>
          <w:sz w:val="22"/>
          <w:szCs w:val="22"/>
        </w:rPr>
      </w:pPr>
      <w:r w:rsidRPr="00957F1F">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957F1F">
        <w:rPr>
          <w:rFonts w:ascii="Helvetica" w:hAnsi="Helvetica"/>
          <w:sz w:val="22"/>
          <w:szCs w:val="22"/>
        </w:rPr>
        <w:t>,</w:t>
      </w:r>
      <w:r>
        <w:rPr>
          <w:rFonts w:ascii="Helvetica" w:hAnsi="Helvetica"/>
          <w:sz w:val="22"/>
          <w:szCs w:val="22"/>
        </w:rPr>
        <w:tab/>
      </w:r>
      <w:commentRangeStart w:id="23"/>
      <w:r>
        <w:rPr>
          <w:rFonts w:ascii="Helvetica" w:hAnsi="Helvetica"/>
          <w:sz w:val="22"/>
          <w:szCs w:val="22"/>
        </w:rPr>
        <w:t>(1)</w:t>
      </w:r>
      <w:commentRangeEnd w:id="23"/>
      <w:r w:rsidR="00214262">
        <w:rPr>
          <w:rStyle w:val="CommentReference"/>
        </w:rPr>
        <w:commentReference w:id="23"/>
      </w:r>
    </w:p>
    <w:p w14:paraId="2B7B6979" w14:textId="77777777" w:rsidR="00286FDA" w:rsidRPr="00957F1F" w:rsidRDefault="00286FDA" w:rsidP="00286FDA">
      <w:pPr>
        <w:rPr>
          <w:rFonts w:ascii="Helvetica" w:hAnsi="Helvetica"/>
          <w:sz w:val="22"/>
          <w:szCs w:val="22"/>
        </w:rPr>
      </w:pPr>
    </w:p>
    <w:p w14:paraId="388A22E5" w14:textId="52A0F513" w:rsidR="00286FDA" w:rsidRPr="00957F1F" w:rsidRDefault="00286FDA" w:rsidP="00286FDA">
      <w:pPr>
        <w:rPr>
          <w:rFonts w:ascii="Helvetica" w:hAnsi="Helvetica"/>
          <w:sz w:val="22"/>
          <w:szCs w:val="22"/>
        </w:rPr>
      </w:pPr>
      <w:proofErr w:type="gramStart"/>
      <w:r w:rsidRPr="00957F1F">
        <w:rPr>
          <w:rFonts w:ascii="Helvetica" w:hAnsi="Helvetica"/>
          <w:sz w:val="22"/>
          <w:szCs w:val="22"/>
        </w:rPr>
        <w:t>where</w:t>
      </w:r>
      <w:proofErr w:type="gramEnd"/>
      <w:r w:rsidRPr="00957F1F">
        <w:rPr>
          <w:rFonts w:ascii="Helvetica" w:hAnsi="Helvetica"/>
          <w:sz w:val="22"/>
          <w:szCs w:val="22"/>
        </w:rPr>
        <w:t xml:space="preserve"> </w:t>
      </w:r>
      <w:r w:rsidRPr="00957F1F">
        <w:rPr>
          <w:rFonts w:ascii="Helvetica" w:hAnsi="Helvetica"/>
          <w:i/>
          <w:sz w:val="22"/>
          <w:szCs w:val="22"/>
        </w:rPr>
        <w:t xml:space="preserve">r </w:t>
      </w:r>
      <w:r w:rsidR="00455D7C">
        <w:rPr>
          <w:rFonts w:ascii="Helvetica" w:hAnsi="Helvetica"/>
          <w:sz w:val="22"/>
          <w:szCs w:val="22"/>
        </w:rPr>
        <w:t>is</w:t>
      </w:r>
      <w:r w:rsidRPr="00957F1F">
        <w:rPr>
          <w:rFonts w:ascii="Helvetica" w:hAnsi="Helvetica"/>
          <w:sz w:val="22"/>
          <w:szCs w:val="22"/>
        </w:rPr>
        <w:t xml:space="preserve"> the intrinsic rate of increase</w:t>
      </w:r>
      <w:r w:rsidRPr="00957F1F">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w:t>
      </w:r>
      <w:r w:rsidR="00455D7C">
        <w:rPr>
          <w:rFonts w:ascii="Helvetica" w:hAnsi="Helvetica"/>
          <w:sz w:val="22"/>
          <w:szCs w:val="22"/>
        </w:rPr>
        <w:t>is</w:t>
      </w:r>
      <w:r w:rsidRPr="00957F1F">
        <w:rPr>
          <w:rFonts w:ascii="Helvetica" w:hAnsi="Helvetica"/>
          <w:sz w:val="22"/>
          <w:szCs w:val="22"/>
        </w:rPr>
        <w:t xml:space="preserve"> the </w:t>
      </w:r>
      <w:r>
        <w:rPr>
          <w:rFonts w:ascii="Helvetica" w:hAnsi="Helvetica"/>
          <w:sz w:val="22"/>
          <w:szCs w:val="22"/>
        </w:rPr>
        <w:t xml:space="preserve">resource biomass </w:t>
      </w:r>
      <w:r w:rsidRPr="00957F1F">
        <w:rPr>
          <w:rFonts w:ascii="Helvetica" w:hAnsi="Helvetica"/>
          <w:sz w:val="22"/>
          <w:szCs w:val="22"/>
        </w:rPr>
        <w:t xml:space="preserve">in year </w:t>
      </w:r>
      <w:r w:rsidRPr="00957F1F">
        <w:rPr>
          <w:rFonts w:ascii="Helvetica" w:hAnsi="Helvetica"/>
          <w:i/>
          <w:sz w:val="22"/>
          <w:szCs w:val="22"/>
        </w:rPr>
        <w:t>t</w:t>
      </w:r>
      <w:r w:rsidRPr="00957F1F">
        <w:rPr>
          <w:rFonts w:ascii="Helvetica" w:hAnsi="Helvetica"/>
          <w:sz w:val="22"/>
          <w:szCs w:val="22"/>
        </w:rPr>
        <w:t xml:space="preserve">, </w:t>
      </w:r>
      <w:r w:rsidRPr="00957F1F">
        <w:rPr>
          <w:rFonts w:ascii="Helvetica" w:hAnsi="Helvetica"/>
          <w:i/>
          <w:sz w:val="22"/>
          <w:szCs w:val="22"/>
        </w:rPr>
        <w:t>K</w:t>
      </w:r>
      <w:r w:rsidRPr="00957F1F">
        <w:rPr>
          <w:rFonts w:ascii="Helvetica" w:hAnsi="Helvetica"/>
          <w:sz w:val="22"/>
          <w:szCs w:val="22"/>
        </w:rPr>
        <w:t xml:space="preserve"> </w:t>
      </w:r>
      <w:r w:rsidR="00455D7C">
        <w:rPr>
          <w:rFonts w:ascii="Helvetica" w:hAnsi="Helvetica"/>
          <w:sz w:val="22"/>
          <w:szCs w:val="22"/>
        </w:rPr>
        <w:t>is</w:t>
      </w:r>
      <w:r w:rsidRPr="00957F1F">
        <w:rPr>
          <w:rFonts w:ascii="Helvetica" w:hAnsi="Helvetica"/>
          <w:sz w:val="22"/>
          <w:szCs w:val="22"/>
        </w:rPr>
        <w:t xml:space="preserve"> the </w:t>
      </w:r>
      <w:r>
        <w:rPr>
          <w:rFonts w:ascii="Helvetica" w:hAnsi="Helvetica"/>
          <w:sz w:val="22"/>
          <w:szCs w:val="22"/>
        </w:rPr>
        <w:t xml:space="preserve">biomass at </w:t>
      </w:r>
      <w:r w:rsidRPr="00957F1F">
        <w:rPr>
          <w:rFonts w:ascii="Helvetica" w:hAnsi="Helvetica"/>
          <w:sz w:val="22"/>
          <w:szCs w:val="22"/>
        </w:rPr>
        <w:t xml:space="preserve">carrying capacity of the </w:t>
      </w:r>
      <w:r>
        <w:rPr>
          <w:rFonts w:ascii="Helvetica" w:hAnsi="Helvetica"/>
          <w:sz w:val="22"/>
          <w:szCs w:val="22"/>
        </w:rPr>
        <w:t>resource</w:t>
      </w:r>
      <w:r w:rsidRPr="00957F1F">
        <w:rPr>
          <w:rFonts w:ascii="Helvetica" w:hAnsi="Helvetica"/>
          <w:sz w:val="22"/>
          <w:szCs w:val="22"/>
        </w:rPr>
        <w:t xml:space="preserve">, </w:t>
      </w:r>
      <w:r>
        <w:rPr>
          <w:rFonts w:ascii="Helvetica" w:hAnsi="Helvetica"/>
          <w:sz w:val="22"/>
          <w:szCs w:val="22"/>
        </w:rPr>
        <w:t xml:space="preserve">and </w:t>
      </w:r>
      <w:r w:rsidRPr="00957F1F">
        <w:rPr>
          <w:rFonts w:ascii="Helvetica" w:hAnsi="Helvetica"/>
          <w:i/>
          <w:sz w:val="22"/>
          <w:szCs w:val="22"/>
        </w:rPr>
        <w:t>A</w:t>
      </w:r>
      <w:r w:rsidRPr="00957F1F">
        <w:rPr>
          <w:rFonts w:ascii="Helvetica" w:hAnsi="Helvetica"/>
          <w:sz w:val="22"/>
          <w:szCs w:val="22"/>
        </w:rPr>
        <w:t xml:space="preserve"> </w:t>
      </w:r>
      <w:r w:rsidR="00455D7C">
        <w:rPr>
          <w:rFonts w:ascii="Helvetica" w:hAnsi="Helvetica"/>
          <w:sz w:val="22"/>
          <w:szCs w:val="22"/>
        </w:rPr>
        <w:t>is</w:t>
      </w:r>
      <w:r w:rsidRPr="00957F1F">
        <w:rPr>
          <w:rFonts w:ascii="Helvetica" w:hAnsi="Helvetica"/>
          <w:sz w:val="22"/>
          <w:szCs w:val="22"/>
        </w:rPr>
        <w:t xml:space="preserve"> the </w:t>
      </w:r>
      <w:r>
        <w:rPr>
          <w:rFonts w:ascii="Helvetica" w:hAnsi="Helvetica"/>
          <w:sz w:val="22"/>
          <w:szCs w:val="22"/>
        </w:rPr>
        <w:t xml:space="preserve">biomass at which the population growth is negative (i.e. the tipping point) as well as the </w:t>
      </w:r>
      <w:r w:rsidRPr="00957F1F">
        <w:rPr>
          <w:rFonts w:ascii="Helvetica" w:hAnsi="Helvetica"/>
          <w:sz w:val="22"/>
          <w:szCs w:val="22"/>
        </w:rPr>
        <w:t xml:space="preserve">strength of the </w:t>
      </w:r>
      <w:proofErr w:type="spellStart"/>
      <w:r>
        <w:rPr>
          <w:rFonts w:ascii="Helvetica" w:hAnsi="Helvetica"/>
          <w:sz w:val="22"/>
          <w:szCs w:val="22"/>
        </w:rPr>
        <w:t>A</w:t>
      </w:r>
      <w:r w:rsidRPr="00957F1F">
        <w:rPr>
          <w:rFonts w:ascii="Helvetica" w:hAnsi="Helvetica"/>
          <w:sz w:val="22"/>
          <w:szCs w:val="22"/>
        </w:rPr>
        <w:t>llee</w:t>
      </w:r>
      <w:proofErr w:type="spellEnd"/>
      <w:r w:rsidRPr="00957F1F">
        <w:rPr>
          <w:rFonts w:ascii="Helvetica" w:hAnsi="Helvetica"/>
          <w:sz w:val="22"/>
          <w:szCs w:val="22"/>
        </w:rPr>
        <w:t xml:space="preserve"> effect</w:t>
      </w:r>
      <w:r>
        <w:rPr>
          <w:rFonts w:ascii="Helvetica" w:hAnsi="Helvetica"/>
          <w:sz w:val="22"/>
          <w:szCs w:val="22"/>
        </w:rPr>
        <w:t xml:space="preserve"> (Fig. S1). The strength of the </w:t>
      </w:r>
      <w:proofErr w:type="spellStart"/>
      <w:r>
        <w:rPr>
          <w:rFonts w:ascii="Helvetica" w:hAnsi="Helvetica"/>
          <w:sz w:val="22"/>
          <w:szCs w:val="22"/>
        </w:rPr>
        <w:t>Allee</w:t>
      </w:r>
      <w:proofErr w:type="spellEnd"/>
      <w:r>
        <w:rPr>
          <w:rFonts w:ascii="Helvetica" w:hAnsi="Helvetica"/>
          <w:sz w:val="22"/>
          <w:szCs w:val="22"/>
        </w:rPr>
        <w:t xml:space="preserve"> effect (</w:t>
      </w:r>
      <w:r w:rsidRPr="00957F1F">
        <w:rPr>
          <w:rFonts w:ascii="Helvetica" w:hAnsi="Helvetica"/>
          <w:i/>
          <w:sz w:val="22"/>
          <w:szCs w:val="22"/>
        </w:rPr>
        <w:t>A</w:t>
      </w:r>
      <w:r>
        <w:rPr>
          <w:rFonts w:ascii="Helvetica" w:hAnsi="Helvetica"/>
          <w:sz w:val="22"/>
          <w:szCs w:val="22"/>
        </w:rPr>
        <w:t>) c</w:t>
      </w:r>
      <w:r w:rsidRPr="00957F1F">
        <w:rPr>
          <w:rFonts w:ascii="Helvetica" w:hAnsi="Helvetica"/>
          <w:sz w:val="22"/>
          <w:szCs w:val="22"/>
        </w:rPr>
        <w:t xml:space="preserve">an be set </w:t>
      </w:r>
      <w:r>
        <w:rPr>
          <w:rFonts w:ascii="Helvetica" w:hAnsi="Helvetica"/>
          <w:sz w:val="22"/>
          <w:szCs w:val="22"/>
        </w:rPr>
        <w:t>to</w:t>
      </w:r>
      <w:r w:rsidRPr="00957F1F">
        <w:rPr>
          <w:rFonts w:ascii="Helvetica" w:hAnsi="Helvetica"/>
          <w:sz w:val="22"/>
          <w:szCs w:val="22"/>
        </w:rPr>
        <w:t xml:space="preserve"> </w:t>
      </w:r>
      <w:r>
        <w:rPr>
          <w:rFonts w:ascii="Helvetica" w:hAnsi="Helvetica" w:cs="Helvetica"/>
          <w:sz w:val="22"/>
          <w:szCs w:val="22"/>
        </w:rPr>
        <w:t xml:space="preserve">≤ </w:t>
      </w:r>
      <w:r w:rsidRPr="00957F1F">
        <w:rPr>
          <w:rFonts w:ascii="Helvetica" w:hAnsi="Helvetica"/>
          <w:sz w:val="22"/>
          <w:szCs w:val="22"/>
        </w:rPr>
        <w:t xml:space="preserve">0, </w:t>
      </w:r>
      <w:r>
        <w:rPr>
          <w:rFonts w:ascii="Helvetica" w:hAnsi="Helvetica"/>
          <w:sz w:val="22"/>
          <w:szCs w:val="22"/>
        </w:rPr>
        <w:t>generating</w:t>
      </w:r>
      <w:r w:rsidRPr="00957F1F">
        <w:rPr>
          <w:rFonts w:ascii="Helvetica" w:hAnsi="Helvetica"/>
          <w:sz w:val="22"/>
          <w:szCs w:val="22"/>
        </w:rPr>
        <w:t xml:space="preserve"> scenarios </w:t>
      </w:r>
      <w:r>
        <w:rPr>
          <w:rFonts w:ascii="Helvetica" w:hAnsi="Helvetica"/>
          <w:sz w:val="22"/>
          <w:szCs w:val="22"/>
        </w:rPr>
        <w:t>without</w:t>
      </w:r>
      <w:r w:rsidRPr="00957F1F">
        <w:rPr>
          <w:rFonts w:ascii="Helvetica" w:hAnsi="Helvetica"/>
          <w:sz w:val="22"/>
          <w:szCs w:val="22"/>
        </w:rPr>
        <w:t xml:space="preserve"> a tipping point, </w:t>
      </w:r>
      <w:r>
        <w:rPr>
          <w:rFonts w:ascii="Helvetica" w:hAnsi="Helvetica"/>
          <w:sz w:val="22"/>
          <w:szCs w:val="22"/>
        </w:rPr>
        <w:t>but with</w:t>
      </w:r>
      <w:r w:rsidRPr="00957F1F">
        <w:rPr>
          <w:rFonts w:ascii="Helvetica" w:hAnsi="Helvetica"/>
          <w:sz w:val="22"/>
          <w:szCs w:val="22"/>
        </w:rPr>
        <w:t xml:space="preserve"> a range of biomass </w:t>
      </w:r>
      <w:r>
        <w:rPr>
          <w:rFonts w:ascii="Helvetica" w:hAnsi="Helvetica"/>
          <w:sz w:val="22"/>
          <w:szCs w:val="22"/>
        </w:rPr>
        <w:t xml:space="preserve">levels </w:t>
      </w:r>
      <w:r w:rsidRPr="00957F1F">
        <w:rPr>
          <w:rFonts w:ascii="Helvetica" w:hAnsi="Helvetica"/>
          <w:sz w:val="22"/>
          <w:szCs w:val="22"/>
        </w:rPr>
        <w:t xml:space="preserve">where productivity becomes very low (but still positive). For </w:t>
      </w:r>
      <w:r w:rsidR="00BE5502" w:rsidRPr="00957F1F">
        <w:rPr>
          <w:rFonts w:ascii="Helvetica" w:hAnsi="Helvetica"/>
          <w:sz w:val="22"/>
          <w:szCs w:val="22"/>
        </w:rPr>
        <w:t>example,</w:t>
      </w:r>
      <w:r w:rsidRPr="00957F1F">
        <w:rPr>
          <w:rFonts w:ascii="Helvetica" w:hAnsi="Helvetica"/>
          <w:sz w:val="22"/>
          <w:szCs w:val="22"/>
        </w:rPr>
        <w:t xml:space="preserve"> when </w:t>
      </w:r>
      <m:oMath>
        <m:r>
          <w:rPr>
            <w:rFonts w:ascii="Cambria Math" w:hAnsi="Cambria Math"/>
            <w:sz w:val="22"/>
            <w:szCs w:val="22"/>
          </w:rPr>
          <m:t>A≅-500</m:t>
        </m:r>
      </m:oMath>
      <w:r w:rsidR="00E4315B">
        <w:rPr>
          <w:rFonts w:ascii="Helvetica" w:hAnsi="Helvetica"/>
          <w:sz w:val="22"/>
          <w:szCs w:val="22"/>
        </w:rPr>
        <w:t xml:space="preserve"> (</w:t>
      </w:r>
      <m:oMath>
        <m:r>
          <w:rPr>
            <w:rFonts w:ascii="Cambria Math" w:hAnsi="Cambria Math"/>
            <w:sz w:val="22"/>
            <w:szCs w:val="22"/>
          </w:rPr>
          <m:t>k=100, r=1.25</m:t>
        </m:r>
      </m:oMath>
      <w:r w:rsidR="00E73EED">
        <w:rPr>
          <w:rFonts w:ascii="Helvetica" w:hAnsi="Helvetica"/>
          <w:sz w:val="22"/>
          <w:szCs w:val="22"/>
        </w:rPr>
        <w:t>)</w:t>
      </w:r>
      <w:r w:rsidRPr="00957F1F">
        <w:rPr>
          <w:rFonts w:ascii="Helvetica" w:hAnsi="Helvetica"/>
          <w:sz w:val="22"/>
          <w:szCs w:val="22"/>
        </w:rPr>
        <w:t xml:space="preserve"> the model closely resembles the logistic function.</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957F1F">
        <w:rPr>
          <w:rFonts w:ascii="Helvetica" w:hAnsi="Helvetica"/>
          <w:i/>
          <w:sz w:val="22"/>
          <w:szCs w:val="22"/>
        </w:rPr>
        <w:t xml:space="preserve"> </w:t>
      </w:r>
      <w:proofErr w:type="gramStart"/>
      <w:r w:rsidRPr="00957F1F">
        <w:rPr>
          <w:rFonts w:ascii="Helvetica" w:hAnsi="Helvetica"/>
          <w:sz w:val="22"/>
          <w:szCs w:val="22"/>
        </w:rPr>
        <w:t>is</w:t>
      </w:r>
      <w:proofErr w:type="gramEnd"/>
      <w:r w:rsidRPr="00957F1F">
        <w:rPr>
          <w:rFonts w:ascii="Helvetica" w:hAnsi="Helvetica"/>
          <w:sz w:val="22"/>
          <w:szCs w:val="22"/>
        </w:rPr>
        <w:t xml:space="preserve"> the yield of </w:t>
      </w:r>
      <w:r>
        <w:rPr>
          <w:rFonts w:ascii="Helvetica" w:hAnsi="Helvetica"/>
          <w:sz w:val="22"/>
          <w:szCs w:val="22"/>
        </w:rPr>
        <w:t>species biomass</w:t>
      </w:r>
      <w:r w:rsidRPr="00957F1F">
        <w:rPr>
          <w:rFonts w:ascii="Helvetica" w:hAnsi="Helvetica"/>
          <w:sz w:val="22"/>
          <w:szCs w:val="22"/>
        </w:rPr>
        <w:t xml:space="preserve"> extracted in year </w:t>
      </w:r>
      <w:r w:rsidRPr="00957F1F">
        <w:rPr>
          <w:rFonts w:ascii="Helvetica" w:hAnsi="Helvetica"/>
          <w:i/>
          <w:sz w:val="22"/>
          <w:szCs w:val="22"/>
        </w:rPr>
        <w:t>t</w:t>
      </w:r>
      <w:r w:rsidRPr="00957F1F">
        <w:rPr>
          <w:rFonts w:ascii="Helvetica" w:hAnsi="Helvetica"/>
          <w:sz w:val="22"/>
          <w:szCs w:val="22"/>
        </w:rPr>
        <w:t>.</w:t>
      </w:r>
    </w:p>
    <w:p w14:paraId="26698029" w14:textId="77777777" w:rsidR="00286FDA" w:rsidRPr="00957F1F" w:rsidRDefault="00286FDA" w:rsidP="00286FDA">
      <w:pPr>
        <w:rPr>
          <w:ins w:id="24" w:author="Adrian Stier" w:date="2017-03-29T15:42:00Z"/>
          <w:rFonts w:ascii="Helvetica" w:hAnsi="Helvetica"/>
          <w:sz w:val="22"/>
          <w:szCs w:val="22"/>
        </w:rPr>
      </w:pPr>
    </w:p>
    <w:p w14:paraId="1B96C9A5" w14:textId="57146BD5" w:rsidR="004352AB" w:rsidRPr="00283177" w:rsidRDefault="004352AB" w:rsidP="004352AB">
      <w:pPr>
        <w:pStyle w:val="CommentText"/>
      </w:pPr>
      <w:r w:rsidRPr="00B70217">
        <w:rPr>
          <w:rFonts w:ascii="Helvetica" w:hAnsi="Helvetica"/>
          <w:sz w:val="22"/>
          <w:szCs w:val="22"/>
          <w:u w:val="single"/>
        </w:rPr>
        <w:t>Monitoring Model</w:t>
      </w:r>
      <w:r w:rsidRPr="00FD7CE9">
        <w:rPr>
          <w:rFonts w:ascii="Helvetica" w:hAnsi="Helvetica"/>
          <w:sz w:val="22"/>
          <w:szCs w:val="22"/>
        </w:rPr>
        <w:t xml:space="preserve">: </w:t>
      </w:r>
      <w:r w:rsidRPr="00957F1F">
        <w:rPr>
          <w:rFonts w:ascii="Helvetica" w:hAnsi="Helvetica"/>
          <w:sz w:val="22"/>
          <w:szCs w:val="22"/>
        </w:rPr>
        <w:t xml:space="preserve">Ideally, </w:t>
      </w:r>
      <w:r>
        <w:rPr>
          <w:rFonts w:ascii="Helvetica" w:hAnsi="Helvetica"/>
          <w:sz w:val="22"/>
          <w:szCs w:val="22"/>
        </w:rPr>
        <w:t>natural resource</w:t>
      </w:r>
      <w:r w:rsidRPr="00957F1F">
        <w:rPr>
          <w:rFonts w:ascii="Helvetica" w:hAnsi="Helvetica"/>
          <w:sz w:val="22"/>
          <w:szCs w:val="22"/>
        </w:rPr>
        <w:t xml:space="preserve"> managers would be able to perfectly predict </w:t>
      </w:r>
      <w:r>
        <w:rPr>
          <w:rFonts w:ascii="Helvetica" w:hAnsi="Helvetica"/>
          <w:sz w:val="22"/>
          <w:szCs w:val="22"/>
        </w:rPr>
        <w:t xml:space="preserve">resource </w:t>
      </w:r>
      <w:r w:rsidRPr="00957F1F">
        <w:rPr>
          <w:rFonts w:ascii="Helvetica" w:hAnsi="Helvetica"/>
          <w:sz w:val="22"/>
          <w:szCs w:val="22"/>
        </w:rPr>
        <w:t>biomass in a future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Pr="00957F1F">
        <w:rPr>
          <w:rFonts w:ascii="Helvetica" w:hAnsi="Helvetica"/>
          <w:sz w:val="22"/>
          <w:szCs w:val="22"/>
        </w:rPr>
        <w:t>) through careful 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w:t>
      </w:r>
      <w:r>
        <w:rPr>
          <w:rFonts w:ascii="Helvetica" w:hAnsi="Helvetica"/>
          <w:sz w:val="22"/>
          <w:szCs w:val="22"/>
        </w:rPr>
        <w:t>, perfect knowledge of natural mortality,</w:t>
      </w:r>
      <w:r w:rsidRPr="00957F1F">
        <w:rPr>
          <w:rFonts w:ascii="Helvetica" w:hAnsi="Helvetica"/>
          <w:sz w:val="22"/>
          <w:szCs w:val="22"/>
        </w:rPr>
        <w:t xml:space="preserve"> and</w:t>
      </w:r>
      <w:r>
        <w:rPr>
          <w:rFonts w:ascii="Helvetica" w:hAnsi="Helvetica"/>
          <w:sz w:val="22"/>
          <w:szCs w:val="22"/>
        </w:rPr>
        <w:t xml:space="preserve"> perfect measure of </w:t>
      </w:r>
      <w:r w:rsidRPr="00957F1F">
        <w:rPr>
          <w:rFonts w:ascii="Helvetica" w:hAnsi="Helvetica"/>
          <w:sz w:val="22"/>
          <w:szCs w:val="22"/>
        </w:rPr>
        <w:t>the yield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957F1F">
        <w:rPr>
          <w:rFonts w:ascii="Helvetica" w:hAnsi="Helvetica"/>
          <w:sz w:val="22"/>
          <w:szCs w:val="22"/>
        </w:rPr>
        <w:t xml:space="preserve">). </w:t>
      </w:r>
      <w:r w:rsidRPr="00957F1F">
        <w:rPr>
          <w:rFonts w:ascii="Helvetica" w:hAnsi="Helvetica"/>
          <w:sz w:val="22"/>
          <w:szCs w:val="22"/>
        </w:rPr>
        <w:lastRenderedPageBreak/>
        <w:t xml:space="preserve">However, managers rarely have perfect knowledge of </w:t>
      </w:r>
      <w:ins w:id="25" w:author="Crow White" w:date="2017-04-17T15:26:00Z">
        <w:r w:rsidR="009E0068">
          <w:rPr>
            <w:rFonts w:ascii="Helvetica" w:hAnsi="Helvetica"/>
            <w:sz w:val="22"/>
            <w:szCs w:val="22"/>
          </w:rPr>
          <w:t xml:space="preserve">current </w:t>
        </w:r>
      </w:ins>
      <w:r w:rsidRPr="00957F1F">
        <w:rPr>
          <w:rFonts w:ascii="Helvetica" w:hAnsi="Helvetica"/>
          <w:sz w:val="22"/>
          <w:szCs w:val="22"/>
        </w:rPr>
        <w:t>stock biomass</w:t>
      </w:r>
      <w:r>
        <w:rPr>
          <w:rFonts w:ascii="Helvetica" w:hAnsi="Helvetica"/>
          <w:sz w:val="22"/>
          <w:szCs w:val="22"/>
        </w:rPr>
        <w:t>, or accurate predictive models of stock change.</w:t>
      </w:r>
      <w:r w:rsidRPr="00957F1F">
        <w:rPr>
          <w:rFonts w:ascii="Helvetica" w:hAnsi="Helvetica"/>
          <w:sz w:val="22"/>
          <w:szCs w:val="22"/>
        </w:rPr>
        <w:t xml:space="preserve"> Even with sophisticated stock assessment technique</w:t>
      </w:r>
      <w:r>
        <w:rPr>
          <w:rFonts w:ascii="Helvetica" w:hAnsi="Helvetica"/>
          <w:sz w:val="22"/>
          <w:szCs w:val="22"/>
        </w:rPr>
        <w:t>s</w:t>
      </w:r>
      <w:r w:rsidRPr="00957F1F">
        <w:rPr>
          <w:rFonts w:ascii="Helvetica" w:hAnsi="Helvetica"/>
          <w:sz w:val="22"/>
          <w:szCs w:val="22"/>
        </w:rPr>
        <w:t xml:space="preserve">, estimates of a previous year’s stock biomass nearly </w:t>
      </w:r>
      <w:r w:rsidRPr="00F3098E">
        <w:rPr>
          <w:rFonts w:ascii="Helvetica" w:hAnsi="Helvetica"/>
          <w:sz w:val="22"/>
          <w:szCs w:val="22"/>
        </w:rPr>
        <w:t>always include some uncertainty. Hereafter</w:t>
      </w:r>
      <w:r>
        <w:rPr>
          <w:rFonts w:ascii="Helvetica" w:hAnsi="Helvetica"/>
          <w:sz w:val="22"/>
          <w:szCs w:val="22"/>
        </w:rPr>
        <w:t>,</w:t>
      </w:r>
      <w:r w:rsidRPr="00F3098E">
        <w:rPr>
          <w:rFonts w:ascii="Helvetica" w:hAnsi="Helvetica"/>
          <w:sz w:val="22"/>
          <w:szCs w:val="22"/>
        </w:rPr>
        <w:t xml:space="preserve"> we refer to this estimated biomass from a previous year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Pr="00F3098E">
        <w:rPr>
          <w:rFonts w:ascii="Helvetica" w:hAnsi="Helvetica"/>
          <w:sz w:val="22"/>
          <w:szCs w:val="22"/>
        </w:rPr>
        <w:t xml:space="preserve">. </w:t>
      </w:r>
      <w:commentRangeStart w:id="26"/>
      <w:r w:rsidRPr="00F3098E">
        <w:rPr>
          <w:rFonts w:ascii="Helvetica" w:hAnsi="Helvetica"/>
          <w:sz w:val="22"/>
          <w:szCs w:val="22"/>
        </w:rPr>
        <w:t>The</w:t>
      </w:r>
      <w:commentRangeEnd w:id="26"/>
      <w:r w:rsidRPr="00D01283">
        <w:rPr>
          <w:rStyle w:val="CommentReference"/>
          <w:rFonts w:ascii="Helvetica" w:hAnsi="Helvetica"/>
          <w:sz w:val="22"/>
          <w:szCs w:val="22"/>
        </w:rPr>
        <w:commentReference w:id="26"/>
      </w:r>
      <w:r w:rsidRPr="00F3098E">
        <w:rPr>
          <w:rFonts w:ascii="Helvetica" w:hAnsi="Helvetica"/>
          <w:sz w:val="22"/>
          <w:szCs w:val="22"/>
        </w:rPr>
        <w:t xml:space="preserv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Pr="00F3098E">
        <w:rPr>
          <w:rFonts w:ascii="Helvetica" w:hAnsi="Helvetica"/>
          <w:sz w:val="22"/>
          <w:szCs w:val="22"/>
        </w:rPr>
        <w:t xml:space="preserve"> is a precise representation of the true resource biomass in the previous year (</w:t>
      </w:r>
      <m:oMath>
        <m:sSub>
          <m:sSubPr>
            <m:ctrlPr>
              <w:rPr>
                <w:rFonts w:ascii="Cambria Math" w:hAnsi="Cambria Math"/>
                <w:i/>
                <w:sz w:val="22"/>
                <w:szCs w:val="22"/>
              </w:rPr>
            </m:ctrlPr>
          </m:sSubPr>
          <m:e>
            <m:r>
              <w:rPr>
                <w:rFonts w:ascii="Cambria Math" w:hAnsi="Cambria Math" w:hint="eastAsia"/>
                <w:sz w:val="22"/>
                <w:szCs w:val="22"/>
              </w:rPr>
              <m:t>B</m:t>
            </m:r>
          </m:e>
          <m:sub>
            <m:r>
              <w:rPr>
                <w:rFonts w:ascii="Cambria Math" w:hAnsi="Cambria Math" w:hint="eastAsia"/>
                <w:sz w:val="22"/>
                <w:szCs w:val="22"/>
              </w:rPr>
              <m:t>t</m:t>
            </m:r>
          </m:sub>
        </m:sSub>
      </m:oMath>
      <w:r w:rsidRPr="00F3098E">
        <w:rPr>
          <w:rFonts w:ascii="Helvetica" w:hAnsi="Helvetica"/>
          <w:sz w:val="22"/>
          <w:szCs w:val="22"/>
        </w:rPr>
        <w:t>) is determined by monitoring precision. We assume</w:t>
      </w:r>
      <w:r w:rsidR="003E4DCD">
        <w:rPr>
          <w:rFonts w:ascii="Helvetica" w:hAnsi="Helvetica"/>
          <w:sz w:val="22"/>
          <w:szCs w:val="22"/>
        </w:rPr>
        <w:t>d</w:t>
      </w:r>
      <w:r w:rsidRPr="00F3098E">
        <w:rPr>
          <w:rFonts w:ascii="Helvetica" w:hAnsi="Helvetica"/>
          <w:sz w:val="22"/>
          <w:szCs w:val="22"/>
        </w:rPr>
        <w:t xml:space="preserve"> measurement error causes a lack in precision but that </w:t>
      </w:r>
      <w:commentRangeStart w:id="27"/>
      <w:r w:rsidRPr="00F3098E">
        <w:rPr>
          <w:rFonts w:ascii="Helvetica" w:hAnsi="Helvetica"/>
          <w:sz w:val="22"/>
          <w:szCs w:val="22"/>
        </w:rPr>
        <w:t xml:space="preserve">accuracy </w:t>
      </w:r>
      <w:r w:rsidR="003E4DCD">
        <w:rPr>
          <w:rFonts w:ascii="Helvetica" w:hAnsi="Helvetica"/>
          <w:sz w:val="22"/>
          <w:szCs w:val="22"/>
        </w:rPr>
        <w:t>was</w:t>
      </w:r>
      <w:r w:rsidRPr="00F3098E">
        <w:rPr>
          <w:rFonts w:ascii="Helvetica" w:hAnsi="Helvetica"/>
          <w:sz w:val="22"/>
          <w:szCs w:val="22"/>
        </w:rPr>
        <w:t xml:space="preserve"> unaffected</w:t>
      </w:r>
      <w:commentRangeEnd w:id="27"/>
      <w:r w:rsidR="009E0068">
        <w:rPr>
          <w:rStyle w:val="CommentReference"/>
        </w:rPr>
        <w:commentReference w:id="27"/>
      </w:r>
      <w:r w:rsidRPr="00F3098E">
        <w:rPr>
          <w:rFonts w:ascii="Helvetica" w:hAnsi="Helvetica"/>
          <w:sz w:val="22"/>
          <w:szCs w:val="22"/>
        </w:rPr>
        <w:t xml:space="preserve">, and modeled monitoring precision error as </w:t>
      </w:r>
      <w:r>
        <w:rPr>
          <w:rFonts w:ascii="Helvetica" w:hAnsi="Helvetica"/>
          <w:sz w:val="22"/>
          <w:szCs w:val="22"/>
        </w:rPr>
        <w:t xml:space="preserve">a </w:t>
      </w:r>
      <w:r w:rsidRPr="00F3098E">
        <w:rPr>
          <w:rFonts w:ascii="Helvetica" w:hAnsi="Helvetica"/>
          <w:sz w:val="22"/>
          <w:szCs w:val="22"/>
        </w:rPr>
        <w:t>log-normal</w:t>
      </w:r>
      <w:r>
        <w:rPr>
          <w:rFonts w:ascii="Helvetica" w:hAnsi="Helvetica"/>
          <w:sz w:val="22"/>
          <w:szCs w:val="22"/>
        </w:rPr>
        <w:t>ly</w:t>
      </w:r>
      <w:r w:rsidRPr="00F3098E">
        <w:rPr>
          <w:rFonts w:ascii="Helvetica" w:hAnsi="Helvetica"/>
          <w:sz w:val="22"/>
          <w:szCs w:val="22"/>
        </w:rPr>
        <w:t xml:space="preserve"> distributed random variable with mean 0 and variance </w:t>
      </w:r>
      <m:oMath>
        <m:r>
          <w:rPr>
            <w:rFonts w:ascii="Cambria Math" w:hAnsi="Cambria Math" w:hint="eastAsia"/>
            <w:sz w:val="22"/>
            <w:szCs w:val="22"/>
          </w:rPr>
          <m:t>ϕ</m:t>
        </m:r>
      </m:oMath>
      <w:r w:rsidRPr="00F3098E">
        <w:rPr>
          <w:rFonts w:ascii="Helvetica" w:hAnsi="Helvetica"/>
          <w:sz w:val="22"/>
          <w:szCs w:val="22"/>
        </w:rPr>
        <w:t xml:space="preserve">. </w:t>
      </w:r>
      <w:r w:rsidRPr="00D01283">
        <w:rPr>
          <w:rFonts w:ascii="Helvetica" w:hAnsi="Helvetica"/>
          <w:sz w:val="22"/>
          <w:szCs w:val="22"/>
        </w:rPr>
        <w:t xml:space="preserve">The degree of monitoring precision in any given system is generally based on the spatial extent, temporal extent, and degree to which monitoring samples are replicated. </w:t>
      </w:r>
      <w:r w:rsidRPr="00F3098E">
        <w:rPr>
          <w:rFonts w:ascii="Helvetica" w:hAnsi="Helvetica"/>
          <w:sz w:val="22"/>
          <w:szCs w:val="22"/>
        </w:rPr>
        <w:t xml:space="preserve">Therefore, at higher monitoring precision (lower </w:t>
      </w:r>
      <m:oMath>
        <m:r>
          <w:rPr>
            <w:rFonts w:ascii="Cambria Math" w:hAnsi="Cambria Math" w:hint="eastAsia"/>
            <w:sz w:val="22"/>
            <w:szCs w:val="22"/>
          </w:rPr>
          <m:t>ϕ</m:t>
        </m:r>
      </m:oMath>
      <w:r w:rsidRPr="00F3098E">
        <w:rPr>
          <w:rFonts w:ascii="Helvetica" w:hAnsi="Helvetica"/>
          <w:sz w:val="22"/>
          <w:szCs w:val="22"/>
        </w:rPr>
        <w:t>),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Pr="00F3098E">
        <w:rPr>
          <w:rFonts w:ascii="Helvetica" w:hAnsi="Helvetica"/>
          <w:sz w:val="22"/>
          <w:szCs w:val="22"/>
        </w:rPr>
        <w:t>) approaches the true biom</w:t>
      </w:r>
      <w:r w:rsidRPr="00957F1F">
        <w:rPr>
          <w:rFonts w:ascii="Helvetica" w:hAnsi="Helvetica"/>
          <w:sz w:val="22"/>
          <w:szCs w:val="22"/>
        </w:rPr>
        <w:t>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w:t>
      </w:r>
      <w:r>
        <w:rPr>
          <w:rFonts w:ascii="Helvetica" w:hAnsi="Helvetica"/>
          <w:sz w:val="22"/>
          <w:szCs w:val="22"/>
        </w:rPr>
        <w:t>. We assume</w:t>
      </w:r>
      <w:r w:rsidR="003E4DCD">
        <w:rPr>
          <w:rFonts w:ascii="Helvetica" w:hAnsi="Helvetica"/>
          <w:sz w:val="22"/>
          <w:szCs w:val="22"/>
        </w:rPr>
        <w:t>d</w:t>
      </w:r>
      <w:r>
        <w:rPr>
          <w:rFonts w:ascii="Helvetica" w:hAnsi="Helvetica"/>
          <w:sz w:val="22"/>
          <w:szCs w:val="22"/>
        </w:rPr>
        <w:t xml:space="preserve"> that a</w:t>
      </w:r>
      <w:r w:rsidRPr="00957F1F">
        <w:rPr>
          <w:rFonts w:ascii="Helvetica" w:hAnsi="Helvetica"/>
          <w:sz w:val="22"/>
          <w:szCs w:val="22"/>
        </w:rPr>
        <w:t xml:space="preserve">s monitoring </w:t>
      </w:r>
      <w:r>
        <w:rPr>
          <w:rFonts w:ascii="Helvetica" w:hAnsi="Helvetica"/>
          <w:sz w:val="22"/>
          <w:szCs w:val="22"/>
        </w:rPr>
        <w:t>becomes less precise</w:t>
      </w:r>
      <w:r w:rsidRPr="00957F1F">
        <w:rPr>
          <w:rFonts w:ascii="Helvetica" w:hAnsi="Helvetica"/>
          <w:sz w:val="22"/>
          <w:szCs w:val="22"/>
        </w:rPr>
        <w:t>, the deviation of the estimated biomass from</w:t>
      </w:r>
      <w:r>
        <w:rPr>
          <w:rFonts w:ascii="Helvetica" w:hAnsi="Helvetica"/>
          <w:sz w:val="22"/>
          <w:szCs w:val="22"/>
        </w:rPr>
        <w:t xml:space="preserve"> the</w:t>
      </w:r>
      <w:r w:rsidR="003E4DCD">
        <w:rPr>
          <w:rFonts w:ascii="Helvetica" w:hAnsi="Helvetica"/>
          <w:sz w:val="22"/>
          <w:szCs w:val="22"/>
        </w:rPr>
        <w:t xml:space="preserve"> true biomass increase</w:t>
      </w:r>
      <w:ins w:id="28" w:author="Crow White" w:date="2017-04-17T15:27:00Z">
        <w:r w:rsidR="009E0068">
          <w:rPr>
            <w:rFonts w:ascii="Helvetica" w:hAnsi="Helvetica"/>
            <w:sz w:val="22"/>
            <w:szCs w:val="22"/>
          </w:rPr>
          <w:t>s</w:t>
        </w:r>
      </w:ins>
      <w:del w:id="29" w:author="Crow White" w:date="2017-04-17T15:27:00Z">
        <w:r w:rsidR="003E4DCD" w:rsidDel="009E0068">
          <w:rPr>
            <w:rFonts w:ascii="Helvetica" w:hAnsi="Helvetica"/>
            <w:sz w:val="22"/>
            <w:szCs w:val="22"/>
          </w:rPr>
          <w:delText>d</w:delText>
        </w:r>
      </w:del>
      <w:r w:rsidRPr="00957F1F">
        <w:rPr>
          <w:rFonts w:ascii="Helvetica" w:hAnsi="Helvetica"/>
          <w:sz w:val="22"/>
          <w:szCs w:val="22"/>
        </w:rPr>
        <w:t xml:space="preserve"> exponentially (</w:t>
      </w:r>
      <w:r w:rsidRPr="00957F1F">
        <w:rPr>
          <w:rFonts w:ascii="Helvetica" w:hAnsi="Helvetica"/>
          <w:sz w:val="22"/>
          <w:szCs w:val="22"/>
          <w:highlight w:val="lightGray"/>
        </w:rPr>
        <w:t xml:space="preserve">Fig </w:t>
      </w:r>
      <w:r>
        <w:rPr>
          <w:rFonts w:ascii="Helvetica" w:hAnsi="Helvetica"/>
          <w:sz w:val="22"/>
          <w:szCs w:val="22"/>
          <w:highlight w:val="lightGray"/>
        </w:rPr>
        <w:t>S</w:t>
      </w:r>
      <w:r w:rsidRPr="00957F1F">
        <w:rPr>
          <w:rFonts w:ascii="Helvetica" w:hAnsi="Helvetica"/>
          <w:sz w:val="22"/>
          <w:szCs w:val="22"/>
          <w:highlight w:val="lightGray"/>
        </w:rPr>
        <w:t>1</w:t>
      </w:r>
      <w:r w:rsidRPr="00957F1F">
        <w:rPr>
          <w:rFonts w:ascii="Helvetica" w:hAnsi="Helvetica"/>
          <w:sz w:val="22"/>
          <w:szCs w:val="22"/>
        </w:rPr>
        <w:t xml:space="preserve">). </w:t>
      </w:r>
      <w:r>
        <w:rPr>
          <w:rFonts w:ascii="Helvetica" w:hAnsi="Helvetica"/>
          <w:sz w:val="22"/>
          <w:szCs w:val="22"/>
        </w:rPr>
        <w:t>We also assume</w:t>
      </w:r>
      <w:r w:rsidR="003E4DCD">
        <w:rPr>
          <w:rFonts w:ascii="Helvetica" w:hAnsi="Helvetica"/>
          <w:sz w:val="22"/>
          <w:szCs w:val="22"/>
        </w:rPr>
        <w:t>d</w:t>
      </w:r>
      <w:r>
        <w:rPr>
          <w:rFonts w:ascii="Helvetica" w:hAnsi="Helvetica"/>
          <w:sz w:val="22"/>
          <w:szCs w:val="22"/>
        </w:rPr>
        <w:t xml:space="preserve"> monitoring precision </w:t>
      </w:r>
      <w:r w:rsidR="003E4DCD">
        <w:rPr>
          <w:rFonts w:ascii="Helvetica" w:hAnsi="Helvetica"/>
          <w:sz w:val="22"/>
          <w:szCs w:val="22"/>
        </w:rPr>
        <w:t>was</w:t>
      </w:r>
      <w:r>
        <w:rPr>
          <w:rFonts w:ascii="Helvetica" w:hAnsi="Helvetica"/>
          <w:sz w:val="22"/>
          <w:szCs w:val="22"/>
        </w:rPr>
        <w:t xml:space="preserve"> not </w:t>
      </w:r>
      <w:proofErr w:type="spellStart"/>
      <w:r>
        <w:rPr>
          <w:rFonts w:ascii="Helvetica" w:hAnsi="Helvetica"/>
          <w:sz w:val="22"/>
          <w:szCs w:val="22"/>
        </w:rPr>
        <w:t>autocorrelated</w:t>
      </w:r>
      <w:proofErr w:type="spellEnd"/>
      <w:r>
        <w:rPr>
          <w:rFonts w:ascii="Helvetica" w:hAnsi="Helvetica"/>
          <w:sz w:val="22"/>
          <w:szCs w:val="22"/>
        </w:rPr>
        <w:t xml:space="preserve"> and</w:t>
      </w:r>
      <w:r w:rsidR="003E4DCD">
        <w:rPr>
          <w:rFonts w:ascii="Helvetica" w:hAnsi="Helvetica"/>
          <w:sz w:val="22"/>
          <w:szCs w:val="22"/>
        </w:rPr>
        <w:t xml:space="preserve"> was</w:t>
      </w:r>
      <w:r>
        <w:rPr>
          <w:rFonts w:ascii="Helvetica" w:hAnsi="Helvetica"/>
          <w:sz w:val="22"/>
          <w:szCs w:val="22"/>
        </w:rPr>
        <w:t xml:space="preserve"> </w:t>
      </w:r>
      <w:commentRangeStart w:id="30"/>
      <w:r>
        <w:rPr>
          <w:rFonts w:ascii="Helvetica" w:hAnsi="Helvetica"/>
          <w:sz w:val="22"/>
          <w:szCs w:val="22"/>
        </w:rPr>
        <w:t>only dependent upon the current year’s monitoring</w:t>
      </w:r>
      <w:commentRangeEnd w:id="30"/>
      <w:r w:rsidR="009E0068">
        <w:rPr>
          <w:rStyle w:val="CommentReference"/>
        </w:rPr>
        <w:commentReference w:id="30"/>
      </w:r>
      <w:r>
        <w:rPr>
          <w:rFonts w:ascii="Helvetica" w:hAnsi="Helvetica"/>
          <w:sz w:val="22"/>
          <w:szCs w:val="22"/>
        </w:rPr>
        <w:t xml:space="preserve">. </w:t>
      </w:r>
    </w:p>
    <w:p w14:paraId="02C27F3C" w14:textId="77777777" w:rsidR="004352AB" w:rsidRPr="00957F1F" w:rsidRDefault="004352AB" w:rsidP="004352AB">
      <w:pPr>
        <w:ind w:firstLine="720"/>
        <w:rPr>
          <w:rFonts w:ascii="Helvetica" w:hAnsi="Helvetica"/>
          <w:sz w:val="22"/>
          <w:szCs w:val="22"/>
        </w:rPr>
      </w:pPr>
    </w:p>
    <w:p w14:paraId="7A97CE6D" w14:textId="6D7AAFE8" w:rsidR="004352AB" w:rsidRDefault="004352AB" w:rsidP="004352AB">
      <w:pPr>
        <w:rPr>
          <w:rFonts w:ascii="Helvetica" w:hAnsi="Helvetica"/>
          <w:sz w:val="22"/>
          <w:szCs w:val="22"/>
        </w:rPr>
      </w:pPr>
      <w:commentRangeStart w:id="31"/>
      <w:r w:rsidRPr="00FD7CE9">
        <w:rPr>
          <w:rFonts w:ascii="Helvetica" w:hAnsi="Helvetica"/>
          <w:sz w:val="22"/>
          <w:szCs w:val="22"/>
          <w:u w:val="single"/>
        </w:rPr>
        <w:t>Management</w:t>
      </w:r>
      <w:commentRangeEnd w:id="31"/>
      <w:r>
        <w:rPr>
          <w:rStyle w:val="CommentReference"/>
        </w:rPr>
        <w:commentReference w:id="31"/>
      </w:r>
      <w:r w:rsidRPr="00FD7CE9">
        <w:rPr>
          <w:rFonts w:ascii="Helvetica" w:hAnsi="Helvetica"/>
          <w:sz w:val="22"/>
          <w:szCs w:val="22"/>
          <w:u w:val="single"/>
        </w:rPr>
        <w:t xml:space="preserve"> Model</w:t>
      </w:r>
      <w:r w:rsidRPr="00FD7CE9">
        <w:rPr>
          <w:rFonts w:ascii="Helvetica" w:hAnsi="Helvetica"/>
          <w:sz w:val="22"/>
          <w:szCs w:val="22"/>
        </w:rPr>
        <w:t xml:space="preserve">: </w:t>
      </w:r>
      <w:r w:rsidRPr="00957F1F">
        <w:rPr>
          <w:rFonts w:ascii="Helvetica" w:hAnsi="Helvetica"/>
          <w:sz w:val="22"/>
          <w:szCs w:val="22"/>
        </w:rPr>
        <w:t xml:space="preserve">When managers invest minimally in monitoring, estimates of future biomass can be highly uncertain, </w:t>
      </w:r>
      <w:r w:rsidR="00A5376C">
        <w:rPr>
          <w:rFonts w:ascii="Helvetica" w:hAnsi="Helvetica"/>
          <w:sz w:val="22"/>
          <w:szCs w:val="22"/>
        </w:rPr>
        <w:t xml:space="preserve">which can lead to </w:t>
      </w:r>
      <w:r w:rsidR="00AE67B2">
        <w:rPr>
          <w:rFonts w:ascii="Helvetica" w:hAnsi="Helvetica"/>
          <w:sz w:val="22"/>
          <w:szCs w:val="22"/>
        </w:rPr>
        <w:t xml:space="preserve">both </w:t>
      </w:r>
      <w:r w:rsidRPr="00957F1F">
        <w:rPr>
          <w:rFonts w:ascii="Helvetica" w:hAnsi="Helvetica"/>
          <w:sz w:val="22"/>
          <w:szCs w:val="22"/>
        </w:rPr>
        <w:t>under</w:t>
      </w:r>
      <w:ins w:id="32" w:author="Jameal Samhouri" w:date="2017-04-22T09:25:00Z">
        <w:r w:rsidR="00151A85">
          <w:rPr>
            <w:rFonts w:ascii="Helvetica" w:hAnsi="Helvetica"/>
            <w:sz w:val="22"/>
            <w:szCs w:val="22"/>
          </w:rPr>
          <w:t>-</w:t>
        </w:r>
      </w:ins>
      <w:r w:rsidRPr="00957F1F">
        <w:rPr>
          <w:rFonts w:ascii="Helvetica" w:hAnsi="Helvetica"/>
          <w:sz w:val="22"/>
          <w:szCs w:val="22"/>
        </w:rPr>
        <w:t xml:space="preserve"> </w:t>
      </w:r>
      <w:r w:rsidR="00AE67B2">
        <w:rPr>
          <w:rFonts w:ascii="Helvetica" w:hAnsi="Helvetica"/>
          <w:sz w:val="22"/>
          <w:szCs w:val="22"/>
        </w:rPr>
        <w:t>and</w:t>
      </w:r>
      <w:r w:rsidRPr="00957F1F">
        <w:rPr>
          <w:rFonts w:ascii="Helvetica" w:hAnsi="Helvetica"/>
          <w:sz w:val="22"/>
          <w:szCs w:val="22"/>
        </w:rPr>
        <w:t xml:space="preserve"> over</w:t>
      </w:r>
      <w:ins w:id="33" w:author="Jameal Samhouri" w:date="2017-04-22T09:25:00Z">
        <w:r w:rsidR="00151A85">
          <w:rPr>
            <w:rFonts w:ascii="Helvetica" w:hAnsi="Helvetica"/>
            <w:sz w:val="22"/>
            <w:szCs w:val="22"/>
          </w:rPr>
          <w:t>-</w:t>
        </w:r>
      </w:ins>
      <w:r w:rsidRPr="00957F1F">
        <w:rPr>
          <w:rFonts w:ascii="Helvetica" w:hAnsi="Helvetica"/>
          <w:sz w:val="22"/>
          <w:szCs w:val="22"/>
        </w:rPr>
        <w:t xml:space="preserve">harvesting. To simulate resource harvest in our model we first calculated the biomass </w:t>
      </w:r>
      <w:r>
        <w:rPr>
          <w:rFonts w:ascii="Helvetica" w:hAnsi="Helvetica"/>
          <w:sz w:val="22"/>
          <w:szCs w:val="22"/>
        </w:rPr>
        <w:t xml:space="preserve">corresponding to maximum sustainable yield </w:t>
      </w:r>
      <w:r w:rsidRPr="00957F1F">
        <w:rPr>
          <w:rFonts w:ascii="Helvetica" w:hAnsi="Helvetica"/>
          <w:sz w:val="22"/>
          <w:szCs w:val="22"/>
        </w:rPr>
        <w:t>of the</w:t>
      </w:r>
      <w:r>
        <w:rPr>
          <w:rFonts w:ascii="Helvetica" w:hAnsi="Helvetica"/>
          <w:sz w:val="22"/>
          <w:szCs w:val="22"/>
        </w:rPr>
        <w:t xml:space="preserve"> stock</w:t>
      </w:r>
      <w:r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957F1F">
        <w:rPr>
          <w:rFonts w:ascii="Helvetica" w:hAnsi="Helvetica"/>
          <w:sz w:val="22"/>
          <w:szCs w:val="22"/>
        </w:rPr>
        <w:t>), where</w:t>
      </w:r>
      <w:r>
        <w:rPr>
          <w:rFonts w:ascii="Helvetica" w:hAnsi="Helvetica"/>
          <w:sz w:val="22"/>
          <w:szCs w:val="22"/>
        </w:rPr>
        <w:t>:</w:t>
      </w:r>
    </w:p>
    <w:p w14:paraId="2CD71D31" w14:textId="77777777" w:rsidR="004352AB" w:rsidRDefault="004352AB" w:rsidP="004352AB">
      <w:pPr>
        <w:rPr>
          <w:rFonts w:ascii="Helvetica" w:hAnsi="Helvetica"/>
          <w:sz w:val="22"/>
          <w:szCs w:val="22"/>
        </w:rPr>
      </w:pPr>
    </w:p>
    <w:p w14:paraId="5387B971" w14:textId="77777777" w:rsidR="004352AB" w:rsidRDefault="004352AB" w:rsidP="004352AB">
      <w:pPr>
        <w:tabs>
          <w:tab w:val="left" w:pos="8640"/>
        </w:tabs>
        <w:rPr>
          <w:rFonts w:ascii="Helvetica" w:hAnsi="Helvetica"/>
          <w:sz w:val="22"/>
          <w:szCs w:val="22"/>
        </w:rPr>
      </w:pPr>
      <w:r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Pr>
          <w:rFonts w:ascii="Helvetica" w:hAnsi="Helvetica"/>
          <w:sz w:val="22"/>
          <w:szCs w:val="22"/>
        </w:rPr>
        <w:t xml:space="preserve">  </w:t>
      </w:r>
      <w:r>
        <w:rPr>
          <w:rFonts w:ascii="Helvetica" w:hAnsi="Helvetica"/>
          <w:sz w:val="22"/>
          <w:szCs w:val="22"/>
        </w:rPr>
        <w:tab/>
        <w:t>(2)</w:t>
      </w:r>
    </w:p>
    <w:p w14:paraId="18E1F952" w14:textId="77777777" w:rsidR="004352AB" w:rsidRDefault="004352AB" w:rsidP="004352AB">
      <w:pPr>
        <w:rPr>
          <w:rFonts w:ascii="Helvetica" w:hAnsi="Helvetica"/>
          <w:sz w:val="22"/>
          <w:szCs w:val="22"/>
        </w:rPr>
      </w:pPr>
    </w:p>
    <w:p w14:paraId="30268D64" w14:textId="7C4CC76A" w:rsidR="004352AB" w:rsidRDefault="004352AB" w:rsidP="004352AB">
      <w:pPr>
        <w:rPr>
          <w:rFonts w:ascii="Helvetica" w:hAnsi="Helvetica"/>
          <w:sz w:val="22"/>
          <w:szCs w:val="22"/>
        </w:rPr>
      </w:pPr>
      <w:r w:rsidRPr="00957F1F">
        <w:rPr>
          <w:rFonts w:ascii="Helvetica" w:hAnsi="Helvetica"/>
          <w:sz w:val="22"/>
          <w:szCs w:val="22"/>
        </w:rPr>
        <w:t>From that we then calculate</w:t>
      </w:r>
      <w:r w:rsidR="0082304F">
        <w:rPr>
          <w:rFonts w:ascii="Helvetica" w:hAnsi="Helvetica"/>
          <w:sz w:val="22"/>
          <w:szCs w:val="22"/>
        </w:rPr>
        <w:t>d</w:t>
      </w:r>
      <w:r w:rsidRPr="00957F1F">
        <w:rPr>
          <w:rFonts w:ascii="Helvetica" w:hAnsi="Helvetica"/>
          <w:sz w:val="22"/>
          <w:szCs w:val="22"/>
        </w:rPr>
        <w:t xml:space="preserve"> the Maximum Sustainable Yield (MSY) as: </w:t>
      </w:r>
    </w:p>
    <w:p w14:paraId="520AFD8F" w14:textId="77777777" w:rsidR="004352AB" w:rsidRDefault="004352AB" w:rsidP="004352AB">
      <w:pPr>
        <w:rPr>
          <w:rFonts w:ascii="Helvetica" w:hAnsi="Helvetica"/>
          <w:sz w:val="22"/>
          <w:szCs w:val="22"/>
        </w:rPr>
      </w:pPr>
    </w:p>
    <w:p w14:paraId="0AAE34B0" w14:textId="77777777" w:rsidR="004352AB" w:rsidRDefault="004352AB" w:rsidP="004352AB">
      <w:pPr>
        <w:tabs>
          <w:tab w:val="left" w:pos="8640"/>
          <w:tab w:val="left" w:pos="8730"/>
        </w:tabs>
        <w:rPr>
          <w:rFonts w:ascii="Helvetica" w:hAnsi="Helvetica"/>
          <w:sz w:val="22"/>
          <w:szCs w:val="22"/>
        </w:rPr>
      </w:pP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Pr="00957F1F">
        <w:rPr>
          <w:rFonts w:ascii="Helvetica" w:hAnsi="Helvetica"/>
          <w:sz w:val="22"/>
          <w:szCs w:val="22"/>
        </w:rPr>
        <w:t xml:space="preserve">. </w:t>
      </w:r>
      <w:r>
        <w:rPr>
          <w:rFonts w:ascii="Helvetica" w:hAnsi="Helvetica"/>
          <w:sz w:val="22"/>
          <w:szCs w:val="22"/>
        </w:rPr>
        <w:tab/>
        <w:t>(3)</w:t>
      </w:r>
    </w:p>
    <w:p w14:paraId="58280054" w14:textId="77777777" w:rsidR="004352AB" w:rsidRDefault="004352AB" w:rsidP="004352AB">
      <w:pPr>
        <w:rPr>
          <w:rFonts w:ascii="Helvetica" w:hAnsi="Helvetica"/>
          <w:sz w:val="22"/>
          <w:szCs w:val="22"/>
        </w:rPr>
      </w:pPr>
    </w:p>
    <w:p w14:paraId="646F54CC" w14:textId="77777777" w:rsidR="00555417" w:rsidRDefault="004352AB" w:rsidP="004352AB">
      <w:pPr>
        <w:rPr>
          <w:rFonts w:ascii="Helvetica" w:hAnsi="Helvetica"/>
          <w:sz w:val="22"/>
          <w:szCs w:val="22"/>
        </w:rPr>
      </w:pPr>
      <w:r w:rsidRPr="00957F1F">
        <w:rPr>
          <w:rFonts w:ascii="Helvetica" w:hAnsi="Helvetica"/>
          <w:sz w:val="22"/>
          <w:szCs w:val="22"/>
        </w:rPr>
        <w:t xml:space="preserve">The harvest </w:t>
      </w:r>
      <w:r>
        <w:rPr>
          <w:rFonts w:ascii="Helvetica" w:hAnsi="Helvetica"/>
          <w:sz w:val="22"/>
          <w:szCs w:val="22"/>
        </w:rPr>
        <w:t>mortality rate</w:t>
      </w:r>
      <w:r w:rsidRPr="00957F1F">
        <w:rPr>
          <w:rFonts w:ascii="Helvetica" w:hAnsi="Helvetica"/>
          <w:sz w:val="22"/>
          <w:szCs w:val="22"/>
        </w:rPr>
        <w:t xml:space="preserve">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957F1F">
        <w:rPr>
          <w:rFonts w:ascii="Helvetica" w:hAnsi="Helvetica"/>
          <w:sz w:val="22"/>
          <w:szCs w:val="22"/>
        </w:rPr>
        <w:t xml:space="preserve"> </w:t>
      </w:r>
      <w:r w:rsidR="0082304F">
        <w:rPr>
          <w:rFonts w:ascii="Helvetica" w:hAnsi="Helvetica"/>
          <w:sz w:val="22"/>
          <w:szCs w:val="22"/>
        </w:rPr>
        <w:t>is</w:t>
      </w:r>
      <w:r w:rsidRPr="00957F1F">
        <w:rPr>
          <w:rFonts w:ascii="Helvetica" w:hAnsi="Helvetica"/>
          <w:sz w:val="22"/>
          <w:szCs w:val="22"/>
        </w:rPr>
        <w:t xml:space="preserve"> defined as</w:t>
      </w:r>
      <w:r w:rsidR="00555417">
        <w:rPr>
          <w:rFonts w:ascii="Helvetica" w:hAnsi="Helvetica"/>
          <w:sz w:val="22"/>
          <w:szCs w:val="22"/>
        </w:rPr>
        <w:t>:</w:t>
      </w:r>
    </w:p>
    <w:p w14:paraId="7DFBAC61" w14:textId="77777777" w:rsidR="00555417" w:rsidRDefault="00555417" w:rsidP="004352AB">
      <w:pPr>
        <w:rPr>
          <w:rFonts w:ascii="Helvetica" w:hAnsi="Helvetica"/>
          <w:sz w:val="22"/>
          <w:szCs w:val="22"/>
        </w:rPr>
      </w:pPr>
    </w:p>
    <w:p w14:paraId="524B5884" w14:textId="7ADA2D44" w:rsidR="00555417" w:rsidRDefault="00151A85" w:rsidP="00555417">
      <w:pPr>
        <w:tabs>
          <w:tab w:val="left" w:pos="8640"/>
        </w:tabs>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352AB" w:rsidRPr="00957F1F">
        <w:rPr>
          <w:rFonts w:ascii="Helvetica" w:hAnsi="Helvetica"/>
          <w:sz w:val="22"/>
          <w:szCs w:val="22"/>
        </w:rPr>
        <w:t xml:space="preserve">. </w:t>
      </w:r>
      <w:r w:rsidR="00555417">
        <w:rPr>
          <w:rFonts w:ascii="Helvetica" w:hAnsi="Helvetica"/>
          <w:sz w:val="22"/>
          <w:szCs w:val="22"/>
        </w:rPr>
        <w:tab/>
        <w:t>(4)</w:t>
      </w:r>
    </w:p>
    <w:p w14:paraId="28893F4C" w14:textId="77777777" w:rsidR="00555417" w:rsidRDefault="00555417" w:rsidP="004352AB">
      <w:pPr>
        <w:rPr>
          <w:rFonts w:ascii="Helvetica" w:hAnsi="Helvetica"/>
          <w:sz w:val="22"/>
          <w:szCs w:val="22"/>
        </w:rPr>
      </w:pPr>
    </w:p>
    <w:p w14:paraId="11A17FCB" w14:textId="2F8F9A51" w:rsidR="004352AB" w:rsidRDefault="004352AB" w:rsidP="004352AB">
      <w:pPr>
        <w:rPr>
          <w:rFonts w:ascii="Helvetica" w:hAnsi="Helvetica"/>
          <w:sz w:val="22"/>
          <w:szCs w:val="22"/>
        </w:rPr>
      </w:pPr>
      <w:r w:rsidRPr="00957F1F">
        <w:rPr>
          <w:rFonts w:ascii="Helvetica" w:hAnsi="Helvetica"/>
          <w:sz w:val="22"/>
          <w:szCs w:val="22"/>
        </w:rPr>
        <w:t>Our simulated management model implement</w:t>
      </w:r>
      <w:r w:rsidR="0082304F">
        <w:rPr>
          <w:rFonts w:ascii="Helvetica" w:hAnsi="Helvetica"/>
          <w:sz w:val="22"/>
          <w:szCs w:val="22"/>
        </w:rPr>
        <w:t>ed</w:t>
      </w:r>
      <w:r w:rsidRPr="00957F1F">
        <w:rPr>
          <w:rFonts w:ascii="Helvetica" w:hAnsi="Helvetica"/>
          <w:sz w:val="22"/>
          <w:szCs w:val="22"/>
        </w:rPr>
        <w:t xml:space="preserve"> a</w:t>
      </w:r>
      <w:r>
        <w:rPr>
          <w:rFonts w:ascii="Helvetica" w:hAnsi="Helvetica"/>
          <w:sz w:val="22"/>
          <w:szCs w:val="22"/>
        </w:rPr>
        <w:t>n adaptive policy whereby allowable removals are set based on estimated population biomass</w:t>
      </w:r>
      <w:r w:rsidRPr="00957F1F">
        <w:rPr>
          <w:rFonts w:ascii="Helvetica" w:hAnsi="Helvetica"/>
          <w:sz w:val="22"/>
          <w:szCs w:val="22"/>
        </w:rPr>
        <w:t xml:space="preserve">. </w:t>
      </w:r>
      <w:r>
        <w:rPr>
          <w:rFonts w:ascii="Helvetica" w:hAnsi="Helvetica"/>
          <w:sz w:val="22"/>
          <w:szCs w:val="22"/>
        </w:rPr>
        <w:t xml:space="preserve"> Consistent with many such harvest rules, we introduce</w:t>
      </w:r>
      <w:r w:rsidR="00C64824">
        <w:rPr>
          <w:rFonts w:ascii="Helvetica" w:hAnsi="Helvetica"/>
          <w:sz w:val="22"/>
          <w:szCs w:val="22"/>
        </w:rPr>
        <w:t>d</w:t>
      </w:r>
      <w:r>
        <w:rPr>
          <w:rFonts w:ascii="Helvetica" w:hAnsi="Helvetica"/>
          <w:sz w:val="22"/>
          <w:szCs w:val="22"/>
        </w:rPr>
        <w:t xml:space="preserve"> a minimum biomass level, here 0.25K, where no harvest is allowed (i.e. the limit reference point). When the estimated population </w:t>
      </w:r>
      <w:r w:rsidR="00C64824">
        <w:rPr>
          <w:rFonts w:ascii="Helvetica" w:hAnsi="Helvetica"/>
          <w:sz w:val="22"/>
          <w:szCs w:val="22"/>
        </w:rPr>
        <w:t>was</w:t>
      </w:r>
      <w:r>
        <w:rPr>
          <w:rFonts w:ascii="Helvetica" w:hAnsi="Helvetica"/>
          <w:sz w:val="22"/>
          <w:szCs w:val="22"/>
        </w:rPr>
        <w:t xml:space="preserve"> at or above </w:t>
      </w:r>
      <w:r w:rsidRPr="00EB37ED">
        <w:rPr>
          <w:rFonts w:ascii="Helvetica" w:hAnsi="Helvetica"/>
          <w:i/>
          <w:sz w:val="22"/>
          <w:szCs w:val="22"/>
        </w:rPr>
        <w:t>B</w:t>
      </w:r>
      <w:r w:rsidRPr="00EB37ED">
        <w:rPr>
          <w:rFonts w:ascii="Helvetica" w:hAnsi="Helvetica"/>
          <w:i/>
          <w:sz w:val="22"/>
          <w:szCs w:val="22"/>
          <w:vertAlign w:val="subscript"/>
        </w:rPr>
        <w:t>MSY</w:t>
      </w:r>
      <w:r>
        <w:rPr>
          <w:rFonts w:ascii="Helvetica" w:hAnsi="Helvetica"/>
          <w:sz w:val="22"/>
          <w:szCs w:val="22"/>
        </w:rPr>
        <w:t xml:space="preserve">, the population </w:t>
      </w:r>
      <w:r w:rsidR="001149C6">
        <w:rPr>
          <w:rFonts w:ascii="Helvetica" w:hAnsi="Helvetica"/>
          <w:sz w:val="22"/>
          <w:szCs w:val="22"/>
        </w:rPr>
        <w:t>was</w:t>
      </w:r>
      <w:r>
        <w:rPr>
          <w:rFonts w:ascii="Helvetica" w:hAnsi="Helvetica"/>
          <w:sz w:val="22"/>
          <w:szCs w:val="22"/>
        </w:rPr>
        <w:t xml:space="preserve"> harvested </w:t>
      </w:r>
      <w:r w:rsidRPr="00957F1F">
        <w:rPr>
          <w:rFonts w:ascii="Helvetica" w:hAnsi="Helvetica"/>
          <w:sz w:val="22"/>
          <w:szCs w:val="22"/>
        </w:rPr>
        <w:t xml:space="preserve">at a maximum harvest </w:t>
      </w:r>
      <w:r>
        <w:rPr>
          <w:rFonts w:ascii="Helvetica" w:hAnsi="Helvetica"/>
          <w:sz w:val="22"/>
          <w:szCs w:val="22"/>
        </w:rPr>
        <w:t xml:space="preserve">mortality </w:t>
      </w:r>
      <w:r w:rsidRPr="00957F1F">
        <w:rPr>
          <w:rFonts w:ascii="Helvetica" w:hAnsi="Helvetica"/>
          <w:sz w:val="22"/>
          <w:szCs w:val="22"/>
        </w:rPr>
        <w:t xml:space="preserve">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Pr="00957F1F">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957F1F">
        <w:rPr>
          <w:rFonts w:ascii="Helvetica" w:hAnsi="Helvetica"/>
          <w:sz w:val="22"/>
          <w:szCs w:val="22"/>
        </w:rPr>
        <w:t xml:space="preserve"> </w:t>
      </w:r>
      <w:r w:rsidR="001149C6">
        <w:rPr>
          <w:rFonts w:ascii="Helvetica" w:hAnsi="Helvetica"/>
          <w:sz w:val="22"/>
          <w:szCs w:val="22"/>
        </w:rPr>
        <w:t>was</w:t>
      </w:r>
      <w:r w:rsidRPr="00957F1F">
        <w:rPr>
          <w:rFonts w:ascii="Helvetica" w:hAnsi="Helvetica"/>
          <w:sz w:val="22"/>
          <w:szCs w:val="22"/>
        </w:rPr>
        <w:t xml:space="preserve"> estimated above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Pr="00957F1F">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Pr>
          <w:rFonts w:ascii="Helvetica" w:hAnsi="Helvetica"/>
          <w:sz w:val="22"/>
          <w:szCs w:val="22"/>
        </w:rPr>
        <w:t xml:space="preserve">, </w:t>
      </w:r>
      <w:r w:rsidRPr="00957F1F">
        <w:rPr>
          <w:rFonts w:ascii="Helvetica" w:hAnsi="Helvetica"/>
          <w:sz w:val="22"/>
          <w:szCs w:val="22"/>
        </w:rPr>
        <w:t>the rate of harvest increase</w:t>
      </w:r>
      <w:r w:rsidR="001149C6">
        <w:rPr>
          <w:rFonts w:ascii="Helvetica" w:hAnsi="Helvetica"/>
          <w:sz w:val="22"/>
          <w:szCs w:val="22"/>
        </w:rPr>
        <w:t>d</w:t>
      </w:r>
      <w:r w:rsidRPr="00957F1F">
        <w:rPr>
          <w:rFonts w:ascii="Helvetica" w:hAnsi="Helvetica"/>
          <w:sz w:val="22"/>
          <w:szCs w:val="22"/>
        </w:rPr>
        <w:t xml:space="preserve"> as a linear function of the estimated biomass</w:t>
      </w:r>
      <w:r>
        <w:rPr>
          <w:rFonts w:ascii="Helvetica" w:hAnsi="Helvetica"/>
          <w:sz w:val="22"/>
          <w:szCs w:val="22"/>
        </w:rPr>
        <w:t xml:space="preserve"> </w:t>
      </w:r>
      <w:r w:rsidRPr="00957F1F">
        <w:rPr>
          <w:rFonts w:ascii="Helvetica" w:hAnsi="Helvetica"/>
          <w:sz w:val="22"/>
          <w:szCs w:val="22"/>
        </w:rPr>
        <w:t>(</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957F1F">
        <w:rPr>
          <w:rFonts w:ascii="Helvetica" w:hAnsi="Helvetica"/>
          <w:sz w:val="22"/>
          <w:szCs w:val="22"/>
        </w:rPr>
        <w:t xml:space="preserve">): </w:t>
      </w:r>
    </w:p>
    <w:p w14:paraId="7BB04A16" w14:textId="77777777" w:rsidR="004352AB" w:rsidRDefault="004352AB" w:rsidP="004352AB">
      <w:pPr>
        <w:rPr>
          <w:rFonts w:ascii="Helvetica" w:hAnsi="Helvetica"/>
          <w:sz w:val="22"/>
          <w:szCs w:val="22"/>
        </w:rPr>
      </w:pPr>
    </w:p>
    <w:p w14:paraId="351728CD" w14:textId="4310B1B1" w:rsidR="004352AB" w:rsidRDefault="00151A85" w:rsidP="004352AB">
      <w:pPr>
        <w:tabs>
          <w:tab w:val="left" w:pos="8640"/>
        </w:tabs>
        <w:rPr>
          <w:rFonts w:ascii="Helvetica" w:hAnsi="Helvetica"/>
          <w:sz w:val="22"/>
          <w:szCs w:val="22"/>
        </w:rPr>
      </w:pP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Pr>
          <w:rFonts w:ascii="Helvetica" w:hAnsi="Helvetica"/>
          <w:sz w:val="22"/>
          <w:szCs w:val="22"/>
        </w:rPr>
        <w:t>,</w:t>
      </w:r>
      <w:r w:rsidR="004352AB">
        <w:rPr>
          <w:rFonts w:ascii="Helvetica" w:hAnsi="Helvetica"/>
          <w:sz w:val="22"/>
          <w:szCs w:val="22"/>
        </w:rPr>
        <w:tab/>
        <w:t>(</w:t>
      </w:r>
      <w:r w:rsidR="00555417">
        <w:rPr>
          <w:rFonts w:ascii="Helvetica" w:hAnsi="Helvetica"/>
          <w:sz w:val="22"/>
          <w:szCs w:val="22"/>
        </w:rPr>
        <w:t>5</w:t>
      </w:r>
      <w:r w:rsidR="004352AB">
        <w:rPr>
          <w:rFonts w:ascii="Helvetica" w:hAnsi="Helvetica"/>
          <w:sz w:val="22"/>
          <w:szCs w:val="22"/>
        </w:rPr>
        <w:t>)</w:t>
      </w:r>
      <w:r w:rsidR="004352AB">
        <w:rPr>
          <w:rFonts w:ascii="Helvetica" w:hAnsi="Helvetica"/>
          <w:sz w:val="22"/>
          <w:szCs w:val="22"/>
        </w:rPr>
        <w:tab/>
      </w:r>
      <w:r w:rsidR="004352AB">
        <w:rPr>
          <w:rFonts w:ascii="Helvetica" w:hAnsi="Helvetica"/>
          <w:sz w:val="22"/>
          <w:szCs w:val="22"/>
        </w:rPr>
        <w:tab/>
      </w:r>
    </w:p>
    <w:p w14:paraId="702A52CD" w14:textId="77777777" w:rsidR="004352AB" w:rsidRDefault="004352AB" w:rsidP="004352AB">
      <w:pPr>
        <w:rPr>
          <w:rFonts w:ascii="Helvetica" w:hAnsi="Helvetica"/>
          <w:sz w:val="22"/>
          <w:szCs w:val="22"/>
        </w:rPr>
      </w:pPr>
      <w:proofErr w:type="gramStart"/>
      <w:r w:rsidRPr="00957F1F">
        <w:rPr>
          <w:rFonts w:ascii="Helvetica" w:hAnsi="Helvetica"/>
          <w:sz w:val="22"/>
          <w:szCs w:val="22"/>
        </w:rPr>
        <w:t>where</w:t>
      </w:r>
      <w:proofErr w:type="gramEnd"/>
      <w:r w:rsidRPr="00957F1F">
        <w:rPr>
          <w:rFonts w:ascii="Helvetica" w:hAnsi="Helvetica"/>
          <w:sz w:val="22"/>
          <w:szCs w:val="22"/>
        </w:rPr>
        <w:t xml:space="preserve"> the rate of increase in harvest</w:t>
      </w:r>
    </w:p>
    <w:p w14:paraId="229BA9A5" w14:textId="77777777" w:rsidR="004352AB" w:rsidRDefault="004352AB" w:rsidP="004352AB">
      <w:pPr>
        <w:rPr>
          <w:rFonts w:ascii="Helvetica" w:hAnsi="Helvetica"/>
          <w:sz w:val="22"/>
          <w:szCs w:val="22"/>
        </w:rPr>
      </w:pPr>
    </w:p>
    <w:p w14:paraId="454BB25C" w14:textId="5F59C69C" w:rsidR="004352AB" w:rsidRDefault="004352AB" w:rsidP="004352AB">
      <w:pPr>
        <w:tabs>
          <w:tab w:val="left" w:pos="8640"/>
        </w:tabs>
        <w:rPr>
          <w:rFonts w:ascii="Helvetica" w:hAnsi="Helvetica"/>
          <w:sz w:val="22"/>
          <w:szCs w:val="22"/>
        </w:rPr>
      </w:pPr>
      <w:r w:rsidRPr="00957F1F">
        <w:rPr>
          <w:rFonts w:ascii="Helvetica" w:hAnsi="Helvetica"/>
          <w:sz w:val="22"/>
          <w:szCs w:val="22"/>
        </w:rPr>
        <w:t xml:space="preserve">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Pr="00957F1F">
        <w:rPr>
          <w:rFonts w:ascii="Helvetica" w:hAnsi="Helvetica"/>
          <w:sz w:val="22"/>
          <w:szCs w:val="22"/>
        </w:rPr>
        <w:t xml:space="preserve"> </w:t>
      </w:r>
      <w:r>
        <w:rPr>
          <w:rFonts w:ascii="Helvetica" w:hAnsi="Helvetica"/>
          <w:sz w:val="22"/>
          <w:szCs w:val="22"/>
        </w:rPr>
        <w:tab/>
      </w:r>
      <w:commentRangeStart w:id="34"/>
      <w:r>
        <w:rPr>
          <w:rFonts w:ascii="Helvetica" w:hAnsi="Helvetica"/>
          <w:sz w:val="22"/>
          <w:szCs w:val="22"/>
        </w:rPr>
        <w:t>(</w:t>
      </w:r>
      <w:r w:rsidR="00555417">
        <w:rPr>
          <w:rFonts w:ascii="Helvetica" w:hAnsi="Helvetica"/>
          <w:sz w:val="22"/>
          <w:szCs w:val="22"/>
        </w:rPr>
        <w:t>6</w:t>
      </w:r>
      <w:r>
        <w:rPr>
          <w:rFonts w:ascii="Helvetica" w:hAnsi="Helvetica"/>
          <w:sz w:val="22"/>
          <w:szCs w:val="22"/>
        </w:rPr>
        <w:t>)</w:t>
      </w:r>
      <w:commentRangeEnd w:id="34"/>
      <w:r w:rsidR="009E0068">
        <w:rPr>
          <w:rStyle w:val="CommentReference"/>
        </w:rPr>
        <w:commentReference w:id="34"/>
      </w:r>
    </w:p>
    <w:p w14:paraId="74686CB4" w14:textId="77777777" w:rsidR="004352AB" w:rsidRDefault="004352AB" w:rsidP="004352AB">
      <w:pPr>
        <w:rPr>
          <w:rFonts w:ascii="Helvetica" w:hAnsi="Helvetica"/>
          <w:sz w:val="22"/>
          <w:szCs w:val="22"/>
        </w:rPr>
      </w:pPr>
    </w:p>
    <w:p w14:paraId="0E27F355" w14:textId="77777777" w:rsidR="004352AB" w:rsidRDefault="004352AB" w:rsidP="004352AB">
      <w:pPr>
        <w:rPr>
          <w:rFonts w:ascii="Helvetica" w:hAnsi="Helvetica"/>
          <w:sz w:val="22"/>
          <w:szCs w:val="22"/>
        </w:rPr>
      </w:pPr>
      <w:proofErr w:type="gramStart"/>
      <w:r w:rsidRPr="00957F1F">
        <w:rPr>
          <w:rFonts w:ascii="Helvetica" w:hAnsi="Helvetica"/>
          <w:sz w:val="22"/>
          <w:szCs w:val="22"/>
        </w:rPr>
        <w:t>and</w:t>
      </w:r>
      <w:proofErr w:type="gramEnd"/>
      <w:r w:rsidRPr="00957F1F">
        <w:rPr>
          <w:rFonts w:ascii="Helvetica" w:hAnsi="Helvetica"/>
          <w:sz w:val="22"/>
          <w:szCs w:val="22"/>
        </w:rPr>
        <w:t xml:space="preserve"> </w:t>
      </w:r>
    </w:p>
    <w:p w14:paraId="2651C774" w14:textId="77777777" w:rsidR="004352AB" w:rsidRDefault="004352AB" w:rsidP="004352AB">
      <w:pPr>
        <w:rPr>
          <w:rFonts w:ascii="Helvetica" w:hAnsi="Helvetica"/>
          <w:sz w:val="22"/>
          <w:szCs w:val="22"/>
        </w:rPr>
      </w:pPr>
    </w:p>
    <w:p w14:paraId="4B987766" w14:textId="7160E446" w:rsidR="004352AB" w:rsidRDefault="00151A85" w:rsidP="004352AB">
      <w:pPr>
        <w:tabs>
          <w:tab w:val="left" w:pos="8640"/>
        </w:tabs>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4352AB" w:rsidRPr="00957F1F">
        <w:rPr>
          <w:rFonts w:ascii="Helvetica" w:hAnsi="Helvetica"/>
          <w:sz w:val="22"/>
          <w:szCs w:val="22"/>
        </w:rPr>
        <w:t xml:space="preserve">. </w:t>
      </w:r>
      <w:r w:rsidR="004352AB">
        <w:rPr>
          <w:rFonts w:ascii="Helvetica" w:hAnsi="Helvetica"/>
          <w:sz w:val="22"/>
          <w:szCs w:val="22"/>
        </w:rPr>
        <w:tab/>
        <w:t>(</w:t>
      </w:r>
      <w:r w:rsidR="00555417">
        <w:rPr>
          <w:rFonts w:ascii="Helvetica" w:hAnsi="Helvetica"/>
          <w:sz w:val="22"/>
          <w:szCs w:val="22"/>
        </w:rPr>
        <w:t>7</w:t>
      </w:r>
      <w:r w:rsidR="004352AB">
        <w:rPr>
          <w:rFonts w:ascii="Helvetica" w:hAnsi="Helvetica"/>
          <w:sz w:val="22"/>
          <w:szCs w:val="22"/>
        </w:rPr>
        <w:t>)</w:t>
      </w:r>
      <w:r w:rsidR="004352AB">
        <w:rPr>
          <w:rFonts w:ascii="Helvetica" w:hAnsi="Helvetica"/>
          <w:sz w:val="22"/>
          <w:szCs w:val="22"/>
        </w:rPr>
        <w:tab/>
      </w:r>
      <w:r w:rsidR="004352AB">
        <w:rPr>
          <w:rFonts w:ascii="Helvetica" w:hAnsi="Helvetica"/>
          <w:sz w:val="22"/>
          <w:szCs w:val="22"/>
        </w:rPr>
        <w:tab/>
      </w:r>
    </w:p>
    <w:p w14:paraId="21D1FD4B" w14:textId="2A1A6824" w:rsidR="004352AB" w:rsidRDefault="004352AB" w:rsidP="004352AB">
      <w:pPr>
        <w:rPr>
          <w:rFonts w:ascii="Helvetica" w:hAnsi="Helvetica"/>
          <w:sz w:val="22"/>
          <w:szCs w:val="22"/>
        </w:rPr>
      </w:pPr>
      <w:r w:rsidRPr="00957F1F">
        <w:rPr>
          <w:rFonts w:ascii="Helvetica" w:hAnsi="Helvetica"/>
          <w:sz w:val="22"/>
          <w:szCs w:val="22"/>
        </w:rPr>
        <w:lastRenderedPageBreak/>
        <w:t>The total</w:t>
      </w:r>
      <w:r>
        <w:rPr>
          <w:rFonts w:ascii="Helvetica" w:hAnsi="Helvetica"/>
          <w:sz w:val="22"/>
          <w:szCs w:val="22"/>
        </w:rPr>
        <w:t xml:space="preserve"> expected</w:t>
      </w:r>
      <w:r w:rsidRPr="00957F1F">
        <w:rPr>
          <w:rFonts w:ascii="Helvetica" w:hAnsi="Helvetica"/>
          <w:sz w:val="22"/>
          <w:szCs w:val="22"/>
        </w:rPr>
        <w:t xml:space="preserve"> yield at time </w:t>
      </w:r>
      <w:r w:rsidRPr="00957F1F">
        <w:rPr>
          <w:rFonts w:ascii="Helvetica" w:hAnsi="Helvetica"/>
          <w:i/>
          <w:sz w:val="22"/>
          <w:szCs w:val="22"/>
        </w:rPr>
        <w:t>t</w:t>
      </w:r>
      <w:r w:rsidRPr="00957F1F">
        <w:rPr>
          <w:rFonts w:ascii="Helvetica" w:hAnsi="Helvetica"/>
          <w:sz w:val="22"/>
          <w:szCs w:val="22"/>
        </w:rPr>
        <w:t xml:space="preserve"> </w:t>
      </w:r>
      <w:r w:rsidR="0073379F">
        <w:rPr>
          <w:rFonts w:ascii="Helvetica" w:hAnsi="Helvetica"/>
          <w:sz w:val="22"/>
          <w:szCs w:val="22"/>
        </w:rPr>
        <w:t>was</w:t>
      </w:r>
      <w:r w:rsidRPr="00957F1F">
        <w:rPr>
          <w:rFonts w:ascii="Helvetica" w:hAnsi="Helvetica"/>
          <w:sz w:val="22"/>
          <w:szCs w:val="22"/>
        </w:rPr>
        <w:t xml:space="preserve"> therefore:</w:t>
      </w:r>
    </w:p>
    <w:p w14:paraId="21A9630A" w14:textId="77777777" w:rsidR="004352AB" w:rsidRDefault="004352AB" w:rsidP="004352AB">
      <w:pPr>
        <w:rPr>
          <w:rFonts w:ascii="Helvetica" w:hAnsi="Helvetica"/>
          <w:sz w:val="22"/>
          <w:szCs w:val="22"/>
        </w:rPr>
      </w:pPr>
    </w:p>
    <w:p w14:paraId="14114F33" w14:textId="0BDA30C0" w:rsidR="004352AB" w:rsidRDefault="004352AB" w:rsidP="004352AB">
      <w:pPr>
        <w:tabs>
          <w:tab w:val="left" w:pos="8640"/>
        </w:tabs>
        <w:rPr>
          <w:rFonts w:ascii="Helvetica" w:hAnsi="Helvetica"/>
          <w:sz w:val="22"/>
          <w:szCs w:val="22"/>
        </w:rPr>
      </w:pPr>
      <w:r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957F1F">
        <w:rPr>
          <w:rFonts w:ascii="Helvetica" w:hAnsi="Helvetica"/>
          <w:sz w:val="22"/>
          <w:szCs w:val="22"/>
        </w:rPr>
        <w:t xml:space="preserve">. </w:t>
      </w:r>
      <w:r>
        <w:rPr>
          <w:rFonts w:ascii="Helvetica" w:hAnsi="Helvetica"/>
          <w:sz w:val="22"/>
          <w:szCs w:val="22"/>
        </w:rPr>
        <w:tab/>
        <w:t>(</w:t>
      </w:r>
      <w:r w:rsidR="00555417">
        <w:rPr>
          <w:rFonts w:ascii="Helvetica" w:hAnsi="Helvetica"/>
          <w:sz w:val="22"/>
          <w:szCs w:val="22"/>
        </w:rPr>
        <w:t>8</w:t>
      </w:r>
      <w:r>
        <w:rPr>
          <w:rFonts w:ascii="Helvetica" w:hAnsi="Helvetica"/>
          <w:sz w:val="22"/>
          <w:szCs w:val="22"/>
        </w:rPr>
        <w:t>)</w:t>
      </w:r>
    </w:p>
    <w:p w14:paraId="69BC3F2A" w14:textId="77777777" w:rsidR="004352AB" w:rsidRDefault="004352AB" w:rsidP="004352AB">
      <w:pPr>
        <w:tabs>
          <w:tab w:val="left" w:pos="8640"/>
        </w:tabs>
        <w:rPr>
          <w:rFonts w:ascii="Helvetica" w:hAnsi="Helvetica"/>
          <w:sz w:val="22"/>
          <w:szCs w:val="22"/>
        </w:rPr>
      </w:pPr>
    </w:p>
    <w:p w14:paraId="55C48EA9" w14:textId="358E1C65" w:rsidR="004352AB" w:rsidRPr="00957F1F" w:rsidRDefault="004352AB" w:rsidP="004352AB">
      <w:pPr>
        <w:rPr>
          <w:rFonts w:ascii="Helvetica" w:hAnsi="Helvetica"/>
          <w:sz w:val="22"/>
          <w:szCs w:val="22"/>
        </w:rPr>
      </w:pPr>
      <w:r w:rsidRPr="00957F1F">
        <w:rPr>
          <w:rFonts w:ascii="Helvetica" w:hAnsi="Helvetica"/>
          <w:sz w:val="22"/>
          <w:szCs w:val="22"/>
        </w:rPr>
        <w:t xml:space="preserve">This yield </w:t>
      </w:r>
      <w:ins w:id="35" w:author="Crow White" w:date="2017-04-17T15:33:00Z">
        <w:r w:rsidR="00E76774">
          <w:rPr>
            <w:rFonts w:ascii="Helvetica" w:hAnsi="Helvetica"/>
            <w:sz w:val="22"/>
            <w:szCs w:val="22"/>
          </w:rPr>
          <w:t>wa</w:t>
        </w:r>
      </w:ins>
      <w:del w:id="36" w:author="Crow White" w:date="2017-04-17T15:33:00Z">
        <w:r w:rsidRPr="00957F1F" w:rsidDel="00E76774">
          <w:rPr>
            <w:rFonts w:ascii="Helvetica" w:hAnsi="Helvetica"/>
            <w:sz w:val="22"/>
            <w:szCs w:val="22"/>
          </w:rPr>
          <w:delText>i</w:delText>
        </w:r>
      </w:del>
      <w:r w:rsidRPr="00957F1F">
        <w:rPr>
          <w:rFonts w:ascii="Helvetica" w:hAnsi="Helvetica"/>
          <w:sz w:val="22"/>
          <w:szCs w:val="22"/>
        </w:rPr>
        <w:t>s then fed back into the process model described above to determine the true 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Pr="00957F1F">
        <w:rPr>
          <w:rFonts w:ascii="Helvetica" w:hAnsi="Helvetica"/>
          <w:sz w:val="22"/>
          <w:szCs w:val="22"/>
        </w:rPr>
        <w:t xml:space="preserve"> and the model continue</w:t>
      </w:r>
      <w:r w:rsidR="0073379F">
        <w:rPr>
          <w:rFonts w:ascii="Helvetica" w:hAnsi="Helvetica"/>
          <w:sz w:val="22"/>
          <w:szCs w:val="22"/>
        </w:rPr>
        <w:t>d</w:t>
      </w:r>
      <w:r w:rsidRPr="00957F1F">
        <w:rPr>
          <w:rFonts w:ascii="Helvetica" w:hAnsi="Helvetica"/>
          <w:sz w:val="22"/>
          <w:szCs w:val="22"/>
        </w:rPr>
        <w:t xml:space="preserve"> for a 20</w:t>
      </w:r>
      <w:r w:rsidR="0073379F">
        <w:rPr>
          <w:rFonts w:ascii="Helvetica" w:hAnsi="Helvetica"/>
          <w:sz w:val="22"/>
          <w:szCs w:val="22"/>
        </w:rPr>
        <w:t>-</w:t>
      </w:r>
      <w:r w:rsidRPr="00957F1F">
        <w:rPr>
          <w:rFonts w:ascii="Helvetica" w:hAnsi="Helvetica"/>
          <w:sz w:val="22"/>
          <w:szCs w:val="22"/>
        </w:rPr>
        <w:t xml:space="preserve">year simulation. </w:t>
      </w:r>
      <w:r w:rsidR="00B60BD9">
        <w:rPr>
          <w:rFonts w:ascii="Helvetica" w:hAnsi="Helvetica"/>
          <w:sz w:val="22"/>
          <w:szCs w:val="22"/>
        </w:rPr>
        <w:t xml:space="preserve">For graphical representation of the management model and examples of 20-year simulations with low and high uncertainty in estimated biomass see </w:t>
      </w:r>
      <w:r w:rsidR="00B60BD9" w:rsidRPr="00C200F0">
        <w:rPr>
          <w:rFonts w:ascii="Helvetica" w:hAnsi="Helvetica"/>
          <w:sz w:val="22"/>
          <w:szCs w:val="22"/>
          <w:highlight w:val="yellow"/>
        </w:rPr>
        <w:t>Figure S1</w:t>
      </w:r>
      <w:r w:rsidR="00B60BD9">
        <w:rPr>
          <w:rFonts w:ascii="Helvetica" w:hAnsi="Helvetica"/>
          <w:sz w:val="22"/>
          <w:szCs w:val="22"/>
        </w:rPr>
        <w:t xml:space="preserve">. </w:t>
      </w:r>
    </w:p>
    <w:p w14:paraId="103D2771" w14:textId="77777777" w:rsidR="00175C87" w:rsidRPr="00957F1F" w:rsidRDefault="00175C87" w:rsidP="003435AE">
      <w:pPr>
        <w:rPr>
          <w:rFonts w:ascii="Helvetica" w:hAnsi="Helvetica"/>
          <w:sz w:val="22"/>
          <w:szCs w:val="22"/>
        </w:rPr>
      </w:pPr>
    </w:p>
    <w:p w14:paraId="17B925CE" w14:textId="77777777" w:rsidR="00CD565E" w:rsidRDefault="007F61D2" w:rsidP="00175C87">
      <w:pPr>
        <w:rPr>
          <w:rFonts w:ascii="Helvetica" w:hAnsi="Helvetica"/>
          <w:sz w:val="22"/>
          <w:szCs w:val="22"/>
        </w:rPr>
      </w:pPr>
      <w:r w:rsidRPr="00A155E2">
        <w:rPr>
          <w:rFonts w:ascii="Helvetica" w:hAnsi="Helvetica"/>
          <w:sz w:val="22"/>
          <w:szCs w:val="22"/>
          <w:u w:val="single"/>
        </w:rPr>
        <w:t xml:space="preserve">Value of the </w:t>
      </w:r>
      <w:r w:rsidR="00FF6503">
        <w:rPr>
          <w:rFonts w:ascii="Helvetica" w:hAnsi="Helvetica"/>
          <w:sz w:val="22"/>
          <w:szCs w:val="22"/>
          <w:u w:val="single"/>
        </w:rPr>
        <w:t>Resource</w:t>
      </w:r>
      <w:r w:rsidRPr="00A155E2">
        <w:rPr>
          <w:rFonts w:ascii="Helvetica" w:hAnsi="Helvetica"/>
          <w:sz w:val="22"/>
          <w:szCs w:val="22"/>
          <w:u w:val="single"/>
        </w:rPr>
        <w:t xml:space="preserve"> and Cost of Monitoring</w:t>
      </w:r>
      <w:r w:rsidR="0039037D" w:rsidRPr="0039037D">
        <w:rPr>
          <w:rFonts w:ascii="Helvetica" w:hAnsi="Helvetica"/>
          <w:sz w:val="22"/>
          <w:szCs w:val="22"/>
        </w:rPr>
        <w:t xml:space="preserve">: </w:t>
      </w:r>
      <w:r w:rsidR="000A75E1" w:rsidRPr="00957F1F">
        <w:rPr>
          <w:rFonts w:ascii="Helvetica" w:hAnsi="Helvetica"/>
          <w:sz w:val="22"/>
          <w:szCs w:val="22"/>
        </w:rPr>
        <w:t>We estimate</w:t>
      </w:r>
      <w:r w:rsidR="008451D2">
        <w:rPr>
          <w:rFonts w:ascii="Helvetica" w:hAnsi="Helvetica"/>
          <w:sz w:val="22"/>
          <w:szCs w:val="22"/>
        </w:rPr>
        <w:t>d</w:t>
      </w:r>
      <w:r w:rsidR="000A75E1" w:rsidRPr="00957F1F">
        <w:rPr>
          <w:rFonts w:ascii="Helvetica" w:hAnsi="Helvetica"/>
          <w:sz w:val="22"/>
          <w:szCs w:val="22"/>
        </w:rPr>
        <w:t xml:space="preserve"> the</w:t>
      </w:r>
      <w:r w:rsidR="00127FEE" w:rsidRPr="00957F1F">
        <w:rPr>
          <w:rFonts w:ascii="Helvetica" w:hAnsi="Helvetica"/>
          <w:sz w:val="22"/>
          <w:szCs w:val="22"/>
        </w:rPr>
        <w:t xml:space="preserve"> </w:t>
      </w:r>
      <w:commentRangeStart w:id="37"/>
      <w:commentRangeStart w:id="38"/>
      <w:commentRangeStart w:id="39"/>
      <w:r w:rsidR="00127FEE" w:rsidRPr="00957F1F">
        <w:rPr>
          <w:rFonts w:ascii="Helvetica" w:hAnsi="Helvetica"/>
          <w:sz w:val="22"/>
          <w:szCs w:val="22"/>
        </w:rPr>
        <w:t xml:space="preserve">value </w:t>
      </w:r>
      <w:commentRangeEnd w:id="37"/>
      <w:r w:rsidR="008A1AC7">
        <w:rPr>
          <w:rStyle w:val="CommentReference"/>
        </w:rPr>
        <w:commentReference w:id="37"/>
      </w:r>
      <w:commentRangeEnd w:id="38"/>
      <w:r w:rsidR="001E044E">
        <w:rPr>
          <w:rStyle w:val="CommentReference"/>
        </w:rPr>
        <w:commentReference w:id="38"/>
      </w:r>
      <w:commentRangeEnd w:id="39"/>
      <w:r w:rsidR="00E76774">
        <w:rPr>
          <w:rStyle w:val="CommentReference"/>
        </w:rPr>
        <w:commentReference w:id="39"/>
      </w:r>
      <w:r w:rsidR="00127FEE" w:rsidRPr="00957F1F">
        <w:rPr>
          <w:rFonts w:ascii="Helvetica" w:hAnsi="Helvetica"/>
          <w:sz w:val="22"/>
          <w:szCs w:val="22"/>
        </w:rPr>
        <w:t xml:space="preserve">of the </w:t>
      </w:r>
      <w:r w:rsidR="0090182E">
        <w:rPr>
          <w:rFonts w:ascii="Helvetica" w:hAnsi="Helvetica"/>
          <w:sz w:val="22"/>
          <w:szCs w:val="22"/>
        </w:rPr>
        <w:t>resource</w:t>
      </w:r>
      <w:r w:rsidR="007821E5">
        <w:rPr>
          <w:rFonts w:ascii="Helvetica" w:hAnsi="Helvetica"/>
          <w:sz w:val="22"/>
          <w:szCs w:val="22"/>
        </w:rPr>
        <w:t xml:space="preserve"> extracted</w:t>
      </w:r>
      <w:r w:rsidR="006B5E99" w:rsidRPr="00957F1F">
        <w:rPr>
          <w:rFonts w:ascii="Helvetica" w:hAnsi="Helvetica"/>
          <w:sz w:val="22"/>
          <w:szCs w:val="22"/>
        </w:rPr>
        <w:t xml:space="preserve"> at time t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957F1F">
        <w:rPr>
          <w:rFonts w:ascii="Helvetica" w:hAnsi="Helvetica"/>
          <w:sz w:val="22"/>
          <w:szCs w:val="22"/>
        </w:rPr>
        <w:t>)</w:t>
      </w:r>
      <w:r w:rsidR="00127FEE" w:rsidRPr="00957F1F">
        <w:rPr>
          <w:rFonts w:ascii="Helvetica" w:hAnsi="Helvetica"/>
          <w:sz w:val="22"/>
          <w:szCs w:val="22"/>
        </w:rPr>
        <w:t xml:space="preserve"> as</w:t>
      </w:r>
      <w:r w:rsidR="006B5E99" w:rsidRPr="00957F1F">
        <w:rPr>
          <w:rFonts w:ascii="Helvetica" w:hAnsi="Helvetica"/>
          <w:sz w:val="22"/>
          <w:szCs w:val="22"/>
        </w:rPr>
        <w:t>:</w:t>
      </w:r>
    </w:p>
    <w:p w14:paraId="00F9AEF2" w14:textId="77777777" w:rsidR="00CD565E" w:rsidRDefault="00CD565E" w:rsidP="00175C87">
      <w:pPr>
        <w:rPr>
          <w:rFonts w:ascii="Helvetica" w:hAnsi="Helvetica"/>
          <w:sz w:val="22"/>
          <w:szCs w:val="22"/>
        </w:rPr>
      </w:pPr>
    </w:p>
    <w:p w14:paraId="68717DBD" w14:textId="780DFEFA" w:rsidR="00CD565E" w:rsidRDefault="006B5E99" w:rsidP="00CD565E">
      <w:pPr>
        <w:tabs>
          <w:tab w:val="left" w:pos="8640"/>
        </w:tabs>
        <w:rPr>
          <w:rFonts w:ascii="Helvetica" w:hAnsi="Helvetica"/>
          <w:sz w:val="22"/>
          <w:szCs w:val="22"/>
        </w:rPr>
      </w:pPr>
      <w:r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w:t>
      </w:r>
      <w:r w:rsidR="00CD565E">
        <w:rPr>
          <w:rFonts w:ascii="Helvetica" w:hAnsi="Helvetica"/>
          <w:sz w:val="22"/>
          <w:szCs w:val="22"/>
        </w:rPr>
        <w:tab/>
        <w:t>(</w:t>
      </w:r>
      <w:r w:rsidR="00555417">
        <w:rPr>
          <w:rFonts w:ascii="Helvetica" w:hAnsi="Helvetica"/>
          <w:sz w:val="22"/>
          <w:szCs w:val="22"/>
        </w:rPr>
        <w:t>9</w:t>
      </w:r>
      <w:r w:rsidR="00CD565E">
        <w:rPr>
          <w:rFonts w:ascii="Helvetica" w:hAnsi="Helvetica"/>
          <w:sz w:val="22"/>
          <w:szCs w:val="22"/>
        </w:rPr>
        <w:t>)</w:t>
      </w:r>
    </w:p>
    <w:p w14:paraId="23508DDC" w14:textId="77777777" w:rsidR="00CD565E" w:rsidRDefault="00CD565E" w:rsidP="00175C87">
      <w:pPr>
        <w:rPr>
          <w:rFonts w:ascii="Helvetica" w:hAnsi="Helvetica"/>
          <w:sz w:val="22"/>
          <w:szCs w:val="22"/>
        </w:rPr>
      </w:pPr>
    </w:p>
    <w:p w14:paraId="598787DC" w14:textId="77777777" w:rsidR="004F6D9D" w:rsidRDefault="006B5E99" w:rsidP="00175C87">
      <w:pPr>
        <w:rPr>
          <w:rFonts w:ascii="Helvetica" w:hAnsi="Helvetica"/>
          <w:sz w:val="22"/>
          <w:szCs w:val="22"/>
        </w:rPr>
      </w:pPr>
      <w:proofErr w:type="gramStart"/>
      <w:r w:rsidRPr="00957F1F">
        <w:rPr>
          <w:rFonts w:ascii="Helvetica" w:hAnsi="Helvetica"/>
          <w:sz w:val="22"/>
          <w:szCs w:val="22"/>
        </w:rPr>
        <w:t>where</w:t>
      </w:r>
      <w:proofErr w:type="gramEnd"/>
      <w:r w:rsidRPr="00957F1F">
        <w:rPr>
          <w:rFonts w:ascii="Helvetica" w:hAnsi="Helvetica"/>
          <w:sz w:val="22"/>
          <w:szCs w:val="22"/>
        </w:rPr>
        <w:t xml:space="preserve"> </w:t>
      </w:r>
      <m:oMath>
        <m:r>
          <w:rPr>
            <w:rFonts w:ascii="Cambria Math" w:hAnsi="Cambria Math"/>
            <w:sz w:val="22"/>
            <w:szCs w:val="22"/>
          </w:rPr>
          <m:t>p</m:t>
        </m:r>
      </m:oMath>
      <w:r w:rsidR="009E4C29" w:rsidRPr="00957F1F">
        <w:rPr>
          <w:rFonts w:ascii="Helvetica" w:hAnsi="Helvetica"/>
          <w:sz w:val="22"/>
          <w:szCs w:val="22"/>
        </w:rPr>
        <w:t xml:space="preserve"> </w:t>
      </w:r>
      <w:r w:rsidR="0082304F">
        <w:rPr>
          <w:rFonts w:ascii="Helvetica" w:hAnsi="Helvetica"/>
          <w:sz w:val="22"/>
          <w:szCs w:val="22"/>
        </w:rPr>
        <w:t>is</w:t>
      </w:r>
      <w:r w:rsidR="009E4C29" w:rsidRPr="00957F1F">
        <w:rPr>
          <w:rFonts w:ascii="Helvetica" w:hAnsi="Helvetica"/>
          <w:sz w:val="22"/>
          <w:szCs w:val="22"/>
        </w:rPr>
        <w:t xml:space="preserve"> the unit price of the yielded resource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9E4C29"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957F1F">
        <w:rPr>
          <w:rFonts w:ascii="Helvetica" w:hAnsi="Helvetica"/>
          <w:sz w:val="22"/>
          <w:szCs w:val="22"/>
        </w:rPr>
        <w:t xml:space="preserve"> </w:t>
      </w:r>
      <w:r w:rsidR="0082304F">
        <w:rPr>
          <w:rFonts w:ascii="Helvetica" w:hAnsi="Helvetica"/>
          <w:sz w:val="22"/>
          <w:szCs w:val="22"/>
        </w:rPr>
        <w:t>are</w:t>
      </w:r>
      <w:r w:rsidR="009E4C29" w:rsidRPr="00957F1F">
        <w:rPr>
          <w:rFonts w:ascii="Helvetica" w:hAnsi="Helvetica"/>
          <w:sz w:val="22"/>
          <w:szCs w:val="22"/>
        </w:rPr>
        <w:t xml:space="preserve"> the </w:t>
      </w:r>
      <w:r w:rsidR="008451D2">
        <w:rPr>
          <w:rFonts w:ascii="Helvetica" w:hAnsi="Helvetica"/>
          <w:sz w:val="22"/>
          <w:szCs w:val="22"/>
        </w:rPr>
        <w:t xml:space="preserve">per unit </w:t>
      </w:r>
      <w:r w:rsidR="009E4C29" w:rsidRPr="00957F1F">
        <w:rPr>
          <w:rFonts w:ascii="Helvetica" w:hAnsi="Helvetica"/>
          <w:sz w:val="22"/>
          <w:szCs w:val="22"/>
        </w:rPr>
        <w:t xml:space="preserve">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957F1F">
        <w:rPr>
          <w:rFonts w:ascii="Helvetica" w:hAnsi="Helvetica"/>
          <w:sz w:val="22"/>
          <w:szCs w:val="22"/>
        </w:rPr>
        <w:t xml:space="preserve"> </w:t>
      </w:r>
      <w:r w:rsidR="0082304F">
        <w:rPr>
          <w:rFonts w:ascii="Helvetica" w:hAnsi="Helvetica"/>
          <w:sz w:val="22"/>
          <w:szCs w:val="22"/>
        </w:rPr>
        <w:t>is</w:t>
      </w:r>
      <w:r w:rsidR="009E4C29" w:rsidRPr="00957F1F">
        <w:rPr>
          <w:rFonts w:ascii="Helvetica" w:hAnsi="Helvetica"/>
          <w:sz w:val="22"/>
          <w:szCs w:val="22"/>
        </w:rPr>
        <w:t xml:space="preserve"> the </w:t>
      </w:r>
      <w:r w:rsidR="00BA3612" w:rsidRPr="00957F1F">
        <w:rPr>
          <w:rFonts w:ascii="Helvetica" w:hAnsi="Helvetica"/>
          <w:sz w:val="22"/>
          <w:szCs w:val="22"/>
        </w:rPr>
        <w:t xml:space="preserve">total </w:t>
      </w:r>
      <w:r w:rsidR="009E4C29" w:rsidRPr="00957F1F">
        <w:rPr>
          <w:rFonts w:ascii="Helvetica" w:hAnsi="Helvetica"/>
          <w:sz w:val="22"/>
          <w:szCs w:val="22"/>
        </w:rPr>
        <w:t xml:space="preserve">biomass of the resource at time t. </w:t>
      </w:r>
      <w:r w:rsidR="00AC375B" w:rsidRPr="00957F1F">
        <w:rPr>
          <w:rFonts w:ascii="Helvetica" w:hAnsi="Helvetica"/>
          <w:sz w:val="22"/>
          <w:szCs w:val="22"/>
        </w:rPr>
        <w:t xml:space="preserve"> We then </w:t>
      </w:r>
      <w:r w:rsidR="00E61DE3" w:rsidRPr="00957F1F">
        <w:rPr>
          <w:rFonts w:ascii="Helvetica" w:hAnsi="Helvetica"/>
          <w:sz w:val="22"/>
          <w:szCs w:val="22"/>
        </w:rPr>
        <w:t xml:space="preserve">estimated the Net Present Value of the resource </w:t>
      </w:r>
      <w:r w:rsidR="00B60AEC" w:rsidRPr="00957F1F">
        <w:rPr>
          <w:rFonts w:ascii="Helvetica" w:hAnsi="Helvetica"/>
          <w:sz w:val="22"/>
          <w:szCs w:val="22"/>
        </w:rPr>
        <w:t>for the full duration of the simulation as</w:t>
      </w:r>
      <w:r w:rsidR="004F6D9D">
        <w:rPr>
          <w:rFonts w:ascii="Helvetica" w:hAnsi="Helvetica"/>
          <w:sz w:val="22"/>
          <w:szCs w:val="22"/>
        </w:rPr>
        <w:t>:</w:t>
      </w:r>
    </w:p>
    <w:p w14:paraId="20D8A491" w14:textId="77777777" w:rsidR="004F6D9D" w:rsidRDefault="004F6D9D" w:rsidP="00175C87">
      <w:pPr>
        <w:rPr>
          <w:rFonts w:ascii="Helvetica" w:hAnsi="Helvetica"/>
          <w:sz w:val="22"/>
          <w:szCs w:val="22"/>
        </w:rPr>
      </w:pPr>
    </w:p>
    <w:p w14:paraId="1B047948" w14:textId="3E686897" w:rsidR="004F6D9D" w:rsidRDefault="00B60AEC" w:rsidP="004F6D9D">
      <w:pPr>
        <w:tabs>
          <w:tab w:val="left" w:pos="8640"/>
        </w:tabs>
        <w:rPr>
          <w:rFonts w:ascii="Helvetica" w:hAnsi="Helvetica"/>
          <w:sz w:val="22"/>
          <w:szCs w:val="22"/>
        </w:rPr>
      </w:pPr>
      <w:r w:rsidRPr="00957F1F">
        <w:rPr>
          <w:rFonts w:ascii="Helvetica" w:hAnsi="Helvetica"/>
          <w:sz w:val="22"/>
          <w:szCs w:val="22"/>
        </w:rPr>
        <w:t xml:space="preserve">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957F1F">
        <w:rPr>
          <w:rFonts w:ascii="Helvetica" w:hAnsi="Helvetica"/>
          <w:sz w:val="22"/>
          <w:szCs w:val="22"/>
        </w:rPr>
        <w:t>,</w:t>
      </w:r>
      <w:r w:rsidR="004F6D9D">
        <w:rPr>
          <w:rFonts w:ascii="Helvetica" w:hAnsi="Helvetica"/>
          <w:sz w:val="22"/>
          <w:szCs w:val="22"/>
        </w:rPr>
        <w:tab/>
        <w:t>(</w:t>
      </w:r>
      <w:r w:rsidR="00555417">
        <w:rPr>
          <w:rFonts w:ascii="Helvetica" w:hAnsi="Helvetica"/>
          <w:sz w:val="22"/>
          <w:szCs w:val="22"/>
        </w:rPr>
        <w:t>10</w:t>
      </w:r>
      <w:r w:rsidR="004F6D9D">
        <w:rPr>
          <w:rFonts w:ascii="Helvetica" w:hAnsi="Helvetica"/>
          <w:sz w:val="22"/>
          <w:szCs w:val="22"/>
        </w:rPr>
        <w:t>)</w:t>
      </w:r>
    </w:p>
    <w:p w14:paraId="02838321" w14:textId="77777777" w:rsidR="004F6D9D" w:rsidRDefault="004F6D9D" w:rsidP="00175C87">
      <w:pPr>
        <w:rPr>
          <w:rFonts w:ascii="Helvetica" w:hAnsi="Helvetica"/>
          <w:sz w:val="22"/>
          <w:szCs w:val="22"/>
        </w:rPr>
      </w:pPr>
    </w:p>
    <w:p w14:paraId="5389506E" w14:textId="5781FAA4" w:rsidR="002621A5" w:rsidRDefault="00103088" w:rsidP="00175C87">
      <w:pPr>
        <w:rPr>
          <w:rFonts w:ascii="Helvetica" w:hAnsi="Helvetica"/>
          <w:sz w:val="22"/>
          <w:szCs w:val="22"/>
        </w:rPr>
      </w:pPr>
      <w:proofErr w:type="gramStart"/>
      <w:r w:rsidRPr="00957F1F">
        <w:rPr>
          <w:rFonts w:ascii="Helvetica" w:hAnsi="Helvetica"/>
          <w:sz w:val="22"/>
          <w:szCs w:val="22"/>
        </w:rPr>
        <w:t>where</w:t>
      </w:r>
      <w:proofErr w:type="gramEnd"/>
      <w:r w:rsidRPr="00957F1F">
        <w:rPr>
          <w:rFonts w:ascii="Helvetica" w:hAnsi="Helvetica"/>
          <w:sz w:val="22"/>
          <w:szCs w:val="22"/>
        </w:rPr>
        <w:t xml:space="preserve"> the discount </w:t>
      </w:r>
      <w:r w:rsidR="00476BB8" w:rsidRPr="00957F1F">
        <w:rPr>
          <w:rFonts w:ascii="Helvetica" w:hAnsi="Helvetica"/>
          <w:sz w:val="22"/>
          <w:szCs w:val="22"/>
        </w:rPr>
        <w:t>coefficient</w:t>
      </w:r>
      <w:r w:rsidRPr="00957F1F">
        <w:rPr>
          <w:rFonts w:ascii="Helvetica" w:hAnsi="Helvetica"/>
          <w:sz w:val="22"/>
          <w:szCs w:val="22"/>
        </w:rPr>
        <w:t xml:space="preserve"> </w:t>
      </w:r>
      <w:r w:rsidR="00D37D10" w:rsidRPr="00957F1F">
        <w:rPr>
          <w:rFonts w:ascii="Helvetica" w:hAnsi="Helvetica"/>
          <w:sz w:val="22"/>
          <w:szCs w:val="22"/>
        </w:rPr>
        <w:t>(</w:t>
      </w:r>
      <w:r w:rsidR="00D37D10" w:rsidRPr="00957F1F">
        <w:rPr>
          <w:rFonts w:ascii="Helvetica" w:hAnsi="Helvetica"/>
          <w:i/>
          <w:sz w:val="22"/>
          <w:szCs w:val="22"/>
        </w:rPr>
        <w:t>d</w:t>
      </w:r>
      <w:r w:rsidR="00D37D10" w:rsidRPr="00957F1F">
        <w:rPr>
          <w:rFonts w:ascii="Helvetica" w:hAnsi="Helvetica"/>
          <w:sz w:val="22"/>
          <w:szCs w:val="22"/>
        </w:rPr>
        <w:t xml:space="preserve">) decreases </w:t>
      </w:r>
      <w:r w:rsidR="00EE5B11" w:rsidRPr="00957F1F">
        <w:rPr>
          <w:rFonts w:ascii="Helvetica" w:hAnsi="Helvetica"/>
          <w:sz w:val="22"/>
          <w:szCs w:val="22"/>
        </w:rPr>
        <w:t>through time following the</w:t>
      </w:r>
      <w:r w:rsidR="00D37D10" w:rsidRPr="00957F1F">
        <w:rPr>
          <w:rFonts w:ascii="Helvetica" w:hAnsi="Helvetica"/>
          <w:sz w:val="22"/>
          <w:szCs w:val="22"/>
        </w:rPr>
        <w:t xml:space="preserve"> function:</w:t>
      </w:r>
    </w:p>
    <w:p w14:paraId="4C6E017D" w14:textId="77777777" w:rsidR="002621A5" w:rsidRDefault="002621A5" w:rsidP="00175C87">
      <w:pPr>
        <w:rPr>
          <w:rFonts w:ascii="Helvetica" w:hAnsi="Helvetica"/>
          <w:sz w:val="22"/>
          <w:szCs w:val="22"/>
        </w:rPr>
      </w:pPr>
    </w:p>
    <w:p w14:paraId="50E6A94A" w14:textId="0D8EF9D4" w:rsidR="002621A5" w:rsidRDefault="00D37D10" w:rsidP="002621A5">
      <w:pPr>
        <w:tabs>
          <w:tab w:val="left" w:pos="8640"/>
        </w:tabs>
        <w:rPr>
          <w:rFonts w:ascii="Helvetica" w:hAnsi="Helvetica"/>
          <w:sz w:val="22"/>
          <w:szCs w:val="22"/>
        </w:rPr>
      </w:pPr>
      <w:r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r w:rsidRPr="00957F1F">
        <w:rPr>
          <w:rFonts w:ascii="Helvetica" w:hAnsi="Helvetica"/>
          <w:sz w:val="22"/>
          <w:szCs w:val="22"/>
        </w:rPr>
        <w:t xml:space="preserve"> </w:t>
      </w:r>
      <w:r w:rsidR="002621A5">
        <w:rPr>
          <w:rFonts w:ascii="Helvetica" w:hAnsi="Helvetica"/>
          <w:sz w:val="22"/>
          <w:szCs w:val="22"/>
        </w:rPr>
        <w:t xml:space="preserve">, </w:t>
      </w:r>
      <w:r w:rsidR="002621A5">
        <w:rPr>
          <w:rFonts w:ascii="Helvetica" w:hAnsi="Helvetica"/>
          <w:sz w:val="22"/>
          <w:szCs w:val="22"/>
        </w:rPr>
        <w:tab/>
        <w:t>(</w:t>
      </w:r>
      <w:r w:rsidR="004F6D9D">
        <w:rPr>
          <w:rFonts w:ascii="Helvetica" w:hAnsi="Helvetica"/>
          <w:sz w:val="22"/>
          <w:szCs w:val="22"/>
        </w:rPr>
        <w:t>1</w:t>
      </w:r>
      <w:r w:rsidR="00555417">
        <w:rPr>
          <w:rFonts w:ascii="Helvetica" w:hAnsi="Helvetica"/>
          <w:sz w:val="22"/>
          <w:szCs w:val="22"/>
        </w:rPr>
        <w:t>1</w:t>
      </w:r>
      <w:r w:rsidR="002621A5">
        <w:rPr>
          <w:rFonts w:ascii="Helvetica" w:hAnsi="Helvetica"/>
          <w:sz w:val="22"/>
          <w:szCs w:val="22"/>
        </w:rPr>
        <w:t>)</w:t>
      </w:r>
      <w:r w:rsidR="00615385" w:rsidRPr="00957F1F">
        <w:rPr>
          <w:rFonts w:ascii="Helvetica" w:hAnsi="Helvetica"/>
          <w:sz w:val="22"/>
          <w:szCs w:val="22"/>
        </w:rPr>
        <w:t xml:space="preserve"> </w:t>
      </w:r>
    </w:p>
    <w:p w14:paraId="4212AE6F" w14:textId="77777777" w:rsidR="002621A5" w:rsidRDefault="002621A5" w:rsidP="00175C87">
      <w:pPr>
        <w:rPr>
          <w:rFonts w:ascii="Helvetica" w:hAnsi="Helvetica"/>
          <w:sz w:val="22"/>
          <w:szCs w:val="22"/>
        </w:rPr>
      </w:pPr>
    </w:p>
    <w:p w14:paraId="7D70D97A" w14:textId="54BDB047" w:rsidR="002621A5" w:rsidRDefault="00615385" w:rsidP="00175C87">
      <w:pPr>
        <w:rPr>
          <w:rFonts w:ascii="Helvetica" w:hAnsi="Helvetica"/>
          <w:sz w:val="22"/>
          <w:szCs w:val="22"/>
        </w:rPr>
      </w:pPr>
      <w:proofErr w:type="gramStart"/>
      <w:r w:rsidRPr="00957F1F">
        <w:rPr>
          <w:rFonts w:ascii="Helvetica" w:hAnsi="Helvetica"/>
          <w:sz w:val="22"/>
          <w:szCs w:val="22"/>
        </w:rPr>
        <w:t>and</w:t>
      </w:r>
      <w:proofErr w:type="gramEnd"/>
      <w:r w:rsidRPr="00957F1F">
        <w:rPr>
          <w:rFonts w:ascii="Helvetica" w:hAnsi="Helvetica"/>
          <w:sz w:val="22"/>
          <w:szCs w:val="22"/>
        </w:rPr>
        <w:t xml:space="preserve"> </w:t>
      </w:r>
      <m:oMath>
        <m:r>
          <w:rPr>
            <w:rFonts w:ascii="Cambria Math" w:hAnsi="Cambria Math"/>
            <w:sz w:val="22"/>
            <w:szCs w:val="22"/>
          </w:rPr>
          <m:t>δ</m:t>
        </m:r>
      </m:oMath>
      <w:r w:rsidRPr="00957F1F">
        <w:rPr>
          <w:rFonts w:ascii="Helvetica" w:hAnsi="Helvetica"/>
          <w:sz w:val="22"/>
          <w:szCs w:val="22"/>
        </w:rPr>
        <w:t xml:space="preserve"> </w:t>
      </w:r>
      <w:r w:rsidR="0082304F">
        <w:rPr>
          <w:rFonts w:ascii="Helvetica" w:hAnsi="Helvetica"/>
          <w:sz w:val="22"/>
          <w:szCs w:val="22"/>
        </w:rPr>
        <w:t>is</w:t>
      </w:r>
      <w:r w:rsidRPr="00957F1F">
        <w:rPr>
          <w:rFonts w:ascii="Helvetica" w:hAnsi="Helvetica"/>
          <w:sz w:val="22"/>
          <w:szCs w:val="22"/>
        </w:rPr>
        <w:t xml:space="preserve"> a value between 0 and 1</w:t>
      </w:r>
      <w:r w:rsidR="000B15BE" w:rsidRPr="00957F1F">
        <w:rPr>
          <w:rFonts w:ascii="Helvetica" w:hAnsi="Helvetica"/>
          <w:sz w:val="22"/>
          <w:szCs w:val="22"/>
        </w:rPr>
        <w:t xml:space="preserve">. </w:t>
      </w:r>
      <w:r w:rsidR="0087797E" w:rsidRPr="00957F1F">
        <w:rPr>
          <w:rFonts w:ascii="Helvetica" w:hAnsi="Helvetica"/>
          <w:sz w:val="22"/>
          <w:szCs w:val="22"/>
        </w:rPr>
        <w:t>We assume</w:t>
      </w:r>
      <w:r w:rsidR="0073379F">
        <w:rPr>
          <w:rFonts w:ascii="Helvetica" w:hAnsi="Helvetica"/>
          <w:sz w:val="22"/>
          <w:szCs w:val="22"/>
        </w:rPr>
        <w:t>d</w:t>
      </w:r>
      <w:r w:rsidR="0087797E" w:rsidRPr="00957F1F">
        <w:rPr>
          <w:rFonts w:ascii="Helvetica" w:hAnsi="Helvetica"/>
          <w:sz w:val="22"/>
          <w:szCs w:val="22"/>
        </w:rPr>
        <w:t xml:space="preserve"> that </w:t>
      </w:r>
      <w:r w:rsidR="007821E5">
        <w:rPr>
          <w:rFonts w:ascii="Helvetica" w:hAnsi="Helvetica"/>
          <w:sz w:val="22"/>
          <w:szCs w:val="22"/>
        </w:rPr>
        <w:t xml:space="preserve">the marginal cost of increasing precision </w:t>
      </w:r>
      <w:r w:rsidR="0073379F">
        <w:rPr>
          <w:rFonts w:ascii="Helvetica" w:hAnsi="Helvetica"/>
          <w:sz w:val="22"/>
          <w:szCs w:val="22"/>
        </w:rPr>
        <w:t>was</w:t>
      </w:r>
      <w:r w:rsidR="007821E5">
        <w:rPr>
          <w:rFonts w:ascii="Helvetica" w:hAnsi="Helvetica"/>
          <w:sz w:val="22"/>
          <w:szCs w:val="22"/>
        </w:rPr>
        <w:t xml:space="preserve"> always positive</w:t>
      </w:r>
      <w:r w:rsidR="00711595">
        <w:rPr>
          <w:rFonts w:ascii="Helvetica" w:hAnsi="Helvetica"/>
          <w:sz w:val="22"/>
          <w:szCs w:val="22"/>
        </w:rPr>
        <w:t>,</w:t>
      </w:r>
      <w:r w:rsidR="007821E5">
        <w:rPr>
          <w:rFonts w:ascii="Helvetica" w:hAnsi="Helvetica"/>
          <w:sz w:val="22"/>
          <w:szCs w:val="22"/>
        </w:rPr>
        <w:t xml:space="preserve"> such that there </w:t>
      </w:r>
      <w:r w:rsidR="0073379F">
        <w:rPr>
          <w:rFonts w:ascii="Helvetica" w:hAnsi="Helvetica"/>
          <w:sz w:val="22"/>
          <w:szCs w:val="22"/>
        </w:rPr>
        <w:t>was</w:t>
      </w:r>
      <w:r w:rsidR="007821E5">
        <w:rPr>
          <w:rFonts w:ascii="Helvetica" w:hAnsi="Helvetica"/>
          <w:sz w:val="22"/>
          <w:szCs w:val="22"/>
        </w:rPr>
        <w:t xml:space="preserve"> lower cost to move from low to moderate information than from moderate to high information</w:t>
      </w:r>
      <w:r w:rsidR="00DA46F5" w:rsidRPr="00957F1F">
        <w:rPr>
          <w:rFonts w:ascii="Helvetica" w:hAnsi="Helvetica"/>
          <w:sz w:val="22"/>
          <w:szCs w:val="22"/>
        </w:rPr>
        <w:t xml:space="preserve">. </w:t>
      </w:r>
      <w:r w:rsidR="00234E8E">
        <w:rPr>
          <w:rFonts w:ascii="Helvetica" w:hAnsi="Helvetica"/>
          <w:sz w:val="22"/>
          <w:szCs w:val="22"/>
        </w:rPr>
        <w:t xml:space="preserve">NPV is assessed independent of cost of monitoring. </w:t>
      </w:r>
      <w:r w:rsidR="00DA46F5" w:rsidRPr="00957F1F">
        <w:rPr>
          <w:rFonts w:ascii="Helvetica" w:hAnsi="Helvetica"/>
          <w:sz w:val="22"/>
          <w:szCs w:val="22"/>
        </w:rPr>
        <w:t xml:space="preserve">Cost of monitoring </w:t>
      </w:r>
      <w:r w:rsidR="00D04C9D">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Pr>
          <w:rFonts w:ascii="Helvetica" w:hAnsi="Helvetica"/>
          <w:sz w:val="22"/>
          <w:szCs w:val="22"/>
        </w:rPr>
        <w:t xml:space="preserve">) </w:t>
      </w:r>
      <w:r w:rsidR="0073379F">
        <w:rPr>
          <w:rFonts w:ascii="Helvetica" w:hAnsi="Helvetica"/>
          <w:sz w:val="22"/>
          <w:szCs w:val="22"/>
        </w:rPr>
        <w:t>was</w:t>
      </w:r>
      <w:r w:rsidR="00DA46F5" w:rsidRPr="00957F1F">
        <w:rPr>
          <w:rFonts w:ascii="Helvetica" w:hAnsi="Helvetica"/>
          <w:sz w:val="22"/>
          <w:szCs w:val="22"/>
        </w:rPr>
        <w:t xml:space="preserve"> dictated by two parameters </w:t>
      </w:r>
      <w:r w:rsidR="007B46BC" w:rsidRPr="00957F1F">
        <w:rPr>
          <w:rFonts w:ascii="Helvetica" w:hAnsi="Helvetica"/>
          <w:sz w:val="22"/>
          <w:szCs w:val="22"/>
        </w:rPr>
        <w:t xml:space="preserve">in the monitoring cost function: </w:t>
      </w:r>
    </w:p>
    <w:p w14:paraId="4AEE9919" w14:textId="77777777" w:rsidR="002621A5" w:rsidRDefault="002621A5" w:rsidP="00175C87">
      <w:pPr>
        <w:rPr>
          <w:rFonts w:ascii="Helvetica" w:hAnsi="Helvetica"/>
          <w:sz w:val="22"/>
          <w:szCs w:val="22"/>
        </w:rPr>
      </w:pPr>
    </w:p>
    <w:p w14:paraId="4FDA4DE7" w14:textId="68D71F96" w:rsidR="002621A5" w:rsidRDefault="00151A85" w:rsidP="00560030">
      <w:pPr>
        <w:tabs>
          <w:tab w:val="left" w:pos="8640"/>
        </w:tabs>
        <w:ind w:left="8640" w:hanging="8640"/>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r>
          <w:rPr>
            <w:rFonts w:ascii="Cambria Math" w:hAnsi="Cambria Math"/>
            <w:sz w:val="22"/>
            <w:szCs w:val="22"/>
          </w:rPr>
          <m:t>=</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sup>
            </m:sSup>
          </m:e>
        </m:nary>
      </m:oMath>
      <w:r w:rsidR="00F9417D" w:rsidRPr="00957F1F">
        <w:rPr>
          <w:rFonts w:ascii="Helvetica" w:hAnsi="Helvetica"/>
          <w:sz w:val="22"/>
          <w:szCs w:val="22"/>
        </w:rPr>
        <w:t>,</w:t>
      </w:r>
      <w:r w:rsidR="002621A5">
        <w:rPr>
          <w:rFonts w:ascii="Helvetica" w:hAnsi="Helvetica"/>
          <w:sz w:val="22"/>
          <w:szCs w:val="22"/>
        </w:rPr>
        <w:tab/>
        <w:t>(1</w:t>
      </w:r>
      <w:r w:rsidR="00555417">
        <w:rPr>
          <w:rFonts w:ascii="Helvetica" w:hAnsi="Helvetica"/>
          <w:sz w:val="22"/>
          <w:szCs w:val="22"/>
        </w:rPr>
        <w:t>2</w:t>
      </w:r>
      <w:r w:rsidR="002621A5">
        <w:rPr>
          <w:rFonts w:ascii="Helvetica" w:hAnsi="Helvetica"/>
          <w:sz w:val="22"/>
          <w:szCs w:val="22"/>
        </w:rPr>
        <w:t>)</w:t>
      </w:r>
      <w:r w:rsidR="002621A5">
        <w:rPr>
          <w:rFonts w:ascii="Helvetica" w:hAnsi="Helvetica"/>
          <w:sz w:val="22"/>
          <w:szCs w:val="22"/>
        </w:rPr>
        <w:br/>
      </w:r>
    </w:p>
    <w:p w14:paraId="151EC630" w14:textId="24F18539" w:rsidR="00127FEE" w:rsidRPr="00957F1F" w:rsidRDefault="00F9417D" w:rsidP="00175C87">
      <w:pPr>
        <w:rPr>
          <w:rFonts w:ascii="Helvetica" w:hAnsi="Helvetica"/>
          <w:i/>
          <w:sz w:val="22"/>
          <w:szCs w:val="22"/>
        </w:rPr>
      </w:pPr>
      <w:proofErr w:type="gramStart"/>
      <w:r w:rsidRPr="00957F1F">
        <w:rPr>
          <w:rFonts w:ascii="Helvetica" w:hAnsi="Helvetica"/>
          <w:sz w:val="22"/>
          <w:szCs w:val="22"/>
        </w:rPr>
        <w:t>where</w:t>
      </w:r>
      <w:proofErr w:type="gramEnd"/>
      <w:r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Pr="00957F1F">
        <w:rPr>
          <w:rFonts w:ascii="Helvetica" w:hAnsi="Helvetica"/>
          <w:sz w:val="22"/>
          <w:szCs w:val="22"/>
        </w:rPr>
        <w:t xml:space="preserve"> </w:t>
      </w:r>
      <w:r w:rsidR="00FE30FB" w:rsidRPr="00957F1F">
        <w:rPr>
          <w:rFonts w:ascii="Helvetica" w:hAnsi="Helvetica"/>
          <w:sz w:val="22"/>
          <w:szCs w:val="22"/>
        </w:rPr>
        <w:t>determine the slope and intercept of the cost function</w:t>
      </w:r>
      <w:r w:rsidR="00AD3FB0" w:rsidRPr="00957F1F">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w:r w:rsidR="00C9375F" w:rsidRPr="00957F1F">
        <w:rPr>
          <w:rFonts w:ascii="Helvetica" w:hAnsi="Helvetica"/>
          <w:sz w:val="22"/>
          <w:szCs w:val="22"/>
        </w:rPr>
        <w:t xml:space="preserve"> </w:t>
      </w:r>
      <w:r w:rsidR="0082304F">
        <w:rPr>
          <w:rFonts w:ascii="Helvetica" w:hAnsi="Helvetica"/>
          <w:sz w:val="22"/>
          <w:szCs w:val="22"/>
        </w:rPr>
        <w:t>is</w:t>
      </w:r>
      <w:r w:rsidR="00C9375F" w:rsidRPr="00957F1F">
        <w:rPr>
          <w:rFonts w:ascii="Helvetica" w:hAnsi="Helvetica"/>
          <w:sz w:val="22"/>
          <w:szCs w:val="22"/>
        </w:rPr>
        <w:t xml:space="preserve"> the CV of monitoring at time </w:t>
      </w:r>
      <w:r w:rsidR="00C9375F" w:rsidRPr="00957F1F">
        <w:rPr>
          <w:rFonts w:ascii="Helvetica" w:hAnsi="Helvetica"/>
          <w:i/>
          <w:sz w:val="22"/>
          <w:szCs w:val="22"/>
        </w:rPr>
        <w:t>t</w:t>
      </w:r>
      <w:r w:rsidR="000B54F0" w:rsidRPr="00957F1F">
        <w:rPr>
          <w:rFonts w:ascii="Helvetica" w:hAnsi="Helvetica"/>
          <w:sz w:val="22"/>
          <w:szCs w:val="22"/>
        </w:rPr>
        <w:t xml:space="preserve">. </w:t>
      </w:r>
      <w:r w:rsidR="00FE30FB" w:rsidRPr="00957F1F">
        <w:rPr>
          <w:rFonts w:ascii="Helvetica" w:hAnsi="Helvetica"/>
          <w:sz w:val="22"/>
          <w:szCs w:val="22"/>
        </w:rPr>
        <w:t xml:space="preserve"> </w:t>
      </w:r>
      <w:r w:rsidR="00403E71" w:rsidRPr="00957F1F">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957F1F">
        <w:rPr>
          <w:rFonts w:ascii="Helvetica" w:hAnsi="Helvetica"/>
          <w:sz w:val="22"/>
          <w:szCs w:val="22"/>
        </w:rPr>
        <w:t xml:space="preserve">, the cost function </w:t>
      </w:r>
      <w:r w:rsidR="002548A8">
        <w:rPr>
          <w:rFonts w:ascii="Helvetica" w:hAnsi="Helvetica"/>
          <w:sz w:val="22"/>
          <w:szCs w:val="22"/>
        </w:rPr>
        <w:t>is</w:t>
      </w:r>
      <w:r w:rsidR="00403E71" w:rsidRPr="00957F1F">
        <w:rPr>
          <w:rFonts w:ascii="Helvetica" w:hAnsi="Helvetica"/>
          <w:sz w:val="22"/>
          <w:szCs w:val="22"/>
        </w:rPr>
        <w:t xml:space="preserve">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957F1F">
        <w:rPr>
          <w:rFonts w:ascii="Helvetica" w:hAnsi="Helvetica"/>
          <w:sz w:val="22"/>
          <w:szCs w:val="22"/>
        </w:rPr>
        <w:t xml:space="preserve"> the cost of monitorin</w:t>
      </w:r>
      <w:r w:rsidR="00A352EA">
        <w:rPr>
          <w:rFonts w:ascii="Helvetica" w:hAnsi="Helvetica"/>
          <w:sz w:val="22"/>
          <w:szCs w:val="22"/>
        </w:rPr>
        <w:t xml:space="preserve">g </w:t>
      </w:r>
      <w:r w:rsidR="002548A8">
        <w:rPr>
          <w:rFonts w:ascii="Helvetica" w:hAnsi="Helvetica"/>
          <w:sz w:val="22"/>
          <w:szCs w:val="22"/>
        </w:rPr>
        <w:t>is</w:t>
      </w:r>
      <w:r w:rsidR="00A352EA">
        <w:rPr>
          <w:rFonts w:ascii="Helvetica" w:hAnsi="Helvetica"/>
          <w:sz w:val="22"/>
          <w:szCs w:val="22"/>
        </w:rPr>
        <w:t xml:space="preserve"> an exponential function.</w:t>
      </w:r>
      <w:r w:rsidR="00DB75DE" w:rsidRPr="00957F1F">
        <w:rPr>
          <w:rFonts w:ascii="Helvetica" w:hAnsi="Helvetica"/>
          <w:sz w:val="22"/>
          <w:szCs w:val="22"/>
        </w:rPr>
        <w:t xml:space="preserve"> </w:t>
      </w:r>
      <w:r w:rsidR="00EB5880" w:rsidRPr="00957F1F">
        <w:rPr>
          <w:rFonts w:ascii="Helvetica" w:hAnsi="Helvetica"/>
          <w:sz w:val="22"/>
          <w:szCs w:val="22"/>
        </w:rPr>
        <w:t xml:space="preserve">Because our model is heuristic, the </w:t>
      </w:r>
      <w:r w:rsidR="00D94C0B" w:rsidRPr="00957F1F">
        <w:rPr>
          <w:rFonts w:ascii="Helvetica" w:hAnsi="Helvetica"/>
          <w:sz w:val="22"/>
          <w:szCs w:val="22"/>
        </w:rPr>
        <w:t xml:space="preserve">absolute </w:t>
      </w:r>
      <w:r w:rsidR="00EB5880" w:rsidRPr="00957F1F">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957F1F">
        <w:rPr>
          <w:rFonts w:ascii="Helvetica" w:hAnsi="Helvetica"/>
          <w:sz w:val="22"/>
          <w:szCs w:val="22"/>
        </w:rPr>
        <w:t xml:space="preserve"> </w:t>
      </w:r>
      <w:r w:rsidR="0011581A">
        <w:rPr>
          <w:rFonts w:ascii="Helvetica" w:hAnsi="Helvetica"/>
          <w:sz w:val="22"/>
          <w:szCs w:val="22"/>
        </w:rPr>
        <w:t>can be varied without losing generality</w:t>
      </w:r>
      <w:r w:rsidR="00D94C0B" w:rsidRPr="00957F1F">
        <w:rPr>
          <w:rFonts w:ascii="Helvetica" w:hAnsi="Helvetica"/>
          <w:sz w:val="22"/>
          <w:szCs w:val="22"/>
        </w:rPr>
        <w:t xml:space="preserve">; </w:t>
      </w:r>
      <w:commentRangeStart w:id="40"/>
      <w:r w:rsidR="00D94C0B" w:rsidRPr="00957F1F">
        <w:rPr>
          <w:rFonts w:ascii="Helvetica" w:hAnsi="Helvetica"/>
          <w:sz w:val="22"/>
          <w:szCs w:val="22"/>
        </w:rPr>
        <w:t>therefore</w:t>
      </w:r>
      <w:r w:rsidR="00F80AF2">
        <w:rPr>
          <w:rFonts w:ascii="Helvetica" w:hAnsi="Helvetica"/>
          <w:sz w:val="22"/>
          <w:szCs w:val="22"/>
        </w:rPr>
        <w:t>,</w:t>
      </w:r>
      <w:r w:rsidR="00D94C0B" w:rsidRPr="00957F1F">
        <w:rPr>
          <w:rFonts w:ascii="Helvetica" w:hAnsi="Helvetica"/>
          <w:sz w:val="22"/>
          <w:szCs w:val="22"/>
        </w:rPr>
        <w:t xml:space="preserve"> in examining the </w:t>
      </w:r>
      <w:r w:rsidR="00EF1924" w:rsidRPr="00957F1F">
        <w:rPr>
          <w:rFonts w:ascii="Helvetica" w:hAnsi="Helvetica"/>
          <w:sz w:val="22"/>
          <w:szCs w:val="22"/>
        </w:rPr>
        <w:t xml:space="preserve">economic </w:t>
      </w:r>
      <w:r w:rsidR="00D94C0B" w:rsidRPr="00957F1F">
        <w:rPr>
          <w:rFonts w:ascii="Helvetica" w:hAnsi="Helvetica"/>
          <w:sz w:val="22"/>
          <w:szCs w:val="22"/>
        </w:rPr>
        <w:t xml:space="preserve">costs and benefits of different </w:t>
      </w:r>
      <w:r w:rsidR="00EF1924" w:rsidRPr="00957F1F">
        <w:rPr>
          <w:rFonts w:ascii="Helvetica" w:hAnsi="Helvetica"/>
          <w:sz w:val="22"/>
          <w:szCs w:val="22"/>
        </w:rPr>
        <w:t>harvest rates and monitoring efforts, we focus</w:t>
      </w:r>
      <w:r w:rsidR="0073379F">
        <w:rPr>
          <w:rFonts w:ascii="Helvetica" w:hAnsi="Helvetica"/>
          <w:sz w:val="22"/>
          <w:szCs w:val="22"/>
        </w:rPr>
        <w:t>ed</w:t>
      </w:r>
      <w:r w:rsidR="00EF1924" w:rsidRPr="00957F1F">
        <w:rPr>
          <w:rFonts w:ascii="Helvetica" w:hAnsi="Helvetica"/>
          <w:sz w:val="22"/>
          <w:szCs w:val="22"/>
        </w:rPr>
        <w:t xml:space="preserve"> on the relative financial costs </w:t>
      </w:r>
      <w:r w:rsidR="00D10E87">
        <w:rPr>
          <w:rFonts w:ascii="Helvetica" w:hAnsi="Helvetica"/>
          <w:sz w:val="22"/>
          <w:szCs w:val="22"/>
        </w:rPr>
        <w:t xml:space="preserve">and </w:t>
      </w:r>
      <w:r w:rsidR="00EF1924" w:rsidRPr="00957F1F">
        <w:rPr>
          <w:rFonts w:ascii="Helvetica" w:hAnsi="Helvetica"/>
          <w:sz w:val="22"/>
          <w:szCs w:val="22"/>
        </w:rPr>
        <w:t>benefits.</w:t>
      </w:r>
      <w:commentRangeEnd w:id="40"/>
      <w:r w:rsidR="00D866F3">
        <w:rPr>
          <w:rStyle w:val="CommentReference"/>
        </w:rPr>
        <w:commentReference w:id="40"/>
      </w:r>
      <w:r w:rsidR="00EF1924" w:rsidRPr="00957F1F">
        <w:rPr>
          <w:rFonts w:ascii="Helvetica" w:hAnsi="Helvetica"/>
          <w:sz w:val="22"/>
          <w:szCs w:val="22"/>
        </w:rPr>
        <w:t xml:space="preserve"> </w:t>
      </w:r>
      <w:r w:rsidR="00EE58CA">
        <w:rPr>
          <w:rFonts w:ascii="Helvetica" w:hAnsi="Helvetica"/>
          <w:sz w:val="22"/>
          <w:szCs w:val="22"/>
        </w:rPr>
        <w:t>We first ignore</w:t>
      </w:r>
      <w:r w:rsidR="0073379F">
        <w:rPr>
          <w:rFonts w:ascii="Helvetica" w:hAnsi="Helvetica"/>
          <w:sz w:val="22"/>
          <w:szCs w:val="22"/>
        </w:rPr>
        <w:t>d</w:t>
      </w:r>
      <w:r w:rsidR="00EE58CA">
        <w:rPr>
          <w:rFonts w:ascii="Helvetica" w:hAnsi="Helvetica"/>
          <w:sz w:val="22"/>
          <w:szCs w:val="22"/>
        </w:rPr>
        <w:t xml:space="preserve"> the monitoring costs to reveal the basic properties of the coupled resource-management system under different levels of uncertainty. Then, we incorporate</w:t>
      </w:r>
      <w:r w:rsidR="0073379F">
        <w:rPr>
          <w:rFonts w:ascii="Helvetica" w:hAnsi="Helvetica"/>
          <w:sz w:val="22"/>
          <w:szCs w:val="22"/>
        </w:rPr>
        <w:t>d</w:t>
      </w:r>
      <w:r w:rsidR="00EE58CA">
        <w:rPr>
          <w:rFonts w:ascii="Helvetica" w:hAnsi="Helvetica"/>
          <w:sz w:val="22"/>
          <w:szCs w:val="22"/>
        </w:rPr>
        <w:t xml:space="preserve"> monitoring costs to explore the economic benefits</w:t>
      </w:r>
      <w:r w:rsidR="00F77F41">
        <w:rPr>
          <w:rFonts w:ascii="Helvetica" w:hAnsi="Helvetica"/>
          <w:sz w:val="22"/>
          <w:szCs w:val="22"/>
        </w:rPr>
        <w:t>, specifically the return on the investment of alternative monitoring scenarios,</w:t>
      </w:r>
      <w:r w:rsidR="00EE58CA">
        <w:rPr>
          <w:rFonts w:ascii="Helvetica" w:hAnsi="Helvetica"/>
          <w:sz w:val="22"/>
          <w:szCs w:val="22"/>
        </w:rPr>
        <w:t xml:space="preserve"> </w:t>
      </w:r>
      <w:r w:rsidR="00752E40">
        <w:rPr>
          <w:rFonts w:ascii="Helvetica" w:hAnsi="Helvetica"/>
          <w:sz w:val="22"/>
          <w:szCs w:val="22"/>
        </w:rPr>
        <w:t xml:space="preserve">as well as the </w:t>
      </w:r>
      <w:r w:rsidR="00EE58CA">
        <w:rPr>
          <w:rFonts w:ascii="Helvetica" w:hAnsi="Helvetica"/>
          <w:sz w:val="22"/>
          <w:szCs w:val="22"/>
        </w:rPr>
        <w:t>consequences</w:t>
      </w:r>
      <w:r w:rsidR="00B66B87">
        <w:rPr>
          <w:rFonts w:ascii="Helvetica" w:hAnsi="Helvetica"/>
          <w:sz w:val="22"/>
          <w:szCs w:val="22"/>
        </w:rPr>
        <w:t xml:space="preserve"> (e.g. the probability of crossing a tipping point or </w:t>
      </w:r>
      <w:r w:rsidR="00CA3851" w:rsidRPr="00E96363">
        <w:rPr>
          <w:rFonts w:ascii="Helvetica" w:hAnsi="Helvetica"/>
          <w:sz w:val="22"/>
          <w:szCs w:val="22"/>
        </w:rPr>
        <w:t>limit reference point</w:t>
      </w:r>
      <w:r w:rsidR="00F16D17">
        <w:rPr>
          <w:rFonts w:ascii="Helvetica" w:hAnsi="Helvetica"/>
          <w:sz w:val="22"/>
          <w:szCs w:val="22"/>
        </w:rPr>
        <w:t>)</w:t>
      </w:r>
      <w:r w:rsidR="00EE58CA">
        <w:rPr>
          <w:rFonts w:ascii="Helvetica" w:hAnsi="Helvetica"/>
          <w:sz w:val="22"/>
          <w:szCs w:val="22"/>
        </w:rPr>
        <w:t xml:space="preserve"> of different monitoring </w:t>
      </w:r>
      <w:commentRangeStart w:id="41"/>
      <w:r w:rsidR="00EE58CA">
        <w:rPr>
          <w:rFonts w:ascii="Helvetica" w:hAnsi="Helvetica"/>
          <w:sz w:val="22"/>
          <w:szCs w:val="22"/>
        </w:rPr>
        <w:t>strategies</w:t>
      </w:r>
      <w:commentRangeEnd w:id="41"/>
      <w:r w:rsidR="00A228F7">
        <w:rPr>
          <w:rStyle w:val="CommentReference"/>
        </w:rPr>
        <w:commentReference w:id="41"/>
      </w:r>
      <w:r w:rsidR="00331440">
        <w:rPr>
          <w:rFonts w:ascii="Helvetica" w:hAnsi="Helvetica"/>
          <w:sz w:val="22"/>
          <w:szCs w:val="22"/>
        </w:rPr>
        <w:t>.</w:t>
      </w:r>
    </w:p>
    <w:p w14:paraId="58A5D263" w14:textId="77777777" w:rsidR="00127FEE" w:rsidRPr="00123731" w:rsidRDefault="00127FEE" w:rsidP="00127FEE">
      <w:pPr>
        <w:rPr>
          <w:rFonts w:ascii="Helvetica" w:hAnsi="Helvetica"/>
        </w:rPr>
      </w:pPr>
    </w:p>
    <w:p w14:paraId="6C850D95" w14:textId="3F2A4AFA" w:rsidR="000418D3" w:rsidRPr="00940663" w:rsidRDefault="007B04D3" w:rsidP="008D7005">
      <w:pPr>
        <w:rPr>
          <w:rFonts w:ascii="Helvetica" w:hAnsi="Helvetica"/>
          <w:sz w:val="22"/>
          <w:szCs w:val="22"/>
        </w:rPr>
      </w:pPr>
      <w:r w:rsidRPr="00940663">
        <w:rPr>
          <w:rFonts w:ascii="Helvetica" w:hAnsi="Helvetica"/>
          <w:sz w:val="22"/>
          <w:szCs w:val="22"/>
          <w:u w:val="single"/>
        </w:rPr>
        <w:t>Response Variables</w:t>
      </w:r>
      <w:r w:rsidR="00123731" w:rsidRPr="00940663">
        <w:rPr>
          <w:rFonts w:ascii="Helvetica" w:hAnsi="Helvetica"/>
          <w:sz w:val="22"/>
          <w:szCs w:val="22"/>
        </w:rPr>
        <w:t xml:space="preserve">: </w:t>
      </w:r>
      <w:r w:rsidR="00487E08" w:rsidRPr="00940663">
        <w:rPr>
          <w:rFonts w:ascii="Helvetica" w:hAnsi="Helvetica"/>
          <w:sz w:val="22"/>
          <w:szCs w:val="22"/>
        </w:rPr>
        <w:t xml:space="preserve">To describe the differential impacts of combinations of </w:t>
      </w:r>
      <w:r w:rsidR="0090182E" w:rsidRPr="00940663">
        <w:rPr>
          <w:rFonts w:ascii="Helvetica" w:hAnsi="Helvetica"/>
          <w:sz w:val="22"/>
          <w:szCs w:val="22"/>
        </w:rPr>
        <w:t>harvest rate</w:t>
      </w:r>
      <w:r w:rsidR="00487E08" w:rsidRPr="00940663">
        <w:rPr>
          <w:rFonts w:ascii="Helvetica" w:hAnsi="Helvetica"/>
          <w:sz w:val="22"/>
          <w:szCs w:val="22"/>
        </w:rPr>
        <w:t xml:space="preserve">, monitoring </w:t>
      </w:r>
      <w:r w:rsidR="0090182E" w:rsidRPr="00940663">
        <w:rPr>
          <w:rFonts w:ascii="Helvetica" w:hAnsi="Helvetica"/>
          <w:sz w:val="22"/>
          <w:szCs w:val="22"/>
        </w:rPr>
        <w:t>precision</w:t>
      </w:r>
      <w:r w:rsidR="00487E08" w:rsidRPr="00940663">
        <w:rPr>
          <w:rFonts w:ascii="Helvetica" w:hAnsi="Helvetica"/>
          <w:sz w:val="22"/>
          <w:szCs w:val="22"/>
        </w:rPr>
        <w:t>,</w:t>
      </w:r>
      <w:r w:rsidR="00285C11" w:rsidRPr="00940663">
        <w:rPr>
          <w:rFonts w:ascii="Helvetica" w:hAnsi="Helvetica"/>
          <w:sz w:val="22"/>
          <w:szCs w:val="22"/>
        </w:rPr>
        <w:t xml:space="preserve"> and monitoring strategies </w:t>
      </w:r>
      <w:r w:rsidR="00357162" w:rsidRPr="00940663">
        <w:rPr>
          <w:rFonts w:ascii="Helvetica" w:hAnsi="Helvetica"/>
          <w:sz w:val="22"/>
          <w:szCs w:val="22"/>
        </w:rPr>
        <w:t>we measured a series of response variables</w:t>
      </w:r>
      <w:r w:rsidR="008A5938" w:rsidRPr="00940663">
        <w:rPr>
          <w:rFonts w:ascii="Helvetica" w:hAnsi="Helvetica"/>
          <w:sz w:val="22"/>
          <w:szCs w:val="22"/>
        </w:rPr>
        <w:t xml:space="preserve">: (1) </w:t>
      </w:r>
      <w:r w:rsidR="0064383B" w:rsidRPr="00940663">
        <w:rPr>
          <w:rFonts w:ascii="Helvetica" w:hAnsi="Helvetica"/>
          <w:sz w:val="22"/>
          <w:szCs w:val="22"/>
        </w:rPr>
        <w:t xml:space="preserve">Median standing stock biomass across </w:t>
      </w:r>
      <w:commentRangeStart w:id="42"/>
      <w:r w:rsidR="0064383B" w:rsidRPr="00940663">
        <w:rPr>
          <w:rFonts w:ascii="Helvetica" w:hAnsi="Helvetica"/>
          <w:sz w:val="22"/>
          <w:szCs w:val="22"/>
        </w:rPr>
        <w:t>iterations</w:t>
      </w:r>
      <w:commentRangeEnd w:id="42"/>
      <w:r w:rsidR="006F7FEE">
        <w:rPr>
          <w:rStyle w:val="CommentReference"/>
        </w:rPr>
        <w:commentReference w:id="42"/>
      </w:r>
      <w:r w:rsidR="0064383B" w:rsidRPr="00940663">
        <w:rPr>
          <w:rFonts w:ascii="Helvetica" w:hAnsi="Helvetica"/>
          <w:sz w:val="22"/>
          <w:szCs w:val="22"/>
        </w:rPr>
        <w:t xml:space="preserve"> (SSB)</w:t>
      </w:r>
      <w:r w:rsidR="008A5938" w:rsidRPr="00940663">
        <w:rPr>
          <w:rFonts w:ascii="Helvetica" w:hAnsi="Helvetica"/>
          <w:sz w:val="22"/>
          <w:szCs w:val="22"/>
        </w:rPr>
        <w:t xml:space="preserve">, (2) </w:t>
      </w:r>
      <w:r w:rsidR="0064383B" w:rsidRPr="00940663">
        <w:rPr>
          <w:rFonts w:ascii="Helvetica" w:hAnsi="Helvetica"/>
          <w:sz w:val="22"/>
          <w:szCs w:val="22"/>
        </w:rPr>
        <w:t>Median Net Present Value across iterations (NPV)</w:t>
      </w:r>
      <w:r w:rsidR="008A5938" w:rsidRPr="00940663">
        <w:rPr>
          <w:rFonts w:ascii="Helvetica" w:hAnsi="Helvetica"/>
          <w:sz w:val="22"/>
          <w:szCs w:val="22"/>
        </w:rPr>
        <w:t xml:space="preserve">, (3) </w:t>
      </w:r>
      <w:r w:rsidR="0064383B" w:rsidRPr="00940663">
        <w:rPr>
          <w:rFonts w:ascii="Helvetica" w:hAnsi="Helvetica"/>
          <w:sz w:val="22"/>
          <w:szCs w:val="22"/>
        </w:rPr>
        <w:t>Median Cost of monitoring across iterations</w:t>
      </w:r>
      <w:r w:rsidR="008A5938" w:rsidRPr="00940663">
        <w:rPr>
          <w:rFonts w:ascii="Helvetica" w:hAnsi="Helvetica"/>
          <w:sz w:val="22"/>
          <w:szCs w:val="22"/>
        </w:rPr>
        <w:t xml:space="preserve">, (4) </w:t>
      </w:r>
      <w:r w:rsidR="00BD0038">
        <w:rPr>
          <w:rFonts w:ascii="Helvetica" w:hAnsi="Helvetica"/>
          <w:sz w:val="22"/>
          <w:szCs w:val="22"/>
        </w:rPr>
        <w:t xml:space="preserve">Frequency of crossing a </w:t>
      </w:r>
      <w:ins w:id="43" w:author="Jameal Samhouri" w:date="2017-04-22T09:32:00Z">
        <w:r w:rsidR="00102BC1">
          <w:rPr>
            <w:rFonts w:ascii="Helvetica" w:hAnsi="Helvetica"/>
            <w:sz w:val="22"/>
            <w:szCs w:val="22"/>
          </w:rPr>
          <w:t xml:space="preserve">biological </w:t>
        </w:r>
      </w:ins>
      <w:r w:rsidR="00BD0038">
        <w:rPr>
          <w:rFonts w:ascii="Helvetica" w:hAnsi="Helvetica"/>
          <w:sz w:val="22"/>
          <w:szCs w:val="22"/>
        </w:rPr>
        <w:t>tipping point</w:t>
      </w:r>
      <w:r w:rsidR="00EF18C9">
        <w:rPr>
          <w:rFonts w:ascii="Helvetica" w:hAnsi="Helvetica"/>
          <w:sz w:val="22"/>
          <w:szCs w:val="22"/>
        </w:rPr>
        <w:t xml:space="preserve">: </w:t>
      </w:r>
      <w:commentRangeStart w:id="44"/>
      <w:r w:rsidR="00EF18C9">
        <w:rPr>
          <w:rFonts w:ascii="Helvetica" w:hAnsi="Helvetica"/>
          <w:sz w:val="22"/>
          <w:szCs w:val="22"/>
        </w:rPr>
        <w:t>p</w:t>
      </w:r>
      <w:r w:rsidR="00EF18C9" w:rsidRPr="00940663">
        <w:rPr>
          <w:rFonts w:ascii="Helvetica" w:hAnsi="Helvetica"/>
          <w:sz w:val="22"/>
          <w:szCs w:val="22"/>
        </w:rPr>
        <w:t xml:space="preserve">roportion </w:t>
      </w:r>
      <w:r w:rsidRPr="00940663">
        <w:rPr>
          <w:rFonts w:ascii="Helvetica" w:hAnsi="Helvetica"/>
          <w:sz w:val="22"/>
          <w:szCs w:val="22"/>
        </w:rPr>
        <w:t xml:space="preserve">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≤ωA</m:t>
        </m:r>
      </m:oMath>
      <w:r w:rsidR="001446C8">
        <w:rPr>
          <w:rFonts w:ascii="Helvetica" w:hAnsi="Helvetica"/>
          <w:sz w:val="22"/>
          <w:szCs w:val="22"/>
        </w:rPr>
        <w:t xml:space="preserve"> (where </w:t>
      </w:r>
      <w:commentRangeStart w:id="45"/>
      <m:oMath>
        <m:r>
          <w:rPr>
            <w:rFonts w:ascii="Cambria Math" w:hAnsi="Cambria Math"/>
            <w:sz w:val="22"/>
            <w:szCs w:val="22"/>
          </w:rPr>
          <m:t>ω&gt;1</m:t>
        </m:r>
        <w:commentRangeEnd w:id="45"/>
        <m:r>
          <m:rPr>
            <m:sty m:val="p"/>
          </m:rPr>
          <w:rPr>
            <w:rStyle w:val="CommentReference"/>
          </w:rPr>
          <w:commentReference w:id="45"/>
        </m:r>
      </m:oMath>
      <w:r w:rsidR="001446C8">
        <w:rPr>
          <w:rFonts w:ascii="Helvetica" w:hAnsi="Helvetica"/>
          <w:sz w:val="22"/>
          <w:szCs w:val="22"/>
        </w:rPr>
        <w:t xml:space="preserve"> and reflects </w:t>
      </w:r>
      <w:r w:rsidR="001446C8">
        <w:rPr>
          <w:rFonts w:ascii="Helvetica" w:hAnsi="Helvetica"/>
          <w:sz w:val="22"/>
          <w:szCs w:val="22"/>
        </w:rPr>
        <w:lastRenderedPageBreak/>
        <w:t xml:space="preserve">the degree of </w:t>
      </w:r>
      <w:r w:rsidR="00942F18">
        <w:rPr>
          <w:rFonts w:ascii="Helvetica" w:hAnsi="Helvetica"/>
          <w:sz w:val="22"/>
          <w:szCs w:val="22"/>
        </w:rPr>
        <w:t>pre</w:t>
      </w:r>
      <w:r w:rsidR="001446C8">
        <w:rPr>
          <w:rFonts w:ascii="Helvetica" w:hAnsi="Helvetica"/>
          <w:sz w:val="22"/>
          <w:szCs w:val="22"/>
        </w:rPr>
        <w:t>cautionary management)</w:t>
      </w:r>
      <w:r w:rsidR="001968EB" w:rsidRPr="00940663">
        <w:rPr>
          <w:rFonts w:ascii="Helvetica" w:hAnsi="Helvetica"/>
          <w:sz w:val="22"/>
          <w:szCs w:val="22"/>
        </w:rPr>
        <w:t>,</w:t>
      </w:r>
      <w:r w:rsidR="0042138B">
        <w:rPr>
          <w:rFonts w:ascii="Helvetica" w:hAnsi="Helvetica"/>
          <w:sz w:val="22"/>
          <w:szCs w:val="22"/>
        </w:rPr>
        <w:t xml:space="preserve"> and</w:t>
      </w:r>
      <w:r w:rsidR="001968EB" w:rsidRPr="00940663">
        <w:rPr>
          <w:rFonts w:ascii="Helvetica" w:hAnsi="Helvetica"/>
          <w:sz w:val="22"/>
          <w:szCs w:val="22"/>
        </w:rPr>
        <w:t xml:space="preserve"> (5) </w:t>
      </w:r>
      <w:r w:rsidR="00BD0038">
        <w:rPr>
          <w:rFonts w:ascii="Helvetica" w:hAnsi="Helvetica"/>
          <w:sz w:val="22"/>
          <w:szCs w:val="22"/>
        </w:rPr>
        <w:t xml:space="preserve">Frequency of crossing a </w:t>
      </w:r>
      <w:ins w:id="46" w:author="Jameal Samhouri" w:date="2017-04-22T09:32:00Z">
        <w:r w:rsidR="00102BC1">
          <w:rPr>
            <w:rFonts w:ascii="Helvetica" w:hAnsi="Helvetica"/>
            <w:sz w:val="22"/>
            <w:szCs w:val="22"/>
          </w:rPr>
          <w:t>management tipping point (</w:t>
        </w:r>
      </w:ins>
      <w:r w:rsidR="00CA3851" w:rsidRPr="00E96363">
        <w:rPr>
          <w:rFonts w:ascii="Helvetica" w:hAnsi="Helvetica"/>
          <w:sz w:val="22"/>
          <w:szCs w:val="22"/>
        </w:rPr>
        <w:t>limit reference point</w:t>
      </w:r>
      <w:ins w:id="47" w:author="Jameal Samhouri" w:date="2017-04-22T09:32:00Z">
        <w:r w:rsidR="00102BC1">
          <w:rPr>
            <w:rFonts w:ascii="Helvetica" w:hAnsi="Helvetica"/>
            <w:sz w:val="22"/>
            <w:szCs w:val="22"/>
          </w:rPr>
          <w:t>)</w:t>
        </w:r>
      </w:ins>
      <w:r w:rsidR="006D65C1">
        <w:rPr>
          <w:rFonts w:ascii="Helvetica" w:hAnsi="Helvetica"/>
          <w:sz w:val="22"/>
          <w:szCs w:val="22"/>
        </w:rPr>
        <w:t>: p</w:t>
      </w:r>
      <w:r w:rsidRPr="00940663">
        <w:rPr>
          <w:rFonts w:ascii="Helvetica" w:hAnsi="Helvetica"/>
          <w:sz w:val="22"/>
          <w:szCs w:val="22"/>
        </w:rPr>
        <w:t>roportion of simulations where</w:t>
      </w:r>
      <w:r w:rsidR="003A3718" w:rsidRPr="0094066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r>
              <m:rPr>
                <m:sty m:val="p"/>
              </m:rPr>
              <w:rPr>
                <w:rStyle w:val="CommentReference"/>
              </w:rPr>
              <w:commentReference w:id="48"/>
            </m:r>
          </m:sub>
        </m:sSub>
      </m:oMath>
      <w:r w:rsidR="00893B1A" w:rsidRPr="00940663">
        <w:rPr>
          <w:rFonts w:ascii="Helvetica" w:hAnsi="Helvetica"/>
          <w:sz w:val="22"/>
          <w:szCs w:val="22"/>
        </w:rPr>
        <w:t xml:space="preserve">. </w:t>
      </w:r>
      <w:commentRangeEnd w:id="44"/>
      <w:r w:rsidR="006F7FEE">
        <w:rPr>
          <w:rStyle w:val="CommentReference"/>
        </w:rPr>
        <w:commentReference w:id="44"/>
      </w:r>
    </w:p>
    <w:p w14:paraId="4767035E" w14:textId="77777777" w:rsidR="00995761" w:rsidRDefault="00995761" w:rsidP="00995761">
      <w:pPr>
        <w:tabs>
          <w:tab w:val="left" w:pos="2760"/>
        </w:tabs>
        <w:rPr>
          <w:ins w:id="49" w:author="Jameal Samhouri" w:date="2017-04-22T09:34:00Z"/>
          <w:rFonts w:ascii="Helvetica" w:hAnsi="Helvetica"/>
          <w:i/>
          <w:sz w:val="22"/>
          <w:szCs w:val="22"/>
        </w:rPr>
      </w:pPr>
    </w:p>
    <w:p w14:paraId="6C8F433C" w14:textId="3AEC0C7C" w:rsidR="00102BC1" w:rsidRDefault="00102BC1" w:rsidP="00995761">
      <w:pPr>
        <w:tabs>
          <w:tab w:val="left" w:pos="2760"/>
        </w:tabs>
        <w:rPr>
          <w:ins w:id="50" w:author="Jameal Samhouri" w:date="2017-04-22T09:35:00Z"/>
          <w:rFonts w:ascii="Helvetica" w:hAnsi="Helvetica"/>
          <w:sz w:val="22"/>
          <w:szCs w:val="22"/>
        </w:rPr>
      </w:pPr>
      <w:ins w:id="51" w:author="Jameal Samhouri" w:date="2017-04-22T09:34:00Z">
        <w:r>
          <w:rPr>
            <w:rFonts w:ascii="Helvetica" w:hAnsi="Helvetica"/>
            <w:sz w:val="22"/>
            <w:szCs w:val="22"/>
            <w:u w:val="single"/>
          </w:rPr>
          <w:t>Basic Model Dynamics:</w:t>
        </w:r>
        <w:r>
          <w:rPr>
            <w:rFonts w:ascii="Helvetica" w:hAnsi="Helvetica"/>
            <w:sz w:val="22"/>
            <w:szCs w:val="22"/>
          </w:rPr>
          <w:t xml:space="preserve"> To help the reader develop </w:t>
        </w:r>
      </w:ins>
      <w:ins w:id="52" w:author="Jameal Samhouri" w:date="2017-04-22T09:35:00Z">
        <w:r>
          <w:rPr>
            <w:rFonts w:ascii="Helvetica" w:hAnsi="Helvetica"/>
            <w:sz w:val="22"/>
            <w:szCs w:val="22"/>
          </w:rPr>
          <w:t>intuition</w:t>
        </w:r>
      </w:ins>
      <w:ins w:id="53" w:author="Jameal Samhouri" w:date="2017-04-22T09:34:00Z">
        <w:r>
          <w:rPr>
            <w:rFonts w:ascii="Helvetica" w:hAnsi="Helvetica"/>
            <w:sz w:val="22"/>
            <w:szCs w:val="22"/>
          </w:rPr>
          <w:t xml:space="preserve"> about model behavior</w:t>
        </w:r>
      </w:ins>
      <w:ins w:id="54" w:author="Jameal Samhouri" w:date="2017-04-22T09:35:00Z">
        <w:r>
          <w:rPr>
            <w:rFonts w:ascii="Helvetica" w:hAnsi="Helvetica"/>
            <w:sz w:val="22"/>
            <w:szCs w:val="22"/>
          </w:rPr>
          <w:t>, we summarize its dynamics for a range of monitoring investment and maximum exploitation rates</w:t>
        </w:r>
      </w:ins>
      <w:ins w:id="55" w:author="Jameal Samhouri" w:date="2017-04-22T09:36:00Z">
        <w:r>
          <w:rPr>
            <w:rFonts w:ascii="Helvetica" w:hAnsi="Helvetica"/>
            <w:sz w:val="22"/>
            <w:szCs w:val="22"/>
          </w:rPr>
          <w:t xml:space="preserve">. Specifically, </w:t>
        </w:r>
      </w:ins>
      <w:ins w:id="56" w:author="Jameal Samhouri" w:date="2017-04-22T09:37:00Z">
        <w:r>
          <w:rPr>
            <w:rFonts w:ascii="Helvetica" w:hAnsi="Helvetica"/>
            <w:sz w:val="22"/>
            <w:szCs w:val="22"/>
          </w:rPr>
          <w:t>w</w:t>
        </w:r>
        <w:r w:rsidRPr="00651B44">
          <w:rPr>
            <w:rFonts w:ascii="Helvetica" w:hAnsi="Helvetica"/>
            <w:sz w:val="22"/>
            <w:szCs w:val="22"/>
          </w:rPr>
          <w:t xml:space="preserve">e </w:t>
        </w:r>
        <w:r>
          <w:rPr>
            <w:rFonts w:ascii="Helvetica" w:hAnsi="Helvetica"/>
            <w:sz w:val="22"/>
            <w:szCs w:val="22"/>
          </w:rPr>
          <w:t>calculated</w:t>
        </w:r>
        <w:r w:rsidRPr="00651B44">
          <w:rPr>
            <w:rFonts w:ascii="Helvetica" w:hAnsi="Helvetica"/>
            <w:sz w:val="22"/>
            <w:szCs w:val="22"/>
          </w:rPr>
          <w:t xml:space="preserve"> the probability of crossing a tipping point and the peak median </w:t>
        </w:r>
        <w:r>
          <w:rPr>
            <w:rFonts w:ascii="Helvetica" w:hAnsi="Helvetica"/>
            <w:sz w:val="22"/>
            <w:szCs w:val="22"/>
          </w:rPr>
          <w:t>NPV</w:t>
        </w:r>
        <w:r w:rsidRPr="00651B44">
          <w:rPr>
            <w:rFonts w:ascii="Helvetica" w:hAnsi="Helvetica"/>
            <w:sz w:val="22"/>
            <w:szCs w:val="22"/>
          </w:rPr>
          <w:t xml:space="preserve"> for a range of monitoring investment (CV of Biomass: 0.0 – 0.5) and </w:t>
        </w:r>
        <w:r>
          <w:rPr>
            <w:rFonts w:ascii="Helvetica" w:hAnsi="Helvetica"/>
            <w:sz w:val="22"/>
            <w:szCs w:val="22"/>
          </w:rPr>
          <w:t>a fraction of</w:t>
        </w:r>
        <w:r w:rsidRPr="00651B44">
          <w:rPr>
            <w:rFonts w:ascii="Helvetica" w:hAnsi="Helvetica"/>
            <w:sz w:val="22"/>
            <w:szCs w:val="22"/>
          </w:rPr>
          <w:t xml:space="preserve">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Pr>
            <w:rFonts w:ascii="Helvetica" w:hAnsi="Helvetica"/>
            <w:sz w:val="22"/>
            <w:szCs w:val="22"/>
          </w:rPr>
          <w:t xml:space="preserve">) where </w:t>
        </w:r>
        <m:oMath>
          <m:r>
            <w:rPr>
              <w:rFonts w:ascii="Cambria Math" w:hAnsi="Cambria Math"/>
              <w:sz w:val="22"/>
              <w:szCs w:val="22"/>
            </w:rPr>
            <m:t>p</m:t>
          </m:r>
        </m:oMath>
        <w:r w:rsidRPr="00651B44">
          <w:rPr>
            <w:rFonts w:ascii="Helvetica" w:hAnsi="Helvetica"/>
            <w:sz w:val="22"/>
            <w:szCs w:val="22"/>
          </w:rPr>
          <w:t xml:space="preserve"> </w:t>
        </w:r>
        <w:r>
          <w:rPr>
            <w:rFonts w:ascii="Helvetica" w:hAnsi="Helvetica"/>
            <w:sz w:val="22"/>
            <w:szCs w:val="22"/>
          </w:rPr>
          <w:t>was explored from 0.0 – 2.0</w:t>
        </w:r>
        <w:r w:rsidRPr="00651B44">
          <w:rPr>
            <w:rFonts w:ascii="Helvetica" w:hAnsi="Helvetica"/>
            <w:sz w:val="22"/>
            <w:szCs w:val="22"/>
          </w:rPr>
          <w:t xml:space="preserve"> for 10,000 iterations of a 20-year simulation starting at population carrying capacity</w:t>
        </w:r>
        <w:r>
          <w:rPr>
            <w:rFonts w:ascii="Helvetica" w:hAnsi="Helvetica"/>
            <w:sz w:val="22"/>
            <w:szCs w:val="22"/>
          </w:rPr>
          <w:t xml:space="preserve"> </w:t>
        </w:r>
      </w:ins>
      <w:ins w:id="57" w:author="Jameal Samhouri" w:date="2017-04-22T09:36:00Z">
        <w:r>
          <w:rPr>
            <w:rFonts w:ascii="Helvetica" w:hAnsi="Helvetica"/>
            <w:sz w:val="22"/>
            <w:szCs w:val="22"/>
          </w:rPr>
          <w:t>(see Supplement)</w:t>
        </w:r>
      </w:ins>
      <w:ins w:id="58" w:author="Jameal Samhouri" w:date="2017-04-22T09:35:00Z">
        <w:r>
          <w:rPr>
            <w:rFonts w:ascii="Helvetica" w:hAnsi="Helvetica"/>
            <w:sz w:val="22"/>
            <w:szCs w:val="22"/>
          </w:rPr>
          <w:t>.</w:t>
        </w:r>
      </w:ins>
    </w:p>
    <w:p w14:paraId="5E37C926" w14:textId="4F13572C" w:rsidR="00102BC1" w:rsidRPr="00102BC1" w:rsidRDefault="00102BC1" w:rsidP="00995761">
      <w:pPr>
        <w:tabs>
          <w:tab w:val="left" w:pos="2760"/>
        </w:tabs>
        <w:rPr>
          <w:rFonts w:ascii="Helvetica" w:hAnsi="Helvetica"/>
          <w:sz w:val="22"/>
          <w:szCs w:val="22"/>
          <w:rPrChange w:id="59" w:author="Jameal Samhouri" w:date="2017-04-22T09:34:00Z">
            <w:rPr>
              <w:rFonts w:ascii="Helvetica" w:hAnsi="Helvetica"/>
              <w:i/>
              <w:sz w:val="22"/>
              <w:szCs w:val="22"/>
            </w:rPr>
          </w:rPrChange>
        </w:rPr>
      </w:pPr>
      <w:ins w:id="60" w:author="Jameal Samhouri" w:date="2017-04-22T09:34:00Z">
        <w:r>
          <w:rPr>
            <w:rFonts w:ascii="Helvetica" w:hAnsi="Helvetica"/>
            <w:sz w:val="22"/>
            <w:szCs w:val="22"/>
          </w:rPr>
          <w:t xml:space="preserve"> </w:t>
        </w:r>
      </w:ins>
    </w:p>
    <w:p w14:paraId="55F8F8E6" w14:textId="2E7D814B" w:rsidR="00995761" w:rsidRDefault="00431416" w:rsidP="00995761">
      <w:pPr>
        <w:tabs>
          <w:tab w:val="left" w:pos="2760"/>
        </w:tabs>
        <w:rPr>
          <w:rFonts w:ascii="Helvetica" w:hAnsi="Helvetica"/>
          <w:i/>
          <w:sz w:val="22"/>
          <w:szCs w:val="22"/>
        </w:rPr>
      </w:pPr>
      <w:commentRangeStart w:id="61"/>
      <w:commentRangeStart w:id="62"/>
      <w:r>
        <w:rPr>
          <w:rFonts w:ascii="Helvetica" w:hAnsi="Helvetica"/>
          <w:i/>
          <w:sz w:val="22"/>
          <w:szCs w:val="22"/>
        </w:rPr>
        <w:t xml:space="preserve">Basic </w:t>
      </w:r>
      <w:r w:rsidR="00995761">
        <w:rPr>
          <w:rFonts w:ascii="Helvetica" w:hAnsi="Helvetica"/>
          <w:i/>
          <w:sz w:val="22"/>
          <w:szCs w:val="22"/>
        </w:rPr>
        <w:t xml:space="preserve">Model </w:t>
      </w:r>
      <w:r>
        <w:rPr>
          <w:rFonts w:ascii="Helvetica" w:hAnsi="Helvetica"/>
          <w:i/>
          <w:sz w:val="22"/>
          <w:szCs w:val="22"/>
        </w:rPr>
        <w:t>Dynamics</w:t>
      </w:r>
      <w:commentRangeEnd w:id="61"/>
      <w:r w:rsidR="00A66C1C">
        <w:rPr>
          <w:rStyle w:val="CommentReference"/>
        </w:rPr>
        <w:commentReference w:id="61"/>
      </w:r>
      <w:commentRangeEnd w:id="62"/>
      <w:r w:rsidR="00102BC1">
        <w:rPr>
          <w:rStyle w:val="CommentReference"/>
        </w:rPr>
        <w:commentReference w:id="62"/>
      </w:r>
    </w:p>
    <w:p w14:paraId="001AE190" w14:textId="77777777" w:rsidR="005F3455" w:rsidRDefault="005F3455" w:rsidP="00995761">
      <w:pPr>
        <w:tabs>
          <w:tab w:val="left" w:pos="2760"/>
        </w:tabs>
        <w:rPr>
          <w:rFonts w:ascii="Helvetica" w:hAnsi="Helvetica"/>
          <w:i/>
          <w:sz w:val="22"/>
          <w:szCs w:val="22"/>
        </w:rPr>
      </w:pPr>
    </w:p>
    <w:p w14:paraId="4B7181E5" w14:textId="52A80426" w:rsidR="00995761" w:rsidRDefault="00431416" w:rsidP="00EF38CE">
      <w:pPr>
        <w:rPr>
          <w:rFonts w:ascii="Helvetica" w:hAnsi="Helvetica"/>
          <w:sz w:val="22"/>
          <w:szCs w:val="22"/>
        </w:rPr>
      </w:pPr>
      <w:r>
        <w:rPr>
          <w:rFonts w:ascii="Helvetica" w:hAnsi="Helvetica"/>
          <w:sz w:val="22"/>
          <w:szCs w:val="22"/>
        </w:rPr>
        <w:t>The</w:t>
      </w:r>
      <w:r w:rsidR="00995761">
        <w:rPr>
          <w:rFonts w:ascii="Helvetica" w:hAnsi="Helvetica"/>
          <w:sz w:val="22"/>
          <w:szCs w:val="22"/>
        </w:rPr>
        <w:t xml:space="preserve"> resource </w:t>
      </w:r>
      <w:r w:rsidR="00B82B45">
        <w:rPr>
          <w:rFonts w:ascii="Helvetica" w:hAnsi="Helvetica"/>
          <w:sz w:val="22"/>
          <w:szCs w:val="22"/>
        </w:rPr>
        <w:t>was</w:t>
      </w:r>
      <w:r w:rsidR="00995761">
        <w:rPr>
          <w:rFonts w:ascii="Helvetica" w:hAnsi="Helvetica"/>
          <w:sz w:val="22"/>
          <w:szCs w:val="22"/>
        </w:rPr>
        <w:t xml:space="preserve"> most likely to cross a </w:t>
      </w:r>
      <w:r w:rsidR="001716C8" w:rsidRPr="00E96363">
        <w:rPr>
          <w:rFonts w:ascii="Helvetica" w:hAnsi="Helvetica"/>
          <w:sz w:val="22"/>
          <w:szCs w:val="22"/>
        </w:rPr>
        <w:t>limit reference point</w:t>
      </w:r>
      <w:r w:rsidR="001716C8">
        <w:rPr>
          <w:rFonts w:ascii="Helvetica" w:hAnsi="Helvetica"/>
          <w:sz w:val="22"/>
          <w:szCs w:val="22"/>
        </w:rPr>
        <w:t xml:space="preserve"> </w:t>
      </w:r>
      <w:r w:rsidR="00995761">
        <w:rPr>
          <w:rFonts w:ascii="Helvetica" w:hAnsi="Helvetica"/>
          <w:sz w:val="22"/>
          <w:szCs w:val="22"/>
        </w:rPr>
        <w:t xml:space="preserve">or tipping </w:t>
      </w:r>
      <w:r w:rsidR="003F2A24">
        <w:rPr>
          <w:rFonts w:ascii="Helvetica" w:hAnsi="Helvetica"/>
          <w:sz w:val="22"/>
          <w:szCs w:val="22"/>
        </w:rPr>
        <w:t xml:space="preserve">point </w:t>
      </w:r>
      <w:r w:rsidR="00995761">
        <w:rPr>
          <w:rFonts w:ascii="Helvetica" w:hAnsi="Helvetica"/>
          <w:sz w:val="22"/>
          <w:szCs w:val="22"/>
        </w:rPr>
        <w:t>at high harvest rates and under low mo</w:t>
      </w:r>
      <w:r>
        <w:rPr>
          <w:rFonts w:ascii="Helvetica" w:hAnsi="Helvetica"/>
          <w:sz w:val="22"/>
          <w:szCs w:val="22"/>
        </w:rPr>
        <w:t>nitoring precision. Furthermore</w:t>
      </w:r>
      <w:r w:rsidR="00E57861">
        <w:rPr>
          <w:rFonts w:ascii="Helvetica" w:hAnsi="Helvetica"/>
          <w:sz w:val="22"/>
          <w:szCs w:val="22"/>
        </w:rPr>
        <w:t>,</w:t>
      </w:r>
      <w:r w:rsidR="00995761">
        <w:rPr>
          <w:rFonts w:ascii="Helvetica" w:hAnsi="Helvetica"/>
          <w:sz w:val="22"/>
          <w:szCs w:val="22"/>
        </w:rPr>
        <w:t xml:space="preserve"> the </w:t>
      </w:r>
      <w:commentRangeStart w:id="63"/>
      <w:r w:rsidR="00995761">
        <w:rPr>
          <w:rFonts w:ascii="Helvetica" w:hAnsi="Helvetica"/>
          <w:sz w:val="22"/>
          <w:szCs w:val="22"/>
        </w:rPr>
        <w:t xml:space="preserve">value of a resource </w:t>
      </w:r>
      <w:r w:rsidR="00B82B45">
        <w:rPr>
          <w:rFonts w:ascii="Helvetica" w:hAnsi="Helvetica"/>
          <w:sz w:val="22"/>
          <w:szCs w:val="22"/>
        </w:rPr>
        <w:t>was</w:t>
      </w:r>
      <w:r w:rsidR="00995761">
        <w:rPr>
          <w:rFonts w:ascii="Helvetica" w:hAnsi="Helvetica"/>
          <w:sz w:val="22"/>
          <w:szCs w:val="22"/>
        </w:rPr>
        <w:t xml:space="preserve"> highest when monitoring precision </w:t>
      </w:r>
      <w:r w:rsidR="00B82B45">
        <w:rPr>
          <w:rFonts w:ascii="Helvetica" w:hAnsi="Helvetica"/>
          <w:sz w:val="22"/>
          <w:szCs w:val="22"/>
        </w:rPr>
        <w:t>was</w:t>
      </w:r>
      <w:r w:rsidR="00995761">
        <w:rPr>
          <w:rFonts w:ascii="Helvetica" w:hAnsi="Helvetica"/>
          <w:sz w:val="22"/>
          <w:szCs w:val="22"/>
        </w:rPr>
        <w:t xml:space="preserve"> high</w:t>
      </w:r>
      <w:commentRangeEnd w:id="63"/>
      <w:r w:rsidR="006F7FEE">
        <w:rPr>
          <w:rStyle w:val="CommentReference"/>
        </w:rPr>
        <w:commentReference w:id="63"/>
      </w:r>
      <w:r w:rsidR="00995761">
        <w:rPr>
          <w:rFonts w:ascii="Helvetica" w:hAnsi="Helvetica"/>
          <w:sz w:val="22"/>
          <w:szCs w:val="22"/>
        </w:rPr>
        <w:t xml:space="preserve">, and harvest pressure </w:t>
      </w:r>
      <w:r w:rsidR="00B82B45">
        <w:rPr>
          <w:rFonts w:ascii="Helvetica" w:hAnsi="Helvetica"/>
          <w:sz w:val="22"/>
          <w:szCs w:val="22"/>
        </w:rPr>
        <w:t>was</w:t>
      </w:r>
      <w:r w:rsidR="00995761">
        <w:rPr>
          <w:rFonts w:ascii="Helvetica" w:hAnsi="Helvetica"/>
          <w:sz w:val="22"/>
          <w:szCs w:val="22"/>
        </w:rPr>
        <w:t xml:space="preserv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w:t>
      </w:r>
      <w:del w:id="64" w:author="Jameal Samhouri" w:date="2017-04-22T09:36:00Z">
        <w:r w:rsidDel="00102BC1">
          <w:rPr>
            <w:rFonts w:ascii="Helvetica" w:hAnsi="Helvetica"/>
            <w:sz w:val="22"/>
            <w:szCs w:val="22"/>
          </w:rPr>
          <w:delText xml:space="preserve">To show this </w:delText>
        </w:r>
        <w:r w:rsidR="00995761" w:rsidDel="00102BC1">
          <w:rPr>
            <w:rFonts w:ascii="Helvetica" w:hAnsi="Helvetica"/>
            <w:sz w:val="22"/>
            <w:szCs w:val="22"/>
          </w:rPr>
          <w:delText>w</w:delText>
        </w:r>
        <w:r w:rsidR="00995761" w:rsidRPr="00651B44" w:rsidDel="00102BC1">
          <w:rPr>
            <w:rFonts w:ascii="Helvetica" w:hAnsi="Helvetica"/>
            <w:sz w:val="22"/>
            <w:szCs w:val="22"/>
          </w:rPr>
          <w:delText xml:space="preserve">e </w:delText>
        </w:r>
        <w:r w:rsidR="00995761" w:rsidDel="00102BC1">
          <w:rPr>
            <w:rFonts w:ascii="Helvetica" w:hAnsi="Helvetica"/>
            <w:sz w:val="22"/>
            <w:szCs w:val="22"/>
          </w:rPr>
          <w:delText>calculated</w:delText>
        </w:r>
        <w:r w:rsidR="00995761" w:rsidRPr="00651B44" w:rsidDel="00102BC1">
          <w:rPr>
            <w:rFonts w:ascii="Helvetica" w:hAnsi="Helvetica"/>
            <w:sz w:val="22"/>
            <w:szCs w:val="22"/>
          </w:rPr>
          <w:delText xml:space="preserve"> the probability of crossing a tipping point and the peak media</w:delText>
        </w:r>
        <w:commentRangeStart w:id="65"/>
        <w:r w:rsidR="00995761" w:rsidRPr="00651B44" w:rsidDel="00102BC1">
          <w:rPr>
            <w:rFonts w:ascii="Helvetica" w:hAnsi="Helvetica"/>
            <w:sz w:val="22"/>
            <w:szCs w:val="22"/>
          </w:rPr>
          <w:delText>n Net Present Value</w:delText>
        </w:r>
      </w:del>
      <w:ins w:id="66" w:author="Crow White" w:date="2017-04-17T16:01:00Z">
        <w:del w:id="67" w:author="Jameal Samhouri" w:date="2017-04-22T09:36:00Z">
          <w:r w:rsidR="00A66C1C" w:rsidDel="00102BC1">
            <w:rPr>
              <w:rFonts w:ascii="Helvetica" w:hAnsi="Helvetica"/>
              <w:sz w:val="22"/>
              <w:szCs w:val="22"/>
            </w:rPr>
            <w:delText>NPV</w:delText>
          </w:r>
        </w:del>
      </w:ins>
      <w:del w:id="68" w:author="Jameal Samhouri" w:date="2017-04-22T09:36:00Z">
        <w:r w:rsidR="00995761" w:rsidRPr="00651B44" w:rsidDel="00102BC1">
          <w:rPr>
            <w:rFonts w:ascii="Helvetica" w:hAnsi="Helvetica"/>
            <w:sz w:val="22"/>
            <w:szCs w:val="22"/>
          </w:rPr>
          <w:delText xml:space="preserve"> for a range of monitoring investment (CV of Biomass: 0.0 – 0.5) and </w:delText>
        </w:r>
        <w:r w:rsidR="00ED747F" w:rsidDel="00102BC1">
          <w:rPr>
            <w:rFonts w:ascii="Helvetica" w:hAnsi="Helvetica"/>
            <w:sz w:val="22"/>
            <w:szCs w:val="22"/>
          </w:rPr>
          <w:delText>a fraction of</w:delText>
        </w:r>
        <w:r w:rsidR="00995761" w:rsidRPr="00651B44" w:rsidDel="00102BC1">
          <w:rPr>
            <w:rFonts w:ascii="Helvetica" w:hAnsi="Helvetica"/>
            <w:sz w:val="22"/>
            <w:szCs w:val="22"/>
          </w:rPr>
          <w:delText xml:space="preserve"> maximum exploitation rates (</w:delTex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ED747F" w:rsidDel="00102BC1">
          <w:rPr>
            <w:rFonts w:ascii="Helvetica" w:hAnsi="Helvetica"/>
            <w:sz w:val="22"/>
            <w:szCs w:val="22"/>
          </w:rPr>
          <w:delText xml:space="preserve">) where </w:delText>
        </w:r>
        <m:oMath>
          <m:r>
            <w:rPr>
              <w:rFonts w:ascii="Cambria Math" w:hAnsi="Cambria Math"/>
              <w:sz w:val="22"/>
              <w:szCs w:val="22"/>
            </w:rPr>
            <m:t>p</m:t>
          </m:r>
        </m:oMath>
        <w:r w:rsidR="00995761" w:rsidRPr="00651B44" w:rsidDel="00102BC1">
          <w:rPr>
            <w:rFonts w:ascii="Helvetica" w:hAnsi="Helvetica"/>
            <w:sz w:val="22"/>
            <w:szCs w:val="22"/>
          </w:rPr>
          <w:delText xml:space="preserve"> </w:delText>
        </w:r>
        <w:r w:rsidR="00ED747F" w:rsidDel="00102BC1">
          <w:rPr>
            <w:rFonts w:ascii="Helvetica" w:hAnsi="Helvetica"/>
            <w:sz w:val="22"/>
            <w:szCs w:val="22"/>
          </w:rPr>
          <w:delText>was explored from 0.0 – 2.0</w:delText>
        </w:r>
        <w:r w:rsidR="00995761" w:rsidRPr="00651B44" w:rsidDel="00102BC1">
          <w:rPr>
            <w:rFonts w:ascii="Helvetica" w:hAnsi="Helvetica"/>
            <w:sz w:val="22"/>
            <w:szCs w:val="22"/>
          </w:rPr>
          <w:delText xml:space="preserve"> for 10,000 iterations of a 20-year simulation starting at population carrying capacity.</w:delText>
        </w:r>
        <w:r w:rsidDel="00102BC1">
          <w:rPr>
            <w:rFonts w:ascii="Helvetica" w:hAnsi="Helvetica"/>
            <w:sz w:val="22"/>
            <w:szCs w:val="22"/>
          </w:rPr>
          <w:delText xml:space="preserve"> </w:delText>
        </w:r>
        <w:commentRangeEnd w:id="65"/>
        <w:r w:rsidR="00A66C1C" w:rsidDel="00102BC1">
          <w:rPr>
            <w:rStyle w:val="CommentReference"/>
          </w:rPr>
          <w:commentReference w:id="65"/>
        </w:r>
      </w:del>
      <w:r>
        <w:rPr>
          <w:rFonts w:ascii="Helvetica" w:hAnsi="Helvetica"/>
          <w:sz w:val="22"/>
          <w:szCs w:val="22"/>
        </w:rPr>
        <w:t>M</w:t>
      </w:r>
      <w:r w:rsidR="00995761" w:rsidRPr="00940663">
        <w:rPr>
          <w:rFonts w:ascii="Helvetica" w:hAnsi="Helvetica"/>
          <w:sz w:val="22"/>
          <w:szCs w:val="22"/>
        </w:rPr>
        <w:t xml:space="preserve">onitoring precision </w:t>
      </w:r>
      <w:r w:rsidR="00B82B45">
        <w:rPr>
          <w:rFonts w:ascii="Helvetica" w:hAnsi="Helvetica"/>
          <w:sz w:val="22"/>
          <w:szCs w:val="22"/>
        </w:rPr>
        <w:t>was</w:t>
      </w:r>
      <w:r w:rsidR="00995761" w:rsidRPr="00940663">
        <w:rPr>
          <w:rFonts w:ascii="Helvetica" w:hAnsi="Helvetica"/>
          <w:sz w:val="22"/>
          <w:szCs w:val="22"/>
        </w:rPr>
        <w:t xml:space="preserve"> most beneficial under circumstances where </w:t>
      </w:r>
      <w:r w:rsidR="00995761">
        <w:rPr>
          <w:rFonts w:ascii="Helvetica" w:hAnsi="Helvetica"/>
          <w:sz w:val="22"/>
          <w:szCs w:val="22"/>
        </w:rPr>
        <w:t xml:space="preserve">target </w:t>
      </w:r>
      <w:r w:rsidR="00995761" w:rsidRPr="00940663">
        <w:rPr>
          <w:rFonts w:ascii="Helvetica" w:hAnsi="Helvetica"/>
          <w:sz w:val="22"/>
          <w:szCs w:val="22"/>
        </w:rPr>
        <w:t xml:space="preserve">maximum </w:t>
      </w:r>
      <w:r w:rsidR="00757E86">
        <w:rPr>
          <w:rFonts w:ascii="Helvetica" w:hAnsi="Helvetica"/>
          <w:sz w:val="22"/>
          <w:szCs w:val="22"/>
        </w:rPr>
        <w:t>harvest</w:t>
      </w:r>
      <w:r w:rsidR="00995761" w:rsidRPr="00940663">
        <w:rPr>
          <w:rFonts w:ascii="Helvetica" w:hAnsi="Helvetica"/>
          <w:sz w:val="22"/>
          <w:szCs w:val="22"/>
        </w:rPr>
        <w:t xml:space="preserve"> rate </w:t>
      </w:r>
      <w:r w:rsidR="00B82B45">
        <w:rPr>
          <w:rFonts w:ascii="Helvetica" w:hAnsi="Helvetica"/>
          <w:sz w:val="22"/>
          <w:szCs w:val="22"/>
        </w:rPr>
        <w:t>was</w:t>
      </w:r>
      <w:r w:rsidR="00995761" w:rsidRPr="00940663">
        <w:rPr>
          <w:rFonts w:ascii="Helvetica" w:hAnsi="Helvetica"/>
          <w:sz w:val="22"/>
          <w:szCs w:val="22"/>
        </w:rPr>
        <w:t xml:space="preserve"> high. </w:t>
      </w:r>
      <w:r w:rsidR="00995761" w:rsidRPr="002041D9">
        <w:rPr>
          <w:rFonts w:ascii="Helvetica" w:hAnsi="Helvetica"/>
          <w:sz w:val="22"/>
          <w:szCs w:val="22"/>
        </w:rPr>
        <w:t xml:space="preserve">Across simulations the probability of tipping </w:t>
      </w:r>
      <w:r w:rsidR="00B82B45">
        <w:rPr>
          <w:rFonts w:ascii="Helvetica" w:hAnsi="Helvetica"/>
          <w:sz w:val="22"/>
          <w:szCs w:val="22"/>
        </w:rPr>
        <w:t>was</w:t>
      </w:r>
      <w:r w:rsidR="00995761" w:rsidRPr="002041D9">
        <w:rPr>
          <w:rFonts w:ascii="Helvetica" w:hAnsi="Helvetica"/>
          <w:sz w:val="22"/>
          <w:szCs w:val="22"/>
        </w:rPr>
        <w:t xml:space="preserve"> low when monitoring precision </w:t>
      </w:r>
      <w:r w:rsidR="00B82B45">
        <w:rPr>
          <w:rFonts w:ascii="Helvetica" w:hAnsi="Helvetica"/>
          <w:sz w:val="22"/>
          <w:szCs w:val="22"/>
        </w:rPr>
        <w:t>was</w:t>
      </w:r>
      <w:r w:rsidR="00995761" w:rsidRPr="002041D9">
        <w:rPr>
          <w:rFonts w:ascii="Helvetica" w:hAnsi="Helvetica"/>
          <w:sz w:val="22"/>
          <w:szCs w:val="22"/>
        </w:rPr>
        <w:t xml:space="preserve"> high, but increase</w:t>
      </w:r>
      <w:r w:rsidR="00B82B45">
        <w:rPr>
          <w:rFonts w:ascii="Helvetica" w:hAnsi="Helvetica"/>
          <w:sz w:val="22"/>
          <w:szCs w:val="22"/>
        </w:rPr>
        <w:t>d</w:t>
      </w:r>
      <w:r w:rsidR="00995761" w:rsidRPr="002041D9">
        <w:rPr>
          <w:rFonts w:ascii="Helvetica" w:hAnsi="Helvetica"/>
          <w:sz w:val="22"/>
          <w:szCs w:val="22"/>
        </w:rPr>
        <w:t xml:space="preserve"> at higher exploitation rates</w:t>
      </w:r>
      <w:r w:rsidR="002F1AC5">
        <w:rPr>
          <w:rFonts w:ascii="Helvetica" w:hAnsi="Helvetica"/>
          <w:sz w:val="22"/>
          <w:szCs w:val="22"/>
        </w:rPr>
        <w:t xml:space="preserve"> (Fig. 1</w:t>
      </w:r>
      <w:r w:rsidR="00995761">
        <w:rPr>
          <w:rFonts w:ascii="Helvetica" w:hAnsi="Helvetica"/>
          <w:sz w:val="22"/>
          <w:szCs w:val="22"/>
        </w:rPr>
        <w:t>a)</w:t>
      </w:r>
      <w:r w:rsidR="00995761" w:rsidRPr="002041D9">
        <w:rPr>
          <w:rFonts w:ascii="Helvetica" w:hAnsi="Helvetica"/>
          <w:sz w:val="22"/>
          <w:szCs w:val="22"/>
        </w:rPr>
        <w:t xml:space="preserve">. </w:t>
      </w:r>
      <w:r w:rsidR="00B82B45">
        <w:rPr>
          <w:rFonts w:ascii="Helvetica" w:hAnsi="Helvetica"/>
          <w:sz w:val="22"/>
          <w:szCs w:val="22"/>
        </w:rPr>
        <w:t>Net Present Value peaked at</w:t>
      </w:r>
      <w:r w:rsidR="00995761" w:rsidRPr="0094066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sidRPr="00940663">
        <w:rPr>
          <w:rFonts w:ascii="Helvetica" w:hAnsi="Helvetica"/>
          <w:sz w:val="22"/>
          <w:szCs w:val="22"/>
        </w:rPr>
        <w:t xml:space="preserve"> and </w:t>
      </w:r>
      <w:r w:rsidR="00B82B45">
        <w:rPr>
          <w:rFonts w:ascii="Helvetica" w:hAnsi="Helvetica"/>
          <w:sz w:val="22"/>
          <w:szCs w:val="22"/>
        </w:rPr>
        <w:t>was</w:t>
      </w:r>
      <w:r w:rsidR="00995761" w:rsidRPr="00940663">
        <w:rPr>
          <w:rFonts w:ascii="Helvetica" w:hAnsi="Helvetica"/>
          <w:sz w:val="22"/>
          <w:szCs w:val="22"/>
        </w:rPr>
        <w:t xml:space="preserve"> highest with precise biomass estimates (</w:t>
      </w:r>
      <w:r w:rsidR="00995761" w:rsidRPr="00ED747F">
        <w:rPr>
          <w:rFonts w:ascii="Helvetica" w:hAnsi="Helvetica"/>
          <w:i/>
          <w:sz w:val="22"/>
          <w:szCs w:val="22"/>
        </w:rPr>
        <w:t>CV</w:t>
      </w:r>
      <w:r w:rsidR="00995761" w:rsidRPr="00940663">
        <w:rPr>
          <w:rFonts w:ascii="Helvetica" w:hAnsi="Helvetica"/>
          <w:sz w:val="22"/>
          <w:szCs w:val="22"/>
        </w:rPr>
        <w:t xml:space="preserve"> = 0.1).</w:t>
      </w:r>
      <w:r w:rsidR="00995761">
        <w:rPr>
          <w:rFonts w:ascii="Helvetica" w:hAnsi="Helvetica"/>
          <w:sz w:val="22"/>
          <w:szCs w:val="22"/>
        </w:rPr>
        <w:t xml:space="preserve"> This </w:t>
      </w:r>
      <w:r w:rsidR="00B82B45">
        <w:rPr>
          <w:rFonts w:ascii="Helvetica" w:hAnsi="Helvetica"/>
          <w:sz w:val="22"/>
          <w:szCs w:val="22"/>
        </w:rPr>
        <w:t>was</w:t>
      </w:r>
      <w:r w:rsidR="00995761">
        <w:rPr>
          <w:rFonts w:ascii="Helvetica" w:hAnsi="Helvetica"/>
          <w:sz w:val="22"/>
          <w:szCs w:val="22"/>
        </w:rPr>
        <w:t xml:space="preserve"> because high precision monitoring allow</w:t>
      </w:r>
      <w:r w:rsidR="00B82B45">
        <w:rPr>
          <w:rFonts w:ascii="Helvetica" w:hAnsi="Helvetica"/>
          <w:sz w:val="22"/>
          <w:szCs w:val="22"/>
        </w:rPr>
        <w:t>ed</w:t>
      </w:r>
      <w:r w:rsidR="00995761">
        <w:rPr>
          <w:rFonts w:ascii="Helvetica" w:hAnsi="Helvetica"/>
          <w:sz w:val="22"/>
          <w:szCs w:val="22"/>
        </w:rPr>
        <w:t xml:space="preserve"> the resource to be harvested close to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995761">
        <w:rPr>
          <w:rFonts w:ascii="Helvetica" w:hAnsi="Helvetica"/>
          <w:sz w:val="22"/>
          <w:szCs w:val="22"/>
        </w:rPr>
        <w:t>, which maximize</w:t>
      </w:r>
      <w:r w:rsidR="00B82B45">
        <w:rPr>
          <w:rFonts w:ascii="Helvetica" w:hAnsi="Helvetica"/>
          <w:sz w:val="22"/>
          <w:szCs w:val="22"/>
        </w:rPr>
        <w:t>d</w:t>
      </w:r>
      <w:r w:rsidR="00995761">
        <w:rPr>
          <w:rFonts w:ascii="Helvetica" w:hAnsi="Helvetica"/>
          <w:sz w:val="22"/>
          <w:szCs w:val="22"/>
        </w:rPr>
        <w:t xml:space="preserve"> population growth and yield.</w:t>
      </w:r>
      <w:r w:rsidR="00995761" w:rsidRPr="00940663">
        <w:rPr>
          <w:rFonts w:ascii="Helvetica" w:hAnsi="Helvetica"/>
          <w:sz w:val="22"/>
          <w:szCs w:val="22"/>
        </w:rPr>
        <w:t xml:space="preserve"> The benefits of high monitoring precision (i.e., CV = 0.1 relative to CV = 0.5) </w:t>
      </w:r>
      <w:r w:rsidR="00B82B45">
        <w:rPr>
          <w:rFonts w:ascii="Helvetica" w:hAnsi="Helvetica"/>
          <w:sz w:val="22"/>
          <w:szCs w:val="22"/>
        </w:rPr>
        <w:t>were</w:t>
      </w:r>
      <w:r w:rsidR="00995761" w:rsidRPr="00940663">
        <w:rPr>
          <w:rFonts w:ascii="Helvetica" w:hAnsi="Helvetica"/>
          <w:sz w:val="22"/>
          <w:szCs w:val="22"/>
        </w:rPr>
        <w:t xml:space="preserve"> minimal when the maximum harvest rate </w:t>
      </w:r>
      <w:r w:rsidR="00B82B45">
        <w:rPr>
          <w:rFonts w:ascii="Helvetica" w:hAnsi="Helvetica"/>
          <w:sz w:val="22"/>
          <w:szCs w:val="22"/>
        </w:rPr>
        <w:t>was</w:t>
      </w:r>
      <w:r w:rsidR="00995761" w:rsidRPr="00940663">
        <w:rPr>
          <w:rFonts w:ascii="Helvetica" w:hAnsi="Helvetica"/>
          <w:sz w:val="22"/>
          <w:szCs w:val="22"/>
        </w:rPr>
        <w:t xml:space="preserve"> low, but increase</w:t>
      </w:r>
      <w:r w:rsidR="00B82B45">
        <w:rPr>
          <w:rFonts w:ascii="Helvetica" w:hAnsi="Helvetica"/>
          <w:sz w:val="22"/>
          <w:szCs w:val="22"/>
        </w:rPr>
        <w:t>d</w:t>
      </w:r>
      <w:r w:rsidR="00995761" w:rsidRPr="00940663">
        <w:rPr>
          <w:rFonts w:ascii="Helvetica" w:hAnsi="Helvetica"/>
          <w:sz w:val="22"/>
          <w:szCs w:val="22"/>
        </w:rPr>
        <w:t xml:space="preserve"> as harvest rate exceed</w:t>
      </w:r>
      <w:r w:rsidR="00B82B45">
        <w:rPr>
          <w:rFonts w:ascii="Helvetica" w:hAnsi="Helvetica"/>
          <w:sz w:val="22"/>
          <w:szCs w:val="22"/>
        </w:rPr>
        <w:t>ed</w:t>
      </w:r>
      <w:r w:rsidR="00995761" w:rsidRPr="0094066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995761">
        <w:rPr>
          <w:rFonts w:ascii="Helvetica" w:hAnsi="Helvetica"/>
          <w:sz w:val="22"/>
          <w:szCs w:val="22"/>
        </w:rPr>
        <w:t xml:space="preserve">. The </w:t>
      </w:r>
      <w:r w:rsidR="00EF38CE">
        <w:rPr>
          <w:rFonts w:ascii="Helvetica" w:hAnsi="Helvetica"/>
          <w:sz w:val="22"/>
          <w:szCs w:val="22"/>
        </w:rPr>
        <w:t>benefits of high monitoring precision increase</w:t>
      </w:r>
      <w:r w:rsidR="00B82B45">
        <w:rPr>
          <w:rFonts w:ascii="Helvetica" w:hAnsi="Helvetica"/>
          <w:sz w:val="22"/>
          <w:szCs w:val="22"/>
        </w:rPr>
        <w:t>d</w:t>
      </w:r>
      <w:r w:rsidR="00995761">
        <w:rPr>
          <w:rFonts w:ascii="Helvetica" w:hAnsi="Helvetica"/>
          <w:sz w:val="22"/>
          <w:szCs w:val="22"/>
        </w:rPr>
        <w:t xml:space="preserve"> 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995761">
        <w:rPr>
          <w:rFonts w:ascii="Helvetica" w:hAnsi="Helvetica"/>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and stabilize</w:t>
      </w:r>
      <w:r w:rsidR="00B82B45">
        <w:rPr>
          <w:rFonts w:ascii="Helvetica" w:hAnsi="Helvetica"/>
          <w:sz w:val="22"/>
          <w:szCs w:val="22"/>
        </w:rPr>
        <w:t>d</w:t>
      </w:r>
      <w:r w:rsidR="00995761">
        <w:rPr>
          <w:rFonts w:ascii="Helvetica" w:hAnsi="Helvetica"/>
          <w:sz w:val="22"/>
          <w:szCs w:val="22"/>
        </w:rPr>
        <w:t xml:space="preserve"> but remain</w:t>
      </w:r>
      <w:r w:rsidR="00B82B45">
        <w:rPr>
          <w:rFonts w:ascii="Helvetica" w:hAnsi="Helvetica"/>
          <w:sz w:val="22"/>
          <w:szCs w:val="22"/>
        </w:rPr>
        <w:t>ed</w:t>
      </w:r>
      <w:r w:rsidR="00995761">
        <w:rPr>
          <w:rFonts w:ascii="Helvetica" w:hAnsi="Helvetica"/>
          <w:sz w:val="22"/>
          <w:szCs w:val="22"/>
        </w:rPr>
        <w:t xml:space="preserve"> highly beneficial for values greater than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w:t>
      </w:r>
      <w:r w:rsidR="00995761" w:rsidRPr="00940663">
        <w:rPr>
          <w:rFonts w:ascii="Helvetica" w:hAnsi="Helvetica"/>
          <w:sz w:val="22"/>
          <w:szCs w:val="22"/>
        </w:rPr>
        <w:t>(Fig</w:t>
      </w:r>
      <w:r w:rsidR="00995761">
        <w:rPr>
          <w:rFonts w:ascii="Helvetica" w:hAnsi="Helvetica"/>
          <w:sz w:val="22"/>
          <w:szCs w:val="22"/>
        </w:rPr>
        <w:t>.</w:t>
      </w:r>
      <w:r w:rsidR="002F1AC5">
        <w:rPr>
          <w:rFonts w:ascii="Helvetica" w:hAnsi="Helvetica"/>
          <w:sz w:val="22"/>
          <w:szCs w:val="22"/>
        </w:rPr>
        <w:t xml:space="preserve"> 1</w:t>
      </w:r>
      <w:r w:rsidR="00995761" w:rsidRPr="00940663">
        <w:rPr>
          <w:rFonts w:ascii="Helvetica" w:hAnsi="Helvetica"/>
          <w:sz w:val="22"/>
          <w:szCs w:val="22"/>
        </w:rPr>
        <w:t>b).</w:t>
      </w:r>
      <w:r w:rsidR="002267AB">
        <w:rPr>
          <w:rFonts w:ascii="Helvetica" w:hAnsi="Helvetica"/>
          <w:sz w:val="22"/>
          <w:szCs w:val="22"/>
        </w:rPr>
        <w:t xml:space="preserve"> </w:t>
      </w:r>
    </w:p>
    <w:p w14:paraId="5C910F13" w14:textId="77777777" w:rsidR="00B31E4B" w:rsidRDefault="00B31E4B" w:rsidP="00EF38CE">
      <w:pPr>
        <w:rPr>
          <w:rFonts w:ascii="Helvetica" w:hAnsi="Helvetica"/>
          <w:sz w:val="22"/>
          <w:szCs w:val="22"/>
        </w:rPr>
      </w:pPr>
    </w:p>
    <w:p w14:paraId="27E616D1" w14:textId="77777777" w:rsidR="00F82FC2" w:rsidRDefault="00F82FC2" w:rsidP="00F82FC2">
      <w:pPr>
        <w:rPr>
          <w:rFonts w:ascii="Helvetica" w:hAnsi="Helvetica"/>
          <w:b/>
          <w:sz w:val="22"/>
          <w:szCs w:val="22"/>
        </w:rPr>
      </w:pPr>
    </w:p>
    <w:p w14:paraId="410629EA" w14:textId="77777777" w:rsidR="00726D79" w:rsidRDefault="00F82FC2" w:rsidP="00F82FC2">
      <w:pPr>
        <w:rPr>
          <w:rFonts w:ascii="Helvetica" w:hAnsi="Helvetica"/>
          <w:i/>
          <w:sz w:val="22"/>
          <w:szCs w:val="22"/>
        </w:rPr>
      </w:pPr>
      <w:r>
        <w:rPr>
          <w:rFonts w:ascii="Helvetica" w:hAnsi="Helvetica"/>
          <w:b/>
          <w:sz w:val="22"/>
          <w:szCs w:val="22"/>
        </w:rPr>
        <w:t>SCENARIO METHODS</w:t>
      </w:r>
    </w:p>
    <w:p w14:paraId="57CD6BA6" w14:textId="77777777" w:rsidR="005F3455" w:rsidRDefault="005F3455" w:rsidP="00F82FC2">
      <w:pPr>
        <w:rPr>
          <w:rFonts w:ascii="Helvetica" w:hAnsi="Helvetica"/>
          <w:i/>
          <w:sz w:val="22"/>
          <w:szCs w:val="22"/>
        </w:rPr>
      </w:pPr>
    </w:p>
    <w:p w14:paraId="2482D59E" w14:textId="77777777" w:rsidR="00F82FC2" w:rsidRDefault="00F82FC2" w:rsidP="00F82FC2">
      <w:pPr>
        <w:rPr>
          <w:rFonts w:ascii="Helvetica" w:hAnsi="Helvetica"/>
          <w:i/>
          <w:sz w:val="22"/>
          <w:szCs w:val="22"/>
        </w:rPr>
      </w:pPr>
      <w:r w:rsidRPr="00940663">
        <w:rPr>
          <w:rFonts w:ascii="Helvetica" w:hAnsi="Helvetica"/>
          <w:i/>
          <w:sz w:val="22"/>
          <w:szCs w:val="22"/>
        </w:rPr>
        <w:t>Does the value of monitoring increase with proximity to a tipping point?</w:t>
      </w:r>
    </w:p>
    <w:p w14:paraId="33EE4B59" w14:textId="77777777" w:rsidR="005F3455" w:rsidRDefault="005F3455" w:rsidP="00F82FC2">
      <w:pPr>
        <w:rPr>
          <w:rFonts w:ascii="Helvetica" w:hAnsi="Helvetica"/>
          <w:i/>
          <w:sz w:val="22"/>
          <w:szCs w:val="22"/>
        </w:rPr>
      </w:pPr>
    </w:p>
    <w:p w14:paraId="55E50D9D" w14:textId="3F194BCE" w:rsidR="00EB4914" w:rsidRDefault="00F82FC2" w:rsidP="00BA3468">
      <w:pPr>
        <w:rPr>
          <w:rFonts w:ascii="Helvetica" w:hAnsi="Helvetica"/>
          <w:sz w:val="22"/>
          <w:szCs w:val="22"/>
        </w:rPr>
      </w:pPr>
      <w:r w:rsidRPr="00677C8E">
        <w:rPr>
          <w:rFonts w:ascii="Helvetica" w:hAnsi="Helvetica"/>
          <w:sz w:val="22"/>
          <w:szCs w:val="22"/>
        </w:rPr>
        <w:t xml:space="preserve">We </w:t>
      </w:r>
      <w:r w:rsidR="0018626E">
        <w:rPr>
          <w:rFonts w:ascii="Helvetica" w:hAnsi="Helvetica"/>
          <w:sz w:val="22"/>
          <w:szCs w:val="22"/>
        </w:rPr>
        <w:t>compared</w:t>
      </w:r>
      <w:r w:rsidRPr="00677C8E">
        <w:rPr>
          <w:rFonts w:ascii="Helvetica" w:hAnsi="Helvetica"/>
          <w:sz w:val="22"/>
          <w:szCs w:val="22"/>
        </w:rPr>
        <w:t xml:space="preserve"> the </w:t>
      </w:r>
      <w:r>
        <w:rPr>
          <w:rFonts w:ascii="Helvetica" w:hAnsi="Helvetica"/>
          <w:sz w:val="22"/>
          <w:szCs w:val="22"/>
        </w:rPr>
        <w:t xml:space="preserve">return on monitoring investment, </w:t>
      </w:r>
      <w:r w:rsidRPr="00677C8E">
        <w:rPr>
          <w:rFonts w:ascii="Helvetica" w:hAnsi="Helvetica"/>
          <w:sz w:val="22"/>
          <w:szCs w:val="22"/>
        </w:rPr>
        <w:t>measured as the ratio of Net Present Value</w:t>
      </w:r>
      <w:r w:rsidR="00D35A9C">
        <w:rPr>
          <w:rFonts w:ascii="Helvetica" w:hAnsi="Helvetica"/>
          <w:sz w:val="22"/>
          <w:szCs w:val="22"/>
        </w:rPr>
        <w:t>,</w:t>
      </w:r>
      <w:r w:rsidRPr="00677C8E">
        <w:rPr>
          <w:rFonts w:ascii="Helvetica" w:hAnsi="Helvetica"/>
          <w:sz w:val="22"/>
          <w:szCs w:val="22"/>
        </w:rPr>
        <w:t xml:space="preserve"> for simulations with high and low precision (CV = 0.1</w:t>
      </w:r>
      <w:ins w:id="69" w:author="Crow White" w:date="2017-04-17T16:06:00Z">
        <w:r w:rsidR="00A66C1C">
          <w:rPr>
            <w:rFonts w:ascii="Helvetica" w:hAnsi="Helvetica"/>
            <w:sz w:val="22"/>
            <w:szCs w:val="22"/>
          </w:rPr>
          <w:t xml:space="preserve"> or</w:t>
        </w:r>
      </w:ins>
      <w:del w:id="70" w:author="Crow White" w:date="2017-04-17T16:06:00Z">
        <w:r w:rsidRPr="00677C8E" w:rsidDel="00A66C1C">
          <w:rPr>
            <w:rFonts w:ascii="Helvetica" w:hAnsi="Helvetica"/>
            <w:sz w:val="22"/>
            <w:szCs w:val="22"/>
          </w:rPr>
          <w:delText>/CV =</w:delText>
        </w:r>
      </w:del>
      <w:r w:rsidRPr="00677C8E">
        <w:rPr>
          <w:rFonts w:ascii="Helvetica" w:hAnsi="Helvetica"/>
          <w:sz w:val="22"/>
          <w:szCs w:val="22"/>
        </w:rPr>
        <w:t xml:space="preserve"> 0.5)</w:t>
      </w:r>
      <w:r w:rsidR="0018626E">
        <w:rPr>
          <w:rFonts w:ascii="Helvetica" w:hAnsi="Helvetica"/>
          <w:sz w:val="22"/>
          <w:szCs w:val="22"/>
        </w:rPr>
        <w:t xml:space="preserve">, </w:t>
      </w:r>
      <w:r w:rsidR="00D35A9C">
        <w:rPr>
          <w:rFonts w:ascii="Helvetica" w:hAnsi="Helvetica"/>
          <w:sz w:val="22"/>
          <w:szCs w:val="22"/>
        </w:rPr>
        <w:t>expecting</w:t>
      </w:r>
      <w:r w:rsidR="0018626E">
        <w:rPr>
          <w:rFonts w:ascii="Helvetica" w:hAnsi="Helvetica"/>
          <w:sz w:val="22"/>
          <w:szCs w:val="22"/>
        </w:rPr>
        <w:t xml:space="preserve"> that </w:t>
      </w:r>
      <w:r w:rsidR="0018626E" w:rsidRPr="00677C8E">
        <w:rPr>
          <w:rFonts w:ascii="Helvetica" w:hAnsi="Helvetica"/>
          <w:sz w:val="22"/>
          <w:szCs w:val="22"/>
        </w:rPr>
        <w:t xml:space="preserve">the benefits of </w:t>
      </w:r>
      <w:r w:rsidR="00D35A9C">
        <w:rPr>
          <w:rFonts w:ascii="Helvetica" w:hAnsi="Helvetica"/>
          <w:sz w:val="22"/>
          <w:szCs w:val="22"/>
        </w:rPr>
        <w:t xml:space="preserve">precise </w:t>
      </w:r>
      <w:r w:rsidR="0018626E" w:rsidRPr="00677C8E">
        <w:rPr>
          <w:rFonts w:ascii="Helvetica" w:hAnsi="Helvetica"/>
          <w:sz w:val="22"/>
          <w:szCs w:val="22"/>
        </w:rPr>
        <w:t xml:space="preserve">monitoring would increase when the population was proximate to either a </w:t>
      </w:r>
      <w:r w:rsidR="0018626E">
        <w:rPr>
          <w:rFonts w:ascii="Helvetica" w:hAnsi="Helvetica"/>
          <w:sz w:val="22"/>
          <w:szCs w:val="22"/>
        </w:rPr>
        <w:t>tipping point or</w:t>
      </w:r>
      <w:r w:rsidR="0018626E" w:rsidRPr="00677C8E">
        <w:rPr>
          <w:rFonts w:ascii="Helvetica" w:hAnsi="Helvetica"/>
          <w:sz w:val="22"/>
          <w:szCs w:val="22"/>
        </w:rPr>
        <w:t xml:space="preserve"> </w:t>
      </w:r>
      <w:r w:rsidR="0018626E" w:rsidRPr="00E96363">
        <w:rPr>
          <w:rFonts w:ascii="Helvetica" w:hAnsi="Helvetica"/>
          <w:sz w:val="22"/>
          <w:szCs w:val="22"/>
        </w:rPr>
        <w:t>limit reference point</w:t>
      </w:r>
      <w:r>
        <w:rPr>
          <w:rFonts w:ascii="Helvetica" w:hAnsi="Helvetica"/>
          <w:sz w:val="22"/>
          <w:szCs w:val="22"/>
        </w:rPr>
        <w:t xml:space="preserve">. We evaluated return on monitoring investment across </w:t>
      </w:r>
      <w:r w:rsidRPr="00677C8E">
        <w:rPr>
          <w:rFonts w:ascii="Helvetica" w:hAnsi="Helvetica"/>
          <w:sz w:val="22"/>
          <w:szCs w:val="22"/>
        </w:rPr>
        <w:t xml:space="preserve">starting biomass </w:t>
      </w:r>
      <w:r>
        <w:rPr>
          <w:rFonts w:ascii="Helvetica" w:hAnsi="Helvetica"/>
          <w:sz w:val="22"/>
          <w:szCs w:val="22"/>
        </w:rPr>
        <w:t xml:space="preserve">values </w:t>
      </w:r>
      <w:r w:rsidRPr="00677C8E">
        <w:rPr>
          <w:rFonts w:ascii="Helvetica" w:hAnsi="Helvetica"/>
          <w:sz w:val="22"/>
          <w:szCs w:val="22"/>
        </w:rPr>
        <w:t xml:space="preserve">ranging from just above the tipping point to carrying capacity and for a range of maximum exploitation </w:t>
      </w:r>
      <w:commentRangeStart w:id="71"/>
      <w:r w:rsidRPr="00677C8E">
        <w:rPr>
          <w:rFonts w:ascii="Helvetica" w:hAnsi="Helvetica"/>
          <w:sz w:val="22"/>
          <w:szCs w:val="22"/>
        </w:rPr>
        <w:t>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677C8E">
        <w:rPr>
          <w:rFonts w:ascii="Helvetica" w:hAnsi="Helvetica"/>
          <w:sz w:val="22"/>
          <w:szCs w:val="22"/>
        </w:rPr>
        <w:t xml:space="preserve">: </w:t>
      </w:r>
      <w:commentRangeEnd w:id="71"/>
      <w:r w:rsidR="00A66C1C">
        <w:rPr>
          <w:rStyle w:val="CommentReference"/>
        </w:rPr>
        <w:commentReference w:id="71"/>
      </w:r>
      <w:r w:rsidRPr="00677C8E">
        <w:rPr>
          <w:rFonts w:ascii="Helvetica" w:hAnsi="Helvetica"/>
          <w:sz w:val="22"/>
          <w:szCs w:val="22"/>
        </w:rPr>
        <w:t>0.0 – 2.0).</w:t>
      </w:r>
      <w:r>
        <w:rPr>
          <w:rFonts w:ascii="Helvetica" w:hAnsi="Helvetica"/>
          <w:sz w:val="22"/>
          <w:szCs w:val="22"/>
        </w:rPr>
        <w:t xml:space="preserve"> Ratio values &gt;1.0 </w:t>
      </w:r>
      <w:proofErr w:type="gramStart"/>
      <w:r>
        <w:rPr>
          <w:rFonts w:ascii="Helvetica" w:hAnsi="Helvetica"/>
          <w:sz w:val="22"/>
          <w:szCs w:val="22"/>
        </w:rPr>
        <w:t>indicate</w:t>
      </w:r>
      <w:proofErr w:type="gramEnd"/>
      <w:r>
        <w:rPr>
          <w:rFonts w:ascii="Helvetica" w:hAnsi="Helvetica"/>
          <w:sz w:val="22"/>
          <w:szCs w:val="22"/>
        </w:rPr>
        <w:t xml:space="preserve"> where higher-precision monitoring is beneficial.</w:t>
      </w:r>
      <w:r w:rsidRPr="00677C8E">
        <w:rPr>
          <w:rFonts w:ascii="Helvetica" w:hAnsi="Helvetica"/>
          <w:sz w:val="22"/>
          <w:szCs w:val="22"/>
        </w:rPr>
        <w:t xml:space="preserve"> We compare the median return on investment for 10,000 iterations of </w:t>
      </w:r>
      <w:r w:rsidR="00B234AC" w:rsidRPr="00677C8E">
        <w:rPr>
          <w:rFonts w:ascii="Helvetica" w:hAnsi="Helvetica"/>
          <w:sz w:val="22"/>
          <w:szCs w:val="22"/>
        </w:rPr>
        <w:t>20-year</w:t>
      </w:r>
      <w:r w:rsidRPr="00677C8E">
        <w:rPr>
          <w:rFonts w:ascii="Helvetica" w:hAnsi="Helvetica"/>
          <w:sz w:val="22"/>
          <w:szCs w:val="22"/>
        </w:rPr>
        <w:t xml:space="preserve"> simulations</w:t>
      </w:r>
      <w:r w:rsidR="00DF03B8">
        <w:rPr>
          <w:rFonts w:ascii="Helvetica" w:hAnsi="Helvetica"/>
          <w:sz w:val="22"/>
          <w:szCs w:val="22"/>
        </w:rPr>
        <w:t>, a time period long enough to capture the important qualitative behavior of the models</w:t>
      </w:r>
      <w:r w:rsidRPr="00677C8E">
        <w:rPr>
          <w:rFonts w:ascii="Helvetica" w:hAnsi="Helvetica"/>
          <w:sz w:val="22"/>
          <w:szCs w:val="22"/>
        </w:rPr>
        <w:t>. We evaluated return on investment relative to a biological th</w:t>
      </w:r>
      <w:r>
        <w:rPr>
          <w:rFonts w:ascii="Helvetica" w:hAnsi="Helvetica"/>
          <w:sz w:val="22"/>
          <w:szCs w:val="22"/>
        </w:rPr>
        <w:t xml:space="preserve">reshold of A = 10 (i.e., the biomass </w:t>
      </w:r>
      <w:r w:rsidRPr="00677C8E">
        <w:rPr>
          <w:rFonts w:ascii="Helvetica" w:hAnsi="Helvetica"/>
          <w:sz w:val="22"/>
          <w:szCs w:val="22"/>
        </w:rPr>
        <w:t xml:space="preserve">threshold below which the population growth rate is negative) and a </w:t>
      </w:r>
      <w:r w:rsidR="001716C8" w:rsidRPr="00E96363">
        <w:rPr>
          <w:rFonts w:ascii="Helvetica" w:hAnsi="Helvetica"/>
          <w:sz w:val="22"/>
          <w:szCs w:val="22"/>
        </w:rPr>
        <w:t>limit reference point</w:t>
      </w:r>
      <w:r w:rsidR="001716C8" w:rsidRPr="00677C8E">
        <w:rPr>
          <w:rFonts w:ascii="Helvetica" w:hAnsi="Helvetica"/>
          <w:sz w:val="22"/>
          <w:szCs w:val="22"/>
        </w:rPr>
        <w:t xml:space="preserve"> </w:t>
      </w:r>
      <w:r w:rsidRPr="00677C8E">
        <w:rPr>
          <w:rFonts w:ascii="Helvetica" w:hAnsi="Helvetica"/>
          <w:sz w:val="22"/>
          <w:szCs w:val="22"/>
        </w:rPr>
        <w:t xml:space="preserve">of </w:t>
      </w:r>
      <w:commentRangeStart w:id="72"/>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BA3468">
        <w:rPr>
          <w:rFonts w:ascii="Helvetica" w:hAnsi="Helvetica"/>
          <w:sz w:val="22"/>
          <w:szCs w:val="22"/>
        </w:rPr>
        <w:t xml:space="preserve">. </w:t>
      </w:r>
      <w:commentRangeEnd w:id="72"/>
      <w:r w:rsidR="00A66C1C">
        <w:rPr>
          <w:rStyle w:val="CommentReference"/>
        </w:rPr>
        <w:commentReference w:id="72"/>
      </w:r>
    </w:p>
    <w:p w14:paraId="469BE41F" w14:textId="77777777" w:rsidR="007F6B81" w:rsidRDefault="007F6B81" w:rsidP="007F6B81">
      <w:pPr>
        <w:rPr>
          <w:rFonts w:ascii="Helvetica" w:hAnsi="Helvetica"/>
          <w:i/>
          <w:sz w:val="22"/>
          <w:szCs w:val="22"/>
        </w:rPr>
      </w:pPr>
    </w:p>
    <w:p w14:paraId="24F93785" w14:textId="7F398EE9" w:rsidR="00A64170" w:rsidRDefault="00A64170" w:rsidP="00A64170">
      <w:pPr>
        <w:rPr>
          <w:rFonts w:ascii="Helvetica" w:hAnsi="Helvetica"/>
          <w:i/>
          <w:sz w:val="22"/>
          <w:szCs w:val="22"/>
        </w:rPr>
      </w:pPr>
      <w:del w:id="73" w:author="Crow White" w:date="2017-04-17T16:35:00Z">
        <w:r w:rsidRPr="00940663" w:rsidDel="0049640F">
          <w:rPr>
            <w:rFonts w:ascii="Helvetica" w:hAnsi="Helvetica"/>
            <w:i/>
            <w:sz w:val="22"/>
            <w:szCs w:val="22"/>
          </w:rPr>
          <w:delText xml:space="preserve">Given tipping points </w:delText>
        </w:r>
        <w:r w:rsidDel="0049640F">
          <w:rPr>
            <w:rFonts w:ascii="Helvetica" w:hAnsi="Helvetica"/>
            <w:i/>
            <w:sz w:val="22"/>
            <w:szCs w:val="22"/>
          </w:rPr>
          <w:delText>are crossed when monitoring precision is low</w:delText>
        </w:r>
        <w:r w:rsidRPr="00940663" w:rsidDel="0049640F">
          <w:rPr>
            <w:rFonts w:ascii="Helvetica" w:hAnsi="Helvetica"/>
            <w:i/>
            <w:sz w:val="22"/>
            <w:szCs w:val="22"/>
          </w:rPr>
          <w:delText xml:space="preserve"> and extraction pressure</w:delText>
        </w:r>
        <w:r w:rsidDel="0049640F">
          <w:rPr>
            <w:rFonts w:ascii="Helvetica" w:hAnsi="Helvetica"/>
            <w:i/>
            <w:sz w:val="22"/>
            <w:szCs w:val="22"/>
          </w:rPr>
          <w:delText xml:space="preserve"> is high</w:delText>
        </w:r>
        <w:r w:rsidRPr="00940663" w:rsidDel="0049640F">
          <w:rPr>
            <w:rFonts w:ascii="Helvetica" w:hAnsi="Helvetica"/>
            <w:i/>
            <w:sz w:val="22"/>
            <w:szCs w:val="22"/>
          </w:rPr>
          <w:delText>, w</w:delText>
        </w:r>
      </w:del>
      <w:ins w:id="74" w:author="Crow White" w:date="2017-04-17T16:35:00Z">
        <w:r w:rsidR="0049640F">
          <w:rPr>
            <w:rFonts w:ascii="Helvetica" w:hAnsi="Helvetica"/>
            <w:i/>
            <w:sz w:val="22"/>
            <w:szCs w:val="22"/>
          </w:rPr>
          <w:t>W</w:t>
        </w:r>
      </w:ins>
      <w:r w:rsidRPr="00940663">
        <w:rPr>
          <w:rFonts w:ascii="Helvetica" w:hAnsi="Helvetica"/>
          <w:i/>
          <w:sz w:val="22"/>
          <w:szCs w:val="22"/>
        </w:rPr>
        <w:t xml:space="preserve">hat is the safe operating space? </w:t>
      </w:r>
    </w:p>
    <w:p w14:paraId="28B9B1F7" w14:textId="77777777" w:rsidR="007F6B81" w:rsidRDefault="007F6B81" w:rsidP="007F6B81">
      <w:pPr>
        <w:rPr>
          <w:rFonts w:ascii="Helvetica" w:hAnsi="Helvetica"/>
          <w:i/>
          <w:sz w:val="22"/>
          <w:szCs w:val="22"/>
        </w:rPr>
      </w:pPr>
    </w:p>
    <w:p w14:paraId="76ED173C" w14:textId="155ACE77" w:rsidR="007F6B81" w:rsidRPr="00940663" w:rsidRDefault="007F6B81" w:rsidP="007F6B81">
      <w:pPr>
        <w:rPr>
          <w:rFonts w:ascii="Helvetica" w:hAnsi="Helvetica"/>
          <w:sz w:val="22"/>
          <w:szCs w:val="22"/>
        </w:rPr>
      </w:pPr>
      <w:r w:rsidRPr="00930F73">
        <w:rPr>
          <w:rFonts w:ascii="Helvetica" w:hAnsi="Helvetica"/>
          <w:sz w:val="22"/>
          <w:szCs w:val="22"/>
        </w:rPr>
        <w:t xml:space="preserve">We calculated a safe operating space </w:t>
      </w:r>
      <w:ins w:id="75" w:author="Jameal Samhouri" w:date="2017-04-22T09:39:00Z">
        <w:r w:rsidR="00D04E4A">
          <w:rPr>
            <w:rFonts w:ascii="Helvetica" w:hAnsi="Helvetica"/>
            <w:sz w:val="22"/>
            <w:szCs w:val="22"/>
          </w:rPr>
          <w:t xml:space="preserve">(SOS) </w:t>
        </w:r>
      </w:ins>
      <w:r w:rsidR="0073602F">
        <w:rPr>
          <w:rFonts w:ascii="Helvetica" w:hAnsi="Helvetica"/>
          <w:sz w:val="22"/>
          <w:szCs w:val="22"/>
        </w:rPr>
        <w:t>defined by different</w:t>
      </w:r>
      <w:r w:rsidRPr="00930F73">
        <w:rPr>
          <w:rFonts w:ascii="Helvetica" w:hAnsi="Helvetica"/>
          <w:sz w:val="22"/>
          <w:szCs w:val="22"/>
        </w:rPr>
        <w:t xml:space="preserve"> combinations of monitoring precision and resource extraction rates. </w:t>
      </w:r>
      <w:r w:rsidR="0073602F">
        <w:rPr>
          <w:rFonts w:ascii="Helvetica" w:hAnsi="Helvetica"/>
          <w:sz w:val="22"/>
          <w:szCs w:val="22"/>
        </w:rPr>
        <w:t xml:space="preserve">Because resource users vary in their aversion to risk, we defined </w:t>
      </w:r>
      <w:commentRangeStart w:id="76"/>
      <w:r w:rsidR="0073602F">
        <w:rPr>
          <w:rFonts w:ascii="Helvetica" w:hAnsi="Helvetica"/>
          <w:sz w:val="22"/>
          <w:szCs w:val="22"/>
        </w:rPr>
        <w:t>safe as a 1</w:t>
      </w:r>
      <w:del w:id="77" w:author="Crow White" w:date="2017-04-17T16:10:00Z">
        <w:r w:rsidR="0073602F" w:rsidDel="00A66C1C">
          <w:rPr>
            <w:rFonts w:ascii="Helvetica" w:hAnsi="Helvetica"/>
            <w:sz w:val="22"/>
            <w:szCs w:val="22"/>
          </w:rPr>
          <w:delText>%</w:delText>
        </w:r>
      </w:del>
      <w:r w:rsidR="0073602F">
        <w:rPr>
          <w:rFonts w:ascii="Helvetica" w:hAnsi="Helvetica"/>
          <w:sz w:val="22"/>
          <w:szCs w:val="22"/>
        </w:rPr>
        <w:t>-20% probability of</w:t>
      </w:r>
      <w:r w:rsidR="0073602F" w:rsidRPr="0073602F">
        <w:rPr>
          <w:rFonts w:ascii="Helvetica" w:hAnsi="Helvetica"/>
          <w:sz w:val="22"/>
          <w:szCs w:val="22"/>
        </w:rPr>
        <w:t xml:space="preserve"> </w:t>
      </w:r>
      <w:r w:rsidR="0073602F" w:rsidRPr="00930F73">
        <w:rPr>
          <w:rFonts w:ascii="Helvetica" w:hAnsi="Helvetica"/>
          <w:sz w:val="22"/>
          <w:szCs w:val="22"/>
        </w:rPr>
        <w:t xml:space="preserve">crossing a </w:t>
      </w:r>
      <w:r w:rsidR="0073602F">
        <w:rPr>
          <w:rFonts w:ascii="Helvetica" w:hAnsi="Helvetica"/>
          <w:sz w:val="22"/>
          <w:szCs w:val="22"/>
        </w:rPr>
        <w:t xml:space="preserve">tipping point or </w:t>
      </w:r>
      <w:r w:rsidR="0073602F" w:rsidRPr="00E96363">
        <w:rPr>
          <w:rFonts w:ascii="Helvetica" w:hAnsi="Helvetica"/>
          <w:sz w:val="22"/>
          <w:szCs w:val="22"/>
        </w:rPr>
        <w:t>limit reference point</w:t>
      </w:r>
      <w:ins w:id="78" w:author="Jameal Samhouri" w:date="2017-04-22T09:40:00Z">
        <w:r w:rsidR="00EE1B19" w:rsidRPr="00EE1B19">
          <w:rPr>
            <w:rFonts w:ascii="Helvetica" w:hAnsi="Helvetica"/>
            <w:sz w:val="22"/>
            <w:szCs w:val="22"/>
          </w:rPr>
          <w:t xml:space="preserve"> </w:t>
        </w:r>
        <w:r w:rsidR="00EE1B19" w:rsidRPr="00651B44">
          <w:rPr>
            <w:rFonts w:ascii="Helvetica" w:hAnsi="Helvetica"/>
            <w:sz w:val="22"/>
            <w:szCs w:val="22"/>
          </w:rPr>
          <w:t xml:space="preserve">for 10,000 iterations </w:t>
        </w:r>
        <w:r w:rsidR="00EE1B19">
          <w:rPr>
            <w:rFonts w:ascii="Helvetica" w:hAnsi="Helvetica"/>
            <w:sz w:val="22"/>
            <w:szCs w:val="22"/>
          </w:rPr>
          <w:t>of</w:t>
        </w:r>
        <w:r w:rsidR="00EE1B19" w:rsidRPr="00930F73">
          <w:rPr>
            <w:rFonts w:ascii="Helvetica" w:hAnsi="Helvetica"/>
            <w:sz w:val="22"/>
            <w:szCs w:val="22"/>
          </w:rPr>
          <w:t xml:space="preserve"> </w:t>
        </w:r>
        <w:r w:rsidR="00EE1B19">
          <w:rPr>
            <w:rFonts w:ascii="Helvetica" w:hAnsi="Helvetica"/>
            <w:sz w:val="22"/>
            <w:szCs w:val="22"/>
          </w:rPr>
          <w:t>a</w:t>
        </w:r>
        <w:r w:rsidR="00EE1B19" w:rsidRPr="00930F73">
          <w:rPr>
            <w:rFonts w:ascii="Helvetica" w:hAnsi="Helvetica"/>
            <w:sz w:val="22"/>
            <w:szCs w:val="22"/>
          </w:rPr>
          <w:t xml:space="preserve"> 20-year simulation</w:t>
        </w:r>
      </w:ins>
      <w:r w:rsidR="0073602F">
        <w:rPr>
          <w:rFonts w:ascii="Helvetica" w:hAnsi="Helvetica"/>
          <w:sz w:val="22"/>
          <w:szCs w:val="22"/>
        </w:rPr>
        <w:t>.</w:t>
      </w:r>
      <w:r w:rsidR="0073602F" w:rsidRPr="00930F73">
        <w:rPr>
          <w:rFonts w:ascii="Helvetica" w:hAnsi="Helvetica"/>
          <w:sz w:val="22"/>
          <w:szCs w:val="22"/>
        </w:rPr>
        <w:t xml:space="preserve"> </w:t>
      </w:r>
      <w:r w:rsidRPr="00930F73">
        <w:rPr>
          <w:rFonts w:ascii="Helvetica" w:hAnsi="Helvetica"/>
          <w:sz w:val="22"/>
          <w:szCs w:val="22"/>
        </w:rPr>
        <w:t xml:space="preserve">To </w:t>
      </w:r>
      <w:r w:rsidR="0073602F">
        <w:rPr>
          <w:rFonts w:ascii="Helvetica" w:hAnsi="Helvetica"/>
          <w:sz w:val="22"/>
          <w:szCs w:val="22"/>
        </w:rPr>
        <w:t xml:space="preserve">determine the SOS, </w:t>
      </w:r>
      <w:r w:rsidRPr="00930F73">
        <w:rPr>
          <w:rFonts w:ascii="Helvetica" w:hAnsi="Helvetica"/>
          <w:sz w:val="22"/>
          <w:szCs w:val="22"/>
        </w:rPr>
        <w:t xml:space="preserve">we calculated the minimum </w:t>
      </w:r>
      <w:r w:rsidRPr="00930F73">
        <w:rPr>
          <w:rFonts w:ascii="Helvetica" w:hAnsi="Helvetica"/>
          <w:sz w:val="22"/>
          <w:szCs w:val="22"/>
        </w:rPr>
        <w:lastRenderedPageBreak/>
        <w:t>precision (Max CV in estimated biomass) needed to avoid crossing a</w:t>
      </w:r>
      <w:r>
        <w:rPr>
          <w:rFonts w:ascii="Helvetica" w:hAnsi="Helvetica"/>
          <w:sz w:val="22"/>
          <w:szCs w:val="22"/>
        </w:rPr>
        <w:t xml:space="preserve"> tipping point or </w:t>
      </w:r>
      <w:r w:rsidR="0051088D" w:rsidRPr="00E96363">
        <w:rPr>
          <w:rFonts w:ascii="Helvetica" w:hAnsi="Helvetica"/>
          <w:sz w:val="22"/>
          <w:szCs w:val="22"/>
        </w:rPr>
        <w:t>limit reference point</w:t>
      </w:r>
      <w:del w:id="79" w:author="Jameal Samhouri" w:date="2017-04-22T09:42:00Z">
        <w:r w:rsidRPr="00930F73" w:rsidDel="0015357C">
          <w:rPr>
            <w:rFonts w:ascii="Helvetica" w:hAnsi="Helvetica"/>
            <w:sz w:val="22"/>
            <w:szCs w:val="22"/>
          </w:rPr>
          <w:delText>,</w:delText>
        </w:r>
      </w:del>
      <w:r w:rsidRPr="00930F73">
        <w:rPr>
          <w:rFonts w:ascii="Helvetica" w:hAnsi="Helvetica"/>
          <w:sz w:val="22"/>
          <w:szCs w:val="22"/>
        </w:rPr>
        <w:t xml:space="preserve"> given a resource extraction rate</w:t>
      </w:r>
      <w:del w:id="80" w:author="Jameal Samhouri" w:date="2017-04-22T09:41:00Z">
        <w:r w:rsidRPr="00930F73" w:rsidDel="00EE1B19">
          <w:rPr>
            <w:rFonts w:ascii="Helvetica" w:hAnsi="Helvetica"/>
            <w:sz w:val="22"/>
            <w:szCs w:val="22"/>
          </w:rPr>
          <w:delText xml:space="preserve"> and assumed level of risk ranging from 1% to 20% </w:delText>
        </w:r>
        <w:commentRangeEnd w:id="76"/>
        <w:r w:rsidR="00B45EB7" w:rsidDel="00EE1B19">
          <w:rPr>
            <w:rStyle w:val="CommentReference"/>
          </w:rPr>
          <w:commentReference w:id="76"/>
        </w:r>
      </w:del>
      <w:del w:id="81" w:author="Jameal Samhouri" w:date="2017-04-22T09:40:00Z">
        <w:r w:rsidRPr="00651B44" w:rsidDel="00EE1B19">
          <w:rPr>
            <w:rFonts w:ascii="Helvetica" w:hAnsi="Helvetica"/>
            <w:sz w:val="22"/>
            <w:szCs w:val="22"/>
          </w:rPr>
          <w:delText xml:space="preserve">for 10,000 iterations </w:delText>
        </w:r>
        <w:r w:rsidDel="00EE1B19">
          <w:rPr>
            <w:rFonts w:ascii="Helvetica" w:hAnsi="Helvetica"/>
            <w:sz w:val="22"/>
            <w:szCs w:val="22"/>
          </w:rPr>
          <w:delText>of</w:delText>
        </w:r>
        <w:r w:rsidRPr="00930F73" w:rsidDel="00EE1B19">
          <w:rPr>
            <w:rFonts w:ascii="Helvetica" w:hAnsi="Helvetica"/>
            <w:sz w:val="22"/>
            <w:szCs w:val="22"/>
          </w:rPr>
          <w:delText xml:space="preserve"> </w:delText>
        </w:r>
        <w:r w:rsidDel="00EE1B19">
          <w:rPr>
            <w:rFonts w:ascii="Helvetica" w:hAnsi="Helvetica"/>
            <w:sz w:val="22"/>
            <w:szCs w:val="22"/>
          </w:rPr>
          <w:delText>a</w:delText>
        </w:r>
        <w:r w:rsidRPr="00930F73" w:rsidDel="00EE1B19">
          <w:rPr>
            <w:rFonts w:ascii="Helvetica" w:hAnsi="Helvetica"/>
            <w:sz w:val="22"/>
            <w:szCs w:val="22"/>
          </w:rPr>
          <w:delText xml:space="preserve"> </w:delText>
        </w:r>
        <w:r w:rsidR="006B4BB6" w:rsidRPr="00930F73" w:rsidDel="00EE1B19">
          <w:rPr>
            <w:rFonts w:ascii="Helvetica" w:hAnsi="Helvetica"/>
            <w:sz w:val="22"/>
            <w:szCs w:val="22"/>
          </w:rPr>
          <w:delText>20-year</w:delText>
        </w:r>
        <w:r w:rsidRPr="00930F73" w:rsidDel="00EE1B19">
          <w:rPr>
            <w:rFonts w:ascii="Helvetica" w:hAnsi="Helvetica"/>
            <w:sz w:val="22"/>
            <w:szCs w:val="22"/>
          </w:rPr>
          <w:delText xml:space="preserve"> simulation</w:delText>
        </w:r>
      </w:del>
      <w:r w:rsidRPr="00930F73">
        <w:rPr>
          <w:rFonts w:ascii="Helvetica" w:hAnsi="Helvetica"/>
          <w:sz w:val="22"/>
          <w:szCs w:val="22"/>
        </w:rPr>
        <w:t>.</w:t>
      </w:r>
    </w:p>
    <w:p w14:paraId="0F11CCD6" w14:textId="77777777" w:rsidR="00E76BD0" w:rsidRDefault="00E76BD0" w:rsidP="00E76BD0">
      <w:pPr>
        <w:rPr>
          <w:rFonts w:ascii="Helvetica" w:hAnsi="Helvetica"/>
          <w:i/>
          <w:sz w:val="22"/>
          <w:szCs w:val="22"/>
        </w:rPr>
      </w:pPr>
    </w:p>
    <w:p w14:paraId="38EBF274" w14:textId="3471680D" w:rsidR="00E76BD0" w:rsidRPr="00940663" w:rsidRDefault="00E76BD0" w:rsidP="00E76BD0">
      <w:pPr>
        <w:rPr>
          <w:rFonts w:ascii="Helvetica" w:hAnsi="Helvetica"/>
          <w:i/>
          <w:sz w:val="22"/>
          <w:szCs w:val="22"/>
        </w:rPr>
      </w:pPr>
      <w:r w:rsidRPr="00940663">
        <w:rPr>
          <w:rFonts w:ascii="Helvetica" w:hAnsi="Helvetica"/>
          <w:i/>
          <w:sz w:val="22"/>
          <w:szCs w:val="22"/>
        </w:rPr>
        <w:t xml:space="preserve">Can Precautionary Buffers </w:t>
      </w:r>
      <w:r w:rsidR="00A228F7">
        <w:rPr>
          <w:rFonts w:ascii="Helvetica" w:hAnsi="Helvetica"/>
          <w:i/>
          <w:sz w:val="22"/>
          <w:szCs w:val="22"/>
        </w:rPr>
        <w:t>reduce</w:t>
      </w:r>
      <w:r w:rsidR="00A228F7" w:rsidRPr="00940663">
        <w:rPr>
          <w:rFonts w:ascii="Helvetica" w:hAnsi="Helvetica"/>
          <w:i/>
          <w:sz w:val="22"/>
          <w:szCs w:val="22"/>
        </w:rPr>
        <w:t xml:space="preserve"> </w:t>
      </w:r>
      <w:r w:rsidRPr="00940663">
        <w:rPr>
          <w:rFonts w:ascii="Helvetica" w:hAnsi="Helvetica"/>
          <w:i/>
          <w:sz w:val="22"/>
          <w:szCs w:val="22"/>
        </w:rPr>
        <w:t xml:space="preserve">Monitoring Costs and Risk? </w:t>
      </w:r>
    </w:p>
    <w:p w14:paraId="4EC11545" w14:textId="77777777" w:rsidR="00E76BD0" w:rsidRDefault="00E76BD0" w:rsidP="00E76BD0">
      <w:pPr>
        <w:rPr>
          <w:rFonts w:ascii="Helvetica" w:hAnsi="Helvetica"/>
          <w:sz w:val="22"/>
          <w:szCs w:val="22"/>
        </w:rPr>
      </w:pPr>
    </w:p>
    <w:p w14:paraId="6059DCB2" w14:textId="6D8469AF" w:rsidR="000879F4" w:rsidRPr="0027357B" w:rsidRDefault="00E76BD0" w:rsidP="000879F4">
      <w:pPr>
        <w:rPr>
          <w:rFonts w:ascii="Helvetica" w:hAnsi="Helvetica"/>
          <w:sz w:val="22"/>
          <w:szCs w:val="22"/>
        </w:rPr>
      </w:pPr>
      <w:r w:rsidRPr="004F51CB">
        <w:rPr>
          <w:rFonts w:ascii="Helvetica" w:hAnsi="Helvetica"/>
          <w:sz w:val="22"/>
          <w:szCs w:val="22"/>
        </w:rPr>
        <w:t xml:space="preserve">A key determinate of the chosen combination of monitoring precision and extraction pressure will be the cost of monitoring relative to the </w:t>
      </w:r>
      <w:commentRangeStart w:id="82"/>
      <w:r w:rsidRPr="004F51CB">
        <w:rPr>
          <w:rFonts w:ascii="Helvetica" w:hAnsi="Helvetica"/>
          <w:sz w:val="22"/>
          <w:szCs w:val="22"/>
        </w:rPr>
        <w:t>value</w:t>
      </w:r>
      <w:commentRangeEnd w:id="82"/>
      <w:r w:rsidR="007E284B">
        <w:rPr>
          <w:rStyle w:val="CommentReference"/>
        </w:rPr>
        <w:commentReference w:id="82"/>
      </w:r>
      <w:r w:rsidRPr="004F51CB">
        <w:rPr>
          <w:rFonts w:ascii="Helvetica" w:hAnsi="Helvetica"/>
          <w:sz w:val="22"/>
          <w:szCs w:val="22"/>
        </w:rPr>
        <w:t xml:space="preserve"> of the resource after it is collected (i.e.</w:t>
      </w:r>
      <w:r>
        <w:rPr>
          <w:rFonts w:ascii="Helvetica" w:hAnsi="Helvetica"/>
          <w:sz w:val="22"/>
          <w:szCs w:val="22"/>
        </w:rPr>
        <w:t>,</w:t>
      </w:r>
      <w:r w:rsidRPr="004F51CB">
        <w:rPr>
          <w:rFonts w:ascii="Helvetica" w:hAnsi="Helvetica"/>
          <w:sz w:val="22"/>
          <w:szCs w:val="22"/>
        </w:rPr>
        <w:t xml:space="preserve"> NPV). It is clear that high precision monitoring yields the </w:t>
      </w:r>
      <w:commentRangeStart w:id="83"/>
      <w:r w:rsidRPr="004F51CB">
        <w:rPr>
          <w:rFonts w:ascii="Helvetica" w:hAnsi="Helvetica"/>
          <w:sz w:val="22"/>
          <w:szCs w:val="22"/>
        </w:rPr>
        <w:t>highest</w:t>
      </w:r>
      <w:commentRangeEnd w:id="83"/>
      <w:r w:rsidR="007E284B">
        <w:rPr>
          <w:rStyle w:val="CommentReference"/>
        </w:rPr>
        <w:commentReference w:id="83"/>
      </w:r>
      <w:r w:rsidRPr="004F51CB">
        <w:rPr>
          <w:rFonts w:ascii="Helvetica" w:hAnsi="Helvetica"/>
          <w:sz w:val="22"/>
          <w:szCs w:val="22"/>
        </w:rPr>
        <w:t xml:space="preserve"> resource value as well as the lowest risk of crossing </w:t>
      </w:r>
      <w:r w:rsidR="007B7A2A">
        <w:rPr>
          <w:rFonts w:ascii="Helvetica" w:hAnsi="Helvetica"/>
          <w:sz w:val="22"/>
          <w:szCs w:val="22"/>
        </w:rPr>
        <w:t xml:space="preserve">a </w:t>
      </w:r>
      <w:r w:rsidRPr="004F51CB">
        <w:rPr>
          <w:rFonts w:ascii="Helvetica" w:hAnsi="Helvetica"/>
          <w:sz w:val="22"/>
          <w:szCs w:val="22"/>
        </w:rPr>
        <w:t xml:space="preserve">tipping point; however, high precision monitoring is expensive. One approach that might mitigate the cost of monitoring is a precautionary buffer </w:t>
      </w:r>
      <w:proofErr w:type="gramStart"/>
      <w:r>
        <w:rPr>
          <w:rFonts w:ascii="Helvetica" w:hAnsi="Helvetica"/>
          <w:sz w:val="22"/>
          <w:szCs w:val="22"/>
        </w:rPr>
        <w:t>above</w:t>
      </w:r>
      <w:r w:rsidRPr="004F51CB">
        <w:rPr>
          <w:rFonts w:ascii="Helvetica" w:hAnsi="Helvetica"/>
          <w:sz w:val="22"/>
          <w:szCs w:val="22"/>
        </w:rPr>
        <w:t xml:space="preserve"> which</w:t>
      </w:r>
      <w:proofErr w:type="gramEnd"/>
      <w:r w:rsidRPr="004F51CB">
        <w:rPr>
          <w:rFonts w:ascii="Helvetica" w:hAnsi="Helvetica"/>
          <w:sz w:val="22"/>
          <w:szCs w:val="22"/>
        </w:rPr>
        <w:t xml:space="preserve"> monitoring is </w:t>
      </w:r>
      <w:r w:rsidR="007B7A2A">
        <w:rPr>
          <w:rFonts w:ascii="Helvetica" w:hAnsi="Helvetica"/>
          <w:sz w:val="22"/>
          <w:szCs w:val="22"/>
        </w:rPr>
        <w:t xml:space="preserve">conducted with </w:t>
      </w:r>
      <w:r w:rsidRPr="004F51CB">
        <w:rPr>
          <w:rFonts w:ascii="Helvetica" w:hAnsi="Helvetica"/>
          <w:sz w:val="22"/>
          <w:szCs w:val="22"/>
        </w:rPr>
        <w:t xml:space="preserve">high precision and </w:t>
      </w:r>
      <w:r>
        <w:rPr>
          <w:rFonts w:ascii="Helvetica" w:hAnsi="Helvetica"/>
          <w:sz w:val="22"/>
          <w:szCs w:val="22"/>
        </w:rPr>
        <w:t>below</w:t>
      </w:r>
      <w:r w:rsidRPr="004F51CB">
        <w:rPr>
          <w:rFonts w:ascii="Helvetica" w:hAnsi="Helvetica"/>
          <w:sz w:val="22"/>
          <w:szCs w:val="22"/>
        </w:rPr>
        <w:t xml:space="preserve"> which </w:t>
      </w:r>
      <w:r w:rsidR="007B7A2A">
        <w:rPr>
          <w:rFonts w:ascii="Helvetica" w:hAnsi="Helvetica"/>
          <w:sz w:val="22"/>
          <w:szCs w:val="22"/>
        </w:rPr>
        <w:t xml:space="preserve">low precision </w:t>
      </w:r>
      <w:r w:rsidRPr="004F51CB">
        <w:rPr>
          <w:rFonts w:ascii="Helvetica" w:hAnsi="Helvetica"/>
          <w:sz w:val="22"/>
          <w:szCs w:val="22"/>
        </w:rPr>
        <w:t xml:space="preserve">monitoring is </w:t>
      </w:r>
      <w:r w:rsidR="007B7A2A">
        <w:rPr>
          <w:rFonts w:ascii="Helvetica" w:hAnsi="Helvetica"/>
          <w:sz w:val="22"/>
          <w:szCs w:val="22"/>
        </w:rPr>
        <w:t>implemented</w:t>
      </w:r>
      <w:r w:rsidRPr="004F51CB">
        <w:rPr>
          <w:rFonts w:ascii="Helvetica" w:hAnsi="Helvetica"/>
          <w:sz w:val="22"/>
          <w:szCs w:val="22"/>
        </w:rPr>
        <w:t xml:space="preserve">. Precautionary buffers are an established principle in risk management of natural resources </w:t>
      </w:r>
      <w:r w:rsidR="006C170D" w:rsidRPr="004F51CB">
        <w:rPr>
          <w:rFonts w:ascii="Helvetica" w:hAnsi="Helvetica"/>
          <w:sz w:val="22"/>
          <w:szCs w:val="22"/>
        </w:rPr>
        <w:fldChar w:fldCharType="begin"/>
      </w:r>
      <w:r w:rsidRPr="004F51CB">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4F51CB">
        <w:rPr>
          <w:rFonts w:ascii="Helvetica" w:hAnsi="Helvetica"/>
          <w:sz w:val="22"/>
          <w:szCs w:val="22"/>
        </w:rPr>
        <w:fldChar w:fldCharType="separate"/>
      </w:r>
      <w:r w:rsidRPr="004F51CB">
        <w:rPr>
          <w:rFonts w:ascii="Helvetica" w:hAnsi="Helvetica"/>
          <w:noProof/>
          <w:sz w:val="22"/>
          <w:szCs w:val="22"/>
        </w:rPr>
        <w:t>(Hilborn</w:t>
      </w:r>
      <w:r w:rsidRPr="004F51CB">
        <w:rPr>
          <w:rFonts w:ascii="Helvetica" w:hAnsi="Helvetica"/>
          <w:i/>
          <w:noProof/>
          <w:sz w:val="22"/>
          <w:szCs w:val="22"/>
        </w:rPr>
        <w:t xml:space="preserve"> et al.</w:t>
      </w:r>
      <w:r w:rsidRPr="004F51CB">
        <w:rPr>
          <w:rFonts w:ascii="Helvetica" w:hAnsi="Helvetica"/>
          <w:noProof/>
          <w:sz w:val="22"/>
          <w:szCs w:val="22"/>
        </w:rPr>
        <w:t xml:space="preserve"> 2001)</w:t>
      </w:r>
      <w:r w:rsidR="006C170D" w:rsidRPr="004F51CB">
        <w:rPr>
          <w:rFonts w:ascii="Helvetica" w:hAnsi="Helvetica"/>
          <w:sz w:val="22"/>
          <w:szCs w:val="22"/>
        </w:rPr>
        <w:fldChar w:fldCharType="end"/>
      </w:r>
      <w:r w:rsidRPr="004F51CB">
        <w:rPr>
          <w:rFonts w:ascii="Helvetica" w:hAnsi="Helvetica"/>
          <w:sz w:val="22"/>
          <w:szCs w:val="22"/>
        </w:rPr>
        <w:t xml:space="preserve"> and in the presence of tipping points may be beneficial</w:t>
      </w:r>
      <w:r w:rsidR="00B25961">
        <w:rPr>
          <w:rFonts w:ascii="Helvetica" w:hAnsi="Helvetica"/>
          <w:sz w:val="22"/>
          <w:szCs w:val="22"/>
        </w:rPr>
        <w:t xml:space="preserve"> </w:t>
      </w:r>
      <w:r w:rsidR="00571557">
        <w:rPr>
          <w:rFonts w:ascii="Helvetica" w:hAnsi="Helvetica"/>
          <w:sz w:val="22"/>
          <w:szCs w:val="22"/>
        </w:rPr>
        <w:t xml:space="preserve">by </w:t>
      </w:r>
      <w:r w:rsidR="00B25961">
        <w:rPr>
          <w:rFonts w:ascii="Helvetica" w:hAnsi="Helvetica"/>
          <w:sz w:val="22"/>
          <w:szCs w:val="22"/>
        </w:rPr>
        <w:t>minimizing monitoring costs while remaining at a low probability of crossing into a less preferred state</w:t>
      </w:r>
      <w:r w:rsidRPr="004F51CB">
        <w:rPr>
          <w:rFonts w:ascii="Helvetica" w:hAnsi="Helvetica"/>
          <w:sz w:val="22"/>
          <w:szCs w:val="22"/>
        </w:rPr>
        <w:t>. To demonstrate th</w:t>
      </w:r>
      <w:r w:rsidR="00571557">
        <w:rPr>
          <w:rFonts w:ascii="Helvetica" w:hAnsi="Helvetica"/>
          <w:sz w:val="22"/>
          <w:szCs w:val="22"/>
        </w:rPr>
        <w:t>is particular utility of precautionary buffers</w:t>
      </w:r>
      <w:r w:rsidRPr="004F51CB">
        <w:rPr>
          <w:rFonts w:ascii="Helvetica" w:hAnsi="Helvetica"/>
          <w:sz w:val="22"/>
          <w:szCs w:val="22"/>
        </w:rPr>
        <w:t xml:space="preserve">, we quantified the </w:t>
      </w:r>
      <w:del w:id="84" w:author="Crow White" w:date="2017-04-17T16:15:00Z">
        <w:r w:rsidRPr="004F51CB" w:rsidDel="007E284B">
          <w:rPr>
            <w:rFonts w:ascii="Helvetica" w:hAnsi="Helvetica"/>
            <w:sz w:val="22"/>
            <w:szCs w:val="22"/>
          </w:rPr>
          <w:delText>net present value</w:delText>
        </w:r>
      </w:del>
      <w:ins w:id="85" w:author="Crow White" w:date="2017-04-17T16:15:00Z">
        <w:r w:rsidR="007E284B">
          <w:rPr>
            <w:rFonts w:ascii="Helvetica" w:hAnsi="Helvetica"/>
            <w:sz w:val="22"/>
            <w:szCs w:val="22"/>
          </w:rPr>
          <w:t>NPV</w:t>
        </w:r>
      </w:ins>
      <w:r w:rsidRPr="004F51CB">
        <w:rPr>
          <w:rFonts w:ascii="Helvetica" w:hAnsi="Helvetica"/>
          <w:sz w:val="22"/>
          <w:szCs w:val="22"/>
        </w:rPr>
        <w:t xml:space="preserve">, the probability of tipping, and the cost of the resource given three monitoring approaches: 1) high precision (CV = 0.1), </w:t>
      </w:r>
      <w:r>
        <w:rPr>
          <w:rFonts w:ascii="Helvetica" w:hAnsi="Helvetica"/>
          <w:sz w:val="22"/>
          <w:szCs w:val="22"/>
        </w:rPr>
        <w:t xml:space="preserve">2) </w:t>
      </w:r>
      <w:r w:rsidRPr="004F51CB">
        <w:rPr>
          <w:rFonts w:ascii="Helvetica" w:hAnsi="Helvetica"/>
          <w:sz w:val="22"/>
          <w:szCs w:val="22"/>
        </w:rPr>
        <w:t xml:space="preserve">low precision (CV = 0.5), and </w:t>
      </w:r>
      <w:r>
        <w:rPr>
          <w:rFonts w:ascii="Helvetica" w:hAnsi="Helvetica"/>
          <w:sz w:val="22"/>
          <w:szCs w:val="22"/>
        </w:rPr>
        <w:t xml:space="preserve">3) </w:t>
      </w:r>
      <w:r w:rsidRPr="004F51CB">
        <w:rPr>
          <w:rFonts w:ascii="Helvetica" w:hAnsi="Helvetica"/>
          <w:sz w:val="22"/>
          <w:szCs w:val="22"/>
        </w:rPr>
        <w:t xml:space="preserve">a precautionary buffer where monitoring precision is low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Pr="004F51CB">
        <w:rPr>
          <w:rFonts w:ascii="Helvetica" w:hAnsi="Helvetica"/>
          <w:sz w:val="22"/>
          <w:szCs w:val="22"/>
        </w:rPr>
        <w:t xml:space="preserve">and is high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Pr="004F51CB">
        <w:rPr>
          <w:rFonts w:ascii="Helvetica" w:hAnsi="Helvetica"/>
          <w:sz w:val="22"/>
          <w:szCs w:val="22"/>
        </w:rPr>
        <w:t xml:space="preserve">. </w:t>
      </w:r>
      <w:r w:rsidR="000879F4">
        <w:rPr>
          <w:rFonts w:ascii="Helvetica" w:hAnsi="Helvetica"/>
          <w:sz w:val="22"/>
          <w:szCs w:val="22"/>
        </w:rPr>
        <w:t>Depending on the ecosystem type and management organization, the cost of monitoring may be born</w:t>
      </w:r>
      <w:r w:rsidR="000D2B66">
        <w:rPr>
          <w:rFonts w:ascii="Helvetica" w:hAnsi="Helvetica"/>
          <w:sz w:val="22"/>
          <w:szCs w:val="22"/>
        </w:rPr>
        <w:t>e</w:t>
      </w:r>
      <w:r w:rsidR="000879F4">
        <w:rPr>
          <w:rFonts w:ascii="Helvetica" w:hAnsi="Helvetica"/>
          <w:sz w:val="22"/>
          <w:szCs w:val="22"/>
        </w:rPr>
        <w:t xml:space="preserve"> by the industry or by the government. </w:t>
      </w:r>
      <w:r w:rsidR="007D4DF9">
        <w:rPr>
          <w:rFonts w:ascii="Helvetica" w:hAnsi="Helvetica"/>
          <w:sz w:val="22"/>
          <w:szCs w:val="22"/>
        </w:rPr>
        <w:t>Because we us</w:t>
      </w:r>
      <w:ins w:id="86" w:author="Jameal Samhouri" w:date="2017-04-22T09:44:00Z">
        <w:r w:rsidR="00FB2CC7">
          <w:rPr>
            <w:rFonts w:ascii="Helvetica" w:hAnsi="Helvetica"/>
            <w:sz w:val="22"/>
            <w:szCs w:val="22"/>
          </w:rPr>
          <w:t>e</w:t>
        </w:r>
      </w:ins>
      <w:r w:rsidR="007D4DF9">
        <w:rPr>
          <w:rFonts w:ascii="Helvetica" w:hAnsi="Helvetica"/>
          <w:sz w:val="22"/>
          <w:szCs w:val="22"/>
        </w:rPr>
        <w:t xml:space="preserve"> a </w:t>
      </w:r>
      <w:r w:rsidR="00FB50B2" w:rsidRPr="009A32AC">
        <w:rPr>
          <w:rFonts w:ascii="Helvetica" w:hAnsi="Helvetica"/>
          <w:sz w:val="22"/>
          <w:szCs w:val="22"/>
        </w:rPr>
        <w:t xml:space="preserve">heuristic </w:t>
      </w:r>
      <w:r w:rsidR="007D4DF9">
        <w:rPr>
          <w:rFonts w:ascii="Helvetica" w:hAnsi="Helvetica"/>
          <w:sz w:val="22"/>
          <w:szCs w:val="22"/>
        </w:rPr>
        <w:t>model, the exact monetary cost from increased monitoring or profit from increased harvest effort is arbitrary. Therefore, we explore the</w:t>
      </w:r>
      <w:r w:rsidR="00171A5E">
        <w:rPr>
          <w:rFonts w:ascii="Helvetica" w:hAnsi="Helvetica"/>
          <w:sz w:val="22"/>
          <w:szCs w:val="22"/>
        </w:rPr>
        <w:t xml:space="preserve"> relative </w:t>
      </w:r>
      <w:r w:rsidR="000879F4">
        <w:rPr>
          <w:rFonts w:ascii="Helvetica" w:hAnsi="Helvetica"/>
          <w:sz w:val="22"/>
          <w:szCs w:val="22"/>
        </w:rPr>
        <w:t xml:space="preserve">cost of monitoring </w:t>
      </w:r>
      <w:r w:rsidR="00171A5E">
        <w:rPr>
          <w:rFonts w:ascii="Helvetica" w:hAnsi="Helvetica"/>
          <w:sz w:val="22"/>
          <w:szCs w:val="22"/>
        </w:rPr>
        <w:t xml:space="preserve">and profit from harvest by plotting the ratio of </w:t>
      </w:r>
      <w:r w:rsidR="00DF478A">
        <w:rPr>
          <w:rFonts w:ascii="Helvetica" w:hAnsi="Helvetica"/>
          <w:sz w:val="22"/>
          <w:szCs w:val="22"/>
        </w:rPr>
        <w:t>NPV</w:t>
      </w:r>
      <w:r w:rsidR="00171A5E">
        <w:rPr>
          <w:rFonts w:ascii="Helvetica" w:hAnsi="Helvetica"/>
          <w:sz w:val="22"/>
          <w:szCs w:val="22"/>
        </w:rPr>
        <w:t xml:space="preserve"> to monitoring costs for a range of maximum harvest efforts. </w:t>
      </w:r>
    </w:p>
    <w:p w14:paraId="78063448" w14:textId="77777777" w:rsidR="00BA3468" w:rsidRDefault="00BA3468" w:rsidP="00726D79">
      <w:pPr>
        <w:rPr>
          <w:rFonts w:ascii="Helvetica" w:hAnsi="Helvetica"/>
          <w:b/>
          <w:sz w:val="22"/>
          <w:szCs w:val="22"/>
        </w:rPr>
      </w:pPr>
    </w:p>
    <w:p w14:paraId="2110B268" w14:textId="77777777" w:rsidR="00767630" w:rsidRPr="00940663" w:rsidRDefault="001477DE" w:rsidP="00726D79">
      <w:pPr>
        <w:rPr>
          <w:rFonts w:ascii="Helvetica" w:hAnsi="Helvetica"/>
          <w:b/>
          <w:sz w:val="22"/>
          <w:szCs w:val="22"/>
        </w:rPr>
      </w:pPr>
      <w:r>
        <w:rPr>
          <w:rFonts w:ascii="Helvetica" w:hAnsi="Helvetica"/>
          <w:b/>
          <w:sz w:val="22"/>
          <w:szCs w:val="22"/>
        </w:rPr>
        <w:t>SCENARIO</w:t>
      </w:r>
      <w:r w:rsidR="00173FA2">
        <w:rPr>
          <w:rFonts w:ascii="Helvetica" w:hAnsi="Helvetica"/>
          <w:b/>
          <w:sz w:val="22"/>
          <w:szCs w:val="22"/>
        </w:rPr>
        <w:t xml:space="preserve"> RESULT</w:t>
      </w:r>
      <w:r>
        <w:rPr>
          <w:rFonts w:ascii="Helvetica" w:hAnsi="Helvetica"/>
          <w:b/>
          <w:sz w:val="22"/>
          <w:szCs w:val="22"/>
        </w:rPr>
        <w:t>S</w:t>
      </w:r>
      <w:r w:rsidR="006F314B">
        <w:rPr>
          <w:rFonts w:ascii="Helvetica" w:hAnsi="Helvetica"/>
          <w:b/>
          <w:sz w:val="22"/>
          <w:szCs w:val="22"/>
        </w:rPr>
        <w:t xml:space="preserve"> </w:t>
      </w:r>
      <w:r w:rsidR="00995761">
        <w:rPr>
          <w:rFonts w:ascii="Helvetica" w:hAnsi="Helvetica"/>
          <w:b/>
          <w:sz w:val="22"/>
          <w:szCs w:val="22"/>
        </w:rPr>
        <w:t xml:space="preserve"> </w:t>
      </w:r>
    </w:p>
    <w:p w14:paraId="18990A30" w14:textId="77777777" w:rsidR="00CE0882" w:rsidRPr="00677C8E" w:rsidRDefault="00CE0882" w:rsidP="00677C8E">
      <w:pPr>
        <w:rPr>
          <w:rFonts w:ascii="Helvetica" w:hAnsi="Helvetica"/>
          <w:sz w:val="22"/>
          <w:szCs w:val="22"/>
        </w:rPr>
      </w:pPr>
    </w:p>
    <w:p w14:paraId="42289513" w14:textId="77777777" w:rsidR="00726D79" w:rsidRDefault="00D40542" w:rsidP="00726D79">
      <w:pPr>
        <w:rPr>
          <w:rFonts w:ascii="Helvetica" w:hAnsi="Helvetica"/>
          <w:i/>
          <w:sz w:val="22"/>
          <w:szCs w:val="22"/>
        </w:rPr>
      </w:pPr>
      <w:r w:rsidRPr="00940663">
        <w:rPr>
          <w:rFonts w:ascii="Helvetica" w:hAnsi="Helvetica"/>
          <w:i/>
          <w:sz w:val="22"/>
          <w:szCs w:val="22"/>
        </w:rPr>
        <w:t>Does the value of monitoring increase with proximity to</w:t>
      </w:r>
      <w:r w:rsidR="00963D6B" w:rsidRPr="00940663">
        <w:rPr>
          <w:rFonts w:ascii="Helvetica" w:hAnsi="Helvetica"/>
          <w:i/>
          <w:sz w:val="22"/>
          <w:szCs w:val="22"/>
        </w:rPr>
        <w:t xml:space="preserve"> a</w:t>
      </w:r>
      <w:r w:rsidRPr="00940663">
        <w:rPr>
          <w:rFonts w:ascii="Helvetica" w:hAnsi="Helvetica"/>
          <w:i/>
          <w:sz w:val="22"/>
          <w:szCs w:val="22"/>
        </w:rPr>
        <w:t xml:space="preserve"> tipping point</w:t>
      </w:r>
      <w:r w:rsidR="00726D79" w:rsidRPr="00940663">
        <w:rPr>
          <w:rFonts w:ascii="Helvetica" w:hAnsi="Helvetica"/>
          <w:i/>
          <w:sz w:val="22"/>
          <w:szCs w:val="22"/>
        </w:rPr>
        <w:t>?</w:t>
      </w:r>
    </w:p>
    <w:p w14:paraId="29EBD83D" w14:textId="77777777" w:rsidR="004045EF" w:rsidRPr="00940663" w:rsidRDefault="004045EF" w:rsidP="00726D79">
      <w:pPr>
        <w:rPr>
          <w:rFonts w:ascii="Helvetica" w:hAnsi="Helvetica"/>
          <w:i/>
          <w:sz w:val="22"/>
          <w:szCs w:val="22"/>
        </w:rPr>
      </w:pPr>
    </w:p>
    <w:p w14:paraId="57D369EF" w14:textId="6F125E7E" w:rsidR="00BF53CA" w:rsidRDefault="006B7FDF" w:rsidP="00F82B54">
      <w:pPr>
        <w:rPr>
          <w:rFonts w:ascii="Helvetica" w:hAnsi="Helvetica"/>
          <w:sz w:val="22"/>
          <w:szCs w:val="22"/>
        </w:rPr>
      </w:pPr>
      <w:r>
        <w:rPr>
          <w:rFonts w:ascii="Helvetica" w:hAnsi="Helvetica"/>
          <w:sz w:val="22"/>
          <w:szCs w:val="22"/>
        </w:rPr>
        <w:t>Our results suggest information increases in value as the</w:t>
      </w:r>
      <w:r w:rsidR="00A053EC">
        <w:rPr>
          <w:rFonts w:ascii="Helvetica" w:hAnsi="Helvetica"/>
          <w:sz w:val="22"/>
          <w:szCs w:val="22"/>
        </w:rPr>
        <w:t xml:space="preserve"> system state </w:t>
      </w:r>
      <w:r>
        <w:rPr>
          <w:rFonts w:ascii="Helvetica" w:hAnsi="Helvetica"/>
          <w:sz w:val="22"/>
          <w:szCs w:val="22"/>
        </w:rPr>
        <w:t xml:space="preserve">approaches a </w:t>
      </w:r>
      <w:r w:rsidR="0051088D" w:rsidRPr="00E96363">
        <w:rPr>
          <w:rFonts w:ascii="Helvetica" w:hAnsi="Helvetica"/>
          <w:sz w:val="22"/>
          <w:szCs w:val="22"/>
        </w:rPr>
        <w:t>limit reference point</w:t>
      </w:r>
      <w:r w:rsidR="0051088D">
        <w:rPr>
          <w:rFonts w:ascii="Helvetica" w:hAnsi="Helvetica"/>
          <w:sz w:val="22"/>
          <w:szCs w:val="22"/>
        </w:rPr>
        <w:t xml:space="preserve"> </w:t>
      </w:r>
      <w:r>
        <w:rPr>
          <w:rFonts w:ascii="Helvetica" w:hAnsi="Helvetica"/>
          <w:sz w:val="22"/>
          <w:szCs w:val="22"/>
        </w:rPr>
        <w:t>and peaks at the</w:t>
      </w:r>
      <w:r w:rsidR="00A053EC">
        <w:rPr>
          <w:rFonts w:ascii="Helvetica" w:hAnsi="Helvetica"/>
          <w:sz w:val="22"/>
          <w:szCs w:val="22"/>
        </w:rPr>
        <w:t xml:space="preserve"> tipping point </w:t>
      </w:r>
      <w:r w:rsidR="00055424" w:rsidRPr="00940663">
        <w:rPr>
          <w:rFonts w:ascii="Helvetica" w:hAnsi="Helvetica"/>
          <w:sz w:val="22"/>
          <w:szCs w:val="22"/>
        </w:rPr>
        <w:t xml:space="preserve">(Fig. </w:t>
      </w:r>
      <w:r w:rsidR="002F1AC5">
        <w:rPr>
          <w:rFonts w:ascii="Helvetica" w:hAnsi="Helvetica"/>
          <w:sz w:val="22"/>
          <w:szCs w:val="22"/>
        </w:rPr>
        <w:t>2</w:t>
      </w:r>
      <w:r w:rsidR="00055424" w:rsidRPr="00940663">
        <w:rPr>
          <w:rFonts w:ascii="Helvetica" w:hAnsi="Helvetica"/>
          <w:sz w:val="22"/>
          <w:szCs w:val="22"/>
        </w:rPr>
        <w:t xml:space="preserve">). </w:t>
      </w:r>
      <w:r w:rsidR="00A15F36">
        <w:rPr>
          <w:rFonts w:ascii="Helvetica" w:hAnsi="Helvetica"/>
          <w:sz w:val="22"/>
          <w:szCs w:val="22"/>
        </w:rPr>
        <w:t xml:space="preserve">Although heavy harvest rates increase the probability of the system tipping </w:t>
      </w:r>
      <w:r w:rsidR="00137A9E">
        <w:rPr>
          <w:rFonts w:ascii="Helvetica" w:hAnsi="Helvetica"/>
          <w:sz w:val="22"/>
          <w:szCs w:val="22"/>
        </w:rPr>
        <w:t>(Fig.</w:t>
      </w:r>
      <w:r w:rsidR="00A15F36">
        <w:rPr>
          <w:rFonts w:ascii="Helvetica" w:hAnsi="Helvetica"/>
          <w:sz w:val="22"/>
          <w:szCs w:val="22"/>
        </w:rPr>
        <w:t xml:space="preserve"> </w:t>
      </w:r>
      <w:r w:rsidR="002F1AC5">
        <w:rPr>
          <w:rFonts w:ascii="Helvetica" w:hAnsi="Helvetica"/>
          <w:sz w:val="22"/>
          <w:szCs w:val="22"/>
        </w:rPr>
        <w:t>S1</w:t>
      </w:r>
      <w:r w:rsidR="00137A9E">
        <w:rPr>
          <w:rFonts w:ascii="Helvetica" w:hAnsi="Helvetica"/>
          <w:sz w:val="22"/>
          <w:szCs w:val="22"/>
        </w:rPr>
        <w:t>)</w:t>
      </w:r>
      <w:r w:rsidR="00A15F36">
        <w:rPr>
          <w:rFonts w:ascii="Helvetica" w:hAnsi="Helvetica"/>
          <w:sz w:val="22"/>
          <w:szCs w:val="22"/>
        </w:rPr>
        <w:t>,</w:t>
      </w:r>
      <w:r w:rsidR="00137A9E">
        <w:rPr>
          <w:rFonts w:ascii="Helvetica" w:hAnsi="Helvetica"/>
          <w:sz w:val="22"/>
          <w:szCs w:val="22"/>
        </w:rPr>
        <w:t xml:space="preserve"> </w:t>
      </w:r>
      <w:r w:rsidR="00A15F36">
        <w:rPr>
          <w:rFonts w:ascii="Helvetica" w:hAnsi="Helvetica"/>
          <w:sz w:val="22"/>
          <w:szCs w:val="22"/>
        </w:rPr>
        <w:t>they also can be profitable if the ecosystem is monitored carefully. Therefore</w:t>
      </w:r>
      <w:r w:rsidR="00CA4F64">
        <w:rPr>
          <w:rFonts w:ascii="Helvetica" w:hAnsi="Helvetica"/>
          <w:sz w:val="22"/>
          <w:szCs w:val="22"/>
        </w:rPr>
        <w:t>,</w:t>
      </w:r>
      <w:r w:rsidR="00137A9E">
        <w:rPr>
          <w:rFonts w:ascii="Helvetica" w:hAnsi="Helvetica"/>
          <w:sz w:val="22"/>
          <w:szCs w:val="22"/>
        </w:rPr>
        <w:t xml:space="preserve"> the value of information </w:t>
      </w:r>
      <w:proofErr w:type="spellStart"/>
      <w:r w:rsidR="00137A9E">
        <w:rPr>
          <w:rFonts w:ascii="Helvetica" w:hAnsi="Helvetica"/>
          <w:sz w:val="22"/>
          <w:szCs w:val="22"/>
        </w:rPr>
        <w:t>covaries</w:t>
      </w:r>
      <w:proofErr w:type="spellEnd"/>
      <w:r w:rsidR="00137A9E">
        <w:rPr>
          <w:rFonts w:ascii="Helvetica" w:hAnsi="Helvetica"/>
          <w:sz w:val="22"/>
          <w:szCs w:val="22"/>
        </w:rPr>
        <w:t xml:space="preserve"> </w:t>
      </w:r>
      <w:r w:rsidR="00A20189">
        <w:rPr>
          <w:rFonts w:ascii="Helvetica" w:hAnsi="Helvetica"/>
          <w:sz w:val="22"/>
          <w:szCs w:val="22"/>
        </w:rPr>
        <w:t xml:space="preserve">with the maximum </w:t>
      </w:r>
      <w:r w:rsidR="00A15F36">
        <w:rPr>
          <w:rFonts w:ascii="Helvetica" w:hAnsi="Helvetica"/>
          <w:sz w:val="22"/>
          <w:szCs w:val="22"/>
        </w:rPr>
        <w:t>harvest</w:t>
      </w:r>
      <w:r w:rsidR="00A20189">
        <w:rPr>
          <w:rFonts w:ascii="Helvetica" w:hAnsi="Helvetica"/>
          <w:sz w:val="22"/>
          <w:szCs w:val="22"/>
        </w:rPr>
        <w:t xml:space="preserve"> rate, with the highest information value at the </w:t>
      </w:r>
      <w:r w:rsidR="00160AB3" w:rsidRPr="00940663">
        <w:rPr>
          <w:rFonts w:ascii="Helvetica" w:hAnsi="Helvetica"/>
          <w:sz w:val="22"/>
          <w:szCs w:val="22"/>
        </w:rPr>
        <w:t>highest</w:t>
      </w:r>
      <w:r w:rsidR="00A20189">
        <w:rPr>
          <w:rFonts w:ascii="Helvetica" w:hAnsi="Helvetica"/>
          <w:sz w:val="22"/>
          <w:szCs w:val="22"/>
        </w:rPr>
        <w:t xml:space="preserve"> maximum extraction rate. </w:t>
      </w:r>
    </w:p>
    <w:p w14:paraId="6493E47E" w14:textId="77777777" w:rsidR="00A20189" w:rsidRPr="00940663" w:rsidRDefault="00A20189" w:rsidP="00F82B54">
      <w:pPr>
        <w:rPr>
          <w:rFonts w:ascii="Helvetica" w:hAnsi="Helvetica"/>
          <w:i/>
          <w:sz w:val="22"/>
          <w:szCs w:val="22"/>
        </w:rPr>
      </w:pPr>
    </w:p>
    <w:p w14:paraId="53218C39" w14:textId="12429298" w:rsidR="00DC33F5" w:rsidRDefault="00DC33F5" w:rsidP="00DC33F5">
      <w:pPr>
        <w:rPr>
          <w:rFonts w:ascii="Helvetica" w:hAnsi="Helvetica"/>
          <w:i/>
          <w:sz w:val="22"/>
          <w:szCs w:val="22"/>
        </w:rPr>
      </w:pPr>
      <w:del w:id="87" w:author="Crow White" w:date="2017-04-17T16:17:00Z">
        <w:r w:rsidRPr="00940663" w:rsidDel="007E284B">
          <w:rPr>
            <w:rFonts w:ascii="Helvetica" w:hAnsi="Helvetica"/>
            <w:i/>
            <w:sz w:val="22"/>
            <w:szCs w:val="22"/>
          </w:rPr>
          <w:delText>Given</w:delText>
        </w:r>
        <w:r w:rsidR="00D707B4" w:rsidDel="007E284B">
          <w:rPr>
            <w:rFonts w:ascii="Helvetica" w:hAnsi="Helvetica"/>
            <w:i/>
            <w:sz w:val="22"/>
            <w:szCs w:val="22"/>
          </w:rPr>
          <w:delText xml:space="preserve"> that</w:delText>
        </w:r>
        <w:r w:rsidRPr="00940663" w:rsidDel="007E284B">
          <w:rPr>
            <w:rFonts w:ascii="Helvetica" w:hAnsi="Helvetica"/>
            <w:i/>
            <w:sz w:val="22"/>
            <w:szCs w:val="22"/>
          </w:rPr>
          <w:delText xml:space="preserve"> tipping points </w:delText>
        </w:r>
        <w:r w:rsidDel="007E284B">
          <w:rPr>
            <w:rFonts w:ascii="Helvetica" w:hAnsi="Helvetica"/>
            <w:i/>
            <w:sz w:val="22"/>
            <w:szCs w:val="22"/>
          </w:rPr>
          <w:delText xml:space="preserve">are crossed </w:delText>
        </w:r>
        <w:r w:rsidR="00A64170" w:rsidDel="007E284B">
          <w:rPr>
            <w:rFonts w:ascii="Helvetica" w:hAnsi="Helvetica"/>
            <w:i/>
            <w:sz w:val="22"/>
            <w:szCs w:val="22"/>
          </w:rPr>
          <w:delText>when monitoring precision is low</w:delText>
        </w:r>
        <w:r w:rsidRPr="00940663" w:rsidDel="007E284B">
          <w:rPr>
            <w:rFonts w:ascii="Helvetica" w:hAnsi="Helvetica"/>
            <w:i/>
            <w:sz w:val="22"/>
            <w:szCs w:val="22"/>
          </w:rPr>
          <w:delText xml:space="preserve"> and extraction pressure</w:delText>
        </w:r>
        <w:r w:rsidR="00A64170" w:rsidDel="007E284B">
          <w:rPr>
            <w:rFonts w:ascii="Helvetica" w:hAnsi="Helvetica"/>
            <w:i/>
            <w:sz w:val="22"/>
            <w:szCs w:val="22"/>
          </w:rPr>
          <w:delText xml:space="preserve"> is high</w:delText>
        </w:r>
        <w:r w:rsidRPr="00940663" w:rsidDel="007E284B">
          <w:rPr>
            <w:rFonts w:ascii="Helvetica" w:hAnsi="Helvetica"/>
            <w:i/>
            <w:sz w:val="22"/>
            <w:szCs w:val="22"/>
          </w:rPr>
          <w:delText>, w</w:delText>
        </w:r>
      </w:del>
      <w:ins w:id="88" w:author="Crow White" w:date="2017-04-17T16:17:00Z">
        <w:r w:rsidR="007E284B">
          <w:rPr>
            <w:rFonts w:ascii="Helvetica" w:hAnsi="Helvetica"/>
            <w:i/>
            <w:sz w:val="22"/>
            <w:szCs w:val="22"/>
          </w:rPr>
          <w:t>W</w:t>
        </w:r>
      </w:ins>
      <w:r w:rsidRPr="00940663">
        <w:rPr>
          <w:rFonts w:ascii="Helvetica" w:hAnsi="Helvetica"/>
          <w:i/>
          <w:sz w:val="22"/>
          <w:szCs w:val="22"/>
        </w:rPr>
        <w:t xml:space="preserve">hat is the safe operating space? </w:t>
      </w:r>
    </w:p>
    <w:p w14:paraId="4A51AC44" w14:textId="77777777" w:rsidR="00A0799D" w:rsidRPr="00A0799D" w:rsidRDefault="00A0799D" w:rsidP="00F82B54">
      <w:pPr>
        <w:rPr>
          <w:rFonts w:ascii="Helvetica" w:hAnsi="Helvetica"/>
          <w:sz w:val="22"/>
          <w:szCs w:val="22"/>
        </w:rPr>
      </w:pPr>
    </w:p>
    <w:p w14:paraId="7D4A3249" w14:textId="1C88BA85" w:rsidR="001C5532" w:rsidRPr="00930F73" w:rsidRDefault="00A0799D" w:rsidP="001C5532">
      <w:pPr>
        <w:rPr>
          <w:rFonts w:ascii="Helvetica" w:hAnsi="Helvetica"/>
          <w:sz w:val="22"/>
          <w:szCs w:val="22"/>
        </w:rPr>
      </w:pPr>
      <w:r w:rsidRPr="00A0799D">
        <w:rPr>
          <w:rFonts w:ascii="Helvetica" w:hAnsi="Helvetica"/>
          <w:sz w:val="22"/>
          <w:szCs w:val="22"/>
        </w:rPr>
        <w:t>Higher exploitation rates and lower monitoring investment act in concert to increase risk, defined as the probability of avoiding a tipping point or limit reference point. Increasing risk aversion narrows the feasible range of harvest rates and levels of monitoring investment</w:t>
      </w:r>
      <w:r w:rsidR="00A86ABB">
        <w:rPr>
          <w:rFonts w:ascii="Helvetica" w:hAnsi="Helvetica"/>
          <w:sz w:val="22"/>
          <w:szCs w:val="22"/>
        </w:rPr>
        <w:t xml:space="preserve">. </w:t>
      </w:r>
      <w:commentRangeStart w:id="89"/>
      <w:commentRangeStart w:id="90"/>
      <w:r w:rsidR="00CA4F64">
        <w:rPr>
          <w:rFonts w:ascii="Helvetica" w:hAnsi="Helvetica"/>
          <w:sz w:val="22"/>
          <w:szCs w:val="22"/>
        </w:rPr>
        <w:t xml:space="preserve">We defined a </w:t>
      </w:r>
      <w:r w:rsidR="00933791" w:rsidRPr="00940663">
        <w:rPr>
          <w:rFonts w:ascii="Helvetica" w:hAnsi="Helvetica"/>
          <w:sz w:val="22"/>
          <w:szCs w:val="22"/>
        </w:rPr>
        <w:t xml:space="preserve">safe operating space </w:t>
      </w:r>
      <w:r w:rsidR="00CA4F64">
        <w:rPr>
          <w:rFonts w:ascii="Helvetica" w:hAnsi="Helvetica"/>
          <w:sz w:val="22"/>
          <w:szCs w:val="22"/>
        </w:rPr>
        <w:t>as</w:t>
      </w:r>
      <w:r w:rsidR="00933791" w:rsidRPr="00940663">
        <w:rPr>
          <w:rFonts w:ascii="Helvetica" w:hAnsi="Helvetica"/>
          <w:sz w:val="22"/>
          <w:szCs w:val="22"/>
        </w:rPr>
        <w:t xml:space="preserve"> </w:t>
      </w:r>
      <w:r w:rsidR="00D707B4">
        <w:rPr>
          <w:rFonts w:ascii="Helvetica" w:hAnsi="Helvetica"/>
          <w:sz w:val="22"/>
          <w:szCs w:val="22"/>
        </w:rPr>
        <w:t xml:space="preserve">a </w:t>
      </w:r>
      <w:r w:rsidR="00933791" w:rsidRPr="00940663">
        <w:rPr>
          <w:rFonts w:ascii="Helvetica" w:hAnsi="Helvetica"/>
          <w:sz w:val="22"/>
          <w:szCs w:val="22"/>
        </w:rPr>
        <w:t>combination of exploitation effort and the minimum precision required to avoid crossing a tipping point</w:t>
      </w:r>
      <w:r w:rsidR="003E5486">
        <w:rPr>
          <w:rFonts w:ascii="Helvetica" w:hAnsi="Helvetica"/>
          <w:sz w:val="22"/>
          <w:szCs w:val="22"/>
        </w:rPr>
        <w:t xml:space="preserve"> or </w:t>
      </w:r>
      <w:r w:rsidR="008F3894" w:rsidRPr="00E96363">
        <w:rPr>
          <w:rFonts w:ascii="Helvetica" w:hAnsi="Helvetica"/>
          <w:sz w:val="22"/>
          <w:szCs w:val="22"/>
        </w:rPr>
        <w:t>limit reference point</w:t>
      </w:r>
      <w:r w:rsidR="00CA4F64">
        <w:rPr>
          <w:rFonts w:ascii="Helvetica" w:hAnsi="Helvetica"/>
          <w:sz w:val="22"/>
          <w:szCs w:val="22"/>
        </w:rPr>
        <w:t xml:space="preserve">. The </w:t>
      </w:r>
      <w:r w:rsidR="00211620">
        <w:rPr>
          <w:rFonts w:ascii="Helvetica" w:hAnsi="Helvetica"/>
          <w:sz w:val="22"/>
          <w:szCs w:val="22"/>
        </w:rPr>
        <w:t xml:space="preserve">operating space </w:t>
      </w:r>
      <w:r w:rsidR="00CA4F64">
        <w:rPr>
          <w:rFonts w:ascii="Helvetica" w:hAnsi="Helvetica"/>
          <w:sz w:val="22"/>
          <w:szCs w:val="22"/>
        </w:rPr>
        <w:t xml:space="preserve">defined as “safe” </w:t>
      </w:r>
      <w:r w:rsidR="00B16D69">
        <w:rPr>
          <w:rFonts w:ascii="Helvetica" w:hAnsi="Helvetica"/>
          <w:sz w:val="22"/>
          <w:szCs w:val="22"/>
        </w:rPr>
        <w:t>becomes</w:t>
      </w:r>
      <w:r w:rsidR="00B16D69" w:rsidRPr="00940663">
        <w:rPr>
          <w:rFonts w:ascii="Helvetica" w:hAnsi="Helvetica"/>
          <w:sz w:val="22"/>
          <w:szCs w:val="22"/>
        </w:rPr>
        <w:t xml:space="preserve"> </w:t>
      </w:r>
      <w:r w:rsidR="00B3069E" w:rsidRPr="00940663">
        <w:rPr>
          <w:rFonts w:ascii="Helvetica" w:hAnsi="Helvetica"/>
          <w:sz w:val="22"/>
          <w:szCs w:val="22"/>
        </w:rPr>
        <w:t xml:space="preserve">narrower </w:t>
      </w:r>
      <w:r w:rsidR="00B16D69">
        <w:rPr>
          <w:rFonts w:ascii="Helvetica" w:hAnsi="Helvetica"/>
          <w:sz w:val="22"/>
          <w:szCs w:val="22"/>
        </w:rPr>
        <w:t>as the manager or stakeholder’s aversion to risk increases</w:t>
      </w:r>
      <w:r w:rsidR="00B16D69" w:rsidRPr="00940663">
        <w:rPr>
          <w:rFonts w:ascii="Helvetica" w:hAnsi="Helvetica"/>
          <w:sz w:val="22"/>
          <w:szCs w:val="22"/>
        </w:rPr>
        <w:t xml:space="preserve"> </w:t>
      </w:r>
      <w:r w:rsidR="00CD6FF0" w:rsidRPr="00940663">
        <w:rPr>
          <w:rFonts w:ascii="Helvetica" w:hAnsi="Helvetica"/>
          <w:sz w:val="22"/>
          <w:szCs w:val="22"/>
        </w:rPr>
        <w:t xml:space="preserve">(Fig. </w:t>
      </w:r>
      <w:r w:rsidR="002F1AC5">
        <w:rPr>
          <w:rFonts w:ascii="Helvetica" w:hAnsi="Helvetica"/>
          <w:sz w:val="22"/>
          <w:szCs w:val="22"/>
        </w:rPr>
        <w:t>3</w:t>
      </w:r>
      <w:r w:rsidR="00CD6FF0" w:rsidRPr="00940663">
        <w:rPr>
          <w:rFonts w:ascii="Helvetica" w:hAnsi="Helvetica"/>
          <w:sz w:val="22"/>
          <w:szCs w:val="22"/>
        </w:rPr>
        <w:t>)</w:t>
      </w:r>
      <w:r w:rsidR="00CA4F64">
        <w:rPr>
          <w:rFonts w:ascii="Helvetica" w:hAnsi="Helvetica"/>
          <w:sz w:val="22"/>
          <w:szCs w:val="22"/>
        </w:rPr>
        <w:t>. In other words,</w:t>
      </w:r>
      <w:r w:rsidR="00D7486C">
        <w:rPr>
          <w:rFonts w:ascii="Helvetica" w:hAnsi="Helvetica"/>
          <w:sz w:val="22"/>
          <w:szCs w:val="22"/>
        </w:rPr>
        <w:t xml:space="preserve"> risk</w:t>
      </w:r>
      <w:r w:rsidR="00211620">
        <w:rPr>
          <w:rFonts w:ascii="Helvetica" w:hAnsi="Helvetica"/>
          <w:sz w:val="22"/>
          <w:szCs w:val="22"/>
        </w:rPr>
        <w:t>-</w:t>
      </w:r>
      <w:r w:rsidR="00D7486C">
        <w:rPr>
          <w:rFonts w:ascii="Helvetica" w:hAnsi="Helvetica"/>
          <w:sz w:val="22"/>
          <w:szCs w:val="22"/>
        </w:rPr>
        <w:t xml:space="preserve">averse </w:t>
      </w:r>
      <w:r w:rsidR="00351415">
        <w:rPr>
          <w:rFonts w:ascii="Helvetica" w:hAnsi="Helvetica"/>
          <w:sz w:val="22"/>
          <w:szCs w:val="22"/>
        </w:rPr>
        <w:t xml:space="preserve">managers or stakeholders </w:t>
      </w:r>
      <w:r w:rsidR="00D7486C">
        <w:rPr>
          <w:rFonts w:ascii="Helvetica" w:hAnsi="Helvetica"/>
          <w:sz w:val="22"/>
          <w:szCs w:val="22"/>
        </w:rPr>
        <w:t xml:space="preserve">will benefit from a </w:t>
      </w:r>
      <w:r w:rsidR="00CA4F64">
        <w:rPr>
          <w:rFonts w:ascii="Helvetica" w:hAnsi="Helvetica"/>
          <w:sz w:val="22"/>
          <w:szCs w:val="22"/>
        </w:rPr>
        <w:t xml:space="preserve">precautionary approach </w:t>
      </w:r>
      <w:r w:rsidR="00D7486C">
        <w:rPr>
          <w:rFonts w:ascii="Helvetica" w:hAnsi="Helvetica"/>
          <w:sz w:val="22"/>
          <w:szCs w:val="22"/>
        </w:rPr>
        <w:t>with</w:t>
      </w:r>
      <w:r w:rsidR="00CA4F64">
        <w:rPr>
          <w:rFonts w:ascii="Helvetica" w:hAnsi="Helvetica"/>
          <w:sz w:val="22"/>
          <w:szCs w:val="22"/>
        </w:rPr>
        <w:t xml:space="preserve"> lower harvest rates and higher monitoring precision</w:t>
      </w:r>
      <w:r w:rsidR="00CD6FF0" w:rsidRPr="00940663">
        <w:rPr>
          <w:rFonts w:ascii="Helvetica" w:hAnsi="Helvetica"/>
          <w:sz w:val="22"/>
          <w:szCs w:val="22"/>
        </w:rPr>
        <w:t>.</w:t>
      </w:r>
      <w:r w:rsidR="00A53D50" w:rsidRPr="00940663">
        <w:rPr>
          <w:rFonts w:ascii="Helvetica" w:hAnsi="Helvetica"/>
          <w:sz w:val="22"/>
          <w:szCs w:val="22"/>
        </w:rPr>
        <w:t xml:space="preserve"> </w:t>
      </w:r>
      <w:commentRangeEnd w:id="89"/>
      <w:r w:rsidR="003A5CE7">
        <w:rPr>
          <w:rStyle w:val="CommentReference"/>
        </w:rPr>
        <w:commentReference w:id="89"/>
      </w:r>
      <w:commentRangeEnd w:id="90"/>
      <w:r w:rsidR="0049640F">
        <w:rPr>
          <w:rStyle w:val="CommentReference"/>
        </w:rPr>
        <w:commentReference w:id="90"/>
      </w:r>
      <w:r w:rsidR="00A53D50" w:rsidRPr="00940663">
        <w:rPr>
          <w:rFonts w:ascii="Helvetica" w:hAnsi="Helvetica"/>
          <w:sz w:val="22"/>
          <w:szCs w:val="22"/>
        </w:rPr>
        <w:t xml:space="preserve">Because the biomass for the </w:t>
      </w:r>
      <w:r w:rsidR="008F3894" w:rsidRPr="00E96363">
        <w:rPr>
          <w:rFonts w:ascii="Helvetica" w:hAnsi="Helvetica"/>
          <w:sz w:val="22"/>
          <w:szCs w:val="22"/>
        </w:rPr>
        <w:t>limit reference point</w:t>
      </w:r>
      <w:r w:rsidR="008F3894" w:rsidRPr="00940663">
        <w:rPr>
          <w:rFonts w:ascii="Helvetica" w:hAnsi="Helvetica"/>
          <w:sz w:val="22"/>
          <w:szCs w:val="22"/>
        </w:rPr>
        <w:t xml:space="preserve"> </w:t>
      </w:r>
      <w:r w:rsidR="00A53D50" w:rsidRPr="00940663">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A53D50" w:rsidRPr="00940663">
        <w:rPr>
          <w:rFonts w:ascii="Helvetica" w:hAnsi="Helvetica"/>
          <w:sz w:val="22"/>
          <w:szCs w:val="22"/>
        </w:rPr>
        <w:t xml:space="preserve">) is greater than the biomass at the biological threshold, the </w:t>
      </w:r>
      <w:r w:rsidR="00466793">
        <w:rPr>
          <w:rFonts w:ascii="Helvetica" w:hAnsi="Helvetica"/>
          <w:sz w:val="22"/>
          <w:szCs w:val="22"/>
        </w:rPr>
        <w:t xml:space="preserve">combinations of maximum harvest rates and monitoring precision that define the </w:t>
      </w:r>
      <w:r w:rsidR="00A53D50" w:rsidRPr="00940663">
        <w:rPr>
          <w:rFonts w:ascii="Helvetica" w:hAnsi="Helvetica"/>
          <w:sz w:val="22"/>
          <w:szCs w:val="22"/>
        </w:rPr>
        <w:t>safe operating space is narrower to avoid</w:t>
      </w:r>
      <w:ins w:id="91" w:author="Jameal Samhouri" w:date="2017-04-22T09:48:00Z">
        <w:r w:rsidR="00F21DC9">
          <w:rPr>
            <w:rFonts w:ascii="Helvetica" w:hAnsi="Helvetica"/>
            <w:sz w:val="22"/>
            <w:szCs w:val="22"/>
          </w:rPr>
          <w:t xml:space="preserve"> a</w:t>
        </w:r>
      </w:ins>
      <w:r w:rsidR="00A53D50" w:rsidRPr="00940663">
        <w:rPr>
          <w:rFonts w:ascii="Helvetica" w:hAnsi="Helvetica"/>
          <w:sz w:val="22"/>
          <w:szCs w:val="22"/>
        </w:rPr>
        <w:t xml:space="preserve"> </w:t>
      </w:r>
      <w:r w:rsidR="008F3894" w:rsidRPr="00E96363">
        <w:rPr>
          <w:rFonts w:ascii="Helvetica" w:hAnsi="Helvetica"/>
          <w:sz w:val="22"/>
          <w:szCs w:val="22"/>
        </w:rPr>
        <w:t>limit reference point</w:t>
      </w:r>
      <w:del w:id="92" w:author="Jameal Samhouri" w:date="2017-04-22T09:48:00Z">
        <w:r w:rsidR="008F3894" w:rsidDel="00F21DC9">
          <w:rPr>
            <w:rFonts w:ascii="Helvetica" w:hAnsi="Helvetica"/>
            <w:sz w:val="22"/>
            <w:szCs w:val="22"/>
          </w:rPr>
          <w:delText>s</w:delText>
        </w:r>
      </w:del>
      <w:r w:rsidR="008F3894">
        <w:rPr>
          <w:rFonts w:ascii="Helvetica" w:hAnsi="Helvetica"/>
          <w:sz w:val="22"/>
          <w:szCs w:val="22"/>
        </w:rPr>
        <w:t xml:space="preserve"> </w:t>
      </w:r>
      <w:r w:rsidR="00A53D50" w:rsidRPr="00940663">
        <w:rPr>
          <w:rFonts w:ascii="Helvetica" w:hAnsi="Helvetica"/>
          <w:sz w:val="22"/>
          <w:szCs w:val="22"/>
        </w:rPr>
        <w:t>than it is to avoid</w:t>
      </w:r>
      <w:ins w:id="93" w:author="Jameal Samhouri" w:date="2017-04-22T09:48:00Z">
        <w:r w:rsidR="00F21DC9">
          <w:rPr>
            <w:rFonts w:ascii="Helvetica" w:hAnsi="Helvetica"/>
            <w:sz w:val="22"/>
            <w:szCs w:val="22"/>
          </w:rPr>
          <w:t xml:space="preserve"> a biological</w:t>
        </w:r>
      </w:ins>
      <w:r w:rsidR="00A53D50" w:rsidRPr="00940663">
        <w:rPr>
          <w:rFonts w:ascii="Helvetica" w:hAnsi="Helvetica"/>
          <w:sz w:val="22"/>
          <w:szCs w:val="22"/>
        </w:rPr>
        <w:t xml:space="preserve"> tipp</w:t>
      </w:r>
      <w:r w:rsidR="001C5532">
        <w:rPr>
          <w:rFonts w:ascii="Helvetica" w:hAnsi="Helvetica"/>
          <w:sz w:val="22"/>
          <w:szCs w:val="22"/>
        </w:rPr>
        <w:t>ing point</w:t>
      </w:r>
      <w:del w:id="94" w:author="Jameal Samhouri" w:date="2017-04-22T09:48:00Z">
        <w:r w:rsidR="001C5532" w:rsidDel="00F21DC9">
          <w:rPr>
            <w:rFonts w:ascii="Helvetica" w:hAnsi="Helvetica"/>
            <w:sz w:val="22"/>
            <w:szCs w:val="22"/>
          </w:rPr>
          <w:delText>s</w:delText>
        </w:r>
      </w:del>
      <w:r w:rsidR="001C5532">
        <w:rPr>
          <w:rFonts w:ascii="Helvetica" w:hAnsi="Helvetica"/>
          <w:sz w:val="22"/>
          <w:szCs w:val="22"/>
        </w:rPr>
        <w:t xml:space="preserve">. </w:t>
      </w:r>
    </w:p>
    <w:p w14:paraId="22781F38" w14:textId="77777777" w:rsidR="00933791" w:rsidRPr="00940663" w:rsidRDefault="00A53D50" w:rsidP="001C5532">
      <w:pPr>
        <w:rPr>
          <w:rFonts w:ascii="Helvetica" w:hAnsi="Helvetica"/>
          <w:sz w:val="22"/>
          <w:szCs w:val="22"/>
        </w:rPr>
      </w:pPr>
      <w:r w:rsidRPr="00940663">
        <w:rPr>
          <w:rFonts w:ascii="Helvetica" w:hAnsi="Helvetica"/>
          <w:sz w:val="22"/>
          <w:szCs w:val="22"/>
        </w:rPr>
        <w:t xml:space="preserve"> </w:t>
      </w:r>
    </w:p>
    <w:p w14:paraId="75527531" w14:textId="6C92E731" w:rsidR="00C80369" w:rsidRPr="00940663" w:rsidRDefault="00577B65" w:rsidP="00C80369">
      <w:pPr>
        <w:rPr>
          <w:rFonts w:ascii="Helvetica" w:hAnsi="Helvetica"/>
          <w:i/>
          <w:sz w:val="22"/>
          <w:szCs w:val="22"/>
        </w:rPr>
      </w:pPr>
      <w:r w:rsidRPr="00940663">
        <w:rPr>
          <w:rFonts w:ascii="Helvetica" w:hAnsi="Helvetica"/>
          <w:i/>
          <w:sz w:val="22"/>
          <w:szCs w:val="22"/>
        </w:rPr>
        <w:t xml:space="preserve">Can Precautionary Buffers </w:t>
      </w:r>
      <w:r w:rsidR="003A5A82">
        <w:rPr>
          <w:rFonts w:ascii="Helvetica" w:hAnsi="Helvetica"/>
          <w:i/>
          <w:sz w:val="22"/>
          <w:szCs w:val="22"/>
        </w:rPr>
        <w:t>Reduce</w:t>
      </w:r>
      <w:r w:rsidRPr="00940663">
        <w:rPr>
          <w:rFonts w:ascii="Helvetica" w:hAnsi="Helvetica"/>
          <w:i/>
          <w:sz w:val="22"/>
          <w:szCs w:val="22"/>
        </w:rPr>
        <w:t xml:space="preserve"> Monitoring Costs and</w:t>
      </w:r>
      <w:r w:rsidR="00B16D69">
        <w:rPr>
          <w:rFonts w:ascii="Helvetica" w:hAnsi="Helvetica"/>
          <w:i/>
          <w:sz w:val="22"/>
          <w:szCs w:val="22"/>
        </w:rPr>
        <w:t xml:space="preserve"> the</w:t>
      </w:r>
      <w:r w:rsidRPr="00940663">
        <w:rPr>
          <w:rFonts w:ascii="Helvetica" w:hAnsi="Helvetica"/>
          <w:i/>
          <w:sz w:val="22"/>
          <w:szCs w:val="22"/>
        </w:rPr>
        <w:t xml:space="preserve"> Risk</w:t>
      </w:r>
      <w:r w:rsidR="00C459AF">
        <w:rPr>
          <w:rFonts w:ascii="Helvetica" w:hAnsi="Helvetica"/>
          <w:i/>
          <w:sz w:val="22"/>
          <w:szCs w:val="22"/>
        </w:rPr>
        <w:t xml:space="preserve"> of Tipping</w:t>
      </w:r>
      <w:r w:rsidRPr="00940663">
        <w:rPr>
          <w:rFonts w:ascii="Helvetica" w:hAnsi="Helvetica"/>
          <w:i/>
          <w:sz w:val="22"/>
          <w:szCs w:val="22"/>
        </w:rPr>
        <w:t xml:space="preserve">? </w:t>
      </w:r>
    </w:p>
    <w:p w14:paraId="7766CE6F" w14:textId="77777777" w:rsidR="00E76BD0" w:rsidRDefault="00E76BD0" w:rsidP="00E76BD0">
      <w:pPr>
        <w:rPr>
          <w:rFonts w:ascii="Helvetica" w:hAnsi="Helvetica"/>
          <w:sz w:val="22"/>
          <w:szCs w:val="22"/>
        </w:rPr>
      </w:pPr>
    </w:p>
    <w:p w14:paraId="3E0A7F6C" w14:textId="35694903" w:rsidR="00D92C7A" w:rsidRDefault="009E631B" w:rsidP="00466A9D">
      <w:pPr>
        <w:rPr>
          <w:rFonts w:ascii="Helvetica" w:hAnsi="Helvetica"/>
          <w:sz w:val="22"/>
          <w:szCs w:val="22"/>
        </w:rPr>
      </w:pPr>
      <w:r w:rsidRPr="0027357B">
        <w:rPr>
          <w:rFonts w:ascii="Helvetica" w:hAnsi="Helvetica"/>
          <w:sz w:val="22"/>
          <w:szCs w:val="22"/>
        </w:rPr>
        <w:t xml:space="preserve">Given a maximum exploitation rate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5F1942" w:rsidRPr="0027357B">
        <w:rPr>
          <w:rFonts w:ascii="Helvetica" w:hAnsi="Helvetica"/>
          <w:sz w:val="22"/>
          <w:szCs w:val="22"/>
        </w:rPr>
        <w:t xml:space="preserve">, </w:t>
      </w:r>
      <w:commentRangeStart w:id="95"/>
      <w:del w:id="96" w:author="Crow White" w:date="2017-04-17T16:18:00Z">
        <w:r w:rsidR="005F1942" w:rsidRPr="0027357B" w:rsidDel="007E284B">
          <w:rPr>
            <w:rFonts w:ascii="Helvetica" w:hAnsi="Helvetica"/>
            <w:sz w:val="22"/>
            <w:szCs w:val="22"/>
          </w:rPr>
          <w:delText>n</w:delText>
        </w:r>
        <w:r w:rsidR="0050378A" w:rsidRPr="0027357B" w:rsidDel="007E284B">
          <w:rPr>
            <w:rFonts w:ascii="Helvetica" w:hAnsi="Helvetica"/>
            <w:sz w:val="22"/>
            <w:szCs w:val="22"/>
          </w:rPr>
          <w:delText>et present value</w:delText>
        </w:r>
      </w:del>
      <w:ins w:id="97" w:author="Crow White" w:date="2017-04-17T16:18:00Z">
        <w:r w:rsidR="007E284B">
          <w:rPr>
            <w:rFonts w:ascii="Helvetica" w:hAnsi="Helvetica"/>
            <w:sz w:val="22"/>
            <w:szCs w:val="22"/>
          </w:rPr>
          <w:t>NPV</w:t>
        </w:r>
        <w:commentRangeEnd w:id="95"/>
        <w:r w:rsidR="007E284B">
          <w:rPr>
            <w:rStyle w:val="CommentReference"/>
          </w:rPr>
          <w:commentReference w:id="95"/>
        </w:r>
      </w:ins>
      <w:r w:rsidR="0050378A" w:rsidRPr="0027357B">
        <w:rPr>
          <w:rFonts w:ascii="Helvetica" w:hAnsi="Helvetica"/>
          <w:sz w:val="22"/>
          <w:szCs w:val="22"/>
        </w:rPr>
        <w:t xml:space="preserve"> </w:t>
      </w:r>
      <w:r w:rsidR="00740EE9" w:rsidRPr="0027357B">
        <w:rPr>
          <w:rFonts w:ascii="Helvetica" w:hAnsi="Helvetica"/>
          <w:sz w:val="22"/>
          <w:szCs w:val="22"/>
        </w:rPr>
        <w:t>is greatest</w:t>
      </w:r>
      <w:r w:rsidR="00B82848" w:rsidRPr="0027357B">
        <w:rPr>
          <w:rFonts w:ascii="Helvetica" w:hAnsi="Helvetica"/>
          <w:sz w:val="22"/>
          <w:szCs w:val="22"/>
        </w:rPr>
        <w:t xml:space="preserve"> and the probability of tipping is lowest</w:t>
      </w:r>
      <w:r w:rsidR="0050378A" w:rsidRPr="0027357B">
        <w:rPr>
          <w:rFonts w:ascii="Helvetica" w:hAnsi="Helvetica"/>
          <w:sz w:val="22"/>
          <w:szCs w:val="22"/>
        </w:rPr>
        <w:t xml:space="preserve"> with high monitoring </w:t>
      </w:r>
      <w:r w:rsidR="00DE4DC0">
        <w:rPr>
          <w:rFonts w:ascii="Helvetica" w:hAnsi="Helvetica"/>
          <w:sz w:val="22"/>
          <w:szCs w:val="22"/>
        </w:rPr>
        <w:t>precision</w:t>
      </w:r>
      <w:r w:rsidR="00B16D69">
        <w:rPr>
          <w:rFonts w:ascii="Helvetica" w:hAnsi="Helvetica"/>
          <w:sz w:val="22"/>
          <w:szCs w:val="22"/>
        </w:rPr>
        <w:t>.</w:t>
      </w:r>
      <w:r w:rsidR="00DE4DC0">
        <w:rPr>
          <w:rFonts w:ascii="Helvetica" w:hAnsi="Helvetica"/>
          <w:sz w:val="22"/>
          <w:szCs w:val="22"/>
        </w:rPr>
        <w:t xml:space="preserve"> </w:t>
      </w:r>
      <w:r w:rsidR="00B16D69">
        <w:rPr>
          <w:rFonts w:ascii="Helvetica" w:hAnsi="Helvetica"/>
          <w:sz w:val="22"/>
          <w:szCs w:val="22"/>
        </w:rPr>
        <w:t>H</w:t>
      </w:r>
      <w:r w:rsidR="00DE4DC0">
        <w:rPr>
          <w:rFonts w:ascii="Helvetica" w:hAnsi="Helvetica"/>
          <w:sz w:val="22"/>
          <w:szCs w:val="22"/>
        </w:rPr>
        <w:t>owever</w:t>
      </w:r>
      <w:r w:rsidR="000D0034">
        <w:rPr>
          <w:rFonts w:ascii="Helvetica" w:hAnsi="Helvetica"/>
          <w:sz w:val="22"/>
          <w:szCs w:val="22"/>
        </w:rPr>
        <w:t>,</w:t>
      </w:r>
      <w:r w:rsidR="00DE4DC0">
        <w:rPr>
          <w:rFonts w:ascii="Helvetica" w:hAnsi="Helvetica"/>
          <w:sz w:val="22"/>
          <w:szCs w:val="22"/>
        </w:rPr>
        <w:t xml:space="preserve"> </w:t>
      </w:r>
      <w:r w:rsidR="00B82848" w:rsidRPr="0027357B">
        <w:rPr>
          <w:rFonts w:ascii="Helvetica" w:hAnsi="Helvetica"/>
          <w:sz w:val="22"/>
          <w:szCs w:val="22"/>
        </w:rPr>
        <w:t>monitoring is most costly</w:t>
      </w:r>
      <w:r w:rsidR="00B16D69">
        <w:rPr>
          <w:rFonts w:ascii="Helvetica" w:hAnsi="Helvetica"/>
          <w:sz w:val="22"/>
          <w:szCs w:val="22"/>
        </w:rPr>
        <w:t xml:space="preserve"> under these same circumstances</w:t>
      </w:r>
      <w:r w:rsidR="00171438">
        <w:rPr>
          <w:rFonts w:ascii="Helvetica" w:hAnsi="Helvetica"/>
          <w:sz w:val="22"/>
          <w:szCs w:val="22"/>
        </w:rPr>
        <w:t xml:space="preserve">. </w:t>
      </w:r>
      <w:r w:rsidR="00A262AC" w:rsidRPr="0027357B">
        <w:rPr>
          <w:rFonts w:ascii="Helvetica" w:hAnsi="Helvetica"/>
          <w:sz w:val="22"/>
          <w:szCs w:val="22"/>
        </w:rPr>
        <w:t>In contrast, NPV is lowest</w:t>
      </w:r>
      <w:r w:rsidR="00701617" w:rsidRPr="0027357B">
        <w:rPr>
          <w:rFonts w:ascii="Helvetica" w:hAnsi="Helvetica"/>
          <w:sz w:val="22"/>
          <w:szCs w:val="22"/>
        </w:rPr>
        <w:t xml:space="preserve"> and</w:t>
      </w:r>
      <w:r w:rsidR="00A262AC" w:rsidRPr="0027357B">
        <w:rPr>
          <w:rFonts w:ascii="Helvetica" w:hAnsi="Helvetica"/>
          <w:sz w:val="22"/>
          <w:szCs w:val="22"/>
        </w:rPr>
        <w:t xml:space="preserve"> the probability of tipping is highest when monitoring precision is low, yet this is also the cheapest option for investing in monitoring. </w:t>
      </w:r>
      <w:r w:rsidR="00B764BD" w:rsidRPr="0027357B">
        <w:rPr>
          <w:rFonts w:ascii="Helvetica" w:hAnsi="Helvetica"/>
          <w:sz w:val="22"/>
          <w:szCs w:val="22"/>
        </w:rPr>
        <w:t xml:space="preserve">A precautionary buffer offers an intermediate approach where NPV is lower relative to </w:t>
      </w:r>
      <w:r w:rsidR="0012059B" w:rsidRPr="0027357B">
        <w:rPr>
          <w:rFonts w:ascii="Helvetica" w:hAnsi="Helvetica"/>
          <w:sz w:val="22"/>
          <w:szCs w:val="22"/>
        </w:rPr>
        <w:t xml:space="preserve">always monitoring with </w:t>
      </w:r>
      <w:r w:rsidR="00B764BD" w:rsidRPr="0027357B">
        <w:rPr>
          <w:rFonts w:ascii="Helvetica" w:hAnsi="Helvetica"/>
          <w:sz w:val="22"/>
          <w:szCs w:val="22"/>
        </w:rPr>
        <w:t xml:space="preserve">high precision, </w:t>
      </w:r>
      <w:r w:rsidR="00B16D69">
        <w:rPr>
          <w:rFonts w:ascii="Helvetica" w:hAnsi="Helvetica"/>
          <w:sz w:val="22"/>
          <w:szCs w:val="22"/>
        </w:rPr>
        <w:t xml:space="preserve">and </w:t>
      </w:r>
      <w:r w:rsidR="0012059B" w:rsidRPr="0027357B">
        <w:rPr>
          <w:rFonts w:ascii="Helvetica" w:hAnsi="Helvetica"/>
          <w:sz w:val="22"/>
          <w:szCs w:val="22"/>
        </w:rPr>
        <w:t xml:space="preserve">is also slightly </w:t>
      </w:r>
      <w:r w:rsidR="008F762F" w:rsidRPr="0027357B">
        <w:rPr>
          <w:rFonts w:ascii="Helvetica" w:hAnsi="Helvetica"/>
          <w:sz w:val="22"/>
          <w:szCs w:val="22"/>
        </w:rPr>
        <w:t>riskier</w:t>
      </w:r>
      <w:del w:id="98" w:author="Jameal Samhouri" w:date="2017-04-22T09:48:00Z">
        <w:r w:rsidR="00D0034D" w:rsidDel="00C972D9">
          <w:rPr>
            <w:rFonts w:ascii="Helvetica" w:hAnsi="Helvetica"/>
            <w:sz w:val="22"/>
            <w:szCs w:val="22"/>
          </w:rPr>
          <w:delText>,</w:delText>
        </w:r>
        <w:r w:rsidR="0012059B" w:rsidRPr="0027357B" w:rsidDel="00C972D9">
          <w:rPr>
            <w:rFonts w:ascii="Helvetica" w:hAnsi="Helvetica"/>
            <w:sz w:val="22"/>
            <w:szCs w:val="22"/>
          </w:rPr>
          <w:delText xml:space="preserve"> </w:delText>
        </w:r>
        <w:r w:rsidR="00B764BD" w:rsidRPr="0027357B" w:rsidDel="00C972D9">
          <w:rPr>
            <w:rFonts w:ascii="Helvetica" w:hAnsi="Helvetica"/>
            <w:sz w:val="22"/>
            <w:szCs w:val="22"/>
          </w:rPr>
          <w:delText xml:space="preserve">but </w:delText>
        </w:r>
        <w:r w:rsidR="0012059B" w:rsidRPr="0027357B" w:rsidDel="00C972D9">
          <w:rPr>
            <w:rFonts w:ascii="Helvetica" w:hAnsi="Helvetica"/>
            <w:sz w:val="22"/>
            <w:szCs w:val="22"/>
          </w:rPr>
          <w:delText>is also</w:delText>
        </w:r>
      </w:del>
      <w:ins w:id="99" w:author="Jameal Samhouri" w:date="2017-04-22T09:48:00Z">
        <w:r w:rsidR="00C972D9">
          <w:rPr>
            <w:rFonts w:ascii="Helvetica" w:hAnsi="Helvetica"/>
            <w:sz w:val="22"/>
            <w:szCs w:val="22"/>
          </w:rPr>
          <w:t xml:space="preserve"> but</w:t>
        </w:r>
      </w:ins>
      <w:r w:rsidR="0012059B" w:rsidRPr="0027357B">
        <w:rPr>
          <w:rFonts w:ascii="Helvetica" w:hAnsi="Helvetica"/>
          <w:sz w:val="22"/>
          <w:szCs w:val="22"/>
        </w:rPr>
        <w:t xml:space="preserve"> cheaper </w:t>
      </w:r>
      <w:r w:rsidR="00B16D69">
        <w:rPr>
          <w:rFonts w:ascii="Helvetica" w:hAnsi="Helvetica"/>
          <w:sz w:val="22"/>
          <w:szCs w:val="22"/>
        </w:rPr>
        <w:t xml:space="preserve">with regard to </w:t>
      </w:r>
      <w:r w:rsidR="0012059B" w:rsidRPr="0027357B">
        <w:rPr>
          <w:rFonts w:ascii="Helvetica" w:hAnsi="Helvetica"/>
          <w:sz w:val="22"/>
          <w:szCs w:val="22"/>
        </w:rPr>
        <w:t xml:space="preserve">monitoring </w:t>
      </w:r>
      <w:r w:rsidR="006C1856" w:rsidRPr="0027357B">
        <w:rPr>
          <w:rFonts w:ascii="Helvetica" w:hAnsi="Helvetica"/>
          <w:sz w:val="22"/>
          <w:szCs w:val="22"/>
        </w:rPr>
        <w:t>costs. Therefore</w:t>
      </w:r>
      <w:r w:rsidR="006F4FED">
        <w:rPr>
          <w:rFonts w:ascii="Helvetica" w:hAnsi="Helvetica"/>
          <w:sz w:val="22"/>
          <w:szCs w:val="22"/>
        </w:rPr>
        <w:t>,</w:t>
      </w:r>
      <w:r w:rsidR="006C1856" w:rsidRPr="0027357B">
        <w:rPr>
          <w:rFonts w:ascii="Helvetica" w:hAnsi="Helvetica"/>
          <w:sz w:val="22"/>
          <w:szCs w:val="22"/>
        </w:rPr>
        <w:t xml:space="preserve"> a precautionary buffer may be an effective </w:t>
      </w:r>
      <w:r w:rsidR="007F159D" w:rsidRPr="0027357B">
        <w:rPr>
          <w:rFonts w:ascii="Helvetica" w:hAnsi="Helvetica"/>
          <w:sz w:val="22"/>
          <w:szCs w:val="22"/>
        </w:rPr>
        <w:t xml:space="preserve">approach </w:t>
      </w:r>
      <w:r w:rsidR="0073410C">
        <w:rPr>
          <w:rFonts w:ascii="Helvetica" w:hAnsi="Helvetica"/>
          <w:sz w:val="22"/>
          <w:szCs w:val="22"/>
        </w:rPr>
        <w:t>for balancing these tradeoffs by</w:t>
      </w:r>
      <w:r w:rsidR="007F159D" w:rsidRPr="0027357B">
        <w:rPr>
          <w:rFonts w:ascii="Helvetica" w:hAnsi="Helvetica"/>
          <w:sz w:val="22"/>
          <w:szCs w:val="22"/>
        </w:rPr>
        <w:t xml:space="preserve"> maintain</w:t>
      </w:r>
      <w:r w:rsidR="0073410C">
        <w:rPr>
          <w:rFonts w:ascii="Helvetica" w:hAnsi="Helvetica"/>
          <w:sz w:val="22"/>
          <w:szCs w:val="22"/>
        </w:rPr>
        <w:t>ing</w:t>
      </w:r>
      <w:r w:rsidR="007F159D" w:rsidRPr="0027357B">
        <w:rPr>
          <w:rFonts w:ascii="Helvetica" w:hAnsi="Helvetica"/>
          <w:sz w:val="22"/>
          <w:szCs w:val="22"/>
        </w:rPr>
        <w:t xml:space="preserve"> </w:t>
      </w:r>
      <w:r w:rsidR="00E70B4A" w:rsidRPr="0027357B">
        <w:rPr>
          <w:rFonts w:ascii="Helvetica" w:hAnsi="Helvetica"/>
          <w:sz w:val="22"/>
          <w:szCs w:val="22"/>
        </w:rPr>
        <w:t xml:space="preserve">relatively </w:t>
      </w:r>
      <w:r w:rsidR="007F159D" w:rsidRPr="0027357B">
        <w:rPr>
          <w:rFonts w:ascii="Helvetica" w:hAnsi="Helvetica"/>
          <w:sz w:val="22"/>
          <w:szCs w:val="22"/>
        </w:rPr>
        <w:t xml:space="preserve">high profits while </w:t>
      </w:r>
      <w:r w:rsidR="00B16D69">
        <w:rPr>
          <w:rFonts w:ascii="Helvetica" w:hAnsi="Helvetica"/>
          <w:sz w:val="22"/>
          <w:szCs w:val="22"/>
        </w:rPr>
        <w:t>minimizing</w:t>
      </w:r>
      <w:r w:rsidR="00B16D69" w:rsidRPr="0027357B">
        <w:rPr>
          <w:rFonts w:ascii="Helvetica" w:hAnsi="Helvetica"/>
          <w:sz w:val="22"/>
          <w:szCs w:val="22"/>
        </w:rPr>
        <w:t xml:space="preserve"> </w:t>
      </w:r>
      <w:r w:rsidR="007F159D" w:rsidRPr="0027357B">
        <w:rPr>
          <w:rFonts w:ascii="Helvetica" w:hAnsi="Helvetica"/>
          <w:sz w:val="22"/>
          <w:szCs w:val="22"/>
        </w:rPr>
        <w:t>monitoring costs and</w:t>
      </w:r>
      <w:r w:rsidR="00B16D69">
        <w:rPr>
          <w:rFonts w:ascii="Helvetica" w:hAnsi="Helvetica"/>
          <w:sz w:val="22"/>
          <w:szCs w:val="22"/>
        </w:rPr>
        <w:t xml:space="preserve"> the</w:t>
      </w:r>
      <w:r w:rsidR="007F159D" w:rsidRPr="0027357B">
        <w:rPr>
          <w:rFonts w:ascii="Helvetica" w:hAnsi="Helvetica"/>
          <w:sz w:val="22"/>
          <w:szCs w:val="22"/>
        </w:rPr>
        <w:t xml:space="preserve"> risk of population collapse</w:t>
      </w:r>
      <w:ins w:id="100" w:author="Jameal Samhouri" w:date="2017-04-22T09:49:00Z">
        <w:r w:rsidR="00E216F2">
          <w:rPr>
            <w:rFonts w:ascii="Helvetica" w:hAnsi="Helvetica"/>
            <w:sz w:val="22"/>
            <w:szCs w:val="22"/>
          </w:rPr>
          <w:t xml:space="preserve"> </w:t>
        </w:r>
      </w:ins>
      <w:del w:id="101" w:author="Jameal Samhouri" w:date="2017-04-22T09:49:00Z">
        <w:r w:rsidR="00741A2F" w:rsidDel="00E216F2">
          <w:rPr>
            <w:rFonts w:ascii="Helvetica" w:hAnsi="Helvetica"/>
            <w:sz w:val="22"/>
            <w:szCs w:val="22"/>
          </w:rPr>
          <w:delText>.</w:delText>
        </w:r>
        <w:r w:rsidR="00466A9D" w:rsidDel="00E216F2">
          <w:rPr>
            <w:rFonts w:ascii="Helvetica" w:hAnsi="Helvetica"/>
            <w:sz w:val="22"/>
            <w:szCs w:val="22"/>
          </w:rPr>
          <w:delText xml:space="preserve"> </w:delText>
        </w:r>
      </w:del>
      <w:r w:rsidR="00BE24D6">
        <w:rPr>
          <w:rFonts w:ascii="Helvetica" w:hAnsi="Helvetica"/>
          <w:sz w:val="22"/>
          <w:szCs w:val="22"/>
        </w:rPr>
        <w:t xml:space="preserve">(Fig. </w:t>
      </w:r>
      <w:r w:rsidR="002366A6">
        <w:rPr>
          <w:rFonts w:ascii="Helvetica" w:hAnsi="Helvetica"/>
          <w:sz w:val="22"/>
          <w:szCs w:val="22"/>
        </w:rPr>
        <w:t>4</w:t>
      </w:r>
      <w:r w:rsidR="00BE24D6">
        <w:rPr>
          <w:rFonts w:ascii="Helvetica" w:hAnsi="Helvetica"/>
          <w:sz w:val="22"/>
          <w:szCs w:val="22"/>
        </w:rPr>
        <w:t>)</w:t>
      </w:r>
      <w:r w:rsidR="001D0D0B">
        <w:rPr>
          <w:rFonts w:ascii="Helvetica" w:hAnsi="Helvetica"/>
          <w:sz w:val="22"/>
          <w:szCs w:val="22"/>
        </w:rPr>
        <w:t>.</w:t>
      </w:r>
    </w:p>
    <w:p w14:paraId="33C718E5" w14:textId="77777777" w:rsidR="00741A2F" w:rsidRPr="0027357B" w:rsidRDefault="00741A2F" w:rsidP="00E76BD0">
      <w:pPr>
        <w:rPr>
          <w:rFonts w:ascii="Helvetica" w:hAnsi="Helvetica"/>
          <w:sz w:val="22"/>
          <w:szCs w:val="22"/>
        </w:rPr>
      </w:pPr>
    </w:p>
    <w:p w14:paraId="7812C7AE" w14:textId="77777777" w:rsidR="005B7365" w:rsidRPr="00940663" w:rsidRDefault="005B7365" w:rsidP="00956809">
      <w:pPr>
        <w:rPr>
          <w:rFonts w:ascii="Helvetica" w:hAnsi="Helvetica"/>
          <w:sz w:val="22"/>
          <w:szCs w:val="22"/>
        </w:rPr>
      </w:pPr>
    </w:p>
    <w:p w14:paraId="03834AC9" w14:textId="77777777" w:rsidR="00A21B6D" w:rsidRPr="00423CCA" w:rsidRDefault="001915FF" w:rsidP="00423CCA">
      <w:pPr>
        <w:rPr>
          <w:rFonts w:ascii="Helvetica" w:hAnsi="Helvetica"/>
          <w:b/>
          <w:sz w:val="22"/>
          <w:szCs w:val="22"/>
        </w:rPr>
      </w:pPr>
      <w:r w:rsidRPr="00940663">
        <w:rPr>
          <w:rFonts w:ascii="Helvetica" w:hAnsi="Helvetica"/>
          <w:b/>
          <w:sz w:val="22"/>
          <w:szCs w:val="22"/>
        </w:rPr>
        <w:t xml:space="preserve">DISCUSSION </w:t>
      </w:r>
    </w:p>
    <w:p w14:paraId="631A2674" w14:textId="088E8398" w:rsidR="009233A8" w:rsidRDefault="000D0034" w:rsidP="009233A8">
      <w:pPr>
        <w:rPr>
          <w:rFonts w:ascii="Helvetica" w:hAnsi="Helvetica" w:cs="Helvetica"/>
          <w:sz w:val="22"/>
          <w:szCs w:val="22"/>
        </w:rPr>
      </w:pPr>
      <w:r>
        <w:rPr>
          <w:rFonts w:ascii="Helvetica" w:hAnsi="Helvetica"/>
          <w:sz w:val="22"/>
          <w:szCs w:val="22"/>
        </w:rPr>
        <w:t>Ecosystem</w:t>
      </w:r>
      <w:r w:rsidR="00A352EA">
        <w:rPr>
          <w:rFonts w:ascii="Helvetica" w:hAnsi="Helvetica"/>
          <w:sz w:val="22"/>
          <w:szCs w:val="22"/>
        </w:rPr>
        <w:t xml:space="preserve"> monitoring</w:t>
      </w:r>
      <w:r w:rsidR="004C5771">
        <w:rPr>
          <w:rFonts w:ascii="Helvetica" w:hAnsi="Helvetica"/>
          <w:sz w:val="22"/>
          <w:szCs w:val="22"/>
        </w:rPr>
        <w:t xml:space="preserve"> is </w:t>
      </w:r>
      <w:r>
        <w:rPr>
          <w:rFonts w:ascii="Helvetica" w:hAnsi="Helvetica"/>
          <w:sz w:val="22"/>
          <w:szCs w:val="22"/>
        </w:rPr>
        <w:t xml:space="preserve">typically constrained by </w:t>
      </w:r>
      <w:r w:rsidR="004C5771">
        <w:rPr>
          <w:rFonts w:ascii="Helvetica" w:hAnsi="Helvetica"/>
          <w:sz w:val="22"/>
          <w:szCs w:val="22"/>
        </w:rPr>
        <w:t>financial and logistical</w:t>
      </w:r>
      <w:r>
        <w:rPr>
          <w:rFonts w:ascii="Helvetica" w:hAnsi="Helvetica"/>
          <w:sz w:val="22"/>
          <w:szCs w:val="22"/>
        </w:rPr>
        <w:t xml:space="preserve"> resources</w:t>
      </w:r>
      <w:r w:rsidR="004C5771">
        <w:rPr>
          <w:rFonts w:ascii="Helvetica" w:hAnsi="Helvetica"/>
          <w:sz w:val="22"/>
          <w:szCs w:val="22"/>
        </w:rPr>
        <w:t xml:space="preserve">. </w:t>
      </w:r>
      <w:r w:rsidR="00F312BB" w:rsidRPr="00A21B6D">
        <w:rPr>
          <w:rFonts w:ascii="Helvetica" w:hAnsi="Helvetica"/>
          <w:sz w:val="22"/>
          <w:szCs w:val="22"/>
        </w:rPr>
        <w:t xml:space="preserve">Our </w:t>
      </w:r>
      <w:r w:rsidR="00A65A95" w:rsidRPr="00A21B6D">
        <w:rPr>
          <w:rFonts w:ascii="Helvetica" w:hAnsi="Helvetica"/>
          <w:sz w:val="22"/>
          <w:szCs w:val="22"/>
        </w:rPr>
        <w:t>results</w:t>
      </w:r>
      <w:r w:rsidR="00511F8E">
        <w:rPr>
          <w:rFonts w:ascii="Helvetica" w:hAnsi="Helvetica"/>
          <w:sz w:val="22"/>
          <w:szCs w:val="22"/>
        </w:rPr>
        <w:t xml:space="preserve"> demonstrate</w:t>
      </w:r>
      <w:r w:rsidR="00F312BB" w:rsidRPr="00A21B6D">
        <w:rPr>
          <w:rFonts w:ascii="Helvetica" w:hAnsi="Helvetica"/>
          <w:sz w:val="22"/>
          <w:szCs w:val="22"/>
        </w:rPr>
        <w:t xml:space="preserve"> that not </w:t>
      </w:r>
      <w:proofErr w:type="gramStart"/>
      <w:r w:rsidR="00A65A95" w:rsidRPr="00A21B6D">
        <w:rPr>
          <w:rFonts w:ascii="Helvetica" w:hAnsi="Helvetica"/>
          <w:sz w:val="22"/>
          <w:szCs w:val="22"/>
        </w:rPr>
        <w:t xml:space="preserve">all </w:t>
      </w:r>
      <w:r w:rsidR="00F312BB" w:rsidRPr="00A21B6D">
        <w:rPr>
          <w:rFonts w:ascii="Helvetica" w:hAnsi="Helvetica"/>
          <w:sz w:val="22"/>
          <w:szCs w:val="22"/>
        </w:rPr>
        <w:t>monitoring</w:t>
      </w:r>
      <w:proofErr w:type="gramEnd"/>
      <w:r w:rsidR="00F312BB" w:rsidRPr="00A21B6D">
        <w:rPr>
          <w:rFonts w:ascii="Helvetica" w:hAnsi="Helvetica"/>
          <w:sz w:val="22"/>
          <w:szCs w:val="22"/>
        </w:rPr>
        <w:t xml:space="preserve"> information is equally valuable</w:t>
      </w:r>
      <w:r w:rsidR="00A352EA">
        <w:rPr>
          <w:rFonts w:ascii="Helvetica" w:hAnsi="Helvetica"/>
          <w:sz w:val="22"/>
          <w:szCs w:val="22"/>
        </w:rPr>
        <w:t>.</w:t>
      </w:r>
      <w:r w:rsidR="00F312BB" w:rsidRPr="00A21B6D">
        <w:rPr>
          <w:rFonts w:ascii="Helvetica" w:hAnsi="Helvetica" w:cs="Helvetica Neue"/>
          <w:sz w:val="22"/>
          <w:szCs w:val="22"/>
        </w:rPr>
        <w:t xml:space="preserve"> </w:t>
      </w:r>
      <w:r w:rsidR="00400B8E">
        <w:rPr>
          <w:rFonts w:ascii="Helvetica" w:hAnsi="Helvetica" w:cs="Helvetica Neue"/>
          <w:sz w:val="22"/>
          <w:szCs w:val="22"/>
        </w:rPr>
        <w:t xml:space="preserve">Rather, </w:t>
      </w:r>
      <w:r w:rsidR="00F312BB" w:rsidRPr="00A21B6D">
        <w:rPr>
          <w:rFonts w:ascii="Helvetica" w:hAnsi="Helvetica" w:cs="Helvetica Neue"/>
          <w:sz w:val="22"/>
          <w:szCs w:val="22"/>
        </w:rPr>
        <w:t>as resource</w:t>
      </w:r>
      <w:r>
        <w:rPr>
          <w:rFonts w:ascii="Helvetica" w:hAnsi="Helvetica" w:cs="Helvetica Neue"/>
          <w:sz w:val="22"/>
          <w:szCs w:val="22"/>
        </w:rPr>
        <w:t xml:space="preserve"> exploitation increases </w:t>
      </w:r>
      <w:r w:rsidR="00F312BB" w:rsidRPr="00A21B6D">
        <w:rPr>
          <w:rFonts w:ascii="Helvetica" w:hAnsi="Helvetica" w:cs="Helvetica Neue"/>
          <w:sz w:val="22"/>
          <w:szCs w:val="22"/>
        </w:rPr>
        <w:t xml:space="preserve">and </w:t>
      </w:r>
      <w:r>
        <w:rPr>
          <w:rFonts w:ascii="Helvetica" w:hAnsi="Helvetica" w:cs="Helvetica Neue"/>
          <w:sz w:val="22"/>
          <w:szCs w:val="22"/>
        </w:rPr>
        <w:t xml:space="preserve">the system </w:t>
      </w:r>
      <w:r w:rsidR="00F312BB" w:rsidRPr="00A21B6D">
        <w:rPr>
          <w:rFonts w:ascii="Helvetica" w:hAnsi="Helvetica" w:cs="Helvetica Neue"/>
          <w:sz w:val="22"/>
          <w:szCs w:val="22"/>
        </w:rPr>
        <w:t>approach</w:t>
      </w:r>
      <w:r>
        <w:rPr>
          <w:rFonts w:ascii="Helvetica" w:hAnsi="Helvetica" w:cs="Helvetica Neue"/>
          <w:sz w:val="22"/>
          <w:szCs w:val="22"/>
        </w:rPr>
        <w:t xml:space="preserve">es </w:t>
      </w:r>
      <w:r w:rsidR="00407FED">
        <w:rPr>
          <w:rFonts w:ascii="Helvetica" w:hAnsi="Helvetica" w:cs="Helvetica Neue"/>
          <w:sz w:val="22"/>
          <w:szCs w:val="22"/>
        </w:rPr>
        <w:t>a</w:t>
      </w:r>
      <w:r w:rsidR="004758C3" w:rsidRPr="00A21B6D">
        <w:rPr>
          <w:rFonts w:ascii="Helvetica" w:hAnsi="Helvetica" w:cs="Helvetica Neue"/>
          <w:sz w:val="22"/>
          <w:szCs w:val="22"/>
        </w:rPr>
        <w:t xml:space="preserve"> </w:t>
      </w:r>
      <w:r w:rsidR="00407FED">
        <w:rPr>
          <w:rFonts w:ascii="Helvetica" w:hAnsi="Helvetica" w:cs="Helvetica Neue"/>
          <w:sz w:val="22"/>
          <w:szCs w:val="22"/>
        </w:rPr>
        <w:t>tipping point</w:t>
      </w:r>
      <w:r w:rsidR="00B20B34">
        <w:rPr>
          <w:rFonts w:ascii="Helvetica" w:hAnsi="Helvetica" w:cs="Helvetica Neue"/>
          <w:sz w:val="22"/>
          <w:szCs w:val="22"/>
        </w:rPr>
        <w:t>,</w:t>
      </w:r>
      <w:r w:rsidR="005F40F4">
        <w:rPr>
          <w:rFonts w:ascii="Helvetica" w:hAnsi="Helvetica" w:cs="Helvetica Neue"/>
          <w:sz w:val="22"/>
          <w:szCs w:val="22"/>
        </w:rPr>
        <w:t xml:space="preserve"> risk to the system increases. Consequently, </w:t>
      </w:r>
      <w:r w:rsidR="00B20B34">
        <w:rPr>
          <w:rFonts w:ascii="Helvetica" w:hAnsi="Helvetica" w:cs="Helvetica Neue"/>
          <w:sz w:val="22"/>
          <w:szCs w:val="22"/>
        </w:rPr>
        <w:t xml:space="preserve">the value of monitoring information </w:t>
      </w:r>
      <w:r w:rsidR="005F40F4">
        <w:rPr>
          <w:rFonts w:ascii="Helvetica" w:hAnsi="Helvetica" w:cs="Helvetica Neue"/>
          <w:sz w:val="22"/>
          <w:szCs w:val="22"/>
        </w:rPr>
        <w:t xml:space="preserve">also </w:t>
      </w:r>
      <w:r w:rsidR="00B20B34">
        <w:rPr>
          <w:rFonts w:ascii="Helvetica" w:hAnsi="Helvetica" w:cs="Helvetica Neue"/>
          <w:sz w:val="22"/>
          <w:szCs w:val="22"/>
        </w:rPr>
        <w:t>increases</w:t>
      </w:r>
      <w:r w:rsidR="00C92046" w:rsidRPr="00A21B6D">
        <w:rPr>
          <w:rFonts w:ascii="Helvetica" w:hAnsi="Helvetica" w:cs="Helvetica Neue"/>
          <w:sz w:val="22"/>
          <w:szCs w:val="22"/>
        </w:rPr>
        <w:t xml:space="preserve">. </w:t>
      </w:r>
      <w:r w:rsidR="00B20B34">
        <w:rPr>
          <w:rFonts w:ascii="Helvetica" w:hAnsi="Helvetica" w:cs="Helvetica Neue"/>
          <w:sz w:val="22"/>
          <w:szCs w:val="22"/>
        </w:rPr>
        <w:t>While t</w:t>
      </w:r>
      <w:r w:rsidR="00927ED3" w:rsidRPr="00005901">
        <w:rPr>
          <w:rFonts w:ascii="Helvetica" w:hAnsi="Helvetica" w:cs="Helvetica Neue"/>
          <w:sz w:val="22"/>
          <w:szCs w:val="22"/>
        </w:rPr>
        <w:t xml:space="preserve">he </w:t>
      </w:r>
      <w:r w:rsidR="0064319D">
        <w:rPr>
          <w:rFonts w:ascii="Helvetica" w:hAnsi="Helvetica" w:cs="Helvetica Neue"/>
          <w:sz w:val="22"/>
          <w:szCs w:val="22"/>
        </w:rPr>
        <w:t>notion</w:t>
      </w:r>
      <w:r w:rsidR="00927ED3" w:rsidRPr="00005901">
        <w:rPr>
          <w:rFonts w:ascii="Helvetica" w:hAnsi="Helvetica" w:cs="Helvetica Neue"/>
          <w:sz w:val="22"/>
          <w:szCs w:val="22"/>
        </w:rPr>
        <w:t xml:space="preserve"> that </w:t>
      </w:r>
      <w:r w:rsidR="00433F41" w:rsidRPr="00005901">
        <w:rPr>
          <w:rFonts w:ascii="Helvetica" w:hAnsi="Helvetica" w:cs="Helvetica Neue"/>
          <w:sz w:val="22"/>
          <w:szCs w:val="22"/>
        </w:rPr>
        <w:t xml:space="preserve">the value of information </w:t>
      </w:r>
      <w:r w:rsidR="00B20B34">
        <w:rPr>
          <w:rFonts w:ascii="Helvetica" w:hAnsi="Helvetica" w:cs="Helvetica Neue"/>
          <w:sz w:val="22"/>
          <w:szCs w:val="22"/>
        </w:rPr>
        <w:t xml:space="preserve">changes </w:t>
      </w:r>
      <w:r w:rsidR="002A360C" w:rsidRPr="00005901">
        <w:rPr>
          <w:rFonts w:ascii="Helvetica" w:hAnsi="Helvetica" w:cs="Helvetica Neue"/>
          <w:sz w:val="22"/>
          <w:szCs w:val="22"/>
        </w:rPr>
        <w:t xml:space="preserve">is </w:t>
      </w:r>
      <w:r w:rsidR="00433F41" w:rsidRPr="00005901">
        <w:rPr>
          <w:rFonts w:ascii="Helvetica" w:hAnsi="Helvetica" w:cs="Helvetica Neue"/>
          <w:sz w:val="22"/>
          <w:szCs w:val="22"/>
        </w:rPr>
        <w:t>intuitive, it i</w:t>
      </w:r>
      <w:r w:rsidR="002A360C" w:rsidRPr="00005901">
        <w:rPr>
          <w:rFonts w:ascii="Helvetica" w:hAnsi="Helvetica" w:cs="Helvetica Neue"/>
          <w:sz w:val="22"/>
          <w:szCs w:val="22"/>
        </w:rPr>
        <w:t xml:space="preserve">s rarely used </w:t>
      </w:r>
      <w:r w:rsidR="0094542B" w:rsidRPr="00005901">
        <w:rPr>
          <w:rFonts w:ascii="Helvetica" w:hAnsi="Helvetica" w:cs="Helvetica Neue"/>
          <w:sz w:val="22"/>
          <w:szCs w:val="22"/>
        </w:rPr>
        <w:t xml:space="preserve">in </w:t>
      </w:r>
      <w:r w:rsidR="00965095">
        <w:rPr>
          <w:rFonts w:ascii="Helvetica" w:hAnsi="Helvetica" w:cs="Helvetica Neue"/>
          <w:sz w:val="22"/>
          <w:szCs w:val="22"/>
        </w:rPr>
        <w:t xml:space="preserve">resource </w:t>
      </w:r>
      <w:r w:rsidR="0094542B" w:rsidRPr="00005901">
        <w:rPr>
          <w:rFonts w:ascii="Helvetica" w:hAnsi="Helvetica" w:cs="Helvetica Neue"/>
          <w:sz w:val="22"/>
          <w:szCs w:val="22"/>
        </w:rPr>
        <w:t>management to</w:t>
      </w:r>
      <w:r w:rsidR="002A360C" w:rsidRPr="00005901">
        <w:rPr>
          <w:rFonts w:ascii="Helvetica" w:hAnsi="Helvetica" w:cs="Helvetica Neue"/>
          <w:sz w:val="22"/>
          <w:szCs w:val="22"/>
        </w:rPr>
        <w:t xml:space="preserve"> justify </w:t>
      </w:r>
      <w:r w:rsidR="0077253E">
        <w:rPr>
          <w:rFonts w:ascii="Helvetica" w:hAnsi="Helvetica" w:cs="Helvetica Neue"/>
          <w:sz w:val="22"/>
          <w:szCs w:val="22"/>
        </w:rPr>
        <w:t xml:space="preserve">a change in </w:t>
      </w:r>
      <w:r w:rsidR="002A360C" w:rsidRPr="00005901">
        <w:rPr>
          <w:rFonts w:ascii="Helvetica" w:hAnsi="Helvetica" w:cs="Helvetica Neue"/>
          <w:sz w:val="22"/>
          <w:szCs w:val="22"/>
        </w:rPr>
        <w:t xml:space="preserve">monitoring </w:t>
      </w:r>
      <w:r w:rsidR="00382C09">
        <w:rPr>
          <w:rFonts w:ascii="Helvetica" w:hAnsi="Helvetica" w:cs="Helvetica Neue"/>
          <w:sz w:val="22"/>
          <w:szCs w:val="22"/>
        </w:rPr>
        <w:t>effort</w:t>
      </w:r>
      <w:r w:rsidR="002A360C" w:rsidRPr="00005901">
        <w:rPr>
          <w:rFonts w:ascii="Helvetica" w:hAnsi="Helvetica" w:cs="Helvetica Neue"/>
          <w:sz w:val="22"/>
          <w:szCs w:val="22"/>
        </w:rPr>
        <w:t>. Instead</w:t>
      </w:r>
      <w:r w:rsidR="005355A0">
        <w:rPr>
          <w:rFonts w:ascii="Helvetica" w:hAnsi="Helvetica" w:cs="Helvetica Neue"/>
          <w:sz w:val="22"/>
          <w:szCs w:val="22"/>
        </w:rPr>
        <w:t>,</w:t>
      </w:r>
      <w:r w:rsidR="002A360C" w:rsidRPr="00005901">
        <w:rPr>
          <w:rFonts w:ascii="Helvetica" w:hAnsi="Helvetica" w:cs="Helvetica Neue"/>
          <w:sz w:val="22"/>
          <w:szCs w:val="22"/>
        </w:rPr>
        <w:t xml:space="preserve"> </w:t>
      </w:r>
      <w:r w:rsidR="007D3A17" w:rsidRPr="00005901">
        <w:rPr>
          <w:rFonts w:ascii="Helvetica" w:hAnsi="Helvetica" w:cs="Helvetica Neue"/>
          <w:sz w:val="22"/>
          <w:szCs w:val="22"/>
        </w:rPr>
        <w:t>monitoring investment often is a product of funding</w:t>
      </w:r>
      <w:r w:rsidR="00B14689">
        <w:rPr>
          <w:rFonts w:ascii="Helvetica" w:hAnsi="Helvetica" w:cs="Helvetica Neue"/>
          <w:sz w:val="22"/>
          <w:szCs w:val="22"/>
        </w:rPr>
        <w:t>,</w:t>
      </w:r>
      <w:r w:rsidR="007D3A17" w:rsidRPr="00005901">
        <w:rPr>
          <w:rFonts w:ascii="Helvetica" w:hAnsi="Helvetica" w:cs="Helvetica Neue"/>
          <w:sz w:val="22"/>
          <w:szCs w:val="22"/>
        </w:rPr>
        <w:t xml:space="preserve"> </w:t>
      </w:r>
      <w:r w:rsidR="002A360C" w:rsidRPr="00005901">
        <w:rPr>
          <w:rFonts w:ascii="Helvetica" w:hAnsi="Helvetica" w:cs="Helvetica Neue"/>
          <w:sz w:val="22"/>
          <w:szCs w:val="22"/>
        </w:rPr>
        <w:t>availability of tec</w:t>
      </w:r>
      <w:r w:rsidR="00926543" w:rsidRPr="00005901">
        <w:rPr>
          <w:rFonts w:ascii="Helvetica" w:hAnsi="Helvetica" w:cs="Helvetica Neue"/>
          <w:sz w:val="22"/>
          <w:szCs w:val="22"/>
        </w:rPr>
        <w:t>hnolog</w:t>
      </w:r>
      <w:r w:rsidR="005F40F4">
        <w:rPr>
          <w:rFonts w:ascii="Helvetica" w:hAnsi="Helvetica" w:cs="Helvetica Neue"/>
          <w:sz w:val="22"/>
          <w:szCs w:val="22"/>
        </w:rPr>
        <w:t>y</w:t>
      </w:r>
      <w:r w:rsidR="00926543" w:rsidRPr="00005901">
        <w:rPr>
          <w:rFonts w:ascii="Helvetica" w:hAnsi="Helvetica" w:cs="Helvetica Neue"/>
          <w:sz w:val="22"/>
          <w:szCs w:val="22"/>
        </w:rPr>
        <w:t xml:space="preserve">, personnel logistics, </w:t>
      </w:r>
      <w:r w:rsidR="002A360C" w:rsidRPr="00005901">
        <w:rPr>
          <w:rFonts w:ascii="Helvetica" w:hAnsi="Helvetica" w:cs="Helvetica Neue"/>
          <w:sz w:val="22"/>
          <w:szCs w:val="22"/>
        </w:rPr>
        <w:t xml:space="preserve">and </w:t>
      </w:r>
      <w:r w:rsidR="00717073" w:rsidRPr="00005901">
        <w:rPr>
          <w:rFonts w:ascii="Helvetica" w:hAnsi="Helvetica" w:cs="Helvetica Neue"/>
          <w:sz w:val="22"/>
          <w:szCs w:val="22"/>
        </w:rPr>
        <w:t>perceptions of risk among managers</w:t>
      </w:r>
      <w:r w:rsidR="00B20B34">
        <w:rPr>
          <w:rFonts w:ascii="Helvetica" w:hAnsi="Helvetica" w:cs="Helvetica Neue"/>
          <w:sz w:val="22"/>
          <w:szCs w:val="22"/>
        </w:rPr>
        <w:t xml:space="preserve"> and resource users</w:t>
      </w:r>
      <w:r w:rsidR="009233A8">
        <w:rPr>
          <w:rFonts w:ascii="Helvetica" w:hAnsi="Helvetica" w:cs="Helvetica Neue"/>
          <w:sz w:val="22"/>
          <w:szCs w:val="22"/>
        </w:rPr>
        <w:t xml:space="preserve">. </w:t>
      </w:r>
      <w:r w:rsidR="009233A8" w:rsidRPr="00927692">
        <w:rPr>
          <w:rFonts w:ascii="Helvetica" w:hAnsi="Helvetica" w:cs="Helvetica"/>
          <w:sz w:val="22"/>
          <w:szCs w:val="22"/>
        </w:rPr>
        <w:t xml:space="preserve">We </w:t>
      </w:r>
      <w:r w:rsidR="009233A8">
        <w:rPr>
          <w:rFonts w:ascii="Helvetica" w:hAnsi="Helvetica" w:cs="Helvetica"/>
          <w:sz w:val="22"/>
          <w:szCs w:val="22"/>
        </w:rPr>
        <w:t>demonstrated how</w:t>
      </w:r>
      <w:r w:rsidR="005F40F4">
        <w:rPr>
          <w:rFonts w:ascii="Helvetica" w:hAnsi="Helvetica" w:cs="Helvetica"/>
          <w:sz w:val="22"/>
          <w:szCs w:val="22"/>
        </w:rPr>
        <w:t xml:space="preserve"> a</w:t>
      </w:r>
      <w:r w:rsidR="00B14689">
        <w:rPr>
          <w:rFonts w:ascii="Helvetica" w:hAnsi="Helvetica" w:cs="Helvetica"/>
          <w:sz w:val="22"/>
          <w:szCs w:val="22"/>
        </w:rPr>
        <w:t xml:space="preserve"> </w:t>
      </w:r>
      <w:r w:rsidR="005F40F4">
        <w:rPr>
          <w:rFonts w:ascii="Helvetica" w:hAnsi="Helvetica" w:cs="Helvetica"/>
          <w:sz w:val="22"/>
          <w:szCs w:val="22"/>
        </w:rPr>
        <w:t xml:space="preserve">monitoring program that takes </w:t>
      </w:r>
      <w:r w:rsidR="00B14689">
        <w:rPr>
          <w:rFonts w:ascii="Helvetica" w:hAnsi="Helvetica" w:cs="Helvetica"/>
          <w:sz w:val="22"/>
          <w:szCs w:val="22"/>
        </w:rPr>
        <w:t>advantage</w:t>
      </w:r>
      <w:r w:rsidR="005F40F4">
        <w:rPr>
          <w:rFonts w:ascii="Helvetica" w:hAnsi="Helvetica" w:cs="Helvetica"/>
          <w:sz w:val="22"/>
          <w:szCs w:val="22"/>
        </w:rPr>
        <w:t xml:space="preserve"> of</w:t>
      </w:r>
      <w:r w:rsidR="009233A8" w:rsidRPr="00927692">
        <w:rPr>
          <w:rFonts w:ascii="Helvetica" w:hAnsi="Helvetica" w:cs="Helvetica"/>
          <w:sz w:val="22"/>
          <w:szCs w:val="22"/>
        </w:rPr>
        <w:t xml:space="preserve"> precautionary buffers</w:t>
      </w:r>
      <w:r w:rsidR="009233A8">
        <w:rPr>
          <w:rFonts w:ascii="Helvetica" w:hAnsi="Helvetica" w:cs="Helvetica"/>
          <w:sz w:val="22"/>
          <w:szCs w:val="22"/>
        </w:rPr>
        <w:t xml:space="preserve"> </w:t>
      </w:r>
      <w:proofErr w:type="gramStart"/>
      <w:r w:rsidR="009233A8">
        <w:rPr>
          <w:rFonts w:ascii="Helvetica" w:hAnsi="Helvetica" w:cs="Helvetica"/>
          <w:sz w:val="22"/>
          <w:szCs w:val="22"/>
        </w:rPr>
        <w:t>can</w:t>
      </w:r>
      <w:proofErr w:type="gramEnd"/>
      <w:r w:rsidR="009233A8">
        <w:rPr>
          <w:rFonts w:ascii="Helvetica" w:hAnsi="Helvetica" w:cs="Helvetica"/>
          <w:sz w:val="22"/>
          <w:szCs w:val="22"/>
        </w:rPr>
        <w:t xml:space="preserve"> </w:t>
      </w:r>
      <w:r w:rsidR="009233A8" w:rsidRPr="00927692">
        <w:rPr>
          <w:rFonts w:ascii="Helvetica" w:hAnsi="Helvetica" w:cs="Helvetica"/>
          <w:sz w:val="22"/>
          <w:szCs w:val="22"/>
        </w:rPr>
        <w:t>minimize</w:t>
      </w:r>
      <w:r w:rsidR="009233A8">
        <w:rPr>
          <w:rFonts w:ascii="Helvetica" w:hAnsi="Helvetica" w:cs="Helvetica"/>
          <w:sz w:val="22"/>
          <w:szCs w:val="22"/>
        </w:rPr>
        <w:t xml:space="preserve"> costs</w:t>
      </w:r>
      <w:r w:rsidR="00B22036">
        <w:rPr>
          <w:rFonts w:ascii="Helvetica" w:hAnsi="Helvetica" w:cs="Helvetica"/>
          <w:sz w:val="22"/>
          <w:szCs w:val="22"/>
        </w:rPr>
        <w:t>, maximize profits</w:t>
      </w:r>
      <w:r w:rsidR="00B14689">
        <w:rPr>
          <w:rFonts w:ascii="Helvetica" w:hAnsi="Helvetica" w:cs="Helvetica"/>
          <w:sz w:val="22"/>
          <w:szCs w:val="22"/>
        </w:rPr>
        <w:t>,</w:t>
      </w:r>
      <w:r w:rsidR="00B22036">
        <w:rPr>
          <w:rFonts w:ascii="Helvetica" w:hAnsi="Helvetica" w:cs="Helvetica"/>
          <w:sz w:val="22"/>
          <w:szCs w:val="22"/>
        </w:rPr>
        <w:t xml:space="preserve"> and prevent</w:t>
      </w:r>
      <w:r w:rsidR="009233A8">
        <w:rPr>
          <w:rFonts w:ascii="Helvetica" w:hAnsi="Helvetica" w:cs="Helvetica"/>
          <w:sz w:val="22"/>
          <w:szCs w:val="22"/>
        </w:rPr>
        <w:t xml:space="preserve"> an ecosystem from </w:t>
      </w:r>
      <w:r w:rsidR="009233A8">
        <w:rPr>
          <w:rStyle w:val="CommentReference"/>
        </w:rPr>
        <w:annotationRef/>
      </w:r>
      <w:r w:rsidR="009233A8" w:rsidRPr="00927692">
        <w:rPr>
          <w:rFonts w:ascii="Helvetica" w:hAnsi="Helvetica" w:cs="Helvetica"/>
          <w:sz w:val="22"/>
          <w:szCs w:val="22"/>
        </w:rPr>
        <w:t xml:space="preserve">tipping </w:t>
      </w:r>
      <w:r w:rsidR="009233A8">
        <w:rPr>
          <w:rFonts w:ascii="Helvetica" w:hAnsi="Helvetica" w:cs="Helvetica"/>
          <w:sz w:val="22"/>
          <w:szCs w:val="22"/>
        </w:rPr>
        <w:t>into</w:t>
      </w:r>
      <w:r w:rsidR="009233A8" w:rsidRPr="00927692">
        <w:rPr>
          <w:rFonts w:ascii="Helvetica" w:hAnsi="Helvetica" w:cs="Helvetica"/>
          <w:sz w:val="22"/>
          <w:szCs w:val="22"/>
        </w:rPr>
        <w:t xml:space="preserve"> an undesired state. Improving our understanding of how ecosystem characteristics dictate the trade-off between precision in </w:t>
      </w:r>
      <w:r w:rsidR="005F40F4" w:rsidRPr="00927692">
        <w:rPr>
          <w:rFonts w:ascii="Helvetica" w:hAnsi="Helvetica" w:cs="Helvetica"/>
          <w:sz w:val="22"/>
          <w:szCs w:val="22"/>
        </w:rPr>
        <w:t xml:space="preserve">estimates </w:t>
      </w:r>
      <w:r w:rsidR="005F40F4">
        <w:rPr>
          <w:rFonts w:ascii="Helvetica" w:hAnsi="Helvetica" w:cs="Helvetica"/>
          <w:sz w:val="22"/>
          <w:szCs w:val="22"/>
        </w:rPr>
        <w:t xml:space="preserve">of </w:t>
      </w:r>
      <w:r w:rsidR="009233A8" w:rsidRPr="00927692">
        <w:rPr>
          <w:rFonts w:ascii="Helvetica" w:hAnsi="Helvetica" w:cs="Helvetica"/>
          <w:sz w:val="22"/>
          <w:szCs w:val="22"/>
        </w:rPr>
        <w:t xml:space="preserve">ecosystem state and the costs of mismanagement will benefit </w:t>
      </w:r>
      <w:r w:rsidR="005F40F4">
        <w:rPr>
          <w:rFonts w:ascii="Helvetica" w:hAnsi="Helvetica" w:cs="Helvetica"/>
          <w:sz w:val="22"/>
          <w:szCs w:val="22"/>
        </w:rPr>
        <w:t xml:space="preserve">both stakeholders and </w:t>
      </w:r>
      <w:r w:rsidR="0077253E">
        <w:rPr>
          <w:rFonts w:ascii="Helvetica" w:hAnsi="Helvetica" w:cs="Helvetica"/>
          <w:sz w:val="22"/>
          <w:szCs w:val="22"/>
        </w:rPr>
        <w:t>managers who are working with</w:t>
      </w:r>
      <w:r w:rsidR="0077253E" w:rsidRPr="00927692">
        <w:rPr>
          <w:rFonts w:ascii="Helvetica" w:hAnsi="Helvetica" w:cs="Helvetica"/>
          <w:sz w:val="22"/>
          <w:szCs w:val="22"/>
        </w:rPr>
        <w:t xml:space="preserve"> </w:t>
      </w:r>
      <w:r w:rsidR="009233A8" w:rsidRPr="00927692">
        <w:rPr>
          <w:rFonts w:ascii="Helvetica" w:hAnsi="Helvetica" w:cs="Helvetica"/>
          <w:sz w:val="22"/>
          <w:szCs w:val="22"/>
        </w:rPr>
        <w:t>finite resources.</w:t>
      </w:r>
    </w:p>
    <w:p w14:paraId="5B1307B0" w14:textId="77777777" w:rsidR="00F9071C" w:rsidRDefault="00F9071C" w:rsidP="00F9071C">
      <w:pPr>
        <w:rPr>
          <w:rFonts w:ascii="Helvetica" w:hAnsi="Helvetica"/>
          <w:i/>
          <w:sz w:val="22"/>
          <w:szCs w:val="22"/>
        </w:rPr>
      </w:pPr>
    </w:p>
    <w:p w14:paraId="20160F20" w14:textId="18B1CE2B" w:rsidR="00F9071C" w:rsidRDefault="00F9071C" w:rsidP="00F9071C">
      <w:pPr>
        <w:rPr>
          <w:rFonts w:ascii="Helvetica" w:hAnsi="Helvetica"/>
          <w:i/>
          <w:sz w:val="22"/>
          <w:szCs w:val="22"/>
        </w:rPr>
      </w:pPr>
      <w:r>
        <w:rPr>
          <w:rFonts w:ascii="Helvetica" w:hAnsi="Helvetica"/>
          <w:i/>
          <w:sz w:val="22"/>
          <w:szCs w:val="22"/>
        </w:rPr>
        <w:t>In</w:t>
      </w:r>
      <w:r w:rsidRPr="00D102E9">
        <w:rPr>
          <w:rFonts w:ascii="Helvetica" w:hAnsi="Helvetica"/>
          <w:i/>
          <w:sz w:val="22"/>
          <w:szCs w:val="22"/>
        </w:rPr>
        <w:t xml:space="preserve"> Consideration of Moral Hazards </w:t>
      </w:r>
      <w:r w:rsidR="00986316">
        <w:rPr>
          <w:rFonts w:ascii="Helvetica" w:hAnsi="Helvetica"/>
          <w:i/>
          <w:sz w:val="22"/>
          <w:szCs w:val="22"/>
        </w:rPr>
        <w:t>in the Context of Resource Monitoring</w:t>
      </w:r>
    </w:p>
    <w:p w14:paraId="293F5464" w14:textId="77777777" w:rsidR="0056105D" w:rsidRPr="00D102E9" w:rsidRDefault="0056105D" w:rsidP="00F9071C">
      <w:pPr>
        <w:rPr>
          <w:rFonts w:ascii="Helvetica" w:hAnsi="Helvetica"/>
          <w:i/>
          <w:sz w:val="22"/>
          <w:szCs w:val="22"/>
        </w:rPr>
      </w:pPr>
    </w:p>
    <w:p w14:paraId="2CDF4C17" w14:textId="0858E110" w:rsidR="008020E6" w:rsidRDefault="007937E8" w:rsidP="008020E6">
      <w:pPr>
        <w:ind w:firstLine="720"/>
        <w:rPr>
          <w:rFonts w:ascii="Helvetica" w:hAnsi="Helvetica"/>
          <w:sz w:val="22"/>
          <w:szCs w:val="22"/>
        </w:rPr>
      </w:pPr>
      <w:r>
        <w:rPr>
          <w:rFonts w:ascii="Helvetica" w:hAnsi="Helvetica"/>
          <w:sz w:val="22"/>
          <w:szCs w:val="22"/>
        </w:rPr>
        <w:t>Our examination of the relative cost</w:t>
      </w:r>
      <w:r w:rsidR="0077253E">
        <w:rPr>
          <w:rFonts w:ascii="Helvetica" w:hAnsi="Helvetica"/>
          <w:sz w:val="22"/>
          <w:szCs w:val="22"/>
        </w:rPr>
        <w:t>s</w:t>
      </w:r>
      <w:r>
        <w:rPr>
          <w:rFonts w:ascii="Helvetica" w:hAnsi="Helvetica"/>
          <w:sz w:val="22"/>
          <w:szCs w:val="22"/>
        </w:rPr>
        <w:t xml:space="preserve"> and benefit</w:t>
      </w:r>
      <w:r w:rsidR="0077253E">
        <w:rPr>
          <w:rFonts w:ascii="Helvetica" w:hAnsi="Helvetica"/>
          <w:sz w:val="22"/>
          <w:szCs w:val="22"/>
        </w:rPr>
        <w:t>s</w:t>
      </w:r>
      <w:r>
        <w:rPr>
          <w:rFonts w:ascii="Helvetica" w:hAnsi="Helvetica"/>
          <w:sz w:val="22"/>
          <w:szCs w:val="22"/>
        </w:rPr>
        <w:t xml:space="preserve"> of different monitoring strategies suggest</w:t>
      </w:r>
      <w:r w:rsidR="001D34F7">
        <w:rPr>
          <w:rFonts w:ascii="Helvetica" w:hAnsi="Helvetica"/>
          <w:sz w:val="22"/>
          <w:szCs w:val="22"/>
        </w:rPr>
        <w:t>s</w:t>
      </w:r>
      <w:r>
        <w:rPr>
          <w:rFonts w:ascii="Helvetica" w:hAnsi="Helvetica"/>
          <w:sz w:val="22"/>
          <w:szCs w:val="22"/>
        </w:rPr>
        <w:t xml:space="preserve"> that high precision monitoring is always the most effective way to maximize yield and avoid crossing a tipping point or </w:t>
      </w:r>
      <w:r w:rsidR="008F3894" w:rsidRPr="00E96363">
        <w:rPr>
          <w:rFonts w:ascii="Helvetica" w:hAnsi="Helvetica"/>
          <w:sz w:val="22"/>
          <w:szCs w:val="22"/>
        </w:rPr>
        <w:t>limit reference point</w:t>
      </w:r>
      <w:r>
        <w:rPr>
          <w:rFonts w:ascii="Helvetica" w:hAnsi="Helvetica"/>
          <w:sz w:val="22"/>
          <w:szCs w:val="22"/>
        </w:rPr>
        <w:t xml:space="preserve">. However, high monitoring precision can be extremely expensive, and the feasibility of </w:t>
      </w:r>
      <w:r w:rsidR="0077253E">
        <w:rPr>
          <w:rFonts w:ascii="Helvetica" w:hAnsi="Helvetica"/>
          <w:sz w:val="22"/>
          <w:szCs w:val="22"/>
        </w:rPr>
        <w:t>payment</w:t>
      </w:r>
      <w:r>
        <w:rPr>
          <w:rFonts w:ascii="Helvetica" w:hAnsi="Helvetica"/>
          <w:sz w:val="22"/>
          <w:szCs w:val="22"/>
        </w:rPr>
        <w:t xml:space="preserve"> depends on the state of the system and </w:t>
      </w:r>
      <w:r w:rsidR="000C41E2">
        <w:rPr>
          <w:rFonts w:ascii="Helvetica" w:hAnsi="Helvetica"/>
          <w:sz w:val="22"/>
          <w:szCs w:val="22"/>
        </w:rPr>
        <w:t>the resources</w:t>
      </w:r>
      <w:r>
        <w:rPr>
          <w:rFonts w:ascii="Helvetica" w:hAnsi="Helvetica"/>
          <w:sz w:val="22"/>
          <w:szCs w:val="22"/>
        </w:rPr>
        <w:t xml:space="preserve"> industry or government agen</w:t>
      </w:r>
      <w:r w:rsidR="002F2EBF">
        <w:rPr>
          <w:rFonts w:ascii="Helvetica" w:hAnsi="Helvetica"/>
          <w:sz w:val="22"/>
          <w:szCs w:val="22"/>
        </w:rPr>
        <w:t xml:space="preserve">cies </w:t>
      </w:r>
      <w:r w:rsidR="000C41E2">
        <w:rPr>
          <w:rFonts w:ascii="Helvetica" w:hAnsi="Helvetica"/>
          <w:sz w:val="22"/>
          <w:szCs w:val="22"/>
        </w:rPr>
        <w:t>have to cover</w:t>
      </w:r>
      <w:r w:rsidR="0077253E">
        <w:rPr>
          <w:rFonts w:ascii="Helvetica" w:hAnsi="Helvetica"/>
          <w:sz w:val="22"/>
          <w:szCs w:val="22"/>
        </w:rPr>
        <w:t xml:space="preserve"> the costs of </w:t>
      </w:r>
      <w:r w:rsidR="002F2EBF">
        <w:rPr>
          <w:rFonts w:ascii="Helvetica" w:hAnsi="Helvetica"/>
          <w:sz w:val="22"/>
          <w:szCs w:val="22"/>
        </w:rPr>
        <w:t>monitoring</w:t>
      </w:r>
      <w:r w:rsidR="0077253E">
        <w:rPr>
          <w:rFonts w:ascii="Helvetica" w:hAnsi="Helvetica"/>
          <w:sz w:val="22"/>
          <w:szCs w:val="22"/>
        </w:rPr>
        <w:t xml:space="preserve"> efforts</w:t>
      </w:r>
      <w:r w:rsidR="002F2EBF">
        <w:rPr>
          <w:rFonts w:ascii="Helvetica" w:hAnsi="Helvetica"/>
          <w:sz w:val="22"/>
          <w:szCs w:val="22"/>
        </w:rPr>
        <w:t xml:space="preserve">. </w:t>
      </w:r>
      <w:r w:rsidR="0062782B">
        <w:rPr>
          <w:rFonts w:ascii="Helvetica" w:hAnsi="Helvetica"/>
          <w:sz w:val="22"/>
          <w:szCs w:val="22"/>
        </w:rPr>
        <w:t xml:space="preserve">In some circumstances </w:t>
      </w:r>
      <w:r>
        <w:rPr>
          <w:rFonts w:ascii="Helvetica" w:hAnsi="Helvetica"/>
          <w:sz w:val="22"/>
          <w:szCs w:val="22"/>
        </w:rPr>
        <w:t>‘moral hazard</w:t>
      </w:r>
      <w:r w:rsidR="0062782B">
        <w:rPr>
          <w:rFonts w:ascii="Helvetica" w:hAnsi="Helvetica"/>
          <w:sz w:val="22"/>
          <w:szCs w:val="22"/>
        </w:rPr>
        <w:t>s</w:t>
      </w:r>
      <w:r>
        <w:rPr>
          <w:rFonts w:ascii="Helvetica" w:hAnsi="Helvetica"/>
          <w:sz w:val="22"/>
          <w:szCs w:val="22"/>
        </w:rPr>
        <w:t>’</w:t>
      </w:r>
      <w:r w:rsidR="0062782B">
        <w:rPr>
          <w:rFonts w:ascii="Helvetica" w:hAnsi="Helvetica"/>
          <w:sz w:val="22"/>
          <w:szCs w:val="22"/>
        </w:rPr>
        <w:t xml:space="preserve"> can emerge,</w:t>
      </w:r>
      <w:r>
        <w:rPr>
          <w:rFonts w:ascii="Helvetica" w:hAnsi="Helvetica"/>
          <w:sz w:val="22"/>
          <w:szCs w:val="22"/>
        </w:rPr>
        <w:t xml:space="preserve"> where </w:t>
      </w:r>
      <w:r w:rsidR="00496CEF">
        <w:rPr>
          <w:rFonts w:ascii="Helvetica" w:hAnsi="Helvetica"/>
          <w:sz w:val="22"/>
          <w:szCs w:val="22"/>
        </w:rPr>
        <w:t>one organization</w:t>
      </w:r>
      <w:r>
        <w:rPr>
          <w:rFonts w:ascii="Helvetica" w:hAnsi="Helvetica"/>
          <w:sz w:val="22"/>
          <w:szCs w:val="22"/>
        </w:rPr>
        <w:t xml:space="preserve"> is involved</w:t>
      </w:r>
      <w:r w:rsidR="00496CEF">
        <w:rPr>
          <w:rFonts w:ascii="Helvetica" w:hAnsi="Helvetica"/>
          <w:sz w:val="22"/>
          <w:szCs w:val="22"/>
        </w:rPr>
        <w:t xml:space="preserve"> in a risky activity</w:t>
      </w:r>
      <w:r>
        <w:rPr>
          <w:rFonts w:ascii="Helvetica" w:hAnsi="Helvetica"/>
          <w:sz w:val="22"/>
          <w:szCs w:val="22"/>
        </w:rPr>
        <w:t xml:space="preserve"> (harvest)</w:t>
      </w:r>
      <w:r w:rsidR="00496CEF">
        <w:rPr>
          <w:rFonts w:ascii="Helvetica" w:hAnsi="Helvetica"/>
          <w:sz w:val="22"/>
          <w:szCs w:val="22"/>
        </w:rPr>
        <w:t xml:space="preserve"> but is protected against risk by another </w:t>
      </w:r>
      <w:commentRangeStart w:id="102"/>
      <w:r w:rsidR="00496CEF">
        <w:rPr>
          <w:rFonts w:ascii="Helvetica" w:hAnsi="Helvetica"/>
          <w:sz w:val="22"/>
          <w:szCs w:val="22"/>
        </w:rPr>
        <w:t>party</w:t>
      </w:r>
      <w:r>
        <w:rPr>
          <w:rFonts w:ascii="Helvetica" w:hAnsi="Helvetica"/>
          <w:sz w:val="22"/>
          <w:szCs w:val="22"/>
        </w:rPr>
        <w:t xml:space="preserve"> that incurs </w:t>
      </w:r>
      <w:r w:rsidR="00496CEF">
        <w:rPr>
          <w:rFonts w:ascii="Helvetica" w:hAnsi="Helvetica"/>
          <w:sz w:val="22"/>
          <w:szCs w:val="22"/>
        </w:rPr>
        <w:t>the cost</w:t>
      </w:r>
      <w:r w:rsidR="00BC5AA5">
        <w:rPr>
          <w:rFonts w:ascii="Helvetica" w:hAnsi="Helvetica"/>
          <w:sz w:val="22"/>
          <w:szCs w:val="22"/>
        </w:rPr>
        <w:t xml:space="preserve"> </w:t>
      </w:r>
      <w:commentRangeEnd w:id="102"/>
      <w:r w:rsidR="006803F7">
        <w:rPr>
          <w:rStyle w:val="CommentReference"/>
        </w:rPr>
        <w:commentReference w:id="102"/>
      </w:r>
      <w:r w:rsidR="00496CEF">
        <w:rPr>
          <w:rFonts w:ascii="Helvetica" w:hAnsi="Helvetica"/>
          <w:sz w:val="22"/>
          <w:szCs w:val="22"/>
        </w:rPr>
        <w:fldChar w:fldCharType="begin"/>
      </w:r>
      <w:r w:rsidR="00B548BF">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496CEF">
        <w:rPr>
          <w:rFonts w:ascii="Helvetica" w:hAnsi="Helvetica"/>
          <w:sz w:val="22"/>
          <w:szCs w:val="22"/>
        </w:rPr>
        <w:fldChar w:fldCharType="separate"/>
      </w:r>
      <w:r w:rsidR="00B548BF">
        <w:rPr>
          <w:rFonts w:ascii="Helvetica" w:hAnsi="Helvetica"/>
          <w:noProof/>
          <w:sz w:val="22"/>
          <w:szCs w:val="22"/>
        </w:rPr>
        <w:t>(Hilborn</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2001)</w:t>
      </w:r>
      <w:r w:rsidR="00496CEF">
        <w:rPr>
          <w:rFonts w:ascii="Helvetica" w:hAnsi="Helvetica"/>
          <w:sz w:val="22"/>
          <w:szCs w:val="22"/>
        </w:rPr>
        <w:fldChar w:fldCharType="end"/>
      </w:r>
      <w:r w:rsidR="00496CEF">
        <w:rPr>
          <w:rFonts w:ascii="Helvetica" w:hAnsi="Helvetica"/>
          <w:sz w:val="22"/>
          <w:szCs w:val="22"/>
        </w:rPr>
        <w:t xml:space="preserve">. </w:t>
      </w:r>
      <w:r w:rsidR="00182080">
        <w:rPr>
          <w:rFonts w:ascii="Helvetica" w:hAnsi="Helvetica"/>
          <w:sz w:val="22"/>
          <w:szCs w:val="22"/>
        </w:rPr>
        <w:t>When contracts are initially based on payoff alone and intensive monitoring is cost prohibitive, lower precision</w:t>
      </w:r>
      <w:r w:rsidR="00DB4CE5">
        <w:rPr>
          <w:rFonts w:ascii="Helvetica" w:hAnsi="Helvetica"/>
          <w:sz w:val="22"/>
          <w:szCs w:val="22"/>
        </w:rPr>
        <w:t xml:space="preserve"> of</w:t>
      </w:r>
      <w:r w:rsidR="00182080">
        <w:rPr>
          <w:rFonts w:ascii="Helvetica" w:hAnsi="Helvetica"/>
          <w:sz w:val="22"/>
          <w:szCs w:val="22"/>
        </w:rPr>
        <w:t xml:space="preserve"> monitoring</w:t>
      </w:r>
      <w:r w:rsidR="00D647D4">
        <w:rPr>
          <w:rFonts w:ascii="Helvetica" w:hAnsi="Helvetica"/>
          <w:sz w:val="22"/>
          <w:szCs w:val="22"/>
        </w:rPr>
        <w:t xml:space="preserve"> combined with shared risk among multiple parties</w:t>
      </w:r>
      <w:r w:rsidR="00182080">
        <w:rPr>
          <w:rFonts w:ascii="Helvetica" w:hAnsi="Helvetica"/>
          <w:sz w:val="22"/>
          <w:szCs w:val="22"/>
        </w:rPr>
        <w:t xml:space="preserve"> is a</w:t>
      </w:r>
      <w:r w:rsidR="00D252DA">
        <w:rPr>
          <w:rFonts w:ascii="Helvetica" w:hAnsi="Helvetica"/>
          <w:sz w:val="22"/>
          <w:szCs w:val="22"/>
        </w:rPr>
        <w:t xml:space="preserve"> common solution </w:t>
      </w:r>
      <w:r w:rsidR="00182080">
        <w:rPr>
          <w:rFonts w:ascii="Helvetica" w:hAnsi="Helvetica"/>
          <w:sz w:val="22"/>
          <w:szCs w:val="22"/>
        </w:rPr>
        <w:t>applied to moral hazards.</w:t>
      </w:r>
    </w:p>
    <w:p w14:paraId="5194A5E5" w14:textId="30E04225" w:rsidR="00874D07" w:rsidRDefault="00FE0BB8" w:rsidP="00272A37">
      <w:pPr>
        <w:ind w:firstLine="720"/>
        <w:rPr>
          <w:rFonts w:ascii="Helvetica" w:hAnsi="Helvetica"/>
          <w:sz w:val="22"/>
          <w:szCs w:val="22"/>
        </w:rPr>
      </w:pPr>
      <w:r>
        <w:rPr>
          <w:rFonts w:ascii="Helvetica" w:hAnsi="Helvetica"/>
          <w:sz w:val="22"/>
          <w:szCs w:val="22"/>
        </w:rPr>
        <w:t xml:space="preserve">In the case of resource monitoring, shared risk strategies can include the industry sharing monitoring costs with government agencies. However, shared monitoring costs </w:t>
      </w:r>
      <w:r w:rsidR="00A02010">
        <w:rPr>
          <w:rFonts w:ascii="Helvetica" w:hAnsi="Helvetica"/>
          <w:sz w:val="22"/>
          <w:szCs w:val="22"/>
        </w:rPr>
        <w:t>do</w:t>
      </w:r>
      <w:r>
        <w:rPr>
          <w:rFonts w:ascii="Helvetica" w:hAnsi="Helvetica"/>
          <w:sz w:val="22"/>
          <w:szCs w:val="22"/>
        </w:rPr>
        <w:t xml:space="preserve"> not always </w:t>
      </w:r>
      <w:r w:rsidR="00A02010">
        <w:rPr>
          <w:rFonts w:ascii="Helvetica" w:hAnsi="Helvetica"/>
          <w:sz w:val="22"/>
          <w:szCs w:val="22"/>
        </w:rPr>
        <w:t xml:space="preserve">align </w:t>
      </w:r>
      <w:r>
        <w:rPr>
          <w:rFonts w:ascii="Helvetica" w:hAnsi="Helvetica"/>
          <w:sz w:val="22"/>
          <w:szCs w:val="22"/>
        </w:rPr>
        <w:t xml:space="preserve">with economic incentives. </w:t>
      </w:r>
      <w:r w:rsidR="00FA68C5">
        <w:rPr>
          <w:rFonts w:ascii="Helvetica" w:hAnsi="Helvetica"/>
          <w:sz w:val="22"/>
          <w:szCs w:val="22"/>
        </w:rPr>
        <w:t>For example</w:t>
      </w:r>
      <w:r>
        <w:rPr>
          <w:rFonts w:ascii="Helvetica" w:hAnsi="Helvetica"/>
          <w:sz w:val="22"/>
          <w:szCs w:val="22"/>
        </w:rPr>
        <w:t>,</w:t>
      </w:r>
      <w:r w:rsidR="007E4DA3" w:rsidRPr="007E4DA3">
        <w:rPr>
          <w:rFonts w:ascii="Helvetica" w:hAnsi="Helvetica"/>
          <w:sz w:val="22"/>
          <w:szCs w:val="22"/>
        </w:rPr>
        <w:t xml:space="preserve"> </w:t>
      </w:r>
      <w:r w:rsidR="00BC5AA5">
        <w:rPr>
          <w:rFonts w:ascii="Helvetica" w:hAnsi="Helvetica"/>
          <w:sz w:val="22"/>
          <w:szCs w:val="22"/>
        </w:rPr>
        <w:t>our model suggests</w:t>
      </w:r>
      <w:r w:rsidR="007E4DA3">
        <w:rPr>
          <w:rFonts w:ascii="Helvetica" w:hAnsi="Helvetica"/>
          <w:sz w:val="22"/>
          <w:szCs w:val="22"/>
        </w:rPr>
        <w:t xml:space="preserve"> </w:t>
      </w:r>
      <w:r w:rsidR="00DB4CE5">
        <w:rPr>
          <w:rFonts w:ascii="Helvetica" w:hAnsi="Helvetica"/>
          <w:sz w:val="22"/>
          <w:szCs w:val="22"/>
        </w:rPr>
        <w:t xml:space="preserve">that </w:t>
      </w:r>
      <w:ins w:id="103" w:author="Crow White" w:date="2017-04-17T16:24:00Z">
        <w:r w:rsidR="006803F7">
          <w:rPr>
            <w:rFonts w:ascii="Helvetica" w:hAnsi="Helvetica"/>
            <w:sz w:val="22"/>
            <w:szCs w:val="22"/>
          </w:rPr>
          <w:t xml:space="preserve">an </w:t>
        </w:r>
      </w:ins>
      <w:r w:rsidR="007E4DA3">
        <w:rPr>
          <w:rFonts w:ascii="Helvetica" w:hAnsi="Helvetica"/>
          <w:sz w:val="22"/>
          <w:szCs w:val="22"/>
        </w:rPr>
        <w:t xml:space="preserve">economic incentive </w:t>
      </w:r>
      <w:r w:rsidR="00BC5AA5">
        <w:rPr>
          <w:rFonts w:ascii="Helvetica" w:hAnsi="Helvetica"/>
          <w:sz w:val="22"/>
          <w:szCs w:val="22"/>
        </w:rPr>
        <w:t>exists for</w:t>
      </w:r>
      <w:r w:rsidR="007E4DA3">
        <w:rPr>
          <w:rFonts w:ascii="Helvetica" w:hAnsi="Helvetica"/>
          <w:sz w:val="22"/>
          <w:szCs w:val="22"/>
        </w:rPr>
        <w:t xml:space="preserve"> </w:t>
      </w:r>
      <w:r w:rsidR="00E331DD">
        <w:rPr>
          <w:rFonts w:ascii="Helvetica" w:hAnsi="Helvetica"/>
          <w:sz w:val="22"/>
          <w:szCs w:val="22"/>
        </w:rPr>
        <w:t>an organization</w:t>
      </w:r>
      <w:r w:rsidR="007E4DA3">
        <w:rPr>
          <w:rFonts w:ascii="Helvetica" w:hAnsi="Helvetica"/>
          <w:sz w:val="22"/>
          <w:szCs w:val="22"/>
        </w:rPr>
        <w:t xml:space="preserve"> to support increased monitoring as long as the expected financial benefit exceeds the financial cost.</w:t>
      </w:r>
      <w:r>
        <w:rPr>
          <w:rFonts w:ascii="Helvetica" w:hAnsi="Helvetica"/>
          <w:sz w:val="22"/>
          <w:szCs w:val="22"/>
        </w:rPr>
        <w:t xml:space="preserve"> </w:t>
      </w:r>
      <w:r w:rsidR="00FA68C5">
        <w:rPr>
          <w:rFonts w:ascii="Helvetica" w:hAnsi="Helvetica"/>
          <w:sz w:val="22"/>
          <w:szCs w:val="22"/>
        </w:rPr>
        <w:t xml:space="preserve">In contrast, agencies are incentivized to keep the ecosystem healthy but to minimize costs to taxpayers. This asymmetry </w:t>
      </w:r>
      <w:r w:rsidR="00C94671">
        <w:rPr>
          <w:rFonts w:ascii="Helvetica" w:hAnsi="Helvetica"/>
          <w:sz w:val="22"/>
          <w:szCs w:val="22"/>
        </w:rPr>
        <w:t xml:space="preserve">in incentives </w:t>
      </w:r>
      <w:r w:rsidR="00604D51">
        <w:rPr>
          <w:rFonts w:ascii="Helvetica" w:hAnsi="Helvetica"/>
          <w:sz w:val="22"/>
          <w:szCs w:val="22"/>
        </w:rPr>
        <w:t xml:space="preserve">for different stakeholders </w:t>
      </w:r>
      <w:r w:rsidR="00C94671">
        <w:rPr>
          <w:rFonts w:ascii="Helvetica" w:hAnsi="Helvetica"/>
          <w:sz w:val="22"/>
          <w:szCs w:val="22"/>
        </w:rPr>
        <w:t>poses a challenge,</w:t>
      </w:r>
      <w:r w:rsidR="00FA68C5">
        <w:rPr>
          <w:rFonts w:ascii="Helvetica" w:hAnsi="Helvetica"/>
          <w:sz w:val="22"/>
          <w:szCs w:val="22"/>
        </w:rPr>
        <w:t xml:space="preserve"> because agencies often have limited resources to provide high precision monitoring, while the industry is often incentivized to </w:t>
      </w:r>
      <w:r w:rsidR="00C94671">
        <w:rPr>
          <w:rFonts w:ascii="Helvetica" w:hAnsi="Helvetica"/>
          <w:sz w:val="22"/>
          <w:szCs w:val="22"/>
        </w:rPr>
        <w:t>harvest as much of the resource</w:t>
      </w:r>
      <w:r w:rsidR="00FA68C5">
        <w:rPr>
          <w:rFonts w:ascii="Helvetica" w:hAnsi="Helvetica"/>
          <w:sz w:val="22"/>
          <w:szCs w:val="22"/>
        </w:rPr>
        <w:t xml:space="preserve"> as possible at the lowest cost.</w:t>
      </w:r>
      <w:r w:rsidR="00C94671">
        <w:rPr>
          <w:rFonts w:ascii="Helvetica" w:hAnsi="Helvetica"/>
          <w:sz w:val="22"/>
          <w:szCs w:val="22"/>
        </w:rPr>
        <w:t xml:space="preserve"> </w:t>
      </w:r>
      <w:r w:rsidR="00272A37">
        <w:rPr>
          <w:rFonts w:ascii="Helvetica" w:hAnsi="Helvetica"/>
          <w:sz w:val="22"/>
          <w:szCs w:val="22"/>
        </w:rPr>
        <w:t xml:space="preserve">Thus, context-appropriate solutions that are </w:t>
      </w:r>
      <w:r w:rsidR="00F9071C">
        <w:rPr>
          <w:rFonts w:ascii="Helvetica" w:hAnsi="Helvetica"/>
          <w:sz w:val="22"/>
          <w:szCs w:val="22"/>
        </w:rPr>
        <w:t>economically viable</w:t>
      </w:r>
      <w:r w:rsidR="00272A37">
        <w:rPr>
          <w:rFonts w:ascii="Helvetica" w:hAnsi="Helvetica"/>
          <w:sz w:val="22"/>
          <w:szCs w:val="22"/>
        </w:rPr>
        <w:t>, cost-effective, and that incentivize environmental protection</w:t>
      </w:r>
      <w:r w:rsidR="00E42600">
        <w:rPr>
          <w:rFonts w:ascii="Helvetica" w:hAnsi="Helvetica"/>
          <w:sz w:val="22"/>
          <w:szCs w:val="22"/>
        </w:rPr>
        <w:t xml:space="preserve"> are critical</w:t>
      </w:r>
      <w:r w:rsidR="00F9071C">
        <w:rPr>
          <w:rFonts w:ascii="Helvetica" w:hAnsi="Helvetica"/>
          <w:sz w:val="22"/>
          <w:szCs w:val="22"/>
        </w:rPr>
        <w:t xml:space="preserve">. </w:t>
      </w:r>
    </w:p>
    <w:p w14:paraId="344BC563" w14:textId="49A6DCDE" w:rsidR="00F9071C" w:rsidRDefault="00F9071C" w:rsidP="00F9071C">
      <w:pPr>
        <w:rPr>
          <w:rFonts w:ascii="Helvetica" w:hAnsi="Helvetica"/>
          <w:sz w:val="22"/>
          <w:szCs w:val="22"/>
        </w:rPr>
      </w:pPr>
      <w:r>
        <w:rPr>
          <w:rFonts w:ascii="Helvetica" w:hAnsi="Helvetica"/>
          <w:sz w:val="22"/>
          <w:szCs w:val="22"/>
        </w:rPr>
        <w:lastRenderedPageBreak/>
        <w:tab/>
      </w:r>
      <w:r w:rsidR="00272A37">
        <w:rPr>
          <w:rFonts w:ascii="Helvetica" w:hAnsi="Helvetica"/>
          <w:sz w:val="22"/>
          <w:szCs w:val="22"/>
        </w:rPr>
        <w:t>C</w:t>
      </w:r>
      <w:r>
        <w:rPr>
          <w:rFonts w:ascii="Helvetica" w:hAnsi="Helvetica"/>
          <w:sz w:val="22"/>
          <w:szCs w:val="22"/>
        </w:rPr>
        <w:t xml:space="preserve">ommercial fisheries offer an interesting case study in placing the burden of monitoring costs on the industry versus the government. For example, in Canada and Australia, industry is primarily responsible for monitoring costs, with the philosophy that the burden of proof for sustainability is on the stakeholder interested in exploiting the system </w:t>
      </w:r>
      <w:r>
        <w:rPr>
          <w:rFonts w:ascii="Helvetica" w:hAnsi="Helvetica"/>
          <w:sz w:val="22"/>
          <w:szCs w:val="22"/>
        </w:rPr>
        <w:fldChar w:fldCharType="begin"/>
      </w:r>
      <w:r w:rsidR="00B548BF">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Pr>
          <w:rFonts w:ascii="Helvetica" w:hAnsi="Helvetica"/>
          <w:sz w:val="22"/>
          <w:szCs w:val="22"/>
        </w:rPr>
        <w:fldChar w:fldCharType="separate"/>
      </w:r>
      <w:r w:rsidR="00B548BF">
        <w:rPr>
          <w:rFonts w:ascii="Helvetica" w:hAnsi="Helvetica"/>
          <w:noProof/>
          <w:sz w:val="22"/>
          <w:szCs w:val="22"/>
        </w:rPr>
        <w:t>(Hilborn</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2001)</w:t>
      </w:r>
      <w:r>
        <w:rPr>
          <w:rFonts w:ascii="Helvetica" w:hAnsi="Helvetica"/>
          <w:sz w:val="22"/>
          <w:szCs w:val="22"/>
        </w:rPr>
        <w:fldChar w:fldCharType="end"/>
      </w:r>
      <w:r>
        <w:rPr>
          <w:rFonts w:ascii="Helvetica" w:hAnsi="Helvetica"/>
          <w:sz w:val="22"/>
          <w:szCs w:val="22"/>
        </w:rPr>
        <w:t xml:space="preserve">. An example of this is the commercial </w:t>
      </w:r>
      <w:ins w:id="104" w:author="Jameal Samhouri" w:date="2017-04-22T09:55:00Z">
        <w:r w:rsidR="00E37312">
          <w:rPr>
            <w:rFonts w:ascii="Helvetica" w:hAnsi="Helvetica"/>
            <w:sz w:val="22"/>
            <w:szCs w:val="22"/>
          </w:rPr>
          <w:t>P</w:t>
        </w:r>
      </w:ins>
      <w:del w:id="105" w:author="Jameal Samhouri" w:date="2017-04-22T09:55:00Z">
        <w:r w:rsidDel="00E37312">
          <w:rPr>
            <w:rFonts w:ascii="Helvetica" w:hAnsi="Helvetica"/>
            <w:sz w:val="22"/>
            <w:szCs w:val="22"/>
          </w:rPr>
          <w:delText>p</w:delText>
        </w:r>
      </w:del>
      <w:r>
        <w:rPr>
          <w:rFonts w:ascii="Helvetica" w:hAnsi="Helvetica"/>
          <w:sz w:val="22"/>
          <w:szCs w:val="22"/>
        </w:rPr>
        <w:t>acific herring fishery in the North Pacific, where monitoring of spring herring spawns is primarily funded by the fishing industry</w:t>
      </w:r>
      <w:commentRangeStart w:id="106"/>
      <w:r>
        <w:rPr>
          <w:rFonts w:ascii="Helvetica" w:hAnsi="Helvetica"/>
          <w:sz w:val="22"/>
          <w:szCs w:val="22"/>
        </w:rPr>
        <w:t>.</w:t>
      </w:r>
      <w:commentRangeEnd w:id="106"/>
      <w:r>
        <w:rPr>
          <w:rStyle w:val="CommentReference"/>
        </w:rPr>
        <w:commentReference w:id="106"/>
      </w:r>
      <w:r>
        <w:rPr>
          <w:rFonts w:ascii="Helvetica" w:hAnsi="Helvetica"/>
          <w:sz w:val="22"/>
          <w:szCs w:val="22"/>
        </w:rPr>
        <w:t xml:space="preserve"> However, the fishery crossed a </w:t>
      </w:r>
      <w:r w:rsidR="008F3894" w:rsidRPr="00E96363">
        <w:rPr>
          <w:rFonts w:ascii="Helvetica" w:hAnsi="Helvetica"/>
          <w:sz w:val="22"/>
          <w:szCs w:val="22"/>
        </w:rPr>
        <w:t>limit reference point</w:t>
      </w:r>
      <w:r w:rsidR="008F3894">
        <w:rPr>
          <w:rFonts w:ascii="Helvetica" w:hAnsi="Helvetica"/>
          <w:sz w:val="22"/>
          <w:szCs w:val="22"/>
        </w:rPr>
        <w:t xml:space="preserve"> </w:t>
      </w:r>
      <w:r>
        <w:rPr>
          <w:rFonts w:ascii="Helvetica" w:hAnsi="Helvetica"/>
          <w:sz w:val="22"/>
          <w:szCs w:val="22"/>
        </w:rPr>
        <w:t xml:space="preserve">over a decade ago and has not fully recovered </w:t>
      </w:r>
      <w:r>
        <w:rPr>
          <w:rFonts w:ascii="Helvetica" w:hAnsi="Helvetica"/>
          <w:sz w:val="22"/>
          <w:szCs w:val="22"/>
        </w:rPr>
        <w:fldChar w:fldCharType="begin"/>
      </w:r>
      <w:r w:rsidR="00B548BF">
        <w:rPr>
          <w:rFonts w:ascii="Helvetica" w:hAnsi="Helvetica"/>
          <w:sz w:val="22"/>
          <w:szCs w:val="22"/>
        </w:rPr>
        <w:instrText xml:space="preserve"> ADDIN EN.CITE &lt;EndNote&gt;&lt;Cite&gt;&lt;Author&gt;Hölmstrom&lt;/Author&gt;&lt;Year&gt;1979&lt;/Year&gt;&lt;RecNum&gt;8293&lt;/RecNum&gt;&lt;DisplayText&gt;(Hölmstrom 1979)&lt;/DisplayText&gt;&lt;record&gt;&lt;rec-number&gt;8293&lt;/rec-number&gt;&lt;foreign-keys&gt;&lt;key app="EN" db-id="dsrza9wtbra05fevxvw5svf8d0a9a0ptptvp" timestamp="1450467289"&gt;8293&lt;/key&gt;&lt;/foreign-keys&gt;&lt;ref-type name="Journal Article"&gt;17&lt;/ref-type&gt;&lt;contributors&gt;&lt;authors&gt;&lt;author&gt;Hölmstrom, Bengt&lt;/author&gt;&lt;/authors&gt;&lt;/contributors&gt;&lt;titles&gt;&lt;title&gt;Moral hazard and observability&lt;/title&gt;&lt;secondary-title&gt;The Bell journal of economics&lt;/secondary-title&gt;&lt;/titles&gt;&lt;periodical&gt;&lt;full-title&gt;The Bell journal of economics&lt;/full-title&gt;&lt;/periodical&gt;&lt;pages&gt;74-91&lt;/pages&gt;&lt;dates&gt;&lt;year&gt;1979&lt;/year&gt;&lt;/dates&gt;&lt;isbn&gt;0361-915X&lt;/isbn&gt;&lt;urls&gt;&lt;/urls&gt;&lt;/record&gt;&lt;/Cite&gt;&lt;/EndNote&gt;</w:instrText>
      </w:r>
      <w:r>
        <w:rPr>
          <w:rFonts w:ascii="Helvetica" w:hAnsi="Helvetica"/>
          <w:sz w:val="22"/>
          <w:szCs w:val="22"/>
        </w:rPr>
        <w:fldChar w:fldCharType="separate"/>
      </w:r>
      <w:r w:rsidR="00B548BF">
        <w:rPr>
          <w:rFonts w:ascii="Helvetica" w:hAnsi="Helvetica"/>
          <w:noProof/>
          <w:sz w:val="22"/>
          <w:szCs w:val="22"/>
        </w:rPr>
        <w:t>(Hölmstrom 1979)</w:t>
      </w:r>
      <w:r>
        <w:rPr>
          <w:rFonts w:ascii="Helvetica" w:hAnsi="Helvetica"/>
          <w:sz w:val="22"/>
          <w:szCs w:val="22"/>
        </w:rPr>
        <w:fldChar w:fldCharType="end"/>
      </w:r>
      <w:r>
        <w:rPr>
          <w:rFonts w:ascii="Helvetica" w:hAnsi="Helvetica"/>
          <w:sz w:val="22"/>
          <w:szCs w:val="22"/>
        </w:rPr>
        <w:t xml:space="preserve">. </w:t>
      </w:r>
      <w:r w:rsidR="00272A37">
        <w:rPr>
          <w:rFonts w:ascii="Helvetica" w:hAnsi="Helvetica"/>
          <w:sz w:val="22"/>
          <w:szCs w:val="22"/>
        </w:rPr>
        <w:t>A</w:t>
      </w:r>
      <w:r>
        <w:rPr>
          <w:rFonts w:ascii="Helvetica" w:hAnsi="Helvetica"/>
          <w:sz w:val="22"/>
          <w:szCs w:val="22"/>
        </w:rPr>
        <w:t xml:space="preserve">s a consequence, monitoring </w:t>
      </w:r>
      <w:r w:rsidR="00EE75FD">
        <w:rPr>
          <w:rFonts w:ascii="Helvetica" w:hAnsi="Helvetica"/>
          <w:sz w:val="22"/>
          <w:szCs w:val="22"/>
        </w:rPr>
        <w:t>effort</w:t>
      </w:r>
      <w:r>
        <w:rPr>
          <w:rFonts w:ascii="Helvetica" w:hAnsi="Helvetica"/>
          <w:sz w:val="22"/>
          <w:szCs w:val="22"/>
        </w:rPr>
        <w:t xml:space="preserve"> has declined (</w:t>
      </w:r>
      <w:r w:rsidRPr="00C074D1">
        <w:rPr>
          <w:rFonts w:ascii="Helvetica" w:hAnsi="Helvetica"/>
          <w:sz w:val="22"/>
          <w:szCs w:val="22"/>
          <w:highlight w:val="yellow"/>
        </w:rPr>
        <w:t>CITE</w:t>
      </w:r>
      <w:r>
        <w:rPr>
          <w:rFonts w:ascii="Helvetica" w:hAnsi="Helvetica"/>
          <w:sz w:val="22"/>
          <w:szCs w:val="22"/>
        </w:rPr>
        <w:t xml:space="preserve">), which impacts </w:t>
      </w:r>
      <w:r w:rsidR="00272A37">
        <w:rPr>
          <w:rFonts w:ascii="Helvetica" w:hAnsi="Helvetica"/>
          <w:sz w:val="22"/>
          <w:szCs w:val="22"/>
        </w:rPr>
        <w:t>the precision of</w:t>
      </w:r>
      <w:r>
        <w:rPr>
          <w:rFonts w:ascii="Helvetica" w:hAnsi="Helvetica"/>
          <w:sz w:val="22"/>
          <w:szCs w:val="22"/>
        </w:rPr>
        <w:t xml:space="preserve"> </w:t>
      </w:r>
      <w:r w:rsidR="00272A37">
        <w:rPr>
          <w:rFonts w:ascii="Helvetica" w:hAnsi="Helvetica"/>
          <w:sz w:val="22"/>
          <w:szCs w:val="22"/>
        </w:rPr>
        <w:t xml:space="preserve">biomass </w:t>
      </w:r>
      <w:r>
        <w:rPr>
          <w:rFonts w:ascii="Helvetica" w:hAnsi="Helvetica"/>
          <w:sz w:val="22"/>
          <w:szCs w:val="22"/>
        </w:rPr>
        <w:t>estimate</w:t>
      </w:r>
      <w:r w:rsidR="00272A37">
        <w:rPr>
          <w:rFonts w:ascii="Helvetica" w:hAnsi="Helvetica"/>
          <w:sz w:val="22"/>
          <w:szCs w:val="22"/>
        </w:rPr>
        <w:t>s,</w:t>
      </w:r>
      <w:r>
        <w:rPr>
          <w:rFonts w:ascii="Helvetica" w:hAnsi="Helvetica"/>
          <w:sz w:val="22"/>
          <w:szCs w:val="22"/>
        </w:rPr>
        <w:t xml:space="preserve"> </w:t>
      </w:r>
      <w:r w:rsidR="00582FDE">
        <w:rPr>
          <w:rFonts w:ascii="Helvetica" w:hAnsi="Helvetica"/>
          <w:sz w:val="22"/>
          <w:szCs w:val="22"/>
        </w:rPr>
        <w:t>and may prolong closures</w:t>
      </w:r>
      <w:r>
        <w:rPr>
          <w:rFonts w:ascii="Helvetica" w:hAnsi="Helvetica"/>
          <w:sz w:val="22"/>
          <w:szCs w:val="22"/>
        </w:rPr>
        <w:t xml:space="preserve">. </w:t>
      </w:r>
      <w:r w:rsidR="00272A37">
        <w:rPr>
          <w:rFonts w:ascii="Helvetica" w:hAnsi="Helvetica"/>
          <w:sz w:val="22"/>
          <w:szCs w:val="22"/>
        </w:rPr>
        <w:t>This case highlight</w:t>
      </w:r>
      <w:r w:rsidR="004813DA">
        <w:rPr>
          <w:rFonts w:ascii="Helvetica" w:hAnsi="Helvetica"/>
          <w:sz w:val="22"/>
          <w:szCs w:val="22"/>
        </w:rPr>
        <w:t>s</w:t>
      </w:r>
      <w:r w:rsidR="00272A37">
        <w:rPr>
          <w:rFonts w:ascii="Helvetica" w:hAnsi="Helvetica"/>
          <w:sz w:val="22"/>
          <w:szCs w:val="22"/>
        </w:rPr>
        <w:t xml:space="preserve"> a key consideration in monitoring programs: </w:t>
      </w:r>
      <w:r w:rsidR="00680130">
        <w:rPr>
          <w:rFonts w:ascii="Helvetica" w:hAnsi="Helvetica"/>
          <w:sz w:val="22"/>
          <w:szCs w:val="22"/>
        </w:rPr>
        <w:t xml:space="preserve">if information is most valuable </w:t>
      </w:r>
      <w:r w:rsidR="00272A37">
        <w:rPr>
          <w:rFonts w:ascii="Helvetica" w:hAnsi="Helvetica"/>
          <w:sz w:val="22"/>
          <w:szCs w:val="22"/>
        </w:rPr>
        <w:t>as</w:t>
      </w:r>
      <w:r w:rsidR="00680130">
        <w:rPr>
          <w:rFonts w:ascii="Helvetica" w:hAnsi="Helvetica"/>
          <w:sz w:val="22"/>
          <w:szCs w:val="22"/>
        </w:rPr>
        <w:t xml:space="preserve"> a</w:t>
      </w:r>
      <w:r>
        <w:rPr>
          <w:rFonts w:ascii="Helvetica" w:hAnsi="Helvetica"/>
          <w:sz w:val="22"/>
          <w:szCs w:val="22"/>
        </w:rPr>
        <w:t xml:space="preserve"> fishery </w:t>
      </w:r>
      <w:r w:rsidR="00272A37">
        <w:rPr>
          <w:rFonts w:ascii="Helvetica" w:hAnsi="Helvetica"/>
          <w:sz w:val="22"/>
          <w:szCs w:val="22"/>
        </w:rPr>
        <w:t xml:space="preserve">approaches collapse, </w:t>
      </w:r>
      <w:r w:rsidR="00680130">
        <w:rPr>
          <w:rFonts w:ascii="Helvetica" w:hAnsi="Helvetica"/>
          <w:sz w:val="22"/>
          <w:szCs w:val="22"/>
        </w:rPr>
        <w:t>it may be best to ensure that funding for monitoring is independent from stock size</w:t>
      </w:r>
      <w:r w:rsidR="003038C0">
        <w:rPr>
          <w:rFonts w:ascii="Helvetica" w:hAnsi="Helvetica"/>
          <w:sz w:val="22"/>
          <w:szCs w:val="22"/>
        </w:rPr>
        <w:t>.</w:t>
      </w:r>
      <w:r>
        <w:rPr>
          <w:rFonts w:ascii="Helvetica" w:hAnsi="Helvetica"/>
          <w:sz w:val="22"/>
          <w:szCs w:val="22"/>
        </w:rPr>
        <w:t xml:space="preserve"> </w:t>
      </w:r>
    </w:p>
    <w:p w14:paraId="4E73E6B6" w14:textId="77777777" w:rsidR="00FC5856" w:rsidRDefault="00FC5856" w:rsidP="00C55CC4">
      <w:pPr>
        <w:rPr>
          <w:rFonts w:ascii="Helvetica" w:hAnsi="Helvetica"/>
          <w:i/>
          <w:sz w:val="22"/>
          <w:szCs w:val="22"/>
        </w:rPr>
      </w:pPr>
    </w:p>
    <w:p w14:paraId="6972E8B7" w14:textId="14AB6BDE" w:rsidR="00976D8B" w:rsidRDefault="00976D8B" w:rsidP="00C55CC4">
      <w:pPr>
        <w:rPr>
          <w:rFonts w:ascii="Helvetica" w:hAnsi="Helvetica"/>
          <w:i/>
          <w:sz w:val="22"/>
          <w:szCs w:val="22"/>
        </w:rPr>
      </w:pPr>
      <w:r w:rsidRPr="00976D8B">
        <w:rPr>
          <w:rFonts w:ascii="Helvetica" w:hAnsi="Helvetica"/>
          <w:i/>
          <w:sz w:val="22"/>
          <w:szCs w:val="22"/>
        </w:rPr>
        <w:t xml:space="preserve">The Value of Monitoring Depends on the </w:t>
      </w:r>
      <w:commentRangeStart w:id="107"/>
      <w:r w:rsidRPr="00976D8B">
        <w:rPr>
          <w:rFonts w:ascii="Helvetica" w:hAnsi="Helvetica"/>
          <w:i/>
          <w:sz w:val="22"/>
          <w:szCs w:val="22"/>
        </w:rPr>
        <w:t>Stakeholder</w:t>
      </w:r>
      <w:commentRangeEnd w:id="107"/>
      <w:r w:rsidR="00B16EAD">
        <w:rPr>
          <w:rStyle w:val="CommentReference"/>
        </w:rPr>
        <w:commentReference w:id="107"/>
      </w:r>
    </w:p>
    <w:p w14:paraId="6CFFB7E9" w14:textId="77777777" w:rsidR="0056105D" w:rsidRPr="00976D8B" w:rsidRDefault="0056105D" w:rsidP="00C55CC4">
      <w:pPr>
        <w:rPr>
          <w:rFonts w:ascii="Helvetica" w:hAnsi="Helvetica"/>
          <w:i/>
          <w:sz w:val="22"/>
          <w:szCs w:val="22"/>
        </w:rPr>
      </w:pPr>
    </w:p>
    <w:p w14:paraId="1B549306" w14:textId="46363C9E" w:rsidR="0021032B" w:rsidRPr="002738FD" w:rsidRDefault="00017F4B" w:rsidP="002D1A12">
      <w:pPr>
        <w:ind w:firstLine="720"/>
        <w:rPr>
          <w:rFonts w:ascii="Helvetica" w:hAnsi="Helvetica" w:cs="Helvetica Neue"/>
          <w:sz w:val="22"/>
          <w:szCs w:val="22"/>
        </w:rPr>
      </w:pPr>
      <w:r>
        <w:rPr>
          <w:rFonts w:ascii="Helvetica" w:hAnsi="Helvetica" w:cs="Helvetica Neue"/>
          <w:sz w:val="22"/>
          <w:szCs w:val="22"/>
        </w:rPr>
        <w:t>Determining the</w:t>
      </w:r>
      <w:r w:rsidR="00C949EB" w:rsidRPr="00AC60BF">
        <w:rPr>
          <w:rFonts w:ascii="Helvetica" w:hAnsi="Helvetica" w:cs="Helvetica Neue"/>
          <w:sz w:val="22"/>
          <w:szCs w:val="22"/>
        </w:rPr>
        <w:t xml:space="preserve"> value of </w:t>
      </w:r>
      <w:r>
        <w:rPr>
          <w:rFonts w:ascii="Helvetica" w:hAnsi="Helvetica" w:cs="Helvetica Neue"/>
          <w:sz w:val="22"/>
          <w:szCs w:val="22"/>
        </w:rPr>
        <w:t>monitoring</w:t>
      </w:r>
      <w:r w:rsidR="00C949EB" w:rsidRPr="00AC60BF">
        <w:rPr>
          <w:rFonts w:ascii="Helvetica" w:hAnsi="Helvetica" w:cs="Helvetica Neue"/>
          <w:sz w:val="22"/>
          <w:szCs w:val="22"/>
        </w:rPr>
        <w:t xml:space="preserve"> information </w:t>
      </w:r>
      <w:r w:rsidR="00C55C0B" w:rsidRPr="00AC60BF">
        <w:rPr>
          <w:rFonts w:ascii="Helvetica" w:hAnsi="Helvetica" w:cs="Helvetica Neue"/>
          <w:sz w:val="22"/>
          <w:szCs w:val="22"/>
        </w:rPr>
        <w:t>also likely extends beyond the organization bearing the</w:t>
      </w:r>
      <w:r w:rsidR="006E5F41" w:rsidRPr="00AC60BF">
        <w:rPr>
          <w:rFonts w:ascii="Helvetica" w:hAnsi="Helvetica" w:cs="Helvetica Neue"/>
          <w:sz w:val="22"/>
          <w:szCs w:val="22"/>
        </w:rPr>
        <w:t xml:space="preserve"> </w:t>
      </w:r>
      <w:r w:rsidR="009E0D73" w:rsidRPr="00AC60BF">
        <w:rPr>
          <w:rFonts w:ascii="Helvetica" w:hAnsi="Helvetica" w:cs="Helvetica Neue"/>
          <w:sz w:val="22"/>
          <w:szCs w:val="22"/>
        </w:rPr>
        <w:t xml:space="preserve">monitoring </w:t>
      </w:r>
      <w:r w:rsidR="006E5F41" w:rsidRPr="00AC60BF">
        <w:rPr>
          <w:rFonts w:ascii="Helvetica" w:hAnsi="Helvetica" w:cs="Helvetica Neue"/>
          <w:sz w:val="22"/>
          <w:szCs w:val="22"/>
        </w:rPr>
        <w:t xml:space="preserve">costs to include the </w:t>
      </w:r>
      <w:r w:rsidR="00C55CC4">
        <w:rPr>
          <w:rFonts w:ascii="Helvetica" w:hAnsi="Helvetica" w:cs="Helvetica Neue"/>
          <w:sz w:val="22"/>
          <w:szCs w:val="22"/>
        </w:rPr>
        <w:t xml:space="preserve">value to </w:t>
      </w:r>
      <w:r w:rsidR="00F20C88">
        <w:rPr>
          <w:rFonts w:ascii="Helvetica" w:hAnsi="Helvetica" w:cs="Helvetica Neue"/>
          <w:sz w:val="22"/>
          <w:szCs w:val="22"/>
        </w:rPr>
        <w:t>other</w:t>
      </w:r>
      <w:r w:rsidR="006E5F41" w:rsidRPr="00AC60BF">
        <w:rPr>
          <w:rFonts w:ascii="Helvetica" w:hAnsi="Helvetica" w:cs="Helvetica Neue"/>
          <w:sz w:val="22"/>
          <w:szCs w:val="22"/>
        </w:rPr>
        <w:t xml:space="preserve"> stakeholders</w:t>
      </w:r>
      <w:r w:rsidR="00F20C88">
        <w:rPr>
          <w:rFonts w:ascii="Helvetica" w:hAnsi="Helvetica" w:cs="Helvetica Neue"/>
          <w:sz w:val="22"/>
          <w:szCs w:val="22"/>
        </w:rPr>
        <w:t>.</w:t>
      </w:r>
      <w:r w:rsidR="006E5F41" w:rsidRPr="00AC60BF">
        <w:rPr>
          <w:rFonts w:ascii="Helvetica" w:hAnsi="Helvetica" w:cs="Helvetica Neue"/>
          <w:sz w:val="22"/>
          <w:szCs w:val="22"/>
        </w:rPr>
        <w:t xml:space="preserve"> </w:t>
      </w:r>
      <w:r w:rsidR="00574730" w:rsidRPr="00940663">
        <w:rPr>
          <w:rFonts w:ascii="Helvetica" w:hAnsi="Helvetica" w:cs="Helvetica Neue"/>
          <w:sz w:val="22"/>
          <w:szCs w:val="22"/>
        </w:rPr>
        <w:t xml:space="preserve">The high volatility </w:t>
      </w:r>
      <w:r w:rsidR="00574730">
        <w:rPr>
          <w:rFonts w:ascii="Helvetica" w:hAnsi="Helvetica" w:cs="Helvetica Neue"/>
          <w:sz w:val="22"/>
          <w:szCs w:val="22"/>
        </w:rPr>
        <w:t xml:space="preserve">that </w:t>
      </w:r>
      <w:r w:rsidR="00574730" w:rsidRPr="00940663">
        <w:rPr>
          <w:rFonts w:ascii="Helvetica" w:hAnsi="Helvetica" w:cs="Helvetica Neue"/>
          <w:sz w:val="22"/>
          <w:szCs w:val="22"/>
        </w:rPr>
        <w:t xml:space="preserve">emerges from low monitoring investment </w:t>
      </w:r>
      <w:r w:rsidR="00574730">
        <w:rPr>
          <w:rFonts w:ascii="Helvetica" w:hAnsi="Helvetica" w:cs="Helvetica Neue"/>
          <w:sz w:val="22"/>
          <w:szCs w:val="22"/>
        </w:rPr>
        <w:t>may</w:t>
      </w:r>
      <w:r w:rsidR="00574730" w:rsidRPr="00940663">
        <w:rPr>
          <w:rFonts w:ascii="Helvetica" w:hAnsi="Helvetica" w:cs="Helvetica Neue"/>
          <w:sz w:val="22"/>
          <w:szCs w:val="22"/>
        </w:rPr>
        <w:t xml:space="preserve"> be particularly challenging</w:t>
      </w:r>
      <w:ins w:id="108" w:author="Timothy Essington" w:date="2017-04-17T14:21:00Z">
        <w:r w:rsidR="00CB5799">
          <w:rPr>
            <w:rFonts w:ascii="Helvetica" w:hAnsi="Helvetica" w:cs="Helvetica Neue"/>
            <w:sz w:val="22"/>
            <w:szCs w:val="22"/>
          </w:rPr>
          <w:t xml:space="preserve"> </w:t>
        </w:r>
      </w:ins>
      <w:ins w:id="109" w:author="Crow White" w:date="2017-04-17T16:26:00Z">
        <w:r w:rsidR="006803F7">
          <w:rPr>
            <w:rFonts w:ascii="Helvetica" w:hAnsi="Helvetica" w:cs="Helvetica Neue"/>
            <w:sz w:val="22"/>
            <w:szCs w:val="22"/>
          </w:rPr>
          <w:t xml:space="preserve">to </w:t>
        </w:r>
      </w:ins>
      <w:ins w:id="110" w:author="Timothy Essington" w:date="2017-04-17T14:21:00Z">
        <w:r w:rsidR="00CB5799">
          <w:rPr>
            <w:rFonts w:ascii="Helvetica" w:hAnsi="Helvetica" w:cs="Helvetica Neue"/>
            <w:sz w:val="22"/>
            <w:szCs w:val="22"/>
          </w:rPr>
          <w:t xml:space="preserve">some stakeholders while others might be less affected.  For instance, </w:t>
        </w:r>
      </w:ins>
      <w:del w:id="111" w:author="Timothy Essington" w:date="2017-04-17T14:21:00Z">
        <w:r w:rsidR="00574730" w:rsidRPr="00940663" w:rsidDel="00CB5799">
          <w:rPr>
            <w:rFonts w:ascii="Helvetica" w:hAnsi="Helvetica" w:cs="Helvetica Neue"/>
            <w:sz w:val="22"/>
            <w:szCs w:val="22"/>
          </w:rPr>
          <w:delText xml:space="preserve"> for </w:delText>
        </w:r>
      </w:del>
      <w:r w:rsidR="00574730" w:rsidRPr="00940663">
        <w:rPr>
          <w:rFonts w:ascii="Helvetica" w:hAnsi="Helvetica" w:cs="Helvetica Neue"/>
          <w:sz w:val="22"/>
          <w:szCs w:val="22"/>
        </w:rPr>
        <w:t>subsistence harvesters</w:t>
      </w:r>
      <w:r w:rsidR="00574730">
        <w:rPr>
          <w:rFonts w:ascii="Helvetica" w:hAnsi="Helvetica" w:cs="Helvetica Neue"/>
          <w:sz w:val="22"/>
          <w:szCs w:val="22"/>
        </w:rPr>
        <w:t xml:space="preserve"> and small businesses</w:t>
      </w:r>
      <w:del w:id="112" w:author="Timothy Essington" w:date="2017-04-17T14:21:00Z">
        <w:r w:rsidR="00574730" w:rsidDel="00CB5799">
          <w:rPr>
            <w:rFonts w:ascii="Helvetica" w:hAnsi="Helvetica" w:cs="Helvetica Neue"/>
            <w:sz w:val="22"/>
            <w:szCs w:val="22"/>
          </w:rPr>
          <w:delText>.</w:delText>
        </w:r>
        <w:r w:rsidR="002738FD" w:rsidRPr="002738FD" w:rsidDel="00CB5799">
          <w:rPr>
            <w:rFonts w:ascii="Helvetica" w:hAnsi="Helvetica" w:cs="Helvetica Neue"/>
            <w:sz w:val="22"/>
            <w:szCs w:val="22"/>
          </w:rPr>
          <w:delText xml:space="preserve"> </w:delText>
        </w:r>
        <w:r w:rsidR="002738FD" w:rsidDel="00CB5799">
          <w:rPr>
            <w:rFonts w:ascii="Helvetica" w:hAnsi="Helvetica" w:cs="Helvetica Neue"/>
            <w:sz w:val="22"/>
            <w:szCs w:val="22"/>
          </w:rPr>
          <w:delText>Smaller resource harvesting operations</w:delText>
        </w:r>
      </w:del>
      <w:r w:rsidR="002738FD">
        <w:rPr>
          <w:rFonts w:ascii="Helvetica" w:hAnsi="Helvetica" w:cs="Helvetica Neue"/>
          <w:sz w:val="22"/>
          <w:szCs w:val="22"/>
        </w:rPr>
        <w:t xml:space="preserve"> often </w:t>
      </w:r>
      <w:r w:rsidR="002738FD" w:rsidRPr="00940663">
        <w:rPr>
          <w:rFonts w:ascii="Helvetica" w:hAnsi="Helvetica" w:cs="Helvetica Neue"/>
          <w:sz w:val="22"/>
          <w:szCs w:val="22"/>
        </w:rPr>
        <w:t xml:space="preserve">have </w:t>
      </w:r>
      <w:r w:rsidR="002738FD">
        <w:rPr>
          <w:rFonts w:ascii="Helvetica" w:hAnsi="Helvetica" w:cs="Helvetica Neue"/>
          <w:sz w:val="22"/>
          <w:szCs w:val="22"/>
        </w:rPr>
        <w:t xml:space="preserve">relatively </w:t>
      </w:r>
      <w:r w:rsidR="002738FD" w:rsidRPr="00940663">
        <w:rPr>
          <w:rFonts w:ascii="Helvetica" w:hAnsi="Helvetica" w:cs="Helvetica Neue"/>
          <w:sz w:val="22"/>
          <w:szCs w:val="22"/>
        </w:rPr>
        <w:t>lower mobility and limited capacity to take advantage of “boom” years</w:t>
      </w:r>
      <w:r w:rsidR="002738FD">
        <w:rPr>
          <w:rFonts w:ascii="Helvetica" w:hAnsi="Helvetica" w:cs="Helvetica Neue"/>
          <w:sz w:val="22"/>
          <w:szCs w:val="22"/>
        </w:rPr>
        <w:t>,</w:t>
      </w:r>
      <w:r w:rsidR="002738FD" w:rsidRPr="00940663">
        <w:rPr>
          <w:rFonts w:ascii="Helvetica" w:hAnsi="Helvetica" w:cs="Helvetica Neue"/>
          <w:sz w:val="22"/>
          <w:szCs w:val="22"/>
        </w:rPr>
        <w:t xml:space="preserve"> or adapt to harvesting a new resource in “bust” years.</w:t>
      </w:r>
      <w:r w:rsidR="002738FD" w:rsidRPr="002738FD">
        <w:rPr>
          <w:rFonts w:ascii="Helvetica" w:hAnsi="Helvetica" w:cs="Helvetica Neue"/>
          <w:sz w:val="22"/>
          <w:szCs w:val="22"/>
        </w:rPr>
        <w:t xml:space="preserve"> </w:t>
      </w:r>
      <w:del w:id="113" w:author="Timothy Essington" w:date="2017-04-17T14:21:00Z">
        <w:r w:rsidR="002738FD" w:rsidRPr="00940663" w:rsidDel="00CB5799">
          <w:rPr>
            <w:rFonts w:ascii="Helvetica" w:hAnsi="Helvetica" w:cs="Helvetica Neue"/>
            <w:sz w:val="22"/>
            <w:szCs w:val="22"/>
          </w:rPr>
          <w:delText>For example, s</w:delText>
        </w:r>
      </w:del>
      <w:ins w:id="114" w:author="Timothy Essington" w:date="2017-04-17T14:21:00Z">
        <w:r w:rsidR="00CB5799">
          <w:rPr>
            <w:rFonts w:ascii="Helvetica" w:hAnsi="Helvetica" w:cs="Helvetica Neue"/>
            <w:sz w:val="22"/>
            <w:szCs w:val="22"/>
          </w:rPr>
          <w:t>S</w:t>
        </w:r>
      </w:ins>
      <w:r w:rsidR="002738FD" w:rsidRPr="00940663">
        <w:rPr>
          <w:rFonts w:ascii="Helvetica" w:hAnsi="Helvetica" w:cs="Helvetica Neue"/>
          <w:sz w:val="22"/>
          <w:szCs w:val="22"/>
        </w:rPr>
        <w:t>urveys of Kenyan fishers suggest that socioeconomic background drives willingness to leave a fishery</w:t>
      </w:r>
      <w:r w:rsidR="002738FD">
        <w:rPr>
          <w:rFonts w:ascii="Helvetica" w:hAnsi="Helvetica" w:cs="Helvetica Neue"/>
          <w:sz w:val="22"/>
          <w:szCs w:val="22"/>
        </w:rPr>
        <w:t>; w</w:t>
      </w:r>
      <w:r w:rsidR="002738FD" w:rsidRPr="00940663">
        <w:rPr>
          <w:rFonts w:ascii="Helvetica" w:hAnsi="Helvetica" w:cs="Helvetica Neue"/>
          <w:sz w:val="22"/>
          <w:szCs w:val="22"/>
        </w:rPr>
        <w:t>ealthy individuals were more likely to leave the fishery after large declines in catche</w:t>
      </w:r>
      <w:r w:rsidR="002738FD">
        <w:rPr>
          <w:rFonts w:ascii="Helvetica" w:hAnsi="Helvetica" w:cs="Helvetica Neue"/>
          <w:sz w:val="22"/>
          <w:szCs w:val="22"/>
        </w:rPr>
        <w:t>s</w:t>
      </w:r>
      <w:r w:rsidR="002738FD" w:rsidRPr="00940663">
        <w:rPr>
          <w:rFonts w:ascii="Helvetica" w:hAnsi="Helvetica" w:cs="Helvetica Neue"/>
          <w:sz w:val="22"/>
          <w:szCs w:val="22"/>
        </w:rPr>
        <w:t xml:space="preserve">, whereas low-income households would become stuck in poverty traps due to a lack of resources to switch occupations </w:t>
      </w:r>
      <w:r w:rsidR="002738FD" w:rsidRPr="00940663">
        <w:rPr>
          <w:rFonts w:ascii="Helvetica" w:hAnsi="Helvetica"/>
          <w:sz w:val="22"/>
          <w:szCs w:val="22"/>
        </w:rPr>
        <w:fldChar w:fldCharType="begin"/>
      </w:r>
      <w:r w:rsidR="00B548BF">
        <w:rPr>
          <w:rFonts w:ascii="Helvetica" w:hAnsi="Helvetica"/>
          <w:sz w:val="22"/>
          <w:szCs w:val="22"/>
        </w:rPr>
        <w:instrText xml:space="preserve"> ADDIN EN.CITE &lt;EndNote&gt;&lt;Cite&gt;&lt;Author&gt;Schrank&lt;/Author&gt;&lt;Year&gt;2003&lt;/Year&gt;&lt;RecNum&gt;8199&lt;/RecNum&gt;&lt;DisplayText&gt;(Schrank&lt;style face="italic"&gt; et al.&lt;/style&gt; 2003)&lt;/DisplayText&gt;&lt;record&gt;&lt;rec-number&gt;8199&lt;/rec-number&gt;&lt;foreign-keys&gt;&lt;key app="EN" db-id="dsrza9wtbra05fevxvw5svf8d0a9a0ptptvp" timestamp="1447260011"&gt;8199&lt;/key&gt;&lt;/foreign-keys&gt;&lt;ref-type name="Book"&gt;6&lt;/ref-type&gt;&lt;contributors&gt;&lt;authors&gt;&lt;author&gt;Schrank, William E&lt;/author&gt;&lt;author&gt;Arnason, Ragnar&lt;/author&gt;&lt;author&gt;Hannesson, Rögnvaldur&lt;/author&gt;&lt;/authors&gt;&lt;/contributors&gt;&lt;titles&gt;&lt;title&gt;The cost of fisheries management&lt;/title&gt;&lt;/titles&gt;&lt;dates&gt;&lt;year&gt;2003&lt;/year&gt;&lt;/dates&gt;&lt;publisher&gt;Gower Publishing, Ltd.&lt;/publisher&gt;&lt;isbn&gt;0754618552&lt;/isbn&gt;&lt;urls&gt;&lt;/urls&gt;&lt;/record&gt;&lt;/Cite&gt;&lt;/EndNote&gt;</w:instrText>
      </w:r>
      <w:r w:rsidR="002738FD" w:rsidRPr="00940663">
        <w:rPr>
          <w:rFonts w:ascii="Helvetica" w:hAnsi="Helvetica"/>
          <w:sz w:val="22"/>
          <w:szCs w:val="22"/>
        </w:rPr>
        <w:fldChar w:fldCharType="separate"/>
      </w:r>
      <w:r w:rsidR="00B548BF">
        <w:rPr>
          <w:rFonts w:ascii="Helvetica" w:hAnsi="Helvetica"/>
          <w:noProof/>
          <w:sz w:val="22"/>
          <w:szCs w:val="22"/>
        </w:rPr>
        <w:t>(Schrank</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2003)</w:t>
      </w:r>
      <w:r w:rsidR="002738FD" w:rsidRPr="00940663">
        <w:rPr>
          <w:rFonts w:ascii="Helvetica" w:hAnsi="Helvetica"/>
          <w:sz w:val="22"/>
          <w:szCs w:val="22"/>
        </w:rPr>
        <w:fldChar w:fldCharType="end"/>
      </w:r>
      <w:r w:rsidR="002738FD" w:rsidRPr="00940663">
        <w:rPr>
          <w:rFonts w:ascii="Helvetica" w:hAnsi="Helvetica" w:cs="Helvetica Neue"/>
          <w:sz w:val="22"/>
          <w:szCs w:val="22"/>
        </w:rPr>
        <w:t>.</w:t>
      </w:r>
      <w:r w:rsidR="002738FD" w:rsidRPr="002738FD">
        <w:rPr>
          <w:rFonts w:ascii="Helvetica" w:hAnsi="Helvetica" w:cs="Helvetica Neue"/>
          <w:sz w:val="22"/>
          <w:szCs w:val="22"/>
        </w:rPr>
        <w:t xml:space="preserve"> </w:t>
      </w:r>
      <w:r w:rsidR="002738FD">
        <w:rPr>
          <w:rFonts w:ascii="Helvetica" w:hAnsi="Helvetica" w:cs="Helvetica Neue"/>
          <w:sz w:val="22"/>
          <w:szCs w:val="22"/>
        </w:rPr>
        <w:t>In contrast, l</w:t>
      </w:r>
      <w:r w:rsidR="002738FD" w:rsidRPr="00940663">
        <w:rPr>
          <w:rFonts w:ascii="Helvetica" w:hAnsi="Helvetica" w:cs="Helvetica Neue"/>
          <w:sz w:val="22"/>
          <w:szCs w:val="22"/>
        </w:rPr>
        <w:t xml:space="preserve">arge </w:t>
      </w:r>
      <w:r w:rsidR="002738FD">
        <w:rPr>
          <w:rFonts w:ascii="Helvetica" w:hAnsi="Helvetica" w:cs="Helvetica Neue"/>
          <w:sz w:val="22"/>
          <w:szCs w:val="22"/>
        </w:rPr>
        <w:t>industrial fishing operations may</w:t>
      </w:r>
      <w:r w:rsidR="002738FD" w:rsidRPr="00940663">
        <w:rPr>
          <w:rFonts w:ascii="Helvetica" w:hAnsi="Helvetica" w:cs="Helvetica Neue"/>
          <w:sz w:val="22"/>
          <w:szCs w:val="22"/>
        </w:rPr>
        <w:t xml:space="preserve"> have high</w:t>
      </w:r>
      <w:r w:rsidR="002738FD">
        <w:rPr>
          <w:rFonts w:ascii="Helvetica" w:hAnsi="Helvetica" w:cs="Helvetica Neue"/>
          <w:sz w:val="22"/>
          <w:szCs w:val="22"/>
        </w:rPr>
        <w:t>er</w:t>
      </w:r>
      <w:r w:rsidR="002738FD" w:rsidRPr="00940663">
        <w:rPr>
          <w:rFonts w:ascii="Helvetica" w:hAnsi="Helvetica" w:cs="Helvetica Neue"/>
          <w:sz w:val="22"/>
          <w:szCs w:val="22"/>
        </w:rPr>
        <w:t xml:space="preserve"> travel capacity to harvest in another location where the resource remains plentiful</w:t>
      </w:r>
      <w:ins w:id="115" w:author="Crow White" w:date="2017-04-17T16:27:00Z">
        <w:r w:rsidR="006803F7">
          <w:rPr>
            <w:rFonts w:ascii="Helvetica" w:hAnsi="Helvetica" w:cs="Helvetica Neue"/>
            <w:sz w:val="22"/>
            <w:szCs w:val="22"/>
          </w:rPr>
          <w:t>,</w:t>
        </w:r>
      </w:ins>
      <w:r w:rsidR="002738FD" w:rsidRPr="00940663">
        <w:rPr>
          <w:rFonts w:ascii="Helvetica" w:hAnsi="Helvetica" w:cs="Helvetica Neue"/>
          <w:sz w:val="22"/>
          <w:szCs w:val="22"/>
        </w:rPr>
        <w:t xml:space="preserve"> or are capable of investing in the gear and infrastructure need</w:t>
      </w:r>
      <w:r w:rsidR="002738FD">
        <w:rPr>
          <w:rFonts w:ascii="Helvetica" w:hAnsi="Helvetica" w:cs="Helvetica Neue"/>
          <w:sz w:val="22"/>
          <w:szCs w:val="22"/>
        </w:rPr>
        <w:t>ed</w:t>
      </w:r>
      <w:r w:rsidR="002738FD" w:rsidRPr="00940663">
        <w:rPr>
          <w:rFonts w:ascii="Helvetica" w:hAnsi="Helvetica" w:cs="Helvetica Neue"/>
          <w:sz w:val="22"/>
          <w:szCs w:val="22"/>
        </w:rPr>
        <w:t xml:space="preserve"> to switch to harvesting a different resource.</w:t>
      </w:r>
      <w:r w:rsidR="00DB4CE5">
        <w:rPr>
          <w:rFonts w:ascii="Helvetica" w:hAnsi="Helvetica" w:cs="Helvetica Neue"/>
          <w:sz w:val="22"/>
          <w:szCs w:val="22"/>
        </w:rPr>
        <w:t xml:space="preserve"> </w:t>
      </w:r>
      <w:r w:rsidR="00143673">
        <w:rPr>
          <w:rFonts w:ascii="Helvetica" w:hAnsi="Helvetica" w:cs="Helvetica Neue"/>
          <w:sz w:val="22"/>
          <w:szCs w:val="22"/>
        </w:rPr>
        <w:t>To achieve equity among stakeholders, management will need to account</w:t>
      </w:r>
      <w:r w:rsidR="00E11175">
        <w:rPr>
          <w:rFonts w:ascii="Helvetica" w:hAnsi="Helvetica"/>
          <w:sz w:val="22"/>
          <w:szCs w:val="22"/>
        </w:rPr>
        <w:t xml:space="preserve"> </w:t>
      </w:r>
      <w:r w:rsidR="0021032B" w:rsidRPr="00940663">
        <w:rPr>
          <w:rFonts w:ascii="Helvetica" w:hAnsi="Helvetica"/>
          <w:sz w:val="22"/>
          <w:szCs w:val="22"/>
        </w:rPr>
        <w:t xml:space="preserve">for variable levels of risk </w:t>
      </w:r>
      <w:r w:rsidR="00EB5FC3" w:rsidRPr="00940663">
        <w:rPr>
          <w:rFonts w:ascii="Helvetica" w:hAnsi="Helvetica"/>
          <w:sz w:val="22"/>
          <w:szCs w:val="22"/>
        </w:rPr>
        <w:t xml:space="preserve">aversion </w:t>
      </w:r>
      <w:r w:rsidR="0021032B" w:rsidRPr="00940663">
        <w:rPr>
          <w:rFonts w:ascii="Helvetica" w:hAnsi="Helvetica"/>
          <w:sz w:val="22"/>
          <w:szCs w:val="22"/>
        </w:rPr>
        <w:t xml:space="preserve">among </w:t>
      </w:r>
      <w:r w:rsidR="00FC5856" w:rsidRPr="00940663">
        <w:rPr>
          <w:rFonts w:ascii="Helvetica" w:hAnsi="Helvetica"/>
          <w:sz w:val="22"/>
          <w:szCs w:val="22"/>
        </w:rPr>
        <w:t>stakeholders, which</w:t>
      </w:r>
      <w:r w:rsidR="00E11175">
        <w:rPr>
          <w:rFonts w:ascii="Helvetica" w:hAnsi="Helvetica"/>
          <w:sz w:val="22"/>
          <w:szCs w:val="22"/>
        </w:rPr>
        <w:t xml:space="preserve"> in turn </w:t>
      </w:r>
      <w:r w:rsidR="0021032B" w:rsidRPr="00940663">
        <w:rPr>
          <w:rFonts w:ascii="Helvetica" w:hAnsi="Helvetica"/>
          <w:sz w:val="22"/>
          <w:szCs w:val="22"/>
        </w:rPr>
        <w:t xml:space="preserve">will be a critical step in </w:t>
      </w:r>
      <w:r w:rsidR="00E11175">
        <w:rPr>
          <w:rFonts w:ascii="Helvetica" w:hAnsi="Helvetica"/>
          <w:sz w:val="22"/>
          <w:szCs w:val="22"/>
        </w:rPr>
        <w:t>integrating</w:t>
      </w:r>
      <w:r w:rsidR="00E11175" w:rsidRPr="00940663">
        <w:rPr>
          <w:rFonts w:ascii="Helvetica" w:hAnsi="Helvetica"/>
          <w:sz w:val="22"/>
          <w:szCs w:val="22"/>
        </w:rPr>
        <w:t xml:space="preserve"> </w:t>
      </w:r>
      <w:r w:rsidR="0021032B" w:rsidRPr="00940663">
        <w:rPr>
          <w:rFonts w:ascii="Helvetica" w:hAnsi="Helvetica"/>
          <w:sz w:val="22"/>
          <w:szCs w:val="22"/>
        </w:rPr>
        <w:t>the value of information as a d</w:t>
      </w:r>
      <w:r w:rsidR="00466369" w:rsidRPr="00940663">
        <w:rPr>
          <w:rFonts w:ascii="Helvetica" w:hAnsi="Helvetica"/>
          <w:sz w:val="22"/>
          <w:szCs w:val="22"/>
        </w:rPr>
        <w:t>river of monitoring investment.</w:t>
      </w:r>
    </w:p>
    <w:p w14:paraId="1ADBBF78" w14:textId="77777777" w:rsidR="00EE4CEA" w:rsidRDefault="00EE4CEA" w:rsidP="00EE4CEA">
      <w:pPr>
        <w:rPr>
          <w:rFonts w:ascii="Helvetica" w:hAnsi="Helvetica"/>
          <w:i/>
          <w:sz w:val="22"/>
          <w:szCs w:val="22"/>
        </w:rPr>
      </w:pPr>
    </w:p>
    <w:p w14:paraId="23A1DBC4" w14:textId="60FDCEEF" w:rsidR="00EE4CEA" w:rsidRDefault="00EE4CEA" w:rsidP="00EE4CEA">
      <w:pPr>
        <w:rPr>
          <w:rFonts w:ascii="Helvetica" w:hAnsi="Helvetica"/>
          <w:i/>
          <w:sz w:val="22"/>
          <w:szCs w:val="22"/>
        </w:rPr>
      </w:pPr>
      <w:r w:rsidRPr="00C3551B">
        <w:rPr>
          <w:rFonts w:ascii="Helvetica" w:hAnsi="Helvetica"/>
          <w:i/>
          <w:sz w:val="22"/>
          <w:szCs w:val="22"/>
        </w:rPr>
        <w:t xml:space="preserve">What if the </w:t>
      </w:r>
      <w:r w:rsidR="00DB4CE5">
        <w:rPr>
          <w:rFonts w:ascii="Helvetica" w:hAnsi="Helvetica"/>
          <w:i/>
          <w:sz w:val="22"/>
          <w:szCs w:val="22"/>
        </w:rPr>
        <w:t>E</w:t>
      </w:r>
      <w:r w:rsidR="00DB4CE5" w:rsidRPr="00C3551B">
        <w:rPr>
          <w:rFonts w:ascii="Helvetica" w:hAnsi="Helvetica"/>
          <w:i/>
          <w:sz w:val="22"/>
          <w:szCs w:val="22"/>
        </w:rPr>
        <w:t xml:space="preserve">xistence </w:t>
      </w:r>
      <w:r w:rsidRPr="00C3551B">
        <w:rPr>
          <w:rFonts w:ascii="Helvetica" w:hAnsi="Helvetica"/>
          <w:i/>
          <w:sz w:val="22"/>
          <w:szCs w:val="22"/>
        </w:rPr>
        <w:t xml:space="preserve">or </w:t>
      </w:r>
      <w:r w:rsidR="00DB4CE5">
        <w:rPr>
          <w:rFonts w:ascii="Helvetica" w:hAnsi="Helvetica"/>
          <w:i/>
          <w:sz w:val="22"/>
          <w:szCs w:val="22"/>
        </w:rPr>
        <w:t>L</w:t>
      </w:r>
      <w:r w:rsidR="00DB4CE5" w:rsidRPr="00C3551B">
        <w:rPr>
          <w:rFonts w:ascii="Helvetica" w:hAnsi="Helvetica"/>
          <w:i/>
          <w:sz w:val="22"/>
          <w:szCs w:val="22"/>
        </w:rPr>
        <w:t xml:space="preserve">ocation </w:t>
      </w:r>
      <w:r w:rsidRPr="00C3551B">
        <w:rPr>
          <w:rFonts w:ascii="Helvetica" w:hAnsi="Helvetica"/>
          <w:i/>
          <w:sz w:val="22"/>
          <w:szCs w:val="22"/>
        </w:rPr>
        <w:t xml:space="preserve">of the </w:t>
      </w:r>
      <w:r w:rsidR="00DB4CE5">
        <w:rPr>
          <w:rFonts w:ascii="Helvetica" w:hAnsi="Helvetica"/>
          <w:i/>
          <w:sz w:val="22"/>
          <w:szCs w:val="22"/>
        </w:rPr>
        <w:t>T</w:t>
      </w:r>
      <w:r w:rsidR="00DB4CE5" w:rsidRPr="00C3551B">
        <w:rPr>
          <w:rFonts w:ascii="Helvetica" w:hAnsi="Helvetica"/>
          <w:i/>
          <w:sz w:val="22"/>
          <w:szCs w:val="22"/>
        </w:rPr>
        <w:t xml:space="preserve">ipping </w:t>
      </w:r>
      <w:r w:rsidR="00DB4CE5">
        <w:rPr>
          <w:rFonts w:ascii="Helvetica" w:hAnsi="Helvetica"/>
          <w:i/>
          <w:sz w:val="22"/>
          <w:szCs w:val="22"/>
        </w:rPr>
        <w:t>P</w:t>
      </w:r>
      <w:r w:rsidR="00DB4CE5" w:rsidRPr="00C3551B">
        <w:rPr>
          <w:rFonts w:ascii="Helvetica" w:hAnsi="Helvetica"/>
          <w:i/>
          <w:sz w:val="22"/>
          <w:szCs w:val="22"/>
        </w:rPr>
        <w:t xml:space="preserve">oint </w:t>
      </w:r>
      <w:r w:rsidRPr="00C3551B">
        <w:rPr>
          <w:rFonts w:ascii="Helvetica" w:hAnsi="Helvetica"/>
          <w:i/>
          <w:sz w:val="22"/>
          <w:szCs w:val="22"/>
        </w:rPr>
        <w:t xml:space="preserve">is </w:t>
      </w:r>
      <w:r w:rsidR="00DB4CE5">
        <w:rPr>
          <w:rFonts w:ascii="Helvetica" w:hAnsi="Helvetica"/>
          <w:i/>
          <w:sz w:val="22"/>
          <w:szCs w:val="22"/>
        </w:rPr>
        <w:t>A</w:t>
      </w:r>
      <w:r w:rsidR="00DB4CE5" w:rsidRPr="00C3551B">
        <w:rPr>
          <w:rFonts w:ascii="Helvetica" w:hAnsi="Helvetica"/>
          <w:i/>
          <w:sz w:val="22"/>
          <w:szCs w:val="22"/>
        </w:rPr>
        <w:t>mbiguous</w:t>
      </w:r>
      <w:r w:rsidRPr="00C3551B">
        <w:rPr>
          <w:rFonts w:ascii="Helvetica" w:hAnsi="Helvetica"/>
          <w:i/>
          <w:sz w:val="22"/>
          <w:szCs w:val="22"/>
        </w:rPr>
        <w:t xml:space="preserve">? </w:t>
      </w:r>
    </w:p>
    <w:p w14:paraId="42AB159A" w14:textId="77777777" w:rsidR="00DB4CE5" w:rsidRPr="00C3551B" w:rsidRDefault="00DB4CE5" w:rsidP="00EE4CEA">
      <w:pPr>
        <w:rPr>
          <w:rFonts w:ascii="Helvetica" w:hAnsi="Helvetica"/>
          <w:i/>
          <w:sz w:val="22"/>
          <w:szCs w:val="22"/>
        </w:rPr>
      </w:pPr>
    </w:p>
    <w:p w14:paraId="70E65A7D" w14:textId="25F3B3A3" w:rsidR="006049ED" w:rsidRDefault="006049ED" w:rsidP="00032BBC">
      <w:pPr>
        <w:ind w:firstLine="720"/>
        <w:rPr>
          <w:rFonts w:ascii="Helvetica" w:hAnsi="Helvetica"/>
          <w:sz w:val="22"/>
          <w:szCs w:val="22"/>
        </w:rPr>
      </w:pPr>
      <w:r>
        <w:rPr>
          <w:rFonts w:ascii="Helvetica" w:hAnsi="Helvetica"/>
          <w:sz w:val="22"/>
          <w:szCs w:val="22"/>
        </w:rPr>
        <w:t xml:space="preserve">In systems with tipping points, </w:t>
      </w:r>
      <w:r w:rsidRPr="009A32AC">
        <w:rPr>
          <w:rFonts w:ascii="Helvetica" w:hAnsi="Helvetica"/>
          <w:sz w:val="22"/>
          <w:szCs w:val="22"/>
        </w:rPr>
        <w:t>decision makers are rarely fortunate enough to have perfect knowledge of biological thresholds until after the threshold has been crossed</w:t>
      </w:r>
      <w:r w:rsidRPr="00EE0FF8">
        <w:t xml:space="preserve"> </w:t>
      </w:r>
      <w:r>
        <w:rPr>
          <w:rFonts w:ascii="Helvetica" w:hAnsi="Helvetica"/>
          <w:sz w:val="22"/>
          <w:szCs w:val="22"/>
        </w:rPr>
        <w:fldChar w:fldCharType="begin"/>
      </w:r>
      <w:r w:rsidR="00B548BF">
        <w:rPr>
          <w:rFonts w:ascii="Helvetica" w:hAnsi="Helvetica"/>
          <w:sz w:val="22"/>
          <w:szCs w:val="22"/>
        </w:rPr>
        <w:instrText xml:space="preserve"> ADDIN EN.CITE &lt;EndNote&gt;&lt;Cite&gt;&lt;Author&gt;Cleary&lt;/Author&gt;&lt;Year&gt;2014&lt;/Year&gt;&lt;RecNum&gt;8026&lt;/RecNum&gt;&lt;DisplayText&gt;(Cleary 2014)&lt;/DisplayText&gt;&lt;record&gt;&lt;rec-number&gt;8026&lt;/rec-number&gt;&lt;foreign-keys&gt;&lt;key app="EN" db-id="dsrza9wtbra05fevxvw5svf8d0a9a0ptptvp" timestamp="1415378508"&gt;8026&lt;/key&gt;&lt;/foreign-keys&gt;&lt;ref-type name="Government Document"&gt;46&lt;/ref-type&gt;&lt;contributors&gt;&lt;authors&gt;&lt;author&gt;Cleary, Jaclyn S.&lt;/author&gt;&lt;/authors&gt;&lt;/contributors&gt;&lt;titles&gt;&lt;title&gt;Stock assessment and management advice for British Columbia pacific herring: 2013 Status and 2014 forecast&lt;/title&gt;&lt;/titles&gt;&lt;dates&gt;&lt;year&gt;2014&lt;/year&gt;&lt;/dates&gt;&lt;publisher&gt;Canadian Science Advisory Science Scretariate&lt;/publisher&gt;&lt;urls&gt;&lt;/urls&gt;&lt;/record&gt;&lt;/Cite&gt;&lt;/EndNote&gt;</w:instrText>
      </w:r>
      <w:r>
        <w:rPr>
          <w:rFonts w:ascii="Helvetica" w:hAnsi="Helvetica"/>
          <w:sz w:val="22"/>
          <w:szCs w:val="22"/>
        </w:rPr>
        <w:fldChar w:fldCharType="separate"/>
      </w:r>
      <w:r w:rsidR="00B548BF">
        <w:rPr>
          <w:rFonts w:ascii="Helvetica" w:hAnsi="Helvetica"/>
          <w:noProof/>
          <w:sz w:val="22"/>
          <w:szCs w:val="22"/>
        </w:rPr>
        <w:t>(Cleary 2014)</w:t>
      </w:r>
      <w:r>
        <w:rPr>
          <w:rFonts w:ascii="Helvetica" w:hAnsi="Helvetica"/>
          <w:sz w:val="22"/>
          <w:szCs w:val="22"/>
        </w:rPr>
        <w:fldChar w:fldCharType="end"/>
      </w:r>
      <w:r w:rsidRPr="009A32AC">
        <w:rPr>
          <w:rFonts w:ascii="Helvetica" w:hAnsi="Helvetica"/>
          <w:sz w:val="22"/>
          <w:szCs w:val="22"/>
        </w:rPr>
        <w:t>.</w:t>
      </w:r>
      <w:r>
        <w:rPr>
          <w:rFonts w:ascii="Helvetica" w:hAnsi="Helvetica"/>
          <w:sz w:val="22"/>
          <w:szCs w:val="22"/>
        </w:rPr>
        <w:t xml:space="preserve"> Indeed, s</w:t>
      </w:r>
      <w:r w:rsidRPr="009A32AC">
        <w:rPr>
          <w:rFonts w:ascii="Helvetica" w:hAnsi="Helvetica"/>
          <w:sz w:val="22"/>
          <w:szCs w:val="22"/>
        </w:rPr>
        <w:t xml:space="preserve">urprises such as crossing a threshold </w:t>
      </w:r>
      <w:r w:rsidRPr="005516A9">
        <w:rPr>
          <w:rFonts w:ascii="Helvetica" w:hAnsi="Helvetica"/>
          <w:sz w:val="22"/>
          <w:szCs w:val="22"/>
        </w:rPr>
        <w:t xml:space="preserve">are inevitable </w:t>
      </w:r>
      <w:commentRangeStart w:id="116"/>
      <w:r w:rsidRPr="005516A9">
        <w:rPr>
          <w:rFonts w:ascii="Helvetica" w:hAnsi="Helvetica"/>
          <w:sz w:val="22"/>
          <w:szCs w:val="22"/>
        </w:rPr>
        <w:fldChar w:fldCharType="begin"/>
      </w:r>
      <w:r w:rsidR="00B548BF">
        <w:rPr>
          <w:rFonts w:ascii="Helvetica" w:hAnsi="Helvetica"/>
          <w:sz w:val="22"/>
          <w:szCs w:val="22"/>
        </w:rPr>
        <w:instrText xml:space="preserve"> ADDIN EN.CITE &lt;EndNote&gt;&lt;Cite&gt;&lt;Author&gt;Schindler&lt;/Author&gt;&lt;Year&gt;2010&lt;/Year&gt;&lt;RecNum&gt;8328&lt;/RecNum&gt;&lt;DisplayText&gt;(Schindler&lt;style face="italic"&gt; et al.&lt;/style&gt; 2010)&lt;/DisplayText&gt;&lt;record&gt;&lt;rec-number&gt;8328&lt;/rec-number&gt;&lt;foreign-keys&gt;&lt;key app="EN" db-id="dsrza9wtbra05fevxvw5svf8d0a9a0ptptvp" timestamp="1490645965"&gt;8328&lt;/key&gt;&lt;/foreign-keys&gt;&lt;ref-type name="Journal Article"&gt;17&lt;/ref-type&gt;&lt;contributors&gt;&lt;authors&gt;&lt;author&gt;Schindler, Daniel E&lt;/author&gt;&lt;author&gt;Hilborn, Ray&lt;/author&gt;&lt;author&gt;Chasco, Brandon&lt;/author&gt;&lt;author&gt;Boatright, Christopher P&lt;/author&gt;&lt;author&gt;Quinn, Thomas P&lt;/author&gt;&lt;author&gt;Rogers, Lauren A&lt;/author&gt;&lt;author&gt;Webster, Michael S&lt;/author&gt;&lt;/authors&gt;&lt;/contributors&gt;&lt;titles&gt;&lt;title&gt;Population diversity and the portfolio effect in an exploited species&lt;/title&gt;&lt;secondary-title&gt;Nature&lt;/secondary-title&gt;&lt;/titles&gt;&lt;periodical&gt;&lt;full-title&gt;Nature&lt;/full-title&gt;&lt;/periodical&gt;&lt;pages&gt;609-612&lt;/pages&gt;&lt;volume&gt;465&lt;/volume&gt;&lt;number&gt;7298&lt;/number&gt;&lt;dates&gt;&lt;year&gt;2010&lt;/year&gt;&lt;/dates&gt;&lt;isbn&gt;0028-0836&lt;/isbn&gt;&lt;urls&gt;&lt;/urls&gt;&lt;/record&gt;&lt;/Cite&gt;&lt;/EndNote&gt;</w:instrText>
      </w:r>
      <w:r w:rsidRPr="005516A9">
        <w:rPr>
          <w:rFonts w:ascii="Helvetica" w:hAnsi="Helvetica"/>
          <w:sz w:val="22"/>
          <w:szCs w:val="22"/>
        </w:rPr>
        <w:fldChar w:fldCharType="separate"/>
      </w:r>
      <w:r w:rsidR="00B548BF">
        <w:rPr>
          <w:rFonts w:ascii="Helvetica" w:hAnsi="Helvetica"/>
          <w:noProof/>
          <w:sz w:val="22"/>
          <w:szCs w:val="22"/>
        </w:rPr>
        <w:t>(Schindler</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2010)</w:t>
      </w:r>
      <w:r w:rsidRPr="005516A9">
        <w:rPr>
          <w:rFonts w:ascii="Helvetica" w:hAnsi="Helvetica"/>
          <w:sz w:val="22"/>
          <w:szCs w:val="22"/>
        </w:rPr>
        <w:fldChar w:fldCharType="end"/>
      </w:r>
      <w:commentRangeEnd w:id="116"/>
      <w:r w:rsidR="003F3CDF">
        <w:rPr>
          <w:rStyle w:val="CommentReference"/>
        </w:rPr>
        <w:commentReference w:id="116"/>
      </w:r>
      <w:r>
        <w:rPr>
          <w:rFonts w:ascii="Helvetica" w:hAnsi="Helvetica"/>
          <w:sz w:val="22"/>
          <w:szCs w:val="22"/>
        </w:rPr>
        <w:t>. U</w:t>
      </w:r>
      <w:r w:rsidRPr="005516A9">
        <w:rPr>
          <w:rFonts w:ascii="Helvetica" w:hAnsi="Helvetica"/>
          <w:sz w:val="22"/>
          <w:szCs w:val="22"/>
        </w:rPr>
        <w:t>ncertainty about the location of a threshold presents challenges</w:t>
      </w:r>
      <w:r>
        <w:rPr>
          <w:rFonts w:ascii="Helvetica" w:hAnsi="Helvetica"/>
          <w:sz w:val="22"/>
          <w:szCs w:val="22"/>
        </w:rPr>
        <w:t>,</w:t>
      </w:r>
      <w:r w:rsidRPr="005516A9">
        <w:rPr>
          <w:rFonts w:ascii="Helvetica" w:hAnsi="Helvetica"/>
          <w:sz w:val="22"/>
          <w:szCs w:val="22"/>
        </w:rPr>
        <w:t xml:space="preserve"> particularly in the face of global change, where the strength and location of thresholds may well change. We do not address uncertainty in the location of the tipping point</w:t>
      </w:r>
      <w:r w:rsidR="00DB4CE5">
        <w:rPr>
          <w:rFonts w:ascii="Helvetica" w:hAnsi="Helvetica"/>
          <w:sz w:val="22"/>
          <w:szCs w:val="22"/>
        </w:rPr>
        <w:t xml:space="preserve"> in our models</w:t>
      </w:r>
      <w:r w:rsidRPr="005516A9">
        <w:rPr>
          <w:rFonts w:ascii="Helvetica" w:hAnsi="Helvetica"/>
          <w:sz w:val="22"/>
          <w:szCs w:val="22"/>
        </w:rPr>
        <w:t xml:space="preserve">; however, gaining greater certainty about the location of a tipping point can be achieved through adaptive management </w:t>
      </w:r>
      <w:r w:rsidRPr="005516A9">
        <w:rPr>
          <w:rFonts w:ascii="Helvetica" w:hAnsi="Helvetica"/>
          <w:sz w:val="22"/>
          <w:szCs w:val="22"/>
        </w:rPr>
        <w:fldChar w:fldCharType="begin"/>
      </w:r>
      <w:r w:rsidR="00B548BF">
        <w:rPr>
          <w:rFonts w:ascii="Helvetica" w:hAnsi="Helvetica"/>
          <w:sz w:val="22"/>
          <w:szCs w:val="22"/>
        </w:rPr>
        <w:instrText xml:space="preserve"> ADDIN EN.CITE &lt;EndNote&gt;&lt;Cite&gt;&lt;Author&gt;Cinner&lt;/Author&gt;&lt;Year&gt;2009&lt;/Year&gt;&lt;RecNum&gt;8170&lt;/RecNum&gt;&lt;DisplayText&gt;(Cinner&lt;style face="italic"&gt; et al.&lt;/style&gt; 2009)&lt;/DisplayText&gt;&lt;record&gt;&lt;rec-number&gt;8170&lt;/rec-number&gt;&lt;foreign-keys&gt;&lt;key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Pr="005516A9">
        <w:rPr>
          <w:rFonts w:ascii="Helvetica" w:hAnsi="Helvetica"/>
          <w:sz w:val="22"/>
          <w:szCs w:val="22"/>
        </w:rPr>
        <w:fldChar w:fldCharType="separate"/>
      </w:r>
      <w:r w:rsidR="00B548BF">
        <w:rPr>
          <w:rFonts w:ascii="Helvetica" w:hAnsi="Helvetica"/>
          <w:noProof/>
          <w:sz w:val="22"/>
          <w:szCs w:val="22"/>
        </w:rPr>
        <w:t>(Cinner</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2009)</w:t>
      </w:r>
      <w:r w:rsidRPr="005516A9">
        <w:rPr>
          <w:rFonts w:ascii="Helvetica" w:hAnsi="Helvetica"/>
          <w:sz w:val="22"/>
          <w:szCs w:val="22"/>
        </w:rPr>
        <w:fldChar w:fldCharType="end"/>
      </w:r>
      <w:r w:rsidRPr="00A96D69">
        <w:rPr>
          <w:rFonts w:ascii="Helvetica" w:hAnsi="Helvetica"/>
          <w:sz w:val="22"/>
          <w:szCs w:val="22"/>
        </w:rPr>
        <w:t xml:space="preserve">. For example, </w:t>
      </w:r>
      <w:proofErr w:type="spellStart"/>
      <w:r w:rsidRPr="00A96D69">
        <w:rPr>
          <w:rFonts w:ascii="Helvetica" w:hAnsi="Helvetica"/>
          <w:sz w:val="22"/>
          <w:szCs w:val="22"/>
        </w:rPr>
        <w:t>Boettinger</w:t>
      </w:r>
      <w:proofErr w:type="spellEnd"/>
      <w:r w:rsidRPr="00A96D69">
        <w:rPr>
          <w:rFonts w:ascii="Helvetica" w:hAnsi="Helvetica"/>
          <w:sz w:val="22"/>
          <w:szCs w:val="22"/>
        </w:rPr>
        <w:t xml:space="preserve"> et al.</w:t>
      </w:r>
      <w:r w:rsidR="00BB5495" w:rsidRPr="00BB5495">
        <w:t xml:space="preserve"> </w:t>
      </w:r>
      <w:r w:rsidR="009068EB">
        <w:rPr>
          <w:rFonts w:ascii="Helvetica" w:hAnsi="Helvetica"/>
          <w:sz w:val="22"/>
          <w:szCs w:val="22"/>
        </w:rPr>
        <w:fldChar w:fldCharType="begin"/>
      </w:r>
      <w:r w:rsidR="009068EB">
        <w:rPr>
          <w:rFonts w:ascii="Helvetica" w:hAnsi="Helvetica"/>
          <w:sz w:val="22"/>
          <w:szCs w:val="22"/>
        </w:rPr>
        <w:instrText xml:space="preserve"> ADDIN EN.CITE &lt;EndNote&gt;&lt;Cite ExcludeAuth="1"&gt;&lt;Author&gt;Boettiger&lt;/Author&gt;&lt;Year&gt;2015&lt;/Year&gt;&lt;RecNum&gt;8459&lt;/RecNum&gt;&lt;DisplayText&gt;(2015)&lt;/DisplayText&gt;&lt;record&gt;&lt;rec-number&gt;8459&lt;/rec-number&gt;&lt;foreign-keys&gt;&lt;key app="EN" db-id="dsrza9wtbra05fevxvw5svf8d0a9a0ptptvp" timestamp="1490828540"&gt;8459&lt;/key&gt;&lt;/foreign-keys&gt;&lt;ref-type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instrText>
      </w:r>
      <w:r w:rsidR="009068EB">
        <w:rPr>
          <w:rFonts w:ascii="Helvetica" w:hAnsi="Helvetica"/>
          <w:sz w:val="22"/>
          <w:szCs w:val="22"/>
        </w:rPr>
        <w:fldChar w:fldCharType="separate"/>
      </w:r>
      <w:r w:rsidR="009068EB">
        <w:rPr>
          <w:rFonts w:ascii="Helvetica" w:hAnsi="Helvetica"/>
          <w:noProof/>
          <w:sz w:val="22"/>
          <w:szCs w:val="22"/>
        </w:rPr>
        <w:t>(2015)</w:t>
      </w:r>
      <w:r w:rsidR="009068EB">
        <w:rPr>
          <w:rFonts w:ascii="Helvetica" w:hAnsi="Helvetica"/>
          <w:sz w:val="22"/>
          <w:szCs w:val="22"/>
        </w:rPr>
        <w:fldChar w:fldCharType="end"/>
      </w:r>
      <w:r w:rsidR="00BB5495">
        <w:rPr>
          <w:rFonts w:ascii="Helvetica" w:hAnsi="Helvetica"/>
          <w:sz w:val="22"/>
          <w:szCs w:val="22"/>
        </w:rPr>
        <w:t xml:space="preserve"> </w:t>
      </w:r>
      <w:r w:rsidRPr="00A96D69">
        <w:rPr>
          <w:rFonts w:ascii="Helvetica" w:hAnsi="Helvetica"/>
          <w:sz w:val="22"/>
          <w:szCs w:val="22"/>
        </w:rPr>
        <w:t>recently described how Gaussian process stochastic dynamic programming</w:t>
      </w:r>
      <w:ins w:id="117" w:author="Timothy Essington" w:date="2017-04-17T14:22:00Z">
        <w:r w:rsidR="00CB5799">
          <w:rPr>
            <w:rFonts w:ascii="Helvetica" w:hAnsi="Helvetica"/>
            <w:sz w:val="22"/>
            <w:szCs w:val="22"/>
          </w:rPr>
          <w:t xml:space="preserve">, which makes few structural assumptions about population production functions, </w:t>
        </w:r>
      </w:ins>
      <w:del w:id="118" w:author="Timothy Essington" w:date="2017-04-17T14:22:00Z">
        <w:r w:rsidRPr="00A96D69" w:rsidDel="00CB5799">
          <w:rPr>
            <w:rFonts w:ascii="Helvetica" w:hAnsi="Helvetica"/>
            <w:sz w:val="22"/>
            <w:szCs w:val="22"/>
          </w:rPr>
          <w:delText xml:space="preserve"> </w:delText>
        </w:r>
      </w:del>
      <w:r w:rsidRPr="00A96D69">
        <w:rPr>
          <w:rFonts w:ascii="Helvetica" w:hAnsi="Helvetica"/>
          <w:sz w:val="22"/>
          <w:szCs w:val="22"/>
        </w:rPr>
        <w:t xml:space="preserve">can allow managers </w:t>
      </w:r>
      <w:r w:rsidR="00DB4CE5">
        <w:rPr>
          <w:rFonts w:ascii="Helvetica" w:hAnsi="Helvetica"/>
          <w:sz w:val="22"/>
          <w:szCs w:val="22"/>
        </w:rPr>
        <w:t xml:space="preserve">the </w:t>
      </w:r>
      <w:r w:rsidRPr="00A96D69">
        <w:rPr>
          <w:rFonts w:ascii="Helvetica" w:hAnsi="Helvetica"/>
          <w:sz w:val="22"/>
          <w:szCs w:val="22"/>
        </w:rPr>
        <w:t>opportunit</w:t>
      </w:r>
      <w:r w:rsidR="00DB4CE5">
        <w:rPr>
          <w:rFonts w:ascii="Helvetica" w:hAnsi="Helvetica"/>
          <w:sz w:val="22"/>
          <w:szCs w:val="22"/>
        </w:rPr>
        <w:t>y</w:t>
      </w:r>
      <w:ins w:id="119" w:author="Jameal Samhouri" w:date="2017-04-22T09:59:00Z">
        <w:r w:rsidR="003F3CDF">
          <w:rPr>
            <w:rFonts w:ascii="Helvetica" w:hAnsi="Helvetica"/>
            <w:sz w:val="22"/>
            <w:szCs w:val="22"/>
          </w:rPr>
          <w:t xml:space="preserve"> to</w:t>
        </w:r>
      </w:ins>
      <w:ins w:id="120" w:author="Timothy Essington" w:date="2017-04-17T14:22:00Z">
        <w:r w:rsidR="00CB5799">
          <w:rPr>
            <w:rFonts w:ascii="Helvetica" w:hAnsi="Helvetica"/>
            <w:sz w:val="22"/>
            <w:szCs w:val="22"/>
          </w:rPr>
          <w:t xml:space="preserve"> make decisions in light of uncertainty in </w:t>
        </w:r>
      </w:ins>
      <w:del w:id="121" w:author="Timothy Essington" w:date="2017-04-17T14:22:00Z">
        <w:r w:rsidRPr="00A96D69" w:rsidDel="00CB5799">
          <w:rPr>
            <w:rFonts w:ascii="Helvetica" w:hAnsi="Helvetica"/>
            <w:sz w:val="22"/>
            <w:szCs w:val="22"/>
          </w:rPr>
          <w:delText xml:space="preserve"> to learn more about </w:delText>
        </w:r>
      </w:del>
      <w:r w:rsidRPr="00A96D69">
        <w:rPr>
          <w:rFonts w:ascii="Helvetica" w:hAnsi="Helvetica"/>
          <w:sz w:val="22"/>
          <w:szCs w:val="22"/>
        </w:rPr>
        <w:t>threshold locations.</w:t>
      </w:r>
      <w:r>
        <w:rPr>
          <w:rFonts w:ascii="Helvetica" w:hAnsi="Helvetica"/>
          <w:sz w:val="22"/>
          <w:szCs w:val="22"/>
        </w:rPr>
        <w:t xml:space="preserve"> However, even with </w:t>
      </w:r>
      <w:r w:rsidRPr="00A96D69">
        <w:rPr>
          <w:rFonts w:ascii="Helvetica" w:hAnsi="Helvetica"/>
          <w:sz w:val="22"/>
          <w:szCs w:val="22"/>
        </w:rPr>
        <w:t xml:space="preserve">better monitoring </w:t>
      </w:r>
      <w:r>
        <w:rPr>
          <w:rFonts w:ascii="Helvetica" w:hAnsi="Helvetica"/>
          <w:sz w:val="22"/>
          <w:szCs w:val="22"/>
        </w:rPr>
        <w:t>and analysis,</w:t>
      </w:r>
      <w:r w:rsidRPr="00A96D69">
        <w:rPr>
          <w:rFonts w:ascii="Helvetica" w:hAnsi="Helvetica"/>
          <w:sz w:val="22"/>
          <w:szCs w:val="22"/>
        </w:rPr>
        <w:t xml:space="preserve"> </w:t>
      </w:r>
      <w:r>
        <w:rPr>
          <w:rFonts w:ascii="Helvetica" w:hAnsi="Helvetica"/>
          <w:sz w:val="22"/>
          <w:szCs w:val="22"/>
        </w:rPr>
        <w:t>some</w:t>
      </w:r>
      <w:r w:rsidRPr="00A96D69">
        <w:rPr>
          <w:rFonts w:ascii="Helvetica" w:hAnsi="Helvetica"/>
          <w:sz w:val="22"/>
          <w:szCs w:val="22"/>
        </w:rPr>
        <w:t xml:space="preserve"> uncertainty </w:t>
      </w:r>
      <w:r>
        <w:rPr>
          <w:rFonts w:ascii="Helvetica" w:hAnsi="Helvetica"/>
          <w:sz w:val="22"/>
          <w:szCs w:val="22"/>
        </w:rPr>
        <w:t>is</w:t>
      </w:r>
      <w:r w:rsidRPr="00A96D69">
        <w:rPr>
          <w:rFonts w:ascii="Helvetica" w:hAnsi="Helvetica"/>
          <w:sz w:val="22"/>
          <w:szCs w:val="22"/>
        </w:rPr>
        <w:t xml:space="preserve"> irreducible </w:t>
      </w:r>
      <w:r w:rsidRPr="00A96D69">
        <w:rPr>
          <w:rFonts w:ascii="Helvetica" w:hAnsi="Helvetica"/>
          <w:sz w:val="22"/>
          <w:szCs w:val="22"/>
        </w:rPr>
        <w:fldChar w:fldCharType="begin"/>
      </w:r>
      <w:r w:rsidR="00B548BF">
        <w:rPr>
          <w:rFonts w:ascii="Helvetica" w:hAnsi="Helvetica"/>
          <w:sz w:val="22"/>
          <w:szCs w:val="22"/>
        </w:rPr>
        <w:instrText xml:space="preserve"> ADDIN EN.CITE &lt;EndNote&gt;&lt;Cite&gt;&lt;Author&gt;Schindler&lt;/Author&gt;&lt;Year&gt;2010&lt;/Year&gt;&lt;RecNum&gt;8328&lt;/RecNum&gt;&lt;DisplayText&gt;(Schindler&lt;style face="italic"&gt; et al.&lt;/style&gt; 2010)&lt;/DisplayText&gt;&lt;record&gt;&lt;rec-number&gt;8328&lt;/rec-number&gt;&lt;foreign-keys&gt;&lt;key app="EN" db-id="dsrza9wtbra05fevxvw5svf8d0a9a0ptptvp" timestamp="1490645965"&gt;8328&lt;/key&gt;&lt;/foreign-keys&gt;&lt;ref-type name="Journal Article"&gt;17&lt;/ref-type&gt;&lt;contributors&gt;&lt;authors&gt;&lt;author&gt;Schindler, Daniel E&lt;/author&gt;&lt;author&gt;Hilborn, Ray&lt;/author&gt;&lt;author&gt;Chasco, Brandon&lt;/author&gt;&lt;author&gt;Boatright, Christopher P&lt;/author&gt;&lt;author&gt;Quinn, Thomas P&lt;/author&gt;&lt;author&gt;Rogers, Lauren A&lt;/author&gt;&lt;author&gt;Webster, Michael S&lt;/author&gt;&lt;/authors&gt;&lt;/contributors&gt;&lt;titles&gt;&lt;title&gt;Population diversity and the portfolio effect in an exploited species&lt;/title&gt;&lt;secondary-title&gt;Nature&lt;/secondary-title&gt;&lt;/titles&gt;&lt;periodical&gt;&lt;full-title&gt;Nature&lt;/full-title&gt;&lt;/periodical&gt;&lt;pages&gt;609-612&lt;/pages&gt;&lt;volume&gt;465&lt;/volume&gt;&lt;number&gt;7298&lt;/number&gt;&lt;dates&gt;&lt;year&gt;2010&lt;/year&gt;&lt;/dates&gt;&lt;isbn&gt;0028-0836&lt;/isbn&gt;&lt;urls&gt;&lt;/urls&gt;&lt;/record&gt;&lt;/Cite&gt;&lt;/EndNote&gt;</w:instrText>
      </w:r>
      <w:r w:rsidRPr="00A96D69">
        <w:rPr>
          <w:rFonts w:ascii="Helvetica" w:hAnsi="Helvetica"/>
          <w:sz w:val="22"/>
          <w:szCs w:val="22"/>
        </w:rPr>
        <w:fldChar w:fldCharType="separate"/>
      </w:r>
      <w:r w:rsidR="00B548BF">
        <w:rPr>
          <w:rFonts w:ascii="Helvetica" w:hAnsi="Helvetica"/>
          <w:noProof/>
          <w:sz w:val="22"/>
          <w:szCs w:val="22"/>
        </w:rPr>
        <w:t>(Schindler</w:t>
      </w:r>
      <w:r w:rsidR="00B548BF" w:rsidRPr="00B548BF">
        <w:rPr>
          <w:rFonts w:ascii="Helvetica" w:hAnsi="Helvetica"/>
          <w:i/>
          <w:noProof/>
          <w:sz w:val="22"/>
          <w:szCs w:val="22"/>
        </w:rPr>
        <w:t xml:space="preserve"> et al.</w:t>
      </w:r>
      <w:r w:rsidR="00B548BF">
        <w:rPr>
          <w:rFonts w:ascii="Helvetica" w:hAnsi="Helvetica"/>
          <w:noProof/>
          <w:sz w:val="22"/>
          <w:szCs w:val="22"/>
        </w:rPr>
        <w:t xml:space="preserve"> 2010)</w:t>
      </w:r>
      <w:r w:rsidRPr="00A96D69">
        <w:rPr>
          <w:rFonts w:ascii="Helvetica" w:hAnsi="Helvetica"/>
          <w:sz w:val="22"/>
          <w:szCs w:val="22"/>
        </w:rPr>
        <w:fldChar w:fldCharType="end"/>
      </w:r>
      <w:r>
        <w:rPr>
          <w:rFonts w:ascii="Helvetica" w:hAnsi="Helvetica"/>
          <w:sz w:val="22"/>
          <w:szCs w:val="22"/>
        </w:rPr>
        <w:t>.</w:t>
      </w:r>
    </w:p>
    <w:p w14:paraId="48E4FCDD" w14:textId="4AA49D54" w:rsidR="007E6EA2" w:rsidRDefault="00EE4CEA" w:rsidP="00032BBC">
      <w:pPr>
        <w:ind w:firstLine="720"/>
        <w:rPr>
          <w:rFonts w:ascii="Helvetica" w:hAnsi="Helvetica"/>
          <w:sz w:val="22"/>
          <w:szCs w:val="22"/>
        </w:rPr>
      </w:pPr>
      <w:r w:rsidRPr="009A32AC">
        <w:rPr>
          <w:rFonts w:ascii="Helvetica" w:hAnsi="Helvetica"/>
          <w:sz w:val="22"/>
          <w:szCs w:val="22"/>
        </w:rPr>
        <w:t xml:space="preserve">Our model is heuristic in its evaluation of monitoring in the presence of </w:t>
      </w:r>
      <w:r w:rsidR="00131216">
        <w:rPr>
          <w:rFonts w:ascii="Helvetica" w:hAnsi="Helvetica"/>
          <w:sz w:val="22"/>
          <w:szCs w:val="22"/>
        </w:rPr>
        <w:t xml:space="preserve">tipping points and </w:t>
      </w:r>
      <w:r w:rsidR="00131216" w:rsidRPr="00E96363">
        <w:rPr>
          <w:rFonts w:ascii="Helvetica" w:hAnsi="Helvetica"/>
          <w:sz w:val="22"/>
          <w:szCs w:val="22"/>
        </w:rPr>
        <w:t>limit reference point</w:t>
      </w:r>
      <w:r w:rsidR="00131216">
        <w:rPr>
          <w:rFonts w:ascii="Helvetica" w:hAnsi="Helvetica"/>
          <w:sz w:val="22"/>
          <w:szCs w:val="22"/>
        </w:rPr>
        <w:t>s</w:t>
      </w:r>
      <w:r w:rsidRPr="009A32AC">
        <w:rPr>
          <w:rFonts w:ascii="Helvetica" w:hAnsi="Helvetica"/>
          <w:sz w:val="22"/>
          <w:szCs w:val="22"/>
        </w:rPr>
        <w:t xml:space="preserve">. </w:t>
      </w:r>
      <w:r>
        <w:rPr>
          <w:rFonts w:ascii="Helvetica" w:hAnsi="Helvetica"/>
          <w:sz w:val="22"/>
          <w:szCs w:val="22"/>
        </w:rPr>
        <w:t xml:space="preserve">However, </w:t>
      </w:r>
      <w:r w:rsidR="006049ED">
        <w:rPr>
          <w:rFonts w:ascii="Helvetica" w:hAnsi="Helvetica"/>
          <w:sz w:val="22"/>
          <w:szCs w:val="22"/>
        </w:rPr>
        <w:t xml:space="preserve">the </w:t>
      </w:r>
      <w:r>
        <w:rPr>
          <w:rFonts w:ascii="Helvetica" w:hAnsi="Helvetica"/>
          <w:sz w:val="22"/>
          <w:szCs w:val="22"/>
        </w:rPr>
        <w:t xml:space="preserve">results are broadly applicable to systems where a tipping point does not exist but a </w:t>
      </w:r>
      <w:r w:rsidR="00131216" w:rsidRPr="00E96363">
        <w:rPr>
          <w:rFonts w:ascii="Helvetica" w:hAnsi="Helvetica"/>
          <w:sz w:val="22"/>
          <w:szCs w:val="22"/>
        </w:rPr>
        <w:t>limit reference point</w:t>
      </w:r>
      <w:r w:rsidR="00131216">
        <w:rPr>
          <w:rFonts w:ascii="Helvetica" w:hAnsi="Helvetica"/>
          <w:sz w:val="22"/>
          <w:szCs w:val="22"/>
        </w:rPr>
        <w:t xml:space="preserve"> </w:t>
      </w:r>
      <w:r>
        <w:rPr>
          <w:rFonts w:ascii="Helvetica" w:hAnsi="Helvetica"/>
          <w:sz w:val="22"/>
          <w:szCs w:val="22"/>
        </w:rPr>
        <w:t xml:space="preserve">does. Indeed, our model </w:t>
      </w:r>
      <w:r w:rsidR="006049ED">
        <w:rPr>
          <w:rFonts w:ascii="Helvetica" w:hAnsi="Helvetica"/>
          <w:sz w:val="22"/>
          <w:szCs w:val="22"/>
        </w:rPr>
        <w:t>demonstrates</w:t>
      </w:r>
      <w:r>
        <w:rPr>
          <w:rFonts w:ascii="Helvetica" w:hAnsi="Helvetica"/>
          <w:sz w:val="22"/>
          <w:szCs w:val="22"/>
        </w:rPr>
        <w:t xml:space="preserve"> the increasing importance of monitoring information as a system approaches a </w:t>
      </w:r>
      <w:r w:rsidR="00131216" w:rsidRPr="00E96363">
        <w:rPr>
          <w:rFonts w:ascii="Helvetica" w:hAnsi="Helvetica"/>
          <w:sz w:val="22"/>
          <w:szCs w:val="22"/>
        </w:rPr>
        <w:t>limit reference point</w:t>
      </w:r>
      <w:r>
        <w:rPr>
          <w:rFonts w:ascii="Helvetica" w:hAnsi="Helvetica"/>
          <w:sz w:val="22"/>
          <w:szCs w:val="22"/>
        </w:rPr>
        <w:t xml:space="preserve">. </w:t>
      </w:r>
    </w:p>
    <w:p w14:paraId="51C16C50" w14:textId="323D6A16" w:rsidR="00342681" w:rsidRDefault="00342681" w:rsidP="00032BBC">
      <w:pPr>
        <w:ind w:firstLine="720"/>
        <w:rPr>
          <w:rFonts w:ascii="Helvetica" w:hAnsi="Helvetica"/>
          <w:sz w:val="22"/>
          <w:szCs w:val="22"/>
        </w:rPr>
      </w:pPr>
    </w:p>
    <w:p w14:paraId="04652470" w14:textId="37339B54" w:rsidR="00342681" w:rsidRDefault="00342681" w:rsidP="00342681">
      <w:pPr>
        <w:widowControl w:val="0"/>
        <w:autoSpaceDE w:val="0"/>
        <w:autoSpaceDN w:val="0"/>
        <w:adjustRightInd w:val="0"/>
        <w:rPr>
          <w:rFonts w:ascii="Helvetica" w:hAnsi="Helvetica"/>
          <w:i/>
          <w:sz w:val="22"/>
          <w:szCs w:val="22"/>
        </w:rPr>
      </w:pPr>
      <w:commentRangeStart w:id="122"/>
      <w:r>
        <w:rPr>
          <w:rFonts w:ascii="Helvetica" w:hAnsi="Helvetica"/>
          <w:i/>
          <w:sz w:val="22"/>
          <w:szCs w:val="22"/>
        </w:rPr>
        <w:lastRenderedPageBreak/>
        <w:t>Conclusion</w:t>
      </w:r>
      <w:commentRangeEnd w:id="122"/>
      <w:r w:rsidR="00E37312">
        <w:rPr>
          <w:rStyle w:val="CommentReference"/>
        </w:rPr>
        <w:commentReference w:id="122"/>
      </w:r>
    </w:p>
    <w:p w14:paraId="5F852485" w14:textId="77777777" w:rsidR="00DB4CE5" w:rsidRPr="00342681" w:rsidRDefault="00DB4CE5" w:rsidP="00342681">
      <w:pPr>
        <w:widowControl w:val="0"/>
        <w:autoSpaceDE w:val="0"/>
        <w:autoSpaceDN w:val="0"/>
        <w:adjustRightInd w:val="0"/>
        <w:rPr>
          <w:rFonts w:ascii="Helvetica" w:hAnsi="Helvetica"/>
          <w:i/>
          <w:sz w:val="22"/>
          <w:szCs w:val="22"/>
        </w:rPr>
      </w:pPr>
    </w:p>
    <w:p w14:paraId="276F0B71" w14:textId="2371158C" w:rsidR="00CC1E16" w:rsidRDefault="00E3695A" w:rsidP="001838F7">
      <w:pPr>
        <w:ind w:firstLine="720"/>
        <w:rPr>
          <w:rFonts w:ascii="Helvetica" w:hAnsi="Helvetica" w:cs="Helvetica Neue"/>
          <w:sz w:val="22"/>
          <w:szCs w:val="22"/>
        </w:rPr>
      </w:pPr>
      <w:r w:rsidRPr="00E3695A">
        <w:rPr>
          <w:rFonts w:ascii="Helvetica" w:hAnsi="Helvetica" w:cs="Helvetica Neue"/>
          <w:sz w:val="22"/>
          <w:szCs w:val="22"/>
        </w:rPr>
        <w:t xml:space="preserve">Mangers, policy makers, and stakeholders will all likely benefit from purposeful connections between monitoring effort and the state of the system. Yet, this will be difficult given </w:t>
      </w:r>
      <w:r w:rsidR="001F0A49">
        <w:rPr>
          <w:rFonts w:ascii="Helvetica" w:hAnsi="Helvetica" w:cs="Helvetica Neue"/>
          <w:sz w:val="22"/>
          <w:szCs w:val="22"/>
        </w:rPr>
        <w:t xml:space="preserve">the inherent </w:t>
      </w:r>
      <w:r w:rsidRPr="00E3695A">
        <w:rPr>
          <w:rFonts w:ascii="Helvetica" w:hAnsi="Helvetica" w:cs="Helvetica Neue"/>
          <w:sz w:val="22"/>
          <w:szCs w:val="22"/>
        </w:rPr>
        <w:t>limitations in as</w:t>
      </w:r>
      <w:r w:rsidR="00F141EE">
        <w:rPr>
          <w:rFonts w:ascii="Helvetica" w:hAnsi="Helvetica" w:cs="Helvetica Neue"/>
          <w:sz w:val="22"/>
          <w:szCs w:val="22"/>
        </w:rPr>
        <w:t xml:space="preserve">sessing the state of the system and because </w:t>
      </w:r>
      <w:r w:rsidRPr="00E3695A">
        <w:rPr>
          <w:rFonts w:ascii="Helvetica" w:hAnsi="Helvetica" w:cs="Helvetica Neue"/>
          <w:sz w:val="22"/>
          <w:szCs w:val="22"/>
        </w:rPr>
        <w:t xml:space="preserve">we don’t always </w:t>
      </w:r>
      <w:r w:rsidR="00F141EE">
        <w:rPr>
          <w:rFonts w:ascii="Helvetica" w:hAnsi="Helvetica" w:cs="Helvetica Neue"/>
          <w:sz w:val="22"/>
          <w:szCs w:val="22"/>
        </w:rPr>
        <w:t xml:space="preserve">know </w:t>
      </w:r>
      <w:r w:rsidR="001F0A49">
        <w:rPr>
          <w:rFonts w:ascii="Helvetica" w:hAnsi="Helvetica" w:cs="Helvetica Neue"/>
          <w:sz w:val="22"/>
          <w:szCs w:val="22"/>
        </w:rPr>
        <w:t xml:space="preserve">the location of </w:t>
      </w:r>
      <w:r w:rsidR="00F141EE">
        <w:rPr>
          <w:rFonts w:ascii="Helvetica" w:hAnsi="Helvetica" w:cs="Helvetica Neue"/>
          <w:sz w:val="22"/>
          <w:szCs w:val="22"/>
        </w:rPr>
        <w:t xml:space="preserve">tipping points. Additional difficulties emerge because of misaligned </w:t>
      </w:r>
      <w:r w:rsidRPr="00E3695A">
        <w:rPr>
          <w:rFonts w:ascii="Helvetica" w:hAnsi="Helvetica" w:cs="Helvetica Neue"/>
          <w:sz w:val="22"/>
          <w:szCs w:val="22"/>
        </w:rPr>
        <w:t xml:space="preserve">economic incentives </w:t>
      </w:r>
      <w:r w:rsidR="00A66D61">
        <w:rPr>
          <w:rFonts w:ascii="Helvetica" w:hAnsi="Helvetica" w:cs="Helvetica Neue"/>
          <w:sz w:val="22"/>
          <w:szCs w:val="22"/>
        </w:rPr>
        <w:t xml:space="preserve">and structures </w:t>
      </w:r>
      <w:r w:rsidRPr="00E3695A">
        <w:rPr>
          <w:rFonts w:ascii="Helvetica" w:hAnsi="Helvetica" w:cs="Helvetica Neue"/>
          <w:sz w:val="22"/>
          <w:szCs w:val="22"/>
        </w:rPr>
        <w:t xml:space="preserve">that deter </w:t>
      </w:r>
      <w:r w:rsidR="00A66D61">
        <w:rPr>
          <w:rFonts w:ascii="Helvetica" w:hAnsi="Helvetica" w:cs="Helvetica Neue"/>
          <w:sz w:val="22"/>
          <w:szCs w:val="22"/>
        </w:rPr>
        <w:t xml:space="preserve">or constrain </w:t>
      </w:r>
      <w:r w:rsidRPr="00E3695A">
        <w:rPr>
          <w:rFonts w:ascii="Helvetica" w:hAnsi="Helvetica" w:cs="Helvetica Neue"/>
          <w:sz w:val="22"/>
          <w:szCs w:val="22"/>
        </w:rPr>
        <w:t xml:space="preserve">heavy monitoring when yields are near a tipping point, and because stakeholders differ in their willingness to incur the risk of “tipping” as well as their </w:t>
      </w:r>
      <w:r w:rsidR="00E11175">
        <w:rPr>
          <w:rFonts w:ascii="Helvetica" w:hAnsi="Helvetica" w:cs="Helvetica Neue"/>
          <w:sz w:val="22"/>
          <w:szCs w:val="22"/>
        </w:rPr>
        <w:t xml:space="preserve">ability and </w:t>
      </w:r>
      <w:r w:rsidRPr="00E3695A">
        <w:rPr>
          <w:rFonts w:ascii="Helvetica" w:hAnsi="Helvetica" w:cs="Helvetica Neue"/>
          <w:sz w:val="22"/>
          <w:szCs w:val="22"/>
        </w:rPr>
        <w:t>flexibility to adapt</w:t>
      </w:r>
      <w:r w:rsidR="008F48D9">
        <w:rPr>
          <w:rFonts w:ascii="Helvetica" w:hAnsi="Helvetica" w:cs="Helvetica Neue"/>
          <w:sz w:val="22"/>
          <w:szCs w:val="22"/>
        </w:rPr>
        <w:t xml:space="preserve"> once the ecosystem has tipped.</w:t>
      </w:r>
      <w:r w:rsidR="00822189">
        <w:rPr>
          <w:rFonts w:ascii="Helvetica" w:hAnsi="Helvetica" w:cs="Helvetica Neue"/>
          <w:sz w:val="22"/>
          <w:szCs w:val="22"/>
        </w:rPr>
        <w:t xml:space="preserve"> Seeking creative strategies that promote investment in monitoring when it is most valuable has the potential to increase sustainable natural resource use and conservation. </w:t>
      </w:r>
    </w:p>
    <w:p w14:paraId="4F96C52F" w14:textId="77777777" w:rsidR="00CC1E16" w:rsidRDefault="00CC1E16" w:rsidP="001838F7">
      <w:pPr>
        <w:ind w:firstLine="720"/>
        <w:rPr>
          <w:rFonts w:ascii="Helvetica" w:hAnsi="Helvetica" w:cs="Helvetica Neue"/>
          <w:sz w:val="22"/>
          <w:szCs w:val="22"/>
        </w:rPr>
      </w:pPr>
    </w:p>
    <w:p w14:paraId="46A35327" w14:textId="6A16A472" w:rsidR="00C1536D" w:rsidRPr="00957F1F" w:rsidRDefault="007C7982" w:rsidP="00A25BC3">
      <w:pPr>
        <w:rPr>
          <w:rFonts w:ascii="Helvetica" w:hAnsi="Helvetica" w:cs="Times New Roman"/>
          <w:b/>
          <w:sz w:val="22"/>
          <w:szCs w:val="22"/>
        </w:rPr>
      </w:pPr>
      <w:r>
        <w:rPr>
          <w:rFonts w:ascii="Helvetica" w:hAnsi="Helvetica" w:cs="Times New Roman"/>
          <w:b/>
          <w:sz w:val="22"/>
          <w:szCs w:val="22"/>
        </w:rPr>
        <w:br w:type="page"/>
      </w:r>
    </w:p>
    <w:p w14:paraId="02B9CF32" w14:textId="77777777" w:rsidR="007522A9" w:rsidRPr="00957F1F" w:rsidRDefault="007522A9" w:rsidP="007522A9">
      <w:pPr>
        <w:tabs>
          <w:tab w:val="left" w:pos="1240"/>
        </w:tabs>
        <w:rPr>
          <w:rFonts w:ascii="Helvetica" w:hAnsi="Helvetica" w:cs="Times New Roman"/>
          <w:b/>
          <w:sz w:val="22"/>
          <w:szCs w:val="22"/>
        </w:rPr>
      </w:pPr>
      <w:r w:rsidRPr="00957F1F">
        <w:rPr>
          <w:rFonts w:ascii="Helvetica" w:hAnsi="Helvetica" w:cs="Times New Roman"/>
          <w:b/>
          <w:sz w:val="22"/>
          <w:szCs w:val="22"/>
        </w:rPr>
        <w:lastRenderedPageBreak/>
        <w:t>ACKNOWLEDGEMENTS</w:t>
      </w:r>
    </w:p>
    <w:p w14:paraId="2D4E6457" w14:textId="7C3DD927" w:rsidR="007522A9" w:rsidRPr="00957F1F" w:rsidRDefault="007522A9" w:rsidP="007522A9">
      <w:pPr>
        <w:tabs>
          <w:tab w:val="left" w:pos="1240"/>
        </w:tabs>
        <w:rPr>
          <w:rFonts w:ascii="Helvetica" w:eastAsia="Times New Roman" w:hAnsi="Helvetica" w:cs="Times New Roman"/>
          <w:sz w:val="22"/>
          <w:szCs w:val="22"/>
        </w:rPr>
      </w:pPr>
      <w:r w:rsidRPr="00957F1F">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Pr>
          <w:rFonts w:ascii="Helvetica" w:hAnsi="Helvetica"/>
          <w:sz w:val="22"/>
          <w:szCs w:val="22"/>
        </w:rPr>
        <w:t>Scientific Working Group</w:t>
      </w:r>
      <w:r w:rsidRPr="00957F1F">
        <w:rPr>
          <w:rFonts w:ascii="Helvetica" w:hAnsi="Helvetica"/>
          <w:sz w:val="22"/>
          <w:szCs w:val="22"/>
        </w:rPr>
        <w:t xml:space="preserve"> participants, the broader Ocean Tipping Points group, </w:t>
      </w:r>
      <w:r w:rsidR="00D72220">
        <w:rPr>
          <w:rFonts w:ascii="Helvetica" w:hAnsi="Helvetica"/>
          <w:sz w:val="22"/>
          <w:szCs w:val="22"/>
        </w:rPr>
        <w:t xml:space="preserve">M. </w:t>
      </w:r>
      <w:proofErr w:type="spellStart"/>
      <w:r w:rsidR="00D72220">
        <w:rPr>
          <w:rFonts w:ascii="Helvetica" w:hAnsi="Helvetica"/>
          <w:sz w:val="22"/>
          <w:szCs w:val="22"/>
        </w:rPr>
        <w:t>Gladwell</w:t>
      </w:r>
      <w:proofErr w:type="spellEnd"/>
      <w:r w:rsidR="00D72220">
        <w:rPr>
          <w:rFonts w:ascii="Helvetica" w:hAnsi="Helvetica"/>
          <w:sz w:val="22"/>
          <w:szCs w:val="22"/>
        </w:rPr>
        <w:t xml:space="preserve">, </w:t>
      </w:r>
      <w:ins w:id="123" w:author="Jameal Samhouri" w:date="2017-04-22T10:00:00Z">
        <w:r w:rsidR="00C92DF5">
          <w:rPr>
            <w:rFonts w:ascii="Helvetica" w:hAnsi="Helvetica"/>
            <w:sz w:val="22"/>
            <w:szCs w:val="22"/>
          </w:rPr>
          <w:t xml:space="preserve">C. Wick Mao </w:t>
        </w:r>
        <w:proofErr w:type="spellStart"/>
        <w:r w:rsidR="00C92DF5">
          <w:rPr>
            <w:rFonts w:ascii="Helvetica" w:hAnsi="Helvetica"/>
            <w:sz w:val="22"/>
            <w:szCs w:val="22"/>
          </w:rPr>
          <w:t>Mao</w:t>
        </w:r>
        <w:proofErr w:type="spellEnd"/>
        <w:r w:rsidR="00C92DF5">
          <w:rPr>
            <w:rFonts w:ascii="Helvetica" w:hAnsi="Helvetica"/>
            <w:sz w:val="22"/>
            <w:szCs w:val="22"/>
          </w:rPr>
          <w:t xml:space="preserve">, </w:t>
        </w:r>
      </w:ins>
      <w:r w:rsidRPr="00957F1F">
        <w:rPr>
          <w:rFonts w:ascii="Helvetica" w:hAnsi="Helvetica"/>
          <w:sz w:val="22"/>
          <w:szCs w:val="22"/>
        </w:rPr>
        <w:t xml:space="preserve">and colleagues at the NWFSC for valuable feedback and advice. </w:t>
      </w:r>
    </w:p>
    <w:p w14:paraId="336C39C5" w14:textId="77777777" w:rsidR="007522A9" w:rsidRPr="00957F1F" w:rsidRDefault="007522A9" w:rsidP="002D7AB2">
      <w:pPr>
        <w:rPr>
          <w:rFonts w:ascii="Helvetica" w:hAnsi="Helvetica"/>
          <w:b/>
          <w:sz w:val="22"/>
          <w:szCs w:val="22"/>
        </w:rPr>
      </w:pPr>
    </w:p>
    <w:p w14:paraId="59F11514" w14:textId="77777777" w:rsidR="002633A4" w:rsidRPr="00957F1F" w:rsidRDefault="002633A4" w:rsidP="002633A4">
      <w:pPr>
        <w:tabs>
          <w:tab w:val="left" w:pos="1240"/>
        </w:tabs>
        <w:rPr>
          <w:rFonts w:ascii="Helvetica" w:hAnsi="Helvetica" w:cs="Times New Roman"/>
          <w:b/>
          <w:sz w:val="22"/>
          <w:szCs w:val="22"/>
        </w:rPr>
      </w:pPr>
      <w:r w:rsidRPr="00957F1F">
        <w:rPr>
          <w:rFonts w:ascii="Helvetica" w:hAnsi="Helvetica" w:cs="Times New Roman"/>
          <w:b/>
          <w:sz w:val="22"/>
          <w:szCs w:val="22"/>
        </w:rPr>
        <w:t>LITERATURE CITED</w:t>
      </w:r>
    </w:p>
    <w:p w14:paraId="24BAB5CA" w14:textId="77777777" w:rsidR="005255D6" w:rsidRPr="005255D6" w:rsidRDefault="006C170D" w:rsidP="005255D6">
      <w:pPr>
        <w:pStyle w:val="EndNoteBibliography"/>
        <w:ind w:left="720" w:hanging="720"/>
        <w:rPr>
          <w:noProof/>
        </w:rPr>
      </w:pPr>
      <w:r>
        <w:fldChar w:fldCharType="begin"/>
      </w:r>
      <w:r w:rsidR="00D106C7">
        <w:instrText xml:space="preserve"> ADDIN EN.REFLIST </w:instrText>
      </w:r>
      <w:r>
        <w:fldChar w:fldCharType="separate"/>
      </w:r>
      <w:r w:rsidR="005255D6" w:rsidRPr="005255D6">
        <w:rPr>
          <w:noProof/>
        </w:rPr>
        <w:t>1.</w:t>
      </w:r>
    </w:p>
    <w:p w14:paraId="146B57BE" w14:textId="77777777" w:rsidR="005255D6" w:rsidRPr="005255D6" w:rsidRDefault="005255D6" w:rsidP="005255D6">
      <w:pPr>
        <w:pStyle w:val="EndNoteBibliography"/>
        <w:ind w:left="720" w:hanging="720"/>
        <w:rPr>
          <w:noProof/>
        </w:rPr>
      </w:pPr>
      <w:r w:rsidRPr="005255D6">
        <w:rPr>
          <w:noProof/>
        </w:rPr>
        <w:t xml:space="preserve">Boettiger, C., Mangel, M. &amp; Munch, S. (2015). Avoiding tipping points in fisheries management through Gaussian process dynamic programming. </w:t>
      </w:r>
      <w:r w:rsidRPr="005255D6">
        <w:rPr>
          <w:i/>
          <w:noProof/>
        </w:rPr>
        <w:t>Proceedings of the Royal Society of London B: Biological Sciences</w:t>
      </w:r>
      <w:r w:rsidRPr="005255D6">
        <w:rPr>
          <w:noProof/>
        </w:rPr>
        <w:t>, 282, 20141631.</w:t>
      </w:r>
    </w:p>
    <w:p w14:paraId="47D157A5" w14:textId="77777777" w:rsidR="005255D6" w:rsidRPr="005255D6" w:rsidRDefault="005255D6" w:rsidP="005255D6">
      <w:pPr>
        <w:pStyle w:val="EndNoteBibliography"/>
        <w:ind w:left="720" w:hanging="720"/>
        <w:rPr>
          <w:noProof/>
        </w:rPr>
      </w:pPr>
      <w:r w:rsidRPr="005255D6">
        <w:rPr>
          <w:noProof/>
        </w:rPr>
        <w:t>2.</w:t>
      </w:r>
    </w:p>
    <w:p w14:paraId="624220CE" w14:textId="77777777" w:rsidR="005255D6" w:rsidRPr="005255D6" w:rsidRDefault="005255D6" w:rsidP="005255D6">
      <w:pPr>
        <w:pStyle w:val="EndNoteBibliography"/>
        <w:ind w:left="720" w:hanging="720"/>
        <w:rPr>
          <w:noProof/>
        </w:rPr>
      </w:pPr>
      <w:r w:rsidRPr="005255D6">
        <w:rPr>
          <w:noProof/>
        </w:rPr>
        <w:t xml:space="preserve">Bunnefeld, N., Hoshino, E. &amp; Milner-Gulland, E.J. (2011). Management strategy evaluation: a powerful tool for conservation? </w:t>
      </w:r>
      <w:r w:rsidRPr="005255D6">
        <w:rPr>
          <w:i/>
          <w:noProof/>
        </w:rPr>
        <w:t>Trends in ecology &amp; evolution</w:t>
      </w:r>
      <w:r w:rsidRPr="005255D6">
        <w:rPr>
          <w:noProof/>
        </w:rPr>
        <w:t>, 26, 441-447.</w:t>
      </w:r>
    </w:p>
    <w:p w14:paraId="5205B270" w14:textId="77777777" w:rsidR="005255D6" w:rsidRPr="005255D6" w:rsidRDefault="005255D6" w:rsidP="005255D6">
      <w:pPr>
        <w:pStyle w:val="EndNoteBibliography"/>
        <w:ind w:left="720" w:hanging="720"/>
        <w:rPr>
          <w:noProof/>
        </w:rPr>
      </w:pPr>
      <w:r w:rsidRPr="005255D6">
        <w:rPr>
          <w:noProof/>
        </w:rPr>
        <w:t>3.</w:t>
      </w:r>
    </w:p>
    <w:p w14:paraId="0A7606E4" w14:textId="77777777" w:rsidR="005255D6" w:rsidRPr="005255D6" w:rsidRDefault="005255D6" w:rsidP="005255D6">
      <w:pPr>
        <w:pStyle w:val="EndNoteBibliography"/>
        <w:ind w:left="720" w:hanging="720"/>
        <w:rPr>
          <w:noProof/>
        </w:rPr>
      </w:pPr>
      <w:r w:rsidRPr="005255D6">
        <w:rPr>
          <w:noProof/>
        </w:rPr>
        <w:t xml:space="preserve">Chadès, I., McDonald-Madden, E., McCarthy, M.A., Wintle, B., Linkie, M. &amp; Possingham, H.P. (2008). When to stop managing or surveying cryptic threatened species. </w:t>
      </w:r>
      <w:r w:rsidRPr="005255D6">
        <w:rPr>
          <w:i/>
          <w:noProof/>
        </w:rPr>
        <w:t>Proceedings of the National Academy of Sciences</w:t>
      </w:r>
      <w:r w:rsidRPr="005255D6">
        <w:rPr>
          <w:noProof/>
        </w:rPr>
        <w:t>, 105, 13936-13940.</w:t>
      </w:r>
    </w:p>
    <w:p w14:paraId="41EFAC3C" w14:textId="77777777" w:rsidR="005255D6" w:rsidRPr="005255D6" w:rsidRDefault="005255D6" w:rsidP="005255D6">
      <w:pPr>
        <w:pStyle w:val="EndNoteBibliography"/>
        <w:ind w:left="720" w:hanging="720"/>
        <w:rPr>
          <w:noProof/>
        </w:rPr>
      </w:pPr>
      <w:r w:rsidRPr="005255D6">
        <w:rPr>
          <w:noProof/>
        </w:rPr>
        <w:t>4.</w:t>
      </w:r>
    </w:p>
    <w:p w14:paraId="045831CB" w14:textId="77777777" w:rsidR="005255D6" w:rsidRPr="005255D6" w:rsidRDefault="005255D6" w:rsidP="005255D6">
      <w:pPr>
        <w:pStyle w:val="EndNoteBibliography"/>
        <w:ind w:left="720" w:hanging="720"/>
        <w:rPr>
          <w:noProof/>
        </w:rPr>
      </w:pPr>
      <w:r w:rsidRPr="005255D6">
        <w:rPr>
          <w:noProof/>
        </w:rPr>
        <w:t xml:space="preserve">Choi, J., Frank, K., Petrie, B. &amp; Leggett, W. (2005). Integrated assessment of a large marine ecosystem: a case study of the devolution of the eastern Scotian Shelf, Canada. </w:t>
      </w:r>
      <w:r w:rsidRPr="005255D6">
        <w:rPr>
          <w:i/>
          <w:noProof/>
        </w:rPr>
        <w:t>Oceanography and Marine Biology</w:t>
      </w:r>
      <w:r w:rsidRPr="005255D6">
        <w:rPr>
          <w:noProof/>
        </w:rPr>
        <w:t>, 43, 47.</w:t>
      </w:r>
    </w:p>
    <w:p w14:paraId="732A0ADF" w14:textId="77777777" w:rsidR="005255D6" w:rsidRPr="005255D6" w:rsidRDefault="005255D6" w:rsidP="005255D6">
      <w:pPr>
        <w:pStyle w:val="EndNoteBibliography"/>
        <w:ind w:left="720" w:hanging="720"/>
        <w:rPr>
          <w:noProof/>
        </w:rPr>
      </w:pPr>
      <w:r w:rsidRPr="005255D6">
        <w:rPr>
          <w:noProof/>
        </w:rPr>
        <w:t>5.</w:t>
      </w:r>
    </w:p>
    <w:p w14:paraId="67878A35" w14:textId="77777777" w:rsidR="005255D6" w:rsidRPr="005255D6" w:rsidRDefault="005255D6" w:rsidP="005255D6">
      <w:pPr>
        <w:pStyle w:val="EndNoteBibliography"/>
        <w:ind w:left="720" w:hanging="720"/>
        <w:rPr>
          <w:noProof/>
        </w:rPr>
      </w:pPr>
      <w:r w:rsidRPr="005255D6">
        <w:rPr>
          <w:noProof/>
        </w:rPr>
        <w:t xml:space="preserve">Cinner, J., Daw, T. &amp; McClanahan, T. (2009). Socioeconomic factors that affect artisanal fishers’ readiness to exit a declining fishery. </w:t>
      </w:r>
      <w:r w:rsidRPr="005255D6">
        <w:rPr>
          <w:i/>
          <w:noProof/>
        </w:rPr>
        <w:t>Conservation Biology</w:t>
      </w:r>
      <w:r w:rsidRPr="005255D6">
        <w:rPr>
          <w:noProof/>
        </w:rPr>
        <w:t>, 23, 124-130.</w:t>
      </w:r>
    </w:p>
    <w:p w14:paraId="5960B421" w14:textId="77777777" w:rsidR="005255D6" w:rsidRPr="005255D6" w:rsidRDefault="005255D6" w:rsidP="005255D6">
      <w:pPr>
        <w:pStyle w:val="EndNoteBibliography"/>
        <w:ind w:left="720" w:hanging="720"/>
        <w:rPr>
          <w:noProof/>
        </w:rPr>
      </w:pPr>
      <w:r w:rsidRPr="005255D6">
        <w:rPr>
          <w:noProof/>
        </w:rPr>
        <w:t>6.</w:t>
      </w:r>
    </w:p>
    <w:p w14:paraId="746294FE" w14:textId="77777777" w:rsidR="005255D6" w:rsidRPr="005255D6" w:rsidRDefault="005255D6" w:rsidP="005255D6">
      <w:pPr>
        <w:pStyle w:val="EndNoteBibliography"/>
        <w:ind w:left="720" w:hanging="720"/>
        <w:rPr>
          <w:noProof/>
        </w:rPr>
      </w:pPr>
      <w:r w:rsidRPr="005255D6">
        <w:rPr>
          <w:noProof/>
        </w:rPr>
        <w:t>Cleary, J.S. (2014). Stock assessment and management advice for British Columbia pacific herring: 2013 Status and 2014 forecast. Canadian Science Advisory Science Scretariate.</w:t>
      </w:r>
    </w:p>
    <w:p w14:paraId="2496AB00" w14:textId="77777777" w:rsidR="005255D6" w:rsidRPr="005255D6" w:rsidRDefault="005255D6" w:rsidP="005255D6">
      <w:pPr>
        <w:pStyle w:val="EndNoteBibliography"/>
        <w:ind w:left="720" w:hanging="720"/>
        <w:rPr>
          <w:noProof/>
        </w:rPr>
      </w:pPr>
      <w:r w:rsidRPr="005255D6">
        <w:rPr>
          <w:noProof/>
        </w:rPr>
        <w:t>7.</w:t>
      </w:r>
    </w:p>
    <w:p w14:paraId="45510B9A" w14:textId="77777777" w:rsidR="005255D6" w:rsidRPr="005255D6" w:rsidRDefault="005255D6" w:rsidP="005255D6">
      <w:pPr>
        <w:pStyle w:val="EndNoteBibliography"/>
        <w:ind w:left="720" w:hanging="720"/>
        <w:rPr>
          <w:noProof/>
        </w:rPr>
      </w:pPr>
      <w:r w:rsidRPr="005255D6">
        <w:rPr>
          <w:noProof/>
        </w:rPr>
        <w:t xml:space="preserve">Courchamp, F., Clutton-Brock, T. &amp; Grenfell, B. (1999). Inverse density dependence and the Allee effect. </w:t>
      </w:r>
      <w:r w:rsidRPr="005255D6">
        <w:rPr>
          <w:i/>
          <w:noProof/>
        </w:rPr>
        <w:t>Trends in Ecology &amp; Evolution</w:t>
      </w:r>
      <w:r w:rsidRPr="005255D6">
        <w:rPr>
          <w:noProof/>
        </w:rPr>
        <w:t>, 14, 405-410.</w:t>
      </w:r>
    </w:p>
    <w:p w14:paraId="44A21B9F" w14:textId="77777777" w:rsidR="005255D6" w:rsidRPr="005255D6" w:rsidRDefault="005255D6" w:rsidP="005255D6">
      <w:pPr>
        <w:pStyle w:val="EndNoteBibliography"/>
        <w:ind w:left="720" w:hanging="720"/>
        <w:rPr>
          <w:noProof/>
        </w:rPr>
      </w:pPr>
      <w:r w:rsidRPr="005255D6">
        <w:rPr>
          <w:noProof/>
        </w:rPr>
        <w:t>8.</w:t>
      </w:r>
    </w:p>
    <w:p w14:paraId="47FF8A81" w14:textId="77777777" w:rsidR="005255D6" w:rsidRPr="005255D6" w:rsidRDefault="005255D6" w:rsidP="005255D6">
      <w:pPr>
        <w:pStyle w:val="EndNoteBibliography"/>
        <w:ind w:left="720" w:hanging="720"/>
        <w:rPr>
          <w:noProof/>
        </w:rPr>
      </w:pPr>
      <w:r w:rsidRPr="005255D6">
        <w:rPr>
          <w:noProof/>
        </w:rPr>
        <w:t xml:space="preserve">Cumming, G.S., Southworth, J., Rondon, X.J. &amp; Marsik, M. (2012). Spatial complexity in fragmenting Amazonian rainforests: Do feedbacks from edge effects push forests towards an ecological threshold? </w:t>
      </w:r>
      <w:r w:rsidRPr="005255D6">
        <w:rPr>
          <w:i/>
          <w:noProof/>
        </w:rPr>
        <w:t>Ecological Complexity</w:t>
      </w:r>
      <w:r w:rsidRPr="005255D6">
        <w:rPr>
          <w:noProof/>
        </w:rPr>
        <w:t>, 11, 67-74.</w:t>
      </w:r>
    </w:p>
    <w:p w14:paraId="61B38C43" w14:textId="77777777" w:rsidR="005255D6" w:rsidRPr="005255D6" w:rsidRDefault="005255D6" w:rsidP="005255D6">
      <w:pPr>
        <w:pStyle w:val="EndNoteBibliography"/>
        <w:ind w:left="720" w:hanging="720"/>
        <w:rPr>
          <w:noProof/>
        </w:rPr>
      </w:pPr>
      <w:r w:rsidRPr="005255D6">
        <w:rPr>
          <w:noProof/>
        </w:rPr>
        <w:t>9.</w:t>
      </w:r>
    </w:p>
    <w:p w14:paraId="1226C427" w14:textId="77777777" w:rsidR="005255D6" w:rsidRPr="005255D6" w:rsidRDefault="005255D6" w:rsidP="005255D6">
      <w:pPr>
        <w:pStyle w:val="EndNoteBibliography"/>
        <w:ind w:left="720" w:hanging="720"/>
        <w:rPr>
          <w:noProof/>
        </w:rPr>
      </w:pPr>
      <w:r w:rsidRPr="005255D6">
        <w:rPr>
          <w:noProof/>
        </w:rPr>
        <w:t xml:space="preserve">Hare, S.R. &amp; Mantua, N.J. (2000). Empirical evidence for North Pacific regime shifts in 1977 and 1989. </w:t>
      </w:r>
      <w:r w:rsidRPr="005255D6">
        <w:rPr>
          <w:i/>
          <w:noProof/>
        </w:rPr>
        <w:t>Progress in oceanography</w:t>
      </w:r>
      <w:r w:rsidRPr="005255D6">
        <w:rPr>
          <w:noProof/>
        </w:rPr>
        <w:t>, 47, 103-145.</w:t>
      </w:r>
    </w:p>
    <w:p w14:paraId="4BBF1917" w14:textId="77777777" w:rsidR="005255D6" w:rsidRPr="005255D6" w:rsidRDefault="005255D6" w:rsidP="005255D6">
      <w:pPr>
        <w:pStyle w:val="EndNoteBibliography"/>
        <w:ind w:left="720" w:hanging="720"/>
        <w:rPr>
          <w:noProof/>
        </w:rPr>
      </w:pPr>
      <w:r w:rsidRPr="005255D6">
        <w:rPr>
          <w:noProof/>
        </w:rPr>
        <w:t>10.</w:t>
      </w:r>
    </w:p>
    <w:p w14:paraId="42FD6C68" w14:textId="77777777" w:rsidR="005255D6" w:rsidRPr="005255D6" w:rsidRDefault="005255D6" w:rsidP="005255D6">
      <w:pPr>
        <w:pStyle w:val="EndNoteBibliography"/>
        <w:ind w:left="720" w:hanging="720"/>
        <w:rPr>
          <w:noProof/>
        </w:rPr>
      </w:pPr>
      <w:r w:rsidRPr="005255D6">
        <w:rPr>
          <w:noProof/>
        </w:rPr>
        <w:t xml:space="preserve">Hilborn, R., Maguire, J.-J., Parma, A.M. &amp; Rosenberg, A.A. (2001). The Precautionary Approach and risk management: can they increase the probability of successes in fishery management? </w:t>
      </w:r>
      <w:r w:rsidRPr="005255D6">
        <w:rPr>
          <w:i/>
          <w:noProof/>
        </w:rPr>
        <w:t>Canadian Journal of Fisheries and Aquatic Sciences</w:t>
      </w:r>
      <w:r w:rsidRPr="005255D6">
        <w:rPr>
          <w:noProof/>
        </w:rPr>
        <w:t>, 58, 99-107.</w:t>
      </w:r>
    </w:p>
    <w:p w14:paraId="738BDA37" w14:textId="77777777" w:rsidR="005255D6" w:rsidRPr="005255D6" w:rsidRDefault="005255D6" w:rsidP="005255D6">
      <w:pPr>
        <w:pStyle w:val="EndNoteBibliography"/>
        <w:ind w:left="720" w:hanging="720"/>
        <w:rPr>
          <w:noProof/>
        </w:rPr>
      </w:pPr>
      <w:r w:rsidRPr="005255D6">
        <w:rPr>
          <w:noProof/>
        </w:rPr>
        <w:t>11.</w:t>
      </w:r>
    </w:p>
    <w:p w14:paraId="7263DAA8" w14:textId="77777777" w:rsidR="005255D6" w:rsidRPr="005255D6" w:rsidRDefault="005255D6" w:rsidP="005255D6">
      <w:pPr>
        <w:pStyle w:val="EndNoteBibliography"/>
        <w:ind w:left="720" w:hanging="720"/>
        <w:rPr>
          <w:noProof/>
        </w:rPr>
      </w:pPr>
      <w:r w:rsidRPr="005255D6">
        <w:rPr>
          <w:noProof/>
        </w:rPr>
        <w:t xml:space="preserve">Hölmstrom, B. (1979). Moral hazard and observability. </w:t>
      </w:r>
      <w:r w:rsidRPr="005255D6">
        <w:rPr>
          <w:i/>
          <w:noProof/>
        </w:rPr>
        <w:t>The Bell journal of economics</w:t>
      </w:r>
      <w:r w:rsidRPr="005255D6">
        <w:rPr>
          <w:noProof/>
        </w:rPr>
        <w:t>, 74-91.</w:t>
      </w:r>
    </w:p>
    <w:p w14:paraId="4C6B470D" w14:textId="77777777" w:rsidR="005255D6" w:rsidRPr="005255D6" w:rsidRDefault="005255D6" w:rsidP="005255D6">
      <w:pPr>
        <w:pStyle w:val="EndNoteBibliography"/>
        <w:ind w:left="720" w:hanging="720"/>
        <w:rPr>
          <w:noProof/>
        </w:rPr>
      </w:pPr>
      <w:r w:rsidRPr="005255D6">
        <w:rPr>
          <w:noProof/>
        </w:rPr>
        <w:t>12.</w:t>
      </w:r>
    </w:p>
    <w:p w14:paraId="4D340F36" w14:textId="77777777" w:rsidR="005255D6" w:rsidRPr="005255D6" w:rsidRDefault="005255D6" w:rsidP="005255D6">
      <w:pPr>
        <w:pStyle w:val="EndNoteBibliography"/>
        <w:ind w:left="720" w:hanging="720"/>
        <w:rPr>
          <w:noProof/>
        </w:rPr>
      </w:pPr>
      <w:r w:rsidRPr="005255D6">
        <w:rPr>
          <w:noProof/>
        </w:rPr>
        <w:t>Kates, R.W., Clark, W.C., Corell, R., Hall, J.M., Jaeger, C.C., Lowe, I.</w:t>
      </w:r>
      <w:r w:rsidRPr="005255D6">
        <w:rPr>
          <w:i/>
          <w:noProof/>
        </w:rPr>
        <w:t xml:space="preserve"> et al.</w:t>
      </w:r>
      <w:r w:rsidRPr="005255D6">
        <w:rPr>
          <w:noProof/>
        </w:rPr>
        <w:t xml:space="preserve"> (2001). Sustainability Science. </w:t>
      </w:r>
      <w:r w:rsidRPr="005255D6">
        <w:rPr>
          <w:i/>
          <w:noProof/>
        </w:rPr>
        <w:t>Science</w:t>
      </w:r>
      <w:r w:rsidRPr="005255D6">
        <w:rPr>
          <w:noProof/>
        </w:rPr>
        <w:t>, 292, 641-642.</w:t>
      </w:r>
    </w:p>
    <w:p w14:paraId="4A533B1C" w14:textId="77777777" w:rsidR="005255D6" w:rsidRPr="005255D6" w:rsidRDefault="005255D6" w:rsidP="005255D6">
      <w:pPr>
        <w:pStyle w:val="EndNoteBibliography"/>
        <w:ind w:left="720" w:hanging="720"/>
        <w:rPr>
          <w:noProof/>
        </w:rPr>
      </w:pPr>
      <w:r w:rsidRPr="005255D6">
        <w:rPr>
          <w:noProof/>
        </w:rPr>
        <w:t>13.</w:t>
      </w:r>
    </w:p>
    <w:p w14:paraId="5A154451" w14:textId="77777777" w:rsidR="005255D6" w:rsidRPr="005255D6" w:rsidRDefault="005255D6" w:rsidP="005255D6">
      <w:pPr>
        <w:pStyle w:val="EndNoteBibliography"/>
        <w:ind w:left="720" w:hanging="720"/>
        <w:rPr>
          <w:noProof/>
        </w:rPr>
      </w:pPr>
      <w:r w:rsidRPr="005255D6">
        <w:rPr>
          <w:noProof/>
        </w:rPr>
        <w:lastRenderedPageBreak/>
        <w:t xml:space="preserve">Legg, C.J. &amp; Nagy, L. (2006). Why most conservation monitoring is, but need not be, a waste of time. </w:t>
      </w:r>
      <w:r w:rsidRPr="005255D6">
        <w:rPr>
          <w:i/>
          <w:noProof/>
        </w:rPr>
        <w:t>Journal of environmental management</w:t>
      </w:r>
      <w:r w:rsidRPr="005255D6">
        <w:rPr>
          <w:noProof/>
        </w:rPr>
        <w:t>, 78, 194-199.</w:t>
      </w:r>
    </w:p>
    <w:p w14:paraId="54A1D83A" w14:textId="77777777" w:rsidR="005255D6" w:rsidRPr="005255D6" w:rsidRDefault="005255D6" w:rsidP="005255D6">
      <w:pPr>
        <w:pStyle w:val="EndNoteBibliography"/>
        <w:ind w:left="720" w:hanging="720"/>
        <w:rPr>
          <w:noProof/>
        </w:rPr>
      </w:pPr>
      <w:r w:rsidRPr="005255D6">
        <w:rPr>
          <w:noProof/>
        </w:rPr>
        <w:t>14.</w:t>
      </w:r>
    </w:p>
    <w:p w14:paraId="3AAAC618" w14:textId="77777777" w:rsidR="005255D6" w:rsidRPr="005255D6" w:rsidRDefault="005255D6" w:rsidP="005255D6">
      <w:pPr>
        <w:pStyle w:val="EndNoteBibliography"/>
        <w:ind w:left="720" w:hanging="720"/>
        <w:rPr>
          <w:noProof/>
        </w:rPr>
      </w:pPr>
      <w:r w:rsidRPr="005255D6">
        <w:rPr>
          <w:noProof/>
        </w:rPr>
        <w:t xml:space="preserve">Mangel, M. (2000). Irreducible uncertainties, sustainable fisheries and marine reserves. </w:t>
      </w:r>
      <w:r w:rsidRPr="005255D6">
        <w:rPr>
          <w:i/>
          <w:noProof/>
        </w:rPr>
        <w:t>Evolutionary Ecology Research</w:t>
      </w:r>
      <w:r w:rsidRPr="005255D6">
        <w:rPr>
          <w:noProof/>
        </w:rPr>
        <w:t>, 2, 547-557.</w:t>
      </w:r>
    </w:p>
    <w:p w14:paraId="3FD5196A" w14:textId="77777777" w:rsidR="005255D6" w:rsidRPr="005255D6" w:rsidRDefault="005255D6" w:rsidP="005255D6">
      <w:pPr>
        <w:pStyle w:val="EndNoteBibliography"/>
        <w:ind w:left="720" w:hanging="720"/>
        <w:rPr>
          <w:noProof/>
        </w:rPr>
      </w:pPr>
      <w:r w:rsidRPr="005255D6">
        <w:rPr>
          <w:noProof/>
        </w:rPr>
        <w:t>15.</w:t>
      </w:r>
    </w:p>
    <w:p w14:paraId="63E30E27" w14:textId="77777777" w:rsidR="005255D6" w:rsidRPr="005255D6" w:rsidRDefault="005255D6" w:rsidP="005255D6">
      <w:pPr>
        <w:pStyle w:val="EndNoteBibliography"/>
        <w:ind w:left="720" w:hanging="720"/>
        <w:rPr>
          <w:noProof/>
        </w:rPr>
      </w:pPr>
      <w:r w:rsidRPr="005255D6">
        <w:rPr>
          <w:noProof/>
        </w:rPr>
        <w:t xml:space="preserve">May, R.M. (1977). Thresholds and breakpoints in ecosystems with a multiplicity of stable states. </w:t>
      </w:r>
      <w:r w:rsidRPr="005255D6">
        <w:rPr>
          <w:i/>
          <w:noProof/>
        </w:rPr>
        <w:t>Nature</w:t>
      </w:r>
      <w:r w:rsidRPr="005255D6">
        <w:rPr>
          <w:noProof/>
        </w:rPr>
        <w:t>, 269, 471-477.</w:t>
      </w:r>
    </w:p>
    <w:p w14:paraId="3CCDADA0" w14:textId="77777777" w:rsidR="005255D6" w:rsidRPr="005255D6" w:rsidRDefault="005255D6" w:rsidP="005255D6">
      <w:pPr>
        <w:pStyle w:val="EndNoteBibliography"/>
        <w:ind w:left="720" w:hanging="720"/>
        <w:rPr>
          <w:noProof/>
        </w:rPr>
      </w:pPr>
      <w:r w:rsidRPr="005255D6">
        <w:rPr>
          <w:noProof/>
        </w:rPr>
        <w:t>16.</w:t>
      </w:r>
    </w:p>
    <w:p w14:paraId="4AC3B952" w14:textId="77777777" w:rsidR="005255D6" w:rsidRPr="005255D6" w:rsidRDefault="005255D6" w:rsidP="005255D6">
      <w:pPr>
        <w:pStyle w:val="EndNoteBibliography"/>
        <w:ind w:left="720" w:hanging="720"/>
        <w:rPr>
          <w:noProof/>
        </w:rPr>
      </w:pPr>
      <w:r w:rsidRPr="005255D6">
        <w:rPr>
          <w:noProof/>
        </w:rPr>
        <w:t>McDonald-Madden, E., Baxter, P.W., Fuller, R.A., Martin, T.G., Game, E.T., Montambault, J.</w:t>
      </w:r>
      <w:r w:rsidRPr="005255D6">
        <w:rPr>
          <w:i/>
          <w:noProof/>
        </w:rPr>
        <w:t xml:space="preserve"> et al.</w:t>
      </w:r>
      <w:r w:rsidRPr="005255D6">
        <w:rPr>
          <w:noProof/>
        </w:rPr>
        <w:t xml:space="preserve"> (2010). Monitoring does not always count. </w:t>
      </w:r>
      <w:r w:rsidRPr="005255D6">
        <w:rPr>
          <w:i/>
          <w:noProof/>
        </w:rPr>
        <w:t>Trends in Ecology &amp; Evolution</w:t>
      </w:r>
      <w:r w:rsidRPr="005255D6">
        <w:rPr>
          <w:noProof/>
        </w:rPr>
        <w:t>, 25, 547-550.</w:t>
      </w:r>
    </w:p>
    <w:p w14:paraId="67D9B43F" w14:textId="77777777" w:rsidR="005255D6" w:rsidRPr="005255D6" w:rsidRDefault="005255D6" w:rsidP="005255D6">
      <w:pPr>
        <w:pStyle w:val="EndNoteBibliography"/>
        <w:ind w:left="720" w:hanging="720"/>
        <w:rPr>
          <w:noProof/>
        </w:rPr>
      </w:pPr>
      <w:r w:rsidRPr="005255D6">
        <w:rPr>
          <w:noProof/>
        </w:rPr>
        <w:t>17.</w:t>
      </w:r>
    </w:p>
    <w:p w14:paraId="532C4EEE" w14:textId="77777777" w:rsidR="005255D6" w:rsidRPr="005255D6" w:rsidRDefault="005255D6" w:rsidP="005255D6">
      <w:pPr>
        <w:pStyle w:val="EndNoteBibliography"/>
        <w:ind w:left="720" w:hanging="720"/>
        <w:rPr>
          <w:noProof/>
        </w:rPr>
      </w:pPr>
      <w:r w:rsidRPr="005255D6">
        <w:rPr>
          <w:noProof/>
        </w:rPr>
        <w:t xml:space="preserve">Morris, W.F. &amp; Doak, D.F. (2002). Quantitative conservation biology. </w:t>
      </w:r>
      <w:r w:rsidRPr="005255D6">
        <w:rPr>
          <w:i/>
          <w:noProof/>
        </w:rPr>
        <w:t>Sinauer, Sunderland, Massachusetts, USA</w:t>
      </w:r>
      <w:r w:rsidRPr="005255D6">
        <w:rPr>
          <w:noProof/>
        </w:rPr>
        <w:t>.</w:t>
      </w:r>
    </w:p>
    <w:p w14:paraId="637EDB5A" w14:textId="77777777" w:rsidR="005255D6" w:rsidRPr="005255D6" w:rsidRDefault="005255D6" w:rsidP="005255D6">
      <w:pPr>
        <w:pStyle w:val="EndNoteBibliography"/>
        <w:ind w:left="720" w:hanging="720"/>
        <w:rPr>
          <w:noProof/>
        </w:rPr>
      </w:pPr>
      <w:r w:rsidRPr="005255D6">
        <w:rPr>
          <w:noProof/>
        </w:rPr>
        <w:t>18.</w:t>
      </w:r>
    </w:p>
    <w:p w14:paraId="0EFE5573" w14:textId="77777777" w:rsidR="005255D6" w:rsidRPr="005255D6" w:rsidRDefault="005255D6" w:rsidP="005255D6">
      <w:pPr>
        <w:pStyle w:val="EndNoteBibliography"/>
        <w:ind w:left="720" w:hanging="720"/>
        <w:rPr>
          <w:noProof/>
        </w:rPr>
      </w:pPr>
      <w:r w:rsidRPr="005255D6">
        <w:rPr>
          <w:noProof/>
        </w:rPr>
        <w:t xml:space="preserve">Oguz, T. &amp; Gilbert, D. (2007). Abrupt transitions of the top-down controlled Black Sea pelagic ecosystem during 1960–2000: evidence for regime-shifts under strong fishery exploitation and nutrient enrichment modulated by climate-induced variations. </w:t>
      </w:r>
      <w:r w:rsidRPr="005255D6">
        <w:rPr>
          <w:i/>
          <w:noProof/>
        </w:rPr>
        <w:t>Deep Sea Research Part I: Oceanographic Research Papers</w:t>
      </w:r>
      <w:r w:rsidRPr="005255D6">
        <w:rPr>
          <w:noProof/>
        </w:rPr>
        <w:t>, 54, 220-242.</w:t>
      </w:r>
    </w:p>
    <w:p w14:paraId="5F2C5964" w14:textId="77777777" w:rsidR="005255D6" w:rsidRPr="005255D6" w:rsidRDefault="005255D6" w:rsidP="005255D6">
      <w:pPr>
        <w:pStyle w:val="EndNoteBibliography"/>
        <w:ind w:left="720" w:hanging="720"/>
        <w:rPr>
          <w:noProof/>
        </w:rPr>
      </w:pPr>
      <w:r w:rsidRPr="005255D6">
        <w:rPr>
          <w:noProof/>
        </w:rPr>
        <w:t>19.</w:t>
      </w:r>
    </w:p>
    <w:p w14:paraId="739EF9E1" w14:textId="77777777" w:rsidR="005255D6" w:rsidRPr="005255D6" w:rsidRDefault="005255D6" w:rsidP="005255D6">
      <w:pPr>
        <w:pStyle w:val="EndNoteBibliography"/>
        <w:ind w:left="720" w:hanging="720"/>
        <w:rPr>
          <w:noProof/>
        </w:rPr>
      </w:pPr>
      <w:r w:rsidRPr="005255D6">
        <w:rPr>
          <w:noProof/>
        </w:rPr>
        <w:t xml:space="preserve">Ortega, L., Castilla, J.C., Espino, M., Yamashiro, C. &amp; Defeo, O. (2012). Effects of fishing, market price, and climate on two South American clam species. </w:t>
      </w:r>
      <w:r w:rsidRPr="005255D6">
        <w:rPr>
          <w:i/>
          <w:noProof/>
        </w:rPr>
        <w:t>Marine Ecology Progress Series</w:t>
      </w:r>
      <w:r w:rsidRPr="005255D6">
        <w:rPr>
          <w:noProof/>
        </w:rPr>
        <w:t>, 469, 71-85.</w:t>
      </w:r>
    </w:p>
    <w:p w14:paraId="52C11BEC" w14:textId="77777777" w:rsidR="005255D6" w:rsidRPr="005255D6" w:rsidRDefault="005255D6" w:rsidP="005255D6">
      <w:pPr>
        <w:pStyle w:val="EndNoteBibliography"/>
        <w:ind w:left="720" w:hanging="720"/>
        <w:rPr>
          <w:noProof/>
        </w:rPr>
      </w:pPr>
      <w:r w:rsidRPr="005255D6">
        <w:rPr>
          <w:noProof/>
        </w:rPr>
        <w:t>20.</w:t>
      </w:r>
    </w:p>
    <w:p w14:paraId="7A32F3E9" w14:textId="77777777" w:rsidR="005255D6" w:rsidRPr="005255D6" w:rsidRDefault="005255D6" w:rsidP="005255D6">
      <w:pPr>
        <w:pStyle w:val="EndNoteBibliography"/>
        <w:ind w:left="720" w:hanging="720"/>
        <w:rPr>
          <w:noProof/>
        </w:rPr>
      </w:pPr>
      <w:r w:rsidRPr="005255D6">
        <w:rPr>
          <w:noProof/>
        </w:rPr>
        <w:t>Reyer, C.P., Brouwers, N., Rammig, A., Brook, B.W., Epila, J., Grant, R.F.</w:t>
      </w:r>
      <w:r w:rsidRPr="005255D6">
        <w:rPr>
          <w:i/>
          <w:noProof/>
        </w:rPr>
        <w:t xml:space="preserve"> et al.</w:t>
      </w:r>
      <w:r w:rsidRPr="005255D6">
        <w:rPr>
          <w:noProof/>
        </w:rPr>
        <w:t xml:space="preserve"> (2015). Forest resil</w:t>
      </w:r>
      <w:r w:rsidRPr="005255D6">
        <w:rPr>
          <w:rFonts w:hint="eastAsia"/>
          <w:noProof/>
        </w:rPr>
        <w:t>ience and tipping points at different spatio</w:t>
      </w:r>
      <w:r w:rsidRPr="005255D6">
        <w:rPr>
          <w:rFonts w:hint="eastAsia"/>
          <w:noProof/>
        </w:rPr>
        <w:t>‐</w:t>
      </w:r>
      <w:r w:rsidRPr="005255D6">
        <w:rPr>
          <w:rFonts w:hint="eastAsia"/>
          <w:noProof/>
        </w:rPr>
        <w:t xml:space="preserve">temporal scales: approaches and challenges. </w:t>
      </w:r>
      <w:r w:rsidRPr="005255D6">
        <w:rPr>
          <w:rFonts w:hint="eastAsia"/>
          <w:i/>
          <w:noProof/>
        </w:rPr>
        <w:t>Journal of Ecology</w:t>
      </w:r>
      <w:r w:rsidRPr="005255D6">
        <w:rPr>
          <w:rFonts w:hint="eastAsia"/>
          <w:noProof/>
        </w:rPr>
        <w:t>, 103, 5-15.</w:t>
      </w:r>
    </w:p>
    <w:p w14:paraId="71D944AF" w14:textId="77777777" w:rsidR="005255D6" w:rsidRPr="005255D6" w:rsidRDefault="005255D6" w:rsidP="005255D6">
      <w:pPr>
        <w:pStyle w:val="EndNoteBibliography"/>
        <w:ind w:left="720" w:hanging="720"/>
        <w:rPr>
          <w:noProof/>
        </w:rPr>
      </w:pPr>
      <w:r w:rsidRPr="005255D6">
        <w:rPr>
          <w:noProof/>
        </w:rPr>
        <w:t>21.</w:t>
      </w:r>
    </w:p>
    <w:p w14:paraId="4FC4F2F8" w14:textId="77777777" w:rsidR="005255D6" w:rsidRPr="005255D6" w:rsidRDefault="005255D6" w:rsidP="005255D6">
      <w:pPr>
        <w:pStyle w:val="EndNoteBibliography"/>
        <w:ind w:left="720" w:hanging="720"/>
        <w:rPr>
          <w:noProof/>
        </w:rPr>
      </w:pPr>
      <w:r w:rsidRPr="005255D6">
        <w:rPr>
          <w:noProof/>
        </w:rPr>
        <w:t xml:space="preserve">Scheffer, M., Carpenter, S., Foley, J.A., Folke, C. &amp; Walker, B. (2001). Catastrophic shifts in ecosystems. </w:t>
      </w:r>
      <w:r w:rsidRPr="005255D6">
        <w:rPr>
          <w:i/>
          <w:noProof/>
        </w:rPr>
        <w:t>Nature</w:t>
      </w:r>
      <w:r w:rsidRPr="005255D6">
        <w:rPr>
          <w:noProof/>
        </w:rPr>
        <w:t>, 413, 591-596.</w:t>
      </w:r>
    </w:p>
    <w:p w14:paraId="2A77F236" w14:textId="77777777" w:rsidR="005255D6" w:rsidRPr="005255D6" w:rsidRDefault="005255D6" w:rsidP="005255D6">
      <w:pPr>
        <w:pStyle w:val="EndNoteBibliography"/>
        <w:ind w:left="720" w:hanging="720"/>
        <w:rPr>
          <w:noProof/>
        </w:rPr>
      </w:pPr>
      <w:r w:rsidRPr="005255D6">
        <w:rPr>
          <w:noProof/>
        </w:rPr>
        <w:t>22.</w:t>
      </w:r>
    </w:p>
    <w:p w14:paraId="7CE4B363" w14:textId="77777777" w:rsidR="005255D6" w:rsidRPr="005255D6" w:rsidRDefault="005255D6" w:rsidP="005255D6">
      <w:pPr>
        <w:pStyle w:val="EndNoteBibliography"/>
        <w:ind w:left="720" w:hanging="720"/>
        <w:rPr>
          <w:noProof/>
        </w:rPr>
      </w:pPr>
      <w:r w:rsidRPr="005255D6">
        <w:rPr>
          <w:noProof/>
        </w:rPr>
        <w:t>Schindler, D.E., Hilborn, R., Chasco, B., Boatright, C.P., Quinn, T.P., Rogers, L.A.</w:t>
      </w:r>
      <w:r w:rsidRPr="005255D6">
        <w:rPr>
          <w:i/>
          <w:noProof/>
        </w:rPr>
        <w:t xml:space="preserve"> et al.</w:t>
      </w:r>
      <w:r w:rsidRPr="005255D6">
        <w:rPr>
          <w:noProof/>
        </w:rPr>
        <w:t xml:space="preserve"> (2010). Population diversity and the portfolio effect in an exploited species. </w:t>
      </w:r>
      <w:r w:rsidRPr="005255D6">
        <w:rPr>
          <w:i/>
          <w:noProof/>
        </w:rPr>
        <w:t>Nature</w:t>
      </w:r>
      <w:r w:rsidRPr="005255D6">
        <w:rPr>
          <w:noProof/>
        </w:rPr>
        <w:t>, 465, 609-612.</w:t>
      </w:r>
    </w:p>
    <w:p w14:paraId="0C57D907" w14:textId="77777777" w:rsidR="005255D6" w:rsidRPr="005255D6" w:rsidRDefault="005255D6" w:rsidP="005255D6">
      <w:pPr>
        <w:pStyle w:val="EndNoteBibliography"/>
        <w:ind w:left="720" w:hanging="720"/>
        <w:rPr>
          <w:noProof/>
        </w:rPr>
      </w:pPr>
      <w:r w:rsidRPr="005255D6">
        <w:rPr>
          <w:noProof/>
        </w:rPr>
        <w:t>23.</w:t>
      </w:r>
    </w:p>
    <w:p w14:paraId="5F2AEFAC" w14:textId="77777777" w:rsidR="005255D6" w:rsidRPr="005255D6" w:rsidRDefault="005255D6" w:rsidP="005255D6">
      <w:pPr>
        <w:pStyle w:val="EndNoteBibliography"/>
        <w:ind w:left="720" w:hanging="720"/>
        <w:rPr>
          <w:noProof/>
        </w:rPr>
      </w:pPr>
      <w:r w:rsidRPr="005255D6">
        <w:rPr>
          <w:noProof/>
        </w:rPr>
        <w:t xml:space="preserve">Schrank, W.E., Arnason, R. &amp; Hannesson, R. (2003). </w:t>
      </w:r>
      <w:r w:rsidRPr="005255D6">
        <w:rPr>
          <w:i/>
          <w:noProof/>
        </w:rPr>
        <w:t>The cost of fisheries management</w:t>
      </w:r>
      <w:r w:rsidRPr="005255D6">
        <w:rPr>
          <w:noProof/>
        </w:rPr>
        <w:t>. Gower Publishing, Ltd.</w:t>
      </w:r>
    </w:p>
    <w:p w14:paraId="739C1FB2" w14:textId="77777777" w:rsidR="005255D6" w:rsidRPr="005255D6" w:rsidRDefault="005255D6" w:rsidP="005255D6">
      <w:pPr>
        <w:pStyle w:val="EndNoteBibliography"/>
        <w:ind w:left="720" w:hanging="720"/>
        <w:rPr>
          <w:noProof/>
        </w:rPr>
      </w:pPr>
      <w:r w:rsidRPr="005255D6">
        <w:rPr>
          <w:noProof/>
        </w:rPr>
        <w:t>24.</w:t>
      </w:r>
    </w:p>
    <w:p w14:paraId="215041AC" w14:textId="77777777" w:rsidR="005255D6" w:rsidRPr="005255D6" w:rsidRDefault="005255D6" w:rsidP="005255D6">
      <w:pPr>
        <w:pStyle w:val="EndNoteBibliography"/>
        <w:ind w:left="720" w:hanging="720"/>
        <w:rPr>
          <w:noProof/>
        </w:rPr>
      </w:pPr>
      <w:r w:rsidRPr="005255D6">
        <w:rPr>
          <w:noProof/>
        </w:rPr>
        <w:t xml:space="preserve">Traill, L.W., Bradshaw, C.J., Delean, S. &amp; Brook, B.W. (2010). Wetland conservation and sustainable use under global change: a tropical Australian case study using magpie geese. </w:t>
      </w:r>
      <w:r w:rsidRPr="005255D6">
        <w:rPr>
          <w:i/>
          <w:noProof/>
        </w:rPr>
        <w:t>Ecography</w:t>
      </w:r>
      <w:r w:rsidRPr="005255D6">
        <w:rPr>
          <w:noProof/>
        </w:rPr>
        <w:t>, 33, 818-825.</w:t>
      </w:r>
    </w:p>
    <w:p w14:paraId="3FADD14E" w14:textId="0499F4C8" w:rsidR="00A800CF" w:rsidRPr="00957F1F" w:rsidRDefault="006C170D" w:rsidP="00D106C7">
      <w:pPr>
        <w:rPr>
          <w:rFonts w:ascii="Helvetica" w:hAnsi="Helvetica"/>
          <w:b/>
          <w:sz w:val="22"/>
          <w:szCs w:val="22"/>
        </w:rPr>
      </w:pPr>
      <w:r>
        <w:rPr>
          <w:rFonts w:ascii="Helvetica" w:hAnsi="Helvetica"/>
          <w:sz w:val="22"/>
          <w:szCs w:val="22"/>
        </w:rPr>
        <w:fldChar w:fldCharType="end"/>
      </w:r>
      <w:r w:rsidR="00A800CF" w:rsidRPr="00957F1F">
        <w:rPr>
          <w:rFonts w:ascii="Helvetica" w:hAnsi="Helvetica"/>
          <w:b/>
          <w:sz w:val="22"/>
          <w:szCs w:val="22"/>
        </w:rPr>
        <w:br w:type="page"/>
      </w:r>
    </w:p>
    <w:p w14:paraId="0A43633F" w14:textId="77777777" w:rsidR="00A800CF" w:rsidRPr="00957F1F" w:rsidRDefault="00746AF5" w:rsidP="00A800CF">
      <w:pPr>
        <w:rPr>
          <w:rFonts w:ascii="Helvetica" w:hAnsi="Helvetica"/>
          <w:b/>
          <w:sz w:val="22"/>
          <w:szCs w:val="22"/>
        </w:rPr>
      </w:pPr>
      <w:commentRangeStart w:id="124"/>
      <w:r w:rsidRPr="00957F1F">
        <w:rPr>
          <w:rFonts w:ascii="Helvetica" w:hAnsi="Helvetica"/>
          <w:b/>
          <w:sz w:val="22"/>
          <w:szCs w:val="22"/>
        </w:rPr>
        <w:lastRenderedPageBreak/>
        <w:t>FIGURES</w:t>
      </w:r>
      <w:commentRangeEnd w:id="124"/>
      <w:r w:rsidR="007E284B">
        <w:rPr>
          <w:rStyle w:val="CommentReference"/>
        </w:rPr>
        <w:commentReference w:id="124"/>
      </w:r>
    </w:p>
    <w:p w14:paraId="56432D6B" w14:textId="77777777" w:rsidR="00D44095" w:rsidRPr="00957F1F" w:rsidRDefault="00D44095" w:rsidP="00A800CF">
      <w:pPr>
        <w:rPr>
          <w:rFonts w:ascii="Helvetica" w:hAnsi="Helvetica"/>
          <w:b/>
          <w:sz w:val="22"/>
          <w:szCs w:val="22"/>
        </w:rPr>
      </w:pPr>
    </w:p>
    <w:p w14:paraId="775BED48" w14:textId="4281CADA" w:rsidR="00CE0882" w:rsidRDefault="00D64561" w:rsidP="00D64561">
      <w:pPr>
        <w:rPr>
          <w:rFonts w:ascii="Helvetica" w:hAnsi="Helvetica"/>
          <w:sz w:val="22"/>
          <w:szCs w:val="22"/>
        </w:rPr>
      </w:pPr>
      <w:r w:rsidRPr="00957F1F">
        <w:rPr>
          <w:rFonts w:ascii="Helvetica" w:hAnsi="Helvetica"/>
          <w:b/>
          <w:sz w:val="22"/>
          <w:szCs w:val="22"/>
        </w:rPr>
        <w:t xml:space="preserve">Figure </w:t>
      </w:r>
      <w:r w:rsidR="007405BF">
        <w:rPr>
          <w:rFonts w:ascii="Helvetica" w:hAnsi="Helvetica"/>
          <w:b/>
          <w:sz w:val="22"/>
          <w:szCs w:val="22"/>
        </w:rPr>
        <w:t>1</w:t>
      </w:r>
      <w:r w:rsidRPr="00957F1F">
        <w:rPr>
          <w:rFonts w:ascii="Helvetica" w:hAnsi="Helvetica"/>
          <w:b/>
          <w:sz w:val="22"/>
          <w:szCs w:val="22"/>
        </w:rPr>
        <w:t xml:space="preserve">. </w:t>
      </w:r>
      <w:r w:rsidR="00D63259" w:rsidRPr="00957F1F">
        <w:rPr>
          <w:rFonts w:ascii="Helvetica" w:hAnsi="Helvetica"/>
          <w:sz w:val="22"/>
          <w:szCs w:val="22"/>
        </w:rPr>
        <w:t>Summary of</w:t>
      </w:r>
      <w:r w:rsidR="003E12CA" w:rsidRPr="00957F1F">
        <w:rPr>
          <w:rFonts w:ascii="Helvetica" w:hAnsi="Helvetica"/>
          <w:sz w:val="22"/>
          <w:szCs w:val="22"/>
        </w:rPr>
        <w:t xml:space="preserve"> </w:t>
      </w:r>
      <w:r w:rsidR="003D48B0">
        <w:rPr>
          <w:rFonts w:ascii="Helvetica" w:hAnsi="Helvetica"/>
          <w:sz w:val="22"/>
          <w:szCs w:val="22"/>
        </w:rPr>
        <w:t xml:space="preserve">probability of crossing a </w:t>
      </w:r>
      <w:r w:rsidR="00972E9C">
        <w:rPr>
          <w:rFonts w:ascii="Helvetica" w:hAnsi="Helvetica"/>
          <w:sz w:val="22"/>
          <w:szCs w:val="22"/>
        </w:rPr>
        <w:t xml:space="preserve">biological </w:t>
      </w:r>
      <w:r w:rsidR="003D48B0">
        <w:rPr>
          <w:rFonts w:ascii="Helvetica" w:hAnsi="Helvetica"/>
          <w:sz w:val="22"/>
          <w:szCs w:val="22"/>
        </w:rPr>
        <w:t xml:space="preserve">tipping point (a) and the </w:t>
      </w:r>
      <w:r w:rsidR="003E12CA" w:rsidRPr="00957F1F">
        <w:rPr>
          <w:rFonts w:ascii="Helvetica" w:hAnsi="Helvetica"/>
          <w:sz w:val="22"/>
          <w:szCs w:val="22"/>
        </w:rPr>
        <w:t xml:space="preserve">median net present value </w:t>
      </w:r>
      <w:r w:rsidR="00C33FD4" w:rsidRPr="00957F1F">
        <w:rPr>
          <w:rFonts w:ascii="Helvetica" w:hAnsi="Helvetica"/>
          <w:sz w:val="22"/>
          <w:szCs w:val="22"/>
        </w:rPr>
        <w:t>(NPV)</w:t>
      </w:r>
      <w:r w:rsidR="003D48B0">
        <w:rPr>
          <w:rFonts w:ascii="Helvetica" w:hAnsi="Helvetica"/>
          <w:sz w:val="22"/>
          <w:szCs w:val="22"/>
        </w:rPr>
        <w:t xml:space="preserve"> (b)</w:t>
      </w:r>
      <w:r w:rsidR="00C33FD4" w:rsidRPr="00957F1F">
        <w:rPr>
          <w:rFonts w:ascii="Helvetica" w:hAnsi="Helvetica"/>
          <w:sz w:val="22"/>
          <w:szCs w:val="22"/>
        </w:rPr>
        <w:t xml:space="preserve"> </w:t>
      </w:r>
      <w:r w:rsidR="003E12CA" w:rsidRPr="00957F1F">
        <w:rPr>
          <w:rFonts w:ascii="Helvetica" w:hAnsi="Helvetica"/>
          <w:sz w:val="22"/>
          <w:szCs w:val="22"/>
        </w:rPr>
        <w:t>for</w:t>
      </w:r>
      <w:r w:rsidR="00D63259" w:rsidRPr="00957F1F">
        <w:rPr>
          <w:rFonts w:ascii="Helvetica" w:hAnsi="Helvetica"/>
          <w:sz w:val="22"/>
          <w:szCs w:val="22"/>
        </w:rPr>
        <w:t xml:space="preserve"> 10,000 </w:t>
      </w:r>
      <w:r w:rsidR="003E12CA" w:rsidRPr="00957F1F">
        <w:rPr>
          <w:rFonts w:ascii="Helvetica" w:hAnsi="Helvetica"/>
          <w:sz w:val="22"/>
          <w:szCs w:val="22"/>
        </w:rPr>
        <w:t xml:space="preserve">iterations of </w:t>
      </w:r>
      <w:r w:rsidR="00D63259" w:rsidRPr="00957F1F">
        <w:rPr>
          <w:rFonts w:ascii="Helvetica" w:hAnsi="Helvetica"/>
          <w:sz w:val="22"/>
          <w:szCs w:val="22"/>
        </w:rPr>
        <w:t xml:space="preserve">twenty-year simulations across a </w:t>
      </w:r>
      <w:r w:rsidR="003E12CA" w:rsidRPr="00957F1F">
        <w:rPr>
          <w:rFonts w:ascii="Helvetica" w:hAnsi="Helvetica"/>
          <w:sz w:val="22"/>
          <w:szCs w:val="22"/>
        </w:rPr>
        <w:t>range of monitoring investment</w:t>
      </w:r>
      <w:r w:rsidR="00CA5C62" w:rsidRPr="00957F1F">
        <w:rPr>
          <w:rFonts w:ascii="Helvetica" w:hAnsi="Helvetica"/>
          <w:sz w:val="22"/>
          <w:szCs w:val="22"/>
        </w:rPr>
        <w:t xml:space="preserve">. </w:t>
      </w:r>
      <w:r w:rsidR="00B0795D">
        <w:rPr>
          <w:rFonts w:ascii="Helvetica" w:hAnsi="Helvetica"/>
          <w:sz w:val="22"/>
          <w:szCs w:val="22"/>
        </w:rPr>
        <w:t>The probability of tipping increases as the maximum exploitation rate increases and as monitoring precision decreases. Combinations of exploitation rate and monitoring precision with higher probability of tipping are</w:t>
      </w:r>
      <w:r w:rsidR="00E354D5">
        <w:rPr>
          <w:rFonts w:ascii="Helvetica" w:hAnsi="Helvetica"/>
          <w:sz w:val="22"/>
          <w:szCs w:val="22"/>
        </w:rPr>
        <w:t xml:space="preserve"> in warmer</w:t>
      </w:r>
      <w:r w:rsidR="00B0795D">
        <w:rPr>
          <w:rFonts w:ascii="Helvetica" w:hAnsi="Helvetica"/>
          <w:sz w:val="22"/>
          <w:szCs w:val="22"/>
        </w:rPr>
        <w:t xml:space="preserve"> red</w:t>
      </w:r>
      <w:r w:rsidR="00E354D5">
        <w:rPr>
          <w:rFonts w:ascii="Helvetica" w:hAnsi="Helvetica"/>
          <w:sz w:val="22"/>
          <w:szCs w:val="22"/>
        </w:rPr>
        <w:t xml:space="preserve"> colors</w:t>
      </w:r>
      <w:r w:rsidR="00B0795D">
        <w:rPr>
          <w:rFonts w:ascii="Helvetica" w:hAnsi="Helvetica"/>
          <w:sz w:val="22"/>
          <w:szCs w:val="22"/>
        </w:rPr>
        <w:t xml:space="preserve"> and </w:t>
      </w:r>
      <w:r w:rsidR="00702CFB">
        <w:rPr>
          <w:rFonts w:ascii="Helvetica" w:hAnsi="Helvetica"/>
          <w:sz w:val="22"/>
          <w:szCs w:val="22"/>
        </w:rPr>
        <w:t xml:space="preserve">combinations with </w:t>
      </w:r>
      <w:r w:rsidR="00B0795D">
        <w:rPr>
          <w:rFonts w:ascii="Helvetica" w:hAnsi="Helvetica"/>
          <w:sz w:val="22"/>
          <w:szCs w:val="22"/>
        </w:rPr>
        <w:t xml:space="preserve">lower </w:t>
      </w:r>
      <w:r w:rsidR="006A6686">
        <w:rPr>
          <w:rFonts w:ascii="Helvetica" w:hAnsi="Helvetica"/>
          <w:sz w:val="22"/>
          <w:szCs w:val="22"/>
        </w:rPr>
        <w:t xml:space="preserve">probability </w:t>
      </w:r>
      <w:r w:rsidR="00E354D5">
        <w:rPr>
          <w:rFonts w:ascii="Helvetica" w:hAnsi="Helvetica"/>
          <w:sz w:val="22"/>
          <w:szCs w:val="22"/>
        </w:rPr>
        <w:t xml:space="preserve">of tipping </w:t>
      </w:r>
      <w:r w:rsidR="006A6686">
        <w:rPr>
          <w:rFonts w:ascii="Helvetica" w:hAnsi="Helvetica"/>
          <w:sz w:val="22"/>
          <w:szCs w:val="22"/>
        </w:rPr>
        <w:t>are</w:t>
      </w:r>
      <w:r w:rsidR="00E354D5">
        <w:rPr>
          <w:rFonts w:ascii="Helvetica" w:hAnsi="Helvetica"/>
          <w:sz w:val="22"/>
          <w:szCs w:val="22"/>
        </w:rPr>
        <w:t xml:space="preserve"> in colder blue colors.</w:t>
      </w:r>
      <w:r w:rsidR="00B0795D">
        <w:rPr>
          <w:rFonts w:ascii="Helvetica" w:hAnsi="Helvetica"/>
          <w:sz w:val="22"/>
          <w:szCs w:val="22"/>
        </w:rPr>
        <w:t xml:space="preserve"> </w:t>
      </w:r>
      <w:r w:rsidR="00CA5C62" w:rsidRPr="00957F1F">
        <w:rPr>
          <w:rFonts w:ascii="Helvetica" w:hAnsi="Helvetica"/>
          <w:sz w:val="22"/>
          <w:szCs w:val="22"/>
        </w:rPr>
        <w:t xml:space="preserve">NPV of the </w:t>
      </w:r>
      <w:r w:rsidR="008235B2">
        <w:rPr>
          <w:rFonts w:ascii="Helvetica" w:hAnsi="Helvetica"/>
          <w:sz w:val="22"/>
          <w:szCs w:val="22"/>
        </w:rPr>
        <w:t>resource</w:t>
      </w:r>
      <w:r w:rsidR="00CA5C62" w:rsidRPr="00957F1F">
        <w:rPr>
          <w:rFonts w:ascii="Helvetica" w:hAnsi="Helvetica"/>
          <w:sz w:val="22"/>
          <w:szCs w:val="22"/>
        </w:rPr>
        <w:t xml:space="preserve"> increases as the </w:t>
      </w:r>
      <w:r w:rsidR="008A62BB">
        <w:rPr>
          <w:rFonts w:ascii="Helvetica" w:hAnsi="Helvetica"/>
          <w:sz w:val="22"/>
          <w:szCs w:val="22"/>
        </w:rPr>
        <w:t>harvest rate</w:t>
      </w:r>
      <w:r w:rsidR="00CA5C62" w:rsidRPr="00957F1F">
        <w:rPr>
          <w:rFonts w:ascii="Helvetica" w:hAnsi="Helvetica"/>
          <w:sz w:val="22"/>
          <w:szCs w:val="22"/>
        </w:rPr>
        <w:t xml:space="preserve"> peaks at </w:t>
      </w:r>
      <w:r w:rsidR="008A62BB">
        <w:rPr>
          <w:rFonts w:ascii="Helvetica" w:hAnsi="Helvetica"/>
          <w:sz w:val="22"/>
          <w:szCs w:val="22"/>
        </w:rPr>
        <w:t xml:space="preserve">Harvest at </w:t>
      </w:r>
      <w:r w:rsidR="00CA5C62" w:rsidRPr="00957F1F">
        <w:rPr>
          <w:rFonts w:ascii="Helvetica" w:hAnsi="Helvetica"/>
          <w:sz w:val="22"/>
          <w:szCs w:val="22"/>
        </w:rPr>
        <w:t xml:space="preserve">Maximum Sustainable Yield and is highest for high precision estimates. </w:t>
      </w:r>
      <w:r w:rsidR="003E2FCD">
        <w:rPr>
          <w:rFonts w:ascii="Helvetica" w:hAnsi="Helvetica"/>
          <w:sz w:val="22"/>
          <w:szCs w:val="22"/>
        </w:rPr>
        <w:t xml:space="preserve">In panel b, </w:t>
      </w:r>
      <w:r w:rsidR="00CA5C62" w:rsidRPr="00957F1F">
        <w:rPr>
          <w:rFonts w:ascii="Helvetica" w:hAnsi="Helvetica"/>
          <w:sz w:val="22"/>
          <w:szCs w:val="22"/>
        </w:rPr>
        <w:t xml:space="preserve">Precision (CV of the population) is plotted as </w:t>
      </w:r>
      <w:r w:rsidR="003E2FCD">
        <w:rPr>
          <w:rFonts w:ascii="Helvetica" w:hAnsi="Helvetica"/>
          <w:sz w:val="22"/>
          <w:szCs w:val="22"/>
        </w:rPr>
        <w:t>high precision in light green and low precision in blue</w:t>
      </w:r>
      <w:r w:rsidR="00C33FD4" w:rsidRPr="00957F1F">
        <w:rPr>
          <w:rFonts w:ascii="Helvetica" w:hAnsi="Helvetica"/>
          <w:sz w:val="22"/>
          <w:szCs w:val="22"/>
        </w:rPr>
        <w:t xml:space="preserve">. </w:t>
      </w:r>
      <w:r w:rsidR="005D1A49">
        <w:rPr>
          <w:rFonts w:ascii="Helvetica" w:hAnsi="Helvetica"/>
          <w:b/>
          <w:noProof/>
          <w:sz w:val="22"/>
          <w:szCs w:val="22"/>
          <w:lang w:eastAsia="en-US"/>
        </w:rPr>
        <w:drawing>
          <wp:inline distT="0" distB="0" distL="0" distR="0" wp14:anchorId="084FE923" wp14:editId="7CAF9251">
            <wp:extent cx="5828665" cy="3291840"/>
            <wp:effectExtent l="0" t="0" r="0" b="0"/>
            <wp:docPr id="4" name="Picture 4" descr="../Code/Figures/Fig1_ptip_NPV/Probability_Tippin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de/Figures/Fig1_ptip_NPV/Probability_Tipping.pd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28665" cy="3291840"/>
                    </a:xfrm>
                    <a:prstGeom prst="rect">
                      <a:avLst/>
                    </a:prstGeom>
                    <a:noFill/>
                    <a:ln>
                      <a:noFill/>
                    </a:ln>
                  </pic:spPr>
                </pic:pic>
              </a:graphicData>
            </a:graphic>
          </wp:inline>
        </w:drawing>
      </w:r>
    </w:p>
    <w:p w14:paraId="1CAAD08E" w14:textId="77777777" w:rsidR="00393873" w:rsidRDefault="00393873" w:rsidP="00D64561">
      <w:pPr>
        <w:rPr>
          <w:rFonts w:ascii="Helvetica" w:hAnsi="Helvetica"/>
          <w:sz w:val="22"/>
          <w:szCs w:val="22"/>
        </w:rPr>
      </w:pPr>
    </w:p>
    <w:p w14:paraId="600F928E" w14:textId="77777777" w:rsidR="003E12CA" w:rsidRPr="00957F1F" w:rsidRDefault="003E12CA" w:rsidP="003E2FCD">
      <w:pPr>
        <w:ind w:firstLine="720"/>
        <w:rPr>
          <w:rFonts w:ascii="Helvetica" w:hAnsi="Helvetica"/>
          <w:sz w:val="22"/>
          <w:szCs w:val="22"/>
        </w:rPr>
      </w:pPr>
    </w:p>
    <w:p w14:paraId="5076298D" w14:textId="391535BE" w:rsidR="00992EEE" w:rsidRPr="00957F1F" w:rsidRDefault="00992EEE" w:rsidP="00D64561">
      <w:pPr>
        <w:rPr>
          <w:rFonts w:ascii="Helvetica" w:hAnsi="Helvetica"/>
          <w:sz w:val="22"/>
          <w:szCs w:val="22"/>
        </w:rPr>
      </w:pPr>
    </w:p>
    <w:p w14:paraId="6024E980" w14:textId="77777777" w:rsidR="00992EEE" w:rsidRPr="00957F1F" w:rsidRDefault="00992EEE" w:rsidP="00D64561">
      <w:pPr>
        <w:rPr>
          <w:rFonts w:ascii="Helvetica" w:hAnsi="Helvetica"/>
          <w:sz w:val="22"/>
          <w:szCs w:val="22"/>
        </w:rPr>
      </w:pPr>
    </w:p>
    <w:p w14:paraId="031EC731" w14:textId="793F3828" w:rsidR="00CA57AC" w:rsidRPr="00957F1F" w:rsidRDefault="00CA57AC">
      <w:pPr>
        <w:rPr>
          <w:rFonts w:ascii="Helvetica" w:hAnsi="Helvetica"/>
          <w:b/>
          <w:sz w:val="22"/>
          <w:szCs w:val="22"/>
        </w:rPr>
      </w:pPr>
      <w:r w:rsidRPr="00957F1F">
        <w:rPr>
          <w:rFonts w:ascii="Helvetica" w:hAnsi="Helvetica"/>
          <w:b/>
          <w:sz w:val="22"/>
          <w:szCs w:val="22"/>
        </w:rPr>
        <w:br w:type="page"/>
      </w:r>
    </w:p>
    <w:p w14:paraId="4ECC67A9" w14:textId="3DDCD1DE" w:rsidR="003E2FCD" w:rsidRPr="00E35113" w:rsidRDefault="00894043" w:rsidP="003E2FCD">
      <w:pPr>
        <w:rPr>
          <w:rFonts w:ascii="Helvetica" w:hAnsi="Helvetica"/>
          <w:sz w:val="22"/>
          <w:szCs w:val="22"/>
        </w:rPr>
      </w:pPr>
      <w:r w:rsidRPr="00E35113">
        <w:rPr>
          <w:rFonts w:ascii="Helvetica" w:hAnsi="Helvetica"/>
          <w:b/>
          <w:sz w:val="22"/>
          <w:szCs w:val="22"/>
        </w:rPr>
        <w:lastRenderedPageBreak/>
        <w:t xml:space="preserve">Figure </w:t>
      </w:r>
      <w:r w:rsidR="007405BF">
        <w:rPr>
          <w:rFonts w:ascii="Helvetica" w:hAnsi="Helvetica"/>
          <w:b/>
          <w:sz w:val="22"/>
          <w:szCs w:val="22"/>
        </w:rPr>
        <w:t>2</w:t>
      </w:r>
      <w:r w:rsidRPr="00E35113">
        <w:rPr>
          <w:rFonts w:ascii="Helvetica" w:hAnsi="Helvetica"/>
          <w:b/>
          <w:sz w:val="22"/>
          <w:szCs w:val="22"/>
        </w:rPr>
        <w:t>.</w:t>
      </w:r>
      <w:r w:rsidR="003D48B0" w:rsidRPr="00E35113">
        <w:rPr>
          <w:rFonts w:ascii="Helvetica" w:hAnsi="Helvetica"/>
          <w:sz w:val="22"/>
          <w:szCs w:val="22"/>
        </w:rPr>
        <w:t xml:space="preserve"> Summary of median return on investment for 10,000 twenty-year simulations across a range of monitoring </w:t>
      </w:r>
      <w:r w:rsidR="003E2FCD" w:rsidRPr="00E35113">
        <w:rPr>
          <w:rFonts w:ascii="Helvetica" w:hAnsi="Helvetica"/>
          <w:sz w:val="22"/>
          <w:szCs w:val="22"/>
        </w:rPr>
        <w:t xml:space="preserve">investment (CV of true biomass), </w:t>
      </w:r>
      <w:r w:rsidR="003D48B0" w:rsidRPr="00E35113">
        <w:rPr>
          <w:rFonts w:ascii="Helvetica" w:hAnsi="Helvetica"/>
          <w:sz w:val="22"/>
          <w:szCs w:val="22"/>
        </w:rPr>
        <w:t xml:space="preserve">maximum harvest </w:t>
      </w:r>
      <w:r w:rsidR="003A6B7F">
        <w:rPr>
          <w:rFonts w:ascii="Helvetica" w:hAnsi="Helvetica"/>
          <w:sz w:val="22"/>
          <w:szCs w:val="22"/>
        </w:rPr>
        <w:t xml:space="preserve">mortality </w:t>
      </w:r>
      <w:r w:rsidR="003D48B0" w:rsidRPr="00E35113">
        <w:rPr>
          <w:rFonts w:ascii="Helvetica" w:hAnsi="Helvetica"/>
          <w:sz w:val="22"/>
          <w:szCs w:val="22"/>
        </w:rPr>
        <w:t>ra</w:t>
      </w:r>
      <w:r w:rsidR="003E2FCD" w:rsidRPr="00E35113">
        <w:rPr>
          <w:rFonts w:ascii="Helvetica" w:hAnsi="Helvetica"/>
          <w:sz w:val="22"/>
          <w:szCs w:val="22"/>
        </w:rPr>
        <w:t xml:space="preserve">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proofErr w:type="gramStart"/>
      <w:r w:rsidR="003E2FCD" w:rsidRPr="00E35113">
        <w:rPr>
          <w:rFonts w:ascii="Helvetica" w:hAnsi="Helvetica"/>
          <w:sz w:val="22"/>
          <w:szCs w:val="22"/>
        </w:rPr>
        <w:t xml:space="preserve"> </w:t>
      </w:r>
      <w:r w:rsidR="00382553">
        <w:rPr>
          <w:rFonts w:ascii="Helvetica" w:hAnsi="Helvetica"/>
          <w:sz w:val="22"/>
          <w:szCs w:val="22"/>
        </w:rPr>
        <w:t>:</w:t>
      </w:r>
      <w:proofErr w:type="gramEnd"/>
      <w:r w:rsidR="0038255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3E2FCD" w:rsidRPr="00E35113">
        <w:rPr>
          <w:rFonts w:ascii="Helvetica" w:hAnsi="Helvetica"/>
          <w:sz w:val="22"/>
          <w:szCs w:val="22"/>
        </w:rPr>
        <w:t>) and across a</w:t>
      </w:r>
      <w:r w:rsidR="00382553">
        <w:rPr>
          <w:rFonts w:ascii="Helvetica" w:hAnsi="Helvetica"/>
          <w:sz w:val="22"/>
          <w:szCs w:val="22"/>
        </w:rPr>
        <w:t xml:space="preserve"> simulated</w:t>
      </w:r>
      <w:r w:rsidR="003E2FCD" w:rsidRPr="00E35113">
        <w:rPr>
          <w:rFonts w:ascii="Helvetica" w:hAnsi="Helvetica"/>
          <w:sz w:val="22"/>
          <w:szCs w:val="22"/>
        </w:rPr>
        <w:t xml:space="preserve"> range of </w:t>
      </w:r>
      <w:r w:rsidR="001372FE" w:rsidRPr="00E35113">
        <w:rPr>
          <w:rFonts w:ascii="Helvetica" w:hAnsi="Helvetica"/>
          <w:sz w:val="22"/>
          <w:szCs w:val="22"/>
        </w:rPr>
        <w:t>starting standing stock biomass.</w:t>
      </w:r>
      <w:r w:rsidR="003E2FCD" w:rsidRPr="00E35113">
        <w:rPr>
          <w:rFonts w:ascii="Helvetica" w:hAnsi="Helvetica"/>
          <w:sz w:val="22"/>
          <w:szCs w:val="22"/>
        </w:rPr>
        <w:t xml:space="preserve"> Return on investment is calculated as the ratio of the NPV for high monitoring effort to low monitoring effort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NPV</m:t>
                </m:r>
              </m:e>
              <m:sub>
                <w:proofErr w:type="gramStart"/>
                <m:r>
                  <w:rPr>
                    <w:rFonts w:ascii="Cambria Math" w:hAnsi="Cambria Math"/>
                    <w:sz w:val="22"/>
                    <w:szCs w:val="22"/>
                  </w:rPr>
                  <m:t>.01</m:t>
                </m:r>
                <w:proofErr w:type="gramEnd"/>
              </m:sub>
            </m:sSub>
          </m:num>
          <m:den>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.05</m:t>
                </m:r>
              </m:sub>
            </m:sSub>
          </m:den>
        </m:f>
      </m:oMath>
      <w:r w:rsidR="003E2FCD" w:rsidRPr="00E35113">
        <w:rPr>
          <w:rFonts w:ascii="Helvetica" w:hAnsi="Helvetica"/>
          <w:sz w:val="22"/>
          <w:szCs w:val="22"/>
        </w:rPr>
        <w:t xml:space="preserve">.  </w:t>
      </w:r>
      <w:r w:rsidR="003D67FD">
        <w:rPr>
          <w:rFonts w:ascii="Helvetica" w:hAnsi="Helvetica"/>
          <w:sz w:val="22"/>
          <w:szCs w:val="22"/>
        </w:rPr>
        <w:t>R</w:t>
      </w:r>
      <w:r w:rsidR="003E2FCD" w:rsidRPr="00E35113">
        <w:rPr>
          <w:rFonts w:ascii="Helvetica" w:hAnsi="Helvetica"/>
          <w:sz w:val="22"/>
          <w:szCs w:val="22"/>
        </w:rPr>
        <w:t xml:space="preserve">eturn on investment increases as the </w:t>
      </w:r>
      <w:r w:rsidR="002E03E3" w:rsidRPr="00E35113">
        <w:rPr>
          <w:rFonts w:ascii="Helvetica" w:hAnsi="Helvetica"/>
          <w:sz w:val="22"/>
          <w:szCs w:val="22"/>
        </w:rPr>
        <w:t>po</w:t>
      </w:r>
      <w:r w:rsidR="000C489C" w:rsidRPr="00E35113">
        <w:rPr>
          <w:rFonts w:ascii="Helvetica" w:hAnsi="Helvetica"/>
          <w:sz w:val="22"/>
          <w:szCs w:val="22"/>
        </w:rPr>
        <w:t>p</w:t>
      </w:r>
      <w:r w:rsidR="002E03E3" w:rsidRPr="00E35113">
        <w:rPr>
          <w:rFonts w:ascii="Helvetica" w:hAnsi="Helvetica"/>
          <w:sz w:val="22"/>
          <w:szCs w:val="22"/>
        </w:rPr>
        <w:t>u</w:t>
      </w:r>
      <w:r w:rsidR="000C489C" w:rsidRPr="00E35113">
        <w:rPr>
          <w:rFonts w:ascii="Helvetica" w:hAnsi="Helvetica"/>
          <w:sz w:val="22"/>
          <w:szCs w:val="22"/>
        </w:rPr>
        <w:t>lation</w:t>
      </w:r>
      <w:r w:rsidR="003E2FCD" w:rsidRPr="00E35113">
        <w:rPr>
          <w:rFonts w:ascii="Helvetica" w:hAnsi="Helvetica"/>
          <w:sz w:val="22"/>
          <w:szCs w:val="22"/>
        </w:rPr>
        <w:t xml:space="preserve"> approaches the </w:t>
      </w:r>
      <w:r w:rsidR="00131216" w:rsidRPr="00E96363">
        <w:rPr>
          <w:rFonts w:ascii="Helvetica" w:hAnsi="Helvetica"/>
          <w:sz w:val="22"/>
          <w:szCs w:val="22"/>
        </w:rPr>
        <w:t>limit reference point</w:t>
      </w:r>
      <w:r w:rsidR="003F2A24">
        <w:rPr>
          <w:rFonts w:ascii="Helvetica" w:hAnsi="Helvetica"/>
          <w:sz w:val="22"/>
          <w:szCs w:val="22"/>
        </w:rPr>
        <w:t xml:space="preserve">, </w:t>
      </w:r>
      <w:r w:rsidR="0002156A">
        <w:rPr>
          <w:rFonts w:ascii="Helvetica" w:hAnsi="Helvetica"/>
          <w:sz w:val="22"/>
          <w:szCs w:val="22"/>
        </w:rPr>
        <w:t>(</w:t>
      </w:r>
      <w:r w:rsidR="00E72D49" w:rsidRPr="00E35113">
        <w:rPr>
          <w:rFonts w:ascii="Helvetica" w:hAnsi="Helvetica"/>
          <w:sz w:val="22"/>
          <w:szCs w:val="22"/>
        </w:rPr>
        <w:t xml:space="preserve">0.25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E64CD0" w:rsidRPr="00E35113">
        <w:rPr>
          <w:rFonts w:ascii="Helvetica" w:hAnsi="Helvetica"/>
          <w:sz w:val="22"/>
          <w:szCs w:val="22"/>
        </w:rPr>
        <w:t xml:space="preserve">; </w:t>
      </w:r>
      <w:r w:rsidR="003E2FCD" w:rsidRPr="00E35113">
        <w:rPr>
          <w:rFonts w:ascii="Helvetica" w:hAnsi="Helvetica"/>
          <w:sz w:val="22"/>
          <w:szCs w:val="22"/>
        </w:rPr>
        <w:t>vertical grey short dash) and then continues to climb</w:t>
      </w:r>
      <w:r w:rsidR="0002156A">
        <w:rPr>
          <w:rFonts w:ascii="Helvetica" w:hAnsi="Helvetica"/>
          <w:sz w:val="22"/>
          <w:szCs w:val="22"/>
        </w:rPr>
        <w:t xml:space="preserve"> as starting biomass approaches the </w:t>
      </w:r>
      <w:r w:rsidR="003E2FCD" w:rsidRPr="00E35113">
        <w:rPr>
          <w:rFonts w:ascii="Helvetica" w:hAnsi="Helvetica"/>
          <w:sz w:val="22"/>
          <w:szCs w:val="22"/>
        </w:rPr>
        <w:t>tipping poi</w:t>
      </w:r>
      <w:r w:rsidR="00B24271" w:rsidRPr="00E35113">
        <w:rPr>
          <w:rFonts w:ascii="Helvetica" w:hAnsi="Helvetica"/>
          <w:sz w:val="22"/>
          <w:szCs w:val="22"/>
        </w:rPr>
        <w:t>nt (</w:t>
      </w:r>
      <w:r w:rsidR="00AA30AC" w:rsidRPr="008D486C">
        <w:rPr>
          <w:rFonts w:ascii="Helvetica" w:hAnsi="Helvetica"/>
          <w:i/>
          <w:sz w:val="22"/>
          <w:szCs w:val="22"/>
        </w:rPr>
        <w:t>A</w:t>
      </w:r>
      <w:r w:rsidR="00BF33B6">
        <w:rPr>
          <w:rFonts w:ascii="Helvetica" w:hAnsi="Helvetica"/>
          <w:i/>
          <w:sz w:val="22"/>
          <w:szCs w:val="22"/>
        </w:rPr>
        <w:t xml:space="preserve"> </w:t>
      </w:r>
      <w:r w:rsidR="00AA30AC" w:rsidRPr="00E35113">
        <w:rPr>
          <w:rFonts w:ascii="Helvetica" w:hAnsi="Helvetica"/>
          <w:sz w:val="22"/>
          <w:szCs w:val="22"/>
        </w:rPr>
        <w:t xml:space="preserve">= 10, </w:t>
      </w:r>
      <w:r w:rsidR="00B24271" w:rsidRPr="00E35113">
        <w:rPr>
          <w:rFonts w:ascii="Helvetica" w:hAnsi="Helvetica"/>
          <w:sz w:val="22"/>
          <w:szCs w:val="22"/>
        </w:rPr>
        <w:t>vertical grey long dash</w:t>
      </w:r>
      <w:r w:rsidR="003E2FCD" w:rsidRPr="00E35113">
        <w:rPr>
          <w:rFonts w:ascii="Helvetica" w:hAnsi="Helvetica"/>
          <w:sz w:val="22"/>
          <w:szCs w:val="22"/>
        </w:rPr>
        <w:t xml:space="preserve">). </w:t>
      </w:r>
    </w:p>
    <w:p w14:paraId="12B19577" w14:textId="77777777" w:rsidR="003D48B0" w:rsidRDefault="003D48B0">
      <w:pPr>
        <w:rPr>
          <w:rFonts w:ascii="Helvetica" w:hAnsi="Helvetica"/>
          <w:sz w:val="22"/>
          <w:szCs w:val="22"/>
        </w:rPr>
      </w:pPr>
    </w:p>
    <w:p w14:paraId="41BFC342" w14:textId="7E803085" w:rsidR="003D48B0" w:rsidRDefault="0002156A">
      <w:pPr>
        <w:rPr>
          <w:rFonts w:ascii="Helvetica" w:hAnsi="Helvetica"/>
          <w:sz w:val="22"/>
          <w:szCs w:val="22"/>
        </w:rPr>
      </w:pPr>
      <w:r>
        <w:rPr>
          <w:rFonts w:ascii="Helvetica" w:hAnsi="Helvetica"/>
          <w:noProof/>
          <w:sz w:val="22"/>
          <w:szCs w:val="22"/>
          <w:lang w:eastAsia="en-US"/>
        </w:rPr>
        <w:drawing>
          <wp:inline distT="0" distB="0" distL="0" distR="0" wp14:anchorId="7C15DD4E" wp14:editId="415BEC2C">
            <wp:extent cx="5724525" cy="4921250"/>
            <wp:effectExtent l="0" t="0" r="0" b="0"/>
            <wp:docPr id="1" name="Picture 1" descr="../Code/Figures/Fig3_Standing%20Biomass/Fig3_ROI_Proximity_TP.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de/Figures/Fig3_Standing%20Biomass/Fig3_ROI_Proximity_TP.pd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4525" cy="4921250"/>
                    </a:xfrm>
                    <a:prstGeom prst="rect">
                      <a:avLst/>
                    </a:prstGeom>
                    <a:noFill/>
                    <a:ln>
                      <a:noFill/>
                    </a:ln>
                  </pic:spPr>
                </pic:pic>
              </a:graphicData>
            </a:graphic>
          </wp:inline>
        </w:drawing>
      </w:r>
    </w:p>
    <w:p w14:paraId="74B28A53" w14:textId="77777777" w:rsidR="00894043" w:rsidRDefault="00894043">
      <w:pPr>
        <w:rPr>
          <w:rFonts w:ascii="Helvetica" w:hAnsi="Helvetica"/>
          <w:b/>
          <w:sz w:val="22"/>
          <w:szCs w:val="22"/>
        </w:rPr>
      </w:pPr>
      <w:r>
        <w:rPr>
          <w:rFonts w:ascii="Helvetica" w:hAnsi="Helvetica"/>
          <w:b/>
          <w:sz w:val="22"/>
          <w:szCs w:val="22"/>
        </w:rPr>
        <w:t xml:space="preserve"> </w:t>
      </w:r>
      <w:r>
        <w:rPr>
          <w:rFonts w:ascii="Helvetica" w:hAnsi="Helvetica"/>
          <w:b/>
          <w:sz w:val="22"/>
          <w:szCs w:val="22"/>
        </w:rPr>
        <w:br w:type="page"/>
      </w:r>
    </w:p>
    <w:p w14:paraId="007179B5" w14:textId="31DA08F6" w:rsidR="00A800CF" w:rsidRPr="00957F1F" w:rsidRDefault="00894043" w:rsidP="000626DC">
      <w:pPr>
        <w:rPr>
          <w:rFonts w:ascii="Helvetica" w:hAnsi="Helvetica"/>
          <w:sz w:val="22"/>
          <w:szCs w:val="22"/>
        </w:rPr>
      </w:pPr>
      <w:commentRangeStart w:id="125"/>
      <w:proofErr w:type="gramStart"/>
      <w:r w:rsidRPr="00957F1F">
        <w:rPr>
          <w:rFonts w:ascii="Helvetica" w:hAnsi="Helvetica"/>
          <w:b/>
          <w:sz w:val="22"/>
          <w:szCs w:val="22"/>
        </w:rPr>
        <w:lastRenderedPageBreak/>
        <w:t xml:space="preserve">Figure </w:t>
      </w:r>
      <w:commentRangeEnd w:id="125"/>
      <w:r w:rsidR="00C92DF5">
        <w:rPr>
          <w:rStyle w:val="CommentReference"/>
        </w:rPr>
        <w:commentReference w:id="125"/>
      </w:r>
      <w:r w:rsidR="007405BF">
        <w:rPr>
          <w:rFonts w:ascii="Helvetica" w:hAnsi="Helvetica"/>
          <w:b/>
          <w:sz w:val="22"/>
          <w:szCs w:val="22"/>
        </w:rPr>
        <w:t>3</w:t>
      </w:r>
      <w:r w:rsidRPr="00957F1F">
        <w:rPr>
          <w:rFonts w:ascii="Helvetica" w:hAnsi="Helvetica"/>
          <w:b/>
          <w:sz w:val="22"/>
          <w:szCs w:val="22"/>
        </w:rPr>
        <w:t xml:space="preserve">: </w:t>
      </w:r>
      <w:r w:rsidR="004108A1">
        <w:rPr>
          <w:rFonts w:ascii="Helvetica" w:hAnsi="Helvetica"/>
          <w:sz w:val="22"/>
          <w:szCs w:val="22"/>
        </w:rPr>
        <w:t>Safe c</w:t>
      </w:r>
      <w:r w:rsidR="00815639">
        <w:rPr>
          <w:rFonts w:ascii="Helvetica" w:hAnsi="Helvetica"/>
          <w:sz w:val="22"/>
          <w:szCs w:val="22"/>
        </w:rPr>
        <w:t xml:space="preserve">ombination of monitoring and harvest </w:t>
      </w:r>
      <w:r w:rsidR="004108A1">
        <w:rPr>
          <w:rFonts w:ascii="Helvetica" w:hAnsi="Helvetica"/>
          <w:sz w:val="22"/>
          <w:szCs w:val="22"/>
        </w:rPr>
        <w:t>rates that avoids</w:t>
      </w:r>
      <w:r w:rsidR="00815639">
        <w:rPr>
          <w:rFonts w:ascii="Helvetica" w:hAnsi="Helvetica"/>
          <w:sz w:val="22"/>
          <w:szCs w:val="22"/>
        </w:rPr>
        <w:t xml:space="preserve"> crossing a tipping point (a) or limit reference point (b) </w:t>
      </w:r>
      <w:r w:rsidR="004108A1">
        <w:rPr>
          <w:rFonts w:ascii="Helvetica" w:hAnsi="Helvetica"/>
          <w:sz w:val="22"/>
          <w:szCs w:val="22"/>
        </w:rPr>
        <w:t>given</w:t>
      </w:r>
      <w:r w:rsidR="00815639">
        <w:rPr>
          <w:rFonts w:ascii="Helvetica" w:hAnsi="Helvetica"/>
          <w:sz w:val="22"/>
          <w:szCs w:val="22"/>
        </w:rPr>
        <w:t xml:space="preserve"> a certain amount of </w:t>
      </w:r>
      <w:r w:rsidR="004108A1">
        <w:rPr>
          <w:rFonts w:ascii="Helvetica" w:hAnsi="Helvetica"/>
          <w:sz w:val="22"/>
          <w:szCs w:val="22"/>
        </w:rPr>
        <w:t xml:space="preserve">accepted </w:t>
      </w:r>
      <w:r w:rsidR="00815639">
        <w:rPr>
          <w:rFonts w:ascii="Helvetica" w:hAnsi="Helvetica"/>
          <w:sz w:val="22"/>
          <w:szCs w:val="22"/>
        </w:rPr>
        <w:t>risk.</w:t>
      </w:r>
      <w:proofErr w:type="gramEnd"/>
      <w:r w:rsidR="00815639">
        <w:rPr>
          <w:rFonts w:ascii="Helvetica" w:hAnsi="Helvetica"/>
          <w:sz w:val="22"/>
          <w:szCs w:val="22"/>
        </w:rPr>
        <w:t xml:space="preserve"> </w:t>
      </w:r>
      <w:r w:rsidR="00A800CF" w:rsidRPr="00957F1F">
        <w:rPr>
          <w:rFonts w:ascii="Helvetica" w:hAnsi="Helvetica"/>
          <w:sz w:val="22"/>
          <w:szCs w:val="22"/>
        </w:rPr>
        <w:t xml:space="preserve">The maximum allowable CV </w:t>
      </w:r>
      <w:r w:rsidR="00815639">
        <w:rPr>
          <w:rFonts w:ascii="Helvetica" w:hAnsi="Helvetica"/>
          <w:sz w:val="22"/>
          <w:szCs w:val="22"/>
        </w:rPr>
        <w:t xml:space="preserve">(high CV corresponds to less monitoring) </w:t>
      </w:r>
      <w:r w:rsidR="00A800CF" w:rsidRPr="00957F1F">
        <w:rPr>
          <w:rFonts w:ascii="Helvetica" w:hAnsi="Helvetica"/>
          <w:sz w:val="22"/>
          <w:szCs w:val="22"/>
        </w:rPr>
        <w:t xml:space="preserve">needed to avoid a </w:t>
      </w:r>
      <w:r w:rsidR="00DC2496">
        <w:rPr>
          <w:rFonts w:ascii="Helvetica" w:hAnsi="Helvetica"/>
          <w:sz w:val="22"/>
          <w:szCs w:val="22"/>
        </w:rPr>
        <w:t>threshold u</w:t>
      </w:r>
      <w:r w:rsidR="00F1766A">
        <w:rPr>
          <w:rFonts w:ascii="Helvetica" w:hAnsi="Helvetica"/>
          <w:sz w:val="22"/>
          <w:szCs w:val="22"/>
        </w:rPr>
        <w:t>n</w:t>
      </w:r>
      <w:r w:rsidR="00A800CF" w:rsidRPr="00957F1F">
        <w:rPr>
          <w:rFonts w:ascii="Helvetica" w:hAnsi="Helvetica"/>
          <w:sz w:val="22"/>
          <w:szCs w:val="22"/>
        </w:rPr>
        <w:t>der four different risk scenarios (1%, 5%, 10%, and 20%</w:t>
      </w:r>
      <w:r w:rsidR="0003223B" w:rsidRPr="00957F1F">
        <w:rPr>
          <w:rFonts w:ascii="Helvetica" w:hAnsi="Helvetica"/>
          <w:sz w:val="22"/>
          <w:szCs w:val="22"/>
        </w:rPr>
        <w:t xml:space="preserve"> of crossing a </w:t>
      </w:r>
      <w:r w:rsidR="00DC2496">
        <w:rPr>
          <w:rFonts w:ascii="Helvetica" w:hAnsi="Helvetica"/>
          <w:sz w:val="22"/>
          <w:szCs w:val="22"/>
        </w:rPr>
        <w:t>threshold</w:t>
      </w:r>
      <w:r w:rsidR="00A800CF" w:rsidRPr="00957F1F">
        <w:rPr>
          <w:rFonts w:ascii="Helvetica" w:hAnsi="Helvetica"/>
          <w:sz w:val="22"/>
          <w:szCs w:val="22"/>
        </w:rPr>
        <w:t xml:space="preserve">). </w:t>
      </w:r>
      <w:r w:rsidR="00B97BB9" w:rsidRPr="00957F1F">
        <w:rPr>
          <w:rFonts w:ascii="Helvetica" w:hAnsi="Helvetica"/>
          <w:sz w:val="22"/>
          <w:szCs w:val="22"/>
        </w:rPr>
        <w:t>A</w:t>
      </w:r>
      <w:r w:rsidR="00A800CF" w:rsidRPr="00957F1F">
        <w:rPr>
          <w:rFonts w:ascii="Helvetica" w:hAnsi="Helvetica"/>
          <w:sz w:val="22"/>
          <w:szCs w:val="22"/>
        </w:rPr>
        <w:t xml:space="preserve"> higher </w:t>
      </w:r>
      <w:r w:rsidR="009B2BB3">
        <w:rPr>
          <w:rFonts w:ascii="Helvetica" w:hAnsi="Helvetica"/>
          <w:sz w:val="22"/>
          <w:szCs w:val="22"/>
        </w:rPr>
        <w:t>precision</w:t>
      </w:r>
      <w:r w:rsidR="009B2BB3" w:rsidRPr="00957F1F">
        <w:rPr>
          <w:rFonts w:ascii="Helvetica" w:hAnsi="Helvetica"/>
          <w:sz w:val="22"/>
          <w:szCs w:val="22"/>
        </w:rPr>
        <w:t xml:space="preserve"> </w:t>
      </w:r>
      <w:r w:rsidR="00A800CF" w:rsidRPr="00957F1F">
        <w:rPr>
          <w:rFonts w:ascii="Helvetica" w:hAnsi="Helvetica"/>
          <w:sz w:val="22"/>
          <w:szCs w:val="22"/>
        </w:rPr>
        <w:t xml:space="preserve">of </w:t>
      </w:r>
      <w:r w:rsidR="00067FDC">
        <w:rPr>
          <w:rFonts w:ascii="Helvetica" w:hAnsi="Helvetica"/>
          <w:sz w:val="22"/>
          <w:szCs w:val="22"/>
        </w:rPr>
        <w:t xml:space="preserve">monitoring </w:t>
      </w:r>
      <w:r w:rsidR="00B25D66">
        <w:rPr>
          <w:rFonts w:ascii="Helvetica" w:hAnsi="Helvetica"/>
          <w:sz w:val="22"/>
          <w:szCs w:val="22"/>
        </w:rPr>
        <w:t xml:space="preserve">and lower rate of </w:t>
      </w:r>
      <w:r w:rsidR="00A800CF" w:rsidRPr="00957F1F">
        <w:rPr>
          <w:rFonts w:ascii="Helvetica" w:hAnsi="Helvetica"/>
          <w:sz w:val="22"/>
          <w:szCs w:val="22"/>
        </w:rPr>
        <w:t xml:space="preserve">harvest </w:t>
      </w:r>
      <w:bookmarkStart w:id="126" w:name="_GoBack"/>
      <w:bookmarkEnd w:id="126"/>
      <w:r w:rsidR="00B97BB9" w:rsidRPr="00957F1F">
        <w:rPr>
          <w:rFonts w:ascii="Helvetica" w:hAnsi="Helvetica"/>
          <w:sz w:val="22"/>
          <w:szCs w:val="22"/>
        </w:rPr>
        <w:t>is required to</w:t>
      </w:r>
      <w:r w:rsidR="00A800CF" w:rsidRPr="00957F1F">
        <w:rPr>
          <w:rFonts w:ascii="Helvetica" w:hAnsi="Helvetica"/>
          <w:sz w:val="22"/>
          <w:szCs w:val="22"/>
        </w:rPr>
        <w:t xml:space="preserve"> avoid a </w:t>
      </w:r>
      <w:r w:rsidR="00355BC3">
        <w:rPr>
          <w:rFonts w:ascii="Helvetica" w:hAnsi="Helvetica"/>
          <w:sz w:val="22"/>
          <w:szCs w:val="22"/>
        </w:rPr>
        <w:t xml:space="preserve">crossing </w:t>
      </w:r>
      <w:r w:rsidR="00B97BB9" w:rsidRPr="00957F1F">
        <w:rPr>
          <w:rFonts w:ascii="Helvetica" w:hAnsi="Helvetica"/>
          <w:sz w:val="22"/>
          <w:szCs w:val="22"/>
        </w:rPr>
        <w:t xml:space="preserve">a </w:t>
      </w:r>
      <w:r w:rsidR="00355BC3">
        <w:rPr>
          <w:rFonts w:ascii="Helvetica" w:hAnsi="Helvetica"/>
          <w:sz w:val="22"/>
          <w:szCs w:val="22"/>
        </w:rPr>
        <w:t>threshold</w:t>
      </w:r>
      <w:r w:rsidR="00B97BB9" w:rsidRPr="00957F1F">
        <w:rPr>
          <w:rFonts w:ascii="Helvetica" w:hAnsi="Helvetica"/>
          <w:sz w:val="22"/>
          <w:szCs w:val="22"/>
        </w:rPr>
        <w:t xml:space="preserve">, thus as </w:t>
      </w:r>
      <w:r w:rsidR="008A62BB">
        <w:rPr>
          <w:rFonts w:ascii="Helvetica" w:hAnsi="Helvetica"/>
          <w:sz w:val="22"/>
          <w:szCs w:val="22"/>
        </w:rPr>
        <w:t>harvest rate</w:t>
      </w:r>
      <w:r w:rsidR="00355BC3">
        <w:rPr>
          <w:rFonts w:ascii="Helvetica" w:hAnsi="Helvetica"/>
          <w:sz w:val="22"/>
          <w:szCs w:val="22"/>
        </w:rPr>
        <w:t xml:space="preserve"> increases, a decline occurs in the </w:t>
      </w:r>
      <w:r w:rsidR="00B97BB9" w:rsidRPr="00957F1F">
        <w:rPr>
          <w:rFonts w:ascii="Helvetica" w:hAnsi="Helvetica"/>
          <w:sz w:val="22"/>
          <w:szCs w:val="22"/>
        </w:rPr>
        <w:t>maximum</w:t>
      </w:r>
      <w:r w:rsidR="00A800CF" w:rsidRPr="00957F1F">
        <w:rPr>
          <w:rFonts w:ascii="Helvetica" w:hAnsi="Helvetica"/>
          <w:sz w:val="22"/>
          <w:szCs w:val="22"/>
        </w:rPr>
        <w:t xml:space="preserve"> </w:t>
      </w:r>
      <w:r w:rsidR="00B97BB9" w:rsidRPr="00957F1F">
        <w:rPr>
          <w:rFonts w:ascii="Helvetica" w:hAnsi="Helvetica"/>
          <w:sz w:val="22"/>
          <w:szCs w:val="22"/>
        </w:rPr>
        <w:t xml:space="preserve">allowable </w:t>
      </w:r>
      <w:r w:rsidR="00A800CF" w:rsidRPr="00957F1F">
        <w:rPr>
          <w:rFonts w:ascii="Helvetica" w:hAnsi="Helvetica"/>
          <w:sz w:val="22"/>
          <w:szCs w:val="22"/>
        </w:rPr>
        <w:t xml:space="preserve">CV </w:t>
      </w:r>
      <w:r w:rsidR="00355BC3">
        <w:rPr>
          <w:rFonts w:ascii="Helvetica" w:hAnsi="Helvetica"/>
          <w:sz w:val="22"/>
          <w:szCs w:val="22"/>
        </w:rPr>
        <w:t>to avoid crossing a threshold</w:t>
      </w:r>
      <w:r w:rsidR="00B97BB9" w:rsidRPr="00957F1F">
        <w:rPr>
          <w:rFonts w:ascii="Helvetica" w:hAnsi="Helvetica"/>
          <w:sz w:val="22"/>
          <w:szCs w:val="22"/>
        </w:rPr>
        <w:t xml:space="preserve">. </w:t>
      </w:r>
      <w:r w:rsidR="00B25D66">
        <w:rPr>
          <w:rFonts w:ascii="Helvetica" w:hAnsi="Helvetica"/>
          <w:sz w:val="22"/>
          <w:szCs w:val="22"/>
        </w:rPr>
        <w:t xml:space="preserve">Smoothed </w:t>
      </w:r>
      <w:r w:rsidR="00815639" w:rsidRPr="00957F1F">
        <w:rPr>
          <w:rFonts w:ascii="Helvetica" w:hAnsi="Helvetica"/>
          <w:sz w:val="22"/>
          <w:szCs w:val="22"/>
        </w:rPr>
        <w:t xml:space="preserve">of 1000 twenty-year simulations across a range of monitoring investment (CV of true biomass) and maximum harvest rate (percentage of </w:t>
      </w:r>
      <w:proofErr w:type="spellStart"/>
      <w:r w:rsidR="00815639" w:rsidRPr="00957F1F">
        <w:rPr>
          <w:rFonts w:ascii="Helvetica" w:hAnsi="Helvetica"/>
          <w:sz w:val="22"/>
          <w:szCs w:val="22"/>
        </w:rPr>
        <w:t>F</w:t>
      </w:r>
      <w:r w:rsidR="00815639" w:rsidRPr="000E2671">
        <w:rPr>
          <w:rFonts w:ascii="Helvetica" w:hAnsi="Helvetica"/>
          <w:sz w:val="22"/>
          <w:szCs w:val="22"/>
          <w:vertAlign w:val="subscript"/>
        </w:rPr>
        <w:t>msy</w:t>
      </w:r>
      <w:proofErr w:type="spellEnd"/>
      <w:r w:rsidR="00815639" w:rsidRPr="00957F1F">
        <w:rPr>
          <w:rFonts w:ascii="Helvetica" w:hAnsi="Helvetica"/>
          <w:sz w:val="22"/>
          <w:szCs w:val="22"/>
        </w:rPr>
        <w:t xml:space="preserve"> - </w:t>
      </w:r>
      <w:proofErr w:type="spellStart"/>
      <w:r w:rsidR="00815639" w:rsidRPr="00957F1F">
        <w:rPr>
          <w:rFonts w:ascii="Helvetica" w:hAnsi="Helvetica"/>
          <w:sz w:val="22"/>
          <w:szCs w:val="22"/>
        </w:rPr>
        <w:t>pF</w:t>
      </w:r>
      <w:r w:rsidR="00815639" w:rsidRPr="000E2671">
        <w:rPr>
          <w:rFonts w:ascii="Helvetica" w:hAnsi="Helvetica"/>
          <w:sz w:val="22"/>
          <w:szCs w:val="22"/>
          <w:vertAlign w:val="subscript"/>
        </w:rPr>
        <w:t>msy</w:t>
      </w:r>
      <w:proofErr w:type="spellEnd"/>
      <w:r w:rsidR="00815639" w:rsidRPr="00957F1F">
        <w:rPr>
          <w:rFonts w:ascii="Helvetica" w:hAnsi="Helvetica"/>
          <w:sz w:val="22"/>
          <w:szCs w:val="22"/>
        </w:rPr>
        <w:t>).</w:t>
      </w:r>
    </w:p>
    <w:p w14:paraId="1C56C96E" w14:textId="534D866E" w:rsidR="00A800CF" w:rsidRPr="00957F1F" w:rsidRDefault="00EB3D61" w:rsidP="000626DC">
      <w:pPr>
        <w:rPr>
          <w:rFonts w:ascii="Helvetica" w:hAnsi="Helvetica"/>
          <w:sz w:val="22"/>
          <w:szCs w:val="22"/>
        </w:rPr>
      </w:pPr>
      <w:r>
        <w:rPr>
          <w:rFonts w:ascii="Helvetica" w:hAnsi="Helvetica"/>
          <w:noProof/>
          <w:sz w:val="22"/>
          <w:szCs w:val="22"/>
          <w:lang w:eastAsia="en-US"/>
        </w:rPr>
        <w:drawing>
          <wp:inline distT="0" distB="0" distL="0" distR="0" wp14:anchorId="5701B9A4" wp14:editId="663F1E04">
            <wp:extent cx="4356735" cy="6647431"/>
            <wp:effectExtent l="0" t="0" r="0" b="0"/>
            <wp:docPr id="11" name="Picture 11" descr="../Code/Figures/Fig3_P_Tip_Fmsy_CV/Safe%20operating%20space.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de/Figures/Fig3_P_Tip_Fmsy_CV/Safe%20operating%20space.pd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63730" cy="6658103"/>
                    </a:xfrm>
                    <a:prstGeom prst="rect">
                      <a:avLst/>
                    </a:prstGeom>
                    <a:noFill/>
                    <a:ln>
                      <a:noFill/>
                    </a:ln>
                  </pic:spPr>
                </pic:pic>
              </a:graphicData>
            </a:graphic>
          </wp:inline>
        </w:drawing>
      </w:r>
    </w:p>
    <w:p w14:paraId="22F527D7" w14:textId="2F04043D" w:rsidR="00A0237B" w:rsidRDefault="00A800CF" w:rsidP="006825A4">
      <w:pPr>
        <w:rPr>
          <w:rFonts w:ascii="Helvetica" w:hAnsi="Helvetica"/>
          <w:b/>
          <w:sz w:val="22"/>
          <w:szCs w:val="22"/>
        </w:rPr>
      </w:pPr>
      <w:r w:rsidRPr="00957F1F">
        <w:rPr>
          <w:rFonts w:ascii="Helvetica" w:hAnsi="Helvetica"/>
          <w:b/>
          <w:sz w:val="22"/>
          <w:szCs w:val="22"/>
        </w:rPr>
        <w:br w:type="page"/>
      </w:r>
      <w:r w:rsidR="00A90388" w:rsidRPr="004F63A4">
        <w:rPr>
          <w:rFonts w:ascii="Helvetica" w:hAnsi="Helvetica"/>
          <w:b/>
          <w:sz w:val="22"/>
          <w:szCs w:val="22"/>
        </w:rPr>
        <w:lastRenderedPageBreak/>
        <w:t xml:space="preserve">Figure </w:t>
      </w:r>
      <w:r w:rsidR="00516DE9">
        <w:rPr>
          <w:rFonts w:ascii="Helvetica" w:hAnsi="Helvetica"/>
          <w:b/>
          <w:sz w:val="22"/>
          <w:szCs w:val="22"/>
        </w:rPr>
        <w:t>4</w:t>
      </w:r>
      <w:r w:rsidR="00A90388" w:rsidRPr="004F63A4">
        <w:rPr>
          <w:rFonts w:ascii="Helvetica" w:hAnsi="Helvetica"/>
          <w:b/>
          <w:sz w:val="22"/>
          <w:szCs w:val="22"/>
        </w:rPr>
        <w:t>.</w:t>
      </w:r>
      <w:r w:rsidR="00401C55">
        <w:rPr>
          <w:rFonts w:ascii="Helvetica" w:hAnsi="Helvetica"/>
          <w:sz w:val="22"/>
          <w:szCs w:val="22"/>
        </w:rPr>
        <w:t xml:space="preserve"> Financial benefits of a precautionary buffer approach</w:t>
      </w:r>
      <w:r w:rsidR="00480FF3">
        <w:rPr>
          <w:rFonts w:ascii="Helvetica" w:hAnsi="Helvetica"/>
          <w:sz w:val="22"/>
          <w:szCs w:val="22"/>
        </w:rPr>
        <w:t xml:space="preserve"> when the industry bears the cost of monitoring. Comparison of</w:t>
      </w:r>
      <w:r w:rsidR="00480FF3" w:rsidRPr="00957F1F">
        <w:rPr>
          <w:rFonts w:ascii="Helvetica" w:hAnsi="Helvetica"/>
          <w:sz w:val="22"/>
          <w:szCs w:val="22"/>
        </w:rPr>
        <w:t xml:space="preserve"> constant</w:t>
      </w:r>
      <w:r w:rsidR="00480FF3">
        <w:rPr>
          <w:rFonts w:ascii="Helvetica" w:hAnsi="Helvetica"/>
          <w:sz w:val="22"/>
          <w:szCs w:val="22"/>
        </w:rPr>
        <w:t xml:space="preserve"> but fixed</w:t>
      </w:r>
      <w:r w:rsidR="00480FF3" w:rsidRPr="00957F1F">
        <w:rPr>
          <w:rFonts w:ascii="Helvetica" w:hAnsi="Helvetica"/>
          <w:sz w:val="22"/>
          <w:szCs w:val="22"/>
        </w:rPr>
        <w:t xml:space="preserve"> </w:t>
      </w:r>
      <w:r w:rsidR="00480FF3">
        <w:rPr>
          <w:rFonts w:ascii="Helvetica" w:hAnsi="Helvetica"/>
          <w:sz w:val="22"/>
          <w:szCs w:val="22"/>
        </w:rPr>
        <w:t>monitoring</w:t>
      </w:r>
      <w:r w:rsidR="00480FF3" w:rsidRPr="00957F1F">
        <w:rPr>
          <w:rFonts w:ascii="Helvetica" w:hAnsi="Helvetica"/>
          <w:sz w:val="22"/>
          <w:szCs w:val="22"/>
        </w:rPr>
        <w:t xml:space="preserve"> </w:t>
      </w:r>
      <w:r w:rsidR="00480FF3">
        <w:rPr>
          <w:rFonts w:ascii="Helvetica" w:hAnsi="Helvetica"/>
          <w:sz w:val="22"/>
          <w:szCs w:val="22"/>
        </w:rPr>
        <w:t xml:space="preserve">investment (i.e. high monitoring </w:t>
      </w:r>
      <w:r w:rsidR="00480FF3" w:rsidRPr="00957F1F">
        <w:rPr>
          <w:rFonts w:ascii="Helvetica" w:hAnsi="Helvetica"/>
          <w:sz w:val="22"/>
          <w:szCs w:val="22"/>
        </w:rPr>
        <w:t>[CV=0.1</w:t>
      </w:r>
      <w:r w:rsidR="00C30965">
        <w:rPr>
          <w:rFonts w:ascii="Helvetica" w:hAnsi="Helvetica"/>
          <w:sz w:val="22"/>
          <w:szCs w:val="22"/>
        </w:rPr>
        <w:t>, solid line and circles</w:t>
      </w:r>
      <w:r w:rsidR="00480FF3" w:rsidRPr="00957F1F">
        <w:rPr>
          <w:rFonts w:ascii="Helvetica" w:hAnsi="Helvetica"/>
          <w:sz w:val="22"/>
          <w:szCs w:val="22"/>
        </w:rPr>
        <w:t xml:space="preserve">] </w:t>
      </w:r>
      <w:r w:rsidR="00480FF3">
        <w:rPr>
          <w:rFonts w:ascii="Helvetica" w:hAnsi="Helvetica"/>
          <w:sz w:val="22"/>
          <w:szCs w:val="22"/>
        </w:rPr>
        <w:t xml:space="preserve">or low monitoring </w:t>
      </w:r>
      <w:r w:rsidR="00480FF3" w:rsidRPr="00957F1F">
        <w:rPr>
          <w:rFonts w:ascii="Helvetica" w:hAnsi="Helvetica"/>
          <w:sz w:val="22"/>
          <w:szCs w:val="22"/>
        </w:rPr>
        <w:t>[CV=0.5</w:t>
      </w:r>
      <w:r w:rsidR="00C30965">
        <w:rPr>
          <w:rFonts w:ascii="Helvetica" w:hAnsi="Helvetica"/>
          <w:sz w:val="22"/>
          <w:szCs w:val="22"/>
        </w:rPr>
        <w:t>, short-dash line and triangles</w:t>
      </w:r>
      <w:r w:rsidR="00480FF3" w:rsidRPr="00957F1F">
        <w:rPr>
          <w:rFonts w:ascii="Helvetica" w:hAnsi="Helvetica"/>
          <w:sz w:val="22"/>
          <w:szCs w:val="22"/>
        </w:rPr>
        <w:t>])</w:t>
      </w:r>
      <w:r w:rsidR="00480FF3">
        <w:rPr>
          <w:rFonts w:ascii="Helvetica" w:hAnsi="Helvetica"/>
          <w:sz w:val="22"/>
          <w:szCs w:val="22"/>
        </w:rPr>
        <w:t xml:space="preserve">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480FF3">
        <w:rPr>
          <w:rFonts w:ascii="Helvetica" w:hAnsi="Helvetica"/>
          <w:sz w:val="22"/>
          <w:szCs w:val="22"/>
        </w:rPr>
        <w:t xml:space="preserve">) monitoring is low [CV = 0.5] and below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480FF3">
        <w:rPr>
          <w:rFonts w:ascii="Helvetica" w:hAnsi="Helvetica"/>
          <w:sz w:val="22"/>
          <w:szCs w:val="22"/>
        </w:rPr>
        <w:t>)</w:t>
      </w:r>
      <w:r w:rsidR="00480FF3" w:rsidRPr="00957F1F">
        <w:rPr>
          <w:rFonts w:ascii="Helvetica" w:hAnsi="Helvetica"/>
          <w:sz w:val="22"/>
          <w:szCs w:val="22"/>
        </w:rPr>
        <w:t xml:space="preserve"> monitoring is high</w:t>
      </w:r>
      <w:r w:rsidR="00C30965">
        <w:rPr>
          <w:rFonts w:ascii="Helvetica" w:hAnsi="Helvetica"/>
          <w:sz w:val="22"/>
          <w:szCs w:val="22"/>
        </w:rPr>
        <w:t xml:space="preserve"> (long dash line and squares)</w:t>
      </w:r>
      <w:r w:rsidR="00480FF3" w:rsidRPr="00957F1F">
        <w:rPr>
          <w:rFonts w:ascii="Helvetica" w:hAnsi="Helvetica"/>
          <w:sz w:val="22"/>
          <w:szCs w:val="22"/>
        </w:rPr>
        <w:t xml:space="preserve">. </w:t>
      </w:r>
      <w:r w:rsidR="008856FB">
        <w:rPr>
          <w:rFonts w:ascii="Helvetica" w:hAnsi="Helvetica"/>
          <w:sz w:val="22"/>
          <w:szCs w:val="22"/>
        </w:rPr>
        <w:t xml:space="preserve">Simulations shown for a </w:t>
      </w:r>
      <w:r w:rsidR="00434B90">
        <w:rPr>
          <w:rFonts w:ascii="Helvetica" w:hAnsi="Helvetica"/>
          <w:sz w:val="22"/>
          <w:szCs w:val="22"/>
        </w:rPr>
        <w:t>ra</w:t>
      </w:r>
      <w:r w:rsidR="00F5594E">
        <w:rPr>
          <w:rFonts w:ascii="Helvetica" w:hAnsi="Helvetica"/>
          <w:sz w:val="22"/>
          <w:szCs w:val="22"/>
        </w:rPr>
        <w:t>nge of maximum harvest effo</w:t>
      </w:r>
      <w:r w:rsidR="0061543C">
        <w:rPr>
          <w:rFonts w:ascii="Helvetica" w:hAnsi="Helvetica"/>
          <w:sz w:val="22"/>
          <w:szCs w:val="22"/>
        </w:rPr>
        <w:t xml:space="preserve">rts, and point color from cold </w:t>
      </w:r>
      <w:r w:rsidR="00F5594E">
        <w:rPr>
          <w:rFonts w:ascii="Helvetica" w:hAnsi="Helvetica"/>
          <w:sz w:val="22"/>
          <w:szCs w:val="22"/>
        </w:rPr>
        <w:t xml:space="preserve">to hot represent the low and high probability of crossing a </w:t>
      </w:r>
      <w:r w:rsidR="00331AE0">
        <w:rPr>
          <w:rFonts w:ascii="Helvetica" w:hAnsi="Helvetica"/>
          <w:sz w:val="22"/>
          <w:szCs w:val="22"/>
        </w:rPr>
        <w:t>tipping point, respectively.</w:t>
      </w:r>
      <w:r w:rsidR="00401C55">
        <w:rPr>
          <w:rFonts w:ascii="Helvetica" w:hAnsi="Helvetica"/>
          <w:sz w:val="22"/>
          <w:szCs w:val="22"/>
        </w:rPr>
        <w:t xml:space="preserve"> </w:t>
      </w:r>
    </w:p>
    <w:p w14:paraId="32062F75" w14:textId="006DB858" w:rsidR="00A67FE0" w:rsidRDefault="00A67FE0" w:rsidP="00783ACA">
      <w:pPr>
        <w:rPr>
          <w:rFonts w:ascii="Helvetica" w:hAnsi="Helvetica"/>
          <w:b/>
          <w:sz w:val="22"/>
          <w:szCs w:val="22"/>
        </w:rPr>
      </w:pPr>
    </w:p>
    <w:p w14:paraId="325778DE" w14:textId="37BCAE53" w:rsidR="00A67FE0" w:rsidRDefault="00FF097E" w:rsidP="00783ACA">
      <w:pPr>
        <w:rPr>
          <w:rFonts w:ascii="Helvetica" w:hAnsi="Helvetica"/>
          <w:b/>
          <w:sz w:val="22"/>
          <w:szCs w:val="22"/>
        </w:rPr>
      </w:pPr>
      <w:r>
        <w:rPr>
          <w:rFonts w:ascii="Helvetica" w:hAnsi="Helvetica"/>
          <w:b/>
          <w:noProof/>
          <w:sz w:val="22"/>
          <w:szCs w:val="22"/>
          <w:lang w:eastAsia="en-US"/>
        </w:rPr>
        <w:drawing>
          <wp:inline distT="0" distB="0" distL="0" distR="0" wp14:anchorId="0AFC83B0" wp14:editId="2CA4577A">
            <wp:extent cx="5940425" cy="3710940"/>
            <wp:effectExtent l="0" t="0" r="3175" b="0"/>
            <wp:docPr id="10" name="Picture 10" descr="../Code/Value%20of%20Information/Rplot05.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de/Value%20of%20Information/Rplot05.pd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0425" cy="3710940"/>
                    </a:xfrm>
                    <a:prstGeom prst="rect">
                      <a:avLst/>
                    </a:prstGeom>
                    <a:noFill/>
                    <a:ln>
                      <a:noFill/>
                    </a:ln>
                  </pic:spPr>
                </pic:pic>
              </a:graphicData>
            </a:graphic>
          </wp:inline>
        </w:drawing>
      </w:r>
    </w:p>
    <w:p w14:paraId="0FDD2871" w14:textId="7BCC7127" w:rsidR="00783ACA" w:rsidRDefault="00783ACA" w:rsidP="002D7AB2">
      <w:pPr>
        <w:rPr>
          <w:rFonts w:ascii="Helvetica" w:hAnsi="Helvetica"/>
          <w:b/>
          <w:sz w:val="22"/>
          <w:szCs w:val="22"/>
        </w:rPr>
      </w:pPr>
    </w:p>
    <w:sectPr w:rsidR="00783ACA" w:rsidSect="0078545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Crow White" w:date="2017-04-17T15:02:00Z" w:initials="CW">
    <w:p w14:paraId="63AEC954" w14:textId="45A7F3A3" w:rsidR="003F3CDF" w:rsidRDefault="003F3CDF">
      <w:pPr>
        <w:pStyle w:val="CommentText"/>
      </w:pPr>
      <w:r>
        <w:rPr>
          <w:rStyle w:val="CommentReference"/>
        </w:rPr>
        <w:annotationRef/>
      </w:r>
      <w:r>
        <w:t>Plural? No, we evaluate using a model with one biological tipping point (</w:t>
      </w:r>
      <w:proofErr w:type="spellStart"/>
      <w:r>
        <w:t>allee</w:t>
      </w:r>
      <w:proofErr w:type="spellEnd"/>
      <w:r>
        <w:t xml:space="preserve"> effect) and one management tipping point (0.25K)</w:t>
      </w:r>
    </w:p>
  </w:comment>
  <w:comment w:id="6" w:author="Crow White" w:date="2017-04-17T16:29:00Z" w:initials="CW">
    <w:p w14:paraId="644554B6" w14:textId="29E611B8" w:rsidR="003F3CDF" w:rsidRDefault="003F3CDF">
      <w:pPr>
        <w:pStyle w:val="CommentText"/>
      </w:pPr>
      <w:r>
        <w:rPr>
          <w:rStyle w:val="CommentReference"/>
        </w:rPr>
        <w:annotationRef/>
      </w:r>
      <w:r>
        <w:t>This is a/the key result. See my comment in FIGURES on a figure format I was expecting to see</w:t>
      </w:r>
    </w:p>
  </w:comment>
  <w:comment w:id="8" w:author="Crow White" w:date="2017-04-17T15:06:00Z" w:initials="CW">
    <w:p w14:paraId="495446B4" w14:textId="77777777" w:rsidR="003F3CDF" w:rsidRDefault="003F3CDF">
      <w:pPr>
        <w:pStyle w:val="CommentText"/>
      </w:pPr>
      <w:r>
        <w:rPr>
          <w:rStyle w:val="CommentReference"/>
        </w:rPr>
        <w:annotationRef/>
      </w:r>
      <w:r>
        <w:t xml:space="preserve">Your ref seems very broad. </w:t>
      </w:r>
      <w:r>
        <w:rPr>
          <w:rFonts w:ascii="Segoe UI" w:hAnsi="Segoe UI" w:cs="Segoe UI"/>
          <w:sz w:val="40"/>
          <w:szCs w:val="40"/>
          <w:lang w:val="en-GB"/>
        </w:rPr>
        <w:t>A review covering the Q of when to monitor would be best</w:t>
      </w:r>
      <w:r>
        <w:t xml:space="preserve"> </w:t>
      </w:r>
    </w:p>
    <w:p w14:paraId="271FF7D9" w14:textId="77777777" w:rsidR="003F3CDF" w:rsidRDefault="003F3CDF">
      <w:pPr>
        <w:pStyle w:val="CommentText"/>
      </w:pPr>
    </w:p>
    <w:p w14:paraId="5304DB54" w14:textId="179F80F9" w:rsidR="003F3CDF" w:rsidRDefault="003F3CDF">
      <w:pPr>
        <w:pStyle w:val="CommentText"/>
      </w:pPr>
    </w:p>
  </w:comment>
  <w:comment w:id="14" w:author="Jameal Samhouri" w:date="2017-04-22T09:21:00Z" w:initials="JS">
    <w:p w14:paraId="7D9985D0" w14:textId="77777777" w:rsidR="003F3CDF" w:rsidRPr="00E5771D" w:rsidRDefault="003F3CDF" w:rsidP="00E5771D">
      <w:pPr>
        <w:spacing w:line="480" w:lineRule="auto"/>
        <w:ind w:hanging="480"/>
        <w:rPr>
          <w:rFonts w:ascii="Times" w:eastAsia="Times New Roman" w:hAnsi="Times" w:cs="Times New Roman"/>
          <w:sz w:val="20"/>
          <w:szCs w:val="20"/>
          <w:lang w:eastAsia="en-US"/>
        </w:rPr>
      </w:pPr>
      <w:ins w:id="15" w:author="Jameal Samhouri" w:date="2017-04-22T09:21:00Z">
        <w:r>
          <w:rPr>
            <w:rStyle w:val="CommentReference"/>
          </w:rPr>
          <w:annotationRef/>
        </w:r>
      </w:ins>
      <w:r w:rsidRPr="00E5771D">
        <w:rPr>
          <w:rFonts w:ascii="Times" w:eastAsia="Times New Roman" w:hAnsi="Times" w:cs="Times New Roman"/>
          <w:sz w:val="20"/>
          <w:szCs w:val="20"/>
          <w:lang w:eastAsia="en-US"/>
        </w:rPr>
        <w:t xml:space="preserve">McDonald-Madden, E., P. W. J. Baxter, R. A. Fuller, T. G. Martin, E. T. Game, J. </w:t>
      </w:r>
      <w:proofErr w:type="spellStart"/>
      <w:r w:rsidRPr="00E5771D">
        <w:rPr>
          <w:rFonts w:ascii="Times" w:eastAsia="Times New Roman" w:hAnsi="Times" w:cs="Times New Roman"/>
          <w:sz w:val="20"/>
          <w:szCs w:val="20"/>
          <w:lang w:eastAsia="en-US"/>
        </w:rPr>
        <w:t>Montambault</w:t>
      </w:r>
      <w:proofErr w:type="spellEnd"/>
      <w:r w:rsidRPr="00E5771D">
        <w:rPr>
          <w:rFonts w:ascii="Times" w:eastAsia="Times New Roman" w:hAnsi="Times" w:cs="Times New Roman"/>
          <w:sz w:val="20"/>
          <w:szCs w:val="20"/>
          <w:lang w:eastAsia="en-US"/>
        </w:rPr>
        <w:t xml:space="preserve">, and H. P. </w:t>
      </w:r>
      <w:proofErr w:type="spellStart"/>
      <w:r w:rsidRPr="00E5771D">
        <w:rPr>
          <w:rFonts w:ascii="Times" w:eastAsia="Times New Roman" w:hAnsi="Times" w:cs="Times New Roman"/>
          <w:sz w:val="20"/>
          <w:szCs w:val="20"/>
          <w:lang w:eastAsia="en-US"/>
        </w:rPr>
        <w:t>Possingham</w:t>
      </w:r>
      <w:proofErr w:type="spellEnd"/>
      <w:r w:rsidRPr="00E5771D">
        <w:rPr>
          <w:rFonts w:ascii="Times" w:eastAsia="Times New Roman" w:hAnsi="Times" w:cs="Times New Roman"/>
          <w:sz w:val="20"/>
          <w:szCs w:val="20"/>
          <w:lang w:eastAsia="en-US"/>
        </w:rPr>
        <w:t>. 2010. Monitoring does not always count. Trends in Ecology &amp; Evolution 25:547–550.</w:t>
      </w:r>
    </w:p>
    <w:p w14:paraId="4F61448D" w14:textId="77777777" w:rsidR="003F3CDF" w:rsidRDefault="003F3CDF" w:rsidP="00E5771D">
      <w:pPr>
        <w:spacing w:line="480" w:lineRule="auto"/>
        <w:ind w:hanging="480"/>
        <w:rPr>
          <w:rFonts w:ascii="Times" w:eastAsia="Times New Roman" w:hAnsi="Times" w:cs="Times New Roman"/>
          <w:sz w:val="20"/>
          <w:szCs w:val="20"/>
          <w:lang w:eastAsia="en-US"/>
        </w:rPr>
      </w:pPr>
    </w:p>
    <w:p w14:paraId="05AF6D55" w14:textId="77777777" w:rsidR="003F3CDF" w:rsidRPr="00E5771D" w:rsidRDefault="003F3CDF" w:rsidP="00E5771D">
      <w:pPr>
        <w:spacing w:line="480" w:lineRule="auto"/>
        <w:ind w:hanging="480"/>
        <w:rPr>
          <w:rFonts w:ascii="Times" w:eastAsia="Times New Roman" w:hAnsi="Times" w:cs="Times New Roman"/>
          <w:sz w:val="20"/>
          <w:szCs w:val="20"/>
          <w:lang w:eastAsia="en-US"/>
        </w:rPr>
      </w:pPr>
      <w:proofErr w:type="spellStart"/>
      <w:r w:rsidRPr="00E5771D">
        <w:rPr>
          <w:rFonts w:ascii="Times" w:eastAsia="Times New Roman" w:hAnsi="Times" w:cs="Times New Roman"/>
          <w:sz w:val="20"/>
          <w:szCs w:val="20"/>
          <w:lang w:eastAsia="en-US"/>
        </w:rPr>
        <w:t>Wintle</w:t>
      </w:r>
      <w:proofErr w:type="spellEnd"/>
      <w:r w:rsidRPr="00E5771D">
        <w:rPr>
          <w:rFonts w:ascii="Times" w:eastAsia="Times New Roman" w:hAnsi="Times" w:cs="Times New Roman"/>
          <w:sz w:val="20"/>
          <w:szCs w:val="20"/>
          <w:lang w:eastAsia="en-US"/>
        </w:rPr>
        <w:t xml:space="preserve">, B. A., M. C. </w:t>
      </w:r>
      <w:proofErr w:type="spellStart"/>
      <w:r w:rsidRPr="00E5771D">
        <w:rPr>
          <w:rFonts w:ascii="Times" w:eastAsia="Times New Roman" w:hAnsi="Times" w:cs="Times New Roman"/>
          <w:sz w:val="20"/>
          <w:szCs w:val="20"/>
          <w:lang w:eastAsia="en-US"/>
        </w:rPr>
        <w:t>Runge</w:t>
      </w:r>
      <w:proofErr w:type="spellEnd"/>
      <w:r w:rsidRPr="00E5771D">
        <w:rPr>
          <w:rFonts w:ascii="Times" w:eastAsia="Times New Roman" w:hAnsi="Times" w:cs="Times New Roman"/>
          <w:sz w:val="20"/>
          <w:szCs w:val="20"/>
          <w:lang w:eastAsia="en-US"/>
        </w:rPr>
        <w:t xml:space="preserve">, and S. A. </w:t>
      </w:r>
      <w:proofErr w:type="spellStart"/>
      <w:r w:rsidRPr="00E5771D">
        <w:rPr>
          <w:rFonts w:ascii="Times" w:eastAsia="Times New Roman" w:hAnsi="Times" w:cs="Times New Roman"/>
          <w:sz w:val="20"/>
          <w:szCs w:val="20"/>
          <w:lang w:eastAsia="en-US"/>
        </w:rPr>
        <w:t>Bekessy</w:t>
      </w:r>
      <w:proofErr w:type="spellEnd"/>
      <w:r w:rsidRPr="00E5771D">
        <w:rPr>
          <w:rFonts w:ascii="Times" w:eastAsia="Times New Roman" w:hAnsi="Times" w:cs="Times New Roman"/>
          <w:sz w:val="20"/>
          <w:szCs w:val="20"/>
          <w:lang w:eastAsia="en-US"/>
        </w:rPr>
        <w:t>. 2010. Allocating monitoring effort in the face of unknown unknowns. Ecology Letters 13:1325–1337.</w:t>
      </w:r>
    </w:p>
    <w:p w14:paraId="50796311" w14:textId="5BDA65B5" w:rsidR="003F3CDF" w:rsidRDefault="003F3CDF">
      <w:pPr>
        <w:pStyle w:val="CommentText"/>
      </w:pPr>
    </w:p>
  </w:comment>
  <w:comment w:id="20" w:author="Crow White" w:date="2017-04-17T15:16:00Z" w:initials="CW">
    <w:p w14:paraId="763F0A9F" w14:textId="27891BA0" w:rsidR="003F3CDF" w:rsidRDefault="003F3CDF">
      <w:pPr>
        <w:pStyle w:val="CommentText"/>
      </w:pPr>
      <w:r>
        <w:rPr>
          <w:rStyle w:val="CommentReference"/>
        </w:rPr>
        <w:annotationRef/>
      </w:r>
      <w:r>
        <w:t>With NPV or annuity perspective?</w:t>
      </w:r>
    </w:p>
  </w:comment>
  <w:comment w:id="23" w:author="Crow White" w:date="2017-04-17T15:21:00Z" w:initials="CW">
    <w:p w14:paraId="756E671C" w14:textId="3420151A" w:rsidR="003F3CDF" w:rsidRDefault="003F3CDF">
      <w:pPr>
        <w:pStyle w:val="CommentText"/>
      </w:pPr>
      <w:r>
        <w:rPr>
          <w:rStyle w:val="CommentReference"/>
        </w:rPr>
        <w:annotationRef/>
      </w:r>
      <w:r>
        <w:t xml:space="preserve">Just for my info, where in Morris and </w:t>
      </w:r>
      <w:proofErr w:type="spellStart"/>
      <w:r>
        <w:t>Doak</w:t>
      </w:r>
      <w:proofErr w:type="spellEnd"/>
      <w:r>
        <w:t xml:space="preserve"> is this discrete-time model of </w:t>
      </w:r>
      <w:proofErr w:type="spellStart"/>
      <w:r>
        <w:t>popn</w:t>
      </w:r>
      <w:proofErr w:type="spellEnd"/>
      <w:r>
        <w:t xml:space="preserve"> growth with </w:t>
      </w:r>
      <w:proofErr w:type="spellStart"/>
      <w:r>
        <w:t>allee</w:t>
      </w:r>
      <w:proofErr w:type="spellEnd"/>
      <w:r>
        <w:t xml:space="preserve"> effect? I can’t find it in their book. The best </w:t>
      </w:r>
      <w:proofErr w:type="spellStart"/>
      <w:r>
        <w:t>eqn</w:t>
      </w:r>
      <w:proofErr w:type="spellEnd"/>
      <w:r>
        <w:t xml:space="preserve"> I can find for this is a differential equation in Mills 2013 (Conservation of Wildlife Populations) – a text book. On p138 it cites </w:t>
      </w:r>
      <w:proofErr w:type="spellStart"/>
      <w:r>
        <w:t>Courchamp</w:t>
      </w:r>
      <w:proofErr w:type="spellEnd"/>
      <w:r>
        <w:t xml:space="preserve"> et al. 2008, which is a book I’ve never been able to get a hard copy of. Do you have it?</w:t>
      </w:r>
    </w:p>
  </w:comment>
  <w:comment w:id="26" w:author="Timothy Essington" w:date="2017-04-17T13:59:00Z" w:initials="TE">
    <w:p w14:paraId="70A1D98F" w14:textId="77777777" w:rsidR="003F3CDF" w:rsidRDefault="003F3CDF" w:rsidP="004352AB">
      <w:pPr>
        <w:pStyle w:val="CommentText"/>
      </w:pPr>
      <w:r>
        <w:rPr>
          <w:rStyle w:val="CommentReference"/>
        </w:rPr>
        <w:annotationRef/>
      </w:r>
      <w:r>
        <w:t xml:space="preserve">Is the error </w:t>
      </w:r>
      <w:proofErr w:type="spellStart"/>
      <w:r>
        <w:t>autocorrelated</w:t>
      </w:r>
      <w:proofErr w:type="spellEnd"/>
      <w:r>
        <w:t xml:space="preserve">?  If not, that should be included as a new scenario / dimension.  </w:t>
      </w:r>
    </w:p>
    <w:p w14:paraId="0C243FEF" w14:textId="77777777" w:rsidR="003F3CDF" w:rsidRDefault="003F3CDF" w:rsidP="004352AB">
      <w:pPr>
        <w:pStyle w:val="CommentText"/>
      </w:pPr>
    </w:p>
    <w:p w14:paraId="65B56666" w14:textId="77777777" w:rsidR="003F3CDF" w:rsidRDefault="003F3CDF" w:rsidP="004352AB">
      <w:pPr>
        <w:pStyle w:val="CommentText"/>
      </w:pPr>
      <w:r w:rsidRPr="00B75DF6">
        <w:rPr>
          <w:b/>
        </w:rPr>
        <w:t>AS:</w:t>
      </w:r>
      <w:r>
        <w:t xml:space="preserve"> No, it’s not. I think we can wait for reviews to fix this if it comes up. I Don’t think it will change the qualitative answer, but maybe I’m not thinking clearly about it.   </w:t>
      </w:r>
    </w:p>
    <w:p w14:paraId="217D47E6" w14:textId="77777777" w:rsidR="003F3CDF" w:rsidRDefault="003F3CDF" w:rsidP="004352AB">
      <w:pPr>
        <w:pStyle w:val="CommentText"/>
      </w:pPr>
    </w:p>
    <w:p w14:paraId="55D4A0A3" w14:textId="4029DFD8" w:rsidR="003F3CDF" w:rsidRDefault="003F3CDF" w:rsidP="004352AB">
      <w:pPr>
        <w:pStyle w:val="CommentText"/>
      </w:pPr>
      <w:r>
        <w:t>TEE: OK</w:t>
      </w:r>
    </w:p>
  </w:comment>
  <w:comment w:id="27" w:author="Crow White" w:date="2017-04-17T15:27:00Z" w:initials="CW">
    <w:p w14:paraId="78319EAD" w14:textId="54D9E8A5" w:rsidR="003F3CDF" w:rsidRDefault="003F3CDF">
      <w:pPr>
        <w:pStyle w:val="CommentText"/>
      </w:pPr>
      <w:r>
        <w:rPr>
          <w:rStyle w:val="CommentReference"/>
        </w:rPr>
        <w:annotationRef/>
      </w:r>
      <w:r>
        <w:t>A whole ‘</w:t>
      </w:r>
      <w:proofErr w:type="spellStart"/>
      <w:r>
        <w:t>nother</w:t>
      </w:r>
      <w:proofErr w:type="spellEnd"/>
      <w:r>
        <w:t xml:space="preserve"> paper!</w:t>
      </w:r>
    </w:p>
  </w:comment>
  <w:comment w:id="30" w:author="Crow White" w:date="2017-04-17T15:28:00Z" w:initials="CW">
    <w:p w14:paraId="5153FA20" w14:textId="2BD43DF3" w:rsidR="003F3CDF" w:rsidRDefault="003F3CDF">
      <w:pPr>
        <w:pStyle w:val="CommentText"/>
      </w:pPr>
      <w:r>
        <w:rPr>
          <w:rStyle w:val="CommentReference"/>
        </w:rPr>
        <w:annotationRef/>
      </w:r>
      <w:r>
        <w:t>A Bayesian model would enable relaxation of this assumption, whereby previous data improved precision of current data. I think. Just rambling</w:t>
      </w:r>
    </w:p>
  </w:comment>
  <w:comment w:id="31" w:author="Timothy Essington" w:date="2017-04-17T14:00:00Z" w:initials="TE">
    <w:p w14:paraId="06AC8AA6" w14:textId="77777777" w:rsidR="003F3CDF" w:rsidRDefault="003F3CDF" w:rsidP="004352AB">
      <w:pPr>
        <w:pStyle w:val="CommentText"/>
      </w:pPr>
      <w:r>
        <w:rPr>
          <w:rStyle w:val="CommentReference"/>
        </w:rPr>
        <w:annotationRef/>
      </w:r>
      <w:r>
        <w:t xml:space="preserve">Let’s have a discussion about whether this is a fishery example or whether it is a simple model of an abstract ecosystem state and resource.  It’s obviously easier to write it as a fishery issue, but the broader implications might be lost.  </w:t>
      </w:r>
    </w:p>
    <w:p w14:paraId="244FA5BF" w14:textId="77777777" w:rsidR="003F3CDF" w:rsidRDefault="003F3CDF" w:rsidP="004352AB">
      <w:pPr>
        <w:pStyle w:val="CommentText"/>
      </w:pPr>
    </w:p>
    <w:p w14:paraId="6310637C" w14:textId="77777777" w:rsidR="003F3CDF" w:rsidRDefault="003F3CDF" w:rsidP="004352AB">
      <w:pPr>
        <w:pStyle w:val="CommentText"/>
      </w:pPr>
      <w:r w:rsidRPr="00C70EF4">
        <w:rPr>
          <w:b/>
        </w:rPr>
        <w:t>AS:</w:t>
      </w:r>
      <w:r>
        <w:t xml:space="preserve"> I’d like to keep it broad but inspired by fisheries. If there are places where you think we need to expand on the description to do this better, please flag them so I can tackle it.</w:t>
      </w:r>
    </w:p>
    <w:p w14:paraId="50E930D5" w14:textId="77777777" w:rsidR="003F3CDF" w:rsidRDefault="003F3CDF" w:rsidP="004352AB">
      <w:pPr>
        <w:pStyle w:val="CommentText"/>
      </w:pPr>
    </w:p>
    <w:p w14:paraId="1E966702" w14:textId="726BA5DF" w:rsidR="003F3CDF" w:rsidRDefault="003F3CDF" w:rsidP="004352AB">
      <w:pPr>
        <w:pStyle w:val="CommentText"/>
      </w:pPr>
      <w:r>
        <w:t xml:space="preserve">TEE: I think the framing does a good job of this </w:t>
      </w:r>
    </w:p>
  </w:comment>
  <w:comment w:id="34" w:author="Crow White" w:date="2017-04-17T15:31:00Z" w:initials="CW">
    <w:p w14:paraId="23FBFBAA" w14:textId="0E1F224A" w:rsidR="003F3CDF" w:rsidRDefault="003F3CDF">
      <w:pPr>
        <w:pStyle w:val="CommentText"/>
      </w:pPr>
      <w:r>
        <w:rPr>
          <w:rStyle w:val="CommentReference"/>
        </w:rPr>
        <w:annotationRef/>
      </w:r>
      <w:r>
        <w:t xml:space="preserve">So, harvest mortality scales linearly with biomass. Correct? Is that optimal, given that the model of population growth is nonlinear </w:t>
      </w:r>
      <w:proofErr w:type="spellStart"/>
      <w:r>
        <w:t>wrt</w:t>
      </w:r>
      <w:proofErr w:type="spellEnd"/>
      <w:r>
        <w:t xml:space="preserve"> biomass?</w:t>
      </w:r>
    </w:p>
  </w:comment>
  <w:comment w:id="37" w:author="Phillip Levin" w:date="2016-02-04T17:50:00Z" w:initials="LP">
    <w:p w14:paraId="7692C26C" w14:textId="187A7297" w:rsidR="003F3CDF" w:rsidRDefault="003F3CDF">
      <w:pPr>
        <w:pStyle w:val="CommentText"/>
      </w:pPr>
      <w:r w:rsidRPr="005E5BF0">
        <w:rPr>
          <w:rStyle w:val="CommentReference"/>
          <w:highlight w:val="yellow"/>
        </w:rPr>
        <w:annotationRef/>
      </w:r>
      <w:r w:rsidRPr="005E5BF0">
        <w:rPr>
          <w:highlight w:val="yellow"/>
        </w:rPr>
        <w:t>This is inconsistent with the verbiage in the intro which focuses on decision making – I think NPV is generally a good way to think about it</w:t>
      </w:r>
    </w:p>
  </w:comment>
  <w:comment w:id="38" w:author="Adrian Stier" w:date="2017-03-29T16:39:00Z" w:initials="AS">
    <w:p w14:paraId="73ABFE95" w14:textId="6ED98086" w:rsidR="003F3CDF" w:rsidRDefault="003F3CDF">
      <w:pPr>
        <w:pStyle w:val="CommentText"/>
      </w:pPr>
      <w:r>
        <w:rPr>
          <w:rStyle w:val="CommentReference"/>
        </w:rPr>
        <w:annotationRef/>
      </w:r>
      <w:r>
        <w:t xml:space="preserve">I see what you’re saying and could use price, and change little “p” to “market price” or something like that? </w:t>
      </w:r>
    </w:p>
  </w:comment>
  <w:comment w:id="39" w:author="Crow White" w:date="2017-04-22T09:43:00Z" w:initials="CW">
    <w:p w14:paraId="4D81A83A" w14:textId="1C4283A5" w:rsidR="003F3CDF" w:rsidRDefault="003F3CDF">
      <w:pPr>
        <w:pStyle w:val="CommentText"/>
      </w:pPr>
      <w:r>
        <w:rPr>
          <w:rStyle w:val="CommentReference"/>
        </w:rPr>
        <w:annotationRef/>
      </w:r>
      <w:r>
        <w:t xml:space="preserve">I think </w:t>
      </w:r>
      <w:proofErr w:type="spellStart"/>
      <w:r>
        <w:t>Vt</w:t>
      </w:r>
      <w:proofErr w:type="spellEnd"/>
      <w:r>
        <w:t xml:space="preserve"> is “profit” in year t. </w:t>
      </w:r>
    </w:p>
    <w:p w14:paraId="26740535" w14:textId="77777777" w:rsidR="003F3CDF" w:rsidRDefault="003F3CDF">
      <w:pPr>
        <w:pStyle w:val="CommentText"/>
      </w:pPr>
    </w:p>
    <w:p w14:paraId="3EC67D8A" w14:textId="4FFCB82C" w:rsidR="003F3CDF" w:rsidRDefault="003F3CDF">
      <w:pPr>
        <w:pStyle w:val="CommentText"/>
      </w:pPr>
      <w:proofErr w:type="spellStart"/>
      <w:r>
        <w:t>Js</w:t>
      </w:r>
      <w:proofErr w:type="spellEnd"/>
      <w:r>
        <w:t>: if the costs are born by the same parties that receive the revenues, crow is correct. If not, value seems more appropriate and is meant in the global sense. Worth clarifying</w:t>
      </w:r>
    </w:p>
  </w:comment>
  <w:comment w:id="40" w:author="Ben Halpern" w:date="2016-11-17T11:28:00Z" w:initials="BH">
    <w:p w14:paraId="5A39CAF1" w14:textId="77777777" w:rsidR="003F3CDF" w:rsidRDefault="003F3CDF">
      <w:pPr>
        <w:pStyle w:val="CommentText"/>
      </w:pPr>
      <w:r>
        <w:rPr>
          <w:rStyle w:val="CommentReference"/>
        </w:rPr>
        <w:annotationRef/>
      </w:r>
      <w:r>
        <w:t xml:space="preserve">I’m not convinced of this.  Don’t we need some way to directly compare </w:t>
      </w:r>
      <w:proofErr w:type="spellStart"/>
      <w:r>
        <w:t>c_e</w:t>
      </w:r>
      <w:proofErr w:type="spellEnd"/>
      <w:r>
        <w:t xml:space="preserve"> and </w:t>
      </w:r>
      <w:proofErr w:type="spellStart"/>
      <w:r>
        <w:t>c_m</w:t>
      </w:r>
      <w:proofErr w:type="spellEnd"/>
      <w:r>
        <w:t>??  How else can we make statements about NPV under different harvest/monitoring scenarios?  Maybe I'm missing something, but this issue came up for me when the results on the first scenario are presented and discussed (see comments there).</w:t>
      </w:r>
    </w:p>
    <w:p w14:paraId="762B53EB" w14:textId="77777777" w:rsidR="003F3CDF" w:rsidRDefault="003F3CDF">
      <w:pPr>
        <w:pStyle w:val="CommentText"/>
      </w:pPr>
    </w:p>
    <w:p w14:paraId="773F4C70" w14:textId="3D80B7CC" w:rsidR="003F3CDF" w:rsidRDefault="003F3CDF">
      <w:pPr>
        <w:pStyle w:val="CommentText"/>
      </w:pPr>
      <w:r w:rsidRPr="00331440">
        <w:rPr>
          <w:b/>
        </w:rPr>
        <w:t>AS</w:t>
      </w:r>
      <w:r>
        <w:t>: I’m a little still stumped on how to describe this relationship effectively. We’re making up prices, so I’m feeling wary of subtraction, but perhaps the ratio is okay to explore. I’d love some feedback on this and hope that Fig 5 tackles this to some degree.</w:t>
      </w:r>
    </w:p>
    <w:p w14:paraId="07AC6510" w14:textId="77777777" w:rsidR="003F3CDF" w:rsidRDefault="003F3CDF">
      <w:pPr>
        <w:pStyle w:val="CommentText"/>
      </w:pPr>
    </w:p>
    <w:p w14:paraId="52B71F87" w14:textId="77777777" w:rsidR="003F3CDF" w:rsidRDefault="003F3CDF">
      <w:pPr>
        <w:pStyle w:val="CommentText"/>
      </w:pPr>
      <w:proofErr w:type="spellStart"/>
      <w:proofErr w:type="gramStart"/>
      <w:r w:rsidRPr="00EF3C36">
        <w:rPr>
          <w:b/>
        </w:rPr>
        <w:t>js</w:t>
      </w:r>
      <w:proofErr w:type="spellEnd"/>
      <w:proofErr w:type="gramEnd"/>
      <w:r w:rsidRPr="00EF3C36">
        <w:rPr>
          <w:b/>
        </w:rPr>
        <w:t>:</w:t>
      </w:r>
      <w:r>
        <w:t xml:space="preserve"> </w:t>
      </w:r>
      <w:proofErr w:type="spellStart"/>
      <w:r>
        <w:t>i</w:t>
      </w:r>
      <w:proofErr w:type="spellEnd"/>
      <w:r>
        <w:t xml:space="preserve"> </w:t>
      </w:r>
      <w:proofErr w:type="spellStart"/>
      <w:r>
        <w:t>dont</w:t>
      </w:r>
      <w:proofErr w:type="spellEnd"/>
      <w:r>
        <w:t xml:space="preserve"> think we want to compare the unit cost of harvest to the total cost of monitoring. </w:t>
      </w:r>
      <w:proofErr w:type="gramStart"/>
      <w:r>
        <w:t>you</w:t>
      </w:r>
      <w:proofErr w:type="gramEnd"/>
      <w:r>
        <w:t xml:space="preserve"> could look at the ratio of NPV to Cm, or plot these quantities against one another. </w:t>
      </w:r>
      <w:proofErr w:type="gramStart"/>
      <w:r>
        <w:t>which</w:t>
      </w:r>
      <w:proofErr w:type="gramEnd"/>
      <w:r>
        <w:t xml:space="preserve"> is what </w:t>
      </w:r>
      <w:proofErr w:type="spellStart"/>
      <w:r>
        <w:t>i</w:t>
      </w:r>
      <w:proofErr w:type="spellEnd"/>
      <w:r>
        <w:t xml:space="preserve"> think Fig5 does anyway</w:t>
      </w:r>
    </w:p>
  </w:comment>
  <w:comment w:id="41" w:author="Phillip Levin" w:date="2017-04-17T14:20:00Z" w:initials="LP">
    <w:p w14:paraId="47554831" w14:textId="77F535DC" w:rsidR="003F3CDF" w:rsidRDefault="003F3CDF">
      <w:pPr>
        <w:pStyle w:val="CommentText"/>
      </w:pPr>
      <w:r>
        <w:rPr>
          <w:rStyle w:val="CommentReference"/>
        </w:rPr>
        <w:annotationRef/>
      </w:r>
      <w:r>
        <w:t>As we have discussed, this is somewhat deceiving in the case of US fisheries since the cost of monitoring to the industry is low (unless we count taxes on income, some small fraction of which ends up in NMFS)</w:t>
      </w:r>
    </w:p>
    <w:p w14:paraId="1520274B" w14:textId="383FD4E0" w:rsidR="003F3CDF" w:rsidRDefault="003F3CDF">
      <w:pPr>
        <w:pStyle w:val="CommentText"/>
      </w:pPr>
    </w:p>
    <w:p w14:paraId="03D66840" w14:textId="77777777" w:rsidR="003F3CDF" w:rsidRDefault="003F3CDF">
      <w:pPr>
        <w:pStyle w:val="CommentText"/>
      </w:pPr>
      <w:proofErr w:type="spellStart"/>
      <w:proofErr w:type="gramStart"/>
      <w:r w:rsidRPr="008E360D">
        <w:rPr>
          <w:b/>
        </w:rPr>
        <w:t>js</w:t>
      </w:r>
      <w:proofErr w:type="spellEnd"/>
      <w:proofErr w:type="gramEnd"/>
      <w:r w:rsidRPr="008E360D">
        <w:rPr>
          <w:b/>
        </w:rPr>
        <w:t>:</w:t>
      </w:r>
      <w:r>
        <w:t xml:space="preserve"> </w:t>
      </w:r>
      <w:proofErr w:type="spellStart"/>
      <w:r>
        <w:t>i</w:t>
      </w:r>
      <w:proofErr w:type="spellEnd"/>
      <w:r>
        <w:t xml:space="preserve"> think this is ok as long as it comes up in the discussion</w:t>
      </w:r>
    </w:p>
    <w:p w14:paraId="11DC8D97" w14:textId="77777777" w:rsidR="003F3CDF" w:rsidRDefault="003F3CDF">
      <w:pPr>
        <w:pStyle w:val="CommentText"/>
      </w:pPr>
    </w:p>
    <w:p w14:paraId="4C93E915" w14:textId="6CDF05B6" w:rsidR="003F3CDF" w:rsidRDefault="003F3CDF" w:rsidP="00CB5799">
      <w:pPr>
        <w:pStyle w:val="CommentText"/>
      </w:pPr>
      <w:r>
        <w:t>TEE: agreed that we should note somewhere and the discussion does a good job of this.</w:t>
      </w:r>
    </w:p>
  </w:comment>
  <w:comment w:id="42" w:author="Crow White" w:date="2017-04-17T15:56:00Z" w:initials="CW">
    <w:p w14:paraId="610CB178" w14:textId="1214BE6F" w:rsidR="003F3CDF" w:rsidRDefault="003F3CDF">
      <w:pPr>
        <w:pStyle w:val="CommentText"/>
      </w:pPr>
      <w:r>
        <w:rPr>
          <w:rStyle w:val="CommentReference"/>
        </w:rPr>
        <w:annotationRef/>
      </w:r>
      <w:r>
        <w:t>You mean across the 20-year time horizon</w:t>
      </w:r>
    </w:p>
  </w:comment>
  <w:comment w:id="45" w:author="Jameal Samhouri" w:date="2017-04-22T09:32:00Z" w:initials="JS">
    <w:p w14:paraId="492C56F3" w14:textId="762D65EB" w:rsidR="003F3CDF" w:rsidRDefault="003F3CDF">
      <w:pPr>
        <w:pStyle w:val="CommentText"/>
      </w:pPr>
      <w:r>
        <w:rPr>
          <w:rStyle w:val="CommentReference"/>
        </w:rPr>
        <w:annotationRef/>
      </w:r>
      <w:r>
        <w:t>First time omega w is introduced? I think this needs to be presented more clearly.</w:t>
      </w:r>
    </w:p>
  </w:comment>
  <w:comment w:id="48" w:author="Timothy Essington" w:date="2017-04-22T09:31:00Z" w:initials="TE">
    <w:p w14:paraId="3F87FDAD" w14:textId="77777777" w:rsidR="003F3CDF" w:rsidRDefault="003F3CDF">
      <w:pPr>
        <w:pStyle w:val="CommentText"/>
      </w:pPr>
      <w:r>
        <w:rPr>
          <w:rStyle w:val="CommentReference"/>
        </w:rPr>
        <w:annotationRef/>
      </w:r>
      <w:r>
        <w:t xml:space="preserve">Just wondering why only </w:t>
      </w:r>
      <w:proofErr w:type="spellStart"/>
      <w:r>
        <w:t>Bfinal</w:t>
      </w:r>
      <w:proofErr w:type="spellEnd"/>
      <w:r>
        <w:t xml:space="preserve">?  I’m sure a reviewer might wonder. </w:t>
      </w:r>
    </w:p>
    <w:p w14:paraId="0E9C3679" w14:textId="77777777" w:rsidR="003F3CDF" w:rsidRDefault="003F3CDF">
      <w:pPr>
        <w:pStyle w:val="CommentText"/>
      </w:pPr>
    </w:p>
    <w:p w14:paraId="27632ED3" w14:textId="22E87E65" w:rsidR="003F3CDF" w:rsidRDefault="003F3CDF">
      <w:pPr>
        <w:pStyle w:val="CommentText"/>
      </w:pPr>
      <w:r>
        <w:t xml:space="preserve">JS: Good point for #5. I think for #4 it must be that </w:t>
      </w:r>
      <w:proofErr w:type="spellStart"/>
      <w:r>
        <w:t>Bt</w:t>
      </w:r>
      <w:proofErr w:type="spellEnd"/>
      <w:r>
        <w:t xml:space="preserve"> &lt;= </w:t>
      </w:r>
      <w:proofErr w:type="spellStart"/>
      <w:r>
        <w:t>wA</w:t>
      </w:r>
      <w:proofErr w:type="spellEnd"/>
      <w:r>
        <w:t xml:space="preserve"> for all t if </w:t>
      </w:r>
      <w:proofErr w:type="spellStart"/>
      <w:r>
        <w:t>Bfinal</w:t>
      </w:r>
      <w:proofErr w:type="spellEnd"/>
      <w:r>
        <w:t xml:space="preserve"> &lt;= </w:t>
      </w:r>
      <w:proofErr w:type="spellStart"/>
      <w:r>
        <w:t>wA</w:t>
      </w:r>
      <w:proofErr w:type="spellEnd"/>
      <w:r>
        <w:t xml:space="preserve">, since A represents the </w:t>
      </w:r>
      <w:proofErr w:type="spellStart"/>
      <w:r>
        <w:t>Allee</w:t>
      </w:r>
      <w:proofErr w:type="spellEnd"/>
      <w:r>
        <w:t xml:space="preserve"> effect and if </w:t>
      </w:r>
      <w:proofErr w:type="spellStart"/>
      <w:r>
        <w:t>Bt</w:t>
      </w:r>
      <w:proofErr w:type="spellEnd"/>
      <w:r>
        <w:t>&lt;A the population cannot recover.</w:t>
      </w:r>
    </w:p>
  </w:comment>
  <w:comment w:id="44" w:author="Crow White" w:date="2017-04-17T15:58:00Z" w:initials="CW">
    <w:p w14:paraId="4DA93777" w14:textId="37C3CC4B" w:rsidR="003F3CDF" w:rsidRDefault="003F3CDF">
      <w:pPr>
        <w:pStyle w:val="CommentText"/>
      </w:pPr>
      <w:r>
        <w:rPr>
          <w:rStyle w:val="CommentReference"/>
        </w:rPr>
        <w:annotationRef/>
      </w:r>
      <w:r>
        <w:t>I think it would be useful to point out that the first tipping point is a biological tipping point and the second is a management tipping point. Also, since the biological tipping point is typically associated with a smaller stock size than the management tipping point, perhaps put it last</w:t>
      </w:r>
    </w:p>
  </w:comment>
  <w:comment w:id="61" w:author="Crow White" w:date="2017-04-17T16:03:00Z" w:initials="CW">
    <w:p w14:paraId="55F56DC7" w14:textId="3F858681" w:rsidR="003F3CDF" w:rsidRDefault="003F3CDF">
      <w:pPr>
        <w:pStyle w:val="CommentText"/>
      </w:pPr>
      <w:r>
        <w:rPr>
          <w:rStyle w:val="CommentReference"/>
        </w:rPr>
        <w:annotationRef/>
      </w:r>
      <w:r>
        <w:t>This reads like Methods and Results intermixed. Not a very clear or smooth-flowing paragraph</w:t>
      </w:r>
    </w:p>
  </w:comment>
  <w:comment w:id="62" w:author="Jameal Samhouri" w:date="2017-04-22T09:34:00Z" w:initials="JS">
    <w:p w14:paraId="5ED3ECC6" w14:textId="1E4FF1A1" w:rsidR="003F3CDF" w:rsidRDefault="003F3CDF">
      <w:pPr>
        <w:pStyle w:val="CommentText"/>
      </w:pPr>
      <w:r>
        <w:rPr>
          <w:rStyle w:val="CommentReference"/>
        </w:rPr>
        <w:annotationRef/>
      </w:r>
      <w:r>
        <w:t>To partly resolve crow’s points, I suggest moving this to the supplement. I added a sentence above to refer readers there</w:t>
      </w:r>
    </w:p>
  </w:comment>
  <w:comment w:id="63" w:author="Crow White" w:date="2017-04-17T16:00:00Z" w:initials="CW">
    <w:p w14:paraId="74B5E53E" w14:textId="78687D91" w:rsidR="003F3CDF" w:rsidRDefault="003F3CDF">
      <w:pPr>
        <w:pStyle w:val="CommentText"/>
      </w:pPr>
      <w:r>
        <w:rPr>
          <w:rStyle w:val="CommentReference"/>
        </w:rPr>
        <w:annotationRef/>
      </w:r>
      <w:r>
        <w:t xml:space="preserve">But, isn’t profit a function of monitoring cost, thus it is not necessarily maximized with high monitoring precision? Also, these sentences read like Results. </w:t>
      </w:r>
    </w:p>
  </w:comment>
  <w:comment w:id="65" w:author="Crow White" w:date="2017-04-17T16:02:00Z" w:initials="CW">
    <w:p w14:paraId="2F5BE0E1" w14:textId="279F7F5D" w:rsidR="003F3CDF" w:rsidRDefault="003F3CDF">
      <w:pPr>
        <w:pStyle w:val="CommentText"/>
      </w:pPr>
      <w:r>
        <w:rPr>
          <w:rStyle w:val="CommentReference"/>
        </w:rPr>
        <w:annotationRef/>
      </w:r>
      <w:r>
        <w:t>Break up for clarity</w:t>
      </w:r>
    </w:p>
  </w:comment>
  <w:comment w:id="71" w:author="Crow White" w:date="2017-04-17T16:07:00Z" w:initials="CW">
    <w:p w14:paraId="17E1D47A" w14:textId="37E897DD" w:rsidR="003F3CDF" w:rsidRDefault="003F3CDF">
      <w:pPr>
        <w:pStyle w:val="CommentText"/>
      </w:pPr>
      <w:r>
        <w:rPr>
          <w:rStyle w:val="CommentReference"/>
        </w:rPr>
        <w:annotationRef/>
      </w:r>
      <w:r>
        <w:t xml:space="preserve">Is </w:t>
      </w:r>
      <w:proofErr w:type="spellStart"/>
      <w:r>
        <w:t>pH_MSY</w:t>
      </w:r>
      <w:proofErr w:type="spellEnd"/>
      <w:r>
        <w:t xml:space="preserve"> one variable? Maybe I missed it but didn’t see it above. Or, is p referring to price??</w:t>
      </w:r>
    </w:p>
  </w:comment>
  <w:comment w:id="72" w:author="Crow White" w:date="2017-04-17T16:09:00Z" w:initials="CW">
    <w:p w14:paraId="6B85EF16" w14:textId="79EEF796" w:rsidR="003F3CDF" w:rsidRDefault="003F3CDF">
      <w:pPr>
        <w:pStyle w:val="CommentText"/>
      </w:pPr>
      <w:r>
        <w:rPr>
          <w:rStyle w:val="CommentReference"/>
        </w:rPr>
        <w:annotationRef/>
      </w:r>
      <w:r>
        <w:t>Since there is a parameter indicating the bio TP (A), perhaps also have one for the management TP (e.g., B_TP = 0.25B_MSY)</w:t>
      </w:r>
    </w:p>
  </w:comment>
  <w:comment w:id="76" w:author="Crow White" w:date="2017-04-17T16:11:00Z" w:initials="CW">
    <w:p w14:paraId="53665929" w14:textId="19931505" w:rsidR="003F3CDF" w:rsidRDefault="003F3CDF">
      <w:pPr>
        <w:pStyle w:val="CommentText"/>
      </w:pPr>
      <w:r>
        <w:rPr>
          <w:rStyle w:val="CommentReference"/>
        </w:rPr>
        <w:annotationRef/>
      </w:r>
      <w:r>
        <w:t>I’m confused. If &lt;20% risk of crossing TP, then considered “safe”?</w:t>
      </w:r>
    </w:p>
  </w:comment>
  <w:comment w:id="82" w:author="Crow White" w:date="2017-04-17T16:14:00Z" w:initials="CW">
    <w:p w14:paraId="4098DC9E" w14:textId="027D0591" w:rsidR="003F3CDF" w:rsidRDefault="003F3CDF">
      <w:pPr>
        <w:pStyle w:val="CommentText"/>
      </w:pPr>
      <w:r>
        <w:rPr>
          <w:rStyle w:val="CommentReference"/>
        </w:rPr>
        <w:annotationRef/>
      </w:r>
      <w:r>
        <w:t xml:space="preserve">I think you mean revenue here. </w:t>
      </w:r>
      <w:proofErr w:type="gramStart"/>
      <w:r>
        <w:t>then</w:t>
      </w:r>
      <w:proofErr w:type="gramEnd"/>
      <w:r>
        <w:t xml:space="preserve"> P=R-C and NPV=f(</w:t>
      </w:r>
      <w:proofErr w:type="spellStart"/>
      <w:r>
        <w:t>Pt</w:t>
      </w:r>
      <w:proofErr w:type="spellEnd"/>
      <w:r>
        <w:t>)</w:t>
      </w:r>
    </w:p>
  </w:comment>
  <w:comment w:id="83" w:author="Crow White" w:date="2017-04-17T16:14:00Z" w:initials="CW">
    <w:p w14:paraId="305E76D0" w14:textId="6AD2D874" w:rsidR="003F3CDF" w:rsidRDefault="003F3CDF">
      <w:pPr>
        <w:pStyle w:val="CommentText"/>
      </w:pPr>
      <w:r>
        <w:rPr>
          <w:rStyle w:val="CommentReference"/>
        </w:rPr>
        <w:annotationRef/>
      </w:r>
      <w:r>
        <w:t>NPV? Does it necessarily?</w:t>
      </w:r>
    </w:p>
  </w:comment>
  <w:comment w:id="89" w:author="Jameal Samhouri" w:date="2017-01-05T14:06:00Z" w:initials="JS">
    <w:p w14:paraId="4F0A54BE" w14:textId="3461970A" w:rsidR="003F3CDF" w:rsidRDefault="003F3CDF">
      <w:pPr>
        <w:pStyle w:val="CommentText"/>
      </w:pPr>
      <w:r>
        <w:rPr>
          <w:rStyle w:val="CommentReference"/>
        </w:rPr>
        <w:annotationRef/>
      </w:r>
      <w:r>
        <w:t>This is a simple point said in a complicated way. Maybe try:</w:t>
      </w:r>
    </w:p>
    <w:p w14:paraId="1A9A815D" w14:textId="77777777" w:rsidR="003F3CDF" w:rsidRDefault="003F3CDF">
      <w:pPr>
        <w:pStyle w:val="CommentText"/>
      </w:pPr>
    </w:p>
    <w:p w14:paraId="4E21528D" w14:textId="31EB7DAD" w:rsidR="003F3CDF" w:rsidRDefault="003F3CDF">
      <w:pPr>
        <w:pStyle w:val="CommentText"/>
      </w:pPr>
      <w:r>
        <w:t>“Higher exploitation rates and lower monitoring investment act in concert to increase risk, defined as the probability of avoiding a tipping point or limit reference point. Increasing risk aversion narrows the feasible range of harvest rates and levels of monitoring investment.”</w:t>
      </w:r>
    </w:p>
    <w:p w14:paraId="3A78D0E2" w14:textId="77777777" w:rsidR="003F3CDF" w:rsidRDefault="003F3CDF">
      <w:pPr>
        <w:pStyle w:val="CommentText"/>
      </w:pPr>
    </w:p>
    <w:p w14:paraId="7C50BB07" w14:textId="71FE4F37" w:rsidR="003F3CDF" w:rsidRDefault="003F3CDF">
      <w:pPr>
        <w:pStyle w:val="CommentText"/>
      </w:pPr>
      <w:r>
        <w:t>Can you reorient the y axis to represent “monitoring investment required to avoid threshold”, low to high</w:t>
      </w:r>
    </w:p>
    <w:p w14:paraId="3AB3DEAE" w14:textId="77777777" w:rsidR="003F3CDF" w:rsidRDefault="003F3CDF">
      <w:pPr>
        <w:pStyle w:val="CommentText"/>
      </w:pPr>
    </w:p>
    <w:p w14:paraId="3838B803" w14:textId="69AC59F4" w:rsidR="003F3CDF" w:rsidRDefault="003F3CDF">
      <w:pPr>
        <w:pStyle w:val="CommentText"/>
      </w:pPr>
      <w:r>
        <w:t>This visual is not one of a space as in SOS. Maybe shading the area under each curve would help?</w:t>
      </w:r>
    </w:p>
  </w:comment>
  <w:comment w:id="90" w:author="Crow White" w:date="2017-04-17T16:39:00Z" w:initials="CW">
    <w:p w14:paraId="1E15729C" w14:textId="37DA839E" w:rsidR="003F3CDF" w:rsidRDefault="003F3CDF">
      <w:pPr>
        <w:pStyle w:val="CommentText"/>
      </w:pPr>
      <w:r>
        <w:rPr>
          <w:rStyle w:val="CommentReference"/>
        </w:rPr>
        <w:annotationRef/>
      </w:r>
    </w:p>
  </w:comment>
  <w:comment w:id="95" w:author="Crow White" w:date="2017-04-17T16:18:00Z" w:initials="CW">
    <w:p w14:paraId="433ABBA7" w14:textId="10CD7F7B" w:rsidR="003F3CDF" w:rsidRDefault="003F3CDF">
      <w:pPr>
        <w:pStyle w:val="CommentText"/>
      </w:pPr>
      <w:r>
        <w:rPr>
          <w:rStyle w:val="CommentReference"/>
        </w:rPr>
        <w:annotationRef/>
      </w:r>
      <w:r>
        <w:t>Or, spell out every time (I always prefer spelling things out, if possible space-wise). Either way, be consistent</w:t>
      </w:r>
    </w:p>
  </w:comment>
  <w:comment w:id="102" w:author="Crow White" w:date="2017-04-17T16:23:00Z" w:initials="CW">
    <w:p w14:paraId="000AD1F8" w14:textId="430DE17B" w:rsidR="003F3CDF" w:rsidRDefault="003F3CDF">
      <w:pPr>
        <w:pStyle w:val="CommentText"/>
      </w:pPr>
      <w:r>
        <w:rPr>
          <w:rStyle w:val="CommentReference"/>
        </w:rPr>
        <w:annotationRef/>
      </w:r>
      <w:proofErr w:type="gramStart"/>
      <w:r>
        <w:t>e</w:t>
      </w:r>
      <w:proofErr w:type="gramEnd"/>
      <w:r>
        <w:t>.g., the government and society, tasked with doing and funding the monitoring, respectively</w:t>
      </w:r>
    </w:p>
  </w:comment>
  <w:comment w:id="106" w:author="Anne Salomon" w:date="2016-01-19T11:40:00Z" w:initials="AS">
    <w:p w14:paraId="47BA8F2A" w14:textId="77777777" w:rsidR="003F3CDF" w:rsidRDefault="003F3CDF" w:rsidP="00F9071C">
      <w:pPr>
        <w:pStyle w:val="CommentText"/>
      </w:pPr>
      <w:r>
        <w:rPr>
          <w:rStyle w:val="CommentReference"/>
        </w:rPr>
        <w:annotationRef/>
      </w:r>
      <w:r>
        <w:t>We’ll need to find a good set of references for this example. I’ll see what I can dig up.</w:t>
      </w:r>
    </w:p>
    <w:p w14:paraId="27C05F66" w14:textId="77777777" w:rsidR="003F3CDF" w:rsidRDefault="003F3CDF" w:rsidP="00F9071C">
      <w:pPr>
        <w:pStyle w:val="CommentText"/>
      </w:pPr>
    </w:p>
    <w:p w14:paraId="632EE88E" w14:textId="0A2F5634" w:rsidR="003F3CDF" w:rsidRPr="00FD69FF" w:rsidRDefault="003F3CDF" w:rsidP="00FD69FF">
      <w:pPr>
        <w:rPr>
          <w:rFonts w:ascii="Times" w:eastAsia="Times New Roman" w:hAnsi="Times" w:cs="Times New Roman"/>
          <w:sz w:val="20"/>
          <w:szCs w:val="20"/>
          <w:lang w:eastAsia="en-US"/>
        </w:rPr>
      </w:pPr>
      <w:r>
        <w:t xml:space="preserve">AS: Yup. And it’s more complicated because of the </w:t>
      </w:r>
      <w:proofErr w:type="spellStart"/>
      <w:r>
        <w:t>Larocque</w:t>
      </w:r>
      <w:proofErr w:type="spellEnd"/>
      <w:r>
        <w:t xml:space="preserve"> decision, baring fish for science strategies.  </w:t>
      </w:r>
    </w:p>
    <w:p w14:paraId="1A18A692" w14:textId="24DA3BA5" w:rsidR="003F3CDF" w:rsidRDefault="003F3CDF" w:rsidP="00F9071C">
      <w:pPr>
        <w:pStyle w:val="CommentText"/>
      </w:pPr>
      <w:proofErr w:type="gramStart"/>
      <w:r>
        <w:t>decision</w:t>
      </w:r>
      <w:proofErr w:type="gramEnd"/>
      <w:r>
        <w:t xml:space="preserve"> </w:t>
      </w:r>
    </w:p>
    <w:p w14:paraId="193617B8" w14:textId="77777777" w:rsidR="003F3CDF" w:rsidRDefault="003F3CDF" w:rsidP="00F9071C">
      <w:pPr>
        <w:pStyle w:val="CommentText"/>
      </w:pPr>
    </w:p>
    <w:p w14:paraId="4B38B4BA" w14:textId="3BCFE1F0" w:rsidR="003F3CDF" w:rsidRDefault="003F3CDF" w:rsidP="00F9071C">
      <w:pPr>
        <w:pStyle w:val="CommentText"/>
      </w:pPr>
      <w:r w:rsidRPr="00EC660C">
        <w:t>http://www.dfo-mpo.gc.ca/fm-gp/policies-politiques/fish-allocation-finance-poisson-eng.htm</w:t>
      </w:r>
    </w:p>
  </w:comment>
  <w:comment w:id="107" w:author="Jameal Samhouri" w:date="2017-01-05T14:53:00Z" w:initials="JS">
    <w:p w14:paraId="292F674B" w14:textId="786B96A0" w:rsidR="003F3CDF" w:rsidRDefault="003F3CDF">
      <w:pPr>
        <w:pStyle w:val="CommentText"/>
      </w:pPr>
      <w:r>
        <w:rPr>
          <w:rStyle w:val="CommentReference"/>
        </w:rPr>
        <w:annotationRef/>
      </w:r>
      <w:r>
        <w:t>I think this same general argument would hold if we did less to vilify big industry and sing the praises of the little guys.</w:t>
      </w:r>
    </w:p>
    <w:p w14:paraId="4F472BE4" w14:textId="77777777" w:rsidR="003F3CDF" w:rsidRDefault="003F3CDF">
      <w:pPr>
        <w:pStyle w:val="CommentText"/>
      </w:pPr>
    </w:p>
    <w:p w14:paraId="3CF4DC09" w14:textId="0A60399C" w:rsidR="003F3CDF" w:rsidRDefault="003F3CDF">
      <w:pPr>
        <w:pStyle w:val="CommentText"/>
      </w:pPr>
      <w:r>
        <w:t xml:space="preserve">Alternatively, you could run with the approach you had in here and refer directly to big Ag </w:t>
      </w:r>
      <w:proofErr w:type="spellStart"/>
      <w:r>
        <w:t>vs</w:t>
      </w:r>
      <w:proofErr w:type="spellEnd"/>
      <w:r>
        <w:t xml:space="preserve"> small farmers, </w:t>
      </w:r>
      <w:proofErr w:type="spellStart"/>
      <w:r>
        <w:t>starbucks</w:t>
      </w:r>
      <w:proofErr w:type="spellEnd"/>
      <w:r>
        <w:t xml:space="preserve"> </w:t>
      </w:r>
      <w:proofErr w:type="spellStart"/>
      <w:r>
        <w:t>vs</w:t>
      </w:r>
      <w:proofErr w:type="spellEnd"/>
      <w:r>
        <w:t xml:space="preserve"> </w:t>
      </w:r>
      <w:proofErr w:type="spellStart"/>
      <w:r>
        <w:t>tullys</w:t>
      </w:r>
      <w:proofErr w:type="spellEnd"/>
      <w:r>
        <w:t>, and other parallel stories</w:t>
      </w:r>
    </w:p>
  </w:comment>
  <w:comment w:id="116" w:author="Jameal Samhouri" w:date="2017-04-22T09:58:00Z" w:initials="JS">
    <w:p w14:paraId="177BE89B" w14:textId="0205BE45" w:rsidR="003F3CDF" w:rsidRDefault="003F3CDF">
      <w:pPr>
        <w:pStyle w:val="CommentText"/>
      </w:pPr>
      <w:r>
        <w:rPr>
          <w:rStyle w:val="CommentReference"/>
        </w:rPr>
        <w:annotationRef/>
      </w:r>
      <w:r>
        <w:t xml:space="preserve">Wrong cite. Use </w:t>
      </w:r>
      <w:proofErr w:type="spellStart"/>
      <w:r>
        <w:t>Doak</w:t>
      </w:r>
      <w:proofErr w:type="spellEnd"/>
      <w:r>
        <w:t xml:space="preserve"> et al inevitable surprises</w:t>
      </w:r>
    </w:p>
  </w:comment>
  <w:comment w:id="122" w:author="Jameal Samhouri" w:date="2017-04-22T09:58:00Z" w:initials="JS">
    <w:p w14:paraId="14A5F3F9" w14:textId="12D79895" w:rsidR="003F3CDF" w:rsidRDefault="003F3CDF">
      <w:pPr>
        <w:pStyle w:val="CommentText"/>
      </w:pPr>
      <w:r>
        <w:rPr>
          <w:rStyle w:val="CommentReference"/>
        </w:rPr>
        <w:annotationRef/>
      </w:r>
      <w:r>
        <w:t>The only thing you might add here or elsewhere in the Discussion is an argument for how this model of population TPs serves as an appropriate proxy for ecosystem TPs</w:t>
      </w:r>
    </w:p>
  </w:comment>
  <w:comment w:id="124" w:author="Crow White" w:date="2017-04-22T09:46:00Z" w:initials="CW">
    <w:p w14:paraId="39F0E78E" w14:textId="77777777" w:rsidR="003F3CDF" w:rsidRDefault="003F3CDF">
      <w:pPr>
        <w:pStyle w:val="CommentText"/>
      </w:pPr>
      <w:r>
        <w:rPr>
          <w:rStyle w:val="CommentReference"/>
        </w:rPr>
        <w:annotationRef/>
      </w:r>
      <w:r>
        <w:t xml:space="preserve">Reading through the Intro and Methods, I was expecting a figure that plots NPV (the ultimate metric of value that incorporates revenue from harvest, cost from monitoring, and the time discount) as a function of management strategy (e.g., precautionary versus others). Such a figure would clearly indicate what strategy is the most valuable. </w:t>
      </w:r>
    </w:p>
    <w:p w14:paraId="203A0018" w14:textId="77777777" w:rsidR="003F3CDF" w:rsidRDefault="003F3CDF">
      <w:pPr>
        <w:pStyle w:val="CommentText"/>
      </w:pPr>
    </w:p>
    <w:p w14:paraId="6777612A" w14:textId="6148B8DB" w:rsidR="003F3CDF" w:rsidRDefault="003F3CDF">
      <w:pPr>
        <w:pStyle w:val="CommentText"/>
      </w:pPr>
      <w:r>
        <w:t>JS: I believe Fig4 does this nicely</w:t>
      </w:r>
    </w:p>
  </w:comment>
  <w:comment w:id="125" w:author="Jameal Samhouri" w:date="2017-04-22T10:01:00Z" w:initials="JS">
    <w:p w14:paraId="77BEB3AC" w14:textId="03B7917E" w:rsidR="00C92DF5" w:rsidRDefault="00C92DF5">
      <w:pPr>
        <w:pStyle w:val="CommentText"/>
      </w:pPr>
      <w:r>
        <w:rPr>
          <w:rStyle w:val="CommentReference"/>
        </w:rPr>
        <w:annotationRef/>
      </w:r>
      <w:r>
        <w:rPr>
          <w:rStyle w:val="CommentReference"/>
        </w:rPr>
        <w:t xml:space="preserve">Better </w:t>
      </w:r>
      <w:r>
        <w:t xml:space="preserve">if y axis labels read more </w:t>
      </w:r>
      <w:proofErr w:type="spellStart"/>
      <w:r>
        <w:t>vs</w:t>
      </w:r>
      <w:proofErr w:type="spellEnd"/>
      <w:r>
        <w:t xml:space="preserve"> less investment/monitoring investment?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3AEC954" w15:done="0"/>
  <w15:commentEx w15:paraId="644554B6" w15:done="0"/>
  <w15:commentEx w15:paraId="5304DB54" w15:done="0"/>
  <w15:commentEx w15:paraId="763F0A9F" w15:done="0"/>
  <w15:commentEx w15:paraId="756E671C" w15:done="0"/>
  <w15:commentEx w15:paraId="55D4A0A3" w15:done="0"/>
  <w15:commentEx w15:paraId="78319EAD" w15:done="0"/>
  <w15:commentEx w15:paraId="5153FA20" w15:done="0"/>
  <w15:commentEx w15:paraId="1E966702" w15:done="0"/>
  <w15:commentEx w15:paraId="23FBFBAA" w15:done="0"/>
  <w15:commentEx w15:paraId="7692C26C" w15:done="0"/>
  <w15:commentEx w15:paraId="73ABFE95" w15:paraIdParent="7692C26C" w15:done="0"/>
  <w15:commentEx w15:paraId="4D81A83A" w15:paraIdParent="7692C26C" w15:done="0"/>
  <w15:commentEx w15:paraId="52B71F87" w15:done="0"/>
  <w15:commentEx w15:paraId="4C93E915" w15:done="0"/>
  <w15:commentEx w15:paraId="610CB178" w15:done="0"/>
  <w15:commentEx w15:paraId="27632ED3" w15:done="0"/>
  <w15:commentEx w15:paraId="4DA93777" w15:done="0"/>
  <w15:commentEx w15:paraId="55F56DC7" w15:done="0"/>
  <w15:commentEx w15:paraId="74B5E53E" w15:done="0"/>
  <w15:commentEx w15:paraId="2F5BE0E1" w15:done="0"/>
  <w15:commentEx w15:paraId="17E1D47A" w15:done="0"/>
  <w15:commentEx w15:paraId="6B85EF16" w15:done="0"/>
  <w15:commentEx w15:paraId="53665929" w15:done="0"/>
  <w15:commentEx w15:paraId="4098DC9E" w15:done="0"/>
  <w15:commentEx w15:paraId="305E76D0" w15:done="0"/>
  <w15:commentEx w15:paraId="3838B803" w15:done="0"/>
  <w15:commentEx w15:paraId="1E15729C" w15:paraIdParent="3838B803" w15:done="0"/>
  <w15:commentEx w15:paraId="433ABBA7" w15:done="0"/>
  <w15:commentEx w15:paraId="000AD1F8" w15:done="0"/>
  <w15:commentEx w15:paraId="4B38B4BA" w15:done="0"/>
  <w15:commentEx w15:paraId="3CF4DC09" w15:done="0"/>
  <w15:commentEx w15:paraId="6777612A"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CCD423" w14:textId="77777777" w:rsidR="003F3CDF" w:rsidRDefault="003F3CDF" w:rsidP="00135D5C">
      <w:r>
        <w:separator/>
      </w:r>
    </w:p>
  </w:endnote>
  <w:endnote w:type="continuationSeparator" w:id="0">
    <w:p w14:paraId="19E016A6" w14:textId="77777777" w:rsidR="003F3CDF" w:rsidRDefault="003F3CDF"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ucida Grande">
    <w:altName w:val="Arial"/>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Segoe UI">
    <w:altName w:val="Calibri"/>
    <w:charset w:val="00"/>
    <w:family w:val="swiss"/>
    <w:pitch w:val="variable"/>
    <w:sig w:usb0="E10022FF" w:usb1="C000E47F" w:usb2="00000029" w:usb3="00000000" w:csb0="000001DF" w:csb1="00000000"/>
  </w:font>
  <w:font w:name="Cambria Math">
    <w:panose1 w:val="02040503050406030204"/>
    <w:charset w:val="00"/>
    <w:family w:val="auto"/>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442C7CF" w14:textId="77777777" w:rsidR="003F3CDF" w:rsidRDefault="003F3CDF" w:rsidP="00135D5C">
      <w:r>
        <w:separator/>
      </w:r>
    </w:p>
  </w:footnote>
  <w:footnote w:type="continuationSeparator" w:id="0">
    <w:p w14:paraId="6AE79983" w14:textId="77777777" w:rsidR="003F3CDF" w:rsidRDefault="003F3CDF" w:rsidP="00135D5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1163F0"/>
    <w:multiLevelType w:val="hybridMultilevel"/>
    <w:tmpl w:val="106451F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690656E"/>
    <w:multiLevelType w:val="multilevel"/>
    <w:tmpl w:val="E10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0E8A72EA"/>
    <w:multiLevelType w:val="hybridMultilevel"/>
    <w:tmpl w:val="6C7C29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FD27E87"/>
    <w:multiLevelType w:val="hybridMultilevel"/>
    <w:tmpl w:val="A3A4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35B05EF"/>
    <w:multiLevelType w:val="multilevel"/>
    <w:tmpl w:val="C4C4413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8">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366D25AE"/>
    <w:multiLevelType w:val="multilevel"/>
    <w:tmpl w:val="957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11F2919"/>
    <w:multiLevelType w:val="hybridMultilevel"/>
    <w:tmpl w:val="1B18AB1C"/>
    <w:lvl w:ilvl="0" w:tplc="F0860F80">
      <w:start w:val="1"/>
      <w:numFmt w:val="decimal"/>
      <w:lvlText w:val="(%1)"/>
      <w:lvlJc w:val="left"/>
      <w:pPr>
        <w:ind w:left="1180" w:hanging="40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7">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7"/>
  </w:num>
  <w:num w:numId="3">
    <w:abstractNumId w:val="1"/>
  </w:num>
  <w:num w:numId="4">
    <w:abstractNumId w:val="4"/>
  </w:num>
  <w:num w:numId="5">
    <w:abstractNumId w:val="11"/>
  </w:num>
  <w:num w:numId="6">
    <w:abstractNumId w:val="8"/>
  </w:num>
  <w:num w:numId="7">
    <w:abstractNumId w:val="14"/>
  </w:num>
  <w:num w:numId="8">
    <w:abstractNumId w:val="13"/>
  </w:num>
  <w:num w:numId="9">
    <w:abstractNumId w:val="15"/>
  </w:num>
  <w:num w:numId="10">
    <w:abstractNumId w:val="10"/>
  </w:num>
  <w:num w:numId="11">
    <w:abstractNumId w:val="2"/>
  </w:num>
  <w:num w:numId="12">
    <w:abstractNumId w:val="16"/>
  </w:num>
  <w:num w:numId="13">
    <w:abstractNumId w:val="6"/>
  </w:num>
  <w:num w:numId="14">
    <w:abstractNumId w:val="7"/>
    <w:lvlOverride w:ilvl="0">
      <w:startOverride w:val="1"/>
    </w:lvlOverride>
  </w:num>
  <w:num w:numId="15">
    <w:abstractNumId w:val="12"/>
  </w:num>
  <w:num w:numId="16">
    <w:abstractNumId w:val="3"/>
  </w:num>
  <w:num w:numId="17">
    <w:abstractNumId w:val="0"/>
  </w:num>
  <w:num w:numId="18">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row White">
    <w15:presenceInfo w15:providerId="AD" w15:userId="S-1-5-21-361173292-92456484-2263411043-1413"/>
  </w15:person>
  <w15:person w15:author="Adrian Stier">
    <w15:presenceInfo w15:providerId="Windows Live" w15:userId="af3c3376d5e677fa"/>
  </w15:person>
  <w15:person w15:author="Jameal Samhouri">
    <w15:presenceInfo w15:providerId="None" w15:userId="Jameal Samhour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Ecology Letters&lt;/Style&gt;&lt;LeftDelim&gt;{&lt;/LeftDelim&gt;&lt;RightDelim&gt;}&lt;/RightDelim&gt;&lt;FontName&gt;Helvetic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rza9wtbra05fevxvw5svf8d0a9a0ptptvp&quot;&gt;Stier_Library&lt;record-ids&gt;&lt;item&gt;4246&lt;/item&gt;&lt;item&gt;4361&lt;/item&gt;&lt;item&gt;8026&lt;/item&gt;&lt;item&gt;8048&lt;/item&gt;&lt;item&gt;8077&lt;/item&gt;&lt;item&gt;8328&lt;/item&gt;&lt;item&gt;8452&lt;/item&gt;&lt;item&gt;8453&lt;/item&gt;&lt;item&gt;8454&lt;/item&gt;&lt;item&gt;8455&lt;/item&gt;&lt;item&gt;8456&lt;/item&gt;&lt;item&gt;8457&lt;/item&gt;&lt;item&gt;8458&lt;/item&gt;&lt;item&gt;8459&lt;/item&gt;&lt;/record-ids&gt;&lt;/item&gt;&lt;/Libraries&gt;"/>
  </w:docVars>
  <w:rsids>
    <w:rsidRoot w:val="00EA4926"/>
    <w:rsid w:val="00000104"/>
    <w:rsid w:val="00000549"/>
    <w:rsid w:val="000005D9"/>
    <w:rsid w:val="00000733"/>
    <w:rsid w:val="00000928"/>
    <w:rsid w:val="00000D1E"/>
    <w:rsid w:val="00001AA5"/>
    <w:rsid w:val="00002A0A"/>
    <w:rsid w:val="00005901"/>
    <w:rsid w:val="000105EB"/>
    <w:rsid w:val="00010718"/>
    <w:rsid w:val="0001115B"/>
    <w:rsid w:val="00012A3D"/>
    <w:rsid w:val="00013C23"/>
    <w:rsid w:val="000140F5"/>
    <w:rsid w:val="00014C60"/>
    <w:rsid w:val="00015507"/>
    <w:rsid w:val="00017065"/>
    <w:rsid w:val="000175B0"/>
    <w:rsid w:val="00017F4B"/>
    <w:rsid w:val="0002087A"/>
    <w:rsid w:val="0002156A"/>
    <w:rsid w:val="000229A9"/>
    <w:rsid w:val="000240AD"/>
    <w:rsid w:val="00027F99"/>
    <w:rsid w:val="00030EC2"/>
    <w:rsid w:val="00030FE8"/>
    <w:rsid w:val="0003223B"/>
    <w:rsid w:val="00032BBC"/>
    <w:rsid w:val="00034507"/>
    <w:rsid w:val="000354FD"/>
    <w:rsid w:val="00035AE1"/>
    <w:rsid w:val="00035B6B"/>
    <w:rsid w:val="00036BA2"/>
    <w:rsid w:val="00037ABE"/>
    <w:rsid w:val="000418D3"/>
    <w:rsid w:val="00042E40"/>
    <w:rsid w:val="000437E9"/>
    <w:rsid w:val="00043C70"/>
    <w:rsid w:val="00045D2C"/>
    <w:rsid w:val="000460B4"/>
    <w:rsid w:val="00051687"/>
    <w:rsid w:val="000524C2"/>
    <w:rsid w:val="0005405C"/>
    <w:rsid w:val="0005467A"/>
    <w:rsid w:val="00055097"/>
    <w:rsid w:val="00055424"/>
    <w:rsid w:val="00055D84"/>
    <w:rsid w:val="00056C60"/>
    <w:rsid w:val="00056E95"/>
    <w:rsid w:val="00057233"/>
    <w:rsid w:val="0005769B"/>
    <w:rsid w:val="0006213F"/>
    <w:rsid w:val="000626DC"/>
    <w:rsid w:val="0006444E"/>
    <w:rsid w:val="00064856"/>
    <w:rsid w:val="000656D3"/>
    <w:rsid w:val="00067023"/>
    <w:rsid w:val="00067FDC"/>
    <w:rsid w:val="0007003B"/>
    <w:rsid w:val="0007073E"/>
    <w:rsid w:val="00072CB4"/>
    <w:rsid w:val="00073DBF"/>
    <w:rsid w:val="00073EE0"/>
    <w:rsid w:val="00074A3A"/>
    <w:rsid w:val="00075A42"/>
    <w:rsid w:val="000762F3"/>
    <w:rsid w:val="000807F2"/>
    <w:rsid w:val="00080D17"/>
    <w:rsid w:val="00080D69"/>
    <w:rsid w:val="000814E3"/>
    <w:rsid w:val="00081FA2"/>
    <w:rsid w:val="000823F6"/>
    <w:rsid w:val="0008430E"/>
    <w:rsid w:val="0008452C"/>
    <w:rsid w:val="000847BF"/>
    <w:rsid w:val="00084B2A"/>
    <w:rsid w:val="000869C2"/>
    <w:rsid w:val="00086CE5"/>
    <w:rsid w:val="000879F4"/>
    <w:rsid w:val="000901CF"/>
    <w:rsid w:val="00090C66"/>
    <w:rsid w:val="000910A9"/>
    <w:rsid w:val="00091253"/>
    <w:rsid w:val="000920E6"/>
    <w:rsid w:val="000936DC"/>
    <w:rsid w:val="000953F0"/>
    <w:rsid w:val="00097935"/>
    <w:rsid w:val="00097BDF"/>
    <w:rsid w:val="000A07BA"/>
    <w:rsid w:val="000A0CC2"/>
    <w:rsid w:val="000A30EC"/>
    <w:rsid w:val="000A36EF"/>
    <w:rsid w:val="000A52A2"/>
    <w:rsid w:val="000A53DB"/>
    <w:rsid w:val="000A5E43"/>
    <w:rsid w:val="000A61E0"/>
    <w:rsid w:val="000A638F"/>
    <w:rsid w:val="000A6435"/>
    <w:rsid w:val="000A64FE"/>
    <w:rsid w:val="000A6E60"/>
    <w:rsid w:val="000A7411"/>
    <w:rsid w:val="000A75E1"/>
    <w:rsid w:val="000A7A56"/>
    <w:rsid w:val="000A7F71"/>
    <w:rsid w:val="000B15BE"/>
    <w:rsid w:val="000B21F8"/>
    <w:rsid w:val="000B470F"/>
    <w:rsid w:val="000B4A7A"/>
    <w:rsid w:val="000B54F0"/>
    <w:rsid w:val="000B56BC"/>
    <w:rsid w:val="000B5754"/>
    <w:rsid w:val="000B7485"/>
    <w:rsid w:val="000B7BB6"/>
    <w:rsid w:val="000B7CCD"/>
    <w:rsid w:val="000C1142"/>
    <w:rsid w:val="000C253D"/>
    <w:rsid w:val="000C2EA4"/>
    <w:rsid w:val="000C41E2"/>
    <w:rsid w:val="000C489C"/>
    <w:rsid w:val="000C54FE"/>
    <w:rsid w:val="000C5D7B"/>
    <w:rsid w:val="000C6015"/>
    <w:rsid w:val="000C6E81"/>
    <w:rsid w:val="000C77B0"/>
    <w:rsid w:val="000D0034"/>
    <w:rsid w:val="000D02B5"/>
    <w:rsid w:val="000D0AC5"/>
    <w:rsid w:val="000D0C63"/>
    <w:rsid w:val="000D1ADB"/>
    <w:rsid w:val="000D2B66"/>
    <w:rsid w:val="000D60B9"/>
    <w:rsid w:val="000D6496"/>
    <w:rsid w:val="000D6717"/>
    <w:rsid w:val="000D71E0"/>
    <w:rsid w:val="000D7A36"/>
    <w:rsid w:val="000E1081"/>
    <w:rsid w:val="000E1CB4"/>
    <w:rsid w:val="000E24D4"/>
    <w:rsid w:val="000E2671"/>
    <w:rsid w:val="000E386C"/>
    <w:rsid w:val="000E4B23"/>
    <w:rsid w:val="000E4BC8"/>
    <w:rsid w:val="000E50C6"/>
    <w:rsid w:val="000E6696"/>
    <w:rsid w:val="000E67EE"/>
    <w:rsid w:val="000E6926"/>
    <w:rsid w:val="000E698C"/>
    <w:rsid w:val="000F0EC7"/>
    <w:rsid w:val="000F2389"/>
    <w:rsid w:val="000F25F8"/>
    <w:rsid w:val="000F26C5"/>
    <w:rsid w:val="000F3759"/>
    <w:rsid w:val="000F3B0A"/>
    <w:rsid w:val="000F476C"/>
    <w:rsid w:val="000F5FBD"/>
    <w:rsid w:val="000F6384"/>
    <w:rsid w:val="000F66DC"/>
    <w:rsid w:val="000F6E11"/>
    <w:rsid w:val="000F7E36"/>
    <w:rsid w:val="0010088B"/>
    <w:rsid w:val="00102BC1"/>
    <w:rsid w:val="00103088"/>
    <w:rsid w:val="001043D9"/>
    <w:rsid w:val="00104868"/>
    <w:rsid w:val="001051F9"/>
    <w:rsid w:val="00105D06"/>
    <w:rsid w:val="00106445"/>
    <w:rsid w:val="0010719A"/>
    <w:rsid w:val="001107BC"/>
    <w:rsid w:val="001108A6"/>
    <w:rsid w:val="00110F7F"/>
    <w:rsid w:val="001112A5"/>
    <w:rsid w:val="001115EF"/>
    <w:rsid w:val="00113DB6"/>
    <w:rsid w:val="00114129"/>
    <w:rsid w:val="00114720"/>
    <w:rsid w:val="001149C6"/>
    <w:rsid w:val="0011581A"/>
    <w:rsid w:val="00115A5E"/>
    <w:rsid w:val="0012059B"/>
    <w:rsid w:val="001228A2"/>
    <w:rsid w:val="00123731"/>
    <w:rsid w:val="00125042"/>
    <w:rsid w:val="001251A8"/>
    <w:rsid w:val="0012544A"/>
    <w:rsid w:val="00125F2B"/>
    <w:rsid w:val="001261A8"/>
    <w:rsid w:val="00126284"/>
    <w:rsid w:val="001266FD"/>
    <w:rsid w:val="00126979"/>
    <w:rsid w:val="00127592"/>
    <w:rsid w:val="001277C0"/>
    <w:rsid w:val="00127FEE"/>
    <w:rsid w:val="00131216"/>
    <w:rsid w:val="00132B06"/>
    <w:rsid w:val="00132E01"/>
    <w:rsid w:val="001341AD"/>
    <w:rsid w:val="0013445E"/>
    <w:rsid w:val="00134761"/>
    <w:rsid w:val="00135D5C"/>
    <w:rsid w:val="001361AB"/>
    <w:rsid w:val="001372FE"/>
    <w:rsid w:val="00137A9E"/>
    <w:rsid w:val="00140397"/>
    <w:rsid w:val="00140E4A"/>
    <w:rsid w:val="00141577"/>
    <w:rsid w:val="00141D67"/>
    <w:rsid w:val="001430DD"/>
    <w:rsid w:val="001433A8"/>
    <w:rsid w:val="00143673"/>
    <w:rsid w:val="00143BB8"/>
    <w:rsid w:val="001446C8"/>
    <w:rsid w:val="00146CDF"/>
    <w:rsid w:val="001477DE"/>
    <w:rsid w:val="001503FA"/>
    <w:rsid w:val="00151A85"/>
    <w:rsid w:val="0015330E"/>
    <w:rsid w:val="0015357C"/>
    <w:rsid w:val="00153F6B"/>
    <w:rsid w:val="00155703"/>
    <w:rsid w:val="00156B80"/>
    <w:rsid w:val="00156FFE"/>
    <w:rsid w:val="00160AB3"/>
    <w:rsid w:val="00160AFB"/>
    <w:rsid w:val="0016114A"/>
    <w:rsid w:val="00161963"/>
    <w:rsid w:val="00162533"/>
    <w:rsid w:val="001632F3"/>
    <w:rsid w:val="00163E3E"/>
    <w:rsid w:val="00164E67"/>
    <w:rsid w:val="0016574C"/>
    <w:rsid w:val="001658CC"/>
    <w:rsid w:val="001663C7"/>
    <w:rsid w:val="00167452"/>
    <w:rsid w:val="00167A52"/>
    <w:rsid w:val="00167FE8"/>
    <w:rsid w:val="001704B9"/>
    <w:rsid w:val="00170B74"/>
    <w:rsid w:val="00171438"/>
    <w:rsid w:val="001716C8"/>
    <w:rsid w:val="00171A5E"/>
    <w:rsid w:val="00171C87"/>
    <w:rsid w:val="00173FA2"/>
    <w:rsid w:val="00174E19"/>
    <w:rsid w:val="0017544E"/>
    <w:rsid w:val="00175C87"/>
    <w:rsid w:val="00176024"/>
    <w:rsid w:val="001761E2"/>
    <w:rsid w:val="00176CBD"/>
    <w:rsid w:val="00177457"/>
    <w:rsid w:val="001777EA"/>
    <w:rsid w:val="001801B3"/>
    <w:rsid w:val="00181EF6"/>
    <w:rsid w:val="00182080"/>
    <w:rsid w:val="001838F7"/>
    <w:rsid w:val="00183C91"/>
    <w:rsid w:val="00183F68"/>
    <w:rsid w:val="001840A1"/>
    <w:rsid w:val="00185A27"/>
    <w:rsid w:val="0018626E"/>
    <w:rsid w:val="0018711C"/>
    <w:rsid w:val="001876E3"/>
    <w:rsid w:val="001915FF"/>
    <w:rsid w:val="00191790"/>
    <w:rsid w:val="00193870"/>
    <w:rsid w:val="00193A64"/>
    <w:rsid w:val="001945F2"/>
    <w:rsid w:val="001949D3"/>
    <w:rsid w:val="00194FF6"/>
    <w:rsid w:val="00195F71"/>
    <w:rsid w:val="00196608"/>
    <w:rsid w:val="001966A5"/>
    <w:rsid w:val="001968EB"/>
    <w:rsid w:val="00197742"/>
    <w:rsid w:val="00197F79"/>
    <w:rsid w:val="001A1A25"/>
    <w:rsid w:val="001A38E4"/>
    <w:rsid w:val="001A3CE4"/>
    <w:rsid w:val="001A52DF"/>
    <w:rsid w:val="001A5A7A"/>
    <w:rsid w:val="001A61FF"/>
    <w:rsid w:val="001A7253"/>
    <w:rsid w:val="001A77E7"/>
    <w:rsid w:val="001A7D34"/>
    <w:rsid w:val="001B17CE"/>
    <w:rsid w:val="001B1FAE"/>
    <w:rsid w:val="001B27C4"/>
    <w:rsid w:val="001B2AAF"/>
    <w:rsid w:val="001B2DD7"/>
    <w:rsid w:val="001B43B3"/>
    <w:rsid w:val="001B4919"/>
    <w:rsid w:val="001B4DEE"/>
    <w:rsid w:val="001B690A"/>
    <w:rsid w:val="001B75AF"/>
    <w:rsid w:val="001C01DB"/>
    <w:rsid w:val="001C13E8"/>
    <w:rsid w:val="001C1A76"/>
    <w:rsid w:val="001C2166"/>
    <w:rsid w:val="001C2BDD"/>
    <w:rsid w:val="001C3FE1"/>
    <w:rsid w:val="001C46CB"/>
    <w:rsid w:val="001C4FB7"/>
    <w:rsid w:val="001C5213"/>
    <w:rsid w:val="001C54B9"/>
    <w:rsid w:val="001C5532"/>
    <w:rsid w:val="001C5893"/>
    <w:rsid w:val="001C5F26"/>
    <w:rsid w:val="001C6065"/>
    <w:rsid w:val="001C7224"/>
    <w:rsid w:val="001C78E6"/>
    <w:rsid w:val="001D087A"/>
    <w:rsid w:val="001D0D0B"/>
    <w:rsid w:val="001D0DF1"/>
    <w:rsid w:val="001D1421"/>
    <w:rsid w:val="001D33B6"/>
    <w:rsid w:val="001D34F7"/>
    <w:rsid w:val="001D5301"/>
    <w:rsid w:val="001D5C7E"/>
    <w:rsid w:val="001D608F"/>
    <w:rsid w:val="001D682D"/>
    <w:rsid w:val="001D7ECD"/>
    <w:rsid w:val="001E0063"/>
    <w:rsid w:val="001E044E"/>
    <w:rsid w:val="001E08B3"/>
    <w:rsid w:val="001E1282"/>
    <w:rsid w:val="001E1B2C"/>
    <w:rsid w:val="001E1F1C"/>
    <w:rsid w:val="001E24EF"/>
    <w:rsid w:val="001E286F"/>
    <w:rsid w:val="001E400D"/>
    <w:rsid w:val="001E571F"/>
    <w:rsid w:val="001E579D"/>
    <w:rsid w:val="001E6D63"/>
    <w:rsid w:val="001F03CC"/>
    <w:rsid w:val="001F0907"/>
    <w:rsid w:val="001F0A49"/>
    <w:rsid w:val="001F0DC5"/>
    <w:rsid w:val="001F0E38"/>
    <w:rsid w:val="001F1D2C"/>
    <w:rsid w:val="001F2F09"/>
    <w:rsid w:val="001F41EF"/>
    <w:rsid w:val="001F5CDF"/>
    <w:rsid w:val="001F6772"/>
    <w:rsid w:val="001F74B9"/>
    <w:rsid w:val="001F76E4"/>
    <w:rsid w:val="00200BD0"/>
    <w:rsid w:val="00201DF3"/>
    <w:rsid w:val="0020241E"/>
    <w:rsid w:val="002041D9"/>
    <w:rsid w:val="002043A6"/>
    <w:rsid w:val="00205BC7"/>
    <w:rsid w:val="0020694C"/>
    <w:rsid w:val="00207CAC"/>
    <w:rsid w:val="0021032B"/>
    <w:rsid w:val="0021105A"/>
    <w:rsid w:val="00211521"/>
    <w:rsid w:val="00211620"/>
    <w:rsid w:val="00211779"/>
    <w:rsid w:val="00211D22"/>
    <w:rsid w:val="00212DD7"/>
    <w:rsid w:val="00213D26"/>
    <w:rsid w:val="002141E4"/>
    <w:rsid w:val="0021420C"/>
    <w:rsid w:val="00214262"/>
    <w:rsid w:val="002153B6"/>
    <w:rsid w:val="002156DA"/>
    <w:rsid w:val="002157FA"/>
    <w:rsid w:val="00215A73"/>
    <w:rsid w:val="00216989"/>
    <w:rsid w:val="0021760A"/>
    <w:rsid w:val="0021778B"/>
    <w:rsid w:val="0022029E"/>
    <w:rsid w:val="00220A90"/>
    <w:rsid w:val="0022223C"/>
    <w:rsid w:val="0022330C"/>
    <w:rsid w:val="00223B96"/>
    <w:rsid w:val="00224136"/>
    <w:rsid w:val="002244CB"/>
    <w:rsid w:val="00225316"/>
    <w:rsid w:val="002259D7"/>
    <w:rsid w:val="002267AB"/>
    <w:rsid w:val="00227285"/>
    <w:rsid w:val="002279DC"/>
    <w:rsid w:val="0023021B"/>
    <w:rsid w:val="00230768"/>
    <w:rsid w:val="00230796"/>
    <w:rsid w:val="0023282F"/>
    <w:rsid w:val="002334F6"/>
    <w:rsid w:val="00233FD3"/>
    <w:rsid w:val="00234836"/>
    <w:rsid w:val="0023491A"/>
    <w:rsid w:val="00234A53"/>
    <w:rsid w:val="00234AE7"/>
    <w:rsid w:val="00234E8E"/>
    <w:rsid w:val="002366A6"/>
    <w:rsid w:val="002367A7"/>
    <w:rsid w:val="00236AD5"/>
    <w:rsid w:val="00236EBC"/>
    <w:rsid w:val="00237D59"/>
    <w:rsid w:val="002409FA"/>
    <w:rsid w:val="00240A1C"/>
    <w:rsid w:val="002414FD"/>
    <w:rsid w:val="00241882"/>
    <w:rsid w:val="002433F1"/>
    <w:rsid w:val="002437A1"/>
    <w:rsid w:val="00244D28"/>
    <w:rsid w:val="002464C0"/>
    <w:rsid w:val="00247A7D"/>
    <w:rsid w:val="00250CAD"/>
    <w:rsid w:val="00253166"/>
    <w:rsid w:val="002540BB"/>
    <w:rsid w:val="002548A8"/>
    <w:rsid w:val="00254BA2"/>
    <w:rsid w:val="00255456"/>
    <w:rsid w:val="00256F1E"/>
    <w:rsid w:val="00256F91"/>
    <w:rsid w:val="00257D20"/>
    <w:rsid w:val="00260959"/>
    <w:rsid w:val="00260BCF"/>
    <w:rsid w:val="00260DF2"/>
    <w:rsid w:val="00260E11"/>
    <w:rsid w:val="002621A5"/>
    <w:rsid w:val="00262AEF"/>
    <w:rsid w:val="002633A4"/>
    <w:rsid w:val="00263781"/>
    <w:rsid w:val="00264A0D"/>
    <w:rsid w:val="002671A2"/>
    <w:rsid w:val="002674AC"/>
    <w:rsid w:val="00270316"/>
    <w:rsid w:val="0027142D"/>
    <w:rsid w:val="002716AB"/>
    <w:rsid w:val="002727E8"/>
    <w:rsid w:val="00272A37"/>
    <w:rsid w:val="0027335B"/>
    <w:rsid w:val="0027357B"/>
    <w:rsid w:val="002738FD"/>
    <w:rsid w:val="00273932"/>
    <w:rsid w:val="00275B00"/>
    <w:rsid w:val="0027785D"/>
    <w:rsid w:val="00280EBB"/>
    <w:rsid w:val="002818A7"/>
    <w:rsid w:val="00283177"/>
    <w:rsid w:val="002834C1"/>
    <w:rsid w:val="00283511"/>
    <w:rsid w:val="002851F5"/>
    <w:rsid w:val="00285A53"/>
    <w:rsid w:val="00285A61"/>
    <w:rsid w:val="00285C11"/>
    <w:rsid w:val="00286797"/>
    <w:rsid w:val="00286FDA"/>
    <w:rsid w:val="00287C22"/>
    <w:rsid w:val="00291D0F"/>
    <w:rsid w:val="002933B5"/>
    <w:rsid w:val="002937D2"/>
    <w:rsid w:val="00294391"/>
    <w:rsid w:val="00295023"/>
    <w:rsid w:val="002956DD"/>
    <w:rsid w:val="002961C9"/>
    <w:rsid w:val="00296B45"/>
    <w:rsid w:val="002A0C5F"/>
    <w:rsid w:val="002A360C"/>
    <w:rsid w:val="002A3B6B"/>
    <w:rsid w:val="002A4104"/>
    <w:rsid w:val="002B1698"/>
    <w:rsid w:val="002B1D5B"/>
    <w:rsid w:val="002B1E08"/>
    <w:rsid w:val="002B37FB"/>
    <w:rsid w:val="002B6213"/>
    <w:rsid w:val="002B68BD"/>
    <w:rsid w:val="002B753F"/>
    <w:rsid w:val="002C01BB"/>
    <w:rsid w:val="002C038F"/>
    <w:rsid w:val="002C2049"/>
    <w:rsid w:val="002C23FC"/>
    <w:rsid w:val="002C4E99"/>
    <w:rsid w:val="002C619E"/>
    <w:rsid w:val="002C6D5D"/>
    <w:rsid w:val="002C71C5"/>
    <w:rsid w:val="002C7231"/>
    <w:rsid w:val="002C7454"/>
    <w:rsid w:val="002D198C"/>
    <w:rsid w:val="002D1A12"/>
    <w:rsid w:val="002D269A"/>
    <w:rsid w:val="002D30DC"/>
    <w:rsid w:val="002D40F3"/>
    <w:rsid w:val="002D5253"/>
    <w:rsid w:val="002D6723"/>
    <w:rsid w:val="002D6CA1"/>
    <w:rsid w:val="002D6F35"/>
    <w:rsid w:val="002D7259"/>
    <w:rsid w:val="002D7AB2"/>
    <w:rsid w:val="002E03E3"/>
    <w:rsid w:val="002E1A41"/>
    <w:rsid w:val="002E294D"/>
    <w:rsid w:val="002E2CB2"/>
    <w:rsid w:val="002E3961"/>
    <w:rsid w:val="002E39CD"/>
    <w:rsid w:val="002E7780"/>
    <w:rsid w:val="002F0F1B"/>
    <w:rsid w:val="002F1AC5"/>
    <w:rsid w:val="002F1F04"/>
    <w:rsid w:val="002F21FB"/>
    <w:rsid w:val="002F2EBF"/>
    <w:rsid w:val="002F410D"/>
    <w:rsid w:val="002F5988"/>
    <w:rsid w:val="002F64A9"/>
    <w:rsid w:val="00300910"/>
    <w:rsid w:val="00300F98"/>
    <w:rsid w:val="0030245C"/>
    <w:rsid w:val="00302537"/>
    <w:rsid w:val="003030A9"/>
    <w:rsid w:val="003038C0"/>
    <w:rsid w:val="003041B4"/>
    <w:rsid w:val="00305441"/>
    <w:rsid w:val="00307513"/>
    <w:rsid w:val="00312A7A"/>
    <w:rsid w:val="00312C20"/>
    <w:rsid w:val="00321EF4"/>
    <w:rsid w:val="00323101"/>
    <w:rsid w:val="003250F7"/>
    <w:rsid w:val="00325A3A"/>
    <w:rsid w:val="0032699A"/>
    <w:rsid w:val="0032791E"/>
    <w:rsid w:val="00330924"/>
    <w:rsid w:val="00331440"/>
    <w:rsid w:val="00331AE0"/>
    <w:rsid w:val="00331EB5"/>
    <w:rsid w:val="00332702"/>
    <w:rsid w:val="00335F01"/>
    <w:rsid w:val="003375A7"/>
    <w:rsid w:val="00340075"/>
    <w:rsid w:val="00341E3B"/>
    <w:rsid w:val="00342124"/>
    <w:rsid w:val="00342681"/>
    <w:rsid w:val="003426F7"/>
    <w:rsid w:val="0034291E"/>
    <w:rsid w:val="00342FBA"/>
    <w:rsid w:val="003435AE"/>
    <w:rsid w:val="003440F3"/>
    <w:rsid w:val="00344157"/>
    <w:rsid w:val="00344702"/>
    <w:rsid w:val="00344A84"/>
    <w:rsid w:val="00345A54"/>
    <w:rsid w:val="00345EFB"/>
    <w:rsid w:val="0034606C"/>
    <w:rsid w:val="003476B7"/>
    <w:rsid w:val="003503F0"/>
    <w:rsid w:val="00351415"/>
    <w:rsid w:val="003546B1"/>
    <w:rsid w:val="00355BC3"/>
    <w:rsid w:val="00356997"/>
    <w:rsid w:val="00357162"/>
    <w:rsid w:val="003571BF"/>
    <w:rsid w:val="00360D08"/>
    <w:rsid w:val="0036192F"/>
    <w:rsid w:val="00362018"/>
    <w:rsid w:val="00362271"/>
    <w:rsid w:val="003623C0"/>
    <w:rsid w:val="00365CD0"/>
    <w:rsid w:val="003663AE"/>
    <w:rsid w:val="003669A5"/>
    <w:rsid w:val="00366FC8"/>
    <w:rsid w:val="00367A4C"/>
    <w:rsid w:val="0037009F"/>
    <w:rsid w:val="003703B2"/>
    <w:rsid w:val="00372CA4"/>
    <w:rsid w:val="00374C01"/>
    <w:rsid w:val="00374E7F"/>
    <w:rsid w:val="00374F31"/>
    <w:rsid w:val="0037511D"/>
    <w:rsid w:val="003765FA"/>
    <w:rsid w:val="003808E3"/>
    <w:rsid w:val="00380E38"/>
    <w:rsid w:val="00382553"/>
    <w:rsid w:val="00382C09"/>
    <w:rsid w:val="003842DD"/>
    <w:rsid w:val="00385903"/>
    <w:rsid w:val="00385CA7"/>
    <w:rsid w:val="003867C9"/>
    <w:rsid w:val="0039037D"/>
    <w:rsid w:val="00393873"/>
    <w:rsid w:val="003947CD"/>
    <w:rsid w:val="0039483D"/>
    <w:rsid w:val="00395369"/>
    <w:rsid w:val="00395390"/>
    <w:rsid w:val="00395CA6"/>
    <w:rsid w:val="00395CDC"/>
    <w:rsid w:val="00396EAC"/>
    <w:rsid w:val="00397162"/>
    <w:rsid w:val="00397E19"/>
    <w:rsid w:val="003A1BE4"/>
    <w:rsid w:val="003A20A9"/>
    <w:rsid w:val="003A29D4"/>
    <w:rsid w:val="003A3718"/>
    <w:rsid w:val="003A40C3"/>
    <w:rsid w:val="003A5A82"/>
    <w:rsid w:val="003A5CE7"/>
    <w:rsid w:val="003A5CF9"/>
    <w:rsid w:val="003A609C"/>
    <w:rsid w:val="003A6A18"/>
    <w:rsid w:val="003A6B7F"/>
    <w:rsid w:val="003A725F"/>
    <w:rsid w:val="003A7290"/>
    <w:rsid w:val="003A77C7"/>
    <w:rsid w:val="003A7949"/>
    <w:rsid w:val="003A7B9F"/>
    <w:rsid w:val="003B099D"/>
    <w:rsid w:val="003B21C7"/>
    <w:rsid w:val="003B28B3"/>
    <w:rsid w:val="003B3970"/>
    <w:rsid w:val="003B60C5"/>
    <w:rsid w:val="003C0BF1"/>
    <w:rsid w:val="003C10CF"/>
    <w:rsid w:val="003C2569"/>
    <w:rsid w:val="003C28DB"/>
    <w:rsid w:val="003C3540"/>
    <w:rsid w:val="003C3F7E"/>
    <w:rsid w:val="003C4513"/>
    <w:rsid w:val="003C4930"/>
    <w:rsid w:val="003C49F2"/>
    <w:rsid w:val="003C513B"/>
    <w:rsid w:val="003C537C"/>
    <w:rsid w:val="003C59C5"/>
    <w:rsid w:val="003C60B7"/>
    <w:rsid w:val="003C60E9"/>
    <w:rsid w:val="003C6125"/>
    <w:rsid w:val="003C7B44"/>
    <w:rsid w:val="003D08F3"/>
    <w:rsid w:val="003D19C7"/>
    <w:rsid w:val="003D1E8F"/>
    <w:rsid w:val="003D22E1"/>
    <w:rsid w:val="003D48B0"/>
    <w:rsid w:val="003D4CC5"/>
    <w:rsid w:val="003D5F09"/>
    <w:rsid w:val="003D67FD"/>
    <w:rsid w:val="003D6D37"/>
    <w:rsid w:val="003D7E67"/>
    <w:rsid w:val="003E12CA"/>
    <w:rsid w:val="003E2360"/>
    <w:rsid w:val="003E2FCD"/>
    <w:rsid w:val="003E3042"/>
    <w:rsid w:val="003E347C"/>
    <w:rsid w:val="003E4DCD"/>
    <w:rsid w:val="003E545D"/>
    <w:rsid w:val="003E5486"/>
    <w:rsid w:val="003E6594"/>
    <w:rsid w:val="003F11C0"/>
    <w:rsid w:val="003F1EFF"/>
    <w:rsid w:val="003F2A24"/>
    <w:rsid w:val="003F3080"/>
    <w:rsid w:val="003F3560"/>
    <w:rsid w:val="003F3CDF"/>
    <w:rsid w:val="003F3F38"/>
    <w:rsid w:val="003F6177"/>
    <w:rsid w:val="003F6580"/>
    <w:rsid w:val="003F7813"/>
    <w:rsid w:val="00400B8E"/>
    <w:rsid w:val="00400DBD"/>
    <w:rsid w:val="00400F2A"/>
    <w:rsid w:val="00400F6C"/>
    <w:rsid w:val="0040141F"/>
    <w:rsid w:val="00401C55"/>
    <w:rsid w:val="0040280B"/>
    <w:rsid w:val="00403E71"/>
    <w:rsid w:val="0040421F"/>
    <w:rsid w:val="004045EF"/>
    <w:rsid w:val="00404E42"/>
    <w:rsid w:val="004055E6"/>
    <w:rsid w:val="00405667"/>
    <w:rsid w:val="00407177"/>
    <w:rsid w:val="00407BE3"/>
    <w:rsid w:val="00407CFB"/>
    <w:rsid w:val="00407FED"/>
    <w:rsid w:val="004108A1"/>
    <w:rsid w:val="004117F9"/>
    <w:rsid w:val="00412FCD"/>
    <w:rsid w:val="00413A50"/>
    <w:rsid w:val="00413F7A"/>
    <w:rsid w:val="0041490E"/>
    <w:rsid w:val="00414C19"/>
    <w:rsid w:val="0042004D"/>
    <w:rsid w:val="004200B2"/>
    <w:rsid w:val="004201BA"/>
    <w:rsid w:val="004206B9"/>
    <w:rsid w:val="004207DC"/>
    <w:rsid w:val="0042138B"/>
    <w:rsid w:val="00421D99"/>
    <w:rsid w:val="00423AB5"/>
    <w:rsid w:val="00423CCA"/>
    <w:rsid w:val="004250DF"/>
    <w:rsid w:val="00425F02"/>
    <w:rsid w:val="004261D0"/>
    <w:rsid w:val="004264FB"/>
    <w:rsid w:val="004271DD"/>
    <w:rsid w:val="00427702"/>
    <w:rsid w:val="00430114"/>
    <w:rsid w:val="00431200"/>
    <w:rsid w:val="00431416"/>
    <w:rsid w:val="0043160D"/>
    <w:rsid w:val="00432FF9"/>
    <w:rsid w:val="00433F41"/>
    <w:rsid w:val="00433F5A"/>
    <w:rsid w:val="00434B90"/>
    <w:rsid w:val="00435071"/>
    <w:rsid w:val="004352AB"/>
    <w:rsid w:val="00435DD9"/>
    <w:rsid w:val="004367AD"/>
    <w:rsid w:val="00436E8E"/>
    <w:rsid w:val="0043776B"/>
    <w:rsid w:val="00437F91"/>
    <w:rsid w:val="0044109F"/>
    <w:rsid w:val="00442CE6"/>
    <w:rsid w:val="00442E9E"/>
    <w:rsid w:val="00442FAD"/>
    <w:rsid w:val="0044422E"/>
    <w:rsid w:val="00444278"/>
    <w:rsid w:val="004442EA"/>
    <w:rsid w:val="004445D3"/>
    <w:rsid w:val="004471F2"/>
    <w:rsid w:val="0045028A"/>
    <w:rsid w:val="00450605"/>
    <w:rsid w:val="004519BF"/>
    <w:rsid w:val="00453D75"/>
    <w:rsid w:val="00454793"/>
    <w:rsid w:val="00455D7C"/>
    <w:rsid w:val="0045687C"/>
    <w:rsid w:val="00456920"/>
    <w:rsid w:val="00457BDA"/>
    <w:rsid w:val="00461856"/>
    <w:rsid w:val="0046187D"/>
    <w:rsid w:val="0046231B"/>
    <w:rsid w:val="004641FB"/>
    <w:rsid w:val="00466369"/>
    <w:rsid w:val="00466793"/>
    <w:rsid w:val="00466A9D"/>
    <w:rsid w:val="004676D2"/>
    <w:rsid w:val="00467F98"/>
    <w:rsid w:val="004739EB"/>
    <w:rsid w:val="00473EB7"/>
    <w:rsid w:val="004758C3"/>
    <w:rsid w:val="00476BB8"/>
    <w:rsid w:val="0047766C"/>
    <w:rsid w:val="00477FE4"/>
    <w:rsid w:val="00480363"/>
    <w:rsid w:val="00480B70"/>
    <w:rsid w:val="00480FF3"/>
    <w:rsid w:val="004813DA"/>
    <w:rsid w:val="00481E32"/>
    <w:rsid w:val="00481EF0"/>
    <w:rsid w:val="00483A26"/>
    <w:rsid w:val="00483B02"/>
    <w:rsid w:val="00485EE6"/>
    <w:rsid w:val="00486187"/>
    <w:rsid w:val="004866D3"/>
    <w:rsid w:val="00486C18"/>
    <w:rsid w:val="004879B3"/>
    <w:rsid w:val="00487E08"/>
    <w:rsid w:val="00490125"/>
    <w:rsid w:val="0049022C"/>
    <w:rsid w:val="0049032F"/>
    <w:rsid w:val="0049083F"/>
    <w:rsid w:val="0049147E"/>
    <w:rsid w:val="00492EF5"/>
    <w:rsid w:val="00492F1C"/>
    <w:rsid w:val="00493E2E"/>
    <w:rsid w:val="00494745"/>
    <w:rsid w:val="004948F7"/>
    <w:rsid w:val="00494D2F"/>
    <w:rsid w:val="00495D8C"/>
    <w:rsid w:val="0049640F"/>
    <w:rsid w:val="00496C2C"/>
    <w:rsid w:val="00496CEF"/>
    <w:rsid w:val="004972A1"/>
    <w:rsid w:val="004A0E87"/>
    <w:rsid w:val="004A131B"/>
    <w:rsid w:val="004A23D3"/>
    <w:rsid w:val="004A29D8"/>
    <w:rsid w:val="004A3C47"/>
    <w:rsid w:val="004A4F80"/>
    <w:rsid w:val="004A52C8"/>
    <w:rsid w:val="004A63CD"/>
    <w:rsid w:val="004A6454"/>
    <w:rsid w:val="004A65CB"/>
    <w:rsid w:val="004A7D4E"/>
    <w:rsid w:val="004B02FC"/>
    <w:rsid w:val="004B09AE"/>
    <w:rsid w:val="004B0E4B"/>
    <w:rsid w:val="004B151D"/>
    <w:rsid w:val="004B2744"/>
    <w:rsid w:val="004B4748"/>
    <w:rsid w:val="004B4FF8"/>
    <w:rsid w:val="004B5027"/>
    <w:rsid w:val="004B5079"/>
    <w:rsid w:val="004B55CE"/>
    <w:rsid w:val="004B6627"/>
    <w:rsid w:val="004C02ED"/>
    <w:rsid w:val="004C05AC"/>
    <w:rsid w:val="004C1101"/>
    <w:rsid w:val="004C1294"/>
    <w:rsid w:val="004C16FE"/>
    <w:rsid w:val="004C35D8"/>
    <w:rsid w:val="004C4D00"/>
    <w:rsid w:val="004C5771"/>
    <w:rsid w:val="004C654B"/>
    <w:rsid w:val="004C7606"/>
    <w:rsid w:val="004D042C"/>
    <w:rsid w:val="004D1678"/>
    <w:rsid w:val="004D219F"/>
    <w:rsid w:val="004D2470"/>
    <w:rsid w:val="004D2E84"/>
    <w:rsid w:val="004D351F"/>
    <w:rsid w:val="004D4794"/>
    <w:rsid w:val="004D56DF"/>
    <w:rsid w:val="004D642B"/>
    <w:rsid w:val="004D6F47"/>
    <w:rsid w:val="004D7EBD"/>
    <w:rsid w:val="004E011E"/>
    <w:rsid w:val="004E202B"/>
    <w:rsid w:val="004E297D"/>
    <w:rsid w:val="004E3FD4"/>
    <w:rsid w:val="004E43F7"/>
    <w:rsid w:val="004F1994"/>
    <w:rsid w:val="004F2DF7"/>
    <w:rsid w:val="004F38C4"/>
    <w:rsid w:val="004F44F9"/>
    <w:rsid w:val="004F45A2"/>
    <w:rsid w:val="004F51CB"/>
    <w:rsid w:val="004F5277"/>
    <w:rsid w:val="004F5E69"/>
    <w:rsid w:val="004F63A4"/>
    <w:rsid w:val="004F6B19"/>
    <w:rsid w:val="004F6D9D"/>
    <w:rsid w:val="004F79E2"/>
    <w:rsid w:val="00500067"/>
    <w:rsid w:val="00500122"/>
    <w:rsid w:val="00502291"/>
    <w:rsid w:val="0050378A"/>
    <w:rsid w:val="00505070"/>
    <w:rsid w:val="005053A5"/>
    <w:rsid w:val="00505970"/>
    <w:rsid w:val="00506A4B"/>
    <w:rsid w:val="0051088D"/>
    <w:rsid w:val="00511544"/>
    <w:rsid w:val="005116B5"/>
    <w:rsid w:val="00511A40"/>
    <w:rsid w:val="00511F8E"/>
    <w:rsid w:val="00512E82"/>
    <w:rsid w:val="00513001"/>
    <w:rsid w:val="005136B0"/>
    <w:rsid w:val="00515966"/>
    <w:rsid w:val="00516DE9"/>
    <w:rsid w:val="005171FF"/>
    <w:rsid w:val="00517F5E"/>
    <w:rsid w:val="00520283"/>
    <w:rsid w:val="00522D02"/>
    <w:rsid w:val="005232F7"/>
    <w:rsid w:val="005234FF"/>
    <w:rsid w:val="00523F82"/>
    <w:rsid w:val="005255D6"/>
    <w:rsid w:val="00526AB7"/>
    <w:rsid w:val="00527276"/>
    <w:rsid w:val="00527C70"/>
    <w:rsid w:val="00530EFF"/>
    <w:rsid w:val="00531061"/>
    <w:rsid w:val="00531524"/>
    <w:rsid w:val="00532CC0"/>
    <w:rsid w:val="00533EAD"/>
    <w:rsid w:val="005341A5"/>
    <w:rsid w:val="00534350"/>
    <w:rsid w:val="0053455E"/>
    <w:rsid w:val="005355A0"/>
    <w:rsid w:val="00535988"/>
    <w:rsid w:val="00540B48"/>
    <w:rsid w:val="00542233"/>
    <w:rsid w:val="0054298A"/>
    <w:rsid w:val="00542E2F"/>
    <w:rsid w:val="0054333C"/>
    <w:rsid w:val="00543E30"/>
    <w:rsid w:val="005450E0"/>
    <w:rsid w:val="00545708"/>
    <w:rsid w:val="00546299"/>
    <w:rsid w:val="0054657C"/>
    <w:rsid w:val="0054777B"/>
    <w:rsid w:val="0055021B"/>
    <w:rsid w:val="00550724"/>
    <w:rsid w:val="00550D0E"/>
    <w:rsid w:val="005510FC"/>
    <w:rsid w:val="0055146A"/>
    <w:rsid w:val="005516A9"/>
    <w:rsid w:val="005525BB"/>
    <w:rsid w:val="005532C6"/>
    <w:rsid w:val="00555292"/>
    <w:rsid w:val="00555417"/>
    <w:rsid w:val="00555F85"/>
    <w:rsid w:val="005573F4"/>
    <w:rsid w:val="00560030"/>
    <w:rsid w:val="005606DD"/>
    <w:rsid w:val="00560935"/>
    <w:rsid w:val="00560B7C"/>
    <w:rsid w:val="00560E38"/>
    <w:rsid w:val="0056105D"/>
    <w:rsid w:val="00561D9B"/>
    <w:rsid w:val="00561FB2"/>
    <w:rsid w:val="005626B9"/>
    <w:rsid w:val="005635C0"/>
    <w:rsid w:val="00563843"/>
    <w:rsid w:val="00564962"/>
    <w:rsid w:val="005653D6"/>
    <w:rsid w:val="00565498"/>
    <w:rsid w:val="00570929"/>
    <w:rsid w:val="00570D99"/>
    <w:rsid w:val="00571058"/>
    <w:rsid w:val="00571071"/>
    <w:rsid w:val="00571557"/>
    <w:rsid w:val="005716D6"/>
    <w:rsid w:val="00571D1B"/>
    <w:rsid w:val="0057211D"/>
    <w:rsid w:val="0057298C"/>
    <w:rsid w:val="00573DBE"/>
    <w:rsid w:val="00574730"/>
    <w:rsid w:val="005749E5"/>
    <w:rsid w:val="00574F07"/>
    <w:rsid w:val="00575FCC"/>
    <w:rsid w:val="005760C4"/>
    <w:rsid w:val="00576B98"/>
    <w:rsid w:val="00576F85"/>
    <w:rsid w:val="005771FA"/>
    <w:rsid w:val="005776CF"/>
    <w:rsid w:val="00577B65"/>
    <w:rsid w:val="00580714"/>
    <w:rsid w:val="005807D5"/>
    <w:rsid w:val="00581287"/>
    <w:rsid w:val="005821C1"/>
    <w:rsid w:val="00582FDE"/>
    <w:rsid w:val="005834B4"/>
    <w:rsid w:val="00583724"/>
    <w:rsid w:val="00585166"/>
    <w:rsid w:val="005878C6"/>
    <w:rsid w:val="005901B3"/>
    <w:rsid w:val="00590C63"/>
    <w:rsid w:val="005913A6"/>
    <w:rsid w:val="0059227E"/>
    <w:rsid w:val="00592597"/>
    <w:rsid w:val="00592DDA"/>
    <w:rsid w:val="00593793"/>
    <w:rsid w:val="005952B2"/>
    <w:rsid w:val="00595548"/>
    <w:rsid w:val="00595F1A"/>
    <w:rsid w:val="005A02B5"/>
    <w:rsid w:val="005A07C7"/>
    <w:rsid w:val="005A1766"/>
    <w:rsid w:val="005A36E3"/>
    <w:rsid w:val="005A61AA"/>
    <w:rsid w:val="005A7356"/>
    <w:rsid w:val="005A7748"/>
    <w:rsid w:val="005B13F6"/>
    <w:rsid w:val="005B1FA4"/>
    <w:rsid w:val="005B3057"/>
    <w:rsid w:val="005B50A3"/>
    <w:rsid w:val="005B69F7"/>
    <w:rsid w:val="005B7132"/>
    <w:rsid w:val="005B7365"/>
    <w:rsid w:val="005C00B8"/>
    <w:rsid w:val="005C0E01"/>
    <w:rsid w:val="005C1110"/>
    <w:rsid w:val="005C14D0"/>
    <w:rsid w:val="005C1861"/>
    <w:rsid w:val="005C1FDB"/>
    <w:rsid w:val="005C392D"/>
    <w:rsid w:val="005C3AE9"/>
    <w:rsid w:val="005C542F"/>
    <w:rsid w:val="005C5E21"/>
    <w:rsid w:val="005C7499"/>
    <w:rsid w:val="005C7C2E"/>
    <w:rsid w:val="005D02E3"/>
    <w:rsid w:val="005D1A49"/>
    <w:rsid w:val="005D3254"/>
    <w:rsid w:val="005D4007"/>
    <w:rsid w:val="005D5858"/>
    <w:rsid w:val="005D77D4"/>
    <w:rsid w:val="005E090B"/>
    <w:rsid w:val="005E0CEF"/>
    <w:rsid w:val="005E2CFA"/>
    <w:rsid w:val="005E3317"/>
    <w:rsid w:val="005E3BAA"/>
    <w:rsid w:val="005E3F44"/>
    <w:rsid w:val="005E47EC"/>
    <w:rsid w:val="005E47FC"/>
    <w:rsid w:val="005E4827"/>
    <w:rsid w:val="005E4942"/>
    <w:rsid w:val="005E4F1D"/>
    <w:rsid w:val="005E5BF0"/>
    <w:rsid w:val="005E6BCA"/>
    <w:rsid w:val="005E722B"/>
    <w:rsid w:val="005E7488"/>
    <w:rsid w:val="005E7A24"/>
    <w:rsid w:val="005E7BA4"/>
    <w:rsid w:val="005F17E4"/>
    <w:rsid w:val="005F1942"/>
    <w:rsid w:val="005F2D26"/>
    <w:rsid w:val="005F3455"/>
    <w:rsid w:val="005F3761"/>
    <w:rsid w:val="005F40F4"/>
    <w:rsid w:val="005F45F4"/>
    <w:rsid w:val="005F4E8C"/>
    <w:rsid w:val="005F5731"/>
    <w:rsid w:val="005F6E63"/>
    <w:rsid w:val="0060062E"/>
    <w:rsid w:val="0060220F"/>
    <w:rsid w:val="00602A5F"/>
    <w:rsid w:val="006049ED"/>
    <w:rsid w:val="00604B57"/>
    <w:rsid w:val="00604D51"/>
    <w:rsid w:val="0060700C"/>
    <w:rsid w:val="00607316"/>
    <w:rsid w:val="006078BE"/>
    <w:rsid w:val="006103FD"/>
    <w:rsid w:val="006106DB"/>
    <w:rsid w:val="00610924"/>
    <w:rsid w:val="006112ED"/>
    <w:rsid w:val="0061273E"/>
    <w:rsid w:val="00614769"/>
    <w:rsid w:val="00614BB8"/>
    <w:rsid w:val="00615385"/>
    <w:rsid w:val="0061543C"/>
    <w:rsid w:val="00615C4D"/>
    <w:rsid w:val="0061657F"/>
    <w:rsid w:val="006215F7"/>
    <w:rsid w:val="00621710"/>
    <w:rsid w:val="00621732"/>
    <w:rsid w:val="00621DB4"/>
    <w:rsid w:val="00622337"/>
    <w:rsid w:val="00622E61"/>
    <w:rsid w:val="006232BB"/>
    <w:rsid w:val="006235E3"/>
    <w:rsid w:val="00623A87"/>
    <w:rsid w:val="0062419F"/>
    <w:rsid w:val="00624B85"/>
    <w:rsid w:val="006257E3"/>
    <w:rsid w:val="006270AF"/>
    <w:rsid w:val="006276F5"/>
    <w:rsid w:val="0062782B"/>
    <w:rsid w:val="00627A8D"/>
    <w:rsid w:val="00631B82"/>
    <w:rsid w:val="00631D31"/>
    <w:rsid w:val="00631E61"/>
    <w:rsid w:val="00632BE7"/>
    <w:rsid w:val="0063467E"/>
    <w:rsid w:val="00640B72"/>
    <w:rsid w:val="00640BB2"/>
    <w:rsid w:val="006414BE"/>
    <w:rsid w:val="00641C1C"/>
    <w:rsid w:val="0064270B"/>
    <w:rsid w:val="00642EF9"/>
    <w:rsid w:val="0064319D"/>
    <w:rsid w:val="0064383B"/>
    <w:rsid w:val="0064571F"/>
    <w:rsid w:val="00645768"/>
    <w:rsid w:val="00645AA4"/>
    <w:rsid w:val="006462F3"/>
    <w:rsid w:val="00646D89"/>
    <w:rsid w:val="00646F2D"/>
    <w:rsid w:val="00646FC9"/>
    <w:rsid w:val="00647F49"/>
    <w:rsid w:val="0065066F"/>
    <w:rsid w:val="00651B44"/>
    <w:rsid w:val="00652020"/>
    <w:rsid w:val="00652914"/>
    <w:rsid w:val="006536A6"/>
    <w:rsid w:val="00653F41"/>
    <w:rsid w:val="00654100"/>
    <w:rsid w:val="006542CC"/>
    <w:rsid w:val="00654636"/>
    <w:rsid w:val="00654A7D"/>
    <w:rsid w:val="006554B9"/>
    <w:rsid w:val="00655803"/>
    <w:rsid w:val="0065689A"/>
    <w:rsid w:val="0065689D"/>
    <w:rsid w:val="00657228"/>
    <w:rsid w:val="0065744C"/>
    <w:rsid w:val="00657D2E"/>
    <w:rsid w:val="006601BD"/>
    <w:rsid w:val="00660957"/>
    <w:rsid w:val="0066132C"/>
    <w:rsid w:val="00662941"/>
    <w:rsid w:val="00662BF4"/>
    <w:rsid w:val="00662CD5"/>
    <w:rsid w:val="00663000"/>
    <w:rsid w:val="006650A0"/>
    <w:rsid w:val="00665FA6"/>
    <w:rsid w:val="00672295"/>
    <w:rsid w:val="00673762"/>
    <w:rsid w:val="00673A69"/>
    <w:rsid w:val="00673D26"/>
    <w:rsid w:val="00674346"/>
    <w:rsid w:val="0067511F"/>
    <w:rsid w:val="006765C8"/>
    <w:rsid w:val="0067734F"/>
    <w:rsid w:val="00677931"/>
    <w:rsid w:val="00677C8E"/>
    <w:rsid w:val="00680130"/>
    <w:rsid w:val="006803F7"/>
    <w:rsid w:val="00681484"/>
    <w:rsid w:val="00681D63"/>
    <w:rsid w:val="00682191"/>
    <w:rsid w:val="006825A4"/>
    <w:rsid w:val="0068315A"/>
    <w:rsid w:val="006834D3"/>
    <w:rsid w:val="00684958"/>
    <w:rsid w:val="00685475"/>
    <w:rsid w:val="00690845"/>
    <w:rsid w:val="006921C0"/>
    <w:rsid w:val="006937E3"/>
    <w:rsid w:val="00693BAF"/>
    <w:rsid w:val="00694D9D"/>
    <w:rsid w:val="00694EFA"/>
    <w:rsid w:val="006A10D3"/>
    <w:rsid w:val="006A17DE"/>
    <w:rsid w:val="006A2CEE"/>
    <w:rsid w:val="006A312E"/>
    <w:rsid w:val="006A5EAE"/>
    <w:rsid w:val="006A6686"/>
    <w:rsid w:val="006A6A5D"/>
    <w:rsid w:val="006A7790"/>
    <w:rsid w:val="006A798A"/>
    <w:rsid w:val="006A7CB0"/>
    <w:rsid w:val="006B0DD7"/>
    <w:rsid w:val="006B1524"/>
    <w:rsid w:val="006B2DE9"/>
    <w:rsid w:val="006B4846"/>
    <w:rsid w:val="006B4BB6"/>
    <w:rsid w:val="006B5602"/>
    <w:rsid w:val="006B5A2B"/>
    <w:rsid w:val="006B5E99"/>
    <w:rsid w:val="006B6AE8"/>
    <w:rsid w:val="006B7FDF"/>
    <w:rsid w:val="006C06F9"/>
    <w:rsid w:val="006C0FB8"/>
    <w:rsid w:val="006C170D"/>
    <w:rsid w:val="006C1856"/>
    <w:rsid w:val="006C270B"/>
    <w:rsid w:val="006C41E8"/>
    <w:rsid w:val="006C49AC"/>
    <w:rsid w:val="006C6C63"/>
    <w:rsid w:val="006C7181"/>
    <w:rsid w:val="006C7566"/>
    <w:rsid w:val="006C79FD"/>
    <w:rsid w:val="006D0741"/>
    <w:rsid w:val="006D283D"/>
    <w:rsid w:val="006D43BE"/>
    <w:rsid w:val="006D4A47"/>
    <w:rsid w:val="006D4A73"/>
    <w:rsid w:val="006D4B25"/>
    <w:rsid w:val="006D4E5F"/>
    <w:rsid w:val="006D65C1"/>
    <w:rsid w:val="006D69D0"/>
    <w:rsid w:val="006D6D3F"/>
    <w:rsid w:val="006D7714"/>
    <w:rsid w:val="006D77C6"/>
    <w:rsid w:val="006D7DEA"/>
    <w:rsid w:val="006E29EF"/>
    <w:rsid w:val="006E37A9"/>
    <w:rsid w:val="006E3884"/>
    <w:rsid w:val="006E4F13"/>
    <w:rsid w:val="006E5489"/>
    <w:rsid w:val="006E5826"/>
    <w:rsid w:val="006E5F41"/>
    <w:rsid w:val="006E6384"/>
    <w:rsid w:val="006E75C6"/>
    <w:rsid w:val="006F097F"/>
    <w:rsid w:val="006F2FF2"/>
    <w:rsid w:val="006F314B"/>
    <w:rsid w:val="006F39E3"/>
    <w:rsid w:val="006F4702"/>
    <w:rsid w:val="006F4FED"/>
    <w:rsid w:val="006F59E4"/>
    <w:rsid w:val="006F639B"/>
    <w:rsid w:val="006F68B0"/>
    <w:rsid w:val="006F7FEE"/>
    <w:rsid w:val="00701617"/>
    <w:rsid w:val="00702CFB"/>
    <w:rsid w:val="00703C1A"/>
    <w:rsid w:val="00704500"/>
    <w:rsid w:val="007049B4"/>
    <w:rsid w:val="00704EFD"/>
    <w:rsid w:val="00705635"/>
    <w:rsid w:val="00707E8C"/>
    <w:rsid w:val="0071106A"/>
    <w:rsid w:val="00711454"/>
    <w:rsid w:val="00711595"/>
    <w:rsid w:val="00713AAB"/>
    <w:rsid w:val="00714A4E"/>
    <w:rsid w:val="00714BCA"/>
    <w:rsid w:val="00715797"/>
    <w:rsid w:val="007164B4"/>
    <w:rsid w:val="007165A5"/>
    <w:rsid w:val="00716896"/>
    <w:rsid w:val="00716EA9"/>
    <w:rsid w:val="00717073"/>
    <w:rsid w:val="00720779"/>
    <w:rsid w:val="00720D36"/>
    <w:rsid w:val="00721A27"/>
    <w:rsid w:val="00722241"/>
    <w:rsid w:val="00722ACF"/>
    <w:rsid w:val="007232ED"/>
    <w:rsid w:val="00723505"/>
    <w:rsid w:val="007245A7"/>
    <w:rsid w:val="00726032"/>
    <w:rsid w:val="00726D79"/>
    <w:rsid w:val="007271B1"/>
    <w:rsid w:val="007271E1"/>
    <w:rsid w:val="00730431"/>
    <w:rsid w:val="007305A1"/>
    <w:rsid w:val="007306F6"/>
    <w:rsid w:val="00730AD1"/>
    <w:rsid w:val="00730D6C"/>
    <w:rsid w:val="00730E93"/>
    <w:rsid w:val="007324AF"/>
    <w:rsid w:val="007329C4"/>
    <w:rsid w:val="00732BDD"/>
    <w:rsid w:val="0073379F"/>
    <w:rsid w:val="007338F1"/>
    <w:rsid w:val="00733D34"/>
    <w:rsid w:val="0073410C"/>
    <w:rsid w:val="0073602F"/>
    <w:rsid w:val="0073640D"/>
    <w:rsid w:val="0073729F"/>
    <w:rsid w:val="007405BF"/>
    <w:rsid w:val="00740942"/>
    <w:rsid w:val="00740EE9"/>
    <w:rsid w:val="0074108B"/>
    <w:rsid w:val="007419C2"/>
    <w:rsid w:val="00741A2F"/>
    <w:rsid w:val="00741FDF"/>
    <w:rsid w:val="007439A8"/>
    <w:rsid w:val="007446F4"/>
    <w:rsid w:val="007458FD"/>
    <w:rsid w:val="00745FD2"/>
    <w:rsid w:val="00746AF5"/>
    <w:rsid w:val="007479CC"/>
    <w:rsid w:val="00747E1B"/>
    <w:rsid w:val="00750DE9"/>
    <w:rsid w:val="0075100A"/>
    <w:rsid w:val="00751648"/>
    <w:rsid w:val="00751D71"/>
    <w:rsid w:val="007522A9"/>
    <w:rsid w:val="00752CA9"/>
    <w:rsid w:val="00752E40"/>
    <w:rsid w:val="00755116"/>
    <w:rsid w:val="0075678D"/>
    <w:rsid w:val="00756FD4"/>
    <w:rsid w:val="00757736"/>
    <w:rsid w:val="00757E86"/>
    <w:rsid w:val="007611A3"/>
    <w:rsid w:val="00762D94"/>
    <w:rsid w:val="00763A42"/>
    <w:rsid w:val="00763C8D"/>
    <w:rsid w:val="007647D9"/>
    <w:rsid w:val="00764ACF"/>
    <w:rsid w:val="00764ECC"/>
    <w:rsid w:val="007668FC"/>
    <w:rsid w:val="00767630"/>
    <w:rsid w:val="007704C6"/>
    <w:rsid w:val="0077080A"/>
    <w:rsid w:val="00770B54"/>
    <w:rsid w:val="00771179"/>
    <w:rsid w:val="00771990"/>
    <w:rsid w:val="0077253E"/>
    <w:rsid w:val="0077306C"/>
    <w:rsid w:val="00774531"/>
    <w:rsid w:val="00774CA4"/>
    <w:rsid w:val="00775AA8"/>
    <w:rsid w:val="00775BFB"/>
    <w:rsid w:val="00776AA3"/>
    <w:rsid w:val="00776C33"/>
    <w:rsid w:val="007770BC"/>
    <w:rsid w:val="00780EC0"/>
    <w:rsid w:val="00781354"/>
    <w:rsid w:val="00781ACA"/>
    <w:rsid w:val="007821E5"/>
    <w:rsid w:val="007822B6"/>
    <w:rsid w:val="00782506"/>
    <w:rsid w:val="007830F7"/>
    <w:rsid w:val="00783147"/>
    <w:rsid w:val="007833DC"/>
    <w:rsid w:val="00783ACA"/>
    <w:rsid w:val="00784096"/>
    <w:rsid w:val="00785455"/>
    <w:rsid w:val="0078656A"/>
    <w:rsid w:val="00786844"/>
    <w:rsid w:val="0078733D"/>
    <w:rsid w:val="00790460"/>
    <w:rsid w:val="00793658"/>
    <w:rsid w:val="007937E8"/>
    <w:rsid w:val="00793CBB"/>
    <w:rsid w:val="007950C7"/>
    <w:rsid w:val="007955D8"/>
    <w:rsid w:val="00795873"/>
    <w:rsid w:val="0079704C"/>
    <w:rsid w:val="00797335"/>
    <w:rsid w:val="0079751B"/>
    <w:rsid w:val="0079773E"/>
    <w:rsid w:val="007A05B8"/>
    <w:rsid w:val="007A09A4"/>
    <w:rsid w:val="007A0F69"/>
    <w:rsid w:val="007A29AE"/>
    <w:rsid w:val="007A57CC"/>
    <w:rsid w:val="007A57ED"/>
    <w:rsid w:val="007A6A18"/>
    <w:rsid w:val="007A744C"/>
    <w:rsid w:val="007B0093"/>
    <w:rsid w:val="007B04D3"/>
    <w:rsid w:val="007B0895"/>
    <w:rsid w:val="007B199D"/>
    <w:rsid w:val="007B24BD"/>
    <w:rsid w:val="007B444D"/>
    <w:rsid w:val="007B46BC"/>
    <w:rsid w:val="007B7225"/>
    <w:rsid w:val="007B77F1"/>
    <w:rsid w:val="007B7A2A"/>
    <w:rsid w:val="007C0034"/>
    <w:rsid w:val="007C0895"/>
    <w:rsid w:val="007C3306"/>
    <w:rsid w:val="007C3559"/>
    <w:rsid w:val="007C43D7"/>
    <w:rsid w:val="007C4AC0"/>
    <w:rsid w:val="007C6077"/>
    <w:rsid w:val="007C6829"/>
    <w:rsid w:val="007C6900"/>
    <w:rsid w:val="007C7982"/>
    <w:rsid w:val="007C79E2"/>
    <w:rsid w:val="007D0B82"/>
    <w:rsid w:val="007D1B24"/>
    <w:rsid w:val="007D28E5"/>
    <w:rsid w:val="007D2E9C"/>
    <w:rsid w:val="007D370A"/>
    <w:rsid w:val="007D3941"/>
    <w:rsid w:val="007D3A17"/>
    <w:rsid w:val="007D3BA8"/>
    <w:rsid w:val="007D3DCA"/>
    <w:rsid w:val="007D4DF9"/>
    <w:rsid w:val="007D5B2D"/>
    <w:rsid w:val="007D654C"/>
    <w:rsid w:val="007D6F08"/>
    <w:rsid w:val="007D7401"/>
    <w:rsid w:val="007D7402"/>
    <w:rsid w:val="007E05E7"/>
    <w:rsid w:val="007E09C2"/>
    <w:rsid w:val="007E1052"/>
    <w:rsid w:val="007E284B"/>
    <w:rsid w:val="007E4DA3"/>
    <w:rsid w:val="007E6BD4"/>
    <w:rsid w:val="007E6EA2"/>
    <w:rsid w:val="007E7F32"/>
    <w:rsid w:val="007F035A"/>
    <w:rsid w:val="007F159D"/>
    <w:rsid w:val="007F212E"/>
    <w:rsid w:val="007F29C8"/>
    <w:rsid w:val="007F2FC1"/>
    <w:rsid w:val="007F391F"/>
    <w:rsid w:val="007F3A66"/>
    <w:rsid w:val="007F61D2"/>
    <w:rsid w:val="007F6AB8"/>
    <w:rsid w:val="007F6B81"/>
    <w:rsid w:val="007F7C95"/>
    <w:rsid w:val="007F7D66"/>
    <w:rsid w:val="008020E6"/>
    <w:rsid w:val="008058FB"/>
    <w:rsid w:val="00806210"/>
    <w:rsid w:val="0080731C"/>
    <w:rsid w:val="00811462"/>
    <w:rsid w:val="008114A8"/>
    <w:rsid w:val="00812B30"/>
    <w:rsid w:val="0081367F"/>
    <w:rsid w:val="008137EC"/>
    <w:rsid w:val="00814137"/>
    <w:rsid w:val="00814225"/>
    <w:rsid w:val="00814312"/>
    <w:rsid w:val="0081444A"/>
    <w:rsid w:val="0081495D"/>
    <w:rsid w:val="00814C6A"/>
    <w:rsid w:val="00815306"/>
    <w:rsid w:val="00815639"/>
    <w:rsid w:val="00816B2E"/>
    <w:rsid w:val="00817BAB"/>
    <w:rsid w:val="0082087B"/>
    <w:rsid w:val="0082199E"/>
    <w:rsid w:val="00822127"/>
    <w:rsid w:val="00822189"/>
    <w:rsid w:val="0082304F"/>
    <w:rsid w:val="008235B2"/>
    <w:rsid w:val="00824008"/>
    <w:rsid w:val="00824946"/>
    <w:rsid w:val="008250F7"/>
    <w:rsid w:val="00825E6A"/>
    <w:rsid w:val="00830792"/>
    <w:rsid w:val="00830A31"/>
    <w:rsid w:val="00831604"/>
    <w:rsid w:val="0083186A"/>
    <w:rsid w:val="008318D2"/>
    <w:rsid w:val="008324A7"/>
    <w:rsid w:val="00832AFD"/>
    <w:rsid w:val="008339B7"/>
    <w:rsid w:val="00834115"/>
    <w:rsid w:val="00834C39"/>
    <w:rsid w:val="0083507C"/>
    <w:rsid w:val="0083534E"/>
    <w:rsid w:val="008357DB"/>
    <w:rsid w:val="00835B29"/>
    <w:rsid w:val="0083661C"/>
    <w:rsid w:val="00836E1D"/>
    <w:rsid w:val="00837EA0"/>
    <w:rsid w:val="00840202"/>
    <w:rsid w:val="0084120D"/>
    <w:rsid w:val="008420A4"/>
    <w:rsid w:val="00843B2E"/>
    <w:rsid w:val="00843C38"/>
    <w:rsid w:val="0084436E"/>
    <w:rsid w:val="008445E3"/>
    <w:rsid w:val="00844BD4"/>
    <w:rsid w:val="008451D2"/>
    <w:rsid w:val="00845B10"/>
    <w:rsid w:val="0084613E"/>
    <w:rsid w:val="008470E8"/>
    <w:rsid w:val="00847B4D"/>
    <w:rsid w:val="00850FC4"/>
    <w:rsid w:val="00851937"/>
    <w:rsid w:val="00852921"/>
    <w:rsid w:val="008535BC"/>
    <w:rsid w:val="008555BA"/>
    <w:rsid w:val="00857111"/>
    <w:rsid w:val="0085747B"/>
    <w:rsid w:val="008579C9"/>
    <w:rsid w:val="008607BB"/>
    <w:rsid w:val="00861B1D"/>
    <w:rsid w:val="008641E2"/>
    <w:rsid w:val="00864C6B"/>
    <w:rsid w:val="00865017"/>
    <w:rsid w:val="008653B4"/>
    <w:rsid w:val="00866E6E"/>
    <w:rsid w:val="00867138"/>
    <w:rsid w:val="00870673"/>
    <w:rsid w:val="0087083D"/>
    <w:rsid w:val="00871659"/>
    <w:rsid w:val="008717D1"/>
    <w:rsid w:val="00872C76"/>
    <w:rsid w:val="008739EB"/>
    <w:rsid w:val="00873F26"/>
    <w:rsid w:val="00874394"/>
    <w:rsid w:val="00874B54"/>
    <w:rsid w:val="00874D07"/>
    <w:rsid w:val="00875600"/>
    <w:rsid w:val="0087567F"/>
    <w:rsid w:val="0087657E"/>
    <w:rsid w:val="008769E3"/>
    <w:rsid w:val="00876AD8"/>
    <w:rsid w:val="0087757F"/>
    <w:rsid w:val="0087797E"/>
    <w:rsid w:val="0088047E"/>
    <w:rsid w:val="00880B50"/>
    <w:rsid w:val="00881076"/>
    <w:rsid w:val="00881594"/>
    <w:rsid w:val="00882191"/>
    <w:rsid w:val="00882F29"/>
    <w:rsid w:val="0088392A"/>
    <w:rsid w:val="008841A1"/>
    <w:rsid w:val="008851FB"/>
    <w:rsid w:val="008853EB"/>
    <w:rsid w:val="008856FB"/>
    <w:rsid w:val="008876F8"/>
    <w:rsid w:val="00887732"/>
    <w:rsid w:val="008878AD"/>
    <w:rsid w:val="00887DEA"/>
    <w:rsid w:val="00890FA8"/>
    <w:rsid w:val="0089257A"/>
    <w:rsid w:val="00892738"/>
    <w:rsid w:val="00893B1A"/>
    <w:rsid w:val="00894043"/>
    <w:rsid w:val="00894965"/>
    <w:rsid w:val="00894D75"/>
    <w:rsid w:val="008965D3"/>
    <w:rsid w:val="00896FBF"/>
    <w:rsid w:val="0089795C"/>
    <w:rsid w:val="008A063E"/>
    <w:rsid w:val="008A0772"/>
    <w:rsid w:val="008A179C"/>
    <w:rsid w:val="008A1AC7"/>
    <w:rsid w:val="008A2312"/>
    <w:rsid w:val="008A4F4D"/>
    <w:rsid w:val="008A5938"/>
    <w:rsid w:val="008A5E7A"/>
    <w:rsid w:val="008A62BB"/>
    <w:rsid w:val="008A79AE"/>
    <w:rsid w:val="008B06A6"/>
    <w:rsid w:val="008B0BCB"/>
    <w:rsid w:val="008B2153"/>
    <w:rsid w:val="008B2608"/>
    <w:rsid w:val="008B2ED7"/>
    <w:rsid w:val="008B3245"/>
    <w:rsid w:val="008B38E0"/>
    <w:rsid w:val="008B3DC5"/>
    <w:rsid w:val="008B569A"/>
    <w:rsid w:val="008B7F3C"/>
    <w:rsid w:val="008C06F3"/>
    <w:rsid w:val="008C0F79"/>
    <w:rsid w:val="008C3BF1"/>
    <w:rsid w:val="008C5453"/>
    <w:rsid w:val="008C72D2"/>
    <w:rsid w:val="008D000D"/>
    <w:rsid w:val="008D053C"/>
    <w:rsid w:val="008D1BB6"/>
    <w:rsid w:val="008D30B9"/>
    <w:rsid w:val="008D3A1D"/>
    <w:rsid w:val="008D4713"/>
    <w:rsid w:val="008D486C"/>
    <w:rsid w:val="008D572B"/>
    <w:rsid w:val="008D57B4"/>
    <w:rsid w:val="008D6FD4"/>
    <w:rsid w:val="008D7005"/>
    <w:rsid w:val="008D75CD"/>
    <w:rsid w:val="008D7836"/>
    <w:rsid w:val="008D7D0A"/>
    <w:rsid w:val="008E0704"/>
    <w:rsid w:val="008E0D72"/>
    <w:rsid w:val="008E0D7D"/>
    <w:rsid w:val="008E216A"/>
    <w:rsid w:val="008E360D"/>
    <w:rsid w:val="008E403D"/>
    <w:rsid w:val="008E4C18"/>
    <w:rsid w:val="008E5112"/>
    <w:rsid w:val="008E64B1"/>
    <w:rsid w:val="008E77A7"/>
    <w:rsid w:val="008E78BA"/>
    <w:rsid w:val="008F256B"/>
    <w:rsid w:val="008F273E"/>
    <w:rsid w:val="008F3894"/>
    <w:rsid w:val="008F48D9"/>
    <w:rsid w:val="008F57EE"/>
    <w:rsid w:val="008F600E"/>
    <w:rsid w:val="008F6241"/>
    <w:rsid w:val="008F6443"/>
    <w:rsid w:val="008F67BA"/>
    <w:rsid w:val="008F762F"/>
    <w:rsid w:val="008F7C25"/>
    <w:rsid w:val="0090182E"/>
    <w:rsid w:val="009018DE"/>
    <w:rsid w:val="00901DBA"/>
    <w:rsid w:val="0090267C"/>
    <w:rsid w:val="00902FDF"/>
    <w:rsid w:val="00903261"/>
    <w:rsid w:val="0090347F"/>
    <w:rsid w:val="00904C9C"/>
    <w:rsid w:val="00905369"/>
    <w:rsid w:val="009068EB"/>
    <w:rsid w:val="00911384"/>
    <w:rsid w:val="00911557"/>
    <w:rsid w:val="0091161D"/>
    <w:rsid w:val="00911896"/>
    <w:rsid w:val="00911950"/>
    <w:rsid w:val="009122ED"/>
    <w:rsid w:val="0091246B"/>
    <w:rsid w:val="00912CBB"/>
    <w:rsid w:val="00913154"/>
    <w:rsid w:val="00913377"/>
    <w:rsid w:val="009136E4"/>
    <w:rsid w:val="00913757"/>
    <w:rsid w:val="00913C4E"/>
    <w:rsid w:val="00913E3E"/>
    <w:rsid w:val="00913F9D"/>
    <w:rsid w:val="009144E9"/>
    <w:rsid w:val="00915B95"/>
    <w:rsid w:val="00915FB5"/>
    <w:rsid w:val="0091739E"/>
    <w:rsid w:val="009173F8"/>
    <w:rsid w:val="00917461"/>
    <w:rsid w:val="00917649"/>
    <w:rsid w:val="009201E9"/>
    <w:rsid w:val="009209B7"/>
    <w:rsid w:val="009212DC"/>
    <w:rsid w:val="0092160F"/>
    <w:rsid w:val="00922184"/>
    <w:rsid w:val="00922B3B"/>
    <w:rsid w:val="00923293"/>
    <w:rsid w:val="009233A8"/>
    <w:rsid w:val="00923B4E"/>
    <w:rsid w:val="00923E05"/>
    <w:rsid w:val="00924028"/>
    <w:rsid w:val="009242C5"/>
    <w:rsid w:val="00924566"/>
    <w:rsid w:val="00926543"/>
    <w:rsid w:val="00926FE0"/>
    <w:rsid w:val="009273D0"/>
    <w:rsid w:val="009275EF"/>
    <w:rsid w:val="009275F8"/>
    <w:rsid w:val="00927676"/>
    <w:rsid w:val="00927692"/>
    <w:rsid w:val="0092793A"/>
    <w:rsid w:val="00927D14"/>
    <w:rsid w:val="00927ED3"/>
    <w:rsid w:val="009307CE"/>
    <w:rsid w:val="00930F61"/>
    <w:rsid w:val="00930F73"/>
    <w:rsid w:val="0093151E"/>
    <w:rsid w:val="0093228E"/>
    <w:rsid w:val="00932A57"/>
    <w:rsid w:val="00933791"/>
    <w:rsid w:val="0093441B"/>
    <w:rsid w:val="00934691"/>
    <w:rsid w:val="00936002"/>
    <w:rsid w:val="00936124"/>
    <w:rsid w:val="009365AC"/>
    <w:rsid w:val="00937ACD"/>
    <w:rsid w:val="00940663"/>
    <w:rsid w:val="00941805"/>
    <w:rsid w:val="00941E56"/>
    <w:rsid w:val="00941E68"/>
    <w:rsid w:val="00942F18"/>
    <w:rsid w:val="009439A1"/>
    <w:rsid w:val="009442F2"/>
    <w:rsid w:val="00944D13"/>
    <w:rsid w:val="00944FBA"/>
    <w:rsid w:val="0094522A"/>
    <w:rsid w:val="0094542B"/>
    <w:rsid w:val="00945667"/>
    <w:rsid w:val="009458F0"/>
    <w:rsid w:val="009473E6"/>
    <w:rsid w:val="00950079"/>
    <w:rsid w:val="00952344"/>
    <w:rsid w:val="00952FA6"/>
    <w:rsid w:val="0095368E"/>
    <w:rsid w:val="00954128"/>
    <w:rsid w:val="00954C30"/>
    <w:rsid w:val="009550AB"/>
    <w:rsid w:val="00956203"/>
    <w:rsid w:val="00956809"/>
    <w:rsid w:val="00956AB4"/>
    <w:rsid w:val="00957471"/>
    <w:rsid w:val="009575F0"/>
    <w:rsid w:val="00957F1F"/>
    <w:rsid w:val="00960816"/>
    <w:rsid w:val="0096111C"/>
    <w:rsid w:val="00961B11"/>
    <w:rsid w:val="00963D6B"/>
    <w:rsid w:val="00964A2D"/>
    <w:rsid w:val="00964B50"/>
    <w:rsid w:val="00965095"/>
    <w:rsid w:val="0096669E"/>
    <w:rsid w:val="0096685A"/>
    <w:rsid w:val="00967F09"/>
    <w:rsid w:val="009700E5"/>
    <w:rsid w:val="0097043F"/>
    <w:rsid w:val="00970995"/>
    <w:rsid w:val="00971BD9"/>
    <w:rsid w:val="00972145"/>
    <w:rsid w:val="00972E9C"/>
    <w:rsid w:val="009732FF"/>
    <w:rsid w:val="009741A2"/>
    <w:rsid w:val="0097481E"/>
    <w:rsid w:val="00974A31"/>
    <w:rsid w:val="00974DAA"/>
    <w:rsid w:val="00975C99"/>
    <w:rsid w:val="00975DBA"/>
    <w:rsid w:val="00976D8B"/>
    <w:rsid w:val="0097736A"/>
    <w:rsid w:val="00981D2A"/>
    <w:rsid w:val="009830E7"/>
    <w:rsid w:val="009843CF"/>
    <w:rsid w:val="00984D47"/>
    <w:rsid w:val="00984E98"/>
    <w:rsid w:val="00986316"/>
    <w:rsid w:val="00986905"/>
    <w:rsid w:val="009875C7"/>
    <w:rsid w:val="009900D6"/>
    <w:rsid w:val="009908E2"/>
    <w:rsid w:val="00990F56"/>
    <w:rsid w:val="00992A4F"/>
    <w:rsid w:val="00992EEE"/>
    <w:rsid w:val="009934BB"/>
    <w:rsid w:val="00993C3D"/>
    <w:rsid w:val="00995761"/>
    <w:rsid w:val="00995A39"/>
    <w:rsid w:val="0099636B"/>
    <w:rsid w:val="0099664B"/>
    <w:rsid w:val="00996689"/>
    <w:rsid w:val="009970B4"/>
    <w:rsid w:val="009976BC"/>
    <w:rsid w:val="00997EC9"/>
    <w:rsid w:val="009A088D"/>
    <w:rsid w:val="009A0A54"/>
    <w:rsid w:val="009A2051"/>
    <w:rsid w:val="009A25CE"/>
    <w:rsid w:val="009A313F"/>
    <w:rsid w:val="009A32AC"/>
    <w:rsid w:val="009A5494"/>
    <w:rsid w:val="009A6071"/>
    <w:rsid w:val="009A6302"/>
    <w:rsid w:val="009A734C"/>
    <w:rsid w:val="009B027A"/>
    <w:rsid w:val="009B1019"/>
    <w:rsid w:val="009B186C"/>
    <w:rsid w:val="009B1C48"/>
    <w:rsid w:val="009B2081"/>
    <w:rsid w:val="009B2BB3"/>
    <w:rsid w:val="009B3E66"/>
    <w:rsid w:val="009B4040"/>
    <w:rsid w:val="009B4181"/>
    <w:rsid w:val="009B42C0"/>
    <w:rsid w:val="009B481C"/>
    <w:rsid w:val="009B4AB5"/>
    <w:rsid w:val="009B5C34"/>
    <w:rsid w:val="009B6325"/>
    <w:rsid w:val="009B6C2D"/>
    <w:rsid w:val="009B6CC2"/>
    <w:rsid w:val="009B6DE2"/>
    <w:rsid w:val="009B7010"/>
    <w:rsid w:val="009B7333"/>
    <w:rsid w:val="009C1AB2"/>
    <w:rsid w:val="009C25E1"/>
    <w:rsid w:val="009C366A"/>
    <w:rsid w:val="009C4EAB"/>
    <w:rsid w:val="009C526F"/>
    <w:rsid w:val="009C5EA2"/>
    <w:rsid w:val="009C66F4"/>
    <w:rsid w:val="009C7059"/>
    <w:rsid w:val="009C7629"/>
    <w:rsid w:val="009D169F"/>
    <w:rsid w:val="009D19F0"/>
    <w:rsid w:val="009D1D2E"/>
    <w:rsid w:val="009D280A"/>
    <w:rsid w:val="009D41C8"/>
    <w:rsid w:val="009D5844"/>
    <w:rsid w:val="009D6AEE"/>
    <w:rsid w:val="009D6B3E"/>
    <w:rsid w:val="009D6F0A"/>
    <w:rsid w:val="009D7096"/>
    <w:rsid w:val="009E0068"/>
    <w:rsid w:val="009E0D73"/>
    <w:rsid w:val="009E1D43"/>
    <w:rsid w:val="009E2207"/>
    <w:rsid w:val="009E261A"/>
    <w:rsid w:val="009E3F52"/>
    <w:rsid w:val="009E4C29"/>
    <w:rsid w:val="009E4DD1"/>
    <w:rsid w:val="009E631B"/>
    <w:rsid w:val="009E7EA1"/>
    <w:rsid w:val="009F4787"/>
    <w:rsid w:val="009F47A5"/>
    <w:rsid w:val="009F4D90"/>
    <w:rsid w:val="009F4EA3"/>
    <w:rsid w:val="009F53A6"/>
    <w:rsid w:val="009F6B92"/>
    <w:rsid w:val="009F736F"/>
    <w:rsid w:val="00A0083D"/>
    <w:rsid w:val="00A01EFD"/>
    <w:rsid w:val="00A02010"/>
    <w:rsid w:val="00A0221F"/>
    <w:rsid w:val="00A0237B"/>
    <w:rsid w:val="00A04FC4"/>
    <w:rsid w:val="00A053EC"/>
    <w:rsid w:val="00A05B27"/>
    <w:rsid w:val="00A05BB4"/>
    <w:rsid w:val="00A05F7F"/>
    <w:rsid w:val="00A0618F"/>
    <w:rsid w:val="00A065BA"/>
    <w:rsid w:val="00A0799D"/>
    <w:rsid w:val="00A07EC9"/>
    <w:rsid w:val="00A126E5"/>
    <w:rsid w:val="00A1383A"/>
    <w:rsid w:val="00A140A9"/>
    <w:rsid w:val="00A155E2"/>
    <w:rsid w:val="00A15769"/>
    <w:rsid w:val="00A15D86"/>
    <w:rsid w:val="00A15F36"/>
    <w:rsid w:val="00A16F31"/>
    <w:rsid w:val="00A20189"/>
    <w:rsid w:val="00A20252"/>
    <w:rsid w:val="00A20A56"/>
    <w:rsid w:val="00A21B6D"/>
    <w:rsid w:val="00A228F7"/>
    <w:rsid w:val="00A24122"/>
    <w:rsid w:val="00A245FA"/>
    <w:rsid w:val="00A25BC3"/>
    <w:rsid w:val="00A262AC"/>
    <w:rsid w:val="00A30A84"/>
    <w:rsid w:val="00A33B0A"/>
    <w:rsid w:val="00A34F13"/>
    <w:rsid w:val="00A352EA"/>
    <w:rsid w:val="00A361DB"/>
    <w:rsid w:val="00A37472"/>
    <w:rsid w:val="00A37982"/>
    <w:rsid w:val="00A400AD"/>
    <w:rsid w:val="00A4057C"/>
    <w:rsid w:val="00A40D0F"/>
    <w:rsid w:val="00A42591"/>
    <w:rsid w:val="00A42605"/>
    <w:rsid w:val="00A4289C"/>
    <w:rsid w:val="00A429D5"/>
    <w:rsid w:val="00A42E3A"/>
    <w:rsid w:val="00A42F1A"/>
    <w:rsid w:val="00A43AF9"/>
    <w:rsid w:val="00A45CED"/>
    <w:rsid w:val="00A50037"/>
    <w:rsid w:val="00A50377"/>
    <w:rsid w:val="00A50FD9"/>
    <w:rsid w:val="00A516BD"/>
    <w:rsid w:val="00A528D2"/>
    <w:rsid w:val="00A5376C"/>
    <w:rsid w:val="00A53937"/>
    <w:rsid w:val="00A53D50"/>
    <w:rsid w:val="00A54186"/>
    <w:rsid w:val="00A54F3F"/>
    <w:rsid w:val="00A55818"/>
    <w:rsid w:val="00A55BC6"/>
    <w:rsid w:val="00A56A78"/>
    <w:rsid w:val="00A57AED"/>
    <w:rsid w:val="00A624FE"/>
    <w:rsid w:val="00A63B0D"/>
    <w:rsid w:val="00A6413E"/>
    <w:rsid w:val="00A64170"/>
    <w:rsid w:val="00A64D09"/>
    <w:rsid w:val="00A65A95"/>
    <w:rsid w:val="00A66A28"/>
    <w:rsid w:val="00A66C1C"/>
    <w:rsid w:val="00A66D61"/>
    <w:rsid w:val="00A671A5"/>
    <w:rsid w:val="00A67434"/>
    <w:rsid w:val="00A67AA6"/>
    <w:rsid w:val="00A67FE0"/>
    <w:rsid w:val="00A70AD8"/>
    <w:rsid w:val="00A72F15"/>
    <w:rsid w:val="00A73A9C"/>
    <w:rsid w:val="00A800CF"/>
    <w:rsid w:val="00A8037E"/>
    <w:rsid w:val="00A80E95"/>
    <w:rsid w:val="00A8136F"/>
    <w:rsid w:val="00A82596"/>
    <w:rsid w:val="00A82A90"/>
    <w:rsid w:val="00A83B2E"/>
    <w:rsid w:val="00A84A99"/>
    <w:rsid w:val="00A84B35"/>
    <w:rsid w:val="00A851F4"/>
    <w:rsid w:val="00A8520D"/>
    <w:rsid w:val="00A85C7B"/>
    <w:rsid w:val="00A86500"/>
    <w:rsid w:val="00A86ABB"/>
    <w:rsid w:val="00A90388"/>
    <w:rsid w:val="00A91BC5"/>
    <w:rsid w:val="00A920AE"/>
    <w:rsid w:val="00A926C7"/>
    <w:rsid w:val="00A927D8"/>
    <w:rsid w:val="00A94AF7"/>
    <w:rsid w:val="00A95AA5"/>
    <w:rsid w:val="00A96350"/>
    <w:rsid w:val="00A969DB"/>
    <w:rsid w:val="00A96D69"/>
    <w:rsid w:val="00AA08F3"/>
    <w:rsid w:val="00AA1176"/>
    <w:rsid w:val="00AA1586"/>
    <w:rsid w:val="00AA1ADE"/>
    <w:rsid w:val="00AA30AC"/>
    <w:rsid w:val="00AA4E03"/>
    <w:rsid w:val="00AA4FC1"/>
    <w:rsid w:val="00AA5908"/>
    <w:rsid w:val="00AA7668"/>
    <w:rsid w:val="00AB02F0"/>
    <w:rsid w:val="00AB0BAD"/>
    <w:rsid w:val="00AB180D"/>
    <w:rsid w:val="00AB1E73"/>
    <w:rsid w:val="00AB3B51"/>
    <w:rsid w:val="00AB3EB9"/>
    <w:rsid w:val="00AB50E2"/>
    <w:rsid w:val="00AB5589"/>
    <w:rsid w:val="00AB6309"/>
    <w:rsid w:val="00AC3212"/>
    <w:rsid w:val="00AC335B"/>
    <w:rsid w:val="00AC375B"/>
    <w:rsid w:val="00AC3C96"/>
    <w:rsid w:val="00AC40CD"/>
    <w:rsid w:val="00AC44FD"/>
    <w:rsid w:val="00AC60BF"/>
    <w:rsid w:val="00AC7FCC"/>
    <w:rsid w:val="00AD0D32"/>
    <w:rsid w:val="00AD196A"/>
    <w:rsid w:val="00AD20CD"/>
    <w:rsid w:val="00AD24B5"/>
    <w:rsid w:val="00AD2792"/>
    <w:rsid w:val="00AD305F"/>
    <w:rsid w:val="00AD3380"/>
    <w:rsid w:val="00AD3FB0"/>
    <w:rsid w:val="00AD4F07"/>
    <w:rsid w:val="00AD5050"/>
    <w:rsid w:val="00AD5B14"/>
    <w:rsid w:val="00AD608E"/>
    <w:rsid w:val="00AD68A7"/>
    <w:rsid w:val="00AD75A7"/>
    <w:rsid w:val="00AD7FE0"/>
    <w:rsid w:val="00AE5F3B"/>
    <w:rsid w:val="00AE67B2"/>
    <w:rsid w:val="00AE6EC0"/>
    <w:rsid w:val="00AE78DC"/>
    <w:rsid w:val="00AE7ABA"/>
    <w:rsid w:val="00AF01B6"/>
    <w:rsid w:val="00AF0F99"/>
    <w:rsid w:val="00AF4B0A"/>
    <w:rsid w:val="00AF4C4C"/>
    <w:rsid w:val="00AF5665"/>
    <w:rsid w:val="00AF59DE"/>
    <w:rsid w:val="00AF65DE"/>
    <w:rsid w:val="00B00779"/>
    <w:rsid w:val="00B007A5"/>
    <w:rsid w:val="00B017AB"/>
    <w:rsid w:val="00B01ECA"/>
    <w:rsid w:val="00B02E53"/>
    <w:rsid w:val="00B03969"/>
    <w:rsid w:val="00B040A5"/>
    <w:rsid w:val="00B056B9"/>
    <w:rsid w:val="00B05D67"/>
    <w:rsid w:val="00B06275"/>
    <w:rsid w:val="00B06380"/>
    <w:rsid w:val="00B0649F"/>
    <w:rsid w:val="00B06625"/>
    <w:rsid w:val="00B07614"/>
    <w:rsid w:val="00B07933"/>
    <w:rsid w:val="00B0795D"/>
    <w:rsid w:val="00B079EB"/>
    <w:rsid w:val="00B101E0"/>
    <w:rsid w:val="00B10CF4"/>
    <w:rsid w:val="00B10D68"/>
    <w:rsid w:val="00B11514"/>
    <w:rsid w:val="00B11A7A"/>
    <w:rsid w:val="00B11A89"/>
    <w:rsid w:val="00B1245F"/>
    <w:rsid w:val="00B14009"/>
    <w:rsid w:val="00B14689"/>
    <w:rsid w:val="00B14CE4"/>
    <w:rsid w:val="00B14EBC"/>
    <w:rsid w:val="00B1587C"/>
    <w:rsid w:val="00B15BAF"/>
    <w:rsid w:val="00B15EE0"/>
    <w:rsid w:val="00B16D69"/>
    <w:rsid w:val="00B16EAD"/>
    <w:rsid w:val="00B17E27"/>
    <w:rsid w:val="00B20480"/>
    <w:rsid w:val="00B20B34"/>
    <w:rsid w:val="00B219B9"/>
    <w:rsid w:val="00B22036"/>
    <w:rsid w:val="00B22BB9"/>
    <w:rsid w:val="00B22FAB"/>
    <w:rsid w:val="00B234AC"/>
    <w:rsid w:val="00B23768"/>
    <w:rsid w:val="00B24271"/>
    <w:rsid w:val="00B2465F"/>
    <w:rsid w:val="00B25961"/>
    <w:rsid w:val="00B25D66"/>
    <w:rsid w:val="00B3069E"/>
    <w:rsid w:val="00B31650"/>
    <w:rsid w:val="00B31E4B"/>
    <w:rsid w:val="00B31F68"/>
    <w:rsid w:val="00B3217E"/>
    <w:rsid w:val="00B3219C"/>
    <w:rsid w:val="00B33555"/>
    <w:rsid w:val="00B35F0C"/>
    <w:rsid w:val="00B369FD"/>
    <w:rsid w:val="00B40F2C"/>
    <w:rsid w:val="00B428F2"/>
    <w:rsid w:val="00B44413"/>
    <w:rsid w:val="00B445BD"/>
    <w:rsid w:val="00B454E2"/>
    <w:rsid w:val="00B457A8"/>
    <w:rsid w:val="00B45B96"/>
    <w:rsid w:val="00B45C16"/>
    <w:rsid w:val="00B45EB7"/>
    <w:rsid w:val="00B469CE"/>
    <w:rsid w:val="00B505A1"/>
    <w:rsid w:val="00B507AC"/>
    <w:rsid w:val="00B50B6F"/>
    <w:rsid w:val="00B50E58"/>
    <w:rsid w:val="00B50FF3"/>
    <w:rsid w:val="00B528D4"/>
    <w:rsid w:val="00B53FE8"/>
    <w:rsid w:val="00B54349"/>
    <w:rsid w:val="00B545E1"/>
    <w:rsid w:val="00B548BF"/>
    <w:rsid w:val="00B554B0"/>
    <w:rsid w:val="00B57C57"/>
    <w:rsid w:val="00B60AEC"/>
    <w:rsid w:val="00B60BD9"/>
    <w:rsid w:val="00B61A5C"/>
    <w:rsid w:val="00B62421"/>
    <w:rsid w:val="00B64BCB"/>
    <w:rsid w:val="00B64D13"/>
    <w:rsid w:val="00B65246"/>
    <w:rsid w:val="00B668C1"/>
    <w:rsid w:val="00B66B87"/>
    <w:rsid w:val="00B66E0E"/>
    <w:rsid w:val="00B67A88"/>
    <w:rsid w:val="00B70217"/>
    <w:rsid w:val="00B70F65"/>
    <w:rsid w:val="00B73A47"/>
    <w:rsid w:val="00B74571"/>
    <w:rsid w:val="00B74C11"/>
    <w:rsid w:val="00B75DF6"/>
    <w:rsid w:val="00B76023"/>
    <w:rsid w:val="00B764BD"/>
    <w:rsid w:val="00B768B0"/>
    <w:rsid w:val="00B7777F"/>
    <w:rsid w:val="00B77CEB"/>
    <w:rsid w:val="00B804E9"/>
    <w:rsid w:val="00B8065A"/>
    <w:rsid w:val="00B80A77"/>
    <w:rsid w:val="00B82838"/>
    <w:rsid w:val="00B82848"/>
    <w:rsid w:val="00B82B45"/>
    <w:rsid w:val="00B84128"/>
    <w:rsid w:val="00B85510"/>
    <w:rsid w:val="00B85FD8"/>
    <w:rsid w:val="00B86217"/>
    <w:rsid w:val="00B87221"/>
    <w:rsid w:val="00B878AE"/>
    <w:rsid w:val="00B902D9"/>
    <w:rsid w:val="00B903AC"/>
    <w:rsid w:val="00B90574"/>
    <w:rsid w:val="00B9108F"/>
    <w:rsid w:val="00B915C8"/>
    <w:rsid w:val="00B9196C"/>
    <w:rsid w:val="00B92114"/>
    <w:rsid w:val="00B92984"/>
    <w:rsid w:val="00B9465F"/>
    <w:rsid w:val="00B95AB6"/>
    <w:rsid w:val="00B9643B"/>
    <w:rsid w:val="00B964D1"/>
    <w:rsid w:val="00B96E6A"/>
    <w:rsid w:val="00B97121"/>
    <w:rsid w:val="00B97BB9"/>
    <w:rsid w:val="00BA12C9"/>
    <w:rsid w:val="00BA1E62"/>
    <w:rsid w:val="00BA1FBE"/>
    <w:rsid w:val="00BA33BA"/>
    <w:rsid w:val="00BA3468"/>
    <w:rsid w:val="00BA3612"/>
    <w:rsid w:val="00BA53EB"/>
    <w:rsid w:val="00BA5E6E"/>
    <w:rsid w:val="00BA6B19"/>
    <w:rsid w:val="00BA74E8"/>
    <w:rsid w:val="00BA7A92"/>
    <w:rsid w:val="00BB041C"/>
    <w:rsid w:val="00BB1A6C"/>
    <w:rsid w:val="00BB2602"/>
    <w:rsid w:val="00BB36F6"/>
    <w:rsid w:val="00BB399F"/>
    <w:rsid w:val="00BB3E78"/>
    <w:rsid w:val="00BB408F"/>
    <w:rsid w:val="00BB45A6"/>
    <w:rsid w:val="00BB4E62"/>
    <w:rsid w:val="00BB4F66"/>
    <w:rsid w:val="00BB4FBD"/>
    <w:rsid w:val="00BB5460"/>
    <w:rsid w:val="00BB5495"/>
    <w:rsid w:val="00BB5F15"/>
    <w:rsid w:val="00BB6688"/>
    <w:rsid w:val="00BB68A4"/>
    <w:rsid w:val="00BB68F9"/>
    <w:rsid w:val="00BB6D2F"/>
    <w:rsid w:val="00BC0975"/>
    <w:rsid w:val="00BC0C9A"/>
    <w:rsid w:val="00BC14C8"/>
    <w:rsid w:val="00BC2416"/>
    <w:rsid w:val="00BC4184"/>
    <w:rsid w:val="00BC57A0"/>
    <w:rsid w:val="00BC5AA5"/>
    <w:rsid w:val="00BC5AC6"/>
    <w:rsid w:val="00BC6F8C"/>
    <w:rsid w:val="00BC7541"/>
    <w:rsid w:val="00BD0038"/>
    <w:rsid w:val="00BD045A"/>
    <w:rsid w:val="00BD12EC"/>
    <w:rsid w:val="00BD13B6"/>
    <w:rsid w:val="00BD23C9"/>
    <w:rsid w:val="00BD2455"/>
    <w:rsid w:val="00BD25C8"/>
    <w:rsid w:val="00BD3299"/>
    <w:rsid w:val="00BD3DE4"/>
    <w:rsid w:val="00BD45DA"/>
    <w:rsid w:val="00BD4C92"/>
    <w:rsid w:val="00BD4EEC"/>
    <w:rsid w:val="00BD56EB"/>
    <w:rsid w:val="00BD653C"/>
    <w:rsid w:val="00BD6545"/>
    <w:rsid w:val="00BD7FE0"/>
    <w:rsid w:val="00BE00F5"/>
    <w:rsid w:val="00BE073F"/>
    <w:rsid w:val="00BE19FC"/>
    <w:rsid w:val="00BE24D6"/>
    <w:rsid w:val="00BE3541"/>
    <w:rsid w:val="00BE4482"/>
    <w:rsid w:val="00BE4FCC"/>
    <w:rsid w:val="00BE5502"/>
    <w:rsid w:val="00BE5A53"/>
    <w:rsid w:val="00BE5C03"/>
    <w:rsid w:val="00BE5D2A"/>
    <w:rsid w:val="00BE72B7"/>
    <w:rsid w:val="00BE73D9"/>
    <w:rsid w:val="00BE79EE"/>
    <w:rsid w:val="00BF009C"/>
    <w:rsid w:val="00BF0814"/>
    <w:rsid w:val="00BF2230"/>
    <w:rsid w:val="00BF28B5"/>
    <w:rsid w:val="00BF2AC1"/>
    <w:rsid w:val="00BF2EA9"/>
    <w:rsid w:val="00BF33B6"/>
    <w:rsid w:val="00BF38F4"/>
    <w:rsid w:val="00BF3D9A"/>
    <w:rsid w:val="00BF3DAE"/>
    <w:rsid w:val="00BF4B4E"/>
    <w:rsid w:val="00BF53CA"/>
    <w:rsid w:val="00BF62B6"/>
    <w:rsid w:val="00BF70DA"/>
    <w:rsid w:val="00BF77F3"/>
    <w:rsid w:val="00BF7BF0"/>
    <w:rsid w:val="00BF7C89"/>
    <w:rsid w:val="00C009DD"/>
    <w:rsid w:val="00C01745"/>
    <w:rsid w:val="00C023E7"/>
    <w:rsid w:val="00C02F86"/>
    <w:rsid w:val="00C03B37"/>
    <w:rsid w:val="00C03E06"/>
    <w:rsid w:val="00C05BD5"/>
    <w:rsid w:val="00C06FE2"/>
    <w:rsid w:val="00C074D1"/>
    <w:rsid w:val="00C10ECB"/>
    <w:rsid w:val="00C11819"/>
    <w:rsid w:val="00C13524"/>
    <w:rsid w:val="00C14DA4"/>
    <w:rsid w:val="00C1536D"/>
    <w:rsid w:val="00C167E1"/>
    <w:rsid w:val="00C16EAA"/>
    <w:rsid w:val="00C200F0"/>
    <w:rsid w:val="00C20510"/>
    <w:rsid w:val="00C20652"/>
    <w:rsid w:val="00C21539"/>
    <w:rsid w:val="00C25845"/>
    <w:rsid w:val="00C26953"/>
    <w:rsid w:val="00C27890"/>
    <w:rsid w:val="00C30965"/>
    <w:rsid w:val="00C33FD4"/>
    <w:rsid w:val="00C35049"/>
    <w:rsid w:val="00C3551B"/>
    <w:rsid w:val="00C35712"/>
    <w:rsid w:val="00C35E20"/>
    <w:rsid w:val="00C36237"/>
    <w:rsid w:val="00C3705C"/>
    <w:rsid w:val="00C404D8"/>
    <w:rsid w:val="00C415BD"/>
    <w:rsid w:val="00C4598D"/>
    <w:rsid w:val="00C459AF"/>
    <w:rsid w:val="00C4739A"/>
    <w:rsid w:val="00C50ECC"/>
    <w:rsid w:val="00C517D5"/>
    <w:rsid w:val="00C52B27"/>
    <w:rsid w:val="00C55C0B"/>
    <w:rsid w:val="00C55CC4"/>
    <w:rsid w:val="00C55DFB"/>
    <w:rsid w:val="00C56B72"/>
    <w:rsid w:val="00C56EFC"/>
    <w:rsid w:val="00C60394"/>
    <w:rsid w:val="00C63290"/>
    <w:rsid w:val="00C637F4"/>
    <w:rsid w:val="00C6399E"/>
    <w:rsid w:val="00C6440E"/>
    <w:rsid w:val="00C64824"/>
    <w:rsid w:val="00C65543"/>
    <w:rsid w:val="00C6634C"/>
    <w:rsid w:val="00C66A9B"/>
    <w:rsid w:val="00C67A15"/>
    <w:rsid w:val="00C70EF4"/>
    <w:rsid w:val="00C72027"/>
    <w:rsid w:val="00C724EE"/>
    <w:rsid w:val="00C73CF2"/>
    <w:rsid w:val="00C742D3"/>
    <w:rsid w:val="00C75ADB"/>
    <w:rsid w:val="00C761B9"/>
    <w:rsid w:val="00C77B06"/>
    <w:rsid w:val="00C77FC4"/>
    <w:rsid w:val="00C80369"/>
    <w:rsid w:val="00C83F8C"/>
    <w:rsid w:val="00C85C4B"/>
    <w:rsid w:val="00C85D10"/>
    <w:rsid w:val="00C85F42"/>
    <w:rsid w:val="00C878E2"/>
    <w:rsid w:val="00C92046"/>
    <w:rsid w:val="00C92DF5"/>
    <w:rsid w:val="00C9375F"/>
    <w:rsid w:val="00C943DB"/>
    <w:rsid w:val="00C94671"/>
    <w:rsid w:val="00C949EB"/>
    <w:rsid w:val="00C95D45"/>
    <w:rsid w:val="00C96CFE"/>
    <w:rsid w:val="00C972D9"/>
    <w:rsid w:val="00C97943"/>
    <w:rsid w:val="00C97A6B"/>
    <w:rsid w:val="00C97E23"/>
    <w:rsid w:val="00CA02D4"/>
    <w:rsid w:val="00CA1CE6"/>
    <w:rsid w:val="00CA1D34"/>
    <w:rsid w:val="00CA3851"/>
    <w:rsid w:val="00CA387C"/>
    <w:rsid w:val="00CA399F"/>
    <w:rsid w:val="00CA4332"/>
    <w:rsid w:val="00CA483C"/>
    <w:rsid w:val="00CA4F64"/>
    <w:rsid w:val="00CA57AC"/>
    <w:rsid w:val="00CA58EE"/>
    <w:rsid w:val="00CA5C62"/>
    <w:rsid w:val="00CA5DF2"/>
    <w:rsid w:val="00CA65F6"/>
    <w:rsid w:val="00CB00AD"/>
    <w:rsid w:val="00CB1094"/>
    <w:rsid w:val="00CB1235"/>
    <w:rsid w:val="00CB23B9"/>
    <w:rsid w:val="00CB3CFE"/>
    <w:rsid w:val="00CB3FC8"/>
    <w:rsid w:val="00CB5178"/>
    <w:rsid w:val="00CB5799"/>
    <w:rsid w:val="00CB64E0"/>
    <w:rsid w:val="00CB6E99"/>
    <w:rsid w:val="00CB757F"/>
    <w:rsid w:val="00CB7D32"/>
    <w:rsid w:val="00CC1E16"/>
    <w:rsid w:val="00CC1EDB"/>
    <w:rsid w:val="00CC2731"/>
    <w:rsid w:val="00CC296A"/>
    <w:rsid w:val="00CC3AF9"/>
    <w:rsid w:val="00CC4060"/>
    <w:rsid w:val="00CC59DD"/>
    <w:rsid w:val="00CC6BE8"/>
    <w:rsid w:val="00CD200B"/>
    <w:rsid w:val="00CD3379"/>
    <w:rsid w:val="00CD4716"/>
    <w:rsid w:val="00CD4773"/>
    <w:rsid w:val="00CD565E"/>
    <w:rsid w:val="00CD6A68"/>
    <w:rsid w:val="00CD6FF0"/>
    <w:rsid w:val="00CE0468"/>
    <w:rsid w:val="00CE0882"/>
    <w:rsid w:val="00CE20E8"/>
    <w:rsid w:val="00CE215F"/>
    <w:rsid w:val="00CE2758"/>
    <w:rsid w:val="00CE35DE"/>
    <w:rsid w:val="00CE3806"/>
    <w:rsid w:val="00CE3B7C"/>
    <w:rsid w:val="00CE484B"/>
    <w:rsid w:val="00CE5017"/>
    <w:rsid w:val="00CF0A4A"/>
    <w:rsid w:val="00CF0CDB"/>
    <w:rsid w:val="00CF19D6"/>
    <w:rsid w:val="00CF1A4E"/>
    <w:rsid w:val="00CF1E01"/>
    <w:rsid w:val="00CF1F30"/>
    <w:rsid w:val="00CF24C4"/>
    <w:rsid w:val="00CF25DC"/>
    <w:rsid w:val="00CF2BB8"/>
    <w:rsid w:val="00CF2EEA"/>
    <w:rsid w:val="00CF5CFE"/>
    <w:rsid w:val="00CF66CD"/>
    <w:rsid w:val="00CF6D35"/>
    <w:rsid w:val="00CF71F9"/>
    <w:rsid w:val="00CF750D"/>
    <w:rsid w:val="00CF7725"/>
    <w:rsid w:val="00CF7E40"/>
    <w:rsid w:val="00D000B9"/>
    <w:rsid w:val="00D0034D"/>
    <w:rsid w:val="00D01283"/>
    <w:rsid w:val="00D01620"/>
    <w:rsid w:val="00D04C9D"/>
    <w:rsid w:val="00D04E4A"/>
    <w:rsid w:val="00D05382"/>
    <w:rsid w:val="00D05888"/>
    <w:rsid w:val="00D0612A"/>
    <w:rsid w:val="00D102E9"/>
    <w:rsid w:val="00D106C7"/>
    <w:rsid w:val="00D10E87"/>
    <w:rsid w:val="00D122CA"/>
    <w:rsid w:val="00D12698"/>
    <w:rsid w:val="00D1291F"/>
    <w:rsid w:val="00D12CEC"/>
    <w:rsid w:val="00D150C2"/>
    <w:rsid w:val="00D1605B"/>
    <w:rsid w:val="00D16468"/>
    <w:rsid w:val="00D176F1"/>
    <w:rsid w:val="00D20477"/>
    <w:rsid w:val="00D2118A"/>
    <w:rsid w:val="00D23106"/>
    <w:rsid w:val="00D23591"/>
    <w:rsid w:val="00D248B2"/>
    <w:rsid w:val="00D252DA"/>
    <w:rsid w:val="00D25E44"/>
    <w:rsid w:val="00D27AA4"/>
    <w:rsid w:val="00D3067B"/>
    <w:rsid w:val="00D31A9E"/>
    <w:rsid w:val="00D31B88"/>
    <w:rsid w:val="00D32366"/>
    <w:rsid w:val="00D32C27"/>
    <w:rsid w:val="00D33A38"/>
    <w:rsid w:val="00D33E75"/>
    <w:rsid w:val="00D34FB5"/>
    <w:rsid w:val="00D35A9C"/>
    <w:rsid w:val="00D368C6"/>
    <w:rsid w:val="00D37152"/>
    <w:rsid w:val="00D37D10"/>
    <w:rsid w:val="00D37DFF"/>
    <w:rsid w:val="00D40542"/>
    <w:rsid w:val="00D41646"/>
    <w:rsid w:val="00D41902"/>
    <w:rsid w:val="00D41DDC"/>
    <w:rsid w:val="00D423D0"/>
    <w:rsid w:val="00D42E6F"/>
    <w:rsid w:val="00D44095"/>
    <w:rsid w:val="00D447BF"/>
    <w:rsid w:val="00D45007"/>
    <w:rsid w:val="00D451FF"/>
    <w:rsid w:val="00D45DB1"/>
    <w:rsid w:val="00D4695D"/>
    <w:rsid w:val="00D47068"/>
    <w:rsid w:val="00D50138"/>
    <w:rsid w:val="00D509D4"/>
    <w:rsid w:val="00D51F7D"/>
    <w:rsid w:val="00D52B99"/>
    <w:rsid w:val="00D5347B"/>
    <w:rsid w:val="00D53486"/>
    <w:rsid w:val="00D5383C"/>
    <w:rsid w:val="00D5383E"/>
    <w:rsid w:val="00D5417E"/>
    <w:rsid w:val="00D55C20"/>
    <w:rsid w:val="00D56AB3"/>
    <w:rsid w:val="00D56D5D"/>
    <w:rsid w:val="00D5784C"/>
    <w:rsid w:val="00D57F4D"/>
    <w:rsid w:val="00D615AD"/>
    <w:rsid w:val="00D619FB"/>
    <w:rsid w:val="00D62000"/>
    <w:rsid w:val="00D63259"/>
    <w:rsid w:val="00D63914"/>
    <w:rsid w:val="00D64561"/>
    <w:rsid w:val="00D647D4"/>
    <w:rsid w:val="00D64C4B"/>
    <w:rsid w:val="00D65CE1"/>
    <w:rsid w:val="00D66EA5"/>
    <w:rsid w:val="00D66F55"/>
    <w:rsid w:val="00D707B4"/>
    <w:rsid w:val="00D70D9C"/>
    <w:rsid w:val="00D71586"/>
    <w:rsid w:val="00D72220"/>
    <w:rsid w:val="00D723C7"/>
    <w:rsid w:val="00D7376F"/>
    <w:rsid w:val="00D7486C"/>
    <w:rsid w:val="00D763C5"/>
    <w:rsid w:val="00D7651D"/>
    <w:rsid w:val="00D76B05"/>
    <w:rsid w:val="00D77CFD"/>
    <w:rsid w:val="00D8057E"/>
    <w:rsid w:val="00D80697"/>
    <w:rsid w:val="00D815E0"/>
    <w:rsid w:val="00D81948"/>
    <w:rsid w:val="00D81AE0"/>
    <w:rsid w:val="00D81BD5"/>
    <w:rsid w:val="00D82142"/>
    <w:rsid w:val="00D83081"/>
    <w:rsid w:val="00D85320"/>
    <w:rsid w:val="00D855B9"/>
    <w:rsid w:val="00D8585C"/>
    <w:rsid w:val="00D85D5D"/>
    <w:rsid w:val="00D86288"/>
    <w:rsid w:val="00D8628E"/>
    <w:rsid w:val="00D866F3"/>
    <w:rsid w:val="00D867F7"/>
    <w:rsid w:val="00D86DD6"/>
    <w:rsid w:val="00D86E1F"/>
    <w:rsid w:val="00D872DD"/>
    <w:rsid w:val="00D87B47"/>
    <w:rsid w:val="00D9006A"/>
    <w:rsid w:val="00D92A66"/>
    <w:rsid w:val="00D92B83"/>
    <w:rsid w:val="00D92C7A"/>
    <w:rsid w:val="00D931C7"/>
    <w:rsid w:val="00D9408C"/>
    <w:rsid w:val="00D94C0B"/>
    <w:rsid w:val="00D950E5"/>
    <w:rsid w:val="00D951AD"/>
    <w:rsid w:val="00DA26C6"/>
    <w:rsid w:val="00DA3304"/>
    <w:rsid w:val="00DA36E2"/>
    <w:rsid w:val="00DA46F5"/>
    <w:rsid w:val="00DA46FB"/>
    <w:rsid w:val="00DA5D1C"/>
    <w:rsid w:val="00DA6012"/>
    <w:rsid w:val="00DA6395"/>
    <w:rsid w:val="00DA644E"/>
    <w:rsid w:val="00DA6DB6"/>
    <w:rsid w:val="00DA7745"/>
    <w:rsid w:val="00DA7846"/>
    <w:rsid w:val="00DB1AA0"/>
    <w:rsid w:val="00DB2B31"/>
    <w:rsid w:val="00DB386E"/>
    <w:rsid w:val="00DB4CE5"/>
    <w:rsid w:val="00DB58A9"/>
    <w:rsid w:val="00DB617C"/>
    <w:rsid w:val="00DB6DA5"/>
    <w:rsid w:val="00DB6F5F"/>
    <w:rsid w:val="00DB75DE"/>
    <w:rsid w:val="00DC0240"/>
    <w:rsid w:val="00DC0C81"/>
    <w:rsid w:val="00DC1E0C"/>
    <w:rsid w:val="00DC2496"/>
    <w:rsid w:val="00DC2AD4"/>
    <w:rsid w:val="00DC33F5"/>
    <w:rsid w:val="00DC3520"/>
    <w:rsid w:val="00DC361F"/>
    <w:rsid w:val="00DC3C77"/>
    <w:rsid w:val="00DC6532"/>
    <w:rsid w:val="00DC6D27"/>
    <w:rsid w:val="00DC6F14"/>
    <w:rsid w:val="00DC6FCD"/>
    <w:rsid w:val="00DC795C"/>
    <w:rsid w:val="00DD23BB"/>
    <w:rsid w:val="00DD32BA"/>
    <w:rsid w:val="00DD3545"/>
    <w:rsid w:val="00DD39FC"/>
    <w:rsid w:val="00DD4ECE"/>
    <w:rsid w:val="00DD5A73"/>
    <w:rsid w:val="00DD6776"/>
    <w:rsid w:val="00DD6B45"/>
    <w:rsid w:val="00DD71BF"/>
    <w:rsid w:val="00DE22CD"/>
    <w:rsid w:val="00DE2726"/>
    <w:rsid w:val="00DE3308"/>
    <w:rsid w:val="00DE4C3D"/>
    <w:rsid w:val="00DE4DA7"/>
    <w:rsid w:val="00DE4DC0"/>
    <w:rsid w:val="00DE5859"/>
    <w:rsid w:val="00DE590B"/>
    <w:rsid w:val="00DE61F7"/>
    <w:rsid w:val="00DE6B03"/>
    <w:rsid w:val="00DF03B8"/>
    <w:rsid w:val="00DF0B7F"/>
    <w:rsid w:val="00DF0DCE"/>
    <w:rsid w:val="00DF1326"/>
    <w:rsid w:val="00DF1784"/>
    <w:rsid w:val="00DF1ADC"/>
    <w:rsid w:val="00DF314F"/>
    <w:rsid w:val="00DF3381"/>
    <w:rsid w:val="00DF4577"/>
    <w:rsid w:val="00DF478A"/>
    <w:rsid w:val="00DF49F1"/>
    <w:rsid w:val="00DF5533"/>
    <w:rsid w:val="00DF6C6F"/>
    <w:rsid w:val="00E00606"/>
    <w:rsid w:val="00E01709"/>
    <w:rsid w:val="00E019A0"/>
    <w:rsid w:val="00E035E7"/>
    <w:rsid w:val="00E06FAF"/>
    <w:rsid w:val="00E076B2"/>
    <w:rsid w:val="00E076C2"/>
    <w:rsid w:val="00E105F4"/>
    <w:rsid w:val="00E11175"/>
    <w:rsid w:val="00E1277F"/>
    <w:rsid w:val="00E132E3"/>
    <w:rsid w:val="00E13404"/>
    <w:rsid w:val="00E142ED"/>
    <w:rsid w:val="00E14D63"/>
    <w:rsid w:val="00E153FC"/>
    <w:rsid w:val="00E15F93"/>
    <w:rsid w:val="00E1724B"/>
    <w:rsid w:val="00E17360"/>
    <w:rsid w:val="00E20ADA"/>
    <w:rsid w:val="00E216F2"/>
    <w:rsid w:val="00E216FA"/>
    <w:rsid w:val="00E21B1B"/>
    <w:rsid w:val="00E22477"/>
    <w:rsid w:val="00E22888"/>
    <w:rsid w:val="00E22BBC"/>
    <w:rsid w:val="00E23EB4"/>
    <w:rsid w:val="00E2412C"/>
    <w:rsid w:val="00E24602"/>
    <w:rsid w:val="00E246B7"/>
    <w:rsid w:val="00E24DEF"/>
    <w:rsid w:val="00E266E7"/>
    <w:rsid w:val="00E26A63"/>
    <w:rsid w:val="00E306B2"/>
    <w:rsid w:val="00E30A0D"/>
    <w:rsid w:val="00E30EE7"/>
    <w:rsid w:val="00E31197"/>
    <w:rsid w:val="00E319B5"/>
    <w:rsid w:val="00E31CE8"/>
    <w:rsid w:val="00E3296F"/>
    <w:rsid w:val="00E32F90"/>
    <w:rsid w:val="00E331DD"/>
    <w:rsid w:val="00E344D7"/>
    <w:rsid w:val="00E34A8D"/>
    <w:rsid w:val="00E34D1E"/>
    <w:rsid w:val="00E35113"/>
    <w:rsid w:val="00E354D5"/>
    <w:rsid w:val="00E3658A"/>
    <w:rsid w:val="00E368F3"/>
    <w:rsid w:val="00E3695A"/>
    <w:rsid w:val="00E36C01"/>
    <w:rsid w:val="00E37312"/>
    <w:rsid w:val="00E3732E"/>
    <w:rsid w:val="00E37D4E"/>
    <w:rsid w:val="00E37DAD"/>
    <w:rsid w:val="00E404A6"/>
    <w:rsid w:val="00E425D5"/>
    <w:rsid w:val="00E42600"/>
    <w:rsid w:val="00E42C99"/>
    <w:rsid w:val="00E4315B"/>
    <w:rsid w:val="00E44576"/>
    <w:rsid w:val="00E45819"/>
    <w:rsid w:val="00E476B1"/>
    <w:rsid w:val="00E47DE3"/>
    <w:rsid w:val="00E52A43"/>
    <w:rsid w:val="00E564B2"/>
    <w:rsid w:val="00E568A8"/>
    <w:rsid w:val="00E5771D"/>
    <w:rsid w:val="00E57861"/>
    <w:rsid w:val="00E60289"/>
    <w:rsid w:val="00E60F94"/>
    <w:rsid w:val="00E61DE3"/>
    <w:rsid w:val="00E628F0"/>
    <w:rsid w:val="00E62B10"/>
    <w:rsid w:val="00E62DE3"/>
    <w:rsid w:val="00E63865"/>
    <w:rsid w:val="00E6416C"/>
    <w:rsid w:val="00E649CC"/>
    <w:rsid w:val="00E64CD0"/>
    <w:rsid w:val="00E64D3B"/>
    <w:rsid w:val="00E64FA4"/>
    <w:rsid w:val="00E65AAF"/>
    <w:rsid w:val="00E66E4C"/>
    <w:rsid w:val="00E67685"/>
    <w:rsid w:val="00E67907"/>
    <w:rsid w:val="00E67D5A"/>
    <w:rsid w:val="00E70B4A"/>
    <w:rsid w:val="00E71F8F"/>
    <w:rsid w:val="00E72D49"/>
    <w:rsid w:val="00E737F6"/>
    <w:rsid w:val="00E73EED"/>
    <w:rsid w:val="00E7577E"/>
    <w:rsid w:val="00E75DF8"/>
    <w:rsid w:val="00E76774"/>
    <w:rsid w:val="00E76BD0"/>
    <w:rsid w:val="00E77438"/>
    <w:rsid w:val="00E774D1"/>
    <w:rsid w:val="00E80D69"/>
    <w:rsid w:val="00E8329B"/>
    <w:rsid w:val="00E84D05"/>
    <w:rsid w:val="00E853E9"/>
    <w:rsid w:val="00E8674A"/>
    <w:rsid w:val="00E867FB"/>
    <w:rsid w:val="00E86B1D"/>
    <w:rsid w:val="00E86EAB"/>
    <w:rsid w:val="00E87E86"/>
    <w:rsid w:val="00E9046F"/>
    <w:rsid w:val="00E90507"/>
    <w:rsid w:val="00E906D6"/>
    <w:rsid w:val="00E914B3"/>
    <w:rsid w:val="00E921EB"/>
    <w:rsid w:val="00E94318"/>
    <w:rsid w:val="00E95521"/>
    <w:rsid w:val="00E957C2"/>
    <w:rsid w:val="00E96363"/>
    <w:rsid w:val="00E97B70"/>
    <w:rsid w:val="00EA077F"/>
    <w:rsid w:val="00EA0A44"/>
    <w:rsid w:val="00EA0B7C"/>
    <w:rsid w:val="00EA189E"/>
    <w:rsid w:val="00EA205C"/>
    <w:rsid w:val="00EA2622"/>
    <w:rsid w:val="00EA28CB"/>
    <w:rsid w:val="00EA2F1A"/>
    <w:rsid w:val="00EA325D"/>
    <w:rsid w:val="00EA3340"/>
    <w:rsid w:val="00EA375D"/>
    <w:rsid w:val="00EA37F5"/>
    <w:rsid w:val="00EA4926"/>
    <w:rsid w:val="00EA4C5A"/>
    <w:rsid w:val="00EA5BE7"/>
    <w:rsid w:val="00EA6C4E"/>
    <w:rsid w:val="00EA70AE"/>
    <w:rsid w:val="00EA70B7"/>
    <w:rsid w:val="00EA75D8"/>
    <w:rsid w:val="00EA763F"/>
    <w:rsid w:val="00EB043E"/>
    <w:rsid w:val="00EB1548"/>
    <w:rsid w:val="00EB17AA"/>
    <w:rsid w:val="00EB2C1C"/>
    <w:rsid w:val="00EB37ED"/>
    <w:rsid w:val="00EB3D61"/>
    <w:rsid w:val="00EB45CE"/>
    <w:rsid w:val="00EB4914"/>
    <w:rsid w:val="00EB538F"/>
    <w:rsid w:val="00EB5778"/>
    <w:rsid w:val="00EB5880"/>
    <w:rsid w:val="00EB5FC3"/>
    <w:rsid w:val="00EB794C"/>
    <w:rsid w:val="00EC01C2"/>
    <w:rsid w:val="00EC2A4F"/>
    <w:rsid w:val="00EC2B9C"/>
    <w:rsid w:val="00EC31AB"/>
    <w:rsid w:val="00EC43CB"/>
    <w:rsid w:val="00EC463B"/>
    <w:rsid w:val="00EC55A4"/>
    <w:rsid w:val="00EC571F"/>
    <w:rsid w:val="00EC57F5"/>
    <w:rsid w:val="00EC6178"/>
    <w:rsid w:val="00EC660C"/>
    <w:rsid w:val="00EC73AF"/>
    <w:rsid w:val="00EC784B"/>
    <w:rsid w:val="00EC7D0F"/>
    <w:rsid w:val="00ED04AC"/>
    <w:rsid w:val="00ED1D56"/>
    <w:rsid w:val="00ED2F94"/>
    <w:rsid w:val="00ED37B2"/>
    <w:rsid w:val="00ED3986"/>
    <w:rsid w:val="00ED48B8"/>
    <w:rsid w:val="00ED4931"/>
    <w:rsid w:val="00ED55AC"/>
    <w:rsid w:val="00ED55E0"/>
    <w:rsid w:val="00ED5868"/>
    <w:rsid w:val="00ED747F"/>
    <w:rsid w:val="00EE0FF8"/>
    <w:rsid w:val="00EE124C"/>
    <w:rsid w:val="00EE1701"/>
    <w:rsid w:val="00EE1B19"/>
    <w:rsid w:val="00EE24BE"/>
    <w:rsid w:val="00EE4CEA"/>
    <w:rsid w:val="00EE5645"/>
    <w:rsid w:val="00EE58CA"/>
    <w:rsid w:val="00EE5999"/>
    <w:rsid w:val="00EE5B11"/>
    <w:rsid w:val="00EE634F"/>
    <w:rsid w:val="00EE6528"/>
    <w:rsid w:val="00EE75FD"/>
    <w:rsid w:val="00EF18C9"/>
    <w:rsid w:val="00EF1924"/>
    <w:rsid w:val="00EF38CE"/>
    <w:rsid w:val="00EF3C36"/>
    <w:rsid w:val="00EF3D70"/>
    <w:rsid w:val="00EF6675"/>
    <w:rsid w:val="00EF6F5C"/>
    <w:rsid w:val="00F006EC"/>
    <w:rsid w:val="00F00964"/>
    <w:rsid w:val="00F00BF2"/>
    <w:rsid w:val="00F06987"/>
    <w:rsid w:val="00F1039E"/>
    <w:rsid w:val="00F13BE1"/>
    <w:rsid w:val="00F141EE"/>
    <w:rsid w:val="00F1424F"/>
    <w:rsid w:val="00F14722"/>
    <w:rsid w:val="00F14E84"/>
    <w:rsid w:val="00F155C5"/>
    <w:rsid w:val="00F165BF"/>
    <w:rsid w:val="00F16D17"/>
    <w:rsid w:val="00F16D9D"/>
    <w:rsid w:val="00F1766A"/>
    <w:rsid w:val="00F20C88"/>
    <w:rsid w:val="00F21DC9"/>
    <w:rsid w:val="00F23AFB"/>
    <w:rsid w:val="00F2486A"/>
    <w:rsid w:val="00F26531"/>
    <w:rsid w:val="00F26E62"/>
    <w:rsid w:val="00F27BE6"/>
    <w:rsid w:val="00F3025B"/>
    <w:rsid w:val="00F3094E"/>
    <w:rsid w:val="00F3098E"/>
    <w:rsid w:val="00F30BA4"/>
    <w:rsid w:val="00F312BB"/>
    <w:rsid w:val="00F31715"/>
    <w:rsid w:val="00F318EF"/>
    <w:rsid w:val="00F3208E"/>
    <w:rsid w:val="00F3221E"/>
    <w:rsid w:val="00F33E20"/>
    <w:rsid w:val="00F351F1"/>
    <w:rsid w:val="00F35ABF"/>
    <w:rsid w:val="00F37556"/>
    <w:rsid w:val="00F37A73"/>
    <w:rsid w:val="00F37EB2"/>
    <w:rsid w:val="00F40657"/>
    <w:rsid w:val="00F417DD"/>
    <w:rsid w:val="00F422F5"/>
    <w:rsid w:val="00F42641"/>
    <w:rsid w:val="00F42ABB"/>
    <w:rsid w:val="00F43CFF"/>
    <w:rsid w:val="00F44B0F"/>
    <w:rsid w:val="00F45A6B"/>
    <w:rsid w:val="00F46399"/>
    <w:rsid w:val="00F47B33"/>
    <w:rsid w:val="00F47E3B"/>
    <w:rsid w:val="00F50088"/>
    <w:rsid w:val="00F50544"/>
    <w:rsid w:val="00F50E15"/>
    <w:rsid w:val="00F53651"/>
    <w:rsid w:val="00F53ED2"/>
    <w:rsid w:val="00F54420"/>
    <w:rsid w:val="00F5594E"/>
    <w:rsid w:val="00F55E39"/>
    <w:rsid w:val="00F5615C"/>
    <w:rsid w:val="00F607EE"/>
    <w:rsid w:val="00F61749"/>
    <w:rsid w:val="00F62308"/>
    <w:rsid w:val="00F6308A"/>
    <w:rsid w:val="00F63C6F"/>
    <w:rsid w:val="00F6430A"/>
    <w:rsid w:val="00F64CC3"/>
    <w:rsid w:val="00F658A3"/>
    <w:rsid w:val="00F66381"/>
    <w:rsid w:val="00F6763F"/>
    <w:rsid w:val="00F679CB"/>
    <w:rsid w:val="00F70237"/>
    <w:rsid w:val="00F70FC7"/>
    <w:rsid w:val="00F719FC"/>
    <w:rsid w:val="00F721F0"/>
    <w:rsid w:val="00F736A5"/>
    <w:rsid w:val="00F77F41"/>
    <w:rsid w:val="00F80AF2"/>
    <w:rsid w:val="00F8244A"/>
    <w:rsid w:val="00F82B54"/>
    <w:rsid w:val="00F82F05"/>
    <w:rsid w:val="00F82FC2"/>
    <w:rsid w:val="00F838F5"/>
    <w:rsid w:val="00F84536"/>
    <w:rsid w:val="00F84D49"/>
    <w:rsid w:val="00F8561F"/>
    <w:rsid w:val="00F858EE"/>
    <w:rsid w:val="00F86AAB"/>
    <w:rsid w:val="00F876DD"/>
    <w:rsid w:val="00F9017C"/>
    <w:rsid w:val="00F9071C"/>
    <w:rsid w:val="00F91857"/>
    <w:rsid w:val="00F91943"/>
    <w:rsid w:val="00F91EA6"/>
    <w:rsid w:val="00F92099"/>
    <w:rsid w:val="00F920B2"/>
    <w:rsid w:val="00F92B16"/>
    <w:rsid w:val="00F9417D"/>
    <w:rsid w:val="00F94636"/>
    <w:rsid w:val="00F94C4E"/>
    <w:rsid w:val="00F9688E"/>
    <w:rsid w:val="00F96C02"/>
    <w:rsid w:val="00FA059A"/>
    <w:rsid w:val="00FA0D96"/>
    <w:rsid w:val="00FA0F70"/>
    <w:rsid w:val="00FA2006"/>
    <w:rsid w:val="00FA2819"/>
    <w:rsid w:val="00FA2C42"/>
    <w:rsid w:val="00FA3C1E"/>
    <w:rsid w:val="00FA3F15"/>
    <w:rsid w:val="00FA4267"/>
    <w:rsid w:val="00FA4BA7"/>
    <w:rsid w:val="00FA5DE7"/>
    <w:rsid w:val="00FA641D"/>
    <w:rsid w:val="00FA68C5"/>
    <w:rsid w:val="00FA7652"/>
    <w:rsid w:val="00FB078C"/>
    <w:rsid w:val="00FB2A4D"/>
    <w:rsid w:val="00FB2CC7"/>
    <w:rsid w:val="00FB389E"/>
    <w:rsid w:val="00FB3C24"/>
    <w:rsid w:val="00FB4775"/>
    <w:rsid w:val="00FB50B2"/>
    <w:rsid w:val="00FB56BE"/>
    <w:rsid w:val="00FB5D49"/>
    <w:rsid w:val="00FB788D"/>
    <w:rsid w:val="00FB7DF7"/>
    <w:rsid w:val="00FC0413"/>
    <w:rsid w:val="00FC0593"/>
    <w:rsid w:val="00FC3222"/>
    <w:rsid w:val="00FC3BE2"/>
    <w:rsid w:val="00FC3E7C"/>
    <w:rsid w:val="00FC4547"/>
    <w:rsid w:val="00FC5856"/>
    <w:rsid w:val="00FC6CF1"/>
    <w:rsid w:val="00FC6ED7"/>
    <w:rsid w:val="00FC772B"/>
    <w:rsid w:val="00FC7BA4"/>
    <w:rsid w:val="00FD2934"/>
    <w:rsid w:val="00FD4281"/>
    <w:rsid w:val="00FD439A"/>
    <w:rsid w:val="00FD4DBE"/>
    <w:rsid w:val="00FD53FD"/>
    <w:rsid w:val="00FD5C84"/>
    <w:rsid w:val="00FD69FF"/>
    <w:rsid w:val="00FD6A66"/>
    <w:rsid w:val="00FD6C95"/>
    <w:rsid w:val="00FD7447"/>
    <w:rsid w:val="00FD7CE9"/>
    <w:rsid w:val="00FE0BB8"/>
    <w:rsid w:val="00FE15B9"/>
    <w:rsid w:val="00FE30FB"/>
    <w:rsid w:val="00FE3779"/>
    <w:rsid w:val="00FE3BA0"/>
    <w:rsid w:val="00FE40B2"/>
    <w:rsid w:val="00FE4187"/>
    <w:rsid w:val="00FE458A"/>
    <w:rsid w:val="00FE70D6"/>
    <w:rsid w:val="00FE73B5"/>
    <w:rsid w:val="00FE74A9"/>
    <w:rsid w:val="00FE78AB"/>
    <w:rsid w:val="00FF055F"/>
    <w:rsid w:val="00FF097E"/>
    <w:rsid w:val="00FF0CDC"/>
    <w:rsid w:val="00FF4070"/>
    <w:rsid w:val="00FF40CE"/>
    <w:rsid w:val="00FF446B"/>
    <w:rsid w:val="00FF63EF"/>
    <w:rsid w:val="00FF6503"/>
    <w:rsid w:val="00FF6E6B"/>
    <w:rsid w:val="00FF725F"/>
    <w:rsid w:val="00FF7545"/>
    <w:rsid w:val="00FF7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4C34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770004072">
      <w:bodyDiv w:val="1"/>
      <w:marLeft w:val="0"/>
      <w:marRight w:val="0"/>
      <w:marTop w:val="0"/>
      <w:marBottom w:val="0"/>
      <w:divBdr>
        <w:top w:val="none" w:sz="0" w:space="0" w:color="auto"/>
        <w:left w:val="none" w:sz="0" w:space="0" w:color="auto"/>
        <w:bottom w:val="none" w:sz="0" w:space="0" w:color="auto"/>
        <w:right w:val="none" w:sz="0" w:space="0" w:color="auto"/>
      </w:divBdr>
      <w:divsChild>
        <w:div w:id="80680509">
          <w:marLeft w:val="0"/>
          <w:marRight w:val="0"/>
          <w:marTop w:val="0"/>
          <w:marBottom w:val="0"/>
          <w:divBdr>
            <w:top w:val="none" w:sz="0" w:space="0" w:color="auto"/>
            <w:left w:val="none" w:sz="0" w:space="0" w:color="auto"/>
            <w:bottom w:val="none" w:sz="0" w:space="0" w:color="auto"/>
            <w:right w:val="none" w:sz="0" w:space="0" w:color="auto"/>
          </w:divBdr>
          <w:divsChild>
            <w:div w:id="203707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821968340">
      <w:bodyDiv w:val="1"/>
      <w:marLeft w:val="0"/>
      <w:marRight w:val="0"/>
      <w:marTop w:val="0"/>
      <w:marBottom w:val="0"/>
      <w:divBdr>
        <w:top w:val="none" w:sz="0" w:space="0" w:color="auto"/>
        <w:left w:val="none" w:sz="0" w:space="0" w:color="auto"/>
        <w:bottom w:val="none" w:sz="0" w:space="0" w:color="auto"/>
        <w:right w:val="none" w:sz="0" w:space="0" w:color="auto"/>
      </w:divBdr>
      <w:divsChild>
        <w:div w:id="1495683502">
          <w:marLeft w:val="0"/>
          <w:marRight w:val="0"/>
          <w:marTop w:val="0"/>
          <w:marBottom w:val="0"/>
          <w:divBdr>
            <w:top w:val="none" w:sz="0" w:space="0" w:color="auto"/>
            <w:left w:val="none" w:sz="0" w:space="0" w:color="auto"/>
            <w:bottom w:val="none" w:sz="0" w:space="0" w:color="auto"/>
            <w:right w:val="none" w:sz="0" w:space="0" w:color="auto"/>
          </w:divBdr>
          <w:divsChild>
            <w:div w:id="1444038733">
              <w:marLeft w:val="0"/>
              <w:marRight w:val="0"/>
              <w:marTop w:val="0"/>
              <w:marBottom w:val="0"/>
              <w:divBdr>
                <w:top w:val="none" w:sz="0" w:space="0" w:color="auto"/>
                <w:left w:val="none" w:sz="0" w:space="0" w:color="auto"/>
                <w:bottom w:val="none" w:sz="0" w:space="0" w:color="auto"/>
                <w:right w:val="none" w:sz="0" w:space="0" w:color="auto"/>
              </w:divBdr>
            </w:div>
            <w:div w:id="138093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311290">
      <w:bodyDiv w:val="1"/>
      <w:marLeft w:val="0"/>
      <w:marRight w:val="0"/>
      <w:marTop w:val="0"/>
      <w:marBottom w:val="0"/>
      <w:divBdr>
        <w:top w:val="none" w:sz="0" w:space="0" w:color="auto"/>
        <w:left w:val="none" w:sz="0" w:space="0" w:color="auto"/>
        <w:bottom w:val="none" w:sz="0" w:space="0" w:color="auto"/>
        <w:right w:val="none" w:sz="0" w:space="0" w:color="auto"/>
      </w:divBdr>
    </w:div>
    <w:div w:id="1374967562">
      <w:bodyDiv w:val="1"/>
      <w:marLeft w:val="0"/>
      <w:marRight w:val="0"/>
      <w:marTop w:val="0"/>
      <w:marBottom w:val="0"/>
      <w:divBdr>
        <w:top w:val="none" w:sz="0" w:space="0" w:color="auto"/>
        <w:left w:val="none" w:sz="0" w:space="0" w:color="auto"/>
        <w:bottom w:val="none" w:sz="0" w:space="0" w:color="auto"/>
        <w:right w:val="none" w:sz="0" w:space="0" w:color="auto"/>
      </w:divBdr>
      <w:divsChild>
        <w:div w:id="1935284838">
          <w:marLeft w:val="0"/>
          <w:marRight w:val="0"/>
          <w:marTop w:val="0"/>
          <w:marBottom w:val="0"/>
          <w:divBdr>
            <w:top w:val="none" w:sz="0" w:space="0" w:color="auto"/>
            <w:left w:val="none" w:sz="0" w:space="0" w:color="auto"/>
            <w:bottom w:val="none" w:sz="0" w:space="0" w:color="auto"/>
            <w:right w:val="none" w:sz="0" w:space="0" w:color="auto"/>
          </w:divBdr>
          <w:divsChild>
            <w:div w:id="1415738203">
              <w:marLeft w:val="0"/>
              <w:marRight w:val="0"/>
              <w:marTop w:val="0"/>
              <w:marBottom w:val="0"/>
              <w:divBdr>
                <w:top w:val="none" w:sz="0" w:space="0" w:color="auto"/>
                <w:left w:val="none" w:sz="0" w:space="0" w:color="auto"/>
                <w:bottom w:val="none" w:sz="0" w:space="0" w:color="auto"/>
                <w:right w:val="none" w:sz="0" w:space="0" w:color="auto"/>
              </w:divBdr>
            </w:div>
            <w:div w:id="41100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4648">
      <w:bodyDiv w:val="1"/>
      <w:marLeft w:val="0"/>
      <w:marRight w:val="0"/>
      <w:marTop w:val="0"/>
      <w:marBottom w:val="0"/>
      <w:divBdr>
        <w:top w:val="none" w:sz="0" w:space="0" w:color="auto"/>
        <w:left w:val="none" w:sz="0" w:space="0" w:color="auto"/>
        <w:bottom w:val="none" w:sz="0" w:space="0" w:color="auto"/>
        <w:right w:val="none" w:sz="0" w:space="0" w:color="auto"/>
      </w:divBdr>
      <w:divsChild>
        <w:div w:id="1254431978">
          <w:marLeft w:val="0"/>
          <w:marRight w:val="0"/>
          <w:marTop w:val="0"/>
          <w:marBottom w:val="0"/>
          <w:divBdr>
            <w:top w:val="none" w:sz="0" w:space="0" w:color="auto"/>
            <w:left w:val="none" w:sz="0" w:space="0" w:color="auto"/>
            <w:bottom w:val="none" w:sz="0" w:space="0" w:color="auto"/>
            <w:right w:val="none" w:sz="0" w:space="0" w:color="auto"/>
          </w:divBdr>
        </w:div>
      </w:divsChild>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 w:id="1825969344">
      <w:bodyDiv w:val="1"/>
      <w:marLeft w:val="0"/>
      <w:marRight w:val="0"/>
      <w:marTop w:val="0"/>
      <w:marBottom w:val="0"/>
      <w:divBdr>
        <w:top w:val="none" w:sz="0" w:space="0" w:color="auto"/>
        <w:left w:val="none" w:sz="0" w:space="0" w:color="auto"/>
        <w:bottom w:val="none" w:sz="0" w:space="0" w:color="auto"/>
        <w:right w:val="none" w:sz="0" w:space="0" w:color="auto"/>
      </w:divBdr>
    </w:div>
    <w:div w:id="1891573530">
      <w:bodyDiv w:val="1"/>
      <w:marLeft w:val="0"/>
      <w:marRight w:val="0"/>
      <w:marTop w:val="0"/>
      <w:marBottom w:val="0"/>
      <w:divBdr>
        <w:top w:val="none" w:sz="0" w:space="0" w:color="auto"/>
        <w:left w:val="none" w:sz="0" w:space="0" w:color="auto"/>
        <w:bottom w:val="none" w:sz="0" w:space="0" w:color="auto"/>
        <w:right w:val="none" w:sz="0" w:space="0" w:color="auto"/>
      </w:divBdr>
      <w:divsChild>
        <w:div w:id="2009550071">
          <w:marLeft w:val="0"/>
          <w:marRight w:val="0"/>
          <w:marTop w:val="0"/>
          <w:marBottom w:val="0"/>
          <w:divBdr>
            <w:top w:val="none" w:sz="0" w:space="0" w:color="auto"/>
            <w:left w:val="none" w:sz="0" w:space="0" w:color="auto"/>
            <w:bottom w:val="none" w:sz="0" w:space="0" w:color="auto"/>
            <w:right w:val="none" w:sz="0" w:space="0" w:color="auto"/>
          </w:divBdr>
        </w:div>
        <w:div w:id="961761877">
          <w:marLeft w:val="0"/>
          <w:marRight w:val="0"/>
          <w:marTop w:val="0"/>
          <w:marBottom w:val="0"/>
          <w:divBdr>
            <w:top w:val="none" w:sz="0" w:space="0" w:color="auto"/>
            <w:left w:val="none" w:sz="0" w:space="0" w:color="auto"/>
            <w:bottom w:val="none" w:sz="0" w:space="0" w:color="auto"/>
            <w:right w:val="none" w:sz="0" w:space="0" w:color="auto"/>
          </w:divBdr>
        </w:div>
        <w:div w:id="629365994">
          <w:marLeft w:val="0"/>
          <w:marRight w:val="0"/>
          <w:marTop w:val="0"/>
          <w:marBottom w:val="0"/>
          <w:divBdr>
            <w:top w:val="none" w:sz="0" w:space="0" w:color="auto"/>
            <w:left w:val="none" w:sz="0" w:space="0" w:color="auto"/>
            <w:bottom w:val="none" w:sz="0" w:space="0" w:color="auto"/>
            <w:right w:val="none" w:sz="0" w:space="0" w:color="auto"/>
          </w:divBdr>
        </w:div>
        <w:div w:id="402528597">
          <w:marLeft w:val="0"/>
          <w:marRight w:val="0"/>
          <w:marTop w:val="0"/>
          <w:marBottom w:val="0"/>
          <w:divBdr>
            <w:top w:val="none" w:sz="0" w:space="0" w:color="auto"/>
            <w:left w:val="none" w:sz="0" w:space="0" w:color="auto"/>
            <w:bottom w:val="none" w:sz="0" w:space="0" w:color="auto"/>
            <w:right w:val="none" w:sz="0" w:space="0" w:color="auto"/>
          </w:divBdr>
        </w:div>
      </w:divsChild>
    </w:div>
    <w:div w:id="1942033976">
      <w:bodyDiv w:val="1"/>
      <w:marLeft w:val="0"/>
      <w:marRight w:val="0"/>
      <w:marTop w:val="0"/>
      <w:marBottom w:val="0"/>
      <w:divBdr>
        <w:top w:val="none" w:sz="0" w:space="0" w:color="auto"/>
        <w:left w:val="none" w:sz="0" w:space="0" w:color="auto"/>
        <w:bottom w:val="none" w:sz="0" w:space="0" w:color="auto"/>
        <w:right w:val="none" w:sz="0" w:space="0" w:color="auto"/>
      </w:divBdr>
      <w:divsChild>
        <w:div w:id="1319768969">
          <w:marLeft w:val="0"/>
          <w:marRight w:val="0"/>
          <w:marTop w:val="0"/>
          <w:marBottom w:val="0"/>
          <w:divBdr>
            <w:top w:val="none" w:sz="0" w:space="0" w:color="auto"/>
            <w:left w:val="none" w:sz="0" w:space="0" w:color="auto"/>
            <w:bottom w:val="none" w:sz="0" w:space="0" w:color="auto"/>
            <w:right w:val="none" w:sz="0" w:space="0" w:color="auto"/>
          </w:divBdr>
        </w:div>
      </w:divsChild>
    </w:div>
    <w:div w:id="1944875693">
      <w:bodyDiv w:val="1"/>
      <w:marLeft w:val="0"/>
      <w:marRight w:val="0"/>
      <w:marTop w:val="0"/>
      <w:marBottom w:val="0"/>
      <w:divBdr>
        <w:top w:val="none" w:sz="0" w:space="0" w:color="auto"/>
        <w:left w:val="none" w:sz="0" w:space="0" w:color="auto"/>
        <w:bottom w:val="none" w:sz="0" w:space="0" w:color="auto"/>
        <w:right w:val="none" w:sz="0" w:space="0" w:color="auto"/>
      </w:divBdr>
    </w:div>
    <w:div w:id="2055813583">
      <w:bodyDiv w:val="1"/>
      <w:marLeft w:val="0"/>
      <w:marRight w:val="0"/>
      <w:marTop w:val="0"/>
      <w:marBottom w:val="0"/>
      <w:divBdr>
        <w:top w:val="none" w:sz="0" w:space="0" w:color="auto"/>
        <w:left w:val="none" w:sz="0" w:space="0" w:color="auto"/>
        <w:bottom w:val="none" w:sz="0" w:space="0" w:color="auto"/>
        <w:right w:val="none" w:sz="0" w:space="0" w:color="auto"/>
      </w:divBdr>
      <w:divsChild>
        <w:div w:id="1870022824">
          <w:marLeft w:val="0"/>
          <w:marRight w:val="0"/>
          <w:marTop w:val="0"/>
          <w:marBottom w:val="0"/>
          <w:divBdr>
            <w:top w:val="none" w:sz="0" w:space="0" w:color="auto"/>
            <w:left w:val="none" w:sz="0" w:space="0" w:color="auto"/>
            <w:bottom w:val="none" w:sz="0" w:space="0" w:color="auto"/>
            <w:right w:val="none" w:sz="0" w:space="0" w:color="auto"/>
          </w:divBdr>
          <w:divsChild>
            <w:div w:id="1875385218">
              <w:marLeft w:val="0"/>
              <w:marRight w:val="0"/>
              <w:marTop w:val="0"/>
              <w:marBottom w:val="0"/>
              <w:divBdr>
                <w:top w:val="none" w:sz="0" w:space="0" w:color="auto"/>
                <w:left w:val="none" w:sz="0" w:space="0" w:color="auto"/>
                <w:bottom w:val="none" w:sz="0" w:space="0" w:color="auto"/>
                <w:right w:val="none" w:sz="0" w:space="0" w:color="auto"/>
              </w:divBdr>
            </w:div>
            <w:div w:id="15441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mailto:adrian.stier@gmail.com" TargetMode="External"/><Relationship Id="rId20" Type="http://schemas.openxmlformats.org/officeDocument/2006/relationships/image" Target="media/image3.emf"/><Relationship Id="rId21" Type="http://schemas.openxmlformats.org/officeDocument/2006/relationships/image" Target="media/image4.emf"/><Relationship Id="rId22" Type="http://schemas.openxmlformats.org/officeDocument/2006/relationships/fontTable" Target="fontTable.xml"/><Relationship Id="rId23" Type="http://schemas.openxmlformats.org/officeDocument/2006/relationships/theme" Target="theme/theme1.xml"/><Relationship Id="rId24" Type="http://schemas.microsoft.com/office/2011/relationships/people" Target="people.xml"/><Relationship Id="rId25" Type="http://schemas.microsoft.com/office/2011/relationships/commentsExtended" Target="commentsExtended.xml"/><Relationship Id="rId10" Type="http://schemas.openxmlformats.org/officeDocument/2006/relationships/hyperlink" Target="mailto:Jameal.Samhouri@noaa.gov" TargetMode="External"/><Relationship Id="rId11" Type="http://schemas.openxmlformats.org/officeDocument/2006/relationships/hyperlink" Target="mailto:essing@uw.edu" TargetMode="External"/><Relationship Id="rId12" Type="http://schemas.openxmlformats.org/officeDocument/2006/relationships/hyperlink" Target="mailto:cwhite31@calpoly.edu" TargetMode="External"/><Relationship Id="rId13" Type="http://schemas.openxmlformats.org/officeDocument/2006/relationships/hyperlink" Target="mailto:halpern@bren.ucsb.edu" TargetMode="External"/><Relationship Id="rId14" Type="http://schemas.openxmlformats.org/officeDocument/2006/relationships/hyperlink" Target="mailto:lynham@hawaii.edu" TargetMode="External"/><Relationship Id="rId15" Type="http://schemas.openxmlformats.org/officeDocument/2006/relationships/hyperlink" Target="mailto:anne.salomon@sfu.ca" TargetMode="External"/><Relationship Id="rId16" Type="http://schemas.openxmlformats.org/officeDocument/2006/relationships/hyperlink" Target="mailto:phil.levin@noaa.gov" TargetMode="External"/><Relationship Id="rId17" Type="http://schemas.openxmlformats.org/officeDocument/2006/relationships/comments" Target="comments.xml"/><Relationship Id="rId18" Type="http://schemas.openxmlformats.org/officeDocument/2006/relationships/image" Target="media/image1.emf"/><Relationship Id="rId19" Type="http://schemas.openxmlformats.org/officeDocument/2006/relationships/image" Target="media/image2.e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205F91-17B5-A644-B47E-03BB51D78B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17</Pages>
  <Words>10065</Words>
  <Characters>57377</Characters>
  <Application>Microsoft Macintosh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67308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Jameal Samhouri</cp:lastModifiedBy>
  <cp:revision>18</cp:revision>
  <dcterms:created xsi:type="dcterms:W3CDTF">2017-04-17T22:01:00Z</dcterms:created>
  <dcterms:modified xsi:type="dcterms:W3CDTF">2017-04-22T14:01:00Z</dcterms:modified>
</cp:coreProperties>
</file>