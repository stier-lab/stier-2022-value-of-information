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6881F9" w14:textId="77777777" w:rsidR="00EA763F" w:rsidRPr="00957F1F" w:rsidRDefault="00EA763F" w:rsidP="00183F68">
      <w:pPr>
        <w:ind w:left="1440" w:hanging="144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 xml:space="preserve">monitoring </w:t>
      </w:r>
      <w:commentRangeStart w:id="1"/>
      <w:r w:rsidR="00645768">
        <w:rPr>
          <w:rFonts w:ascii="Helvetica" w:hAnsi="Helvetica"/>
          <w:b/>
          <w:sz w:val="22"/>
          <w:szCs w:val="22"/>
        </w:rPr>
        <w:t>strategie</w:t>
      </w:r>
      <w:commentRangeStart w:id="2"/>
      <w:r w:rsidR="00645768">
        <w:rPr>
          <w:rFonts w:ascii="Helvetica" w:hAnsi="Helvetica"/>
          <w:b/>
          <w:sz w:val="22"/>
          <w:szCs w:val="22"/>
        </w:rPr>
        <w:t>s</w:t>
      </w:r>
      <w:commentRangeEnd w:id="2"/>
      <w:r w:rsidR="00CC4060">
        <w:rPr>
          <w:rStyle w:val="CommentReference"/>
        </w:rPr>
        <w:commentReference w:id="2"/>
      </w:r>
      <w:commentRangeEnd w:id="1"/>
      <w:r w:rsidR="009C4EAB">
        <w:rPr>
          <w:rStyle w:val="CommentReference"/>
        </w:rPr>
        <w:commentReference w:id="1"/>
      </w:r>
    </w:p>
    <w:p w14:paraId="6F4EF35D" w14:textId="77777777" w:rsidR="00EA763F" w:rsidRDefault="00EA763F" w:rsidP="00903261">
      <w:pPr>
        <w:outlineLvl w:val="0"/>
        <w:rPr>
          <w:ins w:id="3" w:author="Anne Salomon" w:date="2015-12-02T13:52:00Z"/>
          <w:rFonts w:ascii="Helvetica" w:hAnsi="Helvetica" w:cs="Times New Roman"/>
          <w:bCs/>
          <w:sz w:val="22"/>
          <w:szCs w:val="22"/>
        </w:rPr>
      </w:pPr>
    </w:p>
    <w:p w14:paraId="42DB22AF" w14:textId="7A552845" w:rsidR="009C4EAB" w:rsidRPr="007324AF" w:rsidRDefault="009C4EAB" w:rsidP="009C4EAB">
      <w:pPr>
        <w:pStyle w:val="CommentText"/>
        <w:rPr>
          <w:ins w:id="4" w:author="Anne Salomon" w:date="2015-12-02T13:52:00Z"/>
          <w:i/>
          <w:rPrChange w:id="5" w:author="Adrian Stier" w:date="2015-12-13T07:49:00Z">
            <w:rPr>
              <w:ins w:id="6" w:author="Anne Salomon" w:date="2015-12-02T13:52:00Z"/>
            </w:rPr>
          </w:rPrChange>
        </w:rPr>
      </w:pPr>
      <w:ins w:id="7" w:author="Anne Salomon" w:date="2015-12-02T13:52:00Z">
        <w:del w:id="8" w:author="Adrian Stier" w:date="2015-12-13T07:49:00Z">
          <w:r w:rsidRPr="007324AF" w:rsidDel="007324AF">
            <w:rPr>
              <w:i/>
              <w:rPrChange w:id="9" w:author="Adrian Stier" w:date="2015-12-13T07:49:00Z">
                <w:rPr/>
              </w:rPrChange>
            </w:rPr>
            <w:delText>How about this for another option:</w:delText>
          </w:r>
        </w:del>
      </w:ins>
      <w:ins w:id="10" w:author="Adrian Stier" w:date="2015-12-13T07:49:00Z">
        <w:r w:rsidR="007324AF" w:rsidRPr="007324AF">
          <w:rPr>
            <w:i/>
            <w:rPrChange w:id="11" w:author="Adrian Stier" w:date="2015-12-13T07:49:00Z">
              <w:rPr/>
            </w:rPrChange>
          </w:rPr>
          <w:t>Other options</w:t>
        </w:r>
      </w:ins>
    </w:p>
    <w:p w14:paraId="6BCE5CA1" w14:textId="77777777" w:rsidR="009C4EAB" w:rsidRDefault="009C4EAB" w:rsidP="009C4EAB">
      <w:pPr>
        <w:pStyle w:val="CommentText"/>
        <w:rPr>
          <w:ins w:id="12" w:author="Anne Salomon" w:date="2015-12-02T13:52:00Z"/>
        </w:rPr>
      </w:pPr>
    </w:p>
    <w:p w14:paraId="66C46A26" w14:textId="77777777" w:rsidR="009C4EAB" w:rsidRDefault="009C4EAB" w:rsidP="009C4EAB">
      <w:pPr>
        <w:pStyle w:val="CommentText"/>
        <w:rPr>
          <w:ins w:id="13" w:author="Anne Salomon" w:date="2015-12-02T13:54:00Z"/>
        </w:rPr>
      </w:pPr>
      <w:ins w:id="14" w:author="Anne Salomon" w:date="2015-12-02T13:52:00Z">
        <w:r>
          <w:t>Expect the Unexpected: Avoidi</w:t>
        </w:r>
        <w:bookmarkStart w:id="15" w:name="_GoBack"/>
        <w:bookmarkEnd w:id="15"/>
        <w:r>
          <w:t>ng Tipping Points Through Effective Monitoring</w:t>
        </w:r>
      </w:ins>
    </w:p>
    <w:p w14:paraId="18290FBF" w14:textId="77777777" w:rsidR="009C4EAB" w:rsidRDefault="009C4EAB" w:rsidP="009C4EAB">
      <w:pPr>
        <w:pStyle w:val="CommentText"/>
        <w:rPr>
          <w:ins w:id="16" w:author="Anne Salomon" w:date="2015-12-02T13:54:00Z"/>
        </w:rPr>
      </w:pPr>
    </w:p>
    <w:p w14:paraId="7A4DC0FD" w14:textId="2FF6CFE9" w:rsidR="009C4EAB" w:rsidRDefault="009C4EAB" w:rsidP="009C4EAB">
      <w:pPr>
        <w:pStyle w:val="CommentText"/>
        <w:rPr>
          <w:ins w:id="17" w:author="Anne Salomon" w:date="2015-12-02T13:54:00Z"/>
        </w:rPr>
      </w:pPr>
      <w:ins w:id="18" w:author="Anne Salomon" w:date="2015-12-02T13:54:00Z">
        <w:r>
          <w:t>Or</w:t>
        </w:r>
        <w:del w:id="19" w:author="Adrian Stier" w:date="2015-12-13T07:49:00Z">
          <w:r w:rsidDel="007324AF">
            <w:delText xml:space="preserve"> simply</w:delText>
          </w:r>
        </w:del>
        <w:r>
          <w:t>:</w:t>
        </w:r>
      </w:ins>
    </w:p>
    <w:p w14:paraId="13F1A95E" w14:textId="77777777" w:rsidR="009C4EAB" w:rsidRDefault="009C4EAB" w:rsidP="009C4EAB">
      <w:pPr>
        <w:pStyle w:val="CommentText"/>
        <w:rPr>
          <w:ins w:id="20" w:author="Anne Salomon" w:date="2015-12-02T13:54:00Z"/>
        </w:rPr>
      </w:pPr>
    </w:p>
    <w:p w14:paraId="38FB2D93" w14:textId="77777777" w:rsidR="009C4EAB" w:rsidRDefault="009C4EAB" w:rsidP="009C4EAB">
      <w:pPr>
        <w:pStyle w:val="CommentText"/>
        <w:rPr>
          <w:ins w:id="21" w:author="Anne Salomon" w:date="2015-12-02T13:52:00Z"/>
        </w:rPr>
      </w:pPr>
      <w:ins w:id="22" w:author="Anne Salomon" w:date="2015-12-02T13:54:00Z">
        <w:r>
          <w:t>Avoiding Tipping Points Through Effective Monitoring</w:t>
        </w:r>
      </w:ins>
    </w:p>
    <w:p w14:paraId="1710439C" w14:textId="77777777" w:rsidR="009C4EAB" w:rsidRPr="00957F1F" w:rsidRDefault="009C4EAB" w:rsidP="00903261">
      <w:pPr>
        <w:outlineLvl w:val="0"/>
        <w:rPr>
          <w:rFonts w:ascii="Helvetica" w:hAnsi="Helvetica" w:cs="Times New Roman"/>
          <w:bCs/>
          <w:sz w:val="22"/>
          <w:szCs w:val="22"/>
        </w:rPr>
      </w:pPr>
    </w:p>
    <w:p w14:paraId="65FE7E07" w14:textId="77777777"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w:t>
      </w:r>
      <w:proofErr w:type="gramStart"/>
      <w:r w:rsidR="005A1766" w:rsidRPr="00957F1F">
        <w:rPr>
          <w:rFonts w:ascii="Helvetica" w:hAnsi="Helvetica" w:cs="Times New Roman"/>
          <w:bCs/>
          <w:sz w:val="22"/>
          <w:szCs w:val="22"/>
          <w:vertAlign w:val="superscript"/>
        </w:rPr>
        <w:t>,5,6</w:t>
      </w:r>
      <w:proofErr w:type="gramEnd"/>
      <w:r w:rsidR="005A1766" w:rsidRPr="00957F1F">
        <w:rPr>
          <w:rFonts w:ascii="Helvetica" w:hAnsi="Helvetica" w:cs="Times New Roman"/>
          <w:bCs/>
          <w:sz w:val="22"/>
          <w:szCs w:val="22"/>
          <w:vertAlign w:val="superscript"/>
        </w:rPr>
        <w:t xml:space="preserve"> </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6F6E904C"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w:t>
      </w:r>
      <w:proofErr w:type="gramStart"/>
      <w:r w:rsidRPr="00957F1F">
        <w:rPr>
          <w:rFonts w:ascii="Helvetica" w:hAnsi="Helvetica" w:cs="Times New Roman"/>
          <w:sz w:val="22"/>
          <w:szCs w:val="22"/>
        </w:rPr>
        <w:t>USA</w:t>
      </w:r>
      <w:proofErr w:type="gramEnd"/>
      <w:r w:rsidRPr="00957F1F">
        <w:rPr>
          <w:rFonts w:ascii="Helvetica" w:hAnsi="Helvetica" w:cs="Times New Roman"/>
          <w:sz w:val="22"/>
          <w:szCs w:val="22"/>
        </w:rPr>
        <w:t xml:space="preserve">. E-mail: </w:t>
      </w:r>
      <w:hyperlink r:id="rId10"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commentRangeStart w:id="23"/>
      <w:r w:rsidR="00913E3E">
        <w:rPr>
          <w:rFonts w:ascii="Helvetica" w:hAnsi="Helvetica" w:cs="Times New Roman"/>
          <w:i/>
          <w:sz w:val="22"/>
          <w:szCs w:val="22"/>
        </w:rPr>
        <w:t>Value of Information</w:t>
      </w:r>
      <w:commentRangeEnd w:id="23"/>
      <w:r w:rsidR="005C1110">
        <w:rPr>
          <w:rStyle w:val="CommentReference"/>
        </w:rPr>
        <w:commentReference w:id="23"/>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commentRangeStart w:id="24"/>
      <w:r w:rsidR="005C1110">
        <w:rPr>
          <w:rFonts w:ascii="Helvetica" w:hAnsi="Helvetica" w:cs="Times New Roman"/>
          <w:i/>
          <w:sz w:val="22"/>
          <w:szCs w:val="22"/>
        </w:rPr>
        <w:t>value of information</w:t>
      </w:r>
      <w:commentRangeEnd w:id="24"/>
      <w:r w:rsidR="005C1110">
        <w:rPr>
          <w:rStyle w:val="CommentReference"/>
        </w:rPr>
        <w:commentReference w:id="24"/>
      </w:r>
      <w:r w:rsidR="005C1110">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lastRenderedPageBreak/>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518FC052" w14:textId="77777777" w:rsidR="00941E68" w:rsidRDefault="00941E68" w:rsidP="000105EB">
      <w:pPr>
        <w:rPr>
          <w:rStyle w:val="Hyperlink"/>
          <w:rFonts w:ascii="Helvetica" w:eastAsia="Times New Roman" w:hAnsi="Helvetica" w:cs="Times New Roman"/>
          <w:sz w:val="22"/>
          <w:szCs w:val="22"/>
          <w:shd w:val="clear" w:color="auto" w:fill="FFFFFF"/>
        </w:rPr>
      </w:pPr>
    </w:p>
    <w:p w14:paraId="12D1DCE3"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1813B4CD" w14:textId="77777777" w:rsidR="00941E68" w:rsidRPr="00ED48B8" w:rsidRDefault="00E87E86" w:rsidP="00ED48B8">
      <w:pPr>
        <w:rPr>
          <w:rFonts w:ascii="Helvetica" w:hAnsi="Helvetica" w:cs="Helvetica"/>
          <w:b/>
          <w:sz w:val="22"/>
          <w:szCs w:val="22"/>
        </w:rPr>
      </w:pPr>
      <w:r>
        <w:rPr>
          <w:rFonts w:ascii="Helvetica" w:hAnsi="Helvetica" w:cs="Helvetica"/>
          <w:b/>
          <w:sz w:val="22"/>
          <w:szCs w:val="22"/>
        </w:rPr>
        <w:t>QUESTIONS TO</w:t>
      </w:r>
      <w:r w:rsidR="00D9006A" w:rsidRPr="00ED48B8">
        <w:rPr>
          <w:rFonts w:ascii="Helvetica" w:hAnsi="Helvetica" w:cs="Helvetica"/>
          <w:b/>
          <w:sz w:val="22"/>
          <w:szCs w:val="22"/>
        </w:rPr>
        <w:t xml:space="preserve"> ADDRESS</w:t>
      </w:r>
    </w:p>
    <w:p w14:paraId="470BE920" w14:textId="77777777"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2EFB437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785934ED"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50677B" w14:textId="77777777"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w:t>
      </w:r>
      <w:commentRangeStart w:id="25"/>
      <w:r>
        <w:rPr>
          <w:rFonts w:ascii="Helvetica" w:hAnsi="Helvetica"/>
          <w:sz w:val="22"/>
          <w:szCs w:val="22"/>
        </w:rPr>
        <w:t>point</w:t>
      </w:r>
      <w:commentRangeEnd w:id="25"/>
      <w:r w:rsidR="00DF3381">
        <w:rPr>
          <w:rStyle w:val="CommentReference"/>
        </w:rPr>
        <w:commentReference w:id="25"/>
      </w:r>
      <w:r>
        <w:rPr>
          <w:rFonts w:ascii="Helvetica" w:hAnsi="Helvetica"/>
          <w:sz w:val="22"/>
          <w:szCs w:val="22"/>
        </w:rPr>
        <w:t xml:space="preserve">” </w:t>
      </w:r>
    </w:p>
    <w:p w14:paraId="6063BD88"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6D6AFAD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46563052"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73888610" w14:textId="77777777" w:rsidR="007D3941"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33647526" w14:textId="77777777"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Should we run a scenario where we look at system response when regulatory threshold is lower biomass than the biological tipping </w:t>
      </w:r>
      <w:commentRangeStart w:id="26"/>
      <w:r w:rsidRPr="00775BFB">
        <w:rPr>
          <w:rFonts w:ascii="Helvetica" w:hAnsi="Helvetica"/>
          <w:b/>
          <w:i/>
          <w:sz w:val="22"/>
          <w:szCs w:val="22"/>
        </w:rPr>
        <w:t>point</w:t>
      </w:r>
      <w:commentRangeEnd w:id="26"/>
      <w:r w:rsidR="00A54186">
        <w:rPr>
          <w:rStyle w:val="CommentReference"/>
        </w:rPr>
        <w:commentReference w:id="26"/>
      </w:r>
      <w:r w:rsidR="00A6413E" w:rsidRPr="00775BFB">
        <w:rPr>
          <w:rFonts w:ascii="Helvetica" w:hAnsi="Helvetica"/>
          <w:b/>
          <w:i/>
          <w:sz w:val="22"/>
          <w:szCs w:val="22"/>
        </w:rPr>
        <w:t>?</w:t>
      </w:r>
    </w:p>
    <w:p w14:paraId="2FEF10EA" w14:textId="77777777"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74D5EEA0" w14:textId="781FB9AB" w:rsidR="00BE3541" w:rsidRPr="000C2EA4" w:rsidRDefault="00BA5E6E" w:rsidP="000C2EA4">
      <w:pPr>
        <w:pStyle w:val="ListParagraph"/>
        <w:numPr>
          <w:ilvl w:val="1"/>
          <w:numId w:val="11"/>
        </w:numPr>
        <w:rPr>
          <w:rFonts w:ascii="Helvetica" w:hAnsi="Helvetica"/>
          <w:b/>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sidR="006C170D">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sidR="006C170D">
        <w:rPr>
          <w:rFonts w:ascii="Helvetica" w:hAnsi="Helvetica"/>
          <w:sz w:val="22"/>
          <w:szCs w:val="22"/>
        </w:rPr>
        <w:fldChar w:fldCharType="separate"/>
      </w:r>
      <w:r>
        <w:rPr>
          <w:rFonts w:ascii="Helvetica" w:hAnsi="Helvetica"/>
          <w:noProof/>
          <w:sz w:val="22"/>
          <w:szCs w:val="22"/>
        </w:rPr>
        <w:t>(Hastings &amp; Wysham 2010)</w:t>
      </w:r>
      <w:r w:rsidR="006C170D">
        <w:rPr>
          <w:rFonts w:ascii="Helvetica" w:hAnsi="Helvetica"/>
          <w:sz w:val="22"/>
          <w:szCs w:val="22"/>
        </w:rPr>
        <w:fldChar w:fldCharType="end"/>
      </w:r>
    </w:p>
    <w:p w14:paraId="4E3065E9" w14:textId="401EF2C6" w:rsidR="00BE3541" w:rsidRDefault="00BE3541">
      <w:pPr>
        <w:rPr>
          <w:rFonts w:ascii="Helvetica" w:hAnsi="Helvetica"/>
          <w:b/>
          <w:sz w:val="22"/>
          <w:szCs w:val="22"/>
        </w:rPr>
      </w:pPr>
    </w:p>
    <w:p w14:paraId="31C28A2A" w14:textId="74D8CF3D" w:rsidR="00682191" w:rsidRPr="00ED48B8" w:rsidRDefault="00074A3A" w:rsidP="00ED48B8">
      <w:pPr>
        <w:rPr>
          <w:rFonts w:ascii="Helvetica" w:hAnsi="Helvetica"/>
          <w:b/>
          <w:sz w:val="22"/>
          <w:szCs w:val="22"/>
        </w:rPr>
      </w:pPr>
      <w:r w:rsidRPr="00ED48B8">
        <w:rPr>
          <w:rFonts w:ascii="Helvetica" w:hAnsi="Helvetica"/>
          <w:b/>
          <w:sz w:val="22"/>
          <w:szCs w:val="22"/>
        </w:rPr>
        <w:t>SPECIFIC</w:t>
      </w:r>
      <w:r w:rsidR="004E43F7">
        <w:rPr>
          <w:rFonts w:ascii="Helvetica" w:hAnsi="Helvetica"/>
          <w:b/>
          <w:sz w:val="22"/>
          <w:szCs w:val="22"/>
        </w:rPr>
        <w:t xml:space="preserve"> </w:t>
      </w:r>
      <w:r w:rsidRPr="00ED48B8">
        <w:rPr>
          <w:rFonts w:ascii="Helvetica" w:hAnsi="Helvetica"/>
          <w:b/>
          <w:sz w:val="22"/>
          <w:szCs w:val="22"/>
        </w:rPr>
        <w:t>TASKS</w:t>
      </w:r>
      <w:r w:rsidR="00682191" w:rsidRPr="00ED48B8">
        <w:rPr>
          <w:rFonts w:ascii="Helvetica" w:hAnsi="Helvetica"/>
          <w:b/>
          <w:sz w:val="22"/>
          <w:szCs w:val="22"/>
        </w:rPr>
        <w:t xml:space="preserve"> FOR COAUTHORS</w:t>
      </w:r>
    </w:p>
    <w:p w14:paraId="0F3B4407" w14:textId="77777777" w:rsidR="00682191" w:rsidRPr="008D1BB6" w:rsidRDefault="008C72D2" w:rsidP="008D1BB6">
      <w:pPr>
        <w:pStyle w:val="ListParagraph"/>
        <w:numPr>
          <w:ilvl w:val="0"/>
          <w:numId w:val="11"/>
        </w:numPr>
        <w:rPr>
          <w:rFonts w:ascii="Helvetica" w:hAnsi="Helvetica"/>
          <w:sz w:val="22"/>
          <w:szCs w:val="22"/>
        </w:rPr>
      </w:pPr>
      <w:r>
        <w:rPr>
          <w:rFonts w:ascii="Helvetica" w:hAnsi="Helvetica"/>
          <w:b/>
          <w:sz w:val="22"/>
          <w:szCs w:val="22"/>
        </w:rPr>
        <w:t>Crow</w:t>
      </w:r>
      <w:r w:rsidR="00C943DB">
        <w:rPr>
          <w:rFonts w:ascii="Helvetica" w:hAnsi="Helvetica"/>
          <w:b/>
          <w:sz w:val="22"/>
          <w:szCs w:val="22"/>
        </w:rPr>
        <w:t>:</w:t>
      </w:r>
      <w:r w:rsidR="00682191">
        <w:rPr>
          <w:rFonts w:ascii="Helvetica" w:hAnsi="Helvetica"/>
          <w:sz w:val="22"/>
          <w:szCs w:val="22"/>
        </w:rPr>
        <w:t xml:space="preserve"> </w:t>
      </w:r>
      <w:r w:rsidR="003503F0">
        <w:rPr>
          <w:rFonts w:ascii="Helvetica" w:hAnsi="Helvetica"/>
          <w:sz w:val="22"/>
          <w:szCs w:val="22"/>
        </w:rPr>
        <w:t xml:space="preserve">work </w:t>
      </w:r>
      <w:r w:rsidR="00C77B06">
        <w:rPr>
          <w:rFonts w:ascii="Helvetica" w:hAnsi="Helvetica"/>
          <w:sz w:val="22"/>
          <w:szCs w:val="22"/>
        </w:rPr>
        <w:t xml:space="preserve">in these </w:t>
      </w:r>
      <w:r w:rsidR="00682191" w:rsidRPr="008D1BB6">
        <w:rPr>
          <w:rFonts w:ascii="Helvetica" w:hAnsi="Helvetica"/>
          <w:sz w:val="22"/>
          <w:szCs w:val="22"/>
        </w:rPr>
        <w:t>Citations</w:t>
      </w:r>
      <w:r w:rsidR="00C77B06">
        <w:rPr>
          <w:rFonts w:ascii="Helvetica" w:hAnsi="Helvetica"/>
          <w:sz w:val="22"/>
          <w:szCs w:val="22"/>
        </w:rPr>
        <w:t xml:space="preserve"> to intro/discussion (they’re already in endnote format from online so it should be easy to copy and paste form here</w:t>
      </w:r>
      <w:proofErr w:type="gramStart"/>
      <w:r w:rsidR="00C77B06">
        <w:rPr>
          <w:rFonts w:ascii="Helvetica" w:hAnsi="Helvetica"/>
          <w:sz w:val="22"/>
          <w:szCs w:val="22"/>
        </w:rPr>
        <w:t xml:space="preserve">) </w:t>
      </w:r>
      <w:r w:rsidR="00682191" w:rsidRPr="008D1BB6">
        <w:rPr>
          <w:rFonts w:ascii="Helvetica" w:hAnsi="Helvetica"/>
          <w:sz w:val="22"/>
          <w:szCs w:val="22"/>
        </w:rPr>
        <w:t>:</w:t>
      </w:r>
      <w:proofErr w:type="gramEnd"/>
      <w:r w:rsidR="00682191" w:rsidRPr="008D1BB6">
        <w:rPr>
          <w:rFonts w:ascii="Helvetica" w:hAnsi="Helvetica"/>
          <w:sz w:val="22"/>
          <w:szCs w:val="22"/>
        </w:rPr>
        <w:t xml:space="preserve"> </w:t>
      </w:r>
      <w:r w:rsidR="006C170D"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 </w:instrText>
      </w:r>
      <w:r w:rsidR="006C170D" w:rsidRPr="008D1BB6">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82191" w:rsidRPr="008D1BB6">
        <w:rPr>
          <w:rFonts w:ascii="Helvetica" w:hAnsi="Helvetica"/>
          <w:sz w:val="22"/>
          <w:szCs w:val="22"/>
        </w:rPr>
        <w:instrText xml:space="preserve"> ADDIN EN.CITE.DATA </w:instrText>
      </w:r>
      <w:r w:rsidR="006C170D" w:rsidRPr="008D1BB6">
        <w:rPr>
          <w:rFonts w:ascii="Helvetica" w:hAnsi="Helvetica"/>
          <w:sz w:val="22"/>
          <w:szCs w:val="22"/>
        </w:rPr>
      </w:r>
      <w:r w:rsidR="006C170D" w:rsidRPr="008D1BB6">
        <w:rPr>
          <w:rFonts w:ascii="Helvetica" w:hAnsi="Helvetica"/>
          <w:sz w:val="22"/>
          <w:szCs w:val="22"/>
        </w:rPr>
        <w:fldChar w:fldCharType="end"/>
      </w:r>
      <w:r w:rsidR="006C170D" w:rsidRPr="008D1BB6">
        <w:rPr>
          <w:rFonts w:ascii="Helvetica" w:hAnsi="Helvetica"/>
          <w:sz w:val="22"/>
          <w:szCs w:val="22"/>
        </w:rPr>
      </w:r>
      <w:r w:rsidR="006C170D" w:rsidRPr="008D1BB6">
        <w:rPr>
          <w:rFonts w:ascii="Helvetica" w:hAnsi="Helvetica"/>
          <w:sz w:val="22"/>
          <w:szCs w:val="22"/>
        </w:rPr>
        <w:fldChar w:fldCharType="separate"/>
      </w:r>
      <w:r w:rsidR="00682191" w:rsidRPr="008D1BB6">
        <w:rPr>
          <w:rFonts w:ascii="Helvetica" w:hAnsi="Helvetica"/>
          <w:noProof/>
          <w:sz w:val="22"/>
          <w:szCs w:val="22"/>
        </w:rPr>
        <w:t>(Grafton</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Sethi</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2005; Costello &amp; Polasky 2008; Costello</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2010; Polasky</w:t>
      </w:r>
      <w:r w:rsidR="00682191" w:rsidRPr="008D1BB6">
        <w:rPr>
          <w:rFonts w:ascii="Helvetica" w:hAnsi="Helvetica"/>
          <w:i/>
          <w:noProof/>
          <w:sz w:val="22"/>
          <w:szCs w:val="22"/>
        </w:rPr>
        <w:t xml:space="preserve"> et al.</w:t>
      </w:r>
      <w:r w:rsidR="00682191" w:rsidRPr="008D1BB6">
        <w:rPr>
          <w:rFonts w:ascii="Helvetica" w:hAnsi="Helvetica"/>
          <w:noProof/>
          <w:sz w:val="22"/>
          <w:szCs w:val="22"/>
        </w:rPr>
        <w:t xml:space="preserve"> 2011)</w:t>
      </w:r>
      <w:r w:rsidR="006C170D" w:rsidRPr="008D1BB6">
        <w:rPr>
          <w:rFonts w:ascii="Helvetica" w:hAnsi="Helvetica"/>
          <w:sz w:val="22"/>
          <w:szCs w:val="22"/>
        </w:rPr>
        <w:fldChar w:fldCharType="end"/>
      </w:r>
      <w:r w:rsidR="00682191" w:rsidRPr="005A02B5">
        <w:t xml:space="preserve"> </w:t>
      </w:r>
      <w:r w:rsidR="006C170D"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170D" w:rsidRPr="008D1BB6">
        <w:rPr>
          <w:rFonts w:ascii="Helvetica" w:hAnsi="Helvetica"/>
          <w:sz w:val="22"/>
          <w:szCs w:val="22"/>
        </w:rPr>
        <w:fldChar w:fldCharType="separate"/>
      </w:r>
      <w:r w:rsidR="00682191" w:rsidRPr="008D1BB6">
        <w:rPr>
          <w:rFonts w:ascii="Helvetica" w:hAnsi="Helvetica"/>
          <w:noProof/>
          <w:sz w:val="22"/>
          <w:szCs w:val="22"/>
        </w:rPr>
        <w:t>(Mangel 2000)</w:t>
      </w:r>
      <w:r w:rsidR="006C170D" w:rsidRPr="008D1BB6">
        <w:rPr>
          <w:rFonts w:ascii="Helvetica" w:hAnsi="Helvetica"/>
          <w:sz w:val="22"/>
          <w:szCs w:val="22"/>
        </w:rPr>
        <w:fldChar w:fldCharType="end"/>
      </w:r>
      <w:r w:rsidR="00682191" w:rsidRPr="00DD6B45">
        <w:t xml:space="preserve"> </w:t>
      </w:r>
      <w:r w:rsidR="006C170D" w:rsidRPr="008D1BB6">
        <w:rPr>
          <w:rFonts w:ascii="Helvetica" w:hAnsi="Helvetica"/>
          <w:sz w:val="22"/>
          <w:szCs w:val="22"/>
        </w:rPr>
        <w:fldChar w:fldCharType="begin"/>
      </w:r>
      <w:r w:rsidR="00682191" w:rsidRPr="008D1BB6">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6C170D" w:rsidRPr="008D1BB6">
        <w:rPr>
          <w:rFonts w:ascii="Helvetica" w:hAnsi="Helvetica"/>
          <w:sz w:val="22"/>
          <w:szCs w:val="22"/>
        </w:rPr>
        <w:fldChar w:fldCharType="separate"/>
      </w:r>
      <w:r w:rsidR="00682191" w:rsidRPr="008D1BB6">
        <w:rPr>
          <w:rFonts w:ascii="Helvetica" w:hAnsi="Helvetica"/>
          <w:noProof/>
          <w:sz w:val="22"/>
          <w:szCs w:val="22"/>
        </w:rPr>
        <w:t>(Stefansson &amp; Rosenberg 2005)</w:t>
      </w:r>
      <w:r w:rsidR="006C170D" w:rsidRPr="008D1BB6">
        <w:rPr>
          <w:rFonts w:ascii="Helvetica" w:hAnsi="Helvetica"/>
          <w:sz w:val="22"/>
          <w:szCs w:val="22"/>
        </w:rPr>
        <w:fldChar w:fldCharType="end"/>
      </w:r>
    </w:p>
    <w:p w14:paraId="6FAD810E" w14:textId="77777777" w:rsidR="00C77B06" w:rsidRPr="00C77B06" w:rsidRDefault="00C77B06" w:rsidP="00C77B06">
      <w:pPr>
        <w:pStyle w:val="ListParagraph"/>
        <w:ind w:left="990"/>
        <w:rPr>
          <w:rFonts w:ascii="Helvetica" w:hAnsi="Helvetica"/>
          <w:sz w:val="22"/>
          <w:szCs w:val="22"/>
        </w:rPr>
      </w:pPr>
    </w:p>
    <w:p w14:paraId="700757CF" w14:textId="77777777" w:rsidR="00682191" w:rsidRDefault="00682191" w:rsidP="00ED48B8">
      <w:pPr>
        <w:pStyle w:val="ListParagraph"/>
        <w:numPr>
          <w:ilvl w:val="0"/>
          <w:numId w:val="11"/>
        </w:numPr>
        <w:rPr>
          <w:rFonts w:ascii="Helvetica" w:hAnsi="Helvetica"/>
          <w:sz w:val="22"/>
          <w:szCs w:val="22"/>
        </w:rPr>
      </w:pPr>
      <w:r w:rsidRPr="0088392A">
        <w:rPr>
          <w:rFonts w:ascii="Helvetica" w:hAnsi="Helvetica"/>
          <w:b/>
          <w:sz w:val="22"/>
          <w:szCs w:val="22"/>
        </w:rPr>
        <w:t>J</w:t>
      </w:r>
      <w:r w:rsidR="00EF6F5C">
        <w:rPr>
          <w:rFonts w:ascii="Helvetica" w:hAnsi="Helvetica"/>
          <w:b/>
          <w:sz w:val="22"/>
          <w:szCs w:val="22"/>
        </w:rPr>
        <w:t>amea</w:t>
      </w:r>
      <w:r w:rsidR="00E3732E">
        <w:rPr>
          <w:rFonts w:ascii="Helvetica" w:hAnsi="Helvetica"/>
          <w:b/>
          <w:sz w:val="22"/>
          <w:szCs w:val="22"/>
        </w:rPr>
        <w:t xml:space="preserve">l: </w:t>
      </w:r>
      <w:r w:rsidR="003D08F3">
        <w:rPr>
          <w:rFonts w:ascii="Helvetica" w:hAnsi="Helvetica"/>
          <w:sz w:val="22"/>
          <w:szCs w:val="22"/>
        </w:rPr>
        <w:t>contextualize harvest rates with meta analysis output if fisheries paper</w:t>
      </w:r>
    </w:p>
    <w:p w14:paraId="64C09CCE" w14:textId="77777777" w:rsidR="00D66EA5" w:rsidRPr="00D66EA5" w:rsidRDefault="00D66EA5" w:rsidP="00D66EA5">
      <w:pPr>
        <w:ind w:left="630"/>
        <w:rPr>
          <w:rFonts w:ascii="Helvetica" w:hAnsi="Helvetica"/>
          <w:sz w:val="22"/>
          <w:szCs w:val="22"/>
        </w:rPr>
      </w:pPr>
    </w:p>
    <w:p w14:paraId="4C4C675F" w14:textId="7DD4F647" w:rsidR="00D66EA5" w:rsidRPr="00D66EA5" w:rsidRDefault="00682191" w:rsidP="00D66EA5">
      <w:pPr>
        <w:pStyle w:val="ListParagraph"/>
        <w:numPr>
          <w:ilvl w:val="0"/>
          <w:numId w:val="11"/>
        </w:numPr>
        <w:rPr>
          <w:rFonts w:ascii="Helvetica" w:hAnsi="Helvetica" w:cs="Helvetica"/>
          <w:sz w:val="22"/>
          <w:szCs w:val="22"/>
        </w:rPr>
      </w:pPr>
      <w:r w:rsidRPr="0088392A">
        <w:rPr>
          <w:rFonts w:ascii="Helvetica" w:hAnsi="Helvetica"/>
          <w:b/>
          <w:sz w:val="22"/>
          <w:szCs w:val="22"/>
        </w:rPr>
        <w:t>RK</w:t>
      </w:r>
      <w:r>
        <w:rPr>
          <w:rFonts w:ascii="Helvetica" w:hAnsi="Helvetica"/>
          <w:sz w:val="22"/>
          <w:szCs w:val="22"/>
        </w:rPr>
        <w:t xml:space="preserve"> to add section to discussion or box on policy challenges or opportunities associated with modifying </w:t>
      </w:r>
      <w:r w:rsidR="006A10D3">
        <w:rPr>
          <w:rFonts w:ascii="Helvetica" w:hAnsi="Helvetica"/>
          <w:sz w:val="22"/>
          <w:szCs w:val="22"/>
        </w:rPr>
        <w:t>Forestry</w:t>
      </w:r>
      <w:r>
        <w:rPr>
          <w:rFonts w:ascii="Helvetica" w:hAnsi="Helvetica"/>
          <w:sz w:val="22"/>
          <w:szCs w:val="22"/>
        </w:rPr>
        <w:t xml:space="preserve"> or Fisheries laws to include status dependent monitoring efforts</w:t>
      </w:r>
      <w:r w:rsidR="00EC463B">
        <w:rPr>
          <w:rFonts w:ascii="Helvetica" w:hAnsi="Helvetica"/>
          <w:sz w:val="22"/>
          <w:szCs w:val="22"/>
        </w:rPr>
        <w:t>?</w:t>
      </w:r>
    </w:p>
    <w:p w14:paraId="2A268DDE" w14:textId="77777777" w:rsidR="00D66EA5" w:rsidRPr="00D66EA5" w:rsidRDefault="00D66EA5" w:rsidP="00D66EA5">
      <w:pPr>
        <w:rPr>
          <w:rFonts w:ascii="Helvetica" w:hAnsi="Helvetica" w:cs="Helvetica"/>
          <w:b/>
          <w:bCs/>
          <w:sz w:val="22"/>
          <w:szCs w:val="22"/>
        </w:rPr>
      </w:pPr>
    </w:p>
    <w:p w14:paraId="74EBFF17" w14:textId="77777777" w:rsidR="000C2EA4" w:rsidRDefault="000C2EA4">
      <w:pPr>
        <w:rPr>
          <w:ins w:id="27" w:author="Adrian Stier" w:date="2015-12-12T18:11:00Z"/>
          <w:rFonts w:ascii="Helvetica" w:hAnsi="Helvetica" w:cs="Helvetica"/>
          <w:b/>
          <w:bCs/>
          <w:sz w:val="22"/>
          <w:szCs w:val="22"/>
        </w:rPr>
      </w:pPr>
      <w:ins w:id="28" w:author="Adrian Stier" w:date="2015-12-12T18:11:00Z">
        <w:r>
          <w:rPr>
            <w:rFonts w:ascii="Helvetica" w:hAnsi="Helvetica" w:cs="Helvetica"/>
            <w:b/>
            <w:bCs/>
            <w:sz w:val="22"/>
            <w:szCs w:val="22"/>
          </w:rPr>
          <w:br w:type="page"/>
        </w:r>
      </w:ins>
    </w:p>
    <w:p w14:paraId="241D35C6" w14:textId="7422C4FC" w:rsidR="00984E98" w:rsidRPr="00927692" w:rsidRDefault="00984E98" w:rsidP="00927692">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systems approach both biological and management tipping points. We show how including tipping points in decisions surrounding monitoring effort can help minimize costs and facilitate the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state-changes. We contrast the performance of alternative monitoring approaches that either apply precautionary buffers to reduce the likelihood of state-change or use intensive monitoring to precisely estimate proximity of the ecosystem to a critical threshold.</w:t>
      </w:r>
      <w:r w:rsidRPr="00927692">
        <w:rPr>
          <w:rFonts w:ascii="Helvetica" w:hAnsi="Helvetica" w:cs="Helvetica"/>
          <w:b/>
          <w:sz w:val="22"/>
          <w:szCs w:val="22"/>
        </w:rPr>
        <w:t xml:space="preserve"> </w:t>
      </w:r>
      <w:r w:rsidRPr="00927692">
        <w:rPr>
          <w:rFonts w:ascii="Helvetica" w:hAnsi="Helvetica" w:cs="Helvetica"/>
          <w:sz w:val="22"/>
          <w:szCs w:val="22"/>
        </w:rPr>
        <w:t xml:space="preserve">We show that precautionary buffers near thresholds can minimize monitoring costs while maximizing profit and </w:t>
      </w:r>
      <w:r w:rsidR="0067511F">
        <w:rPr>
          <w:rFonts w:ascii="Helvetica" w:hAnsi="Helvetica" w:cs="Helvetica"/>
          <w:sz w:val="22"/>
          <w:szCs w:val="22"/>
        </w:rPr>
        <w:t xml:space="preserve">can prevent an ecosystem from </w:t>
      </w:r>
      <w:r w:rsidR="0067511F">
        <w:rPr>
          <w:rStyle w:val="CommentReference"/>
        </w:rPr>
        <w:commentReference w:id="29"/>
      </w:r>
      <w:r w:rsidRPr="00927692">
        <w:rPr>
          <w:rFonts w:ascii="Helvetica" w:hAnsi="Helvetica" w:cs="Helvetica"/>
          <w:sz w:val="22"/>
          <w:szCs w:val="22"/>
        </w:rPr>
        <w:t xml:space="preserve"> tipping </w:t>
      </w:r>
      <w:r w:rsidR="0067511F">
        <w:rPr>
          <w:rFonts w:ascii="Helvetica" w:hAnsi="Helvetica" w:cs="Helvetica"/>
          <w:sz w:val="22"/>
          <w:szCs w:val="22"/>
        </w:rPr>
        <w:t>into</w:t>
      </w:r>
      <w:r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commentRangeStart w:id="30"/>
      <w:r w:rsidR="0067511F">
        <w:rPr>
          <w:rFonts w:ascii="Helvetica" w:hAnsi="Helvetica" w:cs="Helvetica"/>
          <w:sz w:val="22"/>
          <w:szCs w:val="22"/>
        </w:rPr>
        <w:t xml:space="preserve">resource </w:t>
      </w:r>
      <w:r w:rsidRPr="00927692">
        <w:rPr>
          <w:rFonts w:ascii="Helvetica" w:hAnsi="Helvetica" w:cs="Helvetica"/>
          <w:sz w:val="22"/>
          <w:szCs w:val="22"/>
        </w:rPr>
        <w:t xml:space="preserve">agencies </w:t>
      </w:r>
      <w:commentRangeEnd w:id="30"/>
      <w:r w:rsidR="0067511F">
        <w:rPr>
          <w:rStyle w:val="CommentReference"/>
        </w:rPr>
        <w:commentReference w:id="30"/>
      </w:r>
      <w:r w:rsidRPr="00927692">
        <w:rPr>
          <w:rFonts w:ascii="Helvetica" w:hAnsi="Helvetica" w:cs="Helvetica"/>
          <w:sz w:val="22"/>
          <w:szCs w:val="22"/>
        </w:rPr>
        <w:t>and managers with finite resources.</w:t>
      </w:r>
    </w:p>
    <w:p w14:paraId="0FA4A248" w14:textId="77777777" w:rsidR="00984E98" w:rsidRDefault="00984E98">
      <w:pPr>
        <w:rPr>
          <w:rFonts w:ascii="Helvetica" w:hAnsi="Helvetica" w:cs="Helvetica"/>
          <w:sz w:val="22"/>
          <w:szCs w:val="22"/>
        </w:rPr>
      </w:pPr>
      <w:r>
        <w:rPr>
          <w:rFonts w:ascii="Helvetica" w:hAnsi="Helvetica" w:cs="Helvetica"/>
          <w:sz w:val="22"/>
          <w:szCs w:val="22"/>
        </w:rPr>
        <w:br w:type="page"/>
      </w:r>
    </w:p>
    <w:p w14:paraId="39F26438" w14:textId="77777777" w:rsidR="00984E98" w:rsidRDefault="00984E98" w:rsidP="00984E98">
      <w:pPr>
        <w:rPr>
          <w:rFonts w:ascii="Helvetica" w:hAnsi="Helvetica" w:cs="Helvetica"/>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Pr="00957F1F" w:rsidRDefault="00EA4926" w:rsidP="00EA4926">
      <w:pPr>
        <w:rPr>
          <w:rFonts w:ascii="Helvetica" w:hAnsi="Helvetica"/>
          <w:b/>
          <w:sz w:val="22"/>
          <w:szCs w:val="22"/>
        </w:rPr>
      </w:pPr>
    </w:p>
    <w:p w14:paraId="48FA23D4" w14:textId="6A262C7F"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w:t>
      </w:r>
      <w:r w:rsidR="0067511F">
        <w:rPr>
          <w:rFonts w:ascii="Helvetica" w:hAnsi="Helvetica"/>
          <w:sz w:val="22"/>
          <w:szCs w:val="22"/>
        </w:rPr>
        <w:t>triggering</w:t>
      </w:r>
      <w:r w:rsidR="0067511F" w:rsidRPr="0093151E">
        <w:rPr>
          <w:rFonts w:ascii="Helvetica" w:hAnsi="Helvetica"/>
          <w:sz w:val="22"/>
          <w:szCs w:val="22"/>
        </w:rPr>
        <w:t xml:space="preserve"> </w:t>
      </w:r>
      <w:r w:rsidR="0067511F">
        <w:rPr>
          <w:rStyle w:val="CommentReference"/>
        </w:rPr>
        <w:commentReference w:id="31"/>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8D30B9">
        <w:rPr>
          <w:rFonts w:ascii="Helvetica" w:hAnsi="Helvetica"/>
          <w:sz w:val="22"/>
          <w:szCs w:val="22"/>
        </w:rPr>
        <w:t>For example,</w:t>
      </w:r>
      <w:r w:rsidR="00F94C4E" w:rsidRPr="0093151E">
        <w:rPr>
          <w:rFonts w:ascii="Helvetica" w:hAnsi="Helvetica"/>
          <w:sz w:val="22"/>
          <w:szCs w:val="22"/>
        </w:rPr>
        <w:t xml:space="preserve"> </w:t>
      </w:r>
      <w:r w:rsidR="008D30B9">
        <w:rPr>
          <w:rFonts w:ascii="Helvetica" w:hAnsi="Helvetica"/>
          <w:sz w:val="22"/>
          <w:szCs w:val="22"/>
        </w:rPr>
        <w:t xml:space="preserve">in marine systems heavy fishing pressure can cause </w:t>
      </w:r>
      <w:r w:rsidR="000847BF" w:rsidRPr="0093151E">
        <w:rPr>
          <w:rFonts w:ascii="Helvetica" w:hAnsi="Helvetica"/>
          <w:sz w:val="22"/>
          <w:szCs w:val="22"/>
        </w:rPr>
        <w:t>coral reefs</w:t>
      </w:r>
      <w:r w:rsidR="00E9046F">
        <w:rPr>
          <w:rFonts w:ascii="Helvetica" w:hAnsi="Helvetica"/>
          <w:sz w:val="22"/>
          <w:szCs w:val="22"/>
        </w:rPr>
        <w:t xml:space="preserve"> </w:t>
      </w:r>
      <w:r w:rsidR="00396EAC">
        <w:rPr>
          <w:rFonts w:ascii="Helvetica" w:hAnsi="Helvetica"/>
          <w:sz w:val="22"/>
          <w:szCs w:val="22"/>
        </w:rPr>
        <w:t xml:space="preserve">to </w:t>
      </w:r>
      <w:r w:rsidR="00E9046F">
        <w:rPr>
          <w:rFonts w:ascii="Helvetica" w:hAnsi="Helvetica"/>
          <w:sz w:val="22"/>
          <w:szCs w:val="22"/>
        </w:rPr>
        <w:t>shift from coral to algae</w:t>
      </w:r>
      <w:r w:rsidR="008D30B9">
        <w:rPr>
          <w:rFonts w:ascii="Helvetica" w:hAnsi="Helvetica"/>
          <w:sz w:val="22"/>
          <w:szCs w:val="22"/>
        </w:rPr>
        <w:t xml:space="preserve"> dominated states</w:t>
      </w:r>
      <w:r w:rsidR="002B1D5B" w:rsidRPr="002B1D5B">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&lt;EndNote&gt;&lt;Cite&gt;&lt;Author&gt;Bellwood&lt;/Author&gt;&lt;Year&gt;2004&lt;/Year&gt;&lt;RecNum&gt;50&lt;/RecNum&gt;&lt;DisplayText&gt;(Bellwood&lt;style face="italic"&gt; et al.&lt;/style&gt; 2004)&lt;/DisplayText&gt;&lt;record&gt;&lt;rec-number&gt;50&lt;/rec-number&gt;&lt;foreign-keys&gt;&lt;key app="EN" db-id="dsrza9wtbra05fevxvw5svf8d0a9a0ptptvp" timestamp="0"&gt;50&lt;/key&gt;&lt;/foreign-keys&gt;&lt;ref-type name="Journal Article"&gt;17&lt;/ref-type&gt;&lt;contributors&gt;&lt;authors&gt;&lt;author&gt;Bellwood, D. R.&lt;/author&gt;&lt;author&gt;Hughes, T. P.&lt;/author&gt;&lt;author&gt;Folke, C.&lt;/author&gt;&lt;author&gt;Nystrom, M.&lt;/author&gt;&lt;/authors&gt;&lt;/contributors&gt;&lt;titles&gt;&lt;title&gt;Confronting the coral reef crisis&lt;/title&gt;&lt;secondary-title&gt;Nature&lt;/secondary-title&gt;&lt;/titles&gt;&lt;periodical&gt;&lt;full-title&gt;Nature&lt;/full-title&gt;&lt;/periodical&gt;&lt;pages&gt;827-833&lt;/pages&gt;&lt;volume&gt;429&lt;/volume&gt;&lt;number&gt;6994&lt;/number&gt;&lt;keywords&gt;&lt;keyword&gt;coral reef&lt;/keyword&gt;&lt;keyword&gt;Conservation&lt;/keyword&gt;&lt;keyword&gt;review&lt;/keyword&gt;&lt;keyword&gt;resilience&lt;/keyword&gt;&lt;keyword&gt;functional group&lt;/keyword&gt;&lt;keyword&gt;shifting baseline&lt;/keyword&gt;&lt;keyword&gt;adaptive management&lt;/keyword&gt;&lt;keyword&gt;editorial&lt;/keyword&gt;&lt;keyword&gt;digital&lt;/keyword&gt;&lt;/keywords&gt;&lt;dates&gt;&lt;year&gt;2004&lt;/year&gt;&lt;pub-dates&gt;&lt;date&gt;Jun 24&lt;/date&gt;&lt;/pub-dates&gt;&lt;/dates&gt;&lt;accession-num&gt;ISI:000222213000031&lt;/accession-num&gt;&lt;urls&gt;&lt;related-urls&gt;&lt;url&gt;&amp;lt;Go to ISI&amp;gt;://000222213000031&lt;/url&gt;&lt;/related-urls&gt;&lt;/urls&gt;&lt;/record&gt;&lt;/Cite&gt;&lt;/EndNote&gt;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(Bellwood</w:t>
      </w:r>
      <w:r w:rsidR="002B1D5B" w:rsidRPr="002B1D5B">
        <w:rPr>
          <w:rFonts w:ascii="Helvetica" w:hAnsi="Helvetica"/>
          <w:i/>
          <w:noProof/>
          <w:sz w:val="22"/>
          <w:szCs w:val="22"/>
        </w:rPr>
        <w:t xml:space="preserve"> et al.</w:t>
      </w:r>
      <w:r w:rsidR="002B1D5B">
        <w:rPr>
          <w:rFonts w:ascii="Helvetica" w:hAnsi="Helvetica"/>
          <w:noProof/>
          <w:sz w:val="22"/>
          <w:szCs w:val="22"/>
        </w:rPr>
        <w:t xml:space="preserve"> 2004)</w:t>
      </w:r>
      <w:r w:rsidR="006C170D">
        <w:rPr>
          <w:rFonts w:ascii="Helvetica" w:hAnsi="Helvetica"/>
          <w:sz w:val="22"/>
          <w:szCs w:val="22"/>
        </w:rPr>
        <w:fldChar w:fldCharType="end"/>
      </w:r>
      <w:r w:rsidR="000847BF" w:rsidRPr="0093151E">
        <w:rPr>
          <w:rFonts w:ascii="Helvetica" w:hAnsi="Helvetica"/>
          <w:sz w:val="22"/>
          <w:szCs w:val="22"/>
        </w:rPr>
        <w:t>,</w:t>
      </w:r>
      <w:r w:rsidR="00E9046F">
        <w:rPr>
          <w:rFonts w:ascii="Helvetica" w:hAnsi="Helvetica"/>
          <w:sz w:val="22"/>
          <w:szCs w:val="22"/>
        </w:rPr>
        <w:t xml:space="preserve"> and</w:t>
      </w:r>
      <w:r w:rsidR="000847BF" w:rsidRPr="0093151E">
        <w:rPr>
          <w:rFonts w:ascii="Helvetica" w:hAnsi="Helvetica"/>
          <w:sz w:val="22"/>
          <w:szCs w:val="22"/>
        </w:rPr>
        <w:t xml:space="preserve"> </w:t>
      </w:r>
      <w:r w:rsidR="008D30B9">
        <w:rPr>
          <w:rFonts w:ascii="Helvetica" w:hAnsi="Helvetica"/>
          <w:sz w:val="22"/>
          <w:szCs w:val="22"/>
        </w:rPr>
        <w:t xml:space="preserve">the loss of sea otters can induce kelp forest to transition </w:t>
      </w:r>
      <w:r w:rsidR="00110F7F">
        <w:rPr>
          <w:rFonts w:ascii="Helvetica" w:hAnsi="Helvetica"/>
          <w:sz w:val="22"/>
          <w:szCs w:val="22"/>
        </w:rPr>
        <w:t>to urchin barrens</w:t>
      </w:r>
      <w:r w:rsidR="002B1D5B" w:rsidRPr="002B1D5B">
        <w:t xml:space="preserve"> </w:t>
      </w:r>
      <w:r w:rsidR="006C170D">
        <w:rPr>
          <w:rFonts w:ascii="Helvetica" w:hAnsi="Helvetica"/>
          <w:sz w:val="22"/>
          <w:szCs w:val="22"/>
        </w:rPr>
        <w:fldChar w:fldCharType="begin"/>
      </w:r>
      <w:r w:rsidR="00263781">
        <w:rPr>
          <w:rFonts w:ascii="Helvetica" w:hAnsi="Helvetica"/>
          <w:sz w:val="22"/>
          <w:szCs w:val="22"/>
        </w:rPr>
        <w:instrText xml:space="preserve"> ADDIN EN.CITE &lt;EndNote&gt;&lt;Cite&gt;&lt;Author&gt;Estes&lt;/Author&gt;&lt;Year&gt;1978&lt;/Year&gt;&lt;RecNum&gt;6882&lt;/RecNum&gt;&lt;DisplayText&gt;(Estes&lt;style face="italic"&gt; et al.&lt;/style&gt; 1978)&lt;/DisplayText&gt;&lt;record&gt;&lt;rec-number&gt;6882&lt;/rec-number&gt;&lt;foreign-keys&gt;&lt;key app="EN" db-id="dsrza9wtbra05fevxvw5svf8d0a9a0ptptvp" timestamp="0"&gt;6882&lt;/key&gt;&lt;/foreign-keys&gt;&lt;ref-type name="Journal Article"&gt;17&lt;/ref-type&gt;&lt;contributors&gt;&lt;authors&gt;&lt;author&gt;Estes, J. A.&lt;/author&gt;&lt;author&gt;Smith, N. S.&lt;/author&gt;&lt;author&gt;Palmisano, J. F.&lt;/author&gt;&lt;/authors&gt;&lt;/contributors&gt;&lt;titles&gt;&lt;title&gt;Sea otter predation and community organization in western Aleutian islands, Alaska&lt;/title&gt;&lt;secondary-title&gt;Ecology&lt;/secondary-title&gt;&lt;/titles&gt;&lt;periodical&gt;&lt;full-title&gt;Ecology&lt;/full-title&gt;&lt;/periodical&gt;&lt;pages&gt;822-833&lt;/pages&gt;&lt;volume&gt;59&lt;/volume&gt;&lt;number&gt;4&lt;/number&gt;&lt;dates&gt;&lt;year&gt;1978&lt;/year&gt;&lt;/dates&gt;&lt;isbn&gt;0012-9658&lt;/isbn&gt;&lt;accession-num&gt;ISI:A1978GB33300024&lt;/accession-num&gt;&lt;urls&gt;&lt;related-urls&gt;&lt;url&gt;&lt;style face="underline" font="default" size="100%"&gt;&amp;lt;Go to ISI&amp;gt;://A1978GB33300024&lt;/style&gt;&lt;/url&gt;&lt;/related-urls&gt;&lt;/urls&gt;&lt;/record&gt;&lt;/Cite&gt;&lt;/EndNote&gt;</w:instrText>
      </w:r>
      <w:r w:rsidR="006C170D">
        <w:rPr>
          <w:rFonts w:ascii="Helvetica" w:hAnsi="Helvetica"/>
          <w:sz w:val="22"/>
          <w:szCs w:val="22"/>
        </w:rPr>
        <w:fldChar w:fldCharType="separate"/>
      </w:r>
      <w:r w:rsidR="00263781">
        <w:rPr>
          <w:rFonts w:ascii="Helvetica" w:hAnsi="Helvetica"/>
          <w:noProof/>
          <w:sz w:val="22"/>
          <w:szCs w:val="22"/>
        </w:rPr>
        <w:t>(Estes</w:t>
      </w:r>
      <w:r w:rsidR="00263781" w:rsidRPr="00263781">
        <w:rPr>
          <w:rFonts w:ascii="Helvetica" w:hAnsi="Helvetica"/>
          <w:i/>
          <w:noProof/>
          <w:sz w:val="22"/>
          <w:szCs w:val="22"/>
        </w:rPr>
        <w:t xml:space="preserve"> et al.</w:t>
      </w:r>
      <w:r w:rsidR="00263781">
        <w:rPr>
          <w:rFonts w:ascii="Helvetica" w:hAnsi="Helvetica"/>
          <w:noProof/>
          <w:sz w:val="22"/>
          <w:szCs w:val="22"/>
        </w:rPr>
        <w:t xml:space="preserve"> 1978)</w:t>
      </w:r>
      <w:r w:rsidR="006C170D">
        <w:rPr>
          <w:rFonts w:ascii="Helvetica" w:hAnsi="Helvetica"/>
          <w:sz w:val="22"/>
          <w:szCs w:val="22"/>
        </w:rPr>
        <w:fldChar w:fldCharType="end"/>
      </w:r>
      <w:r w:rsidR="000847BF" w:rsidRPr="0093151E">
        <w:rPr>
          <w:rFonts w:ascii="Helvetica" w:hAnsi="Helvetica"/>
          <w:sz w:val="22"/>
          <w:szCs w:val="22"/>
        </w:rPr>
        <w:t xml:space="preserve">.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A624FE">
        <w:rPr>
          <w:rFonts w:ascii="Helvetica" w:hAnsi="Helvetica"/>
          <w:sz w:val="22"/>
          <w:szCs w:val="22"/>
        </w:rPr>
        <w:t xml:space="preserve"> </w:t>
      </w:r>
      <w:r w:rsidR="006C170D" w:rsidRPr="00570D99">
        <w:rPr>
          <w:rFonts w:ascii="Helvetica" w:hAnsi="Helvetica"/>
          <w:sz w:val="22"/>
          <w:szCs w:val="22"/>
        </w:rPr>
        <w:fldChar w:fldCharType="begin"/>
      </w:r>
      <w:r w:rsidR="00A624FE"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6C170D" w:rsidRPr="00570D99">
        <w:rPr>
          <w:rFonts w:ascii="Helvetica" w:hAnsi="Helvetica"/>
          <w:sz w:val="22"/>
          <w:szCs w:val="22"/>
        </w:rPr>
        <w:fldChar w:fldCharType="separate"/>
      </w:r>
      <w:r w:rsidR="00A624FE" w:rsidRPr="00570D99">
        <w:rPr>
          <w:rFonts w:ascii="Helvetica" w:hAnsi="Helvetica"/>
          <w:noProof/>
          <w:sz w:val="22"/>
          <w:szCs w:val="22"/>
        </w:rPr>
        <w:t>(Rockström</w:t>
      </w:r>
      <w:r w:rsidR="00A624FE" w:rsidRPr="00570D99">
        <w:rPr>
          <w:rFonts w:ascii="Helvetica" w:hAnsi="Helvetica"/>
          <w:i/>
          <w:noProof/>
          <w:sz w:val="22"/>
          <w:szCs w:val="22"/>
        </w:rPr>
        <w:t xml:space="preserve"> et al.</w:t>
      </w:r>
      <w:r w:rsidR="00A624FE" w:rsidRPr="00570D99">
        <w:rPr>
          <w:rFonts w:ascii="Helvetica" w:hAnsi="Helvetica"/>
          <w:noProof/>
          <w:sz w:val="22"/>
          <w:szCs w:val="22"/>
        </w:rPr>
        <w:t xml:space="preserve"> 2009)</w:t>
      </w:r>
      <w:r w:rsidR="006C170D" w:rsidRPr="00570D99">
        <w:rPr>
          <w:rFonts w:ascii="Helvetica" w:hAnsi="Helvetica"/>
          <w:sz w:val="22"/>
          <w:szCs w:val="22"/>
        </w:rPr>
        <w:fldChar w:fldCharType="end"/>
      </w:r>
      <w:r w:rsidR="00EE6528" w:rsidRPr="0093151E">
        <w:rPr>
          <w:rFonts w:ascii="Helvetica" w:hAnsi="Helvetica"/>
          <w:sz w:val="22"/>
          <w:szCs w:val="22"/>
        </w:rPr>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w:t>
      </w:r>
      <w:commentRangeStart w:id="32"/>
      <w:r w:rsidR="00EA75D8">
        <w:rPr>
          <w:rFonts w:ascii="Helvetica" w:hAnsi="Helvetica"/>
          <w:sz w:val="22"/>
          <w:szCs w:val="22"/>
        </w:rPr>
        <w:t>managers 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management thresholds below which management </w:t>
      </w:r>
      <w:commentRangeEnd w:id="32"/>
      <w:r w:rsidR="00624B85">
        <w:rPr>
          <w:rStyle w:val="CommentReference"/>
        </w:rPr>
        <w:commentReference w:id="32"/>
      </w:r>
      <w:r w:rsidR="00882F29">
        <w:rPr>
          <w:rFonts w:ascii="Helvetica" w:hAnsi="Helvetica"/>
          <w:sz w:val="22"/>
          <w:szCs w:val="22"/>
        </w:rPr>
        <w:t xml:space="preserve">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 xml:space="preserve">.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396EAC">
        <w:rPr>
          <w:rFonts w:ascii="Helvetica" w:hAnsi="Helvetica"/>
          <w:sz w:val="22"/>
          <w:szCs w:val="22"/>
        </w:rPr>
        <w:t>to</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thresholds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management</w:t>
      </w:r>
      <w:proofErr w:type="gramEnd"/>
      <w:r w:rsidRPr="00882F29">
        <w:rPr>
          <w:rFonts w:ascii="ff3" w:eastAsia="Times New Roman" w:hAnsi="ff3" w:cs="Times New Roman"/>
          <w:color w:val="000000"/>
          <w:sz w:val="120"/>
          <w:szCs w:val="120"/>
        </w:rPr>
        <w:t xml:space="preserve">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olds</w:t>
      </w:r>
      <w:proofErr w:type="gramEnd"/>
      <w:r w:rsidRPr="00882F29">
        <w:rPr>
          <w:rFonts w:ascii="ff3" w:eastAsia="Times New Roman" w:hAnsi="ff3" w:cs="Times New Roman"/>
          <w:color w:val="000000"/>
          <w:sz w:val="120"/>
          <w:szCs w:val="120"/>
        </w:rPr>
        <w:t>,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proofErr w:type="gramStart"/>
      <w:r w:rsidRPr="00882F29">
        <w:rPr>
          <w:rFonts w:ascii="ff3" w:eastAsia="Times New Roman" w:hAnsi="ff3" w:cs="Times New Roman"/>
          <w:color w:val="000000"/>
          <w:sz w:val="120"/>
          <w:szCs w:val="120"/>
        </w:rPr>
        <w:t>is</w:t>
      </w:r>
      <w:proofErr w:type="gramEnd"/>
      <w:r w:rsidRPr="00882F29">
        <w:rPr>
          <w:rFonts w:ascii="ff3" w:eastAsia="Times New Roman" w:hAnsi="ff3" w:cs="Times New Roman"/>
          <w:color w:val="000000"/>
          <w:sz w:val="120"/>
          <w:szCs w:val="120"/>
        </w:rPr>
        <w:t xml:space="preserve"> required to address undesirable ecosystem </w:t>
      </w:r>
      <w:r>
        <w:rPr>
          <w:rFonts w:ascii="ff3" w:eastAsia="Times New Roman" w:hAnsi="ff3" w:cs="Times New Roman"/>
          <w:color w:val="000000"/>
          <w:sz w:val="120"/>
          <w:szCs w:val="120"/>
        </w:rPr>
        <w:t>changes</w:t>
      </w:r>
    </w:p>
    <w:p w14:paraId="740E1E06" w14:textId="639A51D3"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33"/>
      <w:r w:rsidRPr="00957F1F">
        <w:rPr>
          <w:rFonts w:ascii="Helvetica" w:hAnsi="Helvetica"/>
          <w:sz w:val="22"/>
          <w:szCs w:val="22"/>
        </w:rPr>
        <w:t>maximize ecosystem services</w:t>
      </w:r>
      <w:commentRangeEnd w:id="33"/>
      <w:r w:rsidR="00622E61">
        <w:rPr>
          <w:rStyle w:val="CommentReference"/>
        </w:rPr>
        <w:commentReference w:id="33"/>
      </w:r>
      <w:r w:rsidRPr="00957F1F">
        <w:rPr>
          <w:rFonts w:ascii="Helvetica" w:hAnsi="Helvetica"/>
          <w:sz w:val="22"/>
          <w:szCs w:val="22"/>
        </w:rPr>
        <w:t xml:space="preserve">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have high confidence </w:t>
      </w:r>
      <w:r w:rsidR="00342124">
        <w:rPr>
          <w:rFonts w:ascii="Helvetica" w:hAnsi="Helvetica"/>
          <w:sz w:val="22"/>
          <w:szCs w:val="22"/>
        </w:rPr>
        <w:t xml:space="preserve">in or previous experience with </w:t>
      </w:r>
      <w:r w:rsidR="00AC7FCC" w:rsidRPr="002A3B6B">
        <w:rPr>
          <w:rFonts w:ascii="Helvetica" w:hAnsi="Helvetica"/>
          <w:sz w:val="22"/>
          <w:szCs w:val="22"/>
        </w:rPr>
        <w:t>the cause(s) of fluctuations in resource availability (i.e.</w:t>
      </w:r>
      <w:r w:rsidR="007D7402">
        <w:rPr>
          <w:rFonts w:ascii="Helvetica" w:hAnsi="Helvetica"/>
          <w:sz w:val="22"/>
          <w:szCs w:val="22"/>
        </w:rPr>
        <w:t>,</w:t>
      </w:r>
      <w:r w:rsidR="00AC7FCC" w:rsidRPr="002A3B6B">
        <w:rPr>
          <w:rFonts w:ascii="Helvetica" w:hAnsi="Helvetica"/>
          <w:sz w:val="22"/>
          <w:szCs w:val="22"/>
        </w:rPr>
        <w:t xml:space="preserv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6C170D"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6C170D"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6C170D"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or because of inaccuracy in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of data collection, these information </w:t>
      </w:r>
      <w:r w:rsidR="00D81BD5">
        <w:rPr>
          <w:rFonts w:ascii="Helvetica" w:hAnsi="Helvetica"/>
          <w:sz w:val="22"/>
          <w:szCs w:val="22"/>
        </w:rPr>
        <w:t xml:space="preserve">requirements </w:t>
      </w:r>
      <w:r w:rsidR="00BB6688">
        <w:rPr>
          <w:rFonts w:ascii="Helvetica" w:hAnsi="Helvetica"/>
          <w:sz w:val="22"/>
          <w:szCs w:val="22"/>
        </w:rPr>
        <w:t>are costly, so their benefits need to be weighed against these costs</w:t>
      </w:r>
      <w:r w:rsidR="00CA483C" w:rsidRPr="002A3B6B">
        <w:rPr>
          <w:rFonts w:ascii="Helvetica" w:hAnsi="Helvetica"/>
          <w:sz w:val="22"/>
          <w:szCs w:val="22"/>
        </w:rPr>
        <w:t>.</w:t>
      </w:r>
      <w:r w:rsidR="005C1861" w:rsidRPr="002A3B6B">
        <w:rPr>
          <w:rFonts w:ascii="Helvetica" w:hAnsi="Helvetica"/>
          <w:sz w:val="22"/>
          <w:szCs w:val="22"/>
        </w:rPr>
        <w:t xml:space="preserve"> </w:t>
      </w:r>
      <w:commentRangeStart w:id="34"/>
      <w:r w:rsidR="0090267C">
        <w:rPr>
          <w:rFonts w:ascii="Helvetica" w:hAnsi="Helvetica"/>
          <w:sz w:val="22"/>
          <w:szCs w:val="22"/>
        </w:rPr>
        <w:t>Natural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 xml:space="preserve">when it comes to predicting the availability </w:t>
      </w:r>
      <w:r w:rsidR="007D7402">
        <w:rPr>
          <w:rFonts w:ascii="Helvetica" w:hAnsi="Helvetica"/>
          <w:sz w:val="22"/>
          <w:szCs w:val="22"/>
        </w:rPr>
        <w:t>and dynamics of</w:t>
      </w:r>
      <w:r w:rsidR="00BF7BF0" w:rsidRPr="002D30DC">
        <w:rPr>
          <w:rFonts w:ascii="Helvetica" w:hAnsi="Helvetica"/>
          <w:sz w:val="22"/>
          <w:szCs w:val="22"/>
        </w:rPr>
        <w:t xml:space="preserve"> resources</w:t>
      </w:r>
      <w:commentRangeEnd w:id="34"/>
      <w:r w:rsidR="00B00779">
        <w:rPr>
          <w:rStyle w:val="CommentReference"/>
        </w:rPr>
        <w:commentReference w:id="34"/>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r w:rsidR="00533EAD">
        <w:rPr>
          <w:rFonts w:ascii="Helvetica" w:hAnsi="Helvetica"/>
          <w:sz w:val="22"/>
          <w:szCs w:val="22"/>
        </w:rPr>
        <w:t xml:space="preserve"> </w:t>
      </w:r>
      <w:r w:rsidR="00C10ECB" w:rsidRPr="00533EAD">
        <w:rPr>
          <w:rFonts w:ascii="Helvetica" w:hAnsi="Helvetica"/>
          <w:sz w:val="22"/>
          <w:szCs w:val="22"/>
        </w:rPr>
        <w:t xml:space="preserve">Therefore, what is the appropriate monitoring strategy when resources are limited and managers are seeking a balance between </w:t>
      </w:r>
      <w:r w:rsidR="00244D28">
        <w:rPr>
          <w:rFonts w:ascii="Helvetica" w:hAnsi="Helvetica"/>
          <w:sz w:val="22"/>
          <w:szCs w:val="22"/>
        </w:rPr>
        <w:t>thresholds</w:t>
      </w:r>
      <w:r w:rsidR="00887732">
        <w:rPr>
          <w:rFonts w:ascii="Helvetica" w:hAnsi="Helvetica"/>
          <w:sz w:val="22"/>
          <w:szCs w:val="22"/>
        </w:rPr>
        <w:t xml:space="preserve"> (management or biological)</w:t>
      </w:r>
      <w:r w:rsidR="00C10ECB" w:rsidRPr="00533EAD">
        <w:rPr>
          <w:rFonts w:ascii="Helvetica" w:hAnsi="Helvetica"/>
          <w:sz w:val="22"/>
          <w:szCs w:val="22"/>
        </w:rPr>
        <w:t xml:space="preserve">, optimizing </w:t>
      </w:r>
      <w:r w:rsidR="00CF0CDB">
        <w:rPr>
          <w:rFonts w:ascii="Helvetica" w:hAnsi="Helvetica"/>
          <w:sz w:val="22"/>
          <w:szCs w:val="22"/>
        </w:rPr>
        <w:t>resource benefit</w:t>
      </w:r>
      <w:r w:rsidR="00C10ECB" w:rsidRPr="00533EAD">
        <w:rPr>
          <w:rFonts w:ascii="Helvetica" w:hAnsi="Helvetica"/>
          <w:sz w:val="22"/>
          <w:szCs w:val="22"/>
        </w:rPr>
        <w:t>, and minimizing costs of monitoring?</w:t>
      </w:r>
      <w:r w:rsidR="001B4DEE" w:rsidRPr="001B4DEE">
        <w:t xml:space="preserve"> </w:t>
      </w:r>
    </w:p>
    <w:p w14:paraId="5CA2BD05" w14:textId="448456BA"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proofErr w:type="gramStart"/>
      <w:r w:rsidR="009F6B92">
        <w:rPr>
          <w:rFonts w:ascii="Helvetica" w:hAnsi="Helvetica"/>
          <w:sz w:val="22"/>
          <w:szCs w:val="22"/>
        </w:rPr>
        <w:t>evaluate</w:t>
      </w:r>
      <w:r w:rsidR="0054657C" w:rsidRPr="00614769">
        <w:rPr>
          <w:rFonts w:ascii="Helvetica" w:hAnsi="Helvetica"/>
          <w:sz w:val="22"/>
          <w:szCs w:val="22"/>
        </w:rPr>
        <w:t xml:space="preserve"> </w:t>
      </w:r>
      <w:commentRangeStart w:id="35"/>
      <w:r w:rsidR="00D87B47" w:rsidRPr="00614769">
        <w:rPr>
          <w:rFonts w:ascii="Helvetica" w:hAnsi="Helvetica"/>
          <w:sz w:val="22"/>
          <w:szCs w:val="22"/>
        </w:rPr>
        <w:t xml:space="preserve"> </w:t>
      </w:r>
      <w:r w:rsidR="006D4E5F">
        <w:rPr>
          <w:rFonts w:ascii="Helvetica" w:hAnsi="Helvetica"/>
          <w:sz w:val="22"/>
          <w:szCs w:val="22"/>
        </w:rPr>
        <w:t>different</w:t>
      </w:r>
      <w:proofErr w:type="gramEnd"/>
      <w:r w:rsidR="006D4E5F">
        <w:rPr>
          <w:rFonts w:ascii="Helvetica" w:hAnsi="Helvetica"/>
          <w:sz w:val="22"/>
          <w:szCs w:val="22"/>
        </w:rPr>
        <w:t xml:space="preserve"> harvest levels of </w:t>
      </w:r>
      <w:r w:rsidR="006E5826" w:rsidRPr="00614769">
        <w:rPr>
          <w:rFonts w:ascii="Helvetica" w:hAnsi="Helvetica"/>
          <w:sz w:val="22"/>
          <w:szCs w:val="22"/>
        </w:rPr>
        <w:t>a</w:t>
      </w:r>
      <w:r w:rsidR="00D87B47" w:rsidRPr="00614769">
        <w:rPr>
          <w:rFonts w:ascii="Helvetica" w:hAnsi="Helvetica"/>
          <w:sz w:val="22"/>
          <w:szCs w:val="22"/>
        </w:rPr>
        <w:t xml:space="preserve"> single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proofErr w:type="spellStart"/>
      <w:r w:rsidR="00E22BBC" w:rsidRPr="00614769">
        <w:rPr>
          <w:rFonts w:ascii="Helvetica" w:hAnsi="Helvetica"/>
          <w:sz w:val="22"/>
          <w:szCs w:val="22"/>
        </w:rPr>
        <w:t>A</w:t>
      </w:r>
      <w:r w:rsidR="00D87B47" w:rsidRPr="00614769">
        <w:rPr>
          <w:rFonts w:ascii="Helvetica" w:hAnsi="Helvetica"/>
          <w:sz w:val="22"/>
          <w:szCs w:val="22"/>
        </w:rPr>
        <w:t>llee</w:t>
      </w:r>
      <w:proofErr w:type="spellEnd"/>
      <w:r w:rsidR="00D87B47" w:rsidRPr="00614769">
        <w:rPr>
          <w:rFonts w:ascii="Helvetica" w:hAnsi="Helvetica"/>
          <w:sz w:val="22"/>
          <w:szCs w:val="22"/>
        </w:rPr>
        <w:t xml:space="preserve"> effect</w:t>
      </w:r>
      <w:commentRangeEnd w:id="35"/>
      <w:r w:rsidR="00BB6688">
        <w:rPr>
          <w:rStyle w:val="CommentReference"/>
        </w:rPr>
        <w:commentReference w:id="35"/>
      </w:r>
      <w:r w:rsidR="00732BDD">
        <w:rPr>
          <w:rFonts w:ascii="Helvetica" w:hAnsi="Helvetica"/>
          <w:sz w:val="22"/>
          <w:szCs w:val="22"/>
        </w:rPr>
        <w:t xml:space="preserve"> </w:t>
      </w:r>
      <w:r w:rsidR="006C170D">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6C170D">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6C170D">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 xml:space="preserve">Such </w:t>
      </w:r>
      <w:proofErr w:type="spellStart"/>
      <w:r w:rsidR="007C4AC0">
        <w:rPr>
          <w:rFonts w:ascii="Helvetica" w:hAnsi="Helvetica"/>
          <w:sz w:val="22"/>
          <w:szCs w:val="22"/>
        </w:rPr>
        <w:t>d</w:t>
      </w:r>
      <w:r w:rsidR="0067734F">
        <w:rPr>
          <w:rFonts w:ascii="Helvetica" w:hAnsi="Helvetica"/>
          <w:sz w:val="22"/>
          <w:szCs w:val="22"/>
        </w:rPr>
        <w:t>epensatory</w:t>
      </w:r>
      <w:proofErr w:type="spellEnd"/>
      <w:r w:rsidR="0067734F">
        <w:rPr>
          <w:rFonts w:ascii="Helvetica" w:hAnsi="Helvetica"/>
          <w:sz w:val="22"/>
          <w:szCs w:val="22"/>
        </w:rPr>
        <w:t xml:space="preserve"> dynam</w:t>
      </w:r>
      <w:r w:rsidR="006D4E5F">
        <w:rPr>
          <w:rFonts w:ascii="Helvetica" w:hAnsi="Helvetica"/>
          <w:sz w:val="22"/>
          <w:szCs w:val="22"/>
        </w:rPr>
        <w:t>i</w:t>
      </w:r>
      <w:r w:rsidR="0067734F">
        <w:rPr>
          <w:rFonts w:ascii="Helvetica" w:hAnsi="Helvetica"/>
          <w:sz w:val="22"/>
          <w:szCs w:val="22"/>
        </w:rPr>
        <w:t>cs are well known to 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C170D"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C170D"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C170D"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The model allows flexibility in </w:t>
      </w:r>
      <w:proofErr w:type="spellStart"/>
      <w:r w:rsidR="003A7B9F">
        <w:rPr>
          <w:rFonts w:ascii="Helvetica" w:hAnsi="Helvetica"/>
          <w:sz w:val="22"/>
          <w:szCs w:val="22"/>
        </w:rPr>
        <w:t>i</w:t>
      </w:r>
      <w:proofErr w:type="spellEnd"/>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proofErr w:type="gramStart"/>
      <w:r w:rsidR="004B5027">
        <w:rPr>
          <w:rFonts w:ascii="Helvetica" w:hAnsi="Helvetica"/>
          <w:sz w:val="22"/>
          <w:szCs w:val="22"/>
        </w:rPr>
        <w:t>iv</w:t>
      </w:r>
      <w:r w:rsidR="002D198C" w:rsidRPr="00614769">
        <w:rPr>
          <w:rFonts w:ascii="Helvetica" w:hAnsi="Helvetica"/>
          <w:sz w:val="22"/>
          <w:szCs w:val="22"/>
        </w:rPr>
        <w:t>) the</w:t>
      </w:r>
      <w:proofErr w:type="gramEnd"/>
      <w:r w:rsidR="002D198C" w:rsidRPr="00614769">
        <w:rPr>
          <w:rFonts w:ascii="Helvetica" w:hAnsi="Helvetica"/>
          <w:sz w:val="22"/>
          <w:szCs w:val="22"/>
        </w:rPr>
        <w:t xml:space="preserve"> </w:t>
      </w:r>
      <w:r w:rsidR="002D198C" w:rsidRPr="00614769">
        <w:rPr>
          <w:rFonts w:ascii="Helvetica" w:hAnsi="Helvetica"/>
          <w:sz w:val="22"/>
          <w:szCs w:val="22"/>
        </w:rPr>
        <w:lastRenderedPageBreak/>
        <w:t xml:space="preserve">management strategy used to avoid a tipping point. We use this model to </w:t>
      </w:r>
      <w:r w:rsidR="004B2744">
        <w:rPr>
          <w:rFonts w:ascii="Helvetica" w:hAnsi="Helvetica"/>
          <w:sz w:val="22"/>
          <w:szCs w:val="22"/>
        </w:rPr>
        <w:t>describe how the value of harvesting and certainty about the ecosystem state impacts the probability of crossing a management threshold and biological tipping point. We then ask the three</w:t>
      </w:r>
      <w:r w:rsidR="00852921">
        <w:rPr>
          <w:rFonts w:ascii="Helvetica" w:hAnsi="Helvetica"/>
          <w:sz w:val="22"/>
          <w:szCs w:val="22"/>
        </w:rPr>
        <w:t xml:space="preserve"> following questions:</w:t>
      </w: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w:t>
      </w:r>
      <w:r w:rsidR="00EA375D">
        <w:rPr>
          <w:rFonts w:ascii="Helvetica" w:hAnsi="Helvetica"/>
          <w:sz w:val="22"/>
          <w:szCs w:val="22"/>
        </w:rPr>
        <w:t xml:space="preserve">(ignoring potential error) </w:t>
      </w:r>
      <w:r w:rsidR="00305441" w:rsidRPr="00957F1F">
        <w:rPr>
          <w:rFonts w:ascii="Helvetica" w:hAnsi="Helvetica"/>
          <w:sz w:val="22"/>
          <w:szCs w:val="22"/>
        </w:rPr>
        <w:t xml:space="preserve">of the system given the sampling </w:t>
      </w:r>
      <w:r w:rsidR="00944D13">
        <w:rPr>
          <w:rFonts w:ascii="Helvetica" w:hAnsi="Helvetica"/>
          <w:sz w:val="22"/>
          <w:szCs w:val="22"/>
        </w:rPr>
        <w:t>estimate</w:t>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77777777" w:rsidR="00EA70AE" w:rsidRPr="00957F1F" w:rsidRDefault="00EA4C5A" w:rsidP="00D76B05">
      <w:pPr>
        <w:rPr>
          <w:rFonts w:ascii="Helvetica" w:hAnsi="Helvetica"/>
          <w:sz w:val="22"/>
          <w:szCs w:val="22"/>
        </w:rPr>
      </w:pPr>
      <w:commentRangeStart w:id="36"/>
      <w:r w:rsidRPr="00D76B05">
        <w:rPr>
          <w:rFonts w:ascii="Helvetica" w:hAnsi="Helvetica"/>
          <w:sz w:val="22"/>
          <w:szCs w:val="22"/>
          <w:u w:val="single"/>
        </w:rPr>
        <w:t xml:space="preserve">Process/Operating </w:t>
      </w:r>
      <w:commentRangeEnd w:id="36"/>
      <w:r w:rsidR="00B0649F">
        <w:rPr>
          <w:rStyle w:val="CommentReference"/>
        </w:rPr>
        <w:commentReference w:id="36"/>
      </w:r>
      <w:r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37"/>
      <w:proofErr w:type="spellStart"/>
      <w:r w:rsidR="00EA70AE" w:rsidRPr="00957F1F">
        <w:rPr>
          <w:rFonts w:ascii="Helvetica" w:hAnsi="Helvetica"/>
          <w:sz w:val="22"/>
          <w:szCs w:val="22"/>
        </w:rPr>
        <w:t>Allee</w:t>
      </w:r>
      <w:proofErr w:type="spellEnd"/>
      <w:r w:rsidR="00EA70AE" w:rsidRPr="00957F1F">
        <w:rPr>
          <w:rFonts w:ascii="Helvetica" w:hAnsi="Helvetica"/>
          <w:sz w:val="22"/>
          <w:szCs w:val="22"/>
        </w:rPr>
        <w:t xml:space="preserv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commentRangeEnd w:id="37"/>
      <w:r w:rsidR="005F17E4">
        <w:rPr>
          <w:rStyle w:val="CommentReference"/>
        </w:rPr>
        <w:commentReference w:id="37"/>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77777777" w:rsidR="00590C63" w:rsidRPr="00957F1F" w:rsidRDefault="00EA70AE" w:rsidP="00590C63">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proofErr w:type="spellStart"/>
      <w:r w:rsidR="003E545D">
        <w:rPr>
          <w:rFonts w:ascii="Helvetica" w:hAnsi="Helvetica"/>
          <w:sz w:val="22"/>
          <w:szCs w:val="22"/>
        </w:rPr>
        <w:t>A</w:t>
      </w:r>
      <w:r w:rsidR="00522D02" w:rsidRPr="00957F1F">
        <w:rPr>
          <w:rFonts w:ascii="Helvetica" w:hAnsi="Helvetica"/>
          <w:sz w:val="22"/>
          <w:szCs w:val="22"/>
        </w:rPr>
        <w:t>llee</w:t>
      </w:r>
      <w:proofErr w:type="spellEnd"/>
      <w:r w:rsidR="00522D02" w:rsidRPr="00957F1F">
        <w:rPr>
          <w:rFonts w:ascii="Helvetica" w:hAnsi="Helvetica"/>
          <w:sz w:val="22"/>
          <w:szCs w:val="22"/>
        </w:rPr>
        <w:t xml:space="preserve"> effect</w:t>
      </w:r>
      <w:r w:rsidR="00DC3520">
        <w:rPr>
          <w:rFonts w:ascii="Helvetica" w:hAnsi="Helvetica"/>
          <w:sz w:val="22"/>
          <w:szCs w:val="22"/>
        </w:rPr>
        <w:t xml:space="preserve"> (Fig. 1a). </w:t>
      </w:r>
      <w:r w:rsidR="005E0CEF">
        <w:rPr>
          <w:rFonts w:ascii="Helvetica" w:hAnsi="Helvetica"/>
          <w:sz w:val="22"/>
          <w:szCs w:val="22"/>
        </w:rPr>
        <w:t xml:space="preserve">The strength of the </w:t>
      </w:r>
      <w:proofErr w:type="spellStart"/>
      <w:r w:rsidR="00ED3986">
        <w:rPr>
          <w:rFonts w:ascii="Helvetica" w:hAnsi="Helvetica"/>
          <w:sz w:val="22"/>
          <w:szCs w:val="22"/>
        </w:rPr>
        <w:t>A</w:t>
      </w:r>
      <w:r w:rsidR="005E0CEF">
        <w:rPr>
          <w:rFonts w:ascii="Helvetica" w:hAnsi="Helvetica"/>
          <w:sz w:val="22"/>
          <w:szCs w:val="22"/>
        </w:rPr>
        <w:t>llee</w:t>
      </w:r>
      <w:proofErr w:type="spellEnd"/>
      <w:r w:rsidR="005E0CEF">
        <w:rPr>
          <w:rFonts w:ascii="Helvetica" w:hAnsi="Helvetica"/>
          <w:sz w:val="22"/>
          <w:szCs w:val="22"/>
        </w:rPr>
        <w:t xml:space="preserv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proofErr w:type="gramStart"/>
      <w:r w:rsidR="00DC3520" w:rsidRPr="00957F1F">
        <w:rPr>
          <w:rFonts w:ascii="Helvetica" w:hAnsi="Helvetica"/>
          <w:sz w:val="22"/>
          <w:szCs w:val="22"/>
        </w:rPr>
        <w:t>is</w:t>
      </w:r>
      <w:proofErr w:type="gramEnd"/>
      <w:r w:rsidR="00DC3520" w:rsidRPr="00957F1F">
        <w:rPr>
          <w:rFonts w:ascii="Helvetica" w:hAnsi="Helvetica"/>
          <w:sz w:val="22"/>
          <w:szCs w:val="22"/>
        </w:rPr>
        <w:t xml:space="preserve">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77777777"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 xml:space="preserve">the yield </w:t>
      </w:r>
      <w:r w:rsidR="00ED3986">
        <w:rPr>
          <w:rFonts w:ascii="Helvetica" w:hAnsi="Helvetica"/>
          <w:sz w:val="22"/>
          <w:szCs w:val="22"/>
        </w:rPr>
        <w:t xml:space="preserve">plus discard </w:t>
      </w:r>
      <w:r w:rsidR="006A2CEE" w:rsidRPr="00957F1F">
        <w:rPr>
          <w:rFonts w:ascii="Helvetica" w:hAnsi="Helvetica"/>
          <w:sz w:val="22"/>
          <w:szCs w:val="22"/>
        </w:rPr>
        <w:t xml:space="preserve">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 xml:space="preserve">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38"/>
      <w:r w:rsidR="00CF750D" w:rsidRPr="00F3098E">
        <w:rPr>
          <w:rFonts w:ascii="Helvetica" w:hAnsi="Helvetica"/>
          <w:sz w:val="22"/>
          <w:szCs w:val="22"/>
        </w:rPr>
        <w:t>The</w:t>
      </w:r>
      <w:commentRangeEnd w:id="38"/>
      <w:r w:rsidR="00D5784C" w:rsidRPr="00D01283">
        <w:rPr>
          <w:rStyle w:val="CommentReference"/>
          <w:rFonts w:ascii="Helvetica" w:hAnsi="Helvetica"/>
          <w:sz w:val="22"/>
          <w:szCs w:val="22"/>
        </w:rPr>
        <w:commentReference w:id="38"/>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 xml:space="preserve">in the previous year </w:t>
      </w:r>
      <w:r w:rsidR="00CF750D" w:rsidRPr="00F3098E">
        <w:rPr>
          <w:rFonts w:ascii="Helvetica" w:hAnsi="Helvetica"/>
          <w:sz w:val="22"/>
          <w:szCs w:val="22"/>
        </w:rPr>
        <w:lastRenderedPageBreak/>
        <w:t>(</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proofErr w:type="gramStart"/>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proofErr w:type="gramEnd"/>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77777777" w:rsidR="003435AE" w:rsidRPr="00957F1F" w:rsidRDefault="00FD7CE9" w:rsidP="003435AE">
      <w:pPr>
        <w:rPr>
          <w:rFonts w:ascii="Helvetica" w:hAnsi="Helvetica"/>
          <w:sz w:val="22"/>
          <w:szCs w:val="22"/>
        </w:rPr>
      </w:pPr>
      <w:commentRangeStart w:id="39"/>
      <w:r w:rsidRPr="00FD7CE9">
        <w:rPr>
          <w:rFonts w:ascii="Helvetica" w:hAnsi="Helvetica"/>
          <w:sz w:val="22"/>
          <w:szCs w:val="22"/>
          <w:u w:val="single"/>
        </w:rPr>
        <w:t>Management</w:t>
      </w:r>
      <w:commentRangeEnd w:id="39"/>
      <w:r w:rsidR="00B35F0C">
        <w:rPr>
          <w:rStyle w:val="CommentReference"/>
        </w:rPr>
        <w:commentReference w:id="39"/>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w:proofErr w:type="gramStart"/>
        <m:r>
          <w:rPr>
            <w:rFonts w:ascii="Cambria Math" w:hAnsi="Cambria Math"/>
            <w:sz w:val="22"/>
            <w:szCs w:val="22"/>
          </w:rPr>
          <m:t>-(</m:t>
        </m:r>
        <w:proofErr w:type="gramEnd"/>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89257A">
        <w:rPr>
          <w:rFonts w:ascii="Helvetica" w:hAnsi="Helvetica"/>
          <w:sz w:val="22"/>
          <w:szCs w:val="22"/>
        </w:rPr>
        <w:t xml:space="preserve"> is</w:t>
      </w:r>
      <w:r w:rsidR="004C7606" w:rsidRPr="00957F1F">
        <w:rPr>
          <w:rFonts w:ascii="Helvetica" w:hAnsi="Helvetica"/>
          <w:sz w:val="22"/>
          <w:szCs w:val="22"/>
        </w:rPr>
        <w:t xml:space="preserve"> harvest effort and </w:t>
      </w:r>
      <w:commentRangeStart w:id="40"/>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40"/>
      <w:r w:rsidR="008451D2">
        <w:rPr>
          <w:rStyle w:val="CommentReference"/>
        </w:rPr>
        <w:commentReference w:id="40"/>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w:t>
      </w:r>
      <w:proofErr w:type="gramStart"/>
      <w:r w:rsidR="00DA36E2" w:rsidRPr="00957F1F">
        <w:rPr>
          <w:rFonts w:ascii="Helvetica" w:hAnsi="Helvetica"/>
          <w:sz w:val="22"/>
          <w:szCs w:val="22"/>
        </w:rPr>
        <w:t>continues</w:t>
      </w:r>
      <w:proofErr w:type="gramEnd"/>
      <w:r w:rsidR="00DA36E2" w:rsidRPr="00957F1F">
        <w:rPr>
          <w:rFonts w:ascii="Helvetica" w:hAnsi="Helvetica"/>
          <w:sz w:val="22"/>
          <w:szCs w:val="22"/>
        </w:rPr>
        <w:t xml:space="preserve"> for a 20 year simulation. </w:t>
      </w:r>
    </w:p>
    <w:p w14:paraId="103D2771" w14:textId="77777777" w:rsidR="00175C87" w:rsidRPr="00957F1F" w:rsidRDefault="00175C87" w:rsidP="003435AE">
      <w:pPr>
        <w:rPr>
          <w:rFonts w:ascii="Helvetica" w:hAnsi="Helvetica"/>
          <w:sz w:val="22"/>
          <w:szCs w:val="22"/>
        </w:rPr>
      </w:pPr>
    </w:p>
    <w:p w14:paraId="151EC630" w14:textId="782FAE4E"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proofErr w:type="gramStart"/>
      <w:r w:rsidR="00D37D10" w:rsidRPr="00957F1F">
        <w:rPr>
          <w:rFonts w:ascii="Helvetica" w:hAnsi="Helvetica"/>
          <w:sz w:val="22"/>
          <w:szCs w:val="22"/>
        </w:rPr>
        <w:t xml:space="preserve"> </w:t>
      </w:r>
      <w:r w:rsidR="00615385" w:rsidRPr="00957F1F">
        <w:rPr>
          <w:rFonts w:ascii="Helvetica" w:hAnsi="Helvetica"/>
          <w:sz w:val="22"/>
          <w:szCs w:val="22"/>
        </w:rPr>
        <w:t xml:space="preserve"> and</w:t>
      </w:r>
      <w:proofErr w:type="gramEnd"/>
      <w:r w:rsidR="00615385" w:rsidRPr="00957F1F">
        <w:rPr>
          <w:rFonts w:ascii="Helvetica" w:hAnsi="Helvetica"/>
          <w:sz w:val="22"/>
          <w:szCs w:val="22"/>
        </w:rPr>
        <w:t xml:space="preserve">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commentRangeStart w:id="41"/>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w:commentRangeEnd w:id="41"/>
        <m:r>
          <m:rPr>
            <m:sty m:val="p"/>
          </m:rPr>
          <w:rPr>
            <w:rStyle w:val="CommentReference"/>
          </w:rPr>
          <w:commentReference w:id="41"/>
        </m:r>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42"/>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42"/>
      <w:r w:rsidR="00D866F3">
        <w:rPr>
          <w:rStyle w:val="CommentReference"/>
        </w:rPr>
        <w:commentReference w:id="42"/>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w:t>
      </w:r>
      <w:commentRangeStart w:id="43"/>
      <w:r w:rsidR="00EE58CA">
        <w:rPr>
          <w:rFonts w:ascii="Helvetica" w:hAnsi="Helvetica"/>
          <w:sz w:val="22"/>
          <w:szCs w:val="22"/>
        </w:rPr>
        <w:t>consequences</w:t>
      </w:r>
      <w:commentRangeEnd w:id="43"/>
      <w:r w:rsidR="00F77F41">
        <w:rPr>
          <w:rStyle w:val="CommentReference"/>
        </w:rPr>
        <w:commentReference w:id="43"/>
      </w:r>
      <w:r w:rsidR="00B66B87">
        <w:rPr>
          <w:rFonts w:ascii="Helvetica" w:hAnsi="Helvetica"/>
          <w:sz w:val="22"/>
          <w:szCs w:val="22"/>
        </w:rPr>
        <w:t xml:space="preserve"> </w:t>
      </w:r>
      <w:r w:rsidR="00B66B87">
        <w:rPr>
          <w:rFonts w:ascii="Helvetica" w:hAnsi="Helvetica"/>
          <w:sz w:val="22"/>
          <w:szCs w:val="22"/>
        </w:rPr>
        <w:lastRenderedPageBreak/>
        <w:t>(e.g. the probability of crossing a biological tipping point or management threshold</w:t>
      </w:r>
      <w:r w:rsidR="00F16D17">
        <w:rPr>
          <w:rFonts w:ascii="Helvetica" w:hAnsi="Helvetica"/>
          <w:sz w:val="22"/>
          <w:szCs w:val="22"/>
        </w:rPr>
        <w:t>)</w:t>
      </w:r>
      <w:proofErr w:type="gramStart"/>
      <w:r w:rsidR="00B66B87">
        <w:rPr>
          <w:rFonts w:ascii="Helvetica" w:hAnsi="Helvetica"/>
          <w:sz w:val="22"/>
          <w:szCs w:val="22"/>
        </w:rPr>
        <w:t xml:space="preserve">, </w:t>
      </w:r>
      <w:r w:rsidR="00EE58CA">
        <w:rPr>
          <w:rFonts w:ascii="Helvetica" w:hAnsi="Helvetica"/>
          <w:sz w:val="22"/>
          <w:szCs w:val="22"/>
        </w:rPr>
        <w:t xml:space="preserve"> of</w:t>
      </w:r>
      <w:proofErr w:type="gramEnd"/>
      <w:r w:rsidR="00EE58CA">
        <w:rPr>
          <w:rFonts w:ascii="Helvetica" w:hAnsi="Helvetica"/>
          <w:sz w:val="22"/>
          <w:szCs w:val="22"/>
        </w:rPr>
        <w:t xml:space="preserve">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77777777"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77777777" w:rsidR="00995761" w:rsidRDefault="00995761" w:rsidP="00995761">
      <w:pPr>
        <w:tabs>
          <w:tab w:val="left" w:pos="2760"/>
        </w:tabs>
        <w:rPr>
          <w:rFonts w:ascii="Helvetica" w:hAnsi="Helvetica"/>
          <w:i/>
          <w:sz w:val="22"/>
          <w:szCs w:val="22"/>
        </w:rPr>
      </w:pPr>
      <w:commentRangeStart w:id="44"/>
      <w:r>
        <w:rPr>
          <w:rFonts w:ascii="Helvetica" w:hAnsi="Helvetica"/>
          <w:i/>
          <w:sz w:val="22"/>
          <w:szCs w:val="22"/>
        </w:rPr>
        <w:t>Model Intuition</w:t>
      </w:r>
      <w:commentRangeEnd w:id="44"/>
      <w:r w:rsidR="00864C6B">
        <w:rPr>
          <w:rStyle w:val="CommentReference"/>
        </w:rPr>
        <w:commentReference w:id="44"/>
      </w:r>
    </w:p>
    <w:p w14:paraId="4B7181E5" w14:textId="77777777" w:rsidR="00995761" w:rsidRDefault="00995761" w:rsidP="00EF38CE">
      <w:pPr>
        <w:rPr>
          <w:rFonts w:ascii="Helvetica" w:hAnsi="Helvetica"/>
          <w:sz w:val="22"/>
          <w:szCs w:val="22"/>
        </w:rPr>
      </w:pPr>
      <w:r>
        <w:rPr>
          <w:rFonts w:ascii="Helvetica" w:hAnsi="Helvetica"/>
          <w:sz w:val="22"/>
          <w:szCs w:val="22"/>
        </w:rPr>
        <w:t xml:space="preserve">We posit that a resource is most likely to cross a management threshold or biological tipping </w:t>
      </w:r>
      <w:r w:rsidR="003F2A24">
        <w:rPr>
          <w:rFonts w:ascii="Helvetica" w:hAnsi="Helvetica"/>
          <w:sz w:val="22"/>
          <w:szCs w:val="22"/>
        </w:rPr>
        <w:t xml:space="preserve">point </w:t>
      </w:r>
      <w:r>
        <w:rPr>
          <w:rFonts w:ascii="Helvetica" w:hAnsi="Helvetica"/>
          <w:sz w:val="22"/>
          <w:szCs w:val="22"/>
        </w:rPr>
        <w:t xml:space="preserve">at high harvest rates and under low monitoring precision. Furthermore our intuition is that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satisfy our intuition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range of maximum exploitation rates (</w:t>
      </w:r>
      <w:proofErr w:type="spellStart"/>
      <w:r w:rsidRPr="00651B44">
        <w:rPr>
          <w:rFonts w:ascii="Helvetica" w:hAnsi="Helvetica"/>
          <w:sz w:val="22"/>
          <w:szCs w:val="22"/>
        </w:rPr>
        <w:t>pFmsy</w:t>
      </w:r>
      <w:proofErr w:type="spellEnd"/>
      <w:r w:rsidRPr="00651B44">
        <w:rPr>
          <w:rFonts w:ascii="Helvetica" w:hAnsi="Helvetica"/>
          <w:sz w:val="22"/>
          <w:szCs w:val="22"/>
        </w:rPr>
        <w:t>: 0.0 – 2.0) for 10,000 iterations of a 20-year simulation starting at population carrying capacity.</w:t>
      </w:r>
      <w:r>
        <w:rPr>
          <w:rFonts w:ascii="Helvetica" w:hAnsi="Helvetica"/>
          <w:sz w:val="22"/>
          <w:szCs w:val="22"/>
        </w:rPr>
        <w:t xml:space="preserve"> </w:t>
      </w:r>
      <w:r w:rsidRPr="00940663">
        <w:rPr>
          <w:rFonts w:ascii="Helvetica" w:hAnsi="Helvetica"/>
          <w:sz w:val="22"/>
          <w:szCs w:val="22"/>
        </w:rPr>
        <w:t>We also quantified the probability of tipping across a</w:t>
      </w:r>
      <w:r>
        <w:rPr>
          <w:rFonts w:ascii="Helvetica" w:hAnsi="Helvetica"/>
          <w:sz w:val="22"/>
          <w:szCs w:val="22"/>
        </w:rPr>
        <w:t xml:space="preserve"> biological threshold. Model output supported</w:t>
      </w:r>
      <w:r w:rsidRPr="00940663">
        <w:rPr>
          <w:rFonts w:ascii="Helvetica" w:hAnsi="Helvetica"/>
          <w:sz w:val="22"/>
          <w:szCs w:val="22"/>
        </w:rPr>
        <w:t xml:space="preserve"> our hypothesis that monitoring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(CV = 0.1).</w:t>
      </w:r>
      <w:r>
        <w:rPr>
          <w:rFonts w:ascii="Helvetica" w:hAnsi="Helvetica"/>
          <w:sz w:val="22"/>
          <w:szCs w:val="22"/>
        </w:rPr>
        <w:t xml:space="preserve"> This is because high precision monitoring allows the resource to be harvested close to MSY,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w:t>
      </w:r>
      <w:proofErr w:type="gramStart"/>
      <w:r w:rsidR="00EF38CE">
        <w:rPr>
          <w:rFonts w:ascii="Helvetica" w:hAnsi="Helvetica"/>
          <w:sz w:val="22"/>
          <w:szCs w:val="22"/>
        </w:rPr>
        <w:t>benefits of high monitoring precision increase</w:t>
      </w:r>
      <w:r>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remains</w:t>
      </w:r>
      <w:proofErr w:type="gramEnd"/>
      <w:r>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43FC206C" w14:textId="77777777" w:rsidR="00B31E4B" w:rsidRDefault="00B31E4B" w:rsidP="00B31E4B">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w:t>
      </w:r>
      <w:proofErr w:type="gramStart"/>
      <w:r w:rsidRPr="00940663">
        <w:rPr>
          <w:rFonts w:ascii="Helvetica" w:hAnsi="Helvetica"/>
          <w:i/>
          <w:sz w:val="22"/>
          <w:szCs w:val="22"/>
        </w:rPr>
        <w:t>pressure,</w:t>
      </w:r>
      <w:proofErr w:type="gramEnd"/>
      <w:r w:rsidRPr="00940663">
        <w:rPr>
          <w:rFonts w:ascii="Helvetica" w:hAnsi="Helvetica"/>
          <w:i/>
          <w:sz w:val="22"/>
          <w:szCs w:val="22"/>
        </w:rPr>
        <w:t xml:space="preserve"> what is the safe operating space? </w:t>
      </w:r>
    </w:p>
    <w:p w14:paraId="3A74A4E1" w14:textId="77777777" w:rsidR="00B31E4B" w:rsidRPr="00940663" w:rsidRDefault="00D20477" w:rsidP="00EF38CE">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45"/>
      <w:r>
        <w:rPr>
          <w:rFonts w:ascii="Helvetica" w:hAnsi="Helvetica"/>
          <w:sz w:val="22"/>
          <w:szCs w:val="22"/>
        </w:rPr>
        <w:t>management threshold</w:t>
      </w:r>
      <w:commentRangeEnd w:id="45"/>
      <w:r>
        <w:rPr>
          <w:rStyle w:val="CommentReference"/>
        </w:rPr>
        <w:commentReference w:id="45"/>
      </w:r>
      <w:commentRangeStart w:id="46"/>
      <w:r w:rsidRPr="00930F73">
        <w:rPr>
          <w:rFonts w:ascii="Helvetica" w:hAnsi="Helvetica"/>
          <w:sz w:val="22"/>
          <w:szCs w:val="22"/>
        </w:rPr>
        <w:t>.</w:t>
      </w:r>
      <w:commentRangeEnd w:id="46"/>
      <w:r w:rsidR="0005405C">
        <w:rPr>
          <w:rStyle w:val="CommentReference"/>
        </w:rPr>
        <w:commentReference w:id="46"/>
      </w:r>
      <w:r w:rsidRPr="00930F73">
        <w:rPr>
          <w:rFonts w:ascii="Helvetica" w:hAnsi="Helvetica"/>
          <w:sz w:val="22"/>
          <w:szCs w:val="22"/>
        </w:rPr>
        <w:t xml:space="preserve">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000F3759" w:rsidRPr="00651B44">
        <w:rPr>
          <w:rFonts w:ascii="Helvetica" w:hAnsi="Helvetica"/>
          <w:sz w:val="22"/>
          <w:szCs w:val="22"/>
        </w:rPr>
        <w:t xml:space="preserve">for 10,000 iterations </w:t>
      </w:r>
      <w:r w:rsidR="000F3759">
        <w:rPr>
          <w:rFonts w:ascii="Helvetica" w:hAnsi="Helvetica"/>
          <w:sz w:val="22"/>
          <w:szCs w:val="22"/>
        </w:rPr>
        <w:t>of</w:t>
      </w:r>
      <w:r w:rsidRPr="00930F73">
        <w:rPr>
          <w:rFonts w:ascii="Helvetica" w:hAnsi="Helvetica"/>
          <w:sz w:val="22"/>
          <w:szCs w:val="22"/>
        </w:rPr>
        <w:t xml:space="preserve"> </w:t>
      </w:r>
      <w:r w:rsidR="000F3759">
        <w:rPr>
          <w:rFonts w:ascii="Helvetica" w:hAnsi="Helvetica"/>
          <w:sz w:val="22"/>
          <w:szCs w:val="22"/>
        </w:rPr>
        <w:t>a</w:t>
      </w:r>
      <w:r w:rsidRPr="00930F73">
        <w:rPr>
          <w:rFonts w:ascii="Helvetica" w:hAnsi="Helvetica"/>
          <w:sz w:val="22"/>
          <w:szCs w:val="22"/>
        </w:rPr>
        <w:t xml:space="preserve"> 20 year simulation.</w:t>
      </w: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4A49DF8C" w14:textId="513942FC" w:rsidR="00F82FC2" w:rsidRPr="00BA3468" w:rsidRDefault="00F82FC2" w:rsidP="00BA3468">
      <w:pPr>
        <w:rPr>
          <w:rFonts w:ascii="Helvetica" w:hAnsi="Helvetica"/>
          <w:sz w:val="22"/>
          <w:szCs w:val="22"/>
        </w:rPr>
      </w:pPr>
      <w:commentRangeStart w:id="47"/>
      <w:r w:rsidRPr="00677C8E">
        <w:rPr>
          <w:rFonts w:ascii="Helvetica" w:hAnsi="Helvetica"/>
          <w:sz w:val="22"/>
          <w:szCs w:val="22"/>
        </w:rPr>
        <w:t xml:space="preserve">Because imprecise estimates of population biomass are likely less damaging to a population when the population is </w:t>
      </w:r>
      <w:commentRangeStart w:id="48"/>
      <w:r w:rsidRPr="00677C8E">
        <w:rPr>
          <w:rFonts w:ascii="Helvetica" w:hAnsi="Helvetica"/>
          <w:sz w:val="22"/>
          <w:szCs w:val="22"/>
        </w:rPr>
        <w:t>healthy</w:t>
      </w:r>
      <w:commentRangeEnd w:id="48"/>
      <w:r w:rsidR="007B7A2A">
        <w:rPr>
          <w:rStyle w:val="CommentReference"/>
        </w:rPr>
        <w:commentReference w:id="48"/>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47"/>
      <w:r>
        <w:rPr>
          <w:rStyle w:val="CommentReference"/>
        </w:rPr>
        <w:commentReference w:id="47"/>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 xml:space="preserve">measured </w:t>
      </w:r>
      <w:r w:rsidRPr="00677C8E">
        <w:rPr>
          <w:rFonts w:ascii="Helvetica" w:hAnsi="Helvetica"/>
          <w:sz w:val="22"/>
          <w:szCs w:val="22"/>
        </w:rPr>
        <w:lastRenderedPageBreak/>
        <w:t>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w:t>
      </w:r>
      <w:proofErr w:type="gramStart"/>
      <w:r>
        <w:rPr>
          <w:rFonts w:ascii="Helvetica" w:hAnsi="Helvetica"/>
          <w:sz w:val="22"/>
          <w:szCs w:val="22"/>
        </w:rPr>
        <w:t>indicate</w:t>
      </w:r>
      <w:proofErr w:type="gramEnd"/>
      <w:r>
        <w:rPr>
          <w:rFonts w:ascii="Helvetica" w:hAnsi="Helvetica"/>
          <w:sz w:val="22"/>
          <w:szCs w:val="22"/>
        </w:rPr>
        <w:t xml:space="preserve"> where higher-precision monitoring is beneficial.</w:t>
      </w:r>
      <w:r w:rsidRPr="00677C8E">
        <w:rPr>
          <w:rFonts w:ascii="Helvetica" w:hAnsi="Helvetica"/>
          <w:sz w:val="22"/>
          <w:szCs w:val="22"/>
        </w:rPr>
        <w:t xml:space="preserve"> We compare the median return on investment for 10,000 iterations of </w:t>
      </w:r>
      <w:proofErr w:type="gramStart"/>
      <w:r w:rsidRPr="00677C8E">
        <w:rPr>
          <w:rFonts w:ascii="Helvetica" w:hAnsi="Helvetica"/>
          <w:sz w:val="22"/>
          <w:szCs w:val="22"/>
        </w:rPr>
        <w:t>20 year</w:t>
      </w:r>
      <w:proofErr w:type="gramEnd"/>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r w:rsidR="00BA3468" w:rsidRPr="00930F73">
        <w:rPr>
          <w:rFonts w:ascii="Helvetica" w:hAnsi="Helvetica"/>
          <w:sz w:val="22"/>
          <w:szCs w:val="22"/>
        </w:rPr>
        <w:t xml:space="preserve">The relationship between resource extraction rate and minimum precision needed to avoid </w:t>
      </w:r>
      <w:r w:rsidR="00BA3468">
        <w:rPr>
          <w:rFonts w:ascii="Helvetica" w:hAnsi="Helvetica"/>
          <w:sz w:val="22"/>
          <w:szCs w:val="22"/>
        </w:rPr>
        <w:t xml:space="preserve">a </w:t>
      </w:r>
      <w:r w:rsidR="00BA3468" w:rsidRPr="00930F73">
        <w:rPr>
          <w:rFonts w:ascii="Helvetica" w:hAnsi="Helvetica"/>
          <w:sz w:val="22"/>
          <w:szCs w:val="22"/>
        </w:rPr>
        <w:t xml:space="preserve">tipping point defines a two-dimensional “safe” space above which lower monitoring precision and higher extraction rates cause the </w:t>
      </w:r>
      <w:r w:rsidR="007B7A2A">
        <w:rPr>
          <w:rFonts w:ascii="Helvetica" w:hAnsi="Helvetica"/>
          <w:sz w:val="22"/>
          <w:szCs w:val="22"/>
        </w:rPr>
        <w:t xml:space="preserve">desired </w:t>
      </w:r>
      <w:r w:rsidR="00BA3468" w:rsidRPr="00930F73">
        <w:rPr>
          <w:rFonts w:ascii="Helvetica" w:hAnsi="Helvetica"/>
          <w:sz w:val="22"/>
          <w:szCs w:val="22"/>
        </w:rPr>
        <w:t xml:space="preserve">system to tip </w:t>
      </w:r>
      <w:r w:rsidR="007B7A2A">
        <w:rPr>
          <w:rFonts w:ascii="Helvetica" w:hAnsi="Helvetica"/>
          <w:sz w:val="22"/>
          <w:szCs w:val="22"/>
        </w:rPr>
        <w:t xml:space="preserve">into the undesired state </w:t>
      </w:r>
      <w:r w:rsidR="00BA3468" w:rsidRPr="00930F73">
        <w:rPr>
          <w:rFonts w:ascii="Helvetica" w:hAnsi="Helvetica"/>
          <w:sz w:val="22"/>
          <w:szCs w:val="22"/>
        </w:rPr>
        <w:t xml:space="preserve">with probability greater than the </w:t>
      </w:r>
      <w:r w:rsidR="00F16D17">
        <w:rPr>
          <w:rFonts w:ascii="Helvetica" w:hAnsi="Helvetica"/>
          <w:sz w:val="22"/>
          <w:szCs w:val="22"/>
        </w:rPr>
        <w:t>accepted</w:t>
      </w:r>
      <w:r w:rsidR="00F16D17" w:rsidRPr="00930F73">
        <w:rPr>
          <w:rFonts w:ascii="Helvetica" w:hAnsi="Helvetica"/>
          <w:sz w:val="22"/>
          <w:szCs w:val="22"/>
        </w:rPr>
        <w:t xml:space="preserve"> </w:t>
      </w:r>
      <w:r w:rsidR="00BA3468" w:rsidRPr="00930F73">
        <w:rPr>
          <w:rFonts w:ascii="Helvetica" w:hAnsi="Helvetica"/>
          <w:sz w:val="22"/>
          <w:szCs w:val="22"/>
        </w:rPr>
        <w:t>risk level.</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proofErr w:type="gramStart"/>
      <w:r>
        <w:rPr>
          <w:rFonts w:ascii="Helvetica" w:hAnsi="Helvetica"/>
          <w:sz w:val="22"/>
          <w:szCs w:val="22"/>
        </w:rPr>
        <w:t>above</w:t>
      </w:r>
      <w:r w:rsidRPr="004F51CB">
        <w:rPr>
          <w:rFonts w:ascii="Helvetica" w:hAnsi="Helvetica"/>
          <w:sz w:val="22"/>
          <w:szCs w:val="22"/>
        </w:rPr>
        <w:t xml:space="preserve"> which</w:t>
      </w:r>
      <w:proofErr w:type="gramEnd"/>
      <w:r w:rsidRPr="004F51CB">
        <w:rPr>
          <w:rFonts w:ascii="Helvetica" w:hAnsi="Helvetica"/>
          <w:sz w:val="22"/>
          <w:szCs w:val="22"/>
        </w:rPr>
        <w:t xml:space="preserve">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w:t>
      </w:r>
      <w:proofErr w:type="gramStart"/>
      <w:r w:rsidR="007B7A2A">
        <w:rPr>
          <w:rFonts w:ascii="Helvetica" w:hAnsi="Helvetica"/>
          <w:sz w:val="22"/>
          <w:szCs w:val="22"/>
        </w:rPr>
        <w:t xml:space="preserve">a </w:t>
      </w:r>
      <w:r w:rsidRPr="004F51CB">
        <w:rPr>
          <w:rFonts w:ascii="Helvetica" w:hAnsi="Helvetica"/>
          <w:sz w:val="22"/>
          <w:szCs w:val="22"/>
        </w:rPr>
        <w:t xml:space="preserve"> low</w:t>
      </w:r>
      <w:proofErr w:type="gramEnd"/>
      <w:r w:rsidRPr="004F51CB">
        <w:rPr>
          <w:rFonts w:ascii="Helvetica" w:hAnsi="Helvetica"/>
          <w:sz w:val="22"/>
          <w:szCs w:val="22"/>
        </w:rPr>
        <w:t xml:space="preserve">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068C49"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ecosystem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49"/>
      <w:r w:rsidR="00A15F36">
        <w:rPr>
          <w:rFonts w:ascii="Helvetica" w:hAnsi="Helvetica"/>
          <w:sz w:val="22"/>
          <w:szCs w:val="22"/>
        </w:rPr>
        <w:t xml:space="preserve">the ecosystem tipping </w:t>
      </w:r>
      <w:commentRangeEnd w:id="49"/>
      <w:r w:rsidR="00211620">
        <w:rPr>
          <w:rStyle w:val="CommentReference"/>
        </w:rPr>
        <w:commentReference w:id="49"/>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and heavy extraction </w:t>
      </w:r>
      <w:proofErr w:type="gramStart"/>
      <w:r w:rsidRPr="00940663">
        <w:rPr>
          <w:rFonts w:ascii="Helvetica" w:hAnsi="Helvetica"/>
          <w:i/>
          <w:sz w:val="22"/>
          <w:szCs w:val="22"/>
        </w:rPr>
        <w:t>pressure</w:t>
      </w:r>
      <w:r w:rsidR="00F82B54" w:rsidRPr="00940663">
        <w:rPr>
          <w:rFonts w:ascii="Helvetica" w:hAnsi="Helvetica"/>
          <w:i/>
          <w:sz w:val="22"/>
          <w:szCs w:val="22"/>
        </w:rPr>
        <w:t>,</w:t>
      </w:r>
      <w:proofErr w:type="gramEnd"/>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62D7439C"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A53D50" w:rsidRPr="00940663">
        <w:rPr>
          <w:rFonts w:ascii="Helvetica" w:hAnsi="Helvetica"/>
          <w:sz w:val="22"/>
          <w:szCs w:val="22"/>
        </w:rPr>
        <w:t>individuals</w:t>
      </w:r>
      <w:r w:rsidR="00CD6FF0" w:rsidRPr="00940663">
        <w:rPr>
          <w:rFonts w:ascii="Helvetica" w:hAnsi="Helvetica"/>
          <w:sz w:val="22"/>
          <w:szCs w:val="22"/>
        </w:rPr>
        <w:t xml:space="preserve"> </w:t>
      </w:r>
      <w:r w:rsidR="00211620">
        <w:rPr>
          <w:rFonts w:ascii="Helvetica" w:hAnsi="Helvetica"/>
          <w:sz w:val="22"/>
          <w:szCs w:val="22"/>
        </w:rPr>
        <w:t xml:space="preserve">are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groups 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 xml:space="preserve">Knowing the dimensions </w:t>
      </w:r>
      <w:proofErr w:type="gramStart"/>
      <w:r w:rsidR="00A4289C">
        <w:rPr>
          <w:rFonts w:ascii="Helvetica" w:hAnsi="Helvetica"/>
          <w:sz w:val="22"/>
          <w:szCs w:val="22"/>
        </w:rPr>
        <w:t xml:space="preserve">of </w:t>
      </w:r>
      <w:r w:rsidR="001C5532" w:rsidRPr="00930F73">
        <w:rPr>
          <w:rFonts w:ascii="Helvetica" w:hAnsi="Helvetica"/>
          <w:sz w:val="22"/>
          <w:szCs w:val="22"/>
        </w:rPr>
        <w:t xml:space="preserve"> this</w:t>
      </w:r>
      <w:proofErr w:type="gramEnd"/>
      <w:r w:rsidR="001C5532" w:rsidRPr="00930F73">
        <w:rPr>
          <w:rFonts w:ascii="Helvetica" w:hAnsi="Helvetica"/>
          <w:sz w:val="22"/>
          <w:szCs w:val="22"/>
        </w:rPr>
        <w:t xml:space="preserve"> safe operating space </w:t>
      </w:r>
      <w:r w:rsidR="00A4289C">
        <w:rPr>
          <w:rFonts w:ascii="Helvetica" w:hAnsi="Helvetica"/>
          <w:sz w:val="22"/>
          <w:szCs w:val="22"/>
        </w:rPr>
        <w:t xml:space="preserve">will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commentRangeStart w:id="50"/>
      <w:r w:rsidRPr="00940663">
        <w:rPr>
          <w:rFonts w:ascii="Helvetica" w:hAnsi="Helvetica"/>
          <w:i/>
          <w:sz w:val="22"/>
          <w:szCs w:val="22"/>
        </w:rPr>
        <w:t xml:space="preserve">Can </w:t>
      </w:r>
      <w:commentRangeEnd w:id="50"/>
      <w:r w:rsidR="004264FB">
        <w:rPr>
          <w:rStyle w:val="CommentReference"/>
        </w:rPr>
        <w:commentReference w:id="50"/>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7777777"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more risky (an </w:t>
      </w:r>
      <w:r w:rsidR="0012059B" w:rsidRPr="009A6071">
        <w:rPr>
          <w:rFonts w:ascii="Helvetica" w:hAnsi="Helvetica"/>
          <w:sz w:val="22"/>
          <w:szCs w:val="22"/>
          <w:highlight w:val="yellow"/>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approach may be an effective </w:t>
      </w:r>
      <w:r w:rsidR="007F159D" w:rsidRPr="0027357B">
        <w:rPr>
          <w:rFonts w:ascii="Helvetica" w:hAnsi="Helvetica"/>
          <w:sz w:val="22"/>
          <w:szCs w:val="22"/>
        </w:rPr>
        <w:t xml:space="preserve">approach that maintains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minimizes monitoring costs and risk of population </w:t>
      </w:r>
      <w:commentRangeStart w:id="51"/>
      <w:r w:rsidR="007F159D" w:rsidRPr="0027357B">
        <w:rPr>
          <w:rFonts w:ascii="Helvetica" w:hAnsi="Helvetica"/>
          <w:sz w:val="22"/>
          <w:szCs w:val="22"/>
        </w:rPr>
        <w:t>collapse</w:t>
      </w:r>
      <w:commentRangeEnd w:id="51"/>
      <w:r w:rsidR="00080D69">
        <w:rPr>
          <w:rStyle w:val="CommentReference"/>
        </w:rPr>
        <w:commentReference w:id="51"/>
      </w:r>
      <w:commentRangeStart w:id="52"/>
      <w:r w:rsidR="00741A2F">
        <w:rPr>
          <w:rFonts w:ascii="Helvetica" w:hAnsi="Helvetica"/>
          <w:sz w:val="22"/>
          <w:szCs w:val="22"/>
        </w:rPr>
        <w:t>.</w:t>
      </w:r>
      <w:commentRangeEnd w:id="52"/>
      <w:r w:rsidR="004C5771">
        <w:rPr>
          <w:rStyle w:val="CommentReference"/>
        </w:rPr>
        <w:commentReference w:id="52"/>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3B21C7">
        <w:rPr>
          <w:rFonts w:ascii="Helvetica" w:hAnsi="Helvetica"/>
          <w:sz w:val="22"/>
          <w:szCs w:val="22"/>
        </w:rPr>
        <w:t xml:space="preserve">. </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5ED8BC23" w14:textId="287EE9EC" w:rsidR="00EC784B" w:rsidRPr="00F351F1" w:rsidRDefault="00F312BB" w:rsidP="00423CCA">
      <w:pPr>
        <w:rPr>
          <w:rFonts w:ascii="Helvetica" w:hAnsi="Helvetica"/>
          <w:sz w:val="22"/>
          <w:szCs w:val="22"/>
        </w:rPr>
      </w:pPr>
      <w:r w:rsidRPr="00A21B6D">
        <w:rPr>
          <w:rFonts w:ascii="Helvetica" w:hAnsi="Helvetica"/>
          <w:sz w:val="22"/>
          <w:szCs w:val="22"/>
        </w:rPr>
        <w:t xml:space="preserve">Monitoring natural resources is difficult to motivate because it is often expensive and logistically challenging. </w:t>
      </w:r>
      <w:r w:rsidR="004C5771">
        <w:rPr>
          <w:rFonts w:ascii="Helvetica" w:hAnsi="Helvetica"/>
          <w:sz w:val="22"/>
          <w:szCs w:val="22"/>
        </w:rPr>
        <w:t>Or:</w:t>
      </w:r>
      <w:r w:rsidR="00400B8E">
        <w:rPr>
          <w:rFonts w:ascii="Helvetica" w:hAnsi="Helvetica"/>
          <w:sz w:val="22"/>
          <w:szCs w:val="22"/>
        </w:rPr>
        <w:t xml:space="preserve"> The</w:t>
      </w:r>
      <w:r w:rsidR="004C5771">
        <w:rPr>
          <w:rFonts w:ascii="Helvetica" w:hAnsi="Helvetica"/>
          <w:sz w:val="22"/>
          <w:szCs w:val="22"/>
        </w:rPr>
        <w:t xml:space="preserve"> monitoring </w:t>
      </w:r>
      <w:r w:rsidR="00400B8E">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Pr="00A21B6D">
        <w:rPr>
          <w:rFonts w:ascii="Helvetica" w:hAnsi="Helvetica"/>
          <w:sz w:val="22"/>
          <w:szCs w:val="22"/>
        </w:rPr>
        <w:t xml:space="preserve"> that not </w:t>
      </w:r>
      <w:proofErr w:type="gramStart"/>
      <w:r w:rsidR="00A65A95" w:rsidRPr="00A21B6D">
        <w:rPr>
          <w:rFonts w:ascii="Helvetica" w:hAnsi="Helvetica"/>
          <w:sz w:val="22"/>
          <w:szCs w:val="22"/>
        </w:rPr>
        <w:t xml:space="preserve">all </w:t>
      </w:r>
      <w:r w:rsidRPr="00A21B6D">
        <w:rPr>
          <w:rFonts w:ascii="Helvetica" w:hAnsi="Helvetica"/>
          <w:sz w:val="22"/>
          <w:szCs w:val="22"/>
        </w:rPr>
        <w:t>monitoring</w:t>
      </w:r>
      <w:proofErr w:type="gramEnd"/>
      <w:r w:rsidRPr="00A21B6D">
        <w:rPr>
          <w:rFonts w:ascii="Helvetica" w:hAnsi="Helvetica"/>
          <w:sz w:val="22"/>
          <w:szCs w:val="22"/>
        </w:rPr>
        <w:t xml:space="preserve"> information is equally valuable</w:t>
      </w:r>
      <w:r w:rsidR="00400B8E">
        <w:rPr>
          <w:rFonts w:ascii="Helvetica" w:hAnsi="Helvetica"/>
          <w:sz w:val="22"/>
          <w:szCs w:val="22"/>
        </w:rPr>
        <w:t xml:space="preserve">. </w:t>
      </w:r>
      <w:r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Pr="00A21B6D">
        <w:rPr>
          <w:rFonts w:ascii="Helvetica" w:hAnsi="Helvetica" w:cs="Helvetica Neue"/>
          <w:sz w:val="22"/>
          <w:szCs w:val="22"/>
        </w:rPr>
        <w:t>as resource</w:t>
      </w:r>
      <w:r w:rsidR="00400B8E">
        <w:rPr>
          <w:rFonts w:ascii="Helvetica" w:hAnsi="Helvetica" w:cs="Helvetica Neue"/>
          <w:sz w:val="22"/>
          <w:szCs w:val="22"/>
        </w:rPr>
        <w:t>s</w:t>
      </w:r>
      <w:r w:rsidRPr="00A21B6D">
        <w:rPr>
          <w:rFonts w:ascii="Helvetica" w:hAnsi="Helvetica" w:cs="Helvetica Neue"/>
          <w:sz w:val="22"/>
          <w:szCs w:val="22"/>
        </w:rPr>
        <w:t xml:space="preserve"> </w:t>
      </w:r>
      <w:r w:rsidR="00400B8E" w:rsidRPr="00A21B6D">
        <w:rPr>
          <w:rFonts w:ascii="Helvetica" w:hAnsi="Helvetica" w:cs="Helvetica Neue"/>
          <w:sz w:val="22"/>
          <w:szCs w:val="22"/>
        </w:rPr>
        <w:t>become</w:t>
      </w:r>
      <w:r w:rsidR="00400B8E">
        <w:rPr>
          <w:rFonts w:ascii="Helvetica" w:hAnsi="Helvetica" w:cs="Helvetica Neue"/>
          <w:sz w:val="22"/>
          <w:szCs w:val="22"/>
        </w:rPr>
        <w:t xml:space="preserve"> </w:t>
      </w:r>
      <w:proofErr w:type="gramStart"/>
      <w:r w:rsidR="00400B8E">
        <w:rPr>
          <w:rFonts w:ascii="Helvetica" w:hAnsi="Helvetica" w:cs="Helvetica Neue"/>
          <w:sz w:val="22"/>
          <w:szCs w:val="22"/>
        </w:rPr>
        <w:t xml:space="preserve">increasingly </w:t>
      </w:r>
      <w:r w:rsidRPr="00A21B6D">
        <w:rPr>
          <w:rFonts w:ascii="Helvetica" w:hAnsi="Helvetica" w:cs="Helvetica Neue"/>
          <w:sz w:val="22"/>
          <w:szCs w:val="22"/>
        </w:rPr>
        <w:t xml:space="preserve"> </w:t>
      </w:r>
      <w:r w:rsidR="002279DC" w:rsidRPr="00A21B6D">
        <w:rPr>
          <w:rFonts w:ascii="Helvetica" w:hAnsi="Helvetica" w:cs="Helvetica Neue"/>
          <w:sz w:val="22"/>
          <w:szCs w:val="22"/>
        </w:rPr>
        <w:t>exploited</w:t>
      </w:r>
      <w:proofErr w:type="gramEnd"/>
      <w:r w:rsidRPr="00A21B6D">
        <w:rPr>
          <w:rFonts w:ascii="Helvetica" w:hAnsi="Helvetica" w:cs="Helvetica Neue"/>
          <w:sz w:val="22"/>
          <w:szCs w:val="22"/>
        </w:rPr>
        <w:t xml:space="preserve"> and approach</w:t>
      </w:r>
      <w:ins w:id="53" w:author="Adrian Stier" w:date="2015-12-12T16:55:00Z">
        <w:r w:rsidR="00DE2726">
          <w:rPr>
            <w:rFonts w:ascii="Helvetica" w:hAnsi="Helvetica" w:cs="Helvetica Neue"/>
            <w:sz w:val="22"/>
            <w:szCs w:val="22"/>
          </w:rPr>
          <w:t xml:space="preserve"> </w:t>
        </w:r>
      </w:ins>
      <w:r w:rsidR="004758C3" w:rsidRPr="00A21B6D">
        <w:rPr>
          <w:rFonts w:ascii="Helvetica" w:hAnsi="Helvetica" w:cs="Helvetica Neue"/>
          <w:sz w:val="22"/>
          <w:szCs w:val="22"/>
        </w:rPr>
        <w:t xml:space="preserve">biological </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proofErr w:type="gramStart"/>
      <w:r w:rsidR="00B20B34">
        <w:rPr>
          <w:rFonts w:ascii="Helvetica" w:hAnsi="Helvetica" w:cs="Helvetica Neue"/>
          <w:sz w:val="22"/>
          <w:szCs w:val="22"/>
        </w:rPr>
        <w:t xml:space="preserve">changes </w:t>
      </w:r>
      <w:r w:rsidR="00433F41" w:rsidRPr="00005901">
        <w:rPr>
          <w:rFonts w:ascii="Helvetica" w:hAnsi="Helvetica" w:cs="Helvetica Neue"/>
          <w:sz w:val="22"/>
          <w:szCs w:val="22"/>
        </w:rPr>
        <w:t xml:space="preserve"> </w:t>
      </w:r>
      <w:r w:rsidR="002A360C" w:rsidRPr="00005901">
        <w:rPr>
          <w:rFonts w:ascii="Helvetica" w:hAnsi="Helvetica" w:cs="Helvetica Neue"/>
          <w:sz w:val="22"/>
          <w:szCs w:val="22"/>
        </w:rPr>
        <w:t>is</w:t>
      </w:r>
      <w:proofErr w:type="gramEnd"/>
      <w:r w:rsidR="002A360C" w:rsidRPr="00005901">
        <w:rPr>
          <w:rFonts w:ascii="Helvetica" w:hAnsi="Helvetica" w:cs="Helvetica Neue"/>
          <w:sz w:val="22"/>
          <w:szCs w:val="22"/>
        </w:rPr>
        <w:t xml:space="preserve">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an increase or decrease </w:t>
      </w:r>
      <w:r w:rsidR="005355A0">
        <w:rPr>
          <w:rFonts w:ascii="Helvetica" w:hAnsi="Helvetica" w:cs="Helvetica Neue"/>
          <w:sz w:val="22"/>
          <w:szCs w:val="22"/>
        </w:rPr>
        <w:t xml:space="preserve">in </w:t>
      </w:r>
      <w:r w:rsidR="002A360C" w:rsidRPr="00005901">
        <w:rPr>
          <w:rFonts w:ascii="Helvetica" w:hAnsi="Helvetica" w:cs="Helvetica Neue"/>
          <w:sz w:val="22"/>
          <w:szCs w:val="22"/>
        </w:rPr>
        <w:t xml:space="preserve">monitoring </w:t>
      </w:r>
      <w:r w:rsidR="0064319D">
        <w:rPr>
          <w:rFonts w:ascii="Helvetica" w:hAnsi="Helvetica" w:cs="Helvetica Neue"/>
          <w:sz w:val="22"/>
          <w:szCs w:val="22"/>
        </w:rPr>
        <w:t xml:space="preserve">effort </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2A360C" w:rsidRPr="00005901">
        <w:rPr>
          <w:rFonts w:ascii="Helvetica" w:hAnsi="Helvetica" w:cs="Helvetica Neue"/>
          <w:sz w:val="22"/>
          <w:szCs w:val="22"/>
        </w:rPr>
        <w:t xml:space="preserve">. </w:t>
      </w:r>
      <w:r w:rsidR="00EC784B" w:rsidRPr="00F351F1">
        <w:rPr>
          <w:rFonts w:ascii="Helvetica" w:hAnsi="Helvetica"/>
          <w:sz w:val="22"/>
          <w:szCs w:val="22"/>
        </w:rPr>
        <w:t xml:space="preserve">A number of challenges exist to incorporating </w:t>
      </w:r>
      <w:r w:rsidR="00E3695A" w:rsidRPr="00F351F1">
        <w:rPr>
          <w:rFonts w:ascii="Helvetica" w:hAnsi="Helvetica"/>
          <w:sz w:val="22"/>
          <w:szCs w:val="22"/>
        </w:rPr>
        <w:t xml:space="preserve">the value of information into monitoring </w:t>
      </w:r>
      <w:r w:rsidR="005532C6">
        <w:rPr>
          <w:rFonts w:ascii="Helvetica" w:hAnsi="Helvetica"/>
          <w:sz w:val="22"/>
          <w:szCs w:val="22"/>
        </w:rPr>
        <w:t xml:space="preserve">and management </w:t>
      </w:r>
      <w:r w:rsidR="00E3695A" w:rsidRPr="00F351F1">
        <w:rPr>
          <w:rFonts w:ascii="Helvetica" w:hAnsi="Helvetica"/>
          <w:sz w:val="22"/>
          <w:szCs w:val="22"/>
        </w:rPr>
        <w:t>decisions</w:t>
      </w:r>
      <w:r w:rsidR="005355A0">
        <w:rPr>
          <w:rFonts w:ascii="Helvetica" w:hAnsi="Helvetica"/>
          <w:sz w:val="22"/>
          <w:szCs w:val="22"/>
        </w:rPr>
        <w:t>,</w:t>
      </w:r>
      <w:r w:rsidR="00E3695A" w:rsidRPr="00F351F1">
        <w:rPr>
          <w:rFonts w:ascii="Helvetica" w:hAnsi="Helvetica"/>
          <w:sz w:val="22"/>
          <w:szCs w:val="22"/>
        </w:rPr>
        <w:t xml:space="preserve"> including identifying the location of tipping points, aligning economic </w:t>
      </w:r>
      <w:r w:rsidR="001D087A" w:rsidRPr="00F351F1">
        <w:rPr>
          <w:rFonts w:ascii="Helvetica" w:hAnsi="Helvetica"/>
          <w:sz w:val="22"/>
          <w:szCs w:val="22"/>
        </w:rPr>
        <w:t>incentives</w:t>
      </w:r>
      <w:r w:rsidR="00E3695A" w:rsidRPr="00F351F1">
        <w:rPr>
          <w:rFonts w:ascii="Helvetica" w:hAnsi="Helvetica"/>
          <w:sz w:val="22"/>
          <w:szCs w:val="22"/>
        </w:rPr>
        <w:t xml:space="preserve"> with monitoring investment, </w:t>
      </w:r>
      <w:r w:rsidR="0064319D">
        <w:rPr>
          <w:rFonts w:ascii="Helvetica" w:hAnsi="Helvetica"/>
          <w:sz w:val="22"/>
          <w:szCs w:val="22"/>
        </w:rPr>
        <w:t>and accounting for variability in the risk stakeholders are willing to accept.</w:t>
      </w:r>
    </w:p>
    <w:p w14:paraId="3BB6709E" w14:textId="27E0C832" w:rsidR="00681D63" w:rsidRPr="00940663" w:rsidRDefault="00681D63" w:rsidP="00A96D69">
      <w:pPr>
        <w:ind w:firstLine="720"/>
        <w:rPr>
          <w:rFonts w:ascii="Helvetica" w:hAnsi="Helvetica"/>
          <w:sz w:val="22"/>
          <w:szCs w:val="22"/>
        </w:rPr>
      </w:pPr>
      <w:r w:rsidRPr="009A32AC">
        <w:rPr>
          <w:rFonts w:ascii="Helvetica" w:hAnsi="Helvetica"/>
          <w:sz w:val="22"/>
          <w:szCs w:val="22"/>
        </w:rPr>
        <w:t xml:space="preserve">Our model is heuristic in its evaluation of monitoring value in the presence of </w:t>
      </w:r>
      <w:proofErr w:type="gramStart"/>
      <w:r w:rsidRPr="009A32AC">
        <w:rPr>
          <w:rFonts w:ascii="Helvetica" w:hAnsi="Helvetica"/>
          <w:sz w:val="22"/>
          <w:szCs w:val="22"/>
        </w:rPr>
        <w:t xml:space="preserve">biological </w:t>
      </w:r>
      <w:r w:rsidR="003E5486">
        <w:rPr>
          <w:rFonts w:ascii="Helvetica" w:hAnsi="Helvetica"/>
          <w:sz w:val="22"/>
          <w:szCs w:val="22"/>
        </w:rPr>
        <w:t xml:space="preserve"> and</w:t>
      </w:r>
      <w:proofErr w:type="gramEnd"/>
      <w:r w:rsidR="003E5486">
        <w:rPr>
          <w:rFonts w:ascii="Helvetica" w:hAnsi="Helvetica"/>
          <w:sz w:val="22"/>
          <w:szCs w:val="22"/>
        </w:rPr>
        <w:t xml:space="preserve"> management threshold</w:t>
      </w:r>
      <w:r w:rsidR="00097935">
        <w:rPr>
          <w:rFonts w:ascii="Helvetica" w:hAnsi="Helvetica"/>
          <w:sz w:val="22"/>
          <w:szCs w:val="22"/>
        </w:rPr>
        <w:t>s</w:t>
      </w:r>
      <w:r w:rsidRPr="009A32AC">
        <w:rPr>
          <w:rFonts w:ascii="Helvetica" w:hAnsi="Helvetica"/>
          <w:sz w:val="22"/>
          <w:szCs w:val="22"/>
        </w:rPr>
        <w:t>. However, decision makers are rarely fortunate enough to have perfect knowledge of biological thresholds until after the threshold has been crossed</w:t>
      </w:r>
      <w:r w:rsidR="00EE0FF8" w:rsidRPr="00EE0FF8">
        <w:t xml:space="preserve"> </w:t>
      </w:r>
      <w:r w:rsidR="006C170D">
        <w:rPr>
          <w:rFonts w:ascii="Helvetica" w:hAnsi="Helvetica"/>
          <w:sz w:val="22"/>
          <w:szCs w:val="22"/>
        </w:rPr>
        <w:fldChar w:fldCharType="begin"/>
      </w:r>
      <w:r w:rsidR="00DF0B7F">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6C170D">
        <w:rPr>
          <w:rFonts w:ascii="Helvetica" w:hAnsi="Helvetica"/>
          <w:sz w:val="22"/>
          <w:szCs w:val="22"/>
        </w:rPr>
        <w:fldChar w:fldCharType="separate"/>
      </w:r>
      <w:r w:rsidR="00DF0B7F">
        <w:rPr>
          <w:rFonts w:ascii="Helvetica" w:hAnsi="Helvetica"/>
          <w:noProof/>
          <w:sz w:val="22"/>
          <w:szCs w:val="22"/>
        </w:rPr>
        <w:t>(Ludwig</w:t>
      </w:r>
      <w:r w:rsidR="00DF0B7F" w:rsidRPr="00DF0B7F">
        <w:rPr>
          <w:rFonts w:ascii="Helvetica" w:hAnsi="Helvetica"/>
          <w:i/>
          <w:noProof/>
          <w:sz w:val="22"/>
          <w:szCs w:val="22"/>
        </w:rPr>
        <w:t xml:space="preserve"> et </w:t>
      </w:r>
      <w:r w:rsidR="00DF0B7F" w:rsidRPr="00DF0B7F">
        <w:rPr>
          <w:rFonts w:ascii="Helvetica" w:hAnsi="Helvetica"/>
          <w:i/>
          <w:noProof/>
          <w:sz w:val="22"/>
          <w:szCs w:val="22"/>
        </w:rPr>
        <w:lastRenderedPageBreak/>
        <w:t>al.</w:t>
      </w:r>
      <w:r w:rsidR="00DF0B7F">
        <w:rPr>
          <w:rFonts w:ascii="Helvetica" w:hAnsi="Helvetica"/>
          <w:noProof/>
          <w:sz w:val="22"/>
          <w:szCs w:val="22"/>
        </w:rPr>
        <w:t xml:space="preserve"> 1993)</w:t>
      </w:r>
      <w:r w:rsidR="006C170D">
        <w:rPr>
          <w:rFonts w:ascii="Helvetica" w:hAnsi="Helvetica"/>
          <w:sz w:val="22"/>
          <w:szCs w:val="22"/>
        </w:rPr>
        <w:fldChar w:fldCharType="end"/>
      </w:r>
      <w:r w:rsidRPr="009A32AC">
        <w:rPr>
          <w:rFonts w:ascii="Helvetica" w:hAnsi="Helvetica"/>
          <w:sz w:val="22"/>
          <w:szCs w:val="22"/>
        </w:rPr>
        <w:t>.</w:t>
      </w:r>
      <w:r w:rsidR="00B219B9">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006C170D"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 </w:instrText>
      </w:r>
      <w:r w:rsidR="006C170D"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005516A9" w:rsidRPr="005516A9">
        <w:rPr>
          <w:rFonts w:ascii="Helvetica" w:hAnsi="Helvetica"/>
          <w:sz w:val="22"/>
          <w:szCs w:val="22"/>
        </w:rPr>
        <w:instrText xml:space="preserve"> ADDIN EN.CITE.DATA </w:instrText>
      </w:r>
      <w:r w:rsidR="006C170D" w:rsidRPr="005516A9">
        <w:rPr>
          <w:rFonts w:ascii="Helvetica" w:hAnsi="Helvetica"/>
          <w:sz w:val="22"/>
          <w:szCs w:val="22"/>
        </w:rPr>
      </w:r>
      <w:r w:rsidR="006C170D" w:rsidRPr="005516A9">
        <w:rPr>
          <w:rFonts w:ascii="Helvetica" w:hAnsi="Helvetica"/>
          <w:sz w:val="22"/>
          <w:szCs w:val="22"/>
        </w:rPr>
        <w:fldChar w:fldCharType="end"/>
      </w:r>
      <w:r w:rsidR="006C170D" w:rsidRPr="005516A9">
        <w:rPr>
          <w:rFonts w:ascii="Helvetica" w:hAnsi="Helvetica"/>
          <w:sz w:val="22"/>
          <w:szCs w:val="22"/>
        </w:rPr>
      </w:r>
      <w:r w:rsidR="006C170D" w:rsidRPr="005516A9">
        <w:rPr>
          <w:rFonts w:ascii="Helvetica" w:hAnsi="Helvetica"/>
          <w:sz w:val="22"/>
          <w:szCs w:val="22"/>
        </w:rPr>
        <w:fldChar w:fldCharType="separate"/>
      </w:r>
      <w:r w:rsidR="005516A9" w:rsidRPr="005516A9">
        <w:rPr>
          <w:rFonts w:ascii="Helvetica" w:hAnsi="Helvetica"/>
          <w:noProof/>
          <w:sz w:val="22"/>
          <w:szCs w:val="22"/>
        </w:rPr>
        <w:t>(Doak</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2008; Selkoe</w:t>
      </w:r>
      <w:r w:rsidR="005516A9" w:rsidRPr="005516A9">
        <w:rPr>
          <w:rFonts w:ascii="Helvetica" w:hAnsi="Helvetica"/>
          <w:i/>
          <w:noProof/>
          <w:sz w:val="22"/>
          <w:szCs w:val="22"/>
        </w:rPr>
        <w:t xml:space="preserve"> et al.</w:t>
      </w:r>
      <w:r w:rsidR="005516A9" w:rsidRPr="005516A9">
        <w:rPr>
          <w:rFonts w:ascii="Helvetica" w:hAnsi="Helvetica"/>
          <w:noProof/>
          <w:sz w:val="22"/>
          <w:szCs w:val="22"/>
        </w:rPr>
        <w:t xml:space="preserve"> 2015)</w:t>
      </w:r>
      <w:r w:rsidR="006C170D"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sidR="005355A0">
        <w:rPr>
          <w:rFonts w:ascii="Helvetica" w:hAnsi="Helvetica"/>
          <w:sz w:val="22"/>
          <w:szCs w:val="22"/>
        </w:rPr>
        <w:t>,</w:t>
      </w:r>
      <w:r w:rsidRPr="005516A9">
        <w:rPr>
          <w:rFonts w:ascii="Helvetica" w:hAnsi="Helvetica"/>
          <w:sz w:val="22"/>
          <w:szCs w:val="22"/>
        </w:rPr>
        <w:t xml:space="preserve"> particularly in the face of global change, where the strength and location of th</w:t>
      </w:r>
      <w:r w:rsidR="00493E2E" w:rsidRPr="005516A9">
        <w:rPr>
          <w:rFonts w:ascii="Helvetica" w:hAnsi="Helvetica"/>
          <w:sz w:val="22"/>
          <w:szCs w:val="22"/>
        </w:rPr>
        <w:t>resholds may well change.</w:t>
      </w:r>
      <w:r w:rsidR="00A96D69" w:rsidRPr="005516A9">
        <w:rPr>
          <w:rFonts w:ascii="Helvetica" w:hAnsi="Helvetica"/>
          <w:sz w:val="22"/>
          <w:szCs w:val="22"/>
        </w:rPr>
        <w:t xml:space="preserve"> </w:t>
      </w:r>
      <w:r w:rsidRPr="005516A9">
        <w:rPr>
          <w:rFonts w:ascii="Helvetica" w:hAnsi="Helvetica"/>
          <w:sz w:val="22"/>
          <w:szCs w:val="22"/>
        </w:rPr>
        <w:t>We do not address process uncertainty (e.g.</w:t>
      </w:r>
      <w:r w:rsidR="00A66D61">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006C170D" w:rsidRPr="005516A9">
        <w:rPr>
          <w:rFonts w:ascii="Helvetica" w:hAnsi="Helvetica"/>
          <w:sz w:val="22"/>
          <w:szCs w:val="22"/>
        </w:rPr>
        <w:fldChar w:fldCharType="begin"/>
      </w:r>
      <w:r w:rsidR="001F41EF">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006C170D"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006C170D"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006C170D"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6C170D" w:rsidRPr="00A96D69">
        <w:rPr>
          <w:rFonts w:ascii="Helvetica" w:hAnsi="Helvetica"/>
          <w:sz w:val="22"/>
          <w:szCs w:val="22"/>
        </w:rPr>
        <w:fldChar w:fldCharType="separate"/>
      </w:r>
      <w:r w:rsidRPr="00A96D69">
        <w:rPr>
          <w:rFonts w:ascii="Helvetica" w:hAnsi="Helvetica"/>
          <w:noProof/>
          <w:sz w:val="22"/>
          <w:szCs w:val="22"/>
        </w:rPr>
        <w:t>(2015)</w:t>
      </w:r>
      <w:r w:rsidR="006C170D"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sidR="00A96D69">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006C170D" w:rsidRPr="00A96D69">
        <w:rPr>
          <w:rFonts w:ascii="Helvetica" w:hAnsi="Helvetica"/>
          <w:sz w:val="22"/>
          <w:szCs w:val="22"/>
        </w:rPr>
        <w:fldChar w:fldCharType="begin"/>
      </w:r>
      <w:r w:rsidRPr="00A96D69">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6C170D" w:rsidRPr="00A96D69">
        <w:rPr>
          <w:rFonts w:ascii="Helvetica" w:hAnsi="Helvetica"/>
          <w:sz w:val="22"/>
          <w:szCs w:val="22"/>
        </w:rPr>
        <w:fldChar w:fldCharType="separate"/>
      </w:r>
      <w:r w:rsidRPr="00A96D69">
        <w:rPr>
          <w:rFonts w:ascii="Helvetica" w:hAnsi="Helvetica"/>
          <w:noProof/>
          <w:sz w:val="22"/>
          <w:szCs w:val="22"/>
        </w:rPr>
        <w:t>(Mangel 2000)</w:t>
      </w:r>
      <w:r w:rsidR="006C170D" w:rsidRPr="00A96D69">
        <w:rPr>
          <w:rFonts w:ascii="Helvetica" w:hAnsi="Helvetica"/>
          <w:sz w:val="22"/>
          <w:szCs w:val="22"/>
        </w:rPr>
        <w:fldChar w:fldCharType="end"/>
      </w:r>
      <w:r w:rsidRPr="00A96D69">
        <w:rPr>
          <w:rFonts w:ascii="Helvetica" w:hAnsi="Helvetica"/>
          <w:sz w:val="22"/>
          <w:szCs w:val="22"/>
        </w:rPr>
        <w:t xml:space="preserve">. </w:t>
      </w:r>
      <w:r w:rsidR="0047766C">
        <w:rPr>
          <w:rFonts w:ascii="Helvetica" w:hAnsi="Helvetica"/>
          <w:sz w:val="22"/>
          <w:szCs w:val="22"/>
        </w:rPr>
        <w:t xml:space="preserve">When it comes to management and conservation, there </w:t>
      </w:r>
      <w:r w:rsidR="00042E40">
        <w:rPr>
          <w:rFonts w:ascii="Helvetica" w:hAnsi="Helvetica"/>
          <w:sz w:val="22"/>
          <w:szCs w:val="22"/>
        </w:rPr>
        <w:t xml:space="preserve">are </w:t>
      </w:r>
      <w:r w:rsidR="0047766C">
        <w:rPr>
          <w:rFonts w:ascii="Helvetica" w:hAnsi="Helvetica"/>
          <w:sz w:val="22"/>
          <w:szCs w:val="22"/>
        </w:rPr>
        <w:t xml:space="preserve">clear </w:t>
      </w:r>
      <w:r w:rsidR="00097935">
        <w:rPr>
          <w:rFonts w:ascii="Helvetica" w:hAnsi="Helvetica"/>
          <w:sz w:val="22"/>
          <w:szCs w:val="22"/>
        </w:rPr>
        <w:t>opportunities</w:t>
      </w:r>
      <w:r w:rsidR="00042E40">
        <w:rPr>
          <w:rFonts w:ascii="Helvetica" w:hAnsi="Helvetica"/>
          <w:sz w:val="22"/>
          <w:szCs w:val="22"/>
        </w:rPr>
        <w:t xml:space="preserve"> t</w:t>
      </w:r>
      <w:r w:rsidR="0047766C">
        <w:rPr>
          <w:rFonts w:ascii="Helvetica" w:hAnsi="Helvetica"/>
          <w:sz w:val="22"/>
          <w:szCs w:val="22"/>
        </w:rPr>
        <w:t xml:space="preserve">o better incorporate tipping points into </w:t>
      </w:r>
      <w:r w:rsidR="000D6496">
        <w:rPr>
          <w:rFonts w:ascii="Helvetica" w:hAnsi="Helvetica"/>
          <w:sz w:val="22"/>
          <w:szCs w:val="22"/>
        </w:rPr>
        <w:t xml:space="preserve">policy and management surrounding conservation and natural resource harvest </w:t>
      </w:r>
      <w:r w:rsidR="006C170D">
        <w:rPr>
          <w:rFonts w:ascii="Helvetica" w:hAnsi="Helvetica" w:cs="Times New Roman"/>
          <w:iCs/>
          <w:sz w:val="22"/>
          <w:szCs w:val="22"/>
        </w:rPr>
        <w:fldChar w:fldCharType="begin"/>
      </w:r>
      <w:r w:rsidR="00505970">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sidR="006C170D">
        <w:rPr>
          <w:rFonts w:ascii="Helvetica" w:hAnsi="Helvetica" w:cs="Times New Roman"/>
          <w:iCs/>
          <w:sz w:val="22"/>
          <w:szCs w:val="22"/>
        </w:rPr>
        <w:fldChar w:fldCharType="separate"/>
      </w:r>
      <w:r w:rsidR="00505970">
        <w:rPr>
          <w:rFonts w:ascii="Helvetica" w:hAnsi="Helvetica" w:cs="Times New Roman"/>
          <w:iCs/>
          <w:noProof/>
          <w:sz w:val="22"/>
          <w:szCs w:val="22"/>
        </w:rPr>
        <w:t>(Lindenmayer</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2013; Kelly</w:t>
      </w:r>
      <w:r w:rsidR="00505970" w:rsidRPr="00505970">
        <w:rPr>
          <w:rFonts w:ascii="Helvetica" w:hAnsi="Helvetica" w:cs="Times New Roman"/>
          <w:i/>
          <w:iCs/>
          <w:noProof/>
          <w:sz w:val="22"/>
          <w:szCs w:val="22"/>
        </w:rPr>
        <w:t xml:space="preserve"> et al.</w:t>
      </w:r>
      <w:r w:rsidR="00505970">
        <w:rPr>
          <w:rFonts w:ascii="Helvetica" w:hAnsi="Helvetica" w:cs="Times New Roman"/>
          <w:iCs/>
          <w:noProof/>
          <w:sz w:val="22"/>
          <w:szCs w:val="22"/>
        </w:rPr>
        <w:t xml:space="preserve"> 2015)</w:t>
      </w:r>
      <w:r w:rsidR="006C170D">
        <w:rPr>
          <w:rFonts w:ascii="Helvetica" w:hAnsi="Helvetica" w:cs="Times New Roman"/>
          <w:iCs/>
          <w:sz w:val="22"/>
          <w:szCs w:val="22"/>
        </w:rPr>
        <w:fldChar w:fldCharType="end"/>
      </w:r>
      <w:r w:rsidR="006C6C63">
        <w:rPr>
          <w:rFonts w:ascii="Helvetica" w:hAnsi="Helvetica"/>
          <w:sz w:val="22"/>
          <w:szCs w:val="22"/>
        </w:rPr>
        <w:t>. Better t</w:t>
      </w:r>
      <w:r w:rsidRPr="00940663">
        <w:rPr>
          <w:rFonts w:ascii="Helvetica" w:hAnsi="Helvetica"/>
          <w:sz w:val="22"/>
          <w:szCs w:val="22"/>
        </w:rPr>
        <w:t>hreshold management</w:t>
      </w:r>
      <w:r w:rsidR="006C6C63">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sidR="00A66D61">
        <w:rPr>
          <w:rFonts w:ascii="Helvetica" w:hAnsi="Helvetica"/>
          <w:sz w:val="22"/>
          <w:szCs w:val="22"/>
        </w:rPr>
        <w:t>,</w:t>
      </w:r>
      <w:r w:rsidRPr="00940663">
        <w:rPr>
          <w:rFonts w:ascii="Helvetica" w:hAnsi="Helvetica"/>
          <w:sz w:val="22"/>
          <w:szCs w:val="22"/>
        </w:rPr>
        <w:t xml:space="preserve"> as proposed above</w:t>
      </w:r>
      <w:r w:rsidR="00A66D61">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610B386F" w14:textId="4A156F8F" w:rsidR="00681D63" w:rsidRDefault="00631B82" w:rsidP="00631B82">
      <w:pPr>
        <w:rPr>
          <w:rFonts w:ascii="Helvetica" w:hAnsi="Helvetica"/>
          <w:sz w:val="22"/>
          <w:szCs w:val="22"/>
        </w:rPr>
      </w:pPr>
      <w:r>
        <w:rPr>
          <w:rFonts w:ascii="Helvetica" w:hAnsi="Helvetica"/>
          <w:sz w:val="22"/>
          <w:szCs w:val="22"/>
        </w:rPr>
        <w:tab/>
      </w:r>
      <w:r w:rsidR="00C97E23">
        <w:rPr>
          <w:rFonts w:ascii="Helvetica" w:hAnsi="Helvetica"/>
          <w:sz w:val="22"/>
          <w:szCs w:val="22"/>
        </w:rPr>
        <w:t xml:space="preserve">Identifying the </w:t>
      </w:r>
      <w:r w:rsidR="00C6399E">
        <w:rPr>
          <w:rFonts w:ascii="Helvetica" w:hAnsi="Helvetica"/>
          <w:sz w:val="22"/>
          <w:szCs w:val="22"/>
        </w:rPr>
        <w:t xml:space="preserve">exact location of </w:t>
      </w:r>
      <w:r w:rsidR="00366FC8">
        <w:rPr>
          <w:rFonts w:ascii="Helvetica" w:hAnsi="Helvetica"/>
          <w:sz w:val="22"/>
          <w:szCs w:val="22"/>
        </w:rPr>
        <w:t xml:space="preserve">a biological </w:t>
      </w:r>
      <w:r w:rsidR="00C97E23">
        <w:rPr>
          <w:rFonts w:ascii="Helvetica" w:hAnsi="Helvetica"/>
          <w:sz w:val="22"/>
          <w:szCs w:val="22"/>
        </w:rPr>
        <w:t xml:space="preserve">tipping point </w:t>
      </w:r>
      <w:r w:rsidR="00C6399E">
        <w:rPr>
          <w:rFonts w:ascii="Helvetica" w:hAnsi="Helvetica"/>
          <w:sz w:val="22"/>
          <w:szCs w:val="22"/>
        </w:rPr>
        <w:t xml:space="preserve">may be difficult given the limited number of places where adaptive management is currently employed. Therefore, seeking economically viable solutions that promote sustainable resource management while </w:t>
      </w:r>
      <w:proofErr w:type="gramStart"/>
      <w:r w:rsidR="00C6399E">
        <w:rPr>
          <w:rFonts w:ascii="Helvetica" w:hAnsi="Helvetica"/>
          <w:sz w:val="22"/>
          <w:szCs w:val="22"/>
        </w:rPr>
        <w:t>maximiz</w:t>
      </w:r>
      <w:r w:rsidR="00A66D61">
        <w:rPr>
          <w:rFonts w:ascii="Helvetica" w:hAnsi="Helvetica"/>
          <w:sz w:val="22"/>
          <w:szCs w:val="22"/>
        </w:rPr>
        <w:t>ing</w:t>
      </w:r>
      <w:r w:rsidR="00C6399E">
        <w:rPr>
          <w:rFonts w:ascii="Helvetica" w:hAnsi="Helvetica"/>
          <w:sz w:val="22"/>
          <w:szCs w:val="22"/>
        </w:rPr>
        <w:t xml:space="preserve">  ecosystem</w:t>
      </w:r>
      <w:proofErr w:type="gramEnd"/>
      <w:r w:rsidR="00C6399E">
        <w:rPr>
          <w:rFonts w:ascii="Helvetica" w:hAnsi="Helvetica"/>
          <w:sz w:val="22"/>
          <w:szCs w:val="22"/>
        </w:rPr>
        <w:t xml:space="preserve"> and </w:t>
      </w:r>
      <w:commentRangeStart w:id="54"/>
      <w:r w:rsidR="00C6399E">
        <w:rPr>
          <w:rFonts w:ascii="Helvetica" w:hAnsi="Helvetica"/>
          <w:sz w:val="22"/>
          <w:szCs w:val="22"/>
        </w:rPr>
        <w:t>cultural services</w:t>
      </w:r>
      <w:commentRangeEnd w:id="54"/>
      <w:r w:rsidR="00366FC8">
        <w:rPr>
          <w:rStyle w:val="CommentReference"/>
        </w:rPr>
        <w:commentReference w:id="54"/>
      </w:r>
      <w:r w:rsidR="00C6399E">
        <w:rPr>
          <w:rFonts w:ascii="Helvetica" w:hAnsi="Helvetica"/>
          <w:sz w:val="22"/>
          <w:szCs w:val="22"/>
        </w:rPr>
        <w:t xml:space="preserve"> i</w:t>
      </w:r>
      <w:r w:rsidR="00EE5645">
        <w:rPr>
          <w:rFonts w:ascii="Helvetica" w:hAnsi="Helvetica"/>
          <w:sz w:val="22"/>
          <w:szCs w:val="22"/>
        </w:rPr>
        <w:t>s</w:t>
      </w:r>
      <w:r w:rsidR="00AF59DE">
        <w:rPr>
          <w:rFonts w:ascii="Helvetica" w:hAnsi="Helvetica"/>
          <w:sz w:val="22"/>
          <w:szCs w:val="22"/>
        </w:rPr>
        <w:t xml:space="preserve"> an important goal. Our examination of the relative cost and benefit of different monitoring strategies above suggest that </w:t>
      </w:r>
      <w:r w:rsidR="00A67434">
        <w:rPr>
          <w:rFonts w:ascii="Helvetica" w:hAnsi="Helvetica"/>
          <w:sz w:val="22"/>
          <w:szCs w:val="22"/>
        </w:rPr>
        <w:t xml:space="preserve">maintaining high precision monitoring is always the most effective way to avoid crossing a threshold and maximize yield, but high monitoring precision can be extremely expensive, and the feasibility of paying for high precision monitoring depends on the state of the system and whether </w:t>
      </w:r>
      <w:r w:rsidR="00E31CE8">
        <w:rPr>
          <w:rFonts w:ascii="Helvetica" w:hAnsi="Helvetica"/>
          <w:sz w:val="22"/>
          <w:szCs w:val="22"/>
        </w:rPr>
        <w:t xml:space="preserve">the </w:t>
      </w:r>
      <w:r w:rsidR="00A67434">
        <w:rPr>
          <w:rFonts w:ascii="Helvetica" w:hAnsi="Helvetica"/>
          <w:sz w:val="22"/>
          <w:szCs w:val="22"/>
        </w:rPr>
        <w:t xml:space="preserve">industry or </w:t>
      </w:r>
      <w:r w:rsidR="00E31CE8">
        <w:rPr>
          <w:rFonts w:ascii="Helvetica" w:hAnsi="Helvetica"/>
          <w:sz w:val="22"/>
          <w:szCs w:val="22"/>
        </w:rPr>
        <w:t xml:space="preserve">government </w:t>
      </w:r>
      <w:r w:rsidR="00A67434">
        <w:rPr>
          <w:rFonts w:ascii="Helvetica" w:hAnsi="Helvetica"/>
          <w:sz w:val="22"/>
          <w:szCs w:val="22"/>
        </w:rPr>
        <w:t xml:space="preserve">agencies are paying for monitoring. </w:t>
      </w:r>
      <w:r w:rsidR="004A52C8">
        <w:rPr>
          <w:rFonts w:ascii="Helvetica" w:hAnsi="Helvetica"/>
          <w:sz w:val="22"/>
          <w:szCs w:val="22"/>
        </w:rPr>
        <w:t>Industry</w:t>
      </w:r>
      <w:r w:rsidR="00486C18">
        <w:rPr>
          <w:rFonts w:ascii="Helvetica" w:hAnsi="Helvetica"/>
          <w:sz w:val="22"/>
          <w:szCs w:val="22"/>
        </w:rPr>
        <w:t xml:space="preserve"> may have the resources to monitor carefully, but </w:t>
      </w:r>
      <w:r w:rsidR="00341E3B">
        <w:rPr>
          <w:rFonts w:ascii="Helvetica" w:hAnsi="Helvetica"/>
          <w:sz w:val="22"/>
          <w:szCs w:val="22"/>
        </w:rPr>
        <w:t xml:space="preserve">may </w:t>
      </w:r>
      <w:r w:rsidR="00486C18">
        <w:rPr>
          <w:rFonts w:ascii="Helvetica" w:hAnsi="Helvetica"/>
          <w:sz w:val="22"/>
          <w:szCs w:val="22"/>
        </w:rPr>
        <w:t>only</w:t>
      </w:r>
      <w:r w:rsidR="004A52C8">
        <w:rPr>
          <w:rFonts w:ascii="Helvetica" w:hAnsi="Helvetica"/>
          <w:sz w:val="22"/>
          <w:szCs w:val="22"/>
        </w:rPr>
        <w:t xml:space="preserve"> </w:t>
      </w:r>
      <w:r w:rsidR="00341E3B">
        <w:rPr>
          <w:rFonts w:ascii="Helvetica" w:hAnsi="Helvetica"/>
          <w:sz w:val="22"/>
          <w:szCs w:val="22"/>
        </w:rPr>
        <w:t xml:space="preserve">be </w:t>
      </w:r>
      <w:commentRangeStart w:id="55"/>
      <w:r w:rsidR="004A52C8">
        <w:rPr>
          <w:rFonts w:ascii="Helvetica" w:hAnsi="Helvetica"/>
          <w:sz w:val="22"/>
          <w:szCs w:val="22"/>
        </w:rPr>
        <w:t xml:space="preserve">incentivized to pay for monitoring </w:t>
      </w:r>
      <w:r w:rsidR="00194FF6">
        <w:rPr>
          <w:rFonts w:ascii="Helvetica" w:hAnsi="Helvetica"/>
          <w:sz w:val="22"/>
          <w:szCs w:val="22"/>
        </w:rPr>
        <w:t>when the system is healthy</w:t>
      </w:r>
      <w:commentRangeEnd w:id="55"/>
      <w:r w:rsidR="00A66D61">
        <w:rPr>
          <w:rStyle w:val="CommentReference"/>
        </w:rPr>
        <w:commentReference w:id="55"/>
      </w:r>
      <w:r w:rsidR="004F2DF7">
        <w:rPr>
          <w:rFonts w:ascii="Helvetica" w:hAnsi="Helvetica"/>
          <w:sz w:val="22"/>
          <w:szCs w:val="22"/>
        </w:rPr>
        <w:t xml:space="preserve"> </w:t>
      </w:r>
      <w:commentRangeStart w:id="56"/>
      <w:proofErr w:type="gramStart"/>
      <w:r w:rsidR="004F2DF7">
        <w:rPr>
          <w:rFonts w:ascii="Helvetica" w:hAnsi="Helvetica"/>
          <w:sz w:val="22"/>
          <w:szCs w:val="22"/>
        </w:rPr>
        <w:t>a</w:t>
      </w:r>
      <w:commentRangeEnd w:id="56"/>
      <w:proofErr w:type="gramEnd"/>
      <w:r w:rsidR="003F3080">
        <w:rPr>
          <w:rStyle w:val="CommentReference"/>
        </w:rPr>
        <w:commentReference w:id="56"/>
      </w:r>
      <w:r w:rsidR="004F2DF7">
        <w:rPr>
          <w:rFonts w:ascii="Helvetica" w:hAnsi="Helvetica"/>
          <w:sz w:val="22"/>
          <w:szCs w:val="22"/>
        </w:rPr>
        <w:t>nd producing large earnings</w:t>
      </w:r>
      <w:r w:rsidR="00194FF6">
        <w:rPr>
          <w:rFonts w:ascii="Helvetica" w:hAnsi="Helvetica"/>
          <w:sz w:val="22"/>
          <w:szCs w:val="22"/>
        </w:rPr>
        <w:t xml:space="preserve">. In </w:t>
      </w:r>
      <w:commentRangeStart w:id="57"/>
      <w:r w:rsidR="00194FF6">
        <w:rPr>
          <w:rFonts w:ascii="Helvetica" w:hAnsi="Helvetica"/>
          <w:sz w:val="22"/>
          <w:szCs w:val="22"/>
        </w:rPr>
        <w:t>contrast</w:t>
      </w:r>
      <w:commentRangeEnd w:id="57"/>
      <w:r w:rsidR="00F46399">
        <w:rPr>
          <w:rStyle w:val="CommentReference"/>
        </w:rPr>
        <w:commentReference w:id="57"/>
      </w:r>
      <w:r w:rsidR="00194FF6">
        <w:rPr>
          <w:rFonts w:ascii="Helvetica" w:hAnsi="Helvetica"/>
          <w:sz w:val="22"/>
          <w:szCs w:val="22"/>
        </w:rPr>
        <w:t xml:space="preserve">, </w:t>
      </w:r>
      <w:r w:rsidR="00E31CE8">
        <w:rPr>
          <w:rFonts w:ascii="Helvetica" w:hAnsi="Helvetica"/>
          <w:sz w:val="22"/>
          <w:szCs w:val="22"/>
        </w:rPr>
        <w:t xml:space="preserve">government </w:t>
      </w:r>
      <w:r w:rsidR="00194FF6">
        <w:rPr>
          <w:rFonts w:ascii="Helvetica" w:hAnsi="Helvetica"/>
          <w:sz w:val="22"/>
          <w:szCs w:val="22"/>
        </w:rPr>
        <w:t xml:space="preserve">agencies are incentivized to keep the system healthy but </w:t>
      </w:r>
      <w:r w:rsidR="00E31CE8">
        <w:rPr>
          <w:rFonts w:ascii="Helvetica" w:hAnsi="Helvetica"/>
          <w:sz w:val="22"/>
          <w:szCs w:val="22"/>
        </w:rPr>
        <w:t xml:space="preserve">to </w:t>
      </w:r>
      <w:r w:rsidR="00194FF6">
        <w:rPr>
          <w:rFonts w:ascii="Helvetica" w:hAnsi="Helvetica"/>
          <w:sz w:val="22"/>
          <w:szCs w:val="22"/>
        </w:rPr>
        <w:t xml:space="preserve">minimize costs to taxpayers. This </w:t>
      </w:r>
      <w:proofErr w:type="gramStart"/>
      <w:r w:rsidR="003C60B7">
        <w:rPr>
          <w:rFonts w:ascii="Helvetica" w:hAnsi="Helvetica"/>
          <w:sz w:val="22"/>
          <w:szCs w:val="22"/>
        </w:rPr>
        <w:t xml:space="preserve">asymmetry </w:t>
      </w:r>
      <w:r w:rsidR="00194FF6">
        <w:rPr>
          <w:rFonts w:ascii="Helvetica" w:hAnsi="Helvetica"/>
          <w:sz w:val="22"/>
          <w:szCs w:val="22"/>
        </w:rPr>
        <w:t xml:space="preserve"> in</w:t>
      </w:r>
      <w:proofErr w:type="gramEnd"/>
      <w:r w:rsidR="00194FF6">
        <w:rPr>
          <w:rFonts w:ascii="Helvetica" w:hAnsi="Helvetica"/>
          <w:sz w:val="22"/>
          <w:szCs w:val="22"/>
        </w:rPr>
        <w:t xml:space="preserve"> </w:t>
      </w:r>
      <w:r w:rsidR="00374F31">
        <w:rPr>
          <w:rFonts w:ascii="Helvetica" w:hAnsi="Helvetica"/>
          <w:sz w:val="22"/>
          <w:szCs w:val="22"/>
        </w:rPr>
        <w:t>incentives</w:t>
      </w:r>
      <w:r w:rsidR="00194FF6">
        <w:rPr>
          <w:rFonts w:ascii="Helvetica" w:hAnsi="Helvetica"/>
          <w:sz w:val="22"/>
          <w:szCs w:val="22"/>
        </w:rPr>
        <w:t xml:space="preserve"> </w:t>
      </w:r>
      <w:r w:rsidR="003C60B7">
        <w:rPr>
          <w:rFonts w:ascii="Helvetica" w:hAnsi="Helvetica"/>
          <w:sz w:val="22"/>
          <w:szCs w:val="22"/>
        </w:rPr>
        <w:t xml:space="preserve">poses a challenge </w:t>
      </w:r>
      <w:r w:rsidR="00194FF6">
        <w:rPr>
          <w:rFonts w:ascii="Helvetica" w:hAnsi="Helvetica"/>
          <w:sz w:val="22"/>
          <w:szCs w:val="22"/>
        </w:rPr>
        <w:t xml:space="preserve"> because agencies often have limited resources to provide high precision monitoring, while </w:t>
      </w:r>
      <w:r w:rsidR="00CE20E8">
        <w:rPr>
          <w:rFonts w:ascii="Helvetica" w:hAnsi="Helvetica"/>
          <w:sz w:val="22"/>
          <w:szCs w:val="22"/>
        </w:rPr>
        <w:t xml:space="preserve">the </w:t>
      </w:r>
      <w:r w:rsidR="00194FF6">
        <w:rPr>
          <w:rFonts w:ascii="Helvetica" w:hAnsi="Helvetica"/>
          <w:sz w:val="22"/>
          <w:szCs w:val="22"/>
        </w:rPr>
        <w:t xml:space="preserve">industry is </w:t>
      </w:r>
      <w:r w:rsidR="00CE20E8">
        <w:rPr>
          <w:rFonts w:ascii="Helvetica" w:hAnsi="Helvetica"/>
          <w:sz w:val="22"/>
          <w:szCs w:val="22"/>
        </w:rPr>
        <w:t xml:space="preserve">often </w:t>
      </w:r>
      <w:r w:rsidR="00163E3E">
        <w:rPr>
          <w:rFonts w:ascii="Helvetica" w:hAnsi="Helvetica"/>
          <w:sz w:val="22"/>
          <w:szCs w:val="22"/>
        </w:rPr>
        <w:t>incentivized to harvest as m</w:t>
      </w:r>
      <w:r w:rsidR="005C14D0">
        <w:rPr>
          <w:rFonts w:ascii="Helvetica" w:hAnsi="Helvetica"/>
          <w:sz w:val="22"/>
          <w:szCs w:val="22"/>
        </w:rPr>
        <w:t xml:space="preserve">uch of the resource </w:t>
      </w:r>
      <w:r w:rsidR="00163E3E">
        <w:rPr>
          <w:rFonts w:ascii="Helvetica" w:hAnsi="Helvetica"/>
          <w:sz w:val="22"/>
          <w:szCs w:val="22"/>
        </w:rPr>
        <w:t xml:space="preserve"> as possible at the lowest cost. </w:t>
      </w:r>
    </w:p>
    <w:p w14:paraId="0680EEC4" w14:textId="066291D8" w:rsidR="00C55CC4" w:rsidRDefault="006235E3" w:rsidP="00C55CC4">
      <w:pPr>
        <w:rPr>
          <w:rFonts w:ascii="Helvetica" w:hAnsi="Helvetica" w:cs="Helvetica Neue"/>
          <w:sz w:val="22"/>
          <w:szCs w:val="22"/>
        </w:rPr>
      </w:pPr>
      <w:r>
        <w:rPr>
          <w:rFonts w:ascii="Helvetica" w:hAnsi="Helvetica"/>
          <w:sz w:val="22"/>
          <w:szCs w:val="22"/>
        </w:rPr>
        <w:tab/>
      </w:r>
      <w:r w:rsidR="007B24BD">
        <w:rPr>
          <w:rFonts w:ascii="Helvetica" w:hAnsi="Helvetica"/>
          <w:sz w:val="22"/>
          <w:szCs w:val="22"/>
        </w:rPr>
        <w:t>C</w:t>
      </w:r>
      <w:r>
        <w:rPr>
          <w:rFonts w:ascii="Helvetica" w:hAnsi="Helvetica"/>
          <w:sz w:val="22"/>
          <w:szCs w:val="22"/>
        </w:rPr>
        <w:t xml:space="preserve">ommercial fisheries </w:t>
      </w:r>
      <w:r w:rsidR="00D248B2">
        <w:rPr>
          <w:rFonts w:ascii="Helvetica" w:hAnsi="Helvetica"/>
          <w:sz w:val="22"/>
          <w:szCs w:val="22"/>
        </w:rPr>
        <w:t xml:space="preserve">management </w:t>
      </w:r>
      <w:r w:rsidR="00AC60BF">
        <w:rPr>
          <w:rFonts w:ascii="Helvetica" w:hAnsi="Helvetica"/>
          <w:sz w:val="22"/>
          <w:szCs w:val="22"/>
        </w:rPr>
        <w:t>offers</w:t>
      </w:r>
      <w:r>
        <w:rPr>
          <w:rFonts w:ascii="Helvetica" w:hAnsi="Helvetica"/>
          <w:sz w:val="22"/>
          <w:szCs w:val="22"/>
        </w:rPr>
        <w:t xml:space="preserve"> an interesting case study </w:t>
      </w:r>
      <w:r w:rsidR="007B24BD">
        <w:rPr>
          <w:rFonts w:ascii="Helvetica" w:hAnsi="Helvetica"/>
          <w:sz w:val="22"/>
          <w:szCs w:val="22"/>
        </w:rPr>
        <w:t xml:space="preserve">in placing the burden of monitoring costs on </w:t>
      </w:r>
      <w:r w:rsidR="00141577">
        <w:rPr>
          <w:rFonts w:ascii="Helvetica" w:hAnsi="Helvetica"/>
          <w:sz w:val="22"/>
          <w:szCs w:val="22"/>
        </w:rPr>
        <w:t xml:space="preserve">the </w:t>
      </w:r>
      <w:r w:rsidR="007B24BD">
        <w:rPr>
          <w:rFonts w:ascii="Helvetica" w:hAnsi="Helvetica"/>
          <w:sz w:val="22"/>
          <w:szCs w:val="22"/>
        </w:rPr>
        <w:t>industry</w:t>
      </w:r>
      <w:r w:rsidR="00141577">
        <w:rPr>
          <w:rFonts w:ascii="Helvetica" w:hAnsi="Helvetica"/>
          <w:sz w:val="22"/>
          <w:szCs w:val="22"/>
        </w:rPr>
        <w:t xml:space="preserve"> versus the government</w:t>
      </w:r>
      <w:r w:rsidR="007B24BD">
        <w:rPr>
          <w:rFonts w:ascii="Helvetica" w:hAnsi="Helvetica"/>
          <w:sz w:val="22"/>
          <w:szCs w:val="22"/>
        </w:rPr>
        <w:t>.</w:t>
      </w:r>
      <w:r w:rsidR="004367AD">
        <w:rPr>
          <w:rFonts w:ascii="Helvetica" w:hAnsi="Helvetica"/>
          <w:sz w:val="22"/>
          <w:szCs w:val="22"/>
        </w:rPr>
        <w:t xml:space="preserve"> For example</w:t>
      </w:r>
      <w:r w:rsidR="00A66D61">
        <w:rPr>
          <w:rFonts w:ascii="Helvetica" w:hAnsi="Helvetica"/>
          <w:sz w:val="22"/>
          <w:szCs w:val="22"/>
        </w:rPr>
        <w:t>,</w:t>
      </w:r>
      <w:r w:rsidR="004367AD">
        <w:rPr>
          <w:rFonts w:ascii="Helvetica" w:hAnsi="Helvetica"/>
          <w:sz w:val="22"/>
          <w:szCs w:val="22"/>
        </w:rPr>
        <w:t xml:space="preserve"> in Canada and Australia</w:t>
      </w:r>
      <w:r w:rsidR="00B11514">
        <w:rPr>
          <w:rFonts w:ascii="Helvetica" w:hAnsi="Helvetica"/>
          <w:sz w:val="22"/>
          <w:szCs w:val="22"/>
        </w:rPr>
        <w:t>,</w:t>
      </w:r>
      <w:r w:rsidR="004367AD">
        <w:rPr>
          <w:rFonts w:ascii="Helvetica" w:hAnsi="Helvetica"/>
          <w:sz w:val="22"/>
          <w:szCs w:val="22"/>
        </w:rPr>
        <w:t xml:space="preserve"> industry is primarily fiscally responsible for monitoring costs</w:t>
      </w:r>
      <w:r w:rsidR="00A66D61">
        <w:rPr>
          <w:rFonts w:ascii="Helvetica" w:hAnsi="Helvetica"/>
          <w:sz w:val="22"/>
          <w:szCs w:val="22"/>
        </w:rPr>
        <w:t>,</w:t>
      </w:r>
      <w:r w:rsidR="004367AD">
        <w:rPr>
          <w:rFonts w:ascii="Helvetica" w:hAnsi="Helvetica"/>
          <w:sz w:val="22"/>
          <w:szCs w:val="22"/>
        </w:rPr>
        <w:t xml:space="preserve"> with the philosophy that the burden of proof for sustainability is on the stakeholder interested in </w:t>
      </w:r>
      <w:r w:rsidR="003C60B7">
        <w:rPr>
          <w:rFonts w:ascii="Helvetica" w:hAnsi="Helvetica"/>
          <w:sz w:val="22"/>
          <w:szCs w:val="22"/>
        </w:rPr>
        <w:t>exploiting</w:t>
      </w:r>
      <w:r w:rsidR="00B33555">
        <w:rPr>
          <w:rFonts w:ascii="Helvetica" w:hAnsi="Helvetica"/>
          <w:sz w:val="22"/>
          <w:szCs w:val="22"/>
        </w:rPr>
        <w:t xml:space="preserve"> the system</w:t>
      </w:r>
      <w:r w:rsidR="00A66D61">
        <w:rPr>
          <w:rFonts w:ascii="Helvetica" w:hAnsi="Helvetica"/>
          <w:sz w:val="22"/>
          <w:szCs w:val="22"/>
        </w:rPr>
        <w:t xml:space="preserve"> </w:t>
      </w:r>
      <w:r w:rsidR="006C170D">
        <w:rPr>
          <w:rFonts w:ascii="Helvetica" w:hAnsi="Helvetica"/>
          <w:sz w:val="22"/>
          <w:szCs w:val="22"/>
        </w:rPr>
        <w:fldChar w:fldCharType="begin"/>
      </w:r>
      <w:r w:rsidR="00EC6178">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6C170D">
        <w:rPr>
          <w:rFonts w:ascii="Helvetica" w:hAnsi="Helvetica"/>
          <w:sz w:val="22"/>
          <w:szCs w:val="22"/>
        </w:rPr>
        <w:fldChar w:fldCharType="separate"/>
      </w:r>
      <w:r w:rsidR="00EC6178">
        <w:rPr>
          <w:rFonts w:ascii="Helvetica" w:hAnsi="Helvetica"/>
          <w:noProof/>
          <w:sz w:val="22"/>
          <w:szCs w:val="22"/>
        </w:rPr>
        <w:t>(Schrank</w:t>
      </w:r>
      <w:r w:rsidR="00EC6178" w:rsidRPr="00EC6178">
        <w:rPr>
          <w:rFonts w:ascii="Helvetica" w:hAnsi="Helvetica"/>
          <w:i/>
          <w:noProof/>
          <w:sz w:val="22"/>
          <w:szCs w:val="22"/>
        </w:rPr>
        <w:t xml:space="preserve"> et al.</w:t>
      </w:r>
      <w:r w:rsidR="00EC6178">
        <w:rPr>
          <w:rFonts w:ascii="Helvetica" w:hAnsi="Helvetica"/>
          <w:noProof/>
          <w:sz w:val="22"/>
          <w:szCs w:val="22"/>
        </w:rPr>
        <w:t xml:space="preserve"> 2003)</w:t>
      </w:r>
      <w:r w:rsidR="006C170D">
        <w:rPr>
          <w:rFonts w:ascii="Helvetica" w:hAnsi="Helvetica"/>
          <w:sz w:val="22"/>
          <w:szCs w:val="22"/>
        </w:rPr>
        <w:fldChar w:fldCharType="end"/>
      </w:r>
      <w:r w:rsidR="00776C33">
        <w:rPr>
          <w:rFonts w:ascii="Helvetica" w:hAnsi="Helvetica"/>
          <w:sz w:val="22"/>
          <w:szCs w:val="22"/>
        </w:rPr>
        <w:t>.</w:t>
      </w:r>
      <w:r w:rsidR="007B24BD">
        <w:rPr>
          <w:rFonts w:ascii="Helvetica" w:hAnsi="Helvetica"/>
          <w:sz w:val="22"/>
          <w:szCs w:val="22"/>
        </w:rPr>
        <w:t xml:space="preserve"> </w:t>
      </w:r>
      <w:r w:rsidR="00B33555">
        <w:rPr>
          <w:rFonts w:ascii="Helvetica" w:hAnsi="Helvetica"/>
          <w:sz w:val="22"/>
          <w:szCs w:val="22"/>
        </w:rPr>
        <w:t xml:space="preserve">An example of this is </w:t>
      </w:r>
      <w:r w:rsidR="00286797">
        <w:rPr>
          <w:rFonts w:ascii="Helvetica" w:hAnsi="Helvetica"/>
          <w:sz w:val="22"/>
          <w:szCs w:val="22"/>
        </w:rPr>
        <w:t>the commercial</w:t>
      </w:r>
      <w:r w:rsidR="002E1A41">
        <w:rPr>
          <w:rFonts w:ascii="Helvetica" w:hAnsi="Helvetica"/>
          <w:sz w:val="22"/>
          <w:szCs w:val="22"/>
        </w:rPr>
        <w:t xml:space="preserve"> pacific herring fishery in</w:t>
      </w:r>
      <w:r w:rsidR="00B33555">
        <w:rPr>
          <w:rFonts w:ascii="Helvetica" w:hAnsi="Helvetica"/>
          <w:sz w:val="22"/>
          <w:szCs w:val="22"/>
        </w:rPr>
        <w:t xml:space="preserve"> the North Pacific</w:t>
      </w:r>
      <w:r w:rsidR="00D41DDC">
        <w:rPr>
          <w:rFonts w:ascii="Helvetica" w:hAnsi="Helvetica"/>
          <w:sz w:val="22"/>
          <w:szCs w:val="22"/>
        </w:rPr>
        <w:t xml:space="preserve">, where monitoring </w:t>
      </w:r>
      <w:r w:rsidR="005760C4">
        <w:rPr>
          <w:rFonts w:ascii="Helvetica" w:hAnsi="Helvetica"/>
          <w:sz w:val="22"/>
          <w:szCs w:val="22"/>
        </w:rPr>
        <w:t>of spring herring spawns is primarily funded by the fishing industry</w:t>
      </w:r>
      <w:commentRangeStart w:id="58"/>
      <w:r w:rsidR="005760C4">
        <w:rPr>
          <w:rFonts w:ascii="Helvetica" w:hAnsi="Helvetica"/>
          <w:sz w:val="22"/>
          <w:szCs w:val="22"/>
        </w:rPr>
        <w:t>.</w:t>
      </w:r>
      <w:commentRangeEnd w:id="58"/>
      <w:r w:rsidR="0095368E">
        <w:rPr>
          <w:rStyle w:val="CommentReference"/>
        </w:rPr>
        <w:commentReference w:id="58"/>
      </w:r>
      <w:r w:rsidR="005760C4">
        <w:rPr>
          <w:rFonts w:ascii="Helvetica" w:hAnsi="Helvetica"/>
          <w:sz w:val="22"/>
          <w:szCs w:val="22"/>
        </w:rPr>
        <w:t xml:space="preserve"> However</w:t>
      </w:r>
      <w:r w:rsidR="00A66D61">
        <w:rPr>
          <w:rFonts w:ascii="Helvetica" w:hAnsi="Helvetica"/>
          <w:sz w:val="22"/>
          <w:szCs w:val="22"/>
        </w:rPr>
        <w:t>,</w:t>
      </w:r>
      <w:r w:rsidR="005760C4">
        <w:rPr>
          <w:rFonts w:ascii="Helvetica" w:hAnsi="Helvetica"/>
          <w:sz w:val="22"/>
          <w:szCs w:val="22"/>
        </w:rPr>
        <w:t xml:space="preserve"> the fishery crossed a management threshold over a decade ago and has not fully recovered</w:t>
      </w:r>
      <w:r w:rsidR="00A66D61">
        <w:rPr>
          <w:rFonts w:ascii="Helvetica" w:hAnsi="Helvetica"/>
          <w:sz w:val="22"/>
          <w:szCs w:val="22"/>
        </w:rPr>
        <w:t xml:space="preserve"> </w:t>
      </w:r>
      <w:r w:rsidR="006C170D">
        <w:rPr>
          <w:rFonts w:ascii="Helvetica" w:hAnsi="Helvetica"/>
          <w:sz w:val="22"/>
          <w:szCs w:val="22"/>
        </w:rPr>
        <w:fldChar w:fldCharType="begin"/>
      </w:r>
      <w:r w:rsidR="009A734C">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006C170D">
        <w:rPr>
          <w:rFonts w:ascii="Helvetica" w:hAnsi="Helvetica"/>
          <w:sz w:val="22"/>
          <w:szCs w:val="22"/>
        </w:rPr>
        <w:fldChar w:fldCharType="separate"/>
      </w:r>
      <w:r w:rsidR="009A734C">
        <w:rPr>
          <w:rFonts w:ascii="Helvetica" w:hAnsi="Helvetica"/>
          <w:noProof/>
          <w:sz w:val="22"/>
          <w:szCs w:val="22"/>
        </w:rPr>
        <w:t>(Cleary 2014)</w:t>
      </w:r>
      <w:r w:rsidR="006C170D">
        <w:rPr>
          <w:rFonts w:ascii="Helvetica" w:hAnsi="Helvetica"/>
          <w:sz w:val="22"/>
          <w:szCs w:val="22"/>
        </w:rPr>
        <w:fldChar w:fldCharType="end"/>
      </w:r>
      <w:r w:rsidR="005760C4">
        <w:rPr>
          <w:rFonts w:ascii="Helvetica" w:hAnsi="Helvetica"/>
          <w:sz w:val="22"/>
          <w:szCs w:val="22"/>
        </w:rPr>
        <w:t xml:space="preserve">. </w:t>
      </w:r>
      <w:r w:rsidR="00423AB5">
        <w:rPr>
          <w:rFonts w:ascii="Helvetica" w:hAnsi="Helvetica"/>
          <w:sz w:val="22"/>
          <w:szCs w:val="22"/>
        </w:rPr>
        <w:t xml:space="preserve">Because the fishery has been closed for a number of years </w:t>
      </w:r>
      <w:r w:rsidR="00AF4B0A">
        <w:rPr>
          <w:rFonts w:ascii="Helvetica" w:hAnsi="Helvetica"/>
          <w:sz w:val="22"/>
          <w:szCs w:val="22"/>
        </w:rPr>
        <w:t xml:space="preserve">fishing profits are low, leaving little </w:t>
      </w:r>
      <w:r w:rsidR="008D3A1D">
        <w:rPr>
          <w:rFonts w:ascii="Helvetica" w:hAnsi="Helvetica"/>
          <w:sz w:val="22"/>
          <w:szCs w:val="22"/>
        </w:rPr>
        <w:t xml:space="preserve">incentive for industry </w:t>
      </w:r>
      <w:r w:rsidR="00A66D61">
        <w:rPr>
          <w:rFonts w:ascii="Helvetica" w:hAnsi="Helvetica"/>
          <w:sz w:val="22"/>
          <w:szCs w:val="22"/>
        </w:rPr>
        <w:t xml:space="preserve">to </w:t>
      </w:r>
      <w:r w:rsidR="008D3A1D">
        <w:rPr>
          <w:rFonts w:ascii="Helvetica" w:hAnsi="Helvetica"/>
          <w:sz w:val="22"/>
          <w:szCs w:val="22"/>
        </w:rPr>
        <w:t xml:space="preserve">pay for </w:t>
      </w:r>
      <w:r w:rsidR="00BC5AC6">
        <w:rPr>
          <w:rFonts w:ascii="Helvetica" w:hAnsi="Helvetica"/>
          <w:sz w:val="22"/>
          <w:szCs w:val="22"/>
        </w:rPr>
        <w:t>monitoring</w:t>
      </w:r>
      <w:r w:rsidR="008D3A1D">
        <w:rPr>
          <w:rFonts w:ascii="Helvetica" w:hAnsi="Helvetica"/>
          <w:sz w:val="22"/>
          <w:szCs w:val="22"/>
        </w:rPr>
        <w:t xml:space="preserve">. </w:t>
      </w:r>
      <w:r w:rsidR="00BC5AC6">
        <w:rPr>
          <w:rFonts w:ascii="Helvetica" w:hAnsi="Helvetica"/>
          <w:sz w:val="22"/>
          <w:szCs w:val="22"/>
        </w:rPr>
        <w:t xml:space="preserve">As a consequence, </w:t>
      </w:r>
      <w:r w:rsidR="00286797">
        <w:rPr>
          <w:rFonts w:ascii="Helvetica" w:hAnsi="Helvetica"/>
          <w:sz w:val="22"/>
          <w:szCs w:val="22"/>
        </w:rPr>
        <w:t>monitoring funding has declined</w:t>
      </w:r>
      <w:r w:rsidR="00A66D61">
        <w:rPr>
          <w:rFonts w:ascii="Helvetica" w:hAnsi="Helvetica"/>
          <w:sz w:val="22"/>
          <w:szCs w:val="22"/>
        </w:rPr>
        <w:t xml:space="preserve"> (</w:t>
      </w:r>
      <w:r w:rsidR="00A66D61" w:rsidRPr="00C074D1">
        <w:rPr>
          <w:rFonts w:ascii="Helvetica" w:hAnsi="Helvetica"/>
          <w:sz w:val="22"/>
          <w:szCs w:val="22"/>
          <w:highlight w:val="yellow"/>
        </w:rPr>
        <w:t>CITE</w:t>
      </w:r>
      <w:r w:rsidR="00A66D61">
        <w:rPr>
          <w:rFonts w:ascii="Helvetica" w:hAnsi="Helvetica"/>
          <w:sz w:val="22"/>
          <w:szCs w:val="22"/>
        </w:rPr>
        <w:t>)</w:t>
      </w:r>
      <w:r w:rsidR="00286797">
        <w:rPr>
          <w:rFonts w:ascii="Helvetica" w:hAnsi="Helvetica"/>
          <w:sz w:val="22"/>
          <w:szCs w:val="22"/>
        </w:rPr>
        <w:t>, which impacts scientists’ capacity to precisely estimate existing biomass.</w:t>
      </w:r>
      <w:r w:rsidR="00DB386E">
        <w:rPr>
          <w:rFonts w:ascii="Helvetica" w:hAnsi="Helvetica"/>
          <w:sz w:val="22"/>
          <w:szCs w:val="22"/>
        </w:rPr>
        <w:t xml:space="preserve"> </w:t>
      </w:r>
      <w:r w:rsidR="0043160D">
        <w:rPr>
          <w:rFonts w:ascii="Helvetica" w:hAnsi="Helvetica"/>
          <w:sz w:val="22"/>
          <w:szCs w:val="22"/>
        </w:rPr>
        <w:t>This case study describes a common pattern where industry is often willing to pay for monitoring when the fishery is healthy, but funding decl</w:t>
      </w:r>
      <w:r w:rsidR="00D34FB5">
        <w:rPr>
          <w:rFonts w:ascii="Helvetica" w:hAnsi="Helvetica"/>
          <w:sz w:val="22"/>
          <w:szCs w:val="22"/>
        </w:rPr>
        <w:t xml:space="preserve">ines when the fishery collapses – </w:t>
      </w:r>
      <w:r w:rsidR="0043160D">
        <w:rPr>
          <w:rFonts w:ascii="Helvetica" w:hAnsi="Helvetica"/>
          <w:sz w:val="22"/>
          <w:szCs w:val="22"/>
        </w:rPr>
        <w:t xml:space="preserve">the precise moment when information is most valuable. </w:t>
      </w:r>
      <w:r w:rsidR="0016574C">
        <w:rPr>
          <w:rFonts w:ascii="Helvetica" w:hAnsi="Helvetica"/>
          <w:sz w:val="22"/>
          <w:szCs w:val="22"/>
        </w:rPr>
        <w:t>Our model suggests that precautionary buffers may offer a relatively safe compromise for monitoring investment, where</w:t>
      </w:r>
      <w:r w:rsidR="00F422F5">
        <w:rPr>
          <w:rFonts w:ascii="Helvetica" w:hAnsi="Helvetica"/>
          <w:sz w:val="22"/>
          <w:szCs w:val="22"/>
        </w:rPr>
        <w:t xml:space="preserve"> the monitoring organization </w:t>
      </w:r>
      <w:r w:rsidR="0016574C">
        <w:rPr>
          <w:rFonts w:ascii="Helvetica" w:hAnsi="Helvetica"/>
          <w:sz w:val="22"/>
          <w:szCs w:val="22"/>
        </w:rPr>
        <w:t xml:space="preserve">can save money (perhaps into a “rainy day fund”) </w:t>
      </w:r>
      <w:r w:rsidR="00F422F5">
        <w:rPr>
          <w:rFonts w:ascii="Helvetica" w:hAnsi="Helvetica"/>
          <w:sz w:val="22"/>
          <w:szCs w:val="22"/>
        </w:rPr>
        <w:t>by monitoring imprecisely when the resource is abundant, then increase</w:t>
      </w:r>
      <w:r w:rsidR="0016574C">
        <w:rPr>
          <w:rFonts w:ascii="Helvetica" w:hAnsi="Helvetica"/>
          <w:sz w:val="22"/>
          <w:szCs w:val="22"/>
        </w:rPr>
        <w:t xml:space="preserve"> monitoring if and when the </w:t>
      </w:r>
      <w:r w:rsidR="00F422F5">
        <w:rPr>
          <w:rFonts w:ascii="Helvetica" w:hAnsi="Helvetica"/>
          <w:sz w:val="22"/>
          <w:szCs w:val="22"/>
        </w:rPr>
        <w:t xml:space="preserve">resource </w:t>
      </w:r>
      <w:r w:rsidR="0016574C">
        <w:rPr>
          <w:rFonts w:ascii="Helvetica" w:hAnsi="Helvetica"/>
          <w:sz w:val="22"/>
          <w:szCs w:val="22"/>
        </w:rPr>
        <w:t xml:space="preserve">declines. </w:t>
      </w:r>
      <w:r w:rsidR="00017F4B">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sidR="00017F4B">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p>
    <w:p w14:paraId="1B549306" w14:textId="103B809B" w:rsidR="0021032B" w:rsidRDefault="00FA3C1E" w:rsidP="00936002">
      <w:pPr>
        <w:widowControl w:val="0"/>
        <w:autoSpaceDE w:val="0"/>
        <w:autoSpaceDN w:val="0"/>
        <w:adjustRightInd w:val="0"/>
        <w:ind w:firstLine="360"/>
        <w:rPr>
          <w:rFonts w:ascii="Helvetica" w:hAnsi="Helvetica"/>
          <w:sz w:val="22"/>
          <w:szCs w:val="22"/>
        </w:rPr>
      </w:pPr>
      <w:r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w:t>
      </w:r>
      <w:r w:rsidR="00E32F90">
        <w:rPr>
          <w:rFonts w:ascii="Helvetica" w:hAnsi="Helvetica" w:cs="Helvetica Neue"/>
          <w:sz w:val="22"/>
          <w:szCs w:val="22"/>
        </w:rPr>
        <w:lastRenderedPageBreak/>
        <w:t xml:space="preserve">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proofErr w:type="gramStart"/>
      <w:r w:rsidR="00143673" w:rsidRPr="00940663">
        <w:rPr>
          <w:rFonts w:ascii="Helvetica" w:hAnsi="Helvetica" w:cs="Helvetica Neue"/>
          <w:sz w:val="22"/>
          <w:szCs w:val="22"/>
        </w:rPr>
        <w:t>threshold</w:t>
      </w:r>
      <w:r w:rsidR="00143673">
        <w:rPr>
          <w:rFonts w:ascii="Helvetica" w:hAnsi="Helvetica" w:cs="Helvetica Neue"/>
          <w:sz w:val="22"/>
          <w:szCs w:val="22"/>
        </w:rPr>
        <w:t xml:space="preserve"> </w:t>
      </w:r>
      <w:r w:rsidRPr="00940663">
        <w:rPr>
          <w:rFonts w:ascii="Helvetica" w:hAnsi="Helvetica" w:cs="Helvetica Neue"/>
          <w:sz w:val="22"/>
          <w:szCs w:val="22"/>
        </w:rPr>
        <w:t>. </w:t>
      </w:r>
      <w:proofErr w:type="gramEnd"/>
      <w:r w:rsidR="00126979" w:rsidRPr="00940663">
        <w:rPr>
          <w:rFonts w:ascii="Helvetica" w:hAnsi="Helvetica" w:cs="Helvetica Neue"/>
          <w:sz w:val="22"/>
          <w:szCs w:val="22"/>
        </w:rPr>
        <w:t xml:space="preserve">Corporations often have large </w:t>
      </w:r>
      <w:r w:rsidR="00143673">
        <w:rPr>
          <w:rFonts w:ascii="Helvetica" w:hAnsi="Helvetica" w:cs="Helvetica Neue"/>
          <w:sz w:val="22"/>
          <w:szCs w:val="22"/>
        </w:rPr>
        <w:t xml:space="preserve">and diversified </w:t>
      </w:r>
      <w:r w:rsidR="00126979" w:rsidRPr="00940663">
        <w:rPr>
          <w:rFonts w:ascii="Helvetica" w:hAnsi="Helvetica" w:cs="Helvetica Neue"/>
          <w:sz w:val="22"/>
          <w:szCs w:val="22"/>
        </w:rPr>
        <w:t>financial holdings</w:t>
      </w:r>
      <w:r w:rsidR="00A429D5" w:rsidRPr="00940663">
        <w:rPr>
          <w:rFonts w:ascii="Helvetica" w:hAnsi="Helvetica" w:cs="Helvetica Neue"/>
          <w:sz w:val="22"/>
          <w:szCs w:val="22"/>
        </w:rPr>
        <w:t xml:space="preserve"> allowing them to withstand long closures once a population dips below a biological </w:t>
      </w:r>
      <w:r w:rsidR="00097935">
        <w:rPr>
          <w:rFonts w:ascii="Helvetica" w:hAnsi="Helvetica" w:cs="Helvetica Neue"/>
          <w:sz w:val="22"/>
          <w:szCs w:val="22"/>
        </w:rPr>
        <w:t xml:space="preserve">tipping point or management </w:t>
      </w:r>
      <w:r w:rsidR="00A429D5" w:rsidRPr="00940663">
        <w:rPr>
          <w:rFonts w:ascii="Helvetica" w:hAnsi="Helvetica" w:cs="Helvetica Neue"/>
          <w:sz w:val="22"/>
          <w:szCs w:val="22"/>
        </w:rPr>
        <w:t xml:space="preserve">threshold. This financial security might </w:t>
      </w:r>
      <w:r w:rsidR="008E0D7D" w:rsidRPr="00940663">
        <w:rPr>
          <w:rFonts w:ascii="Helvetica" w:hAnsi="Helvetica" w:cs="Helvetica Neue"/>
          <w:sz w:val="22"/>
          <w:szCs w:val="22"/>
        </w:rPr>
        <w:t>lead industry to harvest aggressively while also taking</w:t>
      </w:r>
      <w:r w:rsidR="00C949EB" w:rsidRPr="00940663">
        <w:rPr>
          <w:rFonts w:ascii="Helvetica" w:hAnsi="Helvetica" w:cs="Helvetica Neue"/>
          <w:sz w:val="22"/>
          <w:szCs w:val="22"/>
        </w:rPr>
        <w:t xml:space="preserve"> on more risk</w:t>
      </w:r>
      <w:r w:rsidR="00812B30" w:rsidRPr="00940663">
        <w:rPr>
          <w:rFonts w:ascii="Helvetica" w:hAnsi="Helvetica" w:cs="Helvetica Neue"/>
          <w:sz w:val="22"/>
          <w:szCs w:val="22"/>
        </w:rPr>
        <w:t xml:space="preserve"> of crossing a tipping point. </w:t>
      </w:r>
      <w:r w:rsidR="00AB5589" w:rsidRPr="00940663">
        <w:rPr>
          <w:rFonts w:ascii="Helvetica" w:hAnsi="Helvetica" w:cs="Helvetica Neue"/>
          <w:sz w:val="22"/>
          <w:szCs w:val="22"/>
        </w:rPr>
        <w:t xml:space="preserve">Industrial harvesters might also be less willing to invest in monitoring because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proofErr w:type="gramStart"/>
      <w:r w:rsidR="0021032B" w:rsidRPr="00940663">
        <w:rPr>
          <w:rFonts w:ascii="Helvetica" w:hAnsi="Helvetica"/>
          <w:sz w:val="22"/>
          <w:szCs w:val="22"/>
        </w:rPr>
        <w:t xml:space="preserve">stakeholders </w:t>
      </w:r>
      <w:r w:rsidR="00E11175">
        <w:rPr>
          <w:rFonts w:ascii="Helvetica" w:hAnsi="Helvetica"/>
          <w:sz w:val="22"/>
          <w:szCs w:val="22"/>
        </w:rPr>
        <w:t>which</w:t>
      </w:r>
      <w:proofErr w:type="gramEnd"/>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698FB0A" w14:textId="55C18250" w:rsidR="008C5453" w:rsidRPr="00940663" w:rsidRDefault="00F20C88" w:rsidP="0023021B">
      <w:pPr>
        <w:widowControl w:val="0"/>
        <w:autoSpaceDE w:val="0"/>
        <w:autoSpaceDN w:val="0"/>
        <w:adjustRightInd w:val="0"/>
        <w:ind w:firstLine="360"/>
        <w:rPr>
          <w:rFonts w:ascii="Helvetica" w:hAnsi="Helvetica"/>
          <w:sz w:val="22"/>
          <w:szCs w:val="22"/>
        </w:rPr>
      </w:pPr>
      <w:r>
        <w:rPr>
          <w:rFonts w:ascii="Helvetica" w:hAnsi="Helvetica"/>
          <w:sz w:val="22"/>
          <w:szCs w:val="22"/>
        </w:rPr>
        <w:t>Management reforms can also influence the incentives the industry faces to support and pay for costly monitoring.</w:t>
      </w:r>
      <w:r w:rsidR="00E035E7">
        <w:rPr>
          <w:rFonts w:ascii="Helvetica" w:hAnsi="Helvetica"/>
          <w:sz w:val="22"/>
          <w:szCs w:val="22"/>
        </w:rPr>
        <w:t xml:space="preserve"> Open-access or limited entry fisheries</w:t>
      </w:r>
      <w:r w:rsidR="00F70FC7">
        <w:rPr>
          <w:rFonts w:ascii="Helvetica" w:hAnsi="Helvetica"/>
          <w:sz w:val="22"/>
          <w:szCs w:val="22"/>
        </w:rPr>
        <w:t xml:space="preserve"> characterized by </w:t>
      </w:r>
      <w:r w:rsidR="00E11175">
        <w:rPr>
          <w:rFonts w:ascii="Helvetica" w:hAnsi="Helvetica"/>
          <w:sz w:val="22"/>
          <w:szCs w:val="22"/>
        </w:rPr>
        <w:t xml:space="preserve">the </w:t>
      </w:r>
      <w:r w:rsidR="00F70FC7">
        <w:rPr>
          <w:rFonts w:ascii="Helvetica" w:hAnsi="Helvetica"/>
          <w:sz w:val="22"/>
          <w:szCs w:val="22"/>
        </w:rPr>
        <w:t xml:space="preserve">“race-to-fish” generate small, or even negative, profits for the fishing industry. </w:t>
      </w:r>
      <w:r w:rsidR="006F68B0">
        <w:rPr>
          <w:rFonts w:ascii="Helvetica" w:hAnsi="Helvetica"/>
          <w:sz w:val="22"/>
          <w:szCs w:val="22"/>
        </w:rPr>
        <w:t xml:space="preserve">If expected profits with and without better information are essentially zero because of inefficient management, then the value of information will be extremely small. </w:t>
      </w:r>
      <w:r w:rsidR="00BD4EEC">
        <w:rPr>
          <w:rFonts w:ascii="Helvetica" w:hAnsi="Helvetica"/>
          <w:sz w:val="22"/>
          <w:szCs w:val="22"/>
        </w:rPr>
        <w:t xml:space="preserve">Thus, there is little incentive </w:t>
      </w:r>
      <w:r w:rsidR="006F68B0">
        <w:rPr>
          <w:rFonts w:ascii="Helvetica" w:hAnsi="Helvetica"/>
          <w:sz w:val="22"/>
          <w:szCs w:val="22"/>
        </w:rPr>
        <w:t>to support greater monitoring when</w:t>
      </w:r>
      <w:r w:rsidR="00BD4EEC">
        <w:rPr>
          <w:rFonts w:ascii="Helvetica" w:hAnsi="Helvetica"/>
          <w:sz w:val="22"/>
          <w:szCs w:val="22"/>
        </w:rPr>
        <w:t xml:space="preserve"> the </w:t>
      </w:r>
      <w:r w:rsidR="006F68B0">
        <w:rPr>
          <w:rFonts w:ascii="Helvetica" w:hAnsi="Helvetica"/>
          <w:sz w:val="22"/>
          <w:szCs w:val="22"/>
        </w:rPr>
        <w:t xml:space="preserve">potential </w:t>
      </w:r>
      <w:r w:rsidR="00BD4EEC">
        <w:rPr>
          <w:rFonts w:ascii="Helvetica" w:hAnsi="Helvetica"/>
          <w:sz w:val="22"/>
          <w:szCs w:val="22"/>
        </w:rPr>
        <w:t xml:space="preserve">profit gains are small. Furthermore, if </w:t>
      </w:r>
      <w:r w:rsidR="00F70FC7">
        <w:rPr>
          <w:rFonts w:ascii="Helvetica" w:hAnsi="Helvetica"/>
          <w:sz w:val="22"/>
          <w:szCs w:val="22"/>
        </w:rPr>
        <w:t>members of the fishing industry are not guaranteed to profit from better monitoring and information, the industry has little incentive to fund costly monitoring efforts. As an extreme example, t</w:t>
      </w:r>
      <w:r w:rsidR="008C5453">
        <w:rPr>
          <w:rFonts w:ascii="Helvetica" w:hAnsi="Helvetica"/>
          <w:sz w:val="22"/>
          <w:szCs w:val="22"/>
        </w:rPr>
        <w:t>he value of inf</w:t>
      </w:r>
      <w:r w:rsidR="00F70FC7">
        <w:rPr>
          <w:rFonts w:ascii="Helvetica" w:hAnsi="Helvetica"/>
          <w:sz w:val="22"/>
          <w:szCs w:val="22"/>
        </w:rPr>
        <w:t>ormation in a truly</w:t>
      </w:r>
      <w:r w:rsidR="008C5453">
        <w:rPr>
          <w:rFonts w:ascii="Helvetica" w:hAnsi="Helvetica"/>
          <w:sz w:val="22"/>
          <w:szCs w:val="22"/>
        </w:rPr>
        <w:t xml:space="preserve"> open-access fishery is always zero since any profits generated by better information will be eliminated </w:t>
      </w:r>
      <w:r w:rsidR="00F70FC7">
        <w:rPr>
          <w:rFonts w:ascii="Helvetica" w:hAnsi="Helvetica"/>
          <w:sz w:val="22"/>
          <w:szCs w:val="22"/>
        </w:rPr>
        <w:t>by</w:t>
      </w:r>
      <w:r w:rsidR="008C5453">
        <w:rPr>
          <w:rFonts w:ascii="Helvetica" w:hAnsi="Helvetica"/>
          <w:sz w:val="22"/>
          <w:szCs w:val="22"/>
        </w:rPr>
        <w:t xml:space="preserve"> additional entry and effort.</w:t>
      </w:r>
      <w:r w:rsidR="00F70FC7">
        <w:rPr>
          <w:rFonts w:ascii="Helvetica" w:hAnsi="Helvetica"/>
          <w:sz w:val="22"/>
          <w:szCs w:val="22"/>
        </w:rPr>
        <w:t xml:space="preserve"> Conversely, forms of fisheries management that generate economic profits for the fishing industry </w:t>
      </w:r>
      <w:r w:rsidR="00BD4EEC">
        <w:rPr>
          <w:rFonts w:ascii="Helvetica" w:hAnsi="Helvetica"/>
          <w:sz w:val="22"/>
          <w:szCs w:val="22"/>
        </w:rPr>
        <w:t xml:space="preserve">(such as strict entry or effort limits) and guarantee that current members of the industry will financially benefit if profits increase (such as under catch share or </w:t>
      </w:r>
      <w:r w:rsidR="00B07933">
        <w:rPr>
          <w:rFonts w:ascii="Helvetica" w:hAnsi="Helvetica"/>
          <w:sz w:val="22"/>
          <w:szCs w:val="22"/>
        </w:rPr>
        <w:t>territorial use rights for fishing</w:t>
      </w:r>
      <w:r w:rsidR="00BD4EEC">
        <w:rPr>
          <w:rFonts w:ascii="Helvetica" w:hAnsi="Helvetica"/>
          <w:sz w:val="22"/>
          <w:szCs w:val="22"/>
        </w:rPr>
        <w:t xml:space="preserve"> systems) incentivize the fishing industry to subsidize monitoring efforts. For example, Griffith </w:t>
      </w:r>
      <w:r w:rsidR="006C170D">
        <w:rPr>
          <w:rFonts w:ascii="Helvetica" w:hAnsi="Helvetica"/>
          <w:sz w:val="22"/>
          <w:szCs w:val="22"/>
        </w:rPr>
        <w:fldChar w:fldCharType="begin"/>
      </w:r>
      <w:r w:rsidR="00EC6178">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sidR="006C170D">
        <w:rPr>
          <w:rFonts w:ascii="Helvetica" w:hAnsi="Helvetica"/>
          <w:sz w:val="22"/>
          <w:szCs w:val="22"/>
        </w:rPr>
        <w:fldChar w:fldCharType="separate"/>
      </w:r>
      <w:r w:rsidR="00EC6178">
        <w:rPr>
          <w:rFonts w:ascii="Helvetica" w:hAnsi="Helvetica"/>
          <w:noProof/>
          <w:sz w:val="22"/>
          <w:szCs w:val="22"/>
        </w:rPr>
        <w:t>(2008)</w:t>
      </w:r>
      <w:r w:rsidR="006C170D">
        <w:rPr>
          <w:rFonts w:ascii="Helvetica" w:hAnsi="Helvetica"/>
          <w:sz w:val="22"/>
          <w:szCs w:val="22"/>
        </w:rPr>
        <w:fldChar w:fldCharType="end"/>
      </w:r>
      <w:r w:rsidR="002244CB" w:rsidRPr="002244CB">
        <w:rPr>
          <w:rFonts w:ascii="Helvetica" w:hAnsi="Helvetica"/>
          <w:sz w:val="22"/>
          <w:szCs w:val="22"/>
        </w:rPr>
        <w:t xml:space="preserve"> </w:t>
      </w:r>
      <w:r w:rsidR="00BD4EEC">
        <w:rPr>
          <w:rFonts w:ascii="Helvetica" w:hAnsi="Helvetica"/>
          <w:sz w:val="22"/>
          <w:szCs w:val="22"/>
        </w:rPr>
        <w:t xml:space="preserve">argues that the introduction of </w:t>
      </w:r>
      <w:r w:rsidR="00967F09">
        <w:rPr>
          <w:rFonts w:ascii="Helvetica" w:hAnsi="Helvetica"/>
          <w:sz w:val="22"/>
          <w:szCs w:val="22"/>
        </w:rPr>
        <w:t>Individual Fishing Quotas (</w:t>
      </w:r>
      <w:r w:rsidR="00BD4EEC">
        <w:rPr>
          <w:rFonts w:ascii="Helvetica" w:hAnsi="Helvetica"/>
          <w:sz w:val="22"/>
          <w:szCs w:val="22"/>
        </w:rPr>
        <w:t>IFQs</w:t>
      </w:r>
      <w:r w:rsidR="00967F09">
        <w:rPr>
          <w:rFonts w:ascii="Helvetica" w:hAnsi="Helvetica"/>
          <w:sz w:val="22"/>
          <w:szCs w:val="22"/>
        </w:rPr>
        <w:t>)</w:t>
      </w:r>
      <w:r w:rsidR="00BD4EEC">
        <w:rPr>
          <w:rFonts w:ascii="Helvetica" w:hAnsi="Helvetica"/>
          <w:sz w:val="22"/>
          <w:szCs w:val="22"/>
        </w:rPr>
        <w:t xml:space="preserve"> in several fisheries has </w:t>
      </w:r>
      <w:r w:rsidR="0018711C">
        <w:rPr>
          <w:rFonts w:ascii="Helvetica" w:hAnsi="Helvetica"/>
          <w:sz w:val="22"/>
          <w:szCs w:val="22"/>
        </w:rPr>
        <w:t xml:space="preserve">changed incentives to such a degree that </w:t>
      </w:r>
      <w:r w:rsidR="00BD4EEC">
        <w:rPr>
          <w:rFonts w:ascii="Helvetica" w:hAnsi="Helvetica"/>
          <w:sz w:val="22"/>
          <w:szCs w:val="22"/>
        </w:rPr>
        <w:t xml:space="preserve">the fishing industry </w:t>
      </w:r>
      <w:r w:rsidR="0018711C">
        <w:rPr>
          <w:rFonts w:ascii="Helvetica" w:hAnsi="Helvetica"/>
          <w:sz w:val="22"/>
          <w:szCs w:val="22"/>
        </w:rPr>
        <w:t xml:space="preserve">is now willing to </w:t>
      </w:r>
      <w:r w:rsidR="00BD4EEC">
        <w:rPr>
          <w:rFonts w:ascii="Helvetica" w:hAnsi="Helvetica"/>
          <w:sz w:val="22"/>
          <w:szCs w:val="22"/>
        </w:rPr>
        <w:t>finance greater research and monitoring efforts</w:t>
      </w:r>
      <w:commentRangeStart w:id="59"/>
      <w:r w:rsidR="00BD4EEC">
        <w:rPr>
          <w:rFonts w:ascii="Helvetica" w:hAnsi="Helvetica"/>
          <w:sz w:val="22"/>
          <w:szCs w:val="22"/>
        </w:rPr>
        <w:t xml:space="preserve">. </w:t>
      </w:r>
      <w:commentRangeEnd w:id="59"/>
      <w:r w:rsidR="00E11175">
        <w:rPr>
          <w:rStyle w:val="CommentReference"/>
        </w:rPr>
        <w:commentReference w:id="59"/>
      </w:r>
      <w:r w:rsidR="00BD4EEC">
        <w:rPr>
          <w:rFonts w:ascii="Helvetica" w:hAnsi="Helvetica"/>
          <w:sz w:val="22"/>
          <w:szCs w:val="22"/>
        </w:rPr>
        <w:t xml:space="preserve">Examples include </w:t>
      </w:r>
      <w:r w:rsidR="0018711C">
        <w:rPr>
          <w:rFonts w:ascii="Helvetica" w:hAnsi="Helvetica"/>
          <w:sz w:val="22"/>
          <w:szCs w:val="22"/>
        </w:rPr>
        <w:t xml:space="preserve">the </w:t>
      </w:r>
      <w:r w:rsidR="0018711C" w:rsidRPr="0018711C">
        <w:rPr>
          <w:rFonts w:ascii="Helvetica" w:hAnsi="Helvetica"/>
          <w:sz w:val="22"/>
          <w:szCs w:val="22"/>
        </w:rPr>
        <w:t>New Zealand southern</w:t>
      </w:r>
      <w:r w:rsidR="0023021B">
        <w:rPr>
          <w:rFonts w:ascii="Helvetica" w:hAnsi="Helvetica"/>
          <w:sz w:val="22"/>
          <w:szCs w:val="22"/>
        </w:rPr>
        <w:t xml:space="preserve"> </w:t>
      </w:r>
      <w:r w:rsidR="0018711C" w:rsidRPr="0018711C">
        <w:rPr>
          <w:rFonts w:ascii="Helvetica" w:hAnsi="Helvetica"/>
          <w:sz w:val="22"/>
          <w:szCs w:val="22"/>
        </w:rPr>
        <w:t>scallop and oyster fisher</w:t>
      </w:r>
      <w:r w:rsidR="0018711C">
        <w:rPr>
          <w:rFonts w:ascii="Helvetica" w:hAnsi="Helvetica"/>
          <w:sz w:val="22"/>
          <w:szCs w:val="22"/>
        </w:rPr>
        <w:t xml:space="preserve">y, which self-funds its own research and monitoring vessel; the </w:t>
      </w:r>
      <w:proofErr w:type="spellStart"/>
      <w:r w:rsidR="0018711C">
        <w:rPr>
          <w:rFonts w:ascii="Helvetica" w:hAnsi="Helvetica"/>
          <w:sz w:val="22"/>
          <w:szCs w:val="22"/>
        </w:rPr>
        <w:t>surfclam</w:t>
      </w:r>
      <w:proofErr w:type="spellEnd"/>
      <w:r w:rsidR="0018711C">
        <w:rPr>
          <w:rFonts w:ascii="Helvetica" w:hAnsi="Helvetica"/>
          <w:sz w:val="22"/>
          <w:szCs w:val="22"/>
        </w:rPr>
        <w:t xml:space="preserve"> fishery on the US East Coast which funds its own research; and the British Columbia </w:t>
      </w:r>
      <w:proofErr w:type="spellStart"/>
      <w:r w:rsidR="0018711C">
        <w:rPr>
          <w:rFonts w:ascii="Helvetica" w:hAnsi="Helvetica"/>
          <w:sz w:val="22"/>
          <w:szCs w:val="22"/>
        </w:rPr>
        <w:t>groundfish</w:t>
      </w:r>
      <w:proofErr w:type="spellEnd"/>
      <w:r w:rsidR="0018711C">
        <w:rPr>
          <w:rFonts w:ascii="Helvetica" w:hAnsi="Helvetica"/>
          <w:sz w:val="22"/>
          <w:szCs w:val="22"/>
        </w:rPr>
        <w:t xml:space="preserve"> IFQ</w:t>
      </w:r>
      <w:r w:rsidR="00D05382">
        <w:rPr>
          <w:rFonts w:ascii="Helvetica" w:hAnsi="Helvetica"/>
          <w:sz w:val="22"/>
          <w:szCs w:val="22"/>
        </w:rPr>
        <w:t>,</w:t>
      </w:r>
      <w:r w:rsidR="0018711C">
        <w:rPr>
          <w:rFonts w:ascii="Helvetica" w:hAnsi="Helvetica"/>
          <w:sz w:val="22"/>
          <w:szCs w:val="22"/>
        </w:rPr>
        <w:t xml:space="preserve"> which uses industry provided funds to conduct at-sea and dockside monitoring. </w:t>
      </w:r>
    </w:p>
    <w:p w14:paraId="05E36868" w14:textId="7BB12641"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assessing the state of the system (i.e.</w:t>
      </w:r>
      <w:r w:rsidR="00A66D61">
        <w:rPr>
          <w:rFonts w:ascii="Helvetica" w:hAnsi="Helvetica" w:cs="Helvetica Neue"/>
          <w:sz w:val="22"/>
          <w:szCs w:val="22"/>
        </w:rPr>
        <w:t>,</w:t>
      </w:r>
      <w:r w:rsidRPr="00E3695A">
        <w:rPr>
          <w:rFonts w:ascii="Helvetica" w:hAnsi="Helvetica" w:cs="Helvetica Neue"/>
          <w:sz w:val="22"/>
          <w:szCs w:val="22"/>
        </w:rPr>
        <w:t xml:space="preserve"> we don’t always know where tipping points are), 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p>
    <w:p w14:paraId="002912FC" w14:textId="77777777" w:rsidR="007C7982" w:rsidRDefault="007C7982">
      <w:pPr>
        <w:rPr>
          <w:rFonts w:ascii="Helvetica" w:hAnsi="Helvetica" w:cs="Times New Roman"/>
          <w:b/>
          <w:sz w:val="22"/>
          <w:szCs w:val="22"/>
        </w:rPr>
      </w:pPr>
      <w:r>
        <w:rPr>
          <w:rFonts w:ascii="Helvetica" w:hAnsi="Helvetica" w:cs="Times New Roman"/>
          <w:b/>
          <w:sz w:val="22"/>
          <w:szCs w:val="22"/>
        </w:rPr>
        <w:lastRenderedPageBreak/>
        <w:br w:type="page"/>
      </w:r>
    </w:p>
    <w:p w14:paraId="42C9FFAD" w14:textId="77777777"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5A62572E"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09B764F1" w14:textId="77777777" w:rsidR="000910A9" w:rsidRPr="000910A9" w:rsidRDefault="000910A9" w:rsidP="000910A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5BA8343C" w14:textId="77777777" w:rsidR="00423CCA" w:rsidRDefault="00423CCA" w:rsidP="000910A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w:t>
      </w:r>
      <w:proofErr w:type="spellStart"/>
      <w:r w:rsidRPr="00CC59DD">
        <w:rPr>
          <w:rFonts w:ascii="Helvetica" w:hAnsi="Helvetica"/>
          <w:sz w:val="22"/>
          <w:szCs w:val="22"/>
        </w:rPr>
        <w:t>sensu</w:t>
      </w:r>
      <w:proofErr w:type="spellEnd"/>
      <w:r w:rsidRPr="00CC59DD">
        <w:rPr>
          <w:rFonts w:ascii="Helvetica" w:hAnsi="Helvetica"/>
          <w:sz w:val="22"/>
          <w:szCs w:val="22"/>
        </w:rPr>
        <w:t xml:space="preserve"> </w:t>
      </w:r>
      <w:proofErr w:type="spellStart"/>
      <w:r w:rsidRPr="00CC59DD">
        <w:rPr>
          <w:rFonts w:ascii="Helvetica" w:hAnsi="Helvetica"/>
          <w:sz w:val="22"/>
          <w:szCs w:val="22"/>
        </w:rPr>
        <w:t>Bottinger</w:t>
      </w:r>
      <w:proofErr w:type="spellEnd"/>
      <w:r w:rsidRPr="00CC59DD">
        <w:rPr>
          <w:rFonts w:ascii="Helvetica" w:hAnsi="Helvetica"/>
          <w:sz w:val="22"/>
          <w:szCs w:val="22"/>
        </w:rPr>
        <w:t xml:space="preserve"> et al) that uses dynamic optimization to “learn” can help us figure that out.</w:t>
      </w:r>
    </w:p>
    <w:p w14:paraId="5EE8D4F6" w14:textId="77777777" w:rsidR="000910A9" w:rsidRPr="00CC59DD" w:rsidRDefault="000910A9" w:rsidP="000910A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t>
      </w:r>
      <w:proofErr w:type="gramStart"/>
      <w:r>
        <w:rPr>
          <w:rFonts w:ascii="Helvetica" w:hAnsi="Helvetica"/>
          <w:sz w:val="22"/>
          <w:szCs w:val="22"/>
        </w:rPr>
        <w:t>was assumed to be known</w:t>
      </w:r>
      <w:proofErr w:type="gramEnd"/>
      <w:r>
        <w:rPr>
          <w:rFonts w:ascii="Helvetica" w:hAnsi="Helvetica"/>
          <w:sz w:val="22"/>
          <w:szCs w:val="22"/>
        </w:rPr>
        <w:t xml:space="preserve"> perfectly but the population size in any year was not. </w:t>
      </w:r>
    </w:p>
    <w:p w14:paraId="253EC22D"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 xml:space="preserve">Value of </w:t>
      </w:r>
      <w:commentRangeStart w:id="60"/>
      <w:r w:rsidRPr="00CC59DD">
        <w:rPr>
          <w:rFonts w:ascii="Helvetica" w:hAnsi="Helvetica"/>
          <w:sz w:val="22"/>
          <w:szCs w:val="22"/>
        </w:rPr>
        <w:t>monitoring</w:t>
      </w:r>
      <w:commentRangeEnd w:id="60"/>
      <w:r w:rsidRPr="00CC59DD">
        <w:rPr>
          <w:rStyle w:val="CommentReference"/>
          <w:sz w:val="22"/>
          <w:szCs w:val="22"/>
        </w:rPr>
        <w:commentReference w:id="60"/>
      </w:r>
      <w:r w:rsidRPr="00CC59DD">
        <w:rPr>
          <w:rFonts w:ascii="Helvetica" w:hAnsi="Helvetica"/>
          <w:sz w:val="22"/>
          <w:szCs w:val="22"/>
        </w:rPr>
        <w:t xml:space="preserve"> is likely not in line with economic incentives, particularly when the industry is footing the bill for monitoring. Where is the burden of proof? On the industry or on the public?</w:t>
      </w:r>
    </w:p>
    <w:p w14:paraId="73AC05E5" w14:textId="77777777" w:rsidR="00542E2F" w:rsidRPr="00CC59DD" w:rsidRDefault="006C170D"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(Hauser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(Drechsler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(Smith</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Pr>
          <w:rFonts w:ascii="Helvetica" w:hAnsi="Helvetica"/>
          <w:sz w:val="22"/>
          <w:szCs w:val="22"/>
        </w:rPr>
        <w:fldChar w:fldCharType="end"/>
      </w:r>
    </w:p>
    <w:p w14:paraId="296B2252"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0E106EA5" w14:textId="77777777"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w:t>
      </w:r>
      <w:r w:rsidR="00B62421">
        <w:rPr>
          <w:rFonts w:ascii="Helvetica" w:hAnsi="Helvetica"/>
          <w:sz w:val="22"/>
          <w:szCs w:val="22"/>
        </w:rPr>
        <w:t>even be identified in advance?</w:t>
      </w:r>
      <w:r w:rsidR="00B96E6A">
        <w:rPr>
          <w:rFonts w:ascii="Helvetica" w:hAnsi="Helvetica"/>
          <w:sz w:val="22"/>
          <w:szCs w:val="22"/>
        </w:rPr>
        <w:t xml:space="preserve"> </w:t>
      </w:r>
    </w:p>
    <w:p w14:paraId="27717507" w14:textId="77777777" w:rsidR="004B55CE" w:rsidRDefault="004B55CE" w:rsidP="004B55CE">
      <w:pPr>
        <w:rPr>
          <w:rFonts w:ascii="Helvetica" w:hAnsi="Helvetica"/>
          <w:sz w:val="22"/>
          <w:szCs w:val="22"/>
        </w:rPr>
      </w:pPr>
    </w:p>
    <w:p w14:paraId="46A35327"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10C28A4B" w14:textId="77777777" w:rsidR="00DD5A73" w:rsidRPr="00DD5A73" w:rsidRDefault="006C170D" w:rsidP="00DD5A73">
      <w:pPr>
        <w:pStyle w:val="EndNoteBibliography"/>
        <w:ind w:left="720" w:hanging="720"/>
        <w:rPr>
          <w:noProof/>
        </w:rPr>
      </w:pPr>
      <w:r>
        <w:fldChar w:fldCharType="begin"/>
      </w:r>
      <w:r w:rsidR="00D106C7">
        <w:instrText xml:space="preserve"> ADDIN EN.REFLIST </w:instrText>
      </w:r>
      <w:r>
        <w:fldChar w:fldCharType="separate"/>
      </w:r>
      <w:r w:rsidR="00DD5A73" w:rsidRPr="00DD5A73">
        <w:rPr>
          <w:noProof/>
        </w:rPr>
        <w:t>1.</w:t>
      </w:r>
    </w:p>
    <w:p w14:paraId="1240138D" w14:textId="77777777" w:rsidR="00DD5A73" w:rsidRPr="00DD5A73" w:rsidRDefault="00DD5A73" w:rsidP="00DD5A73">
      <w:pPr>
        <w:pStyle w:val="EndNoteBibliography"/>
        <w:ind w:left="720" w:hanging="720"/>
        <w:rPr>
          <w:noProof/>
        </w:rPr>
      </w:pPr>
      <w:r w:rsidRPr="00DD5A73">
        <w:rPr>
          <w:noProof/>
        </w:rPr>
        <w:t xml:space="preserve">Addison, P.F.E., de Bie, K. &amp; Rumpff, L. (2015). Setting conservation management thresholds using a novel participatory modeling approach. </w:t>
      </w:r>
      <w:r w:rsidRPr="00DD5A73">
        <w:rPr>
          <w:i/>
          <w:noProof/>
        </w:rPr>
        <w:t>Conservation Biology</w:t>
      </w:r>
      <w:r w:rsidRPr="00DD5A73">
        <w:rPr>
          <w:noProof/>
        </w:rPr>
        <w:t>, 29, 1411-1422.</w:t>
      </w:r>
    </w:p>
    <w:p w14:paraId="3F3AB375" w14:textId="77777777" w:rsidR="00DD5A73" w:rsidRPr="00DD5A73" w:rsidRDefault="00DD5A73" w:rsidP="00DD5A73">
      <w:pPr>
        <w:pStyle w:val="EndNoteBibliography"/>
        <w:ind w:left="720" w:hanging="720"/>
        <w:rPr>
          <w:noProof/>
        </w:rPr>
      </w:pPr>
      <w:r w:rsidRPr="00DD5A73">
        <w:rPr>
          <w:noProof/>
        </w:rPr>
        <w:t>2.</w:t>
      </w:r>
    </w:p>
    <w:p w14:paraId="4A0361ED" w14:textId="77777777" w:rsidR="00DD5A73" w:rsidRPr="00DD5A73" w:rsidRDefault="00DD5A73" w:rsidP="00DD5A73">
      <w:pPr>
        <w:pStyle w:val="EndNoteBibliography"/>
        <w:ind w:left="720" w:hanging="720"/>
        <w:rPr>
          <w:noProof/>
        </w:rPr>
      </w:pPr>
      <w:r w:rsidRPr="00DD5A73">
        <w:rPr>
          <w:noProof/>
        </w:rPr>
        <w:t xml:space="preserve">Bellwood, D.R., Hughes, T.P., Folke, C. &amp; Nystrom, M. (2004). Confronting the coral reef crisis. </w:t>
      </w:r>
      <w:r w:rsidRPr="00DD5A73">
        <w:rPr>
          <w:i/>
          <w:noProof/>
        </w:rPr>
        <w:t>Nature</w:t>
      </w:r>
      <w:r w:rsidRPr="00DD5A73">
        <w:rPr>
          <w:noProof/>
        </w:rPr>
        <w:t>, 429, 827-833.</w:t>
      </w:r>
    </w:p>
    <w:p w14:paraId="7ED09371" w14:textId="77777777" w:rsidR="00DD5A73" w:rsidRPr="00DD5A73" w:rsidRDefault="00DD5A73" w:rsidP="00DD5A73">
      <w:pPr>
        <w:pStyle w:val="EndNoteBibliography"/>
        <w:ind w:left="720" w:hanging="720"/>
        <w:rPr>
          <w:noProof/>
        </w:rPr>
      </w:pPr>
      <w:r w:rsidRPr="00DD5A73">
        <w:rPr>
          <w:noProof/>
        </w:rPr>
        <w:t>3.</w:t>
      </w:r>
    </w:p>
    <w:p w14:paraId="22B547CB" w14:textId="77777777" w:rsidR="00DD5A73" w:rsidRPr="00DD5A73" w:rsidRDefault="00DD5A73" w:rsidP="00DD5A73">
      <w:pPr>
        <w:pStyle w:val="EndNoteBibliography"/>
        <w:ind w:left="720" w:hanging="720"/>
        <w:rPr>
          <w:noProof/>
        </w:rPr>
      </w:pPr>
      <w:r w:rsidRPr="00DD5A73">
        <w:rPr>
          <w:noProof/>
        </w:rPr>
        <w:t xml:space="preserve">Boettiger, C., Mangel, M. &amp; Munch, S. (2015). Avoiding tipping points in fisheries management through Gaussian process dynamic programming. </w:t>
      </w:r>
      <w:r w:rsidRPr="00DD5A73">
        <w:rPr>
          <w:i/>
          <w:noProof/>
        </w:rPr>
        <w:t>Proceedings of the Royal Society of London B: Biological Sciences</w:t>
      </w:r>
      <w:r w:rsidRPr="00DD5A73">
        <w:rPr>
          <w:noProof/>
        </w:rPr>
        <w:t>, 282, 20141631.</w:t>
      </w:r>
    </w:p>
    <w:p w14:paraId="1F900666" w14:textId="77777777" w:rsidR="00DD5A73" w:rsidRPr="00DD5A73" w:rsidRDefault="00DD5A73" w:rsidP="00DD5A73">
      <w:pPr>
        <w:pStyle w:val="EndNoteBibliography"/>
        <w:ind w:left="720" w:hanging="720"/>
        <w:rPr>
          <w:noProof/>
        </w:rPr>
      </w:pPr>
      <w:r w:rsidRPr="00DD5A73">
        <w:rPr>
          <w:noProof/>
        </w:rPr>
        <w:t>4.</w:t>
      </w:r>
    </w:p>
    <w:p w14:paraId="73522DC0" w14:textId="77777777" w:rsidR="00DD5A73" w:rsidRPr="00DD5A73" w:rsidRDefault="00DD5A73" w:rsidP="00DD5A73">
      <w:pPr>
        <w:pStyle w:val="EndNoteBibliography"/>
        <w:ind w:left="720" w:hanging="720"/>
        <w:rPr>
          <w:noProof/>
        </w:rPr>
      </w:pPr>
      <w:r w:rsidRPr="00DD5A73">
        <w:rPr>
          <w:noProof/>
        </w:rPr>
        <w:t xml:space="preserve">Bunnefeld, N., Hoshino, E. &amp; Milner-Gulland, E.J. (2011). Management strategy evaluation: a powerful tool for conservation? </w:t>
      </w:r>
      <w:r w:rsidRPr="00DD5A73">
        <w:rPr>
          <w:i/>
          <w:noProof/>
        </w:rPr>
        <w:t>Trends in Ecology &amp; Evolution</w:t>
      </w:r>
      <w:r w:rsidRPr="00DD5A73">
        <w:rPr>
          <w:noProof/>
        </w:rPr>
        <w:t>, 26, 441-447.</w:t>
      </w:r>
    </w:p>
    <w:p w14:paraId="32B20F85" w14:textId="77777777" w:rsidR="00DD5A73" w:rsidRPr="00DD5A73" w:rsidRDefault="00DD5A73" w:rsidP="00DD5A73">
      <w:pPr>
        <w:pStyle w:val="EndNoteBibliography"/>
        <w:ind w:left="720" w:hanging="720"/>
        <w:rPr>
          <w:noProof/>
        </w:rPr>
      </w:pPr>
      <w:r w:rsidRPr="00DD5A73">
        <w:rPr>
          <w:noProof/>
        </w:rPr>
        <w:t>5.</w:t>
      </w:r>
    </w:p>
    <w:p w14:paraId="740A2307" w14:textId="77777777" w:rsidR="00DD5A73" w:rsidRPr="00DD5A73" w:rsidRDefault="00DD5A73" w:rsidP="00DD5A73">
      <w:pPr>
        <w:pStyle w:val="EndNoteBibliography"/>
        <w:ind w:left="720" w:hanging="720"/>
        <w:rPr>
          <w:noProof/>
        </w:rPr>
      </w:pPr>
      <w:r w:rsidRPr="00DD5A73">
        <w:rPr>
          <w:noProof/>
        </w:rPr>
        <w:t xml:space="preserve">Cinner, J., Daw, T. &amp; McClanahan, T. (2009). Socioeconomic factors that affect artisanal fishers’ readiness to exit a declining fishery. </w:t>
      </w:r>
      <w:r w:rsidRPr="00DD5A73">
        <w:rPr>
          <w:i/>
          <w:noProof/>
        </w:rPr>
        <w:t>Conservation Biology</w:t>
      </w:r>
      <w:r w:rsidRPr="00DD5A73">
        <w:rPr>
          <w:noProof/>
        </w:rPr>
        <w:t>, 23, 124-130.</w:t>
      </w:r>
    </w:p>
    <w:p w14:paraId="43EEA8D9" w14:textId="77777777" w:rsidR="00DD5A73" w:rsidRPr="00DD5A73" w:rsidRDefault="00DD5A73" w:rsidP="00DD5A73">
      <w:pPr>
        <w:pStyle w:val="EndNoteBibliography"/>
        <w:ind w:left="720" w:hanging="720"/>
        <w:rPr>
          <w:noProof/>
        </w:rPr>
      </w:pPr>
      <w:r w:rsidRPr="00DD5A73">
        <w:rPr>
          <w:noProof/>
        </w:rPr>
        <w:t>6.</w:t>
      </w:r>
    </w:p>
    <w:p w14:paraId="35D0567D" w14:textId="77777777" w:rsidR="00DD5A73" w:rsidRPr="00DD5A73" w:rsidRDefault="00DD5A73" w:rsidP="00DD5A73">
      <w:pPr>
        <w:pStyle w:val="EndNoteBibliography"/>
        <w:ind w:left="720" w:hanging="720"/>
        <w:rPr>
          <w:noProof/>
        </w:rPr>
      </w:pPr>
      <w:r w:rsidRPr="00DD5A73">
        <w:rPr>
          <w:noProof/>
        </w:rPr>
        <w:t>Cleary, J.S. (2014). Stock assessment and management advice for British Columbia pacific herring: 2013 Status and 2014 forecast. Canadian Science Advisory Science Scretariate.</w:t>
      </w:r>
    </w:p>
    <w:p w14:paraId="1492C218" w14:textId="77777777" w:rsidR="00DD5A73" w:rsidRPr="00DD5A73" w:rsidRDefault="00DD5A73" w:rsidP="00DD5A73">
      <w:pPr>
        <w:pStyle w:val="EndNoteBibliography"/>
        <w:ind w:left="720" w:hanging="720"/>
        <w:rPr>
          <w:noProof/>
        </w:rPr>
      </w:pPr>
      <w:r w:rsidRPr="00DD5A73">
        <w:rPr>
          <w:noProof/>
        </w:rPr>
        <w:t>7.</w:t>
      </w:r>
    </w:p>
    <w:p w14:paraId="5D2CCD89" w14:textId="77777777" w:rsidR="00DD5A73" w:rsidRPr="00DD5A73" w:rsidRDefault="00DD5A73" w:rsidP="00DD5A73">
      <w:pPr>
        <w:pStyle w:val="EndNoteBibliography"/>
        <w:ind w:left="720" w:hanging="720"/>
        <w:rPr>
          <w:noProof/>
        </w:rPr>
      </w:pPr>
      <w:r w:rsidRPr="00DD5A73">
        <w:rPr>
          <w:noProof/>
        </w:rPr>
        <w:t xml:space="preserve">Costello, C. &amp; Polasky, S. (2008). Optimal harvesting of stochastic spatial resources. </w:t>
      </w:r>
      <w:r w:rsidRPr="00DD5A73">
        <w:rPr>
          <w:i/>
          <w:noProof/>
        </w:rPr>
        <w:t>Journal of Environmental Economics and Management</w:t>
      </w:r>
      <w:r w:rsidRPr="00DD5A73">
        <w:rPr>
          <w:noProof/>
        </w:rPr>
        <w:t>, 56, 1-18.</w:t>
      </w:r>
    </w:p>
    <w:p w14:paraId="1AD5F12A" w14:textId="77777777" w:rsidR="00DD5A73" w:rsidRPr="00DD5A73" w:rsidRDefault="00DD5A73" w:rsidP="00DD5A73">
      <w:pPr>
        <w:pStyle w:val="EndNoteBibliography"/>
        <w:ind w:left="720" w:hanging="720"/>
        <w:rPr>
          <w:noProof/>
        </w:rPr>
      </w:pPr>
      <w:r w:rsidRPr="00DD5A73">
        <w:rPr>
          <w:noProof/>
        </w:rPr>
        <w:t>8.</w:t>
      </w:r>
    </w:p>
    <w:p w14:paraId="1C919D6B" w14:textId="77777777" w:rsidR="00DD5A73" w:rsidRPr="00DD5A73" w:rsidRDefault="00DD5A73" w:rsidP="00DD5A73">
      <w:pPr>
        <w:pStyle w:val="EndNoteBibliography"/>
        <w:ind w:left="720" w:hanging="720"/>
        <w:rPr>
          <w:noProof/>
        </w:rPr>
      </w:pPr>
      <w:r w:rsidRPr="00DD5A73">
        <w:rPr>
          <w:noProof/>
        </w:rPr>
        <w:t xml:space="preserve">Costello, C., Rassweiler, A., Siegel, D., De Leo, G., Micheli, F. &amp; Rosenberg, A. (2010). The value of spatial information in MPA network design. </w:t>
      </w:r>
      <w:r w:rsidRPr="00DD5A73">
        <w:rPr>
          <w:i/>
          <w:noProof/>
        </w:rPr>
        <w:t>Proceedings of the National Academy of Sciences</w:t>
      </w:r>
      <w:r w:rsidRPr="00DD5A73">
        <w:rPr>
          <w:noProof/>
        </w:rPr>
        <w:t>, 107, 18294-18299.</w:t>
      </w:r>
    </w:p>
    <w:p w14:paraId="1950DE73" w14:textId="77777777" w:rsidR="00DD5A73" w:rsidRPr="00DD5A73" w:rsidRDefault="00DD5A73" w:rsidP="00DD5A73">
      <w:pPr>
        <w:pStyle w:val="EndNoteBibliography"/>
        <w:ind w:left="720" w:hanging="720"/>
        <w:rPr>
          <w:noProof/>
        </w:rPr>
      </w:pPr>
      <w:r w:rsidRPr="00DD5A73">
        <w:rPr>
          <w:noProof/>
        </w:rPr>
        <w:t>9.</w:t>
      </w:r>
    </w:p>
    <w:p w14:paraId="4E72ADAE" w14:textId="77777777" w:rsidR="00DD5A73" w:rsidRPr="00DD5A73" w:rsidRDefault="00DD5A73" w:rsidP="00DD5A73">
      <w:pPr>
        <w:pStyle w:val="EndNoteBibliography"/>
        <w:ind w:left="720" w:hanging="720"/>
        <w:rPr>
          <w:noProof/>
        </w:rPr>
      </w:pPr>
      <w:r w:rsidRPr="00DD5A73">
        <w:rPr>
          <w:noProof/>
        </w:rPr>
        <w:t xml:space="preserve">Courchamp, F., Berec, L. &amp; Gascoigne, J. (2008). </w:t>
      </w:r>
      <w:r w:rsidRPr="00DD5A73">
        <w:rPr>
          <w:i/>
          <w:noProof/>
        </w:rPr>
        <w:t>Allee effects in ecology and conservation</w:t>
      </w:r>
      <w:r w:rsidRPr="00DD5A73">
        <w:rPr>
          <w:noProof/>
        </w:rPr>
        <w:t>. Oxford University Press, New York.</w:t>
      </w:r>
    </w:p>
    <w:p w14:paraId="207DC621" w14:textId="77777777" w:rsidR="00DD5A73" w:rsidRPr="00DD5A73" w:rsidRDefault="00DD5A73" w:rsidP="00DD5A73">
      <w:pPr>
        <w:pStyle w:val="EndNoteBibliography"/>
        <w:ind w:left="720" w:hanging="720"/>
        <w:rPr>
          <w:noProof/>
        </w:rPr>
      </w:pPr>
      <w:r w:rsidRPr="00DD5A73">
        <w:rPr>
          <w:noProof/>
        </w:rPr>
        <w:t>10.</w:t>
      </w:r>
    </w:p>
    <w:p w14:paraId="14269245" w14:textId="77777777" w:rsidR="00DD5A73" w:rsidRPr="00DD5A73" w:rsidRDefault="00DD5A73" w:rsidP="00DD5A73">
      <w:pPr>
        <w:pStyle w:val="EndNoteBibliography"/>
        <w:ind w:left="720" w:hanging="720"/>
        <w:rPr>
          <w:noProof/>
        </w:rPr>
      </w:pPr>
      <w:r w:rsidRPr="00DD5A73">
        <w:rPr>
          <w:noProof/>
        </w:rPr>
        <w:t>Doak, D.F., Estes, J.A., Halpern, B.S., Jacob, U., Lindberg, D.R., Lovvorn, J.</w:t>
      </w:r>
      <w:r w:rsidRPr="00DD5A73">
        <w:rPr>
          <w:i/>
          <w:noProof/>
        </w:rPr>
        <w:t xml:space="preserve"> et al.</w:t>
      </w:r>
      <w:r w:rsidRPr="00DD5A73">
        <w:rPr>
          <w:noProof/>
        </w:rPr>
        <w:t xml:space="preserve"> (2008). Understanding and predicting ecological dynamics: are major surprises inevitable. </w:t>
      </w:r>
      <w:r w:rsidRPr="00DD5A73">
        <w:rPr>
          <w:i/>
          <w:noProof/>
        </w:rPr>
        <w:t>Ecology</w:t>
      </w:r>
      <w:r w:rsidRPr="00DD5A73">
        <w:rPr>
          <w:noProof/>
        </w:rPr>
        <w:t>, 89, 952-961.</w:t>
      </w:r>
    </w:p>
    <w:p w14:paraId="26C60FF9" w14:textId="77777777" w:rsidR="00DD5A73" w:rsidRPr="00DD5A73" w:rsidRDefault="00DD5A73" w:rsidP="00DD5A73">
      <w:pPr>
        <w:pStyle w:val="EndNoteBibliography"/>
        <w:ind w:left="720" w:hanging="720"/>
        <w:rPr>
          <w:noProof/>
        </w:rPr>
      </w:pPr>
      <w:r w:rsidRPr="00DD5A73">
        <w:rPr>
          <w:noProof/>
        </w:rPr>
        <w:t>11.</w:t>
      </w:r>
    </w:p>
    <w:p w14:paraId="175F920F" w14:textId="77777777" w:rsidR="00DD5A73" w:rsidRPr="00DD5A73" w:rsidRDefault="00DD5A73" w:rsidP="00DD5A73">
      <w:pPr>
        <w:pStyle w:val="EndNoteBibliography"/>
        <w:ind w:left="720" w:hanging="720"/>
        <w:rPr>
          <w:noProof/>
        </w:rPr>
      </w:pPr>
      <w:r w:rsidRPr="00DD5A73">
        <w:rPr>
          <w:noProof/>
        </w:rPr>
        <w:t xml:space="preserve">Drechsler, M., Johst, K., Wätzold, F. &amp; Westphal, M.I. (2006). Integrating economic costs into the analysis of flexible conservation management strategies. </w:t>
      </w:r>
      <w:r w:rsidRPr="00DD5A73">
        <w:rPr>
          <w:i/>
          <w:noProof/>
        </w:rPr>
        <w:t>Ecological Applications</w:t>
      </w:r>
      <w:r w:rsidRPr="00DD5A73">
        <w:rPr>
          <w:noProof/>
        </w:rPr>
        <w:t>, 16, 1959-1966.</w:t>
      </w:r>
    </w:p>
    <w:p w14:paraId="487311AE" w14:textId="77777777" w:rsidR="00DD5A73" w:rsidRPr="00DD5A73" w:rsidRDefault="00DD5A73" w:rsidP="00DD5A73">
      <w:pPr>
        <w:pStyle w:val="EndNoteBibliography"/>
        <w:ind w:left="720" w:hanging="720"/>
        <w:rPr>
          <w:noProof/>
        </w:rPr>
      </w:pPr>
      <w:r w:rsidRPr="00DD5A73">
        <w:rPr>
          <w:noProof/>
        </w:rPr>
        <w:t>12.</w:t>
      </w:r>
    </w:p>
    <w:p w14:paraId="017A1DF3" w14:textId="77777777" w:rsidR="00DD5A73" w:rsidRPr="00DD5A73" w:rsidRDefault="00DD5A73" w:rsidP="00DD5A73">
      <w:pPr>
        <w:pStyle w:val="EndNoteBibliography"/>
        <w:ind w:left="720" w:hanging="720"/>
        <w:rPr>
          <w:noProof/>
        </w:rPr>
      </w:pPr>
      <w:r w:rsidRPr="00DD5A73">
        <w:rPr>
          <w:noProof/>
        </w:rPr>
        <w:t xml:space="preserve">Estes, J.A., Smith, N.S. &amp; Palmisano, J.F. (1978). Sea otter predation and community organization in western Aleutian islands, Alaska. </w:t>
      </w:r>
      <w:r w:rsidRPr="00DD5A73">
        <w:rPr>
          <w:i/>
          <w:noProof/>
        </w:rPr>
        <w:t>Ecology</w:t>
      </w:r>
      <w:r w:rsidRPr="00DD5A73">
        <w:rPr>
          <w:noProof/>
        </w:rPr>
        <w:t>, 59, 822-833.</w:t>
      </w:r>
    </w:p>
    <w:p w14:paraId="44DBAFAB" w14:textId="77777777" w:rsidR="00DD5A73" w:rsidRPr="00DD5A73" w:rsidRDefault="00DD5A73" w:rsidP="00DD5A73">
      <w:pPr>
        <w:pStyle w:val="EndNoteBibliography"/>
        <w:ind w:left="720" w:hanging="720"/>
        <w:rPr>
          <w:noProof/>
        </w:rPr>
      </w:pPr>
      <w:r w:rsidRPr="00DD5A73">
        <w:rPr>
          <w:noProof/>
        </w:rPr>
        <w:t>13.</w:t>
      </w:r>
    </w:p>
    <w:p w14:paraId="3AEF1C66" w14:textId="77777777" w:rsidR="00DD5A73" w:rsidRPr="00DD5A73" w:rsidRDefault="00DD5A73" w:rsidP="00DD5A73">
      <w:pPr>
        <w:pStyle w:val="EndNoteBibliography"/>
        <w:ind w:left="720" w:hanging="720"/>
        <w:rPr>
          <w:noProof/>
        </w:rPr>
      </w:pPr>
      <w:r w:rsidRPr="00DD5A73">
        <w:rPr>
          <w:noProof/>
        </w:rPr>
        <w:lastRenderedPageBreak/>
        <w:t xml:space="preserve">Fuller, M.M., Gross, L.J., Duke-Sylvester, S.M. &amp; Palmer, M. (2008). Testing the robustness of management decisions to uncertainty: Everglades restoration scenarios. </w:t>
      </w:r>
      <w:r w:rsidRPr="00DD5A73">
        <w:rPr>
          <w:i/>
          <w:noProof/>
        </w:rPr>
        <w:t>Ecological Applications</w:t>
      </w:r>
      <w:r w:rsidRPr="00DD5A73">
        <w:rPr>
          <w:noProof/>
        </w:rPr>
        <w:t>, 18, 711-723.</w:t>
      </w:r>
    </w:p>
    <w:p w14:paraId="02213BDE" w14:textId="77777777" w:rsidR="00DD5A73" w:rsidRPr="00DD5A73" w:rsidRDefault="00DD5A73" w:rsidP="00DD5A73">
      <w:pPr>
        <w:pStyle w:val="EndNoteBibliography"/>
        <w:ind w:left="720" w:hanging="720"/>
        <w:rPr>
          <w:noProof/>
        </w:rPr>
      </w:pPr>
      <w:r w:rsidRPr="00DD5A73">
        <w:rPr>
          <w:noProof/>
        </w:rPr>
        <w:t>14.</w:t>
      </w:r>
    </w:p>
    <w:p w14:paraId="500259B6" w14:textId="77777777" w:rsidR="00DD5A73" w:rsidRPr="00DD5A73" w:rsidRDefault="00DD5A73" w:rsidP="00DD5A73">
      <w:pPr>
        <w:pStyle w:val="EndNoteBibliography"/>
        <w:ind w:left="720" w:hanging="720"/>
        <w:rPr>
          <w:noProof/>
        </w:rPr>
      </w:pPr>
      <w:r w:rsidRPr="00DD5A73">
        <w:rPr>
          <w:noProof/>
        </w:rPr>
        <w:t xml:space="preserve">Gerber, L.R., Beger, M., McCarthy, M.A. &amp; Possingham, H.P. (2005). A theory for optimal monitoring of marine reserves. </w:t>
      </w:r>
      <w:r w:rsidRPr="00DD5A73">
        <w:rPr>
          <w:i/>
          <w:noProof/>
        </w:rPr>
        <w:t>Ecology Letters</w:t>
      </w:r>
      <w:r w:rsidRPr="00DD5A73">
        <w:rPr>
          <w:noProof/>
        </w:rPr>
        <w:t>, 8, 829-837.</w:t>
      </w:r>
    </w:p>
    <w:p w14:paraId="05387F74" w14:textId="77777777" w:rsidR="00DD5A73" w:rsidRPr="00DD5A73" w:rsidRDefault="00DD5A73" w:rsidP="00DD5A73">
      <w:pPr>
        <w:pStyle w:val="EndNoteBibliography"/>
        <w:ind w:left="720" w:hanging="720"/>
        <w:rPr>
          <w:noProof/>
        </w:rPr>
      </w:pPr>
      <w:r w:rsidRPr="00DD5A73">
        <w:rPr>
          <w:noProof/>
        </w:rPr>
        <w:t>15.</w:t>
      </w:r>
    </w:p>
    <w:p w14:paraId="637E3192" w14:textId="77777777" w:rsidR="00DD5A73" w:rsidRPr="00DD5A73" w:rsidRDefault="00DD5A73" w:rsidP="00DD5A73">
      <w:pPr>
        <w:pStyle w:val="EndNoteBibliography"/>
        <w:ind w:left="720" w:hanging="720"/>
        <w:rPr>
          <w:noProof/>
        </w:rPr>
      </w:pPr>
      <w:r w:rsidRPr="00DD5A73">
        <w:rPr>
          <w:noProof/>
        </w:rPr>
        <w:t xml:space="preserve">Grafton, R.Q., Kompas, T. &amp; Lindenmayer, D. (2005). Marine reserves with ecological uncertainty. </w:t>
      </w:r>
      <w:r w:rsidRPr="00DD5A73">
        <w:rPr>
          <w:i/>
          <w:noProof/>
        </w:rPr>
        <w:t>Bulletin of Mathematical Biology</w:t>
      </w:r>
      <w:r w:rsidRPr="00DD5A73">
        <w:rPr>
          <w:noProof/>
        </w:rPr>
        <w:t>, 67, 957-971.</w:t>
      </w:r>
    </w:p>
    <w:p w14:paraId="7B40A339" w14:textId="77777777" w:rsidR="00DD5A73" w:rsidRPr="00DD5A73" w:rsidRDefault="00DD5A73" w:rsidP="00DD5A73">
      <w:pPr>
        <w:pStyle w:val="EndNoteBibliography"/>
        <w:ind w:left="720" w:hanging="720"/>
        <w:rPr>
          <w:noProof/>
        </w:rPr>
      </w:pPr>
      <w:r w:rsidRPr="00DD5A73">
        <w:rPr>
          <w:noProof/>
        </w:rPr>
        <w:t>16.</w:t>
      </w:r>
    </w:p>
    <w:p w14:paraId="79C2C534" w14:textId="77777777" w:rsidR="00DD5A73" w:rsidRPr="00DD5A73" w:rsidRDefault="00DD5A73" w:rsidP="00DD5A73">
      <w:pPr>
        <w:pStyle w:val="EndNoteBibliography"/>
        <w:ind w:left="720" w:hanging="720"/>
        <w:rPr>
          <w:noProof/>
        </w:rPr>
      </w:pPr>
      <w:r w:rsidRPr="00DD5A73">
        <w:rPr>
          <w:noProof/>
        </w:rPr>
        <w:t xml:space="preserve">Griffith, D.R. (2008). The ecological implications of individual fishing quotas and harvest cooperatives. </w:t>
      </w:r>
      <w:r w:rsidRPr="00DD5A73">
        <w:rPr>
          <w:i/>
          <w:noProof/>
        </w:rPr>
        <w:t>Frontiers in Ecology and the Environment</w:t>
      </w:r>
      <w:r w:rsidRPr="00DD5A73">
        <w:rPr>
          <w:noProof/>
        </w:rPr>
        <w:t>, 6, 191-198.</w:t>
      </w:r>
    </w:p>
    <w:p w14:paraId="401453B4" w14:textId="77777777" w:rsidR="00DD5A73" w:rsidRPr="00DD5A73" w:rsidRDefault="00DD5A73" w:rsidP="00DD5A73">
      <w:pPr>
        <w:pStyle w:val="EndNoteBibliography"/>
        <w:ind w:left="720" w:hanging="720"/>
        <w:rPr>
          <w:noProof/>
        </w:rPr>
      </w:pPr>
      <w:r w:rsidRPr="00DD5A73">
        <w:rPr>
          <w:noProof/>
        </w:rPr>
        <w:t>17.</w:t>
      </w:r>
    </w:p>
    <w:p w14:paraId="66DBE4F3" w14:textId="77777777" w:rsidR="00DD5A73" w:rsidRPr="00DD5A73" w:rsidRDefault="00DD5A73" w:rsidP="00DD5A73">
      <w:pPr>
        <w:pStyle w:val="EndNoteBibliography"/>
        <w:ind w:left="720" w:hanging="720"/>
        <w:rPr>
          <w:noProof/>
        </w:rPr>
      </w:pPr>
      <w:r w:rsidRPr="00DD5A73">
        <w:rPr>
          <w:noProof/>
        </w:rPr>
        <w:t xml:space="preserve">Hastings, A. &amp; Wysham, D.B. (2010). Regime shifts in ecological systems can occur with no warning. </w:t>
      </w:r>
      <w:r w:rsidRPr="00DD5A73">
        <w:rPr>
          <w:i/>
          <w:noProof/>
        </w:rPr>
        <w:t>Ecology letters</w:t>
      </w:r>
      <w:r w:rsidRPr="00DD5A73">
        <w:rPr>
          <w:noProof/>
        </w:rPr>
        <w:t>, 13, 464-472.</w:t>
      </w:r>
    </w:p>
    <w:p w14:paraId="1CEB1FD6" w14:textId="77777777" w:rsidR="00DD5A73" w:rsidRPr="00DD5A73" w:rsidRDefault="00DD5A73" w:rsidP="00DD5A73">
      <w:pPr>
        <w:pStyle w:val="EndNoteBibliography"/>
        <w:ind w:left="720" w:hanging="720"/>
        <w:rPr>
          <w:noProof/>
        </w:rPr>
      </w:pPr>
      <w:r w:rsidRPr="00DD5A73">
        <w:rPr>
          <w:noProof/>
        </w:rPr>
        <w:t>18.</w:t>
      </w:r>
    </w:p>
    <w:p w14:paraId="03311B41" w14:textId="77777777" w:rsidR="00DD5A73" w:rsidRPr="00DD5A73" w:rsidRDefault="00DD5A73" w:rsidP="00DD5A73">
      <w:pPr>
        <w:pStyle w:val="EndNoteBibliography"/>
        <w:ind w:left="720" w:hanging="720"/>
        <w:rPr>
          <w:noProof/>
        </w:rPr>
      </w:pPr>
      <w:r w:rsidRPr="00DD5A73">
        <w:rPr>
          <w:noProof/>
        </w:rPr>
        <w:t xml:space="preserve">Hauser, C.E., Pople, A.R. &amp; Possingham, H.P. (2006). Should managed populations be monitored every year? </w:t>
      </w:r>
      <w:r w:rsidRPr="00DD5A73">
        <w:rPr>
          <w:i/>
          <w:noProof/>
        </w:rPr>
        <w:t>Ecological Applications</w:t>
      </w:r>
      <w:r w:rsidRPr="00DD5A73">
        <w:rPr>
          <w:noProof/>
        </w:rPr>
        <w:t>, 16, 807-819.</w:t>
      </w:r>
    </w:p>
    <w:p w14:paraId="0DEF3D2C" w14:textId="77777777" w:rsidR="00DD5A73" w:rsidRPr="00DD5A73" w:rsidRDefault="00DD5A73" w:rsidP="00DD5A73">
      <w:pPr>
        <w:pStyle w:val="EndNoteBibliography"/>
        <w:ind w:left="720" w:hanging="720"/>
        <w:rPr>
          <w:noProof/>
        </w:rPr>
      </w:pPr>
      <w:r w:rsidRPr="00DD5A73">
        <w:rPr>
          <w:noProof/>
        </w:rPr>
        <w:t>19.</w:t>
      </w:r>
    </w:p>
    <w:p w14:paraId="2E0A6913" w14:textId="77777777" w:rsidR="00DD5A73" w:rsidRPr="00DD5A73" w:rsidRDefault="00DD5A73" w:rsidP="00DD5A73">
      <w:pPr>
        <w:pStyle w:val="EndNoteBibliography"/>
        <w:ind w:left="720" w:hanging="720"/>
        <w:rPr>
          <w:noProof/>
        </w:rPr>
      </w:pPr>
      <w:r w:rsidRPr="00DD5A73">
        <w:rPr>
          <w:noProof/>
        </w:rPr>
        <w:t xml:space="preserve">Higgins, P.A., Mastrandrea, M.D. &amp; Schneider, S.H. (2002). Dynamics of climate and ecosystem coupling: abrupt changes and multiple equilibria. </w:t>
      </w:r>
      <w:r w:rsidRPr="00DD5A73">
        <w:rPr>
          <w:i/>
          <w:noProof/>
        </w:rPr>
        <w:t>Philisophical Transactions - Royal Society of London Series B Biological Sciences</w:t>
      </w:r>
      <w:r w:rsidRPr="00DD5A73">
        <w:rPr>
          <w:noProof/>
        </w:rPr>
        <w:t>, 357, 647-656.</w:t>
      </w:r>
    </w:p>
    <w:p w14:paraId="606DCF33" w14:textId="77777777" w:rsidR="00DD5A73" w:rsidRPr="00DD5A73" w:rsidRDefault="00DD5A73" w:rsidP="00DD5A73">
      <w:pPr>
        <w:pStyle w:val="EndNoteBibliography"/>
        <w:ind w:left="720" w:hanging="720"/>
        <w:rPr>
          <w:noProof/>
        </w:rPr>
      </w:pPr>
      <w:r w:rsidRPr="00DD5A73">
        <w:rPr>
          <w:noProof/>
        </w:rPr>
        <w:t>20.</w:t>
      </w:r>
    </w:p>
    <w:p w14:paraId="6FB2B470" w14:textId="77777777" w:rsidR="00DD5A73" w:rsidRPr="00DD5A73" w:rsidRDefault="00DD5A73" w:rsidP="00DD5A73">
      <w:pPr>
        <w:pStyle w:val="EndNoteBibliography"/>
        <w:ind w:left="720" w:hanging="720"/>
        <w:rPr>
          <w:noProof/>
        </w:rPr>
      </w:pPr>
      <w:r w:rsidRPr="00DD5A73">
        <w:rPr>
          <w:noProof/>
        </w:rPr>
        <w:t xml:space="preserve">Hilborn, R., Maguire, J.-J., Parma, A.M. &amp; Rosenberg, A.A. (2001). The Precautionary Approach and risk management: can they increase the probability of successes in fishery management? </w:t>
      </w:r>
      <w:r w:rsidRPr="00DD5A73">
        <w:rPr>
          <w:i/>
          <w:noProof/>
        </w:rPr>
        <w:t>Canadian Journal of Fisheries and Aquatic Sciences</w:t>
      </w:r>
      <w:r w:rsidRPr="00DD5A73">
        <w:rPr>
          <w:noProof/>
        </w:rPr>
        <w:t>, 58, 99-107.</w:t>
      </w:r>
    </w:p>
    <w:p w14:paraId="35C10F85" w14:textId="77777777" w:rsidR="00DD5A73" w:rsidRPr="00DD5A73" w:rsidRDefault="00DD5A73" w:rsidP="00DD5A73">
      <w:pPr>
        <w:pStyle w:val="EndNoteBibliography"/>
        <w:ind w:left="720" w:hanging="720"/>
        <w:rPr>
          <w:noProof/>
        </w:rPr>
      </w:pPr>
      <w:r w:rsidRPr="00DD5A73">
        <w:rPr>
          <w:noProof/>
        </w:rPr>
        <w:t>21.</w:t>
      </w:r>
    </w:p>
    <w:p w14:paraId="4A7D2B45" w14:textId="77777777" w:rsidR="00DD5A73" w:rsidRPr="00DD5A73" w:rsidRDefault="00DD5A73" w:rsidP="00DD5A73">
      <w:pPr>
        <w:pStyle w:val="EndNoteBibliography"/>
        <w:ind w:left="720" w:hanging="720"/>
        <w:rPr>
          <w:noProof/>
        </w:rPr>
      </w:pPr>
      <w:r w:rsidRPr="00DD5A73">
        <w:rPr>
          <w:noProof/>
        </w:rPr>
        <w:t>Kates, R.W., Clark, W.C., Corell, R., Hall, J.M., Jaeger, C.C., Lowe, I.</w:t>
      </w:r>
      <w:r w:rsidRPr="00DD5A73">
        <w:rPr>
          <w:i/>
          <w:noProof/>
        </w:rPr>
        <w:t xml:space="preserve"> et al.</w:t>
      </w:r>
      <w:r w:rsidRPr="00DD5A73">
        <w:rPr>
          <w:noProof/>
        </w:rPr>
        <w:t xml:space="preserve"> (2001). Sustainability Science. </w:t>
      </w:r>
      <w:r w:rsidRPr="00DD5A73">
        <w:rPr>
          <w:i/>
          <w:noProof/>
        </w:rPr>
        <w:t>Science</w:t>
      </w:r>
      <w:r w:rsidRPr="00DD5A73">
        <w:rPr>
          <w:noProof/>
        </w:rPr>
        <w:t>, 292, 641-642.</w:t>
      </w:r>
    </w:p>
    <w:p w14:paraId="3EF1DA9F" w14:textId="77777777" w:rsidR="00DD5A73" w:rsidRPr="00DD5A73" w:rsidRDefault="00DD5A73" w:rsidP="00DD5A73">
      <w:pPr>
        <w:pStyle w:val="EndNoteBibliography"/>
        <w:ind w:left="720" w:hanging="720"/>
        <w:rPr>
          <w:noProof/>
        </w:rPr>
      </w:pPr>
      <w:r w:rsidRPr="00DD5A73">
        <w:rPr>
          <w:noProof/>
        </w:rPr>
        <w:t>22.</w:t>
      </w:r>
    </w:p>
    <w:p w14:paraId="5F5CD675" w14:textId="77777777" w:rsidR="00DD5A73" w:rsidRPr="00DD5A73" w:rsidRDefault="00DD5A73" w:rsidP="00DD5A73">
      <w:pPr>
        <w:pStyle w:val="EndNoteBibliography"/>
        <w:ind w:left="720" w:hanging="720"/>
        <w:rPr>
          <w:noProof/>
        </w:rPr>
      </w:pPr>
      <w:r w:rsidRPr="00DD5A73">
        <w:rPr>
          <w:noProof/>
        </w:rPr>
        <w:t xml:space="preserve">Kelly, R.P., Erickson, A.L., Mease, L.A., Battista, W., Kittinger, J.N. &amp; Fujita, R. (2015). Embracing thresholds for better environmental management. </w:t>
      </w:r>
      <w:r w:rsidRPr="00DD5A73">
        <w:rPr>
          <w:i/>
          <w:noProof/>
        </w:rPr>
        <w:t>Philosophical Transactions of the Royal Society of London B: Biological Sciences</w:t>
      </w:r>
      <w:r w:rsidRPr="00DD5A73">
        <w:rPr>
          <w:noProof/>
        </w:rPr>
        <w:t>, 370, 20130276.</w:t>
      </w:r>
    </w:p>
    <w:p w14:paraId="079C3866" w14:textId="77777777" w:rsidR="00DD5A73" w:rsidRPr="00DD5A73" w:rsidRDefault="00DD5A73" w:rsidP="00DD5A73">
      <w:pPr>
        <w:pStyle w:val="EndNoteBibliography"/>
        <w:ind w:left="720" w:hanging="720"/>
        <w:rPr>
          <w:noProof/>
        </w:rPr>
      </w:pPr>
      <w:r w:rsidRPr="00DD5A73">
        <w:rPr>
          <w:noProof/>
        </w:rPr>
        <w:t>23.</w:t>
      </w:r>
    </w:p>
    <w:p w14:paraId="0F2C5821" w14:textId="77777777" w:rsidR="00DD5A73" w:rsidRPr="00DD5A73" w:rsidRDefault="00DD5A73" w:rsidP="00DD5A73">
      <w:pPr>
        <w:pStyle w:val="EndNoteBibliography"/>
        <w:ind w:left="720" w:hanging="720"/>
        <w:rPr>
          <w:noProof/>
        </w:rPr>
      </w:pPr>
      <w:r w:rsidRPr="00DD5A73">
        <w:rPr>
          <w:noProof/>
        </w:rPr>
        <w:t xml:space="preserve">Lindenmayer, D.B., Piggott, M.P. &amp; Wintle, B.A. (2013). Counting the books while the library burns: why conservation monitoring programs need a plan for action. </w:t>
      </w:r>
      <w:r w:rsidRPr="00DD5A73">
        <w:rPr>
          <w:i/>
          <w:noProof/>
        </w:rPr>
        <w:t>Frontiers in Ecology and the Environment</w:t>
      </w:r>
      <w:r w:rsidRPr="00DD5A73">
        <w:rPr>
          <w:noProof/>
        </w:rPr>
        <w:t>, 11, 549-555.</w:t>
      </w:r>
    </w:p>
    <w:p w14:paraId="333DB0DF" w14:textId="77777777" w:rsidR="00DD5A73" w:rsidRPr="00DD5A73" w:rsidRDefault="00DD5A73" w:rsidP="00DD5A73">
      <w:pPr>
        <w:pStyle w:val="EndNoteBibliography"/>
        <w:ind w:left="720" w:hanging="720"/>
        <w:rPr>
          <w:noProof/>
        </w:rPr>
      </w:pPr>
      <w:r w:rsidRPr="00DD5A73">
        <w:rPr>
          <w:noProof/>
        </w:rPr>
        <w:t>24.</w:t>
      </w:r>
    </w:p>
    <w:p w14:paraId="60B72E68" w14:textId="77777777" w:rsidR="00DD5A73" w:rsidRPr="00DD5A73" w:rsidRDefault="00DD5A73" w:rsidP="00DD5A73">
      <w:pPr>
        <w:pStyle w:val="EndNoteBibliography"/>
        <w:ind w:left="720" w:hanging="720"/>
        <w:rPr>
          <w:noProof/>
        </w:rPr>
      </w:pPr>
      <w:r w:rsidRPr="00DD5A73">
        <w:rPr>
          <w:noProof/>
        </w:rPr>
        <w:t xml:space="preserve">Ludwig, D., Hilborn, R. &amp; Walters, C. (1993). Uncertainty, resource exploitation, and conservation: lessons from history. </w:t>
      </w:r>
      <w:r w:rsidRPr="00DD5A73">
        <w:rPr>
          <w:i/>
          <w:noProof/>
        </w:rPr>
        <w:t>Science</w:t>
      </w:r>
      <w:r w:rsidRPr="00DD5A73">
        <w:rPr>
          <w:noProof/>
        </w:rPr>
        <w:t>, 260, 17.</w:t>
      </w:r>
    </w:p>
    <w:p w14:paraId="6E7C2BFD" w14:textId="77777777" w:rsidR="00DD5A73" w:rsidRPr="00DD5A73" w:rsidRDefault="00DD5A73" w:rsidP="00DD5A73">
      <w:pPr>
        <w:pStyle w:val="EndNoteBibliography"/>
        <w:ind w:left="720" w:hanging="720"/>
        <w:rPr>
          <w:noProof/>
        </w:rPr>
      </w:pPr>
      <w:r w:rsidRPr="00DD5A73">
        <w:rPr>
          <w:noProof/>
        </w:rPr>
        <w:t>25.</w:t>
      </w:r>
    </w:p>
    <w:p w14:paraId="2CB06B71" w14:textId="77777777" w:rsidR="00DD5A73" w:rsidRPr="00DD5A73" w:rsidRDefault="00DD5A73" w:rsidP="00DD5A73">
      <w:pPr>
        <w:pStyle w:val="EndNoteBibliography"/>
        <w:ind w:left="720" w:hanging="720"/>
        <w:rPr>
          <w:noProof/>
        </w:rPr>
      </w:pPr>
      <w:r w:rsidRPr="00DD5A73">
        <w:rPr>
          <w:noProof/>
        </w:rPr>
        <w:t xml:space="preserve">Mangel, M. (2000). Irreducible uncertainties, sustainable fisheries and marine reserves. </w:t>
      </w:r>
      <w:r w:rsidRPr="00DD5A73">
        <w:rPr>
          <w:i/>
          <w:noProof/>
        </w:rPr>
        <w:t>Evolutionary Ecology Research</w:t>
      </w:r>
      <w:r w:rsidRPr="00DD5A73">
        <w:rPr>
          <w:noProof/>
        </w:rPr>
        <w:t>, 2, 547-557.</w:t>
      </w:r>
    </w:p>
    <w:p w14:paraId="0716A280" w14:textId="77777777" w:rsidR="00DD5A73" w:rsidRPr="00DD5A73" w:rsidRDefault="00DD5A73" w:rsidP="00DD5A73">
      <w:pPr>
        <w:pStyle w:val="EndNoteBibliography"/>
        <w:ind w:left="720" w:hanging="720"/>
        <w:rPr>
          <w:noProof/>
        </w:rPr>
      </w:pPr>
      <w:r w:rsidRPr="00DD5A73">
        <w:rPr>
          <w:noProof/>
        </w:rPr>
        <w:t>26.</w:t>
      </w:r>
    </w:p>
    <w:p w14:paraId="0A64B0D1" w14:textId="77777777" w:rsidR="00DD5A73" w:rsidRPr="00DD5A73" w:rsidRDefault="00DD5A73" w:rsidP="00DD5A73">
      <w:pPr>
        <w:pStyle w:val="EndNoteBibliography"/>
        <w:ind w:left="720" w:hanging="720"/>
        <w:rPr>
          <w:noProof/>
        </w:rPr>
      </w:pPr>
      <w:r w:rsidRPr="00DD5A73">
        <w:rPr>
          <w:noProof/>
        </w:rPr>
        <w:t xml:space="preserve">May, R.M. (1977). Thresholds and breakpoints in ecosystems with a multiplicity of stable states. </w:t>
      </w:r>
      <w:r w:rsidRPr="00DD5A73">
        <w:rPr>
          <w:i/>
          <w:noProof/>
        </w:rPr>
        <w:t>Nature</w:t>
      </w:r>
      <w:r w:rsidRPr="00DD5A73">
        <w:rPr>
          <w:noProof/>
        </w:rPr>
        <w:t>, 269, 471-477.</w:t>
      </w:r>
    </w:p>
    <w:p w14:paraId="53DFEAC3" w14:textId="77777777" w:rsidR="00DD5A73" w:rsidRPr="00DD5A73" w:rsidRDefault="00DD5A73" w:rsidP="00DD5A73">
      <w:pPr>
        <w:pStyle w:val="EndNoteBibliography"/>
        <w:ind w:left="720" w:hanging="720"/>
        <w:rPr>
          <w:noProof/>
        </w:rPr>
      </w:pPr>
      <w:r w:rsidRPr="00DD5A73">
        <w:rPr>
          <w:noProof/>
        </w:rPr>
        <w:t>27.</w:t>
      </w:r>
    </w:p>
    <w:p w14:paraId="503E1474" w14:textId="77777777" w:rsidR="00DD5A73" w:rsidRPr="00DD5A73" w:rsidRDefault="00DD5A73" w:rsidP="00DD5A73">
      <w:pPr>
        <w:pStyle w:val="EndNoteBibliography"/>
        <w:ind w:left="720" w:hanging="720"/>
        <w:rPr>
          <w:noProof/>
        </w:rPr>
      </w:pPr>
      <w:r w:rsidRPr="00DD5A73">
        <w:rPr>
          <w:noProof/>
        </w:rPr>
        <w:t xml:space="preserve">Morris, W.F. &amp; Doak, D.F. (2002). Quantitative conservation biology. </w:t>
      </w:r>
      <w:r w:rsidRPr="00DD5A73">
        <w:rPr>
          <w:i/>
          <w:noProof/>
        </w:rPr>
        <w:t>Sinauer, Sunderland, Massachusetts, USA</w:t>
      </w:r>
      <w:r w:rsidRPr="00DD5A73">
        <w:rPr>
          <w:noProof/>
        </w:rPr>
        <w:t>.</w:t>
      </w:r>
    </w:p>
    <w:p w14:paraId="78A38945" w14:textId="77777777" w:rsidR="00DD5A73" w:rsidRPr="00DD5A73" w:rsidRDefault="00DD5A73" w:rsidP="00DD5A73">
      <w:pPr>
        <w:pStyle w:val="EndNoteBibliography"/>
        <w:ind w:left="720" w:hanging="720"/>
        <w:rPr>
          <w:noProof/>
        </w:rPr>
      </w:pPr>
      <w:r w:rsidRPr="00DD5A73">
        <w:rPr>
          <w:noProof/>
        </w:rPr>
        <w:lastRenderedPageBreak/>
        <w:t>28.</w:t>
      </w:r>
    </w:p>
    <w:p w14:paraId="34D601D2" w14:textId="77777777" w:rsidR="00DD5A73" w:rsidRPr="00DD5A73" w:rsidRDefault="00DD5A73" w:rsidP="00DD5A73">
      <w:pPr>
        <w:pStyle w:val="EndNoteBibliography"/>
        <w:ind w:left="720" w:hanging="720"/>
        <w:rPr>
          <w:noProof/>
        </w:rPr>
      </w:pPr>
      <w:r w:rsidRPr="00DD5A73">
        <w:rPr>
          <w:noProof/>
        </w:rPr>
        <w:t xml:space="preserve">Polasky, S., Carpenter, S.R., Folke, C. &amp; Keeler, B. (2011). Decision-making under great uncertainty: environmental management in an era of global change. </w:t>
      </w:r>
      <w:r w:rsidRPr="00DD5A73">
        <w:rPr>
          <w:i/>
          <w:noProof/>
        </w:rPr>
        <w:t>Trends in ecology &amp; evolution</w:t>
      </w:r>
      <w:r w:rsidRPr="00DD5A73">
        <w:rPr>
          <w:noProof/>
        </w:rPr>
        <w:t>, 26, 398-404.</w:t>
      </w:r>
    </w:p>
    <w:p w14:paraId="1110A28B" w14:textId="77777777" w:rsidR="00DD5A73" w:rsidRPr="00DD5A73" w:rsidRDefault="00DD5A73" w:rsidP="00DD5A73">
      <w:pPr>
        <w:pStyle w:val="EndNoteBibliography"/>
        <w:ind w:left="720" w:hanging="720"/>
        <w:rPr>
          <w:noProof/>
        </w:rPr>
      </w:pPr>
      <w:r w:rsidRPr="00DD5A73">
        <w:rPr>
          <w:noProof/>
        </w:rPr>
        <w:t>29.</w:t>
      </w:r>
    </w:p>
    <w:p w14:paraId="46386C63" w14:textId="77777777" w:rsidR="00DD5A73" w:rsidRPr="00DD5A73" w:rsidRDefault="00DD5A73" w:rsidP="00DD5A73">
      <w:pPr>
        <w:pStyle w:val="EndNoteBibliography"/>
        <w:ind w:left="720" w:hanging="720"/>
        <w:rPr>
          <w:noProof/>
        </w:rPr>
      </w:pPr>
      <w:r w:rsidRPr="00DD5A73">
        <w:rPr>
          <w:noProof/>
        </w:rPr>
        <w:t>Rockström, J., Steffen, W., Noone, K., Persson, Å., Chapin, F.S., Lambin, E.F.</w:t>
      </w:r>
      <w:r w:rsidRPr="00DD5A73">
        <w:rPr>
          <w:i/>
          <w:noProof/>
        </w:rPr>
        <w:t xml:space="preserve"> et al.</w:t>
      </w:r>
      <w:r w:rsidRPr="00DD5A73">
        <w:rPr>
          <w:noProof/>
        </w:rPr>
        <w:t xml:space="preserve"> (2009). A safe operating space for humanity. </w:t>
      </w:r>
      <w:r w:rsidRPr="00DD5A73">
        <w:rPr>
          <w:i/>
          <w:noProof/>
        </w:rPr>
        <w:t>Nature</w:t>
      </w:r>
      <w:r w:rsidRPr="00DD5A73">
        <w:rPr>
          <w:noProof/>
        </w:rPr>
        <w:t>, 461, 472-475.</w:t>
      </w:r>
    </w:p>
    <w:p w14:paraId="7DA2ED26" w14:textId="77777777" w:rsidR="00DD5A73" w:rsidRPr="00DD5A73" w:rsidRDefault="00DD5A73" w:rsidP="00DD5A73">
      <w:pPr>
        <w:pStyle w:val="EndNoteBibliography"/>
        <w:ind w:left="720" w:hanging="720"/>
        <w:rPr>
          <w:noProof/>
        </w:rPr>
      </w:pPr>
      <w:r w:rsidRPr="00DD5A73">
        <w:rPr>
          <w:noProof/>
        </w:rPr>
        <w:t>30.</w:t>
      </w:r>
    </w:p>
    <w:p w14:paraId="6E70CD2D" w14:textId="77777777" w:rsidR="00DD5A73" w:rsidRPr="00DD5A73" w:rsidRDefault="00DD5A73" w:rsidP="00DD5A73">
      <w:pPr>
        <w:pStyle w:val="EndNoteBibliography"/>
        <w:ind w:left="720" w:hanging="720"/>
        <w:rPr>
          <w:noProof/>
        </w:rPr>
      </w:pPr>
      <w:r w:rsidRPr="00DD5A73">
        <w:rPr>
          <w:noProof/>
        </w:rPr>
        <w:t xml:space="preserve">Scheffer, M., Carpenter, S., Foley, J.A., Folke, C. &amp; Walker, B. (2001). Catastrophic shifts in ecosystems. </w:t>
      </w:r>
      <w:r w:rsidRPr="00DD5A73">
        <w:rPr>
          <w:i/>
          <w:noProof/>
        </w:rPr>
        <w:t>Nature</w:t>
      </w:r>
      <w:r w:rsidRPr="00DD5A73">
        <w:rPr>
          <w:noProof/>
        </w:rPr>
        <w:t>, 413, 591-596.</w:t>
      </w:r>
    </w:p>
    <w:p w14:paraId="787C39A5" w14:textId="77777777" w:rsidR="00DD5A73" w:rsidRPr="00DD5A73" w:rsidRDefault="00DD5A73" w:rsidP="00DD5A73">
      <w:pPr>
        <w:pStyle w:val="EndNoteBibliography"/>
        <w:ind w:left="720" w:hanging="720"/>
        <w:rPr>
          <w:noProof/>
        </w:rPr>
      </w:pPr>
      <w:r w:rsidRPr="00DD5A73">
        <w:rPr>
          <w:noProof/>
        </w:rPr>
        <w:t>31.</w:t>
      </w:r>
    </w:p>
    <w:p w14:paraId="50BC6A59" w14:textId="77777777" w:rsidR="00DD5A73" w:rsidRPr="00DD5A73" w:rsidRDefault="00DD5A73" w:rsidP="00DD5A73">
      <w:pPr>
        <w:pStyle w:val="EndNoteBibliography"/>
        <w:ind w:left="720" w:hanging="720"/>
        <w:rPr>
          <w:noProof/>
        </w:rPr>
      </w:pPr>
      <w:r w:rsidRPr="00DD5A73">
        <w:rPr>
          <w:noProof/>
        </w:rPr>
        <w:t xml:space="preserve">Schrank, W.E., Arnason, R. &amp; Hannesson, R. (2003). </w:t>
      </w:r>
      <w:r w:rsidRPr="00DD5A73">
        <w:rPr>
          <w:i/>
          <w:noProof/>
        </w:rPr>
        <w:t>The cost of fisheries management</w:t>
      </w:r>
      <w:r w:rsidRPr="00DD5A73">
        <w:rPr>
          <w:noProof/>
        </w:rPr>
        <w:t>. Gower Publishing, Ltd.</w:t>
      </w:r>
    </w:p>
    <w:p w14:paraId="6748B877" w14:textId="77777777" w:rsidR="00DD5A73" w:rsidRPr="00DD5A73" w:rsidRDefault="00DD5A73" w:rsidP="00DD5A73">
      <w:pPr>
        <w:pStyle w:val="EndNoteBibliography"/>
        <w:ind w:left="720" w:hanging="720"/>
        <w:rPr>
          <w:noProof/>
        </w:rPr>
      </w:pPr>
      <w:r w:rsidRPr="00DD5A73">
        <w:rPr>
          <w:noProof/>
        </w:rPr>
        <w:t>32.</w:t>
      </w:r>
    </w:p>
    <w:p w14:paraId="6BD988CA" w14:textId="77777777" w:rsidR="00DD5A73" w:rsidRPr="00DD5A73" w:rsidRDefault="00DD5A73" w:rsidP="00DD5A73">
      <w:pPr>
        <w:pStyle w:val="EndNoteBibliography"/>
        <w:ind w:left="720" w:hanging="720"/>
        <w:rPr>
          <w:noProof/>
        </w:rPr>
      </w:pPr>
      <w:r w:rsidRPr="00DD5A73">
        <w:rPr>
          <w:noProof/>
        </w:rPr>
        <w:t>Selkoe, K.A., Blenckner, T., Caldwell, M.R., Crowder, L.B., Erickson, A.L., Essington, T.E.</w:t>
      </w:r>
      <w:r w:rsidRPr="00DD5A73">
        <w:rPr>
          <w:i/>
          <w:noProof/>
        </w:rPr>
        <w:t xml:space="preserve"> et al.</w:t>
      </w:r>
      <w:r w:rsidRPr="00DD5A73">
        <w:rPr>
          <w:noProof/>
        </w:rPr>
        <w:t xml:space="preserve"> (2015). Principles for managing marine ecosystems prone to tipping points. </w:t>
      </w:r>
      <w:r w:rsidRPr="00DD5A73">
        <w:rPr>
          <w:i/>
          <w:noProof/>
        </w:rPr>
        <w:t>Ecosystem Health and Sustainability</w:t>
      </w:r>
      <w:r w:rsidRPr="00DD5A73">
        <w:rPr>
          <w:noProof/>
        </w:rPr>
        <w:t>, 1, art17.</w:t>
      </w:r>
    </w:p>
    <w:p w14:paraId="1361AC3D" w14:textId="77777777" w:rsidR="00DD5A73" w:rsidRPr="00DD5A73" w:rsidRDefault="00DD5A73" w:rsidP="00DD5A73">
      <w:pPr>
        <w:pStyle w:val="EndNoteBibliography"/>
        <w:ind w:left="720" w:hanging="720"/>
        <w:rPr>
          <w:noProof/>
        </w:rPr>
      </w:pPr>
      <w:r w:rsidRPr="00DD5A73">
        <w:rPr>
          <w:noProof/>
        </w:rPr>
        <w:t>33.</w:t>
      </w:r>
    </w:p>
    <w:p w14:paraId="25196792" w14:textId="77777777" w:rsidR="00DD5A73" w:rsidRPr="00DD5A73" w:rsidRDefault="00DD5A73" w:rsidP="00DD5A73">
      <w:pPr>
        <w:pStyle w:val="EndNoteBibliography"/>
        <w:ind w:left="720" w:hanging="720"/>
        <w:rPr>
          <w:noProof/>
        </w:rPr>
      </w:pPr>
      <w:r w:rsidRPr="00DD5A73">
        <w:rPr>
          <w:noProof/>
        </w:rPr>
        <w:t xml:space="preserve">Sethi, G., Costello, C., Fisher, A., Hanemann, M. &amp; Karp, L. (2005). Fishery management under multiple uncertainty. </w:t>
      </w:r>
      <w:r w:rsidRPr="00DD5A73">
        <w:rPr>
          <w:i/>
          <w:noProof/>
        </w:rPr>
        <w:t>Journal of Environmental Economics and Management</w:t>
      </w:r>
      <w:r w:rsidRPr="00DD5A73">
        <w:rPr>
          <w:noProof/>
        </w:rPr>
        <w:t>, 50, 300-318.</w:t>
      </w:r>
    </w:p>
    <w:p w14:paraId="5AA7037C" w14:textId="77777777" w:rsidR="00DD5A73" w:rsidRPr="00DD5A73" w:rsidRDefault="00DD5A73" w:rsidP="00DD5A73">
      <w:pPr>
        <w:pStyle w:val="EndNoteBibliography"/>
        <w:ind w:left="720" w:hanging="720"/>
        <w:rPr>
          <w:noProof/>
        </w:rPr>
      </w:pPr>
      <w:r w:rsidRPr="00DD5A73">
        <w:rPr>
          <w:noProof/>
        </w:rPr>
        <w:t>34.</w:t>
      </w:r>
    </w:p>
    <w:p w14:paraId="543D95C5" w14:textId="77777777" w:rsidR="00DD5A73" w:rsidRPr="00DD5A73" w:rsidRDefault="00DD5A73" w:rsidP="00DD5A73">
      <w:pPr>
        <w:pStyle w:val="EndNoteBibliography"/>
        <w:ind w:left="720" w:hanging="720"/>
        <w:rPr>
          <w:noProof/>
        </w:rPr>
      </w:pPr>
      <w:r w:rsidRPr="00DD5A73">
        <w:rPr>
          <w:noProof/>
        </w:rPr>
        <w:t xml:space="preserve">Smith, D.R., Snyder, C.D., Hitt, N.P. &amp; Geissler, P.H. (2014). Monitoring for Threshold-Dependent Decisions. In: </w:t>
      </w:r>
      <w:r w:rsidRPr="00DD5A73">
        <w:rPr>
          <w:i/>
          <w:noProof/>
        </w:rPr>
        <w:t>Application of Threshold Concepts in Natural Resource Decision Making</w:t>
      </w:r>
      <w:r w:rsidRPr="00DD5A73">
        <w:rPr>
          <w:noProof/>
        </w:rPr>
        <w:t>. Springer, pp. 87-100.</w:t>
      </w:r>
    </w:p>
    <w:p w14:paraId="59A78BB8" w14:textId="77777777" w:rsidR="00DD5A73" w:rsidRPr="00DD5A73" w:rsidRDefault="00DD5A73" w:rsidP="00DD5A73">
      <w:pPr>
        <w:pStyle w:val="EndNoteBibliography"/>
        <w:ind w:left="720" w:hanging="720"/>
        <w:rPr>
          <w:noProof/>
        </w:rPr>
      </w:pPr>
      <w:r w:rsidRPr="00DD5A73">
        <w:rPr>
          <w:noProof/>
        </w:rPr>
        <w:t>35.</w:t>
      </w:r>
    </w:p>
    <w:p w14:paraId="0BA7F3EE" w14:textId="77777777" w:rsidR="00DD5A73" w:rsidRPr="00DD5A73" w:rsidRDefault="00DD5A73" w:rsidP="00DD5A73">
      <w:pPr>
        <w:pStyle w:val="EndNoteBibliography"/>
        <w:ind w:left="720" w:hanging="720"/>
        <w:rPr>
          <w:noProof/>
        </w:rPr>
      </w:pPr>
      <w:r w:rsidRPr="00DD5A73">
        <w:rPr>
          <w:noProof/>
        </w:rPr>
        <w:t xml:space="preserve">Stefansson, G. &amp; Rosenberg, A.A. (2005). Combining control measures for more effective management of fisheries under uncertainty: quotas, effort limitation and protected areas. </w:t>
      </w:r>
      <w:r w:rsidRPr="00DD5A73">
        <w:rPr>
          <w:i/>
          <w:noProof/>
        </w:rPr>
        <w:t>Philosophical Transactions of the Royal Society B: Biological Sciences</w:t>
      </w:r>
      <w:r w:rsidRPr="00DD5A73">
        <w:rPr>
          <w:noProof/>
        </w:rPr>
        <w:t>, 360, 133-146.</w:t>
      </w:r>
    </w:p>
    <w:p w14:paraId="45459C05" w14:textId="77777777" w:rsidR="00DD5A73" w:rsidRPr="00DD5A73" w:rsidRDefault="00DD5A73" w:rsidP="00DD5A73">
      <w:pPr>
        <w:pStyle w:val="EndNoteBibliography"/>
        <w:ind w:left="720" w:hanging="720"/>
        <w:rPr>
          <w:noProof/>
        </w:rPr>
      </w:pPr>
      <w:r w:rsidRPr="00DD5A73">
        <w:rPr>
          <w:noProof/>
        </w:rPr>
        <w:t>36.</w:t>
      </w:r>
    </w:p>
    <w:p w14:paraId="1A7F4C40" w14:textId="77777777" w:rsidR="00DD5A73" w:rsidRPr="00DD5A73" w:rsidRDefault="00DD5A73" w:rsidP="00DD5A73">
      <w:pPr>
        <w:pStyle w:val="EndNoteBibliography"/>
        <w:ind w:left="720" w:hanging="720"/>
        <w:rPr>
          <w:noProof/>
        </w:rPr>
      </w:pPr>
      <w:r w:rsidRPr="00DD5A73">
        <w:rPr>
          <w:noProof/>
        </w:rPr>
        <w:t xml:space="preserve">Stephens, P.A., Sutherland, W.J. &amp; Freckleton, R.P. (1999). What is the Allee effect? </w:t>
      </w:r>
      <w:r w:rsidRPr="00DD5A73">
        <w:rPr>
          <w:i/>
          <w:noProof/>
        </w:rPr>
        <w:t>Oikos</w:t>
      </w:r>
      <w:r w:rsidRPr="00DD5A73">
        <w:rPr>
          <w:noProof/>
        </w:rPr>
        <w:t>, 185-190.</w:t>
      </w:r>
    </w:p>
    <w:p w14:paraId="209D0453" w14:textId="77777777" w:rsidR="00DD5A73" w:rsidRPr="00DD5A73" w:rsidRDefault="00DD5A73" w:rsidP="00DD5A73">
      <w:pPr>
        <w:pStyle w:val="EndNoteBibliography"/>
        <w:ind w:left="720" w:hanging="720"/>
        <w:rPr>
          <w:noProof/>
        </w:rPr>
      </w:pPr>
      <w:r w:rsidRPr="00DD5A73">
        <w:rPr>
          <w:noProof/>
        </w:rPr>
        <w:t>37.</w:t>
      </w:r>
    </w:p>
    <w:p w14:paraId="42BBAC29" w14:textId="77777777" w:rsidR="00DD5A73" w:rsidRPr="00DD5A73" w:rsidRDefault="00DD5A73" w:rsidP="00DD5A73">
      <w:pPr>
        <w:pStyle w:val="EndNoteBibliography"/>
        <w:ind w:left="720" w:hanging="720"/>
        <w:rPr>
          <w:noProof/>
        </w:rPr>
      </w:pPr>
      <w:r w:rsidRPr="00DD5A73">
        <w:rPr>
          <w:noProof/>
        </w:rPr>
        <w:t xml:space="preserve">Taylor, B.L. (1995). The reliability of using population viability analysis for risk classification of species. </w:t>
      </w:r>
      <w:r w:rsidRPr="00DD5A73">
        <w:rPr>
          <w:i/>
          <w:noProof/>
        </w:rPr>
        <w:t>Conservation Biology</w:t>
      </w:r>
      <w:r w:rsidRPr="00DD5A73">
        <w:rPr>
          <w:noProof/>
        </w:rPr>
        <w:t>, 9, 551-558.</w:t>
      </w:r>
    </w:p>
    <w:p w14:paraId="34C869BA" w14:textId="77777777" w:rsidR="00DD5A73" w:rsidRPr="00DD5A73" w:rsidRDefault="00DD5A73" w:rsidP="00DD5A73">
      <w:pPr>
        <w:pStyle w:val="EndNoteBibliography"/>
        <w:ind w:left="720" w:hanging="720"/>
        <w:rPr>
          <w:noProof/>
        </w:rPr>
      </w:pPr>
      <w:r w:rsidRPr="00DD5A73">
        <w:rPr>
          <w:noProof/>
        </w:rPr>
        <w:t>38.</w:t>
      </w:r>
    </w:p>
    <w:p w14:paraId="078CCD54" w14:textId="77777777" w:rsidR="00DD5A73" w:rsidRPr="00DD5A73" w:rsidRDefault="00DD5A73" w:rsidP="00DD5A73">
      <w:pPr>
        <w:pStyle w:val="EndNoteBibliography"/>
        <w:ind w:left="720" w:hanging="720"/>
        <w:rPr>
          <w:noProof/>
        </w:rPr>
      </w:pPr>
      <w:r w:rsidRPr="00DD5A73">
        <w:rPr>
          <w:noProof/>
        </w:rPr>
        <w:t xml:space="preserve">Walters, C.J. &amp; Hilborn, R. (1978). Ecological optimization and adaptive management. </w:t>
      </w:r>
      <w:r w:rsidRPr="00DD5A73">
        <w:rPr>
          <w:i/>
          <w:noProof/>
        </w:rPr>
        <w:t>Annual review of Ecology and Systematics</w:t>
      </w:r>
      <w:r w:rsidRPr="00DD5A73">
        <w:rPr>
          <w:noProof/>
        </w:rPr>
        <w:t>, 157-188.</w:t>
      </w:r>
    </w:p>
    <w:p w14:paraId="3FADD14E" w14:textId="77777777"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61"/>
      <w:r w:rsidRPr="00957F1F">
        <w:rPr>
          <w:rFonts w:ascii="Helvetica" w:hAnsi="Helvetica"/>
          <w:sz w:val="22"/>
          <w:szCs w:val="22"/>
        </w:rPr>
        <w:t xml:space="preserve">B) </w:t>
      </w:r>
      <w:proofErr w:type="gramStart"/>
      <w:r w:rsidRPr="00957F1F">
        <w:rPr>
          <w:rFonts w:ascii="Helvetica" w:hAnsi="Helvetica"/>
          <w:sz w:val="22"/>
          <w:szCs w:val="22"/>
        </w:rPr>
        <w:t>the</w:t>
      </w:r>
      <w:proofErr w:type="gramEnd"/>
      <w:r w:rsidRPr="00957F1F">
        <w:rPr>
          <w:rFonts w:ascii="Helvetica" w:hAnsi="Helvetica"/>
          <w:sz w:val="22"/>
          <w:szCs w:val="22"/>
        </w:rPr>
        <w:t xml:space="preserve"> scaling relationship between the coefficient of variation (CV) and the degree to which the sampled biomass differs from the true biomass.</w:t>
      </w:r>
      <w:commentRangeEnd w:id="61"/>
      <w:r w:rsidR="007821E5">
        <w:rPr>
          <w:rStyle w:val="CommentReference"/>
        </w:rPr>
        <w:commentReference w:id="61"/>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proofErr w:type="gramStart"/>
      <w:r w:rsidR="003E2FCD" w:rsidRPr="00E35113">
        <w:rPr>
          <w:rFonts w:ascii="Helvetica" w:hAnsi="Helvetica"/>
          <w:sz w:val="22"/>
          <w:szCs w:val="22"/>
        </w:rPr>
        <w:t xml:space="preserve"> </w:t>
      </w:r>
      <w:r w:rsidR="00382553">
        <w:rPr>
          <w:rFonts w:ascii="Helvetica" w:hAnsi="Helvetica"/>
          <w:sz w:val="22"/>
          <w:szCs w:val="22"/>
        </w:rPr>
        <w:t>:</w:t>
      </w:r>
      <w:proofErr w:type="gramEnd"/>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ins w:id="62" w:author="Anne Salomon" w:date="2015-12-08T15:30:00Z">
        <w:r w:rsidR="003F2A24">
          <w:rPr>
            <w:rFonts w:ascii="Helvetica" w:hAnsi="Helvetica"/>
            <w:sz w:val="22"/>
            <w:szCs w:val="22"/>
          </w:rPr>
          <w:t xml:space="preserve">management tipping </w:t>
        </w:r>
        <w:proofErr w:type="gramStart"/>
        <w:r w:rsidR="003F2A24">
          <w:rPr>
            <w:rFonts w:ascii="Helvetica" w:hAnsi="Helvetica"/>
            <w:sz w:val="22"/>
            <w:szCs w:val="22"/>
          </w:rPr>
          <w:t>point ,</w:t>
        </w:r>
        <w:proofErr w:type="gramEnd"/>
        <w:r w:rsidR="003F2A24">
          <w:rPr>
            <w:rFonts w:ascii="Helvetica" w:hAnsi="Helvetica"/>
            <w:sz w:val="22"/>
            <w:szCs w:val="22"/>
          </w:rPr>
          <w:t xml:space="preserve"> specifically the </w:t>
        </w:r>
      </w:ins>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xml:space="preserve">). The maximum allowable CV needed to avoid a tipping point </w:t>
      </w:r>
      <w:proofErr w:type="gramStart"/>
      <w:r w:rsidR="00A800CF" w:rsidRPr="00957F1F">
        <w:rPr>
          <w:rFonts w:ascii="Helvetica" w:hAnsi="Helvetica"/>
          <w:sz w:val="22"/>
          <w:szCs w:val="22"/>
        </w:rPr>
        <w:t>under</w:t>
      </w:r>
      <w:proofErr w:type="gramEnd"/>
      <w:r w:rsidR="00A800CF" w:rsidRPr="00957F1F">
        <w:rPr>
          <w:rFonts w:ascii="Helvetica" w:hAnsi="Helvetica"/>
          <w:sz w:val="22"/>
          <w:szCs w:val="22"/>
        </w:rPr>
        <w:t xml:space="preserve">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declines</w:t>
      </w:r>
      <w:commentRangeStart w:id="63"/>
      <w:r w:rsidR="00B97BB9" w:rsidRPr="00957F1F">
        <w:rPr>
          <w:rFonts w:ascii="Helvetica" w:hAnsi="Helvetica"/>
          <w:sz w:val="22"/>
          <w:szCs w:val="22"/>
        </w:rPr>
        <w:t xml:space="preserve">. </w:t>
      </w:r>
      <w:commentRangeEnd w:id="63"/>
      <w:r w:rsidR="0005405C">
        <w:rPr>
          <w:rStyle w:val="CommentReference"/>
        </w:rPr>
        <w:commentReference w:id="63"/>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w:t>
      </w:r>
      <w:proofErr w:type="gramStart"/>
      <w:r w:rsidR="00F5594E">
        <w:rPr>
          <w:rFonts w:ascii="Helvetica" w:hAnsi="Helvetica"/>
          <w:sz w:val="22"/>
          <w:szCs w:val="22"/>
        </w:rPr>
        <w:t>cold  to</w:t>
      </w:r>
      <w:proofErr w:type="gramEnd"/>
      <w:r w:rsidR="00F5594E">
        <w:rPr>
          <w:rFonts w:ascii="Helvetica" w:hAnsi="Helvetica"/>
          <w:sz w:val="22"/>
          <w:szCs w:val="22"/>
        </w:rPr>
        <w:t xml:space="preserve">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rPr>
        <w:drawing>
          <wp:inline distT="0" distB="0" distL="0" distR="0" wp14:anchorId="7218D558" wp14:editId="3DBD8E19">
            <wp:extent cx="5590540" cy="4010660"/>
            <wp:effectExtent l="0" t="0" r="0" b="254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0540" cy="4010660"/>
                    </a:xfrm>
                    <a:prstGeom prst="rect">
                      <a:avLst/>
                    </a:prstGeom>
                    <a:noFill/>
                    <a:ln>
                      <a:noFill/>
                    </a:ln>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w:t>
      </w:r>
      <w:proofErr w:type="gramStart"/>
      <w:r>
        <w:rPr>
          <w:rFonts w:ascii="Helvetica" w:hAnsi="Helvetica"/>
          <w:sz w:val="22"/>
          <w:szCs w:val="22"/>
        </w:rPr>
        <w:t>cv</w:t>
      </w:r>
      <w:proofErr w:type="gramEnd"/>
      <w:r>
        <w:rPr>
          <w:rFonts w:ascii="Helvetica" w:hAnsi="Helvetica"/>
          <w:sz w:val="22"/>
          <w:szCs w:val="22"/>
        </w:rPr>
        <w:t xml:space="preserve">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p w14:paraId="326543A1" w14:textId="77777777" w:rsidR="00783ACA" w:rsidRDefault="00783ACA" w:rsidP="002D7AB2">
      <w:pPr>
        <w:rPr>
          <w:rFonts w:ascii="Helvetica" w:hAnsi="Helvetica"/>
          <w:b/>
          <w:sz w:val="22"/>
          <w:szCs w:val="22"/>
        </w:rPr>
      </w:pPr>
    </w:p>
    <w:p w14:paraId="71E04363" w14:textId="77777777"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43862D3E" w14:textId="77777777" w:rsidR="00A01EFD" w:rsidRDefault="00B15BAF" w:rsidP="00EC2B9C">
      <w:pPr>
        <w:pStyle w:val="ListParagraph"/>
        <w:numPr>
          <w:ilvl w:val="1"/>
          <w:numId w:val="1"/>
        </w:numPr>
        <w:rPr>
          <w:rFonts w:ascii="Helvetica" w:hAnsi="Helvetica"/>
          <w:sz w:val="22"/>
          <w:szCs w:val="22"/>
        </w:rPr>
      </w:pPr>
      <w:commentRangeStart w:id="64"/>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64"/>
      <w:r w:rsidR="00923293">
        <w:rPr>
          <w:rStyle w:val="CommentReference"/>
        </w:rPr>
        <w:commentReference w:id="64"/>
      </w:r>
    </w:p>
    <w:p w14:paraId="0D827C2B" w14:textId="77777777" w:rsidR="00412FCD" w:rsidRPr="00957F1F" w:rsidRDefault="00412FCD" w:rsidP="00412FCD">
      <w:pPr>
        <w:pStyle w:val="ListParagraph"/>
        <w:ind w:left="360"/>
        <w:rPr>
          <w:rFonts w:ascii="Helvetica" w:hAnsi="Helvetica"/>
          <w:sz w:val="22"/>
          <w:szCs w:val="22"/>
        </w:rPr>
      </w:pPr>
    </w:p>
    <w:p w14:paraId="61E22C86"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 xml:space="preserve">y to the biomass limit. Or </w:t>
      </w:r>
      <w:proofErr w:type="spellStart"/>
      <w:r w:rsidR="007E7F32">
        <w:rPr>
          <w:rFonts w:ascii="Helvetica" w:hAnsi="Helvetica"/>
          <w:sz w:val="22"/>
          <w:szCs w:val="22"/>
        </w:rPr>
        <w:t>heat</w:t>
      </w:r>
      <w:r w:rsidR="00BA33BA" w:rsidRPr="00957F1F">
        <w:rPr>
          <w:rFonts w:ascii="Helvetica" w:hAnsi="Helvetica"/>
          <w:sz w:val="22"/>
          <w:szCs w:val="22"/>
        </w:rPr>
        <w:t>map</w:t>
      </w:r>
      <w:proofErr w:type="spellEnd"/>
      <w:r w:rsidR="00BA33BA" w:rsidRPr="00957F1F">
        <w:rPr>
          <w:rFonts w:ascii="Helvetica" w:hAnsi="Helvetica"/>
          <w:sz w:val="22"/>
          <w:szCs w:val="22"/>
        </w:rPr>
        <w:t xml:space="preserve"> of SSB versus delta of tipping point and </w:t>
      </w:r>
      <w:proofErr w:type="spellStart"/>
      <w:r w:rsidR="00BA33BA" w:rsidRPr="00957F1F">
        <w:rPr>
          <w:rFonts w:ascii="Helvetica" w:hAnsi="Helvetica"/>
          <w:sz w:val="22"/>
          <w:szCs w:val="22"/>
        </w:rPr>
        <w:t>blim</w:t>
      </w:r>
      <w:proofErr w:type="spellEnd"/>
      <w:r w:rsidR="00BA33BA" w:rsidRPr="00957F1F">
        <w:rPr>
          <w:rFonts w:ascii="Helvetica" w:hAnsi="Helvetica"/>
          <w:sz w:val="22"/>
          <w:szCs w:val="22"/>
        </w:rPr>
        <w:t xml:space="preserve"> and plot the ROI? </w:t>
      </w:r>
    </w:p>
    <w:p w14:paraId="3CD305A5" w14:textId="77777777" w:rsidR="00412FCD" w:rsidRPr="00957F1F" w:rsidRDefault="00412FCD" w:rsidP="00412FCD">
      <w:pPr>
        <w:pStyle w:val="ListParagraph"/>
        <w:ind w:left="360"/>
        <w:rPr>
          <w:rFonts w:ascii="Helvetica" w:hAnsi="Helvetica"/>
          <w:sz w:val="22"/>
          <w:szCs w:val="22"/>
        </w:rPr>
      </w:pPr>
    </w:p>
    <w:p w14:paraId="068C532D" w14:textId="77777777" w:rsidR="00412FCD" w:rsidRDefault="007611A3" w:rsidP="00F91857">
      <w:pPr>
        <w:pStyle w:val="ListParagraph"/>
        <w:numPr>
          <w:ilvl w:val="1"/>
          <w:numId w:val="1"/>
        </w:numPr>
        <w:rPr>
          <w:rFonts w:ascii="Helvetica" w:hAnsi="Helvetica"/>
          <w:sz w:val="22"/>
          <w:szCs w:val="22"/>
        </w:rPr>
      </w:pPr>
      <w:r>
        <w:rPr>
          <w:rFonts w:ascii="Helvetica" w:hAnsi="Helvetica"/>
          <w:b/>
          <w:sz w:val="22"/>
          <w:szCs w:val="22"/>
        </w:rPr>
        <w:t xml:space="preserve">Number of </w:t>
      </w:r>
      <w:commentRangeStart w:id="65"/>
      <w:r w:rsidR="00BA33BA" w:rsidRPr="00412FCD">
        <w:rPr>
          <w:rFonts w:ascii="Helvetica" w:hAnsi="Helvetica"/>
          <w:b/>
          <w:sz w:val="22"/>
          <w:szCs w:val="22"/>
        </w:rPr>
        <w:t>management strategies do we want to contrast?</w:t>
      </w:r>
      <w:r w:rsidR="00BA33BA"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65"/>
      <w:r w:rsidR="00BF77F3">
        <w:rPr>
          <w:rStyle w:val="CommentReference"/>
        </w:rPr>
        <w:commentReference w:id="65"/>
      </w:r>
    </w:p>
    <w:p w14:paraId="505F9CB8" w14:textId="77777777" w:rsidR="00234A53" w:rsidRPr="00957F1F" w:rsidRDefault="00234A53" w:rsidP="00234A53">
      <w:pPr>
        <w:pStyle w:val="ListParagraph"/>
        <w:ind w:left="360"/>
        <w:rPr>
          <w:rFonts w:ascii="Helvetica" w:hAnsi="Helvetica"/>
          <w:sz w:val="22"/>
          <w:szCs w:val="22"/>
        </w:rPr>
      </w:pPr>
    </w:p>
    <w:p w14:paraId="7F0C2199"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w:t>
      </w:r>
      <w:proofErr w:type="spellStart"/>
      <w:r w:rsidRPr="00412FCD">
        <w:rPr>
          <w:rFonts w:ascii="Helvetica" w:hAnsi="Helvetica"/>
          <w:sz w:val="22"/>
          <w:szCs w:val="22"/>
        </w:rPr>
        <w:t>prob</w:t>
      </w:r>
      <w:proofErr w:type="spellEnd"/>
      <w:r w:rsidRPr="00412FCD">
        <w:rPr>
          <w:rFonts w:ascii="Helvetica" w:hAnsi="Helvetica"/>
          <w:sz w:val="22"/>
          <w:szCs w:val="22"/>
        </w:rPr>
        <w:t xml:space="preserve">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0F71D3DC" w14:textId="77777777" w:rsidR="00481E32" w:rsidRDefault="00481E32" w:rsidP="00481E32">
      <w:pPr>
        <w:pStyle w:val="ListParagraph"/>
        <w:ind w:left="360"/>
        <w:rPr>
          <w:rFonts w:ascii="Helvetica" w:hAnsi="Helvetica"/>
          <w:sz w:val="22"/>
          <w:szCs w:val="22"/>
        </w:rPr>
      </w:pPr>
    </w:p>
    <w:p w14:paraId="1CD95A58"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w:t>
      </w:r>
      <w:proofErr w:type="spellStart"/>
      <w:r>
        <w:rPr>
          <w:rFonts w:ascii="Helvetica" w:hAnsi="Helvetica"/>
          <w:sz w:val="22"/>
          <w:szCs w:val="22"/>
        </w:rPr>
        <w:t>mumby</w:t>
      </w:r>
      <w:proofErr w:type="spellEnd"/>
      <w:r>
        <w:rPr>
          <w:rFonts w:ascii="Helvetica" w:hAnsi="Helvetica"/>
          <w:sz w:val="22"/>
          <w:szCs w:val="22"/>
        </w:rPr>
        <w:t xml:space="preserve"> model. </w:t>
      </w:r>
    </w:p>
    <w:p w14:paraId="596B9704" w14:textId="77777777" w:rsidR="003B28B3" w:rsidRDefault="003B28B3" w:rsidP="003B28B3">
      <w:pPr>
        <w:pStyle w:val="ListParagraph"/>
        <w:ind w:left="360"/>
        <w:rPr>
          <w:rFonts w:ascii="Helvetica" w:hAnsi="Helvetica"/>
          <w:sz w:val="22"/>
          <w:szCs w:val="22"/>
        </w:rPr>
      </w:pPr>
    </w:p>
    <w:p w14:paraId="0F8D6560" w14:textId="77777777" w:rsidR="0075100A" w:rsidRPr="00A54F3F" w:rsidRDefault="0075100A" w:rsidP="003B28B3">
      <w:pPr>
        <w:pStyle w:val="ListParagraph"/>
        <w:numPr>
          <w:ilvl w:val="0"/>
          <w:numId w:val="7"/>
        </w:numPr>
        <w:rPr>
          <w:rFonts w:ascii="Helvetica" w:hAnsi="Helvetica"/>
          <w:b/>
          <w:sz w:val="22"/>
          <w:szCs w:val="22"/>
        </w:rPr>
      </w:pPr>
      <w:r w:rsidRPr="00A54F3F">
        <w:rPr>
          <w:rFonts w:ascii="Helvetica" w:hAnsi="Helvetica"/>
          <w:b/>
          <w:sz w:val="22"/>
          <w:szCs w:val="22"/>
        </w:rPr>
        <w:t xml:space="preserve">What is cost of managing as if a TP exists when it does not? </w:t>
      </w:r>
    </w:p>
    <w:p w14:paraId="3E76BD16" w14:textId="77777777" w:rsidR="0075100A" w:rsidRDefault="0075100A" w:rsidP="0075100A">
      <w:pPr>
        <w:pStyle w:val="ListParagraph"/>
        <w:numPr>
          <w:ilvl w:val="2"/>
          <w:numId w:val="7"/>
        </w:numPr>
        <w:rPr>
          <w:rFonts w:ascii="Helvetica" w:hAnsi="Helvetica"/>
          <w:sz w:val="22"/>
          <w:szCs w:val="22"/>
        </w:rPr>
      </w:pPr>
      <w:commentRangeStart w:id="66"/>
      <w:r>
        <w:rPr>
          <w:rFonts w:ascii="Helvetica" w:hAnsi="Helvetica"/>
          <w:sz w:val="22"/>
          <w:szCs w:val="22"/>
        </w:rPr>
        <w:t>Tipping points in age/size-structure rather than in biomass…. When we greatly truncate age / size structure, we can cause tipping points via a variety of different ecological mechanisms…. (</w:t>
      </w:r>
      <w:proofErr w:type="gramStart"/>
      <w:r>
        <w:rPr>
          <w:rFonts w:ascii="Helvetica" w:hAnsi="Helvetica"/>
          <w:sz w:val="22"/>
          <w:szCs w:val="22"/>
        </w:rPr>
        <w:t>beyond</w:t>
      </w:r>
      <w:proofErr w:type="gramEnd"/>
      <w:r>
        <w:rPr>
          <w:rFonts w:ascii="Helvetica" w:hAnsi="Helvetica"/>
          <w:sz w:val="22"/>
          <w:szCs w:val="22"/>
        </w:rPr>
        <w:t xml:space="preserve"> </w:t>
      </w:r>
      <w:proofErr w:type="spellStart"/>
      <w:r>
        <w:rPr>
          <w:rFonts w:ascii="Helvetica" w:hAnsi="Helvetica"/>
          <w:sz w:val="22"/>
          <w:szCs w:val="22"/>
        </w:rPr>
        <w:t>Allee</w:t>
      </w:r>
      <w:proofErr w:type="spellEnd"/>
      <w:r>
        <w:rPr>
          <w:rFonts w:ascii="Helvetica" w:hAnsi="Helvetica"/>
          <w:sz w:val="22"/>
          <w:szCs w:val="22"/>
        </w:rPr>
        <w:t xml:space="preserve"> effect). Take herring for example, I am thinking about the entrainment hypothesis…</w:t>
      </w:r>
      <w:proofErr w:type="gramStart"/>
      <w:r>
        <w:rPr>
          <w:rFonts w:ascii="Helvetica" w:hAnsi="Helvetica"/>
          <w:sz w:val="22"/>
          <w:szCs w:val="22"/>
        </w:rPr>
        <w:t>Older</w:t>
      </w:r>
      <w:proofErr w:type="gramEnd"/>
      <w:r>
        <w:rPr>
          <w:rFonts w:ascii="Helvetica" w:hAnsi="Helvetica"/>
          <w:sz w:val="22"/>
          <w:szCs w:val="22"/>
        </w:rPr>
        <w:t xml:space="preserve"> bigger fish needed to show younger juveniles where to spawn). There is high uncertainty around these kinds of tipping points!</w:t>
      </w:r>
      <w:commentRangeEnd w:id="66"/>
      <w:r w:rsidR="001108A6">
        <w:rPr>
          <w:rStyle w:val="CommentReference"/>
        </w:rPr>
        <w:commentReference w:id="66"/>
      </w:r>
    </w:p>
    <w:p w14:paraId="6C40CB15" w14:textId="77777777" w:rsidR="000807F2" w:rsidRPr="000807F2" w:rsidRDefault="000807F2" w:rsidP="000807F2">
      <w:pPr>
        <w:rPr>
          <w:rFonts w:ascii="Helvetica" w:hAnsi="Helvetica"/>
          <w:sz w:val="22"/>
          <w:szCs w:val="22"/>
        </w:rPr>
      </w:pP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0F9FB507" w14:textId="77777777" w:rsidR="00C35049" w:rsidRDefault="00C35049">
      <w:pPr>
        <w:pStyle w:val="CommentText"/>
      </w:pPr>
      <w:r>
        <w:rPr>
          <w:rStyle w:val="CommentReference"/>
        </w:rPr>
        <w:annotationRef/>
      </w:r>
      <w:r>
        <w:t>Colons are not allowed by some journals. Not sure on “s</w:t>
      </w:r>
    </w:p>
    <w:p w14:paraId="7CF07879" w14:textId="77777777" w:rsidR="00C35049" w:rsidRDefault="00C35049">
      <w:pPr>
        <w:pStyle w:val="CommentText"/>
      </w:pPr>
      <w:r>
        <w:t>Also, feel free to take or leave any of my edits…</w:t>
      </w:r>
      <w:proofErr w:type="gramStart"/>
      <w:r>
        <w:t>.I</w:t>
      </w:r>
      <w:proofErr w:type="gramEnd"/>
      <w:r>
        <w:t xml:space="preserve"> won’t be offended.</w:t>
      </w:r>
    </w:p>
    <w:p w14:paraId="304ABD3C" w14:textId="77777777" w:rsidR="00C35049" w:rsidRDefault="00C35049">
      <w:pPr>
        <w:pStyle w:val="CommentText"/>
      </w:pPr>
    </w:p>
    <w:p w14:paraId="3E4A6344" w14:textId="77777777" w:rsidR="00C35049" w:rsidRDefault="00C35049">
      <w:pPr>
        <w:pStyle w:val="CommentText"/>
      </w:pPr>
      <w:r>
        <w:t>BSH: I don’t like titles with colons regardless, so let’s change.  How about ‘Using better monitoring strategies to avoid resource tipping points’</w:t>
      </w:r>
    </w:p>
    <w:p w14:paraId="46CEF195" w14:textId="77777777" w:rsidR="00C35049" w:rsidRDefault="00C35049">
      <w:pPr>
        <w:pStyle w:val="CommentText"/>
      </w:pPr>
    </w:p>
    <w:p w14:paraId="0C16BEB8" w14:textId="77777777" w:rsidR="00C35049" w:rsidRDefault="00C35049">
      <w:pPr>
        <w:pStyle w:val="CommentText"/>
      </w:pPr>
    </w:p>
  </w:comment>
  <w:comment w:id="2" w:author="Anne Salomon" w:date="2015-10-28T21:45:00Z" w:initials="AS">
    <w:p w14:paraId="5F9F474C" w14:textId="77777777" w:rsidR="00C35049" w:rsidRDefault="00C35049" w:rsidP="00CC4060">
      <w:pPr>
        <w:pStyle w:val="CommentText"/>
      </w:pPr>
      <w:r>
        <w:rPr>
          <w:rStyle w:val="CommentReference"/>
        </w:rPr>
        <w:annotationRef/>
      </w:r>
    </w:p>
    <w:p w14:paraId="7C7F201F" w14:textId="77777777" w:rsidR="00C35049" w:rsidRDefault="00C35049" w:rsidP="00CC4060">
      <w:pPr>
        <w:pStyle w:val="CommentText"/>
      </w:pPr>
    </w:p>
    <w:p w14:paraId="34004C95" w14:textId="77777777" w:rsidR="00C35049" w:rsidRDefault="00C35049" w:rsidP="00CC4060">
      <w:pPr>
        <w:pStyle w:val="CommentText"/>
      </w:pPr>
      <w:r>
        <w:t>Or for those of you who like parsimony:</w:t>
      </w:r>
    </w:p>
    <w:p w14:paraId="0A86CBC5" w14:textId="77777777" w:rsidR="00C35049" w:rsidRDefault="00C35049" w:rsidP="00CC4060">
      <w:pPr>
        <w:pStyle w:val="CommentText"/>
      </w:pPr>
    </w:p>
    <w:p w14:paraId="7043FDA9" w14:textId="77777777" w:rsidR="00C35049" w:rsidRDefault="00C35049" w:rsidP="00CC4060">
      <w:pPr>
        <w:pStyle w:val="CommentText"/>
      </w:pPr>
      <w:r>
        <w:t>Monitoring strategies to avoid resource tipping points</w:t>
      </w:r>
    </w:p>
    <w:p w14:paraId="7B6725F7" w14:textId="77777777" w:rsidR="00C35049" w:rsidRDefault="00C35049" w:rsidP="00CC4060">
      <w:pPr>
        <w:pStyle w:val="CommentText"/>
      </w:pPr>
    </w:p>
    <w:p w14:paraId="3F287263" w14:textId="77777777" w:rsidR="00C35049" w:rsidRDefault="00C35049" w:rsidP="00CC4060">
      <w:pPr>
        <w:pStyle w:val="CommentText"/>
      </w:pPr>
      <w:r>
        <w:t>Or</w:t>
      </w:r>
    </w:p>
    <w:p w14:paraId="0DB90AF9" w14:textId="77777777" w:rsidR="00C35049" w:rsidRDefault="00C35049" w:rsidP="00CC4060">
      <w:pPr>
        <w:pStyle w:val="CommentText"/>
      </w:pPr>
    </w:p>
    <w:p w14:paraId="0EE69F1E" w14:textId="77777777" w:rsidR="00C35049" w:rsidRDefault="00C35049" w:rsidP="00CC4060">
      <w:pPr>
        <w:pStyle w:val="CommentText"/>
      </w:pPr>
      <w:r>
        <w:t>Cost effective monitoring strategies to avoid resource tipping points</w:t>
      </w:r>
    </w:p>
    <w:p w14:paraId="4072FF44" w14:textId="77777777" w:rsidR="00C35049" w:rsidRDefault="00C35049" w:rsidP="00CC4060">
      <w:pPr>
        <w:pStyle w:val="CommentText"/>
      </w:pPr>
    </w:p>
    <w:p w14:paraId="16B7A47B" w14:textId="77777777" w:rsidR="00C35049" w:rsidRDefault="00C35049" w:rsidP="00CC4060">
      <w:pPr>
        <w:pStyle w:val="CommentText"/>
      </w:pPr>
      <w:r>
        <w:t xml:space="preserve">BSH: last one of yours is my </w:t>
      </w:r>
      <w:proofErr w:type="spellStart"/>
      <w:r>
        <w:t>fav</w:t>
      </w:r>
      <w:proofErr w:type="spellEnd"/>
      <w:r>
        <w:t>.</w:t>
      </w:r>
    </w:p>
  </w:comment>
  <w:comment w:id="1" w:author="Anne Salomon" w:date="2015-12-02T13:52:00Z" w:initials="AS">
    <w:p w14:paraId="1E2DAED2" w14:textId="77777777" w:rsidR="00C35049" w:rsidRDefault="00C35049">
      <w:pPr>
        <w:pStyle w:val="CommentText"/>
      </w:pPr>
      <w:r>
        <w:rPr>
          <w:rStyle w:val="CommentReference"/>
        </w:rPr>
        <w:annotationRef/>
      </w:r>
      <w:r>
        <w:t>Check out the title of Pace et al.’s latest Frontiers piece:</w:t>
      </w:r>
    </w:p>
    <w:p w14:paraId="5998613D" w14:textId="77777777" w:rsidR="00C35049" w:rsidRDefault="00C35049">
      <w:pPr>
        <w:pStyle w:val="CommentText"/>
      </w:pPr>
      <w:r>
        <w:t>With and without warning: managing ecosystems in a changing world</w:t>
      </w:r>
    </w:p>
    <w:p w14:paraId="45D74EC8" w14:textId="77777777" w:rsidR="00C35049" w:rsidRDefault="00C35049">
      <w:pPr>
        <w:pStyle w:val="CommentText"/>
      </w:pPr>
    </w:p>
    <w:p w14:paraId="6FF61E87" w14:textId="77777777" w:rsidR="00C35049" w:rsidRDefault="00C35049">
      <w:pPr>
        <w:pStyle w:val="CommentText"/>
      </w:pPr>
    </w:p>
  </w:comment>
  <w:comment w:id="23" w:author="Ben Halpern" w:date="2015-10-28T21:46:00Z" w:initials="BH">
    <w:p w14:paraId="4FFE1302" w14:textId="77777777" w:rsidR="00C35049" w:rsidRDefault="00C35049">
      <w:pPr>
        <w:pStyle w:val="CommentText"/>
      </w:pPr>
      <w:r>
        <w:rPr>
          <w:rStyle w:val="CommentReference"/>
        </w:rPr>
        <w:annotationRef/>
      </w:r>
      <w:r>
        <w:t>Maybe keep as short title even if cut from main title?  Clever way to get that message across.</w:t>
      </w:r>
    </w:p>
  </w:comment>
  <w:comment w:id="24" w:author="Ben Halpern" w:date="2015-10-28T21:46:00Z" w:initials="BH">
    <w:p w14:paraId="612C1834" w14:textId="77777777" w:rsidR="00C35049" w:rsidRDefault="00C35049">
      <w:pPr>
        <w:pStyle w:val="CommentText"/>
      </w:pPr>
      <w:r>
        <w:rPr>
          <w:rStyle w:val="CommentReference"/>
        </w:rPr>
        <w:annotationRef/>
      </w:r>
      <w:r>
        <w:t>If not in title, then add here so that searches on this term find the paper.</w:t>
      </w:r>
    </w:p>
  </w:comment>
  <w:comment w:id="25" w:author="Adrian Stier" w:date="2015-12-12T18:10:00Z" w:initials="AS">
    <w:p w14:paraId="6009DDEE" w14:textId="7593D697" w:rsidR="00DF3381" w:rsidRDefault="00DF3381" w:rsidP="00DF3381">
      <w:pPr>
        <w:pStyle w:val="ListParagraph"/>
        <w:numPr>
          <w:ilvl w:val="1"/>
          <w:numId w:val="11"/>
        </w:numPr>
        <w:rPr>
          <w:rFonts w:ascii="Helvetica" w:hAnsi="Helvetica"/>
          <w:sz w:val="22"/>
          <w:szCs w:val="22"/>
        </w:rPr>
      </w:pPr>
      <w:r>
        <w:rPr>
          <w:rStyle w:val="CommentReference"/>
        </w:rPr>
        <w:annotationRef/>
      </w:r>
      <w:proofErr w:type="gramStart"/>
      <w:r>
        <w:rPr>
          <w:rFonts w:ascii="Helvetica" w:hAnsi="Helvetica"/>
          <w:sz w:val="22"/>
          <w:szCs w:val="22"/>
        </w:rPr>
        <w:t>Anne :</w:t>
      </w:r>
      <w:proofErr w:type="gramEnd"/>
      <w:r>
        <w:rPr>
          <w:rFonts w:ascii="Helvetica" w:hAnsi="Helvetica"/>
          <w:sz w:val="22"/>
          <w:szCs w:val="22"/>
        </w:rPr>
        <w:t xml:space="preserve"> I would consistently place the terms ‘management’ or ‘biological’ before the terms ‘threshold’ and ‘tipping point’ to be clear but given the latter are synonyms, I wouldn’t necessarily equate one with management and the other with a biological process, otherwise, it may lead readers to think that we see a difference between the terms ‘threshold’ and ‘tipping point’…. Although I now see that you make these synonyms clear in your first sentence – nice!</w:t>
      </w:r>
    </w:p>
    <w:p w14:paraId="2BD7637A" w14:textId="01100E86" w:rsidR="00DF3381" w:rsidRDefault="00DF3381">
      <w:pPr>
        <w:pStyle w:val="CommentText"/>
      </w:pPr>
    </w:p>
  </w:comment>
  <w:comment w:id="26" w:author="Adrian Stier" w:date="2015-12-12T18:10:00Z" w:initials="AS">
    <w:p w14:paraId="7F17370F" w14:textId="3393FF89" w:rsidR="00A54186" w:rsidRDefault="00A54186" w:rsidP="00A54186">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w:t>
      </w:r>
      <w:r w:rsidR="00DF3381">
        <w:rPr>
          <w:rFonts w:ascii="Helvetica" w:hAnsi="Helvetica"/>
          <w:sz w:val="22"/>
          <w:szCs w:val="22"/>
        </w:rPr>
        <w:t>nne</w:t>
      </w:r>
      <w:r>
        <w:rPr>
          <w:rFonts w:ascii="Helvetica" w:hAnsi="Helvetica"/>
          <w:sz w:val="22"/>
          <w:szCs w:val="22"/>
        </w:rPr>
        <w:t>: I like this idea. It’s almost like quantifying the forgone opportunity (or harvest or, restoration or…) due to uncertainty in the biological tipping point…</w:t>
      </w:r>
    </w:p>
    <w:p w14:paraId="46F0ADFE" w14:textId="1A4FB674" w:rsidR="00A54186" w:rsidRDefault="00A54186">
      <w:pPr>
        <w:pStyle w:val="CommentText"/>
      </w:pPr>
    </w:p>
  </w:comment>
  <w:comment w:id="29" w:author="Anne Salomon" w:date="2015-12-08T15:13:00Z" w:initials="AS">
    <w:p w14:paraId="46ACFD32" w14:textId="77777777" w:rsidR="00C35049" w:rsidRDefault="00C35049">
      <w:pPr>
        <w:pStyle w:val="CommentText"/>
      </w:pPr>
      <w:r>
        <w:rPr>
          <w:rStyle w:val="CommentReference"/>
        </w:rPr>
        <w:annotationRef/>
      </w:r>
      <w:r>
        <w:t>The two sequential ‘</w:t>
      </w:r>
      <w:proofErr w:type="spellStart"/>
      <w:r>
        <w:t>ings</w:t>
      </w:r>
      <w:proofErr w:type="spellEnd"/>
      <w:r>
        <w:t>’ sound odd, thus my slight rearrangement…. Or simply remove ‘crossing’</w:t>
      </w:r>
    </w:p>
  </w:comment>
  <w:comment w:id="30" w:author="Anne Salomon" w:date="2015-12-02T15:55:00Z" w:initials="AS">
    <w:p w14:paraId="757A444C" w14:textId="77777777" w:rsidR="00C35049" w:rsidRDefault="00C35049">
      <w:pPr>
        <w:pStyle w:val="CommentText"/>
      </w:pPr>
      <w:r>
        <w:rPr>
          <w:rStyle w:val="CommentReference"/>
        </w:rPr>
        <w:annotationRef/>
      </w:r>
      <w:r>
        <w:t>Or ‘government institutions’</w:t>
      </w:r>
    </w:p>
  </w:comment>
  <w:comment w:id="31" w:author="Anne Salomon" w:date="2015-12-02T15:59:00Z" w:initials="AS">
    <w:p w14:paraId="6E9B0F58" w14:textId="77777777" w:rsidR="00C35049" w:rsidRDefault="00C35049">
      <w:pPr>
        <w:pStyle w:val="CommentText"/>
      </w:pPr>
      <w:r>
        <w:rPr>
          <w:rStyle w:val="CommentReference"/>
        </w:rPr>
        <w:annotationRef/>
      </w:r>
      <w:r>
        <w:t>Not always a cascade – implying top to bottom…</w:t>
      </w:r>
    </w:p>
  </w:comment>
  <w:comment w:id="32" w:author="Anne Salomon" w:date="2015-12-02T16:05:00Z" w:initials="AS">
    <w:p w14:paraId="4DA886FF" w14:textId="77777777" w:rsidR="00C35049" w:rsidRDefault="00C35049">
      <w:pPr>
        <w:pStyle w:val="CommentText"/>
      </w:pPr>
      <w:r>
        <w:rPr>
          <w:rStyle w:val="CommentReference"/>
        </w:rPr>
        <w:annotationRef/>
      </w:r>
      <w:r>
        <w:t xml:space="preserve">‘Mange*’ used 4 times in this little phrase… Can we replace one with a more specific term? State-dependent </w:t>
      </w:r>
      <w:r w:rsidRPr="00624B85">
        <w:rPr>
          <w:b/>
        </w:rPr>
        <w:t>management</w:t>
      </w:r>
      <w:r>
        <w:t xml:space="preserve"> to identify </w:t>
      </w:r>
      <w:r w:rsidRPr="00624B85">
        <w:rPr>
          <w:b/>
        </w:rPr>
        <w:t xml:space="preserve">management </w:t>
      </w:r>
      <w:proofErr w:type="gramStart"/>
      <w:r>
        <w:t>thresholds…..</w:t>
      </w:r>
      <w:proofErr w:type="gramEnd"/>
    </w:p>
  </w:comment>
  <w:comment w:id="33" w:author="Crow White" w:date="2015-11-20T12:25:00Z" w:initials="CW">
    <w:p w14:paraId="554FD15B" w14:textId="77777777" w:rsidR="00C35049" w:rsidRDefault="00C35049">
      <w:pPr>
        <w:pStyle w:val="CommentText"/>
      </w:pPr>
      <w:r>
        <w:rPr>
          <w:rStyle w:val="CommentReference"/>
        </w:rPr>
        <w:annotationRef/>
      </w:r>
      <w:r>
        <w:t>Costello et al. 2010 PNAS: Value of spatial information in designing MPAs to increase fisheries profits</w:t>
      </w:r>
    </w:p>
    <w:p w14:paraId="721F7F66" w14:textId="77777777" w:rsidR="00C35049" w:rsidRDefault="00C35049">
      <w:pPr>
        <w:pStyle w:val="CommentText"/>
      </w:pPr>
    </w:p>
    <w:p w14:paraId="3D67691C" w14:textId="77777777" w:rsidR="00C35049" w:rsidRDefault="00C35049">
      <w:pPr>
        <w:pStyle w:val="CommentText"/>
      </w:pPr>
      <w:r>
        <w:t xml:space="preserve">Costello and </w:t>
      </w:r>
      <w:proofErr w:type="spellStart"/>
      <w:r>
        <w:t>Polasky</w:t>
      </w:r>
      <w:proofErr w:type="spellEnd"/>
      <w:r>
        <w:t xml:space="preserve"> 2008 JEEM: Optimal harvesting of stochastic spatial resources, which requires monitoring to identify the stochastic patterns, increases fisheries value</w:t>
      </w:r>
    </w:p>
    <w:p w14:paraId="43383728" w14:textId="77777777" w:rsidR="00C35049" w:rsidRDefault="00C35049">
      <w:pPr>
        <w:pStyle w:val="CommentText"/>
      </w:pPr>
    </w:p>
    <w:p w14:paraId="5EA8C728" w14:textId="77777777" w:rsidR="00C35049" w:rsidRDefault="00C35049">
      <w:pPr>
        <w:pStyle w:val="CommentText"/>
      </w:pPr>
      <w:proofErr w:type="spellStart"/>
      <w:r>
        <w:t>Sethi</w:t>
      </w:r>
      <w:proofErr w:type="spellEnd"/>
      <w:r>
        <w:t xml:space="preserve"> et al. 2005 JEEM: Similar to C&amp;P 2008 JEEM</w:t>
      </w:r>
    </w:p>
    <w:p w14:paraId="0BED2A44" w14:textId="77777777" w:rsidR="00C35049" w:rsidRDefault="00C35049">
      <w:pPr>
        <w:pStyle w:val="CommentText"/>
      </w:pPr>
    </w:p>
    <w:p w14:paraId="247B394A" w14:textId="77777777" w:rsidR="00C35049" w:rsidRDefault="00C35049">
      <w:pPr>
        <w:pStyle w:val="CommentText"/>
      </w:pPr>
      <w:r>
        <w:t xml:space="preserve">See </w:t>
      </w:r>
      <w:proofErr w:type="spellStart"/>
      <w:r>
        <w:t>Polasky</w:t>
      </w:r>
      <w:proofErr w:type="spellEnd"/>
      <w:r>
        <w:t xml:space="preserve"> et al. 2011 TREE for discussion of how thresholds science changes (simplifies) the decision space for managers</w:t>
      </w:r>
    </w:p>
    <w:p w14:paraId="26518368" w14:textId="77777777" w:rsidR="00C35049" w:rsidRDefault="00C35049">
      <w:pPr>
        <w:pStyle w:val="CommentText"/>
      </w:pPr>
    </w:p>
    <w:p w14:paraId="202AF71D" w14:textId="77777777" w:rsidR="00C35049" w:rsidRDefault="00C35049">
      <w:pPr>
        <w:pStyle w:val="CommentText"/>
      </w:pPr>
      <w:r w:rsidRPr="00871659">
        <w:rPr>
          <w:b/>
        </w:rPr>
        <w:t>AS</w:t>
      </w:r>
      <w:r>
        <w:t xml:space="preserve">: Crow – can you help work these citations in?  </w:t>
      </w:r>
    </w:p>
  </w:comment>
  <w:comment w:id="34" w:author="Crow White" w:date="2015-11-20T12:25:00Z" w:initials="CW">
    <w:p w14:paraId="2B56CE35" w14:textId="77777777" w:rsidR="00C35049" w:rsidRDefault="00C35049">
      <w:pPr>
        <w:pStyle w:val="CommentText"/>
      </w:pPr>
      <w:r>
        <w:rPr>
          <w:rStyle w:val="CommentReference"/>
        </w:rPr>
        <w:annotationRef/>
      </w:r>
      <w:r>
        <w:t>Possibly some relevant literature:</w:t>
      </w:r>
    </w:p>
    <w:p w14:paraId="3C318359" w14:textId="77777777" w:rsidR="00C35049" w:rsidRDefault="00C35049">
      <w:pPr>
        <w:pStyle w:val="CommentText"/>
      </w:pPr>
      <w:r>
        <w:t xml:space="preserve">Fuller et al. 2008 </w:t>
      </w:r>
      <w:proofErr w:type="spellStart"/>
      <w:r>
        <w:t>Ecol</w:t>
      </w:r>
      <w:proofErr w:type="spellEnd"/>
      <w:r>
        <w:t xml:space="preserve"> Apps</w:t>
      </w:r>
    </w:p>
    <w:p w14:paraId="5288BABB" w14:textId="77777777" w:rsidR="00C35049" w:rsidRDefault="00C35049">
      <w:pPr>
        <w:pStyle w:val="CommentText"/>
      </w:pPr>
    </w:p>
    <w:p w14:paraId="62708A1F" w14:textId="77777777" w:rsidR="00C35049" w:rsidRDefault="00C35049">
      <w:pPr>
        <w:pStyle w:val="CommentText"/>
      </w:pPr>
      <w:r>
        <w:t xml:space="preserve">Note: MPAs are a good example of a blunt management tool used to combat lowering stocks, as opposed to a more nuanced </w:t>
      </w:r>
      <w:proofErr w:type="spellStart"/>
      <w:r>
        <w:t>spatio</w:t>
      </w:r>
      <w:proofErr w:type="spellEnd"/>
      <w:r>
        <w:t xml:space="preserve">-temporal set of harvest regulations that are sharper and maybe more effective but require more info to set up. Maybe see Grafton et al. 2005 Bull Math </w:t>
      </w:r>
      <w:proofErr w:type="spellStart"/>
      <w:r>
        <w:t>Biol</w:t>
      </w:r>
      <w:proofErr w:type="spellEnd"/>
      <w:r>
        <w:t xml:space="preserve">, and </w:t>
      </w:r>
      <w:proofErr w:type="spellStart"/>
      <w:r>
        <w:t>Mangel</w:t>
      </w:r>
      <w:proofErr w:type="spellEnd"/>
      <w:r>
        <w:t xml:space="preserve"> 2000 EER (check it out alone for the second sentence in the Intro…</w:t>
      </w:r>
      <w:proofErr w:type="gramStart"/>
      <w:r>
        <w:t>”.</w:t>
      </w:r>
      <w:proofErr w:type="gramEnd"/>
      <w:r>
        <w:t xml:space="preserve"> Also </w:t>
      </w:r>
      <w:r w:rsidRPr="00B00779">
        <w:t>Stefansso</w:t>
      </w:r>
      <w:r>
        <w:t xml:space="preserve">n and </w:t>
      </w:r>
      <w:proofErr w:type="spellStart"/>
      <w:r>
        <w:t>Roesnberg</w:t>
      </w:r>
      <w:proofErr w:type="spellEnd"/>
      <w:r>
        <w:t xml:space="preserve"> 2005 Phil Trans Roy </w:t>
      </w:r>
      <w:proofErr w:type="spellStart"/>
      <w:r>
        <w:t>Soc</w:t>
      </w:r>
      <w:proofErr w:type="spellEnd"/>
      <w:r>
        <w:t xml:space="preserve"> B</w:t>
      </w:r>
    </w:p>
    <w:p w14:paraId="126FC093" w14:textId="77777777" w:rsidR="00C35049" w:rsidRDefault="00C35049">
      <w:pPr>
        <w:pStyle w:val="CommentText"/>
      </w:pPr>
    </w:p>
    <w:p w14:paraId="643B7DCC" w14:textId="77777777" w:rsidR="00C35049" w:rsidRDefault="00C35049">
      <w:pPr>
        <w:pStyle w:val="CommentText"/>
      </w:pPr>
      <w:r w:rsidRPr="00CA65F6">
        <w:rPr>
          <w:b/>
        </w:rPr>
        <w:t>AS</w:t>
      </w:r>
      <w:r>
        <w:t>: great points. Can you go one step further and add these citations in please?</w:t>
      </w:r>
    </w:p>
  </w:comment>
  <w:comment w:id="35" w:author="Timothy Essington" w:date="2015-12-02T16:16:00Z" w:initials="TE">
    <w:p w14:paraId="5955F65D" w14:textId="77777777" w:rsidR="00C35049" w:rsidRDefault="00C35049">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51D94645" w14:textId="77777777" w:rsidR="00C35049" w:rsidRDefault="00C35049">
      <w:pPr>
        <w:pStyle w:val="CommentText"/>
      </w:pPr>
    </w:p>
    <w:p w14:paraId="1769A1E8" w14:textId="77777777" w:rsidR="00C35049" w:rsidRDefault="00C35049">
      <w:pPr>
        <w:pStyle w:val="CommentText"/>
      </w:pPr>
      <w:r w:rsidRPr="00E97B70">
        <w:rPr>
          <w:b/>
        </w:rPr>
        <w:t>AS</w:t>
      </w:r>
      <w:r>
        <w:t xml:space="preserve">: I see your point. I’m not sure the best way to deal with this, since I’m not sure I agree that we can use an </w:t>
      </w:r>
      <w:proofErr w:type="spellStart"/>
      <w:r>
        <w:t>allee</w:t>
      </w:r>
      <w:proofErr w:type="spellEnd"/>
      <w:r>
        <w:t xml:space="preserve"> model as a proxy, lets chat. </w:t>
      </w:r>
    </w:p>
    <w:p w14:paraId="4A74F6C8" w14:textId="77777777" w:rsidR="00C35049" w:rsidRDefault="00C35049">
      <w:pPr>
        <w:pStyle w:val="CommentText"/>
      </w:pPr>
      <w:r>
        <w:t xml:space="preserve"> </w:t>
      </w:r>
    </w:p>
  </w:comment>
  <w:comment w:id="36" w:author="Anne Salomon" w:date="2015-12-08T15:15:00Z" w:initials="AS">
    <w:p w14:paraId="042C24A9" w14:textId="77777777" w:rsidR="00C35049" w:rsidRDefault="00C35049">
      <w:pPr>
        <w:pStyle w:val="CommentText"/>
      </w:pPr>
      <w:r>
        <w:rPr>
          <w:rStyle w:val="CommentReference"/>
        </w:rPr>
        <w:annotationRef/>
      </w:r>
      <w:r>
        <w:t>I’d be consistent with these terms throughout the text to avoid any confusion over which model you’re talking /writing about</w:t>
      </w:r>
    </w:p>
  </w:comment>
  <w:comment w:id="37" w:author="Crow White" w:date="2015-11-03T09:10:00Z" w:initials="CW">
    <w:p w14:paraId="2C871E3E" w14:textId="77777777" w:rsidR="00C35049" w:rsidRDefault="00C35049">
      <w:pPr>
        <w:pStyle w:val="CommentText"/>
      </w:pPr>
      <w:r>
        <w:rPr>
          <w:rStyle w:val="CommentReference"/>
        </w:rPr>
        <w:annotationRef/>
      </w:r>
      <w:r>
        <w:t xml:space="preserve">Is there by chance a definitive (or at least most recognized) model of the </w:t>
      </w:r>
      <w:proofErr w:type="spellStart"/>
      <w:r>
        <w:t>Allee</w:t>
      </w:r>
      <w:proofErr w:type="spellEnd"/>
      <w:r>
        <w:t xml:space="preserve"> effect? I’ve seen multiple versions. E.g., dB/</w:t>
      </w:r>
      <w:proofErr w:type="spellStart"/>
      <w:r>
        <w:t>dt</w:t>
      </w:r>
      <w:proofErr w:type="spellEnd"/>
      <w:r>
        <w:t xml:space="preserve"> = </w:t>
      </w:r>
      <w:proofErr w:type="spellStart"/>
      <w:r>
        <w:t>rB</w:t>
      </w:r>
      <w:proofErr w:type="spellEnd"/>
      <w:r>
        <w:t xml:space="preserve">*(1-B/K)(1-A/B), by </w:t>
      </w:r>
      <w:proofErr w:type="spellStart"/>
      <w:r>
        <w:t>Courchamp</w:t>
      </w:r>
      <w:proofErr w:type="spellEnd"/>
      <w:r>
        <w:t xml:space="preserve"> et al. 2008:67</w:t>
      </w:r>
    </w:p>
    <w:p w14:paraId="56A008DD" w14:textId="77777777" w:rsidR="00C35049" w:rsidRDefault="00C35049">
      <w:pPr>
        <w:pStyle w:val="CommentText"/>
      </w:pPr>
    </w:p>
    <w:p w14:paraId="5480E60B" w14:textId="77777777" w:rsidR="00C35049" w:rsidRDefault="00C35049">
      <w:pPr>
        <w:pStyle w:val="CommentText"/>
      </w:pPr>
      <w:r w:rsidRPr="006F4702">
        <w:rPr>
          <w:b/>
        </w:rPr>
        <w:t>TE</w:t>
      </w:r>
      <w:r>
        <w:t xml:space="preserve">: This </w:t>
      </w:r>
      <w:proofErr w:type="gramStart"/>
      <w:r>
        <w:t>is  the</w:t>
      </w:r>
      <w:proofErr w:type="gramEnd"/>
      <w:r>
        <w:t xml:space="preserve"> parameterization from Morris and </w:t>
      </w:r>
      <w:proofErr w:type="spellStart"/>
      <w:r>
        <w:t>Doak’s</w:t>
      </w:r>
      <w:proofErr w:type="spellEnd"/>
      <w:r>
        <w:t xml:space="preserve"> quantitative conservation biology.  I find it easy and intuitive to use.  </w:t>
      </w:r>
    </w:p>
  </w:comment>
  <w:comment w:id="38" w:author="Timothy Essington" w:date="2015-11-09T17:08:00Z" w:initials="TE">
    <w:p w14:paraId="70061314" w14:textId="77777777" w:rsidR="00C35049" w:rsidRDefault="00C35049">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C35049" w:rsidRDefault="00C35049">
      <w:pPr>
        <w:pStyle w:val="CommentText"/>
      </w:pPr>
    </w:p>
    <w:p w14:paraId="6AB75C3E" w14:textId="77777777" w:rsidR="00C35049" w:rsidRDefault="00C35049">
      <w:pPr>
        <w:pStyle w:val="CommentText"/>
      </w:pPr>
      <w:r w:rsidRPr="00B75DF6">
        <w:rPr>
          <w:b/>
        </w:rPr>
        <w:t>AS:</w:t>
      </w:r>
      <w:r>
        <w:t xml:space="preserve"> No, it’s not. We can fix this, but I’m not sure it’s all that important. Perhaps we wait for reviews?  </w:t>
      </w:r>
    </w:p>
  </w:comment>
  <w:comment w:id="39" w:author="Timothy Essington" w:date="2015-11-09T17:10:00Z" w:initials="TE">
    <w:p w14:paraId="175A9EFA" w14:textId="77777777" w:rsidR="00C35049" w:rsidRDefault="00C35049">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C35049" w:rsidRDefault="00C35049">
      <w:pPr>
        <w:pStyle w:val="CommentText"/>
      </w:pPr>
    </w:p>
    <w:p w14:paraId="0E8A3793" w14:textId="77777777" w:rsidR="00C35049" w:rsidRDefault="00C35049">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40" w:author="Crow White" w:date="2015-11-09T17:10:00Z" w:initials="CW">
    <w:p w14:paraId="6782CCF4" w14:textId="77777777" w:rsidR="00C35049" w:rsidRDefault="00C35049">
      <w:pPr>
        <w:pStyle w:val="CommentText"/>
      </w:pPr>
      <w:r>
        <w:rPr>
          <w:rStyle w:val="CommentReference"/>
        </w:rPr>
        <w:annotationRef/>
      </w:r>
      <w:r>
        <w:t xml:space="preserve">You have </w:t>
      </w:r>
      <w:proofErr w:type="spellStart"/>
      <w:r>
        <w:t>suddently</w:t>
      </w:r>
      <w:proofErr w:type="spellEnd"/>
      <w:r>
        <w:t xml:space="preserve"> included </w:t>
      </w:r>
      <w:proofErr w:type="spellStart"/>
      <w:r>
        <w:t>catchability</w:t>
      </w:r>
      <w:proofErr w:type="spellEnd"/>
      <w:r>
        <w:t xml:space="preserve"> now, whereas I believe it needs to be in the calculation of MSY and </w:t>
      </w:r>
      <w:proofErr w:type="spellStart"/>
      <w:r>
        <w:t>Bmsy</w:t>
      </w:r>
      <w:proofErr w:type="spellEnd"/>
      <w:r>
        <w:t>, as described in my comment above.</w:t>
      </w:r>
    </w:p>
    <w:p w14:paraId="1FFDA294" w14:textId="77777777" w:rsidR="00C35049" w:rsidRDefault="00C35049">
      <w:pPr>
        <w:pStyle w:val="CommentText"/>
      </w:pPr>
    </w:p>
    <w:p w14:paraId="6052DDDB" w14:textId="77777777" w:rsidR="00C35049" w:rsidRDefault="00C35049">
      <w:pPr>
        <w:pStyle w:val="CommentText"/>
      </w:pPr>
      <w:r w:rsidRPr="001B75AF">
        <w:rPr>
          <w:b/>
        </w:rPr>
        <w:t>AS:</w:t>
      </w:r>
      <w:r>
        <w:t xml:space="preserve"> you’re right. H is max harvest mortality H = Eq. I think the edits follow here but double check me? </w:t>
      </w:r>
    </w:p>
  </w:comment>
  <w:comment w:id="41" w:author="Timothy Essington" w:date="2015-11-09T16:46:00Z" w:initials="TE">
    <w:p w14:paraId="66160F72" w14:textId="77777777" w:rsidR="00C35049" w:rsidRDefault="00C35049">
      <w:pPr>
        <w:pStyle w:val="CommentText"/>
      </w:pPr>
      <w:r>
        <w:rPr>
          <w:rStyle w:val="CommentReference"/>
        </w:rPr>
        <w:annotationRef/>
      </w:r>
      <w:r>
        <w:t>What I wrote is probably incorrect…</w:t>
      </w:r>
      <w:proofErr w:type="gramStart"/>
      <w:r>
        <w:t>.but</w:t>
      </w:r>
      <w:proofErr w:type="gramEnd"/>
      <w:r>
        <w:t xml:space="preserve"> I am getting a bit lost as to where this cost is being applied in the results.   I think my confusion comes in because this term is considered only in </w:t>
      </w:r>
      <w:proofErr w:type="gramStart"/>
      <w:r>
        <w:t>the  last</w:t>
      </w:r>
      <w:proofErr w:type="gramEnd"/>
      <w:r>
        <w:t xml:space="preserve"> part of the results - the rest just looks at NPV w/out looking at monitoring costs.  That is OK, I think, just need to be clear about that and give a reasonable justification for it (like the first part is intended to reveal basic properties of the coupled resource - management system under uncertainty, the second is to weight costs and benefits of different monitoring scenarios)</w:t>
      </w:r>
    </w:p>
    <w:p w14:paraId="775B7009" w14:textId="77777777" w:rsidR="00C35049" w:rsidRDefault="00C35049">
      <w:pPr>
        <w:pStyle w:val="CommentText"/>
      </w:pPr>
    </w:p>
    <w:p w14:paraId="09E6117E" w14:textId="77777777" w:rsidR="00C35049" w:rsidRDefault="00C35049">
      <w:pPr>
        <w:pStyle w:val="CommentText"/>
      </w:pPr>
      <w:r w:rsidRPr="002F410D">
        <w:rPr>
          <w:b/>
        </w:rPr>
        <w:t>AS</w:t>
      </w:r>
      <w:r>
        <w:t xml:space="preserve">: Thanks this is helpful. I’ve edited to clarify, and I like the stepwise approach you offered. </w:t>
      </w:r>
    </w:p>
  </w:comment>
  <w:comment w:id="42" w:author="Ben Halpern" w:date="2015-11-09T16:45:00Z" w:initials="BH">
    <w:p w14:paraId="5A39CAF1" w14:textId="77777777" w:rsidR="00C35049" w:rsidRDefault="00C35049">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C35049" w:rsidRDefault="00C35049">
      <w:pPr>
        <w:pStyle w:val="CommentText"/>
      </w:pPr>
    </w:p>
    <w:p w14:paraId="773F4C70" w14:textId="77777777" w:rsidR="00C35049" w:rsidRDefault="00C35049">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43" w:author="Anne Salomon" w:date="2015-12-08T15:15:00Z" w:initials="AS">
    <w:p w14:paraId="52645E72" w14:textId="77777777" w:rsidR="00C35049" w:rsidRDefault="00C35049">
      <w:pPr>
        <w:pStyle w:val="CommentText"/>
      </w:pPr>
      <w:r>
        <w:rPr>
          <w:rStyle w:val="CommentReference"/>
        </w:rPr>
        <w:annotationRef/>
      </w:r>
      <w:r>
        <w:t>What kinds of consequences????</w:t>
      </w:r>
    </w:p>
  </w:comment>
  <w:comment w:id="44" w:author="Anne Salomon" w:date="2015-12-08T15:26:00Z" w:initials="AS">
    <w:p w14:paraId="6F881BB2" w14:textId="77777777" w:rsidR="00C35049" w:rsidRDefault="00C35049">
      <w:pPr>
        <w:pStyle w:val="CommentText"/>
      </w:pPr>
      <w:r>
        <w:rPr>
          <w:rStyle w:val="CommentReference"/>
        </w:rPr>
        <w:annotationRef/>
      </w:r>
      <w:r>
        <w:t>Equivalent to Hypotheses? Out of curiosity, why use intuition? Just wondering….</w:t>
      </w:r>
    </w:p>
  </w:comment>
  <w:comment w:id="45" w:author="Timothy Essington" w:date="2015-11-17T09:16:00Z" w:initials="TE">
    <w:p w14:paraId="539B652A" w14:textId="77777777" w:rsidR="00C35049" w:rsidRDefault="00C35049" w:rsidP="00D20477">
      <w:pPr>
        <w:pStyle w:val="CommentText"/>
      </w:pPr>
      <w:r>
        <w:rPr>
          <w:rStyle w:val="CommentReference"/>
        </w:rPr>
        <w:annotationRef/>
      </w:r>
      <w:r>
        <w:t xml:space="preserve">This term is potentially confusing.  Let’s call this a management threshold – actually even that isn’t right because it’s a threshold </w:t>
      </w:r>
      <w:proofErr w:type="spellStart"/>
      <w:r>
        <w:t>fron</w:t>
      </w:r>
      <w:proofErr w:type="spellEnd"/>
      <w:r>
        <w:t xml:space="preserve"> the perspective of resource users.  Hmmm…</w:t>
      </w:r>
      <w:proofErr w:type="gramStart"/>
      <w:r>
        <w:t>.either</w:t>
      </w:r>
      <w:proofErr w:type="gramEnd"/>
      <w:r>
        <w:t xml:space="preserve"> way we’ll need to add more words to explain this and avoid confusion</w:t>
      </w:r>
    </w:p>
    <w:p w14:paraId="0B84CC82" w14:textId="77777777" w:rsidR="00C35049" w:rsidRDefault="00C35049" w:rsidP="00D20477">
      <w:pPr>
        <w:pStyle w:val="CommentText"/>
      </w:pPr>
    </w:p>
    <w:p w14:paraId="00A65F50" w14:textId="77777777" w:rsidR="00C35049" w:rsidRPr="00A42605" w:rsidRDefault="00C35049" w:rsidP="00D20477">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46" w:author="Anne Salomon" w:date="2015-12-08T15:44:00Z" w:initials="AS">
    <w:p w14:paraId="09A32980" w14:textId="77777777" w:rsidR="00C35049" w:rsidRDefault="00C35049">
      <w:pPr>
        <w:pStyle w:val="CommentText"/>
      </w:pPr>
      <w:r>
        <w:rPr>
          <w:rStyle w:val="CommentReference"/>
        </w:rPr>
        <w:annotationRef/>
      </w:r>
      <w:r>
        <w:t>So, crossing a management threshold is equivalent to ‘implementation error’?</w:t>
      </w:r>
    </w:p>
  </w:comment>
  <w:comment w:id="48" w:author="Anne Salomon" w:date="2015-12-10T14:40:00Z" w:initials="AS">
    <w:p w14:paraId="537BD822" w14:textId="77777777" w:rsidR="00C35049" w:rsidRDefault="00C35049">
      <w:pPr>
        <w:pStyle w:val="CommentText"/>
      </w:pPr>
      <w:r>
        <w:rPr>
          <w:rStyle w:val="CommentReference"/>
        </w:rPr>
        <w:annotationRef/>
      </w:r>
      <w:r>
        <w:t xml:space="preserve">Do we need to define this </w:t>
      </w:r>
      <w:proofErr w:type="gramStart"/>
      <w:r>
        <w:t>ecologically….?</w:t>
      </w:r>
      <w:proofErr w:type="gramEnd"/>
    </w:p>
  </w:comment>
  <w:comment w:id="47" w:author="Ben Halpern" w:date="2015-11-17T09:14:00Z" w:initials="BH">
    <w:p w14:paraId="511F8461" w14:textId="77777777" w:rsidR="00C35049" w:rsidRDefault="00C35049" w:rsidP="00F82FC2">
      <w:pPr>
        <w:pStyle w:val="CommentText"/>
      </w:pPr>
      <w:r>
        <w:rPr>
          <w:rStyle w:val="CommentReference"/>
        </w:rPr>
        <w:annotationRef/>
      </w:r>
      <w:r>
        <w:t>As stated this seems an obvious outcome – but maybe the obvious needs to be stated?</w:t>
      </w:r>
    </w:p>
    <w:p w14:paraId="41264E50" w14:textId="77777777" w:rsidR="00C35049" w:rsidRDefault="00C35049" w:rsidP="00F82FC2">
      <w:pPr>
        <w:pStyle w:val="CommentText"/>
      </w:pPr>
    </w:p>
    <w:p w14:paraId="75971B11" w14:textId="77777777" w:rsidR="00C35049" w:rsidRDefault="00C35049" w:rsidP="00F82FC2">
      <w:pPr>
        <w:pStyle w:val="CommentText"/>
      </w:pPr>
      <w:r w:rsidRPr="00CC3AF9">
        <w:rPr>
          <w:b/>
        </w:rPr>
        <w:t>AS</w:t>
      </w:r>
      <w:r>
        <w:t xml:space="preserve">: I think it’s intuitive but I also think it’s important to make sure everyone is on the same page. </w:t>
      </w:r>
    </w:p>
  </w:comment>
  <w:comment w:id="49" w:author="Anne Salomon" w:date="2015-12-10T14:54:00Z" w:initials="AS">
    <w:p w14:paraId="438FE744" w14:textId="77777777" w:rsidR="00C35049" w:rsidRDefault="00C35049">
      <w:pPr>
        <w:pStyle w:val="CommentText"/>
      </w:pPr>
      <w:r>
        <w:rPr>
          <w:rStyle w:val="CommentReference"/>
        </w:rPr>
        <w:annotationRef/>
      </w:r>
      <w:r>
        <w:t>Ecosystem or population??? Back to Tim’s earlier point…</w:t>
      </w:r>
    </w:p>
  </w:comment>
  <w:comment w:id="50" w:author="Adrian Stier" w:date="2015-11-24T09:59:00Z" w:initials="AS">
    <w:p w14:paraId="02A803DC" w14:textId="77777777" w:rsidR="00C35049" w:rsidRPr="00D5383E" w:rsidRDefault="00C35049" w:rsidP="004264FB">
      <w:pPr>
        <w:rPr>
          <w:rFonts w:ascii="Helvetica" w:hAnsi="Helvetica"/>
          <w:sz w:val="22"/>
          <w:szCs w:val="22"/>
        </w:rPr>
      </w:pPr>
      <w:r>
        <w:rPr>
          <w:rStyle w:val="CommentReference"/>
        </w:rPr>
        <w:annotationRef/>
      </w:r>
      <w:r>
        <w:rPr>
          <w:rFonts w:ascii="Helvetica" w:hAnsi="Helvetica"/>
          <w:sz w:val="22"/>
          <w:szCs w:val="22"/>
        </w:rPr>
        <w:t>JL: 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02A8AE79" w14:textId="77777777" w:rsidR="00C35049" w:rsidRDefault="00C35049">
      <w:pPr>
        <w:pStyle w:val="CommentText"/>
      </w:pPr>
    </w:p>
  </w:comment>
  <w:comment w:id="51" w:author="Adrian Stier" w:date="2015-11-17T10:13:00Z" w:initials="AS">
    <w:p w14:paraId="1C39F722" w14:textId="77777777" w:rsidR="00C35049" w:rsidRDefault="00C35049">
      <w:pPr>
        <w:pStyle w:val="CommentText"/>
      </w:pPr>
      <w:r>
        <w:rPr>
          <w:rStyle w:val="CommentReference"/>
        </w:rPr>
        <w:annotationRef/>
      </w:r>
      <w:r>
        <w:t xml:space="preserve">We might add more here regarding who’s bearing the cost of monitoring which seems to be exciting to folks we tell about this stuff. Figure 5s2? </w:t>
      </w:r>
    </w:p>
  </w:comment>
  <w:comment w:id="52" w:author="Anne Salomon" w:date="2015-12-11T14:51:00Z" w:initials="AS">
    <w:p w14:paraId="76CA8D0A" w14:textId="77777777" w:rsidR="00C35049" w:rsidRDefault="00C35049">
      <w:pPr>
        <w:pStyle w:val="CommentText"/>
      </w:pPr>
      <w:r>
        <w:rPr>
          <w:rStyle w:val="CommentReference"/>
        </w:rPr>
        <w:annotationRef/>
      </w:r>
      <w:r>
        <w:t>And who bears the cost of the population collapse….</w:t>
      </w:r>
    </w:p>
  </w:comment>
  <w:comment w:id="54" w:author="Anne Salomon" w:date="2015-12-11T16:07:00Z" w:initials="AS">
    <w:p w14:paraId="5391ABF2" w14:textId="77777777" w:rsidR="00C35049" w:rsidRDefault="00C35049">
      <w:pPr>
        <w:pStyle w:val="CommentText"/>
      </w:pPr>
      <w:r>
        <w:rPr>
          <w:rStyle w:val="CommentReference"/>
        </w:rPr>
        <w:annotationRef/>
      </w:r>
      <w:r>
        <w:t>Agreed, but this comes out of left field here. I wonder how we can better set this up…. i.e. foreshadow this concept….</w:t>
      </w:r>
    </w:p>
  </w:comment>
  <w:comment w:id="55" w:author="Ben Halpern" w:date="2015-11-09T17:12:00Z" w:initials="BH">
    <w:p w14:paraId="167E51BC" w14:textId="77777777" w:rsidR="00C35049" w:rsidRDefault="00C35049">
      <w:pPr>
        <w:pStyle w:val="CommentText"/>
      </w:pPr>
      <w:r>
        <w:rPr>
          <w:rStyle w:val="CommentReference"/>
        </w:rPr>
        <w:annotationRef/>
      </w:r>
      <w:r>
        <w:t>Why is this so? Wouldn’t they want to know if their industry is at risk in unhealthy settings too?</w:t>
      </w:r>
    </w:p>
    <w:p w14:paraId="07126594" w14:textId="77777777" w:rsidR="00C35049" w:rsidRDefault="00C35049">
      <w:pPr>
        <w:pStyle w:val="CommentText"/>
      </w:pPr>
    </w:p>
    <w:p w14:paraId="67CF8ECB" w14:textId="77777777" w:rsidR="00C35049" w:rsidRDefault="00C35049">
      <w:pPr>
        <w:pStyle w:val="CommentText"/>
      </w:pPr>
      <w:r w:rsidRPr="00FF7E19">
        <w:rPr>
          <w:b/>
        </w:rPr>
        <w:t>AS</w:t>
      </w:r>
      <w:proofErr w:type="gramStart"/>
      <w:r>
        <w:t>:.</w:t>
      </w:r>
      <w:proofErr w:type="gramEnd"/>
      <w:r>
        <w:t xml:space="preserve"> I suppose that’s also true. I’m having a hard time thinking of a place where this happens, but I could see a world where industry might invest a bunch to try to re-open a resource. Anyone else have thoughts here? </w:t>
      </w:r>
    </w:p>
  </w:comment>
  <w:comment w:id="56" w:author="Anne Salomon" w:date="2015-12-11T16:13:00Z" w:initials="AS">
    <w:p w14:paraId="20A5EC26" w14:textId="77777777" w:rsidR="00C35049" w:rsidRDefault="00C35049">
      <w:pPr>
        <w:pStyle w:val="CommentText"/>
      </w:pPr>
      <w:r>
        <w:rPr>
          <w:rStyle w:val="CommentReference"/>
        </w:rPr>
        <w:annotationRef/>
      </w:r>
      <w:r>
        <w:t>I think incentives for industry are likely a function of the VALUE of the resource – weather it be healthy or not. If the markets are really good, then industry wants to know if and how much they can exploit and thus would want high precision population estimates even if close to a tipping point – on either side…</w:t>
      </w:r>
    </w:p>
    <w:p w14:paraId="33659372" w14:textId="77777777" w:rsidR="00F46399" w:rsidRDefault="00F46399">
      <w:pPr>
        <w:pStyle w:val="CommentText"/>
      </w:pPr>
    </w:p>
  </w:comment>
  <w:comment w:id="57" w:author="Adrian Stier" w:date="2015-12-12T16:56:00Z" w:initials="AS">
    <w:p w14:paraId="5AD655BA" w14:textId="1C3C819A" w:rsidR="00F46399" w:rsidRDefault="00F46399">
      <w:pPr>
        <w:pStyle w:val="CommentText"/>
      </w:pPr>
      <w:r>
        <w:rPr>
          <w:rStyle w:val="CommentReference"/>
        </w:rPr>
        <w:annotationRef/>
      </w:r>
      <w:r>
        <w:rPr>
          <w:rFonts w:ascii="Helvetica" w:hAnsi="Helvetica"/>
          <w:sz w:val="22"/>
          <w:szCs w:val="22"/>
        </w:rPr>
        <w:t>AS: (That is IF the Agency isn’t captured by the industry it is suppose to regulate – which is all to often the case in reality)</w:t>
      </w:r>
    </w:p>
  </w:comment>
  <w:comment w:id="58" w:author="Anne Salomon" w:date="2015-12-11T21:42:00Z" w:initials="AS">
    <w:p w14:paraId="18611E96" w14:textId="77777777" w:rsidR="00C35049" w:rsidRDefault="00C35049">
      <w:pPr>
        <w:pStyle w:val="CommentText"/>
      </w:pPr>
      <w:r>
        <w:rPr>
          <w:rStyle w:val="CommentReference"/>
        </w:rPr>
        <w:annotationRef/>
      </w:r>
      <w:r>
        <w:t>We’ll need to find a good set of references for this example. I’ll see what I can dig up.</w:t>
      </w:r>
    </w:p>
  </w:comment>
  <w:comment w:id="59" w:author="Anne Salomon" w:date="2015-12-11T21:38:00Z" w:initials="AS">
    <w:p w14:paraId="60DF1D7B" w14:textId="77777777" w:rsidR="00C35049" w:rsidRDefault="00C35049">
      <w:pPr>
        <w:pStyle w:val="CommentText"/>
      </w:pPr>
      <w:r>
        <w:rPr>
          <w:rStyle w:val="CommentReference"/>
        </w:rPr>
        <w:annotationRef/>
      </w:r>
      <w:r>
        <w:t xml:space="preserve">Consider citing </w:t>
      </w:r>
      <w:proofErr w:type="spellStart"/>
      <w:r>
        <w:t>Hilborn</w:t>
      </w:r>
      <w:proofErr w:type="spellEnd"/>
      <w:r>
        <w:t xml:space="preserve"> et al. 2005</w:t>
      </w:r>
    </w:p>
  </w:comment>
  <w:comment w:id="60" w:author="Crow White" w:date="2015-11-09T17:13:00Z" w:initials="CW">
    <w:p w14:paraId="6A7AF257" w14:textId="77777777" w:rsidR="00C35049" w:rsidRDefault="00C35049" w:rsidP="00423CCA">
      <w:pPr>
        <w:pStyle w:val="CommentText"/>
      </w:pPr>
      <w:r>
        <w:rPr>
          <w:rStyle w:val="CommentReference"/>
        </w:rPr>
        <w:annotationRef/>
      </w:r>
      <w:r>
        <w:t>Some refs worth considering:</w:t>
      </w:r>
    </w:p>
    <w:p w14:paraId="09AFDAB6" w14:textId="77777777" w:rsidR="00C35049" w:rsidRDefault="00C35049" w:rsidP="00423CCA">
      <w:pPr>
        <w:pStyle w:val="CommentText"/>
      </w:pPr>
    </w:p>
    <w:p w14:paraId="3A662932" w14:textId="77777777" w:rsidR="00C35049" w:rsidRDefault="00C35049" w:rsidP="00423CCA">
      <w:pPr>
        <w:pStyle w:val="CommentText"/>
      </w:pPr>
      <w:r>
        <w:t xml:space="preserve">Gerber et al. 2005 </w:t>
      </w:r>
      <w:proofErr w:type="spellStart"/>
      <w:r>
        <w:t>Ecol</w:t>
      </w:r>
      <w:proofErr w:type="spellEnd"/>
      <w:r>
        <w:t xml:space="preserve"> </w:t>
      </w:r>
      <w:proofErr w:type="spellStart"/>
      <w:r>
        <w:t>Lett</w:t>
      </w:r>
      <w:proofErr w:type="spellEnd"/>
    </w:p>
    <w:p w14:paraId="7C473C07" w14:textId="77777777" w:rsidR="00C35049" w:rsidRDefault="00C35049" w:rsidP="00423CCA">
      <w:pPr>
        <w:pStyle w:val="CommentText"/>
      </w:pPr>
    </w:p>
    <w:p w14:paraId="53D6C2B7" w14:textId="77777777" w:rsidR="00C35049" w:rsidRDefault="00C35049" w:rsidP="00423CCA">
      <w:pPr>
        <w:pStyle w:val="CommentText"/>
      </w:pPr>
      <w:r>
        <w:t xml:space="preserve">Hauser et al. 2006 </w:t>
      </w:r>
      <w:proofErr w:type="spellStart"/>
      <w:r>
        <w:t>Ecol</w:t>
      </w:r>
      <w:proofErr w:type="spellEnd"/>
      <w:r>
        <w:t xml:space="preserve"> Apps: “a monitoring regime that varies according to the state of the system can outperform fixed-interval monitoring”</w:t>
      </w:r>
    </w:p>
    <w:p w14:paraId="70F8CF27" w14:textId="77777777" w:rsidR="00C35049" w:rsidRDefault="00C35049" w:rsidP="00423CCA">
      <w:pPr>
        <w:pStyle w:val="CommentText"/>
      </w:pPr>
      <w:r>
        <w:t>But see:</w:t>
      </w:r>
    </w:p>
    <w:p w14:paraId="143001DB" w14:textId="77777777" w:rsidR="00C35049" w:rsidRDefault="00C35049" w:rsidP="00423CCA">
      <w:pPr>
        <w:pStyle w:val="CommentText"/>
      </w:pPr>
      <w:proofErr w:type="spellStart"/>
      <w:r>
        <w:t>Drechsler</w:t>
      </w:r>
      <w:proofErr w:type="spellEnd"/>
      <w:r>
        <w:t xml:space="preserve"> et al. 2006 </w:t>
      </w:r>
      <w:proofErr w:type="spellStart"/>
      <w:r>
        <w:t>Ecol</w:t>
      </w:r>
      <w:proofErr w:type="spellEnd"/>
      <w:r>
        <w:t xml:space="preserve"> Apps: “the costs of flexible management may reverse the rank order of flexible and fixed conservation strategies, such that fixed strategies may lead to better ecological results than flexible ones for the same financial budget.”</w:t>
      </w:r>
    </w:p>
    <w:p w14:paraId="10C3FD9C" w14:textId="77777777" w:rsidR="00C35049" w:rsidRDefault="00C35049" w:rsidP="00423CCA">
      <w:pPr>
        <w:pStyle w:val="CommentText"/>
      </w:pPr>
    </w:p>
    <w:p w14:paraId="49E51559" w14:textId="77777777" w:rsidR="00C35049" w:rsidRDefault="00C35049" w:rsidP="00423CCA">
      <w:pPr>
        <w:pStyle w:val="CommentText"/>
      </w:pPr>
      <w:r>
        <w:t xml:space="preserve">Hiroyuki et al. 2014 </w:t>
      </w:r>
      <w:proofErr w:type="spellStart"/>
      <w:r>
        <w:t>Popul</w:t>
      </w:r>
      <w:proofErr w:type="spellEnd"/>
      <w:r>
        <w:t xml:space="preserve"> </w:t>
      </w:r>
      <w:proofErr w:type="spellStart"/>
      <w:r>
        <w:t>Ecol</w:t>
      </w:r>
      <w:proofErr w:type="spellEnd"/>
    </w:p>
    <w:p w14:paraId="7470E2B4" w14:textId="77777777" w:rsidR="00C35049" w:rsidRDefault="00C35049" w:rsidP="00423CCA">
      <w:pPr>
        <w:pStyle w:val="CommentText"/>
      </w:pPr>
    </w:p>
    <w:p w14:paraId="29B5F865" w14:textId="77777777" w:rsidR="00C35049" w:rsidRDefault="00C35049" w:rsidP="00423CCA">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45070ED6" w14:textId="77777777" w:rsidR="00C35049" w:rsidRDefault="00C35049" w:rsidP="00423CCA">
      <w:pPr>
        <w:pStyle w:val="CommentText"/>
      </w:pPr>
    </w:p>
    <w:p w14:paraId="3AD100E8" w14:textId="77777777" w:rsidR="00C35049" w:rsidRDefault="00C35049" w:rsidP="00423CCA">
      <w:pPr>
        <w:pStyle w:val="CommentText"/>
      </w:pPr>
      <w:r w:rsidRPr="009908E2">
        <w:rPr>
          <w:b/>
        </w:rPr>
        <w:t>AS</w:t>
      </w:r>
      <w:r>
        <w:t xml:space="preserve">: Great Crow thanks! Can you tackle incorporating these into the text? I’ve pasted the </w:t>
      </w:r>
      <w:proofErr w:type="gramStart"/>
      <w:r>
        <w:t>citations  you</w:t>
      </w:r>
      <w:proofErr w:type="gramEnd"/>
      <w:r>
        <w:t xml:space="preserve"> referenced below. </w:t>
      </w:r>
    </w:p>
  </w:comment>
  <w:comment w:id="61" w:author="Timothy Essington" w:date="2015-11-09T17:14:00Z" w:initials="TE">
    <w:p w14:paraId="7F1CA3F6" w14:textId="77777777" w:rsidR="00C35049" w:rsidRDefault="00C35049">
      <w:pPr>
        <w:pStyle w:val="CommentText"/>
      </w:pPr>
      <w:r>
        <w:rPr>
          <w:rStyle w:val="CommentReference"/>
        </w:rPr>
        <w:annotationRef/>
      </w:r>
      <w:r>
        <w:t>Is the point here just to show people how a log normal error works?  Also</w:t>
      </w:r>
      <w:proofErr w:type="gramStart"/>
      <w:r>
        <w:t>,  check</w:t>
      </w:r>
      <w:proofErr w:type="gramEnd"/>
      <w:r>
        <w:t xml:space="preserve"> y axis, I think this is meant to be proportional to biomass?  Otherwise these are tiny differences, and wouldn’t it depend on what the true biomass is?</w:t>
      </w:r>
    </w:p>
    <w:p w14:paraId="08CB12DA" w14:textId="77777777" w:rsidR="00C35049" w:rsidRDefault="00C35049">
      <w:pPr>
        <w:pStyle w:val="CommentText"/>
      </w:pPr>
    </w:p>
    <w:p w14:paraId="719ED9AF" w14:textId="77777777" w:rsidR="00C35049" w:rsidRDefault="00C35049">
      <w:pPr>
        <w:pStyle w:val="CommentText"/>
      </w:pPr>
      <w:r w:rsidRPr="006554B9">
        <w:rPr>
          <w:b/>
        </w:rPr>
        <w:t>AS</w:t>
      </w:r>
      <w:r>
        <w:t xml:space="preserve">: I was trying to build a figure that helps people visualize the model a bit, but maybe just the top left and bottom right are necessary? </w:t>
      </w:r>
    </w:p>
  </w:comment>
  <w:comment w:id="63" w:author="Anne Salomon" w:date="2015-12-08T15:40:00Z" w:initials="AS">
    <w:p w14:paraId="7611FA05" w14:textId="77777777" w:rsidR="00C35049" w:rsidRDefault="00C35049">
      <w:pPr>
        <w:pStyle w:val="CommentText"/>
      </w:pPr>
      <w:r>
        <w:rPr>
          <w:rStyle w:val="CommentReference"/>
        </w:rPr>
        <w:annotationRef/>
      </w:r>
      <w:proofErr w:type="spellStart"/>
      <w:r>
        <w:t>Ahhh</w:t>
      </w:r>
      <w:proofErr w:type="spellEnd"/>
      <w:r>
        <w:t>, these graphs now look quite a bit smoother than they did but not due to more iterations. Curious: What changed?</w:t>
      </w:r>
    </w:p>
  </w:comment>
  <w:comment w:id="64" w:author="halpern" w:date="2015-11-09T17:15:00Z" w:initials="h">
    <w:p w14:paraId="2AB17DF1" w14:textId="77777777" w:rsidR="00C35049" w:rsidRDefault="00C35049">
      <w:pPr>
        <w:pStyle w:val="CommentText"/>
      </w:pPr>
      <w:r>
        <w:rPr>
          <w:rStyle w:val="CommentReference"/>
        </w:rPr>
        <w:annotationRef/>
      </w:r>
      <w:r>
        <w:t>I think this is a separate question and probably too much to put into this paper.</w:t>
      </w:r>
    </w:p>
    <w:p w14:paraId="76393E38" w14:textId="77777777" w:rsidR="00C35049" w:rsidRDefault="00C35049">
      <w:pPr>
        <w:pStyle w:val="CommentText"/>
      </w:pPr>
    </w:p>
    <w:p w14:paraId="0D14E8FA" w14:textId="77777777" w:rsidR="00C35049" w:rsidRDefault="00C35049">
      <w:pPr>
        <w:pStyle w:val="CommentText"/>
      </w:pPr>
      <w:r w:rsidRPr="00715797">
        <w:rPr>
          <w:b/>
        </w:rPr>
        <w:t>AS</w:t>
      </w:r>
      <w:r>
        <w:t xml:space="preserve">: I agree but I </w:t>
      </w:r>
      <w:proofErr w:type="gramStart"/>
      <w:r>
        <w:t>think  TE</w:t>
      </w:r>
      <w:proofErr w:type="gramEnd"/>
      <w:r>
        <w:t xml:space="preserve"> feels differently. </w:t>
      </w:r>
    </w:p>
  </w:comment>
  <w:comment w:id="65" w:author="halpern" w:date="2015-11-09T17:15:00Z" w:initials="h">
    <w:p w14:paraId="763A7165" w14:textId="77777777" w:rsidR="00C35049" w:rsidRDefault="00C35049">
      <w:pPr>
        <w:pStyle w:val="CommentText"/>
      </w:pPr>
      <w:r>
        <w:rPr>
          <w:rStyle w:val="CommentReference"/>
        </w:rPr>
        <w:annotationRef/>
      </w:r>
      <w:r>
        <w:t>Dynamic optimization seems even more unlikely in the real world of monitoring than even what we are proposing here, so I would say we can skip this for now.</w:t>
      </w:r>
    </w:p>
    <w:p w14:paraId="3B1D20D5" w14:textId="77777777" w:rsidR="00C35049" w:rsidRDefault="00C35049">
      <w:pPr>
        <w:pStyle w:val="CommentText"/>
      </w:pPr>
    </w:p>
    <w:p w14:paraId="67817001" w14:textId="77777777" w:rsidR="00C35049" w:rsidRDefault="00C35049">
      <w:pPr>
        <w:pStyle w:val="CommentText"/>
      </w:pPr>
      <w:r>
        <w:t>AS: I agree</w:t>
      </w:r>
    </w:p>
  </w:comment>
  <w:comment w:id="66" w:author="Anne Salomon" w:date="2015-12-08T15:41:00Z" w:initials="AS">
    <w:p w14:paraId="6BB2D464" w14:textId="77777777" w:rsidR="00C35049" w:rsidRDefault="00C35049">
      <w:pPr>
        <w:pStyle w:val="CommentText"/>
      </w:pPr>
      <w:r>
        <w:rPr>
          <w:rStyle w:val="CommentReference"/>
        </w:rPr>
        <w:annotationRef/>
      </w:r>
      <w:r>
        <w:t>Sweet, I’m glad you like this idea. Maybe worth simply writing about the idea in the discussion rather than trying to model it per se. I imagine that’s what you’re thinking…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16BEB8" w15:done="0"/>
  <w15:commentEx w15:paraId="16B7A47B" w15:done="0"/>
  <w15:commentEx w15:paraId="6FF61E87" w15:done="0"/>
  <w15:commentEx w15:paraId="4FFE1302" w15:done="0"/>
  <w15:commentEx w15:paraId="612C1834" w15:done="0"/>
  <w15:commentEx w15:paraId="46ACFD32" w15:done="0"/>
  <w15:commentEx w15:paraId="757A444C" w15:done="0"/>
  <w15:commentEx w15:paraId="6E9B0F58" w15:done="0"/>
  <w15:commentEx w15:paraId="4DA886FF" w15:done="0"/>
  <w15:commentEx w15:paraId="202AF71D" w15:done="0"/>
  <w15:commentEx w15:paraId="643B7DCC" w15:done="0"/>
  <w15:commentEx w15:paraId="4A74F6C8" w15:done="0"/>
  <w15:commentEx w15:paraId="042C24A9" w15:done="0"/>
  <w15:commentEx w15:paraId="5480E60B" w15:done="0"/>
  <w15:commentEx w15:paraId="6AB75C3E" w15:done="0"/>
  <w15:commentEx w15:paraId="0E8A3793" w15:done="0"/>
  <w15:commentEx w15:paraId="6052DDDB" w15:done="0"/>
  <w15:commentEx w15:paraId="09E6117E" w15:done="0"/>
  <w15:commentEx w15:paraId="773F4C70" w15:done="0"/>
  <w15:commentEx w15:paraId="52645E72" w15:done="0"/>
  <w15:commentEx w15:paraId="6F881BB2" w15:done="0"/>
  <w15:commentEx w15:paraId="00A65F50" w15:done="0"/>
  <w15:commentEx w15:paraId="09A32980" w15:done="0"/>
  <w15:commentEx w15:paraId="537BD822" w15:done="0"/>
  <w15:commentEx w15:paraId="75971B11" w15:done="0"/>
  <w15:commentEx w15:paraId="438FE744" w15:done="0"/>
  <w15:commentEx w15:paraId="02A8AE79" w15:done="0"/>
  <w15:commentEx w15:paraId="1C39F722" w15:done="0"/>
  <w15:commentEx w15:paraId="76CA8D0A" w15:done="0"/>
  <w15:commentEx w15:paraId="5391ABF2" w15:done="0"/>
  <w15:commentEx w15:paraId="67CF8ECB" w15:done="0"/>
  <w15:commentEx w15:paraId="33659372" w15:done="0"/>
  <w15:commentEx w15:paraId="5AD655BA" w15:done="0"/>
  <w15:commentEx w15:paraId="18611E96" w15:done="0"/>
  <w15:commentEx w15:paraId="60DF1D7B" w15:done="0"/>
  <w15:commentEx w15:paraId="3AD100E8" w15:done="0"/>
  <w15:commentEx w15:paraId="719ED9AF" w15:done="0"/>
  <w15:commentEx w15:paraId="7611FA05" w15:done="0"/>
  <w15:commentEx w15:paraId="0D14E8FA" w15:done="0"/>
  <w15:commentEx w15:paraId="67817001" w15:done="0"/>
  <w15:commentEx w15:paraId="6BB2D46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AFF787" w14:textId="77777777" w:rsidR="00D80697" w:rsidRDefault="00D80697" w:rsidP="00135D5C">
      <w:r>
        <w:separator/>
      </w:r>
    </w:p>
  </w:endnote>
  <w:endnote w:type="continuationSeparator" w:id="0">
    <w:p w14:paraId="5A2B2B40" w14:textId="77777777" w:rsidR="00D80697" w:rsidRDefault="00D80697"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079F58" w14:textId="77777777" w:rsidR="00D80697" w:rsidRDefault="00D80697" w:rsidP="00135D5C">
      <w:r>
        <w:separator/>
      </w:r>
    </w:p>
  </w:footnote>
  <w:footnote w:type="continuationSeparator" w:id="0">
    <w:p w14:paraId="428C0DF5" w14:textId="77777777" w:rsidR="00D80697" w:rsidRDefault="00D80697"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 w:numId="12">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50&lt;/item&gt;&lt;item&gt;6671&lt;/item&gt;&lt;item&gt;6882&lt;/item&gt;&lt;item&gt;7947&lt;/item&gt;&lt;item&gt;8002&lt;/item&gt;&lt;item&gt;8026&lt;/item&gt;&lt;item&gt;8048&lt;/item&gt;&lt;item&gt;8077&lt;/item&gt;&lt;item&gt;8123&lt;/item&gt;&lt;item&gt;8124&lt;/item&gt;&lt;item&gt;8126&lt;/item&gt;&lt;item&gt;8127&lt;/item&gt;&lt;item&gt;8128&lt;/item&gt;&lt;item&gt;8132&lt;/item&gt;&lt;item&gt;8143&lt;/item&gt;&lt;item&gt;8144&lt;/item&gt;&lt;item&gt;8145&lt;/item&gt;&lt;item&gt;8146&lt;/item&gt;&lt;item&gt;8147&lt;/item&gt;&lt;item&gt;8148&lt;/item&gt;&lt;item&gt;8149&lt;/item&gt;&lt;item&gt;8150&lt;/item&gt;&lt;item&gt;8151&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856"/>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10A9"/>
    <w:rsid w:val="00091253"/>
    <w:rsid w:val="000936DC"/>
    <w:rsid w:val="00097935"/>
    <w:rsid w:val="00097BDF"/>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BB6"/>
    <w:rsid w:val="000B7CCD"/>
    <w:rsid w:val="000C1142"/>
    <w:rsid w:val="000C253D"/>
    <w:rsid w:val="000C2EA4"/>
    <w:rsid w:val="000C489C"/>
    <w:rsid w:val="000C5D7B"/>
    <w:rsid w:val="000C6E81"/>
    <w:rsid w:val="000C77B0"/>
    <w:rsid w:val="000D02B5"/>
    <w:rsid w:val="000D0AC5"/>
    <w:rsid w:val="000D0C63"/>
    <w:rsid w:val="000D1ADB"/>
    <w:rsid w:val="000D60B9"/>
    <w:rsid w:val="000D6496"/>
    <w:rsid w:val="000D6717"/>
    <w:rsid w:val="000D71E0"/>
    <w:rsid w:val="000D7A36"/>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581A"/>
    <w:rsid w:val="0012059B"/>
    <w:rsid w:val="001228A2"/>
    <w:rsid w:val="00123731"/>
    <w:rsid w:val="00125042"/>
    <w:rsid w:val="0012544A"/>
    <w:rsid w:val="001261A8"/>
    <w:rsid w:val="00126284"/>
    <w:rsid w:val="001266FD"/>
    <w:rsid w:val="00126979"/>
    <w:rsid w:val="00127592"/>
    <w:rsid w:val="001277C0"/>
    <w:rsid w:val="00127FEE"/>
    <w:rsid w:val="00132E01"/>
    <w:rsid w:val="001341AD"/>
    <w:rsid w:val="0013445E"/>
    <w:rsid w:val="00134761"/>
    <w:rsid w:val="00135D5C"/>
    <w:rsid w:val="001361AB"/>
    <w:rsid w:val="001372FE"/>
    <w:rsid w:val="00137A9E"/>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963"/>
    <w:rsid w:val="001632F3"/>
    <w:rsid w:val="00163E3E"/>
    <w:rsid w:val="00164E67"/>
    <w:rsid w:val="0016574C"/>
    <w:rsid w:val="001658CC"/>
    <w:rsid w:val="001674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3F68"/>
    <w:rsid w:val="001840A1"/>
    <w:rsid w:val="00185A27"/>
    <w:rsid w:val="0018711C"/>
    <w:rsid w:val="001876E3"/>
    <w:rsid w:val="001915FF"/>
    <w:rsid w:val="00193870"/>
    <w:rsid w:val="001945F2"/>
    <w:rsid w:val="001949D3"/>
    <w:rsid w:val="00194FF6"/>
    <w:rsid w:val="00195F71"/>
    <w:rsid w:val="00196608"/>
    <w:rsid w:val="001966A5"/>
    <w:rsid w:val="001968EB"/>
    <w:rsid w:val="00197742"/>
    <w:rsid w:val="001A5A7A"/>
    <w:rsid w:val="001A61FF"/>
    <w:rsid w:val="001A7253"/>
    <w:rsid w:val="001A77E7"/>
    <w:rsid w:val="001A7D34"/>
    <w:rsid w:val="001B1FAE"/>
    <w:rsid w:val="001B27C4"/>
    <w:rsid w:val="001B2DD7"/>
    <w:rsid w:val="001B43B3"/>
    <w:rsid w:val="001B4919"/>
    <w:rsid w:val="001B4DEE"/>
    <w:rsid w:val="001B690A"/>
    <w:rsid w:val="001B75AF"/>
    <w:rsid w:val="001C13E8"/>
    <w:rsid w:val="001C46CB"/>
    <w:rsid w:val="001C4FB7"/>
    <w:rsid w:val="001C5213"/>
    <w:rsid w:val="001C54B9"/>
    <w:rsid w:val="001C5532"/>
    <w:rsid w:val="001C5893"/>
    <w:rsid w:val="001C6065"/>
    <w:rsid w:val="001C7224"/>
    <w:rsid w:val="001D087A"/>
    <w:rsid w:val="001D0DF1"/>
    <w:rsid w:val="001D1421"/>
    <w:rsid w:val="001D33B6"/>
    <w:rsid w:val="001D5301"/>
    <w:rsid w:val="001D5C7E"/>
    <w:rsid w:val="001D608F"/>
    <w:rsid w:val="001D7ECD"/>
    <w:rsid w:val="001E0063"/>
    <w:rsid w:val="001E08B3"/>
    <w:rsid w:val="001E1B2C"/>
    <w:rsid w:val="001E1F1C"/>
    <w:rsid w:val="001E24EF"/>
    <w:rsid w:val="001E286F"/>
    <w:rsid w:val="001E400D"/>
    <w:rsid w:val="001E579D"/>
    <w:rsid w:val="001E6D63"/>
    <w:rsid w:val="001F03CC"/>
    <w:rsid w:val="001F0907"/>
    <w:rsid w:val="001F0E38"/>
    <w:rsid w:val="001F1D2C"/>
    <w:rsid w:val="001F2F09"/>
    <w:rsid w:val="001F41EF"/>
    <w:rsid w:val="001F5CDF"/>
    <w:rsid w:val="001F6772"/>
    <w:rsid w:val="001F74B9"/>
    <w:rsid w:val="002041D9"/>
    <w:rsid w:val="002043A6"/>
    <w:rsid w:val="00205BC7"/>
    <w:rsid w:val="00207CAC"/>
    <w:rsid w:val="0021032B"/>
    <w:rsid w:val="0021105A"/>
    <w:rsid w:val="00211620"/>
    <w:rsid w:val="00211779"/>
    <w:rsid w:val="00211D22"/>
    <w:rsid w:val="00212DD7"/>
    <w:rsid w:val="00213D26"/>
    <w:rsid w:val="002153B6"/>
    <w:rsid w:val="002156DA"/>
    <w:rsid w:val="002157FA"/>
    <w:rsid w:val="00216989"/>
    <w:rsid w:val="0021760A"/>
    <w:rsid w:val="0022223C"/>
    <w:rsid w:val="0022330C"/>
    <w:rsid w:val="00223B96"/>
    <w:rsid w:val="002244CB"/>
    <w:rsid w:val="00225316"/>
    <w:rsid w:val="002259D7"/>
    <w:rsid w:val="00227285"/>
    <w:rsid w:val="002279DC"/>
    <w:rsid w:val="0023021B"/>
    <w:rsid w:val="00230796"/>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511"/>
    <w:rsid w:val="002851F5"/>
    <w:rsid w:val="00285A61"/>
    <w:rsid w:val="00285C11"/>
    <w:rsid w:val="00286797"/>
    <w:rsid w:val="00287C22"/>
    <w:rsid w:val="00291D0F"/>
    <w:rsid w:val="002937D2"/>
    <w:rsid w:val="00294391"/>
    <w:rsid w:val="00295023"/>
    <w:rsid w:val="002956DD"/>
    <w:rsid w:val="002961C9"/>
    <w:rsid w:val="00296B45"/>
    <w:rsid w:val="002A0C5F"/>
    <w:rsid w:val="002A360C"/>
    <w:rsid w:val="002A3B6B"/>
    <w:rsid w:val="002B1D5B"/>
    <w:rsid w:val="002B37FB"/>
    <w:rsid w:val="002B6213"/>
    <w:rsid w:val="002B68BD"/>
    <w:rsid w:val="002B753F"/>
    <w:rsid w:val="002C038F"/>
    <w:rsid w:val="002C2049"/>
    <w:rsid w:val="002C4E99"/>
    <w:rsid w:val="002C619E"/>
    <w:rsid w:val="002C6D5D"/>
    <w:rsid w:val="002C71C5"/>
    <w:rsid w:val="002C7454"/>
    <w:rsid w:val="002D198C"/>
    <w:rsid w:val="002D30DC"/>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410D"/>
    <w:rsid w:val="002F5988"/>
    <w:rsid w:val="002F64A9"/>
    <w:rsid w:val="0030245C"/>
    <w:rsid w:val="00302537"/>
    <w:rsid w:val="003030A9"/>
    <w:rsid w:val="003041B4"/>
    <w:rsid w:val="00305441"/>
    <w:rsid w:val="00312C20"/>
    <w:rsid w:val="00321EF4"/>
    <w:rsid w:val="00323101"/>
    <w:rsid w:val="003250F7"/>
    <w:rsid w:val="0032699A"/>
    <w:rsid w:val="00331440"/>
    <w:rsid w:val="00331EB5"/>
    <w:rsid w:val="00332702"/>
    <w:rsid w:val="00335F01"/>
    <w:rsid w:val="00340075"/>
    <w:rsid w:val="00341E3B"/>
    <w:rsid w:val="00342124"/>
    <w:rsid w:val="003426F7"/>
    <w:rsid w:val="0034291E"/>
    <w:rsid w:val="003435AE"/>
    <w:rsid w:val="003440F3"/>
    <w:rsid w:val="00344157"/>
    <w:rsid w:val="00344A84"/>
    <w:rsid w:val="00345A54"/>
    <w:rsid w:val="00345EFB"/>
    <w:rsid w:val="0034606C"/>
    <w:rsid w:val="003476B7"/>
    <w:rsid w:val="003503F0"/>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4F31"/>
    <w:rsid w:val="0037511D"/>
    <w:rsid w:val="003765FA"/>
    <w:rsid w:val="003808E3"/>
    <w:rsid w:val="00382553"/>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5A82"/>
    <w:rsid w:val="003A5CF9"/>
    <w:rsid w:val="003A6B7F"/>
    <w:rsid w:val="003A725F"/>
    <w:rsid w:val="003A7290"/>
    <w:rsid w:val="003A77C7"/>
    <w:rsid w:val="003A7B9F"/>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D99"/>
    <w:rsid w:val="00423AB5"/>
    <w:rsid w:val="00423CCA"/>
    <w:rsid w:val="004250DF"/>
    <w:rsid w:val="00425F02"/>
    <w:rsid w:val="004261D0"/>
    <w:rsid w:val="004264FB"/>
    <w:rsid w:val="004271DD"/>
    <w:rsid w:val="00430114"/>
    <w:rsid w:val="00431200"/>
    <w:rsid w:val="0043160D"/>
    <w:rsid w:val="00432FF9"/>
    <w:rsid w:val="00433F41"/>
    <w:rsid w:val="00433F5A"/>
    <w:rsid w:val="00434B90"/>
    <w:rsid w:val="00435DD9"/>
    <w:rsid w:val="004367AD"/>
    <w:rsid w:val="00436E8E"/>
    <w:rsid w:val="0043776B"/>
    <w:rsid w:val="00437F91"/>
    <w:rsid w:val="0044109F"/>
    <w:rsid w:val="00444278"/>
    <w:rsid w:val="004445D3"/>
    <w:rsid w:val="004471F2"/>
    <w:rsid w:val="00450605"/>
    <w:rsid w:val="004519BF"/>
    <w:rsid w:val="00454793"/>
    <w:rsid w:val="0045687C"/>
    <w:rsid w:val="0046187D"/>
    <w:rsid w:val="0046231B"/>
    <w:rsid w:val="004641FB"/>
    <w:rsid w:val="00466369"/>
    <w:rsid w:val="00466793"/>
    <w:rsid w:val="00466A9D"/>
    <w:rsid w:val="004676D2"/>
    <w:rsid w:val="00467F98"/>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F1C"/>
    <w:rsid w:val="00493E2E"/>
    <w:rsid w:val="00494745"/>
    <w:rsid w:val="004948F7"/>
    <w:rsid w:val="00494D2F"/>
    <w:rsid w:val="00495D8C"/>
    <w:rsid w:val="00496C2C"/>
    <w:rsid w:val="004A0E87"/>
    <w:rsid w:val="004A131B"/>
    <w:rsid w:val="004A23D3"/>
    <w:rsid w:val="004A29D8"/>
    <w:rsid w:val="004A3C47"/>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351F"/>
    <w:rsid w:val="004D4794"/>
    <w:rsid w:val="004D6F47"/>
    <w:rsid w:val="004D7EBD"/>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7276"/>
    <w:rsid w:val="00527C70"/>
    <w:rsid w:val="00530EFF"/>
    <w:rsid w:val="00531061"/>
    <w:rsid w:val="00532CC0"/>
    <w:rsid w:val="00533EAD"/>
    <w:rsid w:val="005341A5"/>
    <w:rsid w:val="00534350"/>
    <w:rsid w:val="005355A0"/>
    <w:rsid w:val="00535988"/>
    <w:rsid w:val="00540B48"/>
    <w:rsid w:val="00542233"/>
    <w:rsid w:val="0054298A"/>
    <w:rsid w:val="00542E2F"/>
    <w:rsid w:val="00543E30"/>
    <w:rsid w:val="005450E0"/>
    <w:rsid w:val="0054657C"/>
    <w:rsid w:val="0054777B"/>
    <w:rsid w:val="0055021B"/>
    <w:rsid w:val="00550724"/>
    <w:rsid w:val="00550D0E"/>
    <w:rsid w:val="005510FC"/>
    <w:rsid w:val="0055146A"/>
    <w:rsid w:val="005516A9"/>
    <w:rsid w:val="005525BB"/>
    <w:rsid w:val="005532C6"/>
    <w:rsid w:val="00555F85"/>
    <w:rsid w:val="00560935"/>
    <w:rsid w:val="00560E38"/>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7B65"/>
    <w:rsid w:val="00580714"/>
    <w:rsid w:val="005807D5"/>
    <w:rsid w:val="005821C1"/>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69F7"/>
    <w:rsid w:val="005B7132"/>
    <w:rsid w:val="005B7365"/>
    <w:rsid w:val="005C00B8"/>
    <w:rsid w:val="005C0E01"/>
    <w:rsid w:val="005C1110"/>
    <w:rsid w:val="005C14D0"/>
    <w:rsid w:val="005C1861"/>
    <w:rsid w:val="005C7C2E"/>
    <w:rsid w:val="005D02E3"/>
    <w:rsid w:val="005D3254"/>
    <w:rsid w:val="005D4007"/>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DB4"/>
    <w:rsid w:val="00622337"/>
    <w:rsid w:val="00622E61"/>
    <w:rsid w:val="006235E3"/>
    <w:rsid w:val="00624B85"/>
    <w:rsid w:val="006257E3"/>
    <w:rsid w:val="006270AF"/>
    <w:rsid w:val="006276F5"/>
    <w:rsid w:val="00627A8D"/>
    <w:rsid w:val="00631B82"/>
    <w:rsid w:val="00631E61"/>
    <w:rsid w:val="00640B72"/>
    <w:rsid w:val="00641C1C"/>
    <w:rsid w:val="0064270B"/>
    <w:rsid w:val="00642EF9"/>
    <w:rsid w:val="0064319D"/>
    <w:rsid w:val="0064383B"/>
    <w:rsid w:val="00645768"/>
    <w:rsid w:val="00645AA4"/>
    <w:rsid w:val="006462F3"/>
    <w:rsid w:val="00646D89"/>
    <w:rsid w:val="00646FC9"/>
    <w:rsid w:val="00647F49"/>
    <w:rsid w:val="0065066F"/>
    <w:rsid w:val="00651B44"/>
    <w:rsid w:val="00652020"/>
    <w:rsid w:val="00652914"/>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BAF"/>
    <w:rsid w:val="00694EFA"/>
    <w:rsid w:val="006A10D3"/>
    <w:rsid w:val="006A2CEE"/>
    <w:rsid w:val="006A5EAE"/>
    <w:rsid w:val="006A6686"/>
    <w:rsid w:val="006A798A"/>
    <w:rsid w:val="006A7CB0"/>
    <w:rsid w:val="006B0DD7"/>
    <w:rsid w:val="006B1524"/>
    <w:rsid w:val="006B2DE9"/>
    <w:rsid w:val="006B5602"/>
    <w:rsid w:val="006B5E99"/>
    <w:rsid w:val="006B6AE8"/>
    <w:rsid w:val="006B7FDF"/>
    <w:rsid w:val="006C0FB8"/>
    <w:rsid w:val="006C170D"/>
    <w:rsid w:val="006C1856"/>
    <w:rsid w:val="006C270B"/>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37A9"/>
    <w:rsid w:val="006E3884"/>
    <w:rsid w:val="006E4F13"/>
    <w:rsid w:val="006E5489"/>
    <w:rsid w:val="006E5826"/>
    <w:rsid w:val="006E5F41"/>
    <w:rsid w:val="006E6384"/>
    <w:rsid w:val="006E75C6"/>
    <w:rsid w:val="006F097F"/>
    <w:rsid w:val="006F314B"/>
    <w:rsid w:val="006F39E3"/>
    <w:rsid w:val="006F4702"/>
    <w:rsid w:val="006F4FED"/>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5A5"/>
    <w:rsid w:val="00716896"/>
    <w:rsid w:val="00716EA9"/>
    <w:rsid w:val="00717073"/>
    <w:rsid w:val="00720779"/>
    <w:rsid w:val="00720D36"/>
    <w:rsid w:val="00722241"/>
    <w:rsid w:val="00722ACF"/>
    <w:rsid w:val="007232ED"/>
    <w:rsid w:val="007245A7"/>
    <w:rsid w:val="00726D79"/>
    <w:rsid w:val="007271B1"/>
    <w:rsid w:val="007271E1"/>
    <w:rsid w:val="00730431"/>
    <w:rsid w:val="00730AD1"/>
    <w:rsid w:val="00730D6C"/>
    <w:rsid w:val="007324AF"/>
    <w:rsid w:val="007329C4"/>
    <w:rsid w:val="00732BDD"/>
    <w:rsid w:val="0073640D"/>
    <w:rsid w:val="0073729F"/>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ACF"/>
    <w:rsid w:val="00764ECC"/>
    <w:rsid w:val="007668FC"/>
    <w:rsid w:val="00767630"/>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506"/>
    <w:rsid w:val="007830F7"/>
    <w:rsid w:val="00783ACA"/>
    <w:rsid w:val="00784096"/>
    <w:rsid w:val="0078656A"/>
    <w:rsid w:val="00786844"/>
    <w:rsid w:val="0078733D"/>
    <w:rsid w:val="00790460"/>
    <w:rsid w:val="00793658"/>
    <w:rsid w:val="007950C7"/>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24BD"/>
    <w:rsid w:val="007B444D"/>
    <w:rsid w:val="007B46BC"/>
    <w:rsid w:val="007B7225"/>
    <w:rsid w:val="007B77F1"/>
    <w:rsid w:val="007B7A2A"/>
    <w:rsid w:val="007C0895"/>
    <w:rsid w:val="007C3306"/>
    <w:rsid w:val="007C4AC0"/>
    <w:rsid w:val="007C6077"/>
    <w:rsid w:val="007C6900"/>
    <w:rsid w:val="007C7982"/>
    <w:rsid w:val="007D0B82"/>
    <w:rsid w:val="007D1B24"/>
    <w:rsid w:val="007D3941"/>
    <w:rsid w:val="007D3A17"/>
    <w:rsid w:val="007D3BA8"/>
    <w:rsid w:val="007D5B2D"/>
    <w:rsid w:val="007D654C"/>
    <w:rsid w:val="007D6F08"/>
    <w:rsid w:val="007D7402"/>
    <w:rsid w:val="007E05E7"/>
    <w:rsid w:val="007E1052"/>
    <w:rsid w:val="007E6BD4"/>
    <w:rsid w:val="007E7F32"/>
    <w:rsid w:val="007F159D"/>
    <w:rsid w:val="007F212E"/>
    <w:rsid w:val="007F29C8"/>
    <w:rsid w:val="007F2FC1"/>
    <w:rsid w:val="007F391F"/>
    <w:rsid w:val="007F61D2"/>
    <w:rsid w:val="007F6AB8"/>
    <w:rsid w:val="007F7C95"/>
    <w:rsid w:val="008058FB"/>
    <w:rsid w:val="00806210"/>
    <w:rsid w:val="0080731C"/>
    <w:rsid w:val="00811462"/>
    <w:rsid w:val="008114A8"/>
    <w:rsid w:val="00812B30"/>
    <w:rsid w:val="0081367F"/>
    <w:rsid w:val="008137EC"/>
    <w:rsid w:val="00814137"/>
    <w:rsid w:val="00814225"/>
    <w:rsid w:val="00814312"/>
    <w:rsid w:val="0081495D"/>
    <w:rsid w:val="00814C6A"/>
    <w:rsid w:val="00815306"/>
    <w:rsid w:val="00816B2E"/>
    <w:rsid w:val="00817BAB"/>
    <w:rsid w:val="0082087B"/>
    <w:rsid w:val="00822127"/>
    <w:rsid w:val="008235B2"/>
    <w:rsid w:val="00824946"/>
    <w:rsid w:val="00825E6A"/>
    <w:rsid w:val="00830792"/>
    <w:rsid w:val="00830A31"/>
    <w:rsid w:val="0083186A"/>
    <w:rsid w:val="008324A7"/>
    <w:rsid w:val="00832AFD"/>
    <w:rsid w:val="008339B7"/>
    <w:rsid w:val="00834115"/>
    <w:rsid w:val="0083534E"/>
    <w:rsid w:val="008357DB"/>
    <w:rsid w:val="00836E1D"/>
    <w:rsid w:val="00837EA0"/>
    <w:rsid w:val="00840202"/>
    <w:rsid w:val="0084120D"/>
    <w:rsid w:val="00843B2E"/>
    <w:rsid w:val="0084436E"/>
    <w:rsid w:val="00844BD4"/>
    <w:rsid w:val="008451D2"/>
    <w:rsid w:val="00845B10"/>
    <w:rsid w:val="0084613E"/>
    <w:rsid w:val="008470E8"/>
    <w:rsid w:val="00847B4D"/>
    <w:rsid w:val="00850FC4"/>
    <w:rsid w:val="00851937"/>
    <w:rsid w:val="00852921"/>
    <w:rsid w:val="008555BA"/>
    <w:rsid w:val="0085747B"/>
    <w:rsid w:val="008579C9"/>
    <w:rsid w:val="00861B1D"/>
    <w:rsid w:val="008641E2"/>
    <w:rsid w:val="00864C6B"/>
    <w:rsid w:val="00865017"/>
    <w:rsid w:val="008653B4"/>
    <w:rsid w:val="00866E6E"/>
    <w:rsid w:val="0087083D"/>
    <w:rsid w:val="00871659"/>
    <w:rsid w:val="008717D1"/>
    <w:rsid w:val="00872C76"/>
    <w:rsid w:val="00873F26"/>
    <w:rsid w:val="00874394"/>
    <w:rsid w:val="00875600"/>
    <w:rsid w:val="0087567F"/>
    <w:rsid w:val="0087657E"/>
    <w:rsid w:val="008769E3"/>
    <w:rsid w:val="00876AD8"/>
    <w:rsid w:val="0087797E"/>
    <w:rsid w:val="0088047E"/>
    <w:rsid w:val="00880B50"/>
    <w:rsid w:val="00881076"/>
    <w:rsid w:val="00882191"/>
    <w:rsid w:val="00882F29"/>
    <w:rsid w:val="0088392A"/>
    <w:rsid w:val="008841A1"/>
    <w:rsid w:val="008853EB"/>
    <w:rsid w:val="008856FB"/>
    <w:rsid w:val="008876F8"/>
    <w:rsid w:val="00887732"/>
    <w:rsid w:val="00887DEA"/>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569A"/>
    <w:rsid w:val="008B7F3C"/>
    <w:rsid w:val="008C06F3"/>
    <w:rsid w:val="008C5453"/>
    <w:rsid w:val="008C72D2"/>
    <w:rsid w:val="008D000D"/>
    <w:rsid w:val="008D1BB6"/>
    <w:rsid w:val="008D30B9"/>
    <w:rsid w:val="008D3A1D"/>
    <w:rsid w:val="008D4713"/>
    <w:rsid w:val="008D486C"/>
    <w:rsid w:val="008D572B"/>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E3E"/>
    <w:rsid w:val="00913F9D"/>
    <w:rsid w:val="00915FB5"/>
    <w:rsid w:val="0091739E"/>
    <w:rsid w:val="00917649"/>
    <w:rsid w:val="009201E9"/>
    <w:rsid w:val="009212DC"/>
    <w:rsid w:val="00922184"/>
    <w:rsid w:val="00922B3B"/>
    <w:rsid w:val="00923293"/>
    <w:rsid w:val="00923B4E"/>
    <w:rsid w:val="00923E05"/>
    <w:rsid w:val="009242C5"/>
    <w:rsid w:val="00926543"/>
    <w:rsid w:val="00926FE0"/>
    <w:rsid w:val="009273D0"/>
    <w:rsid w:val="009275EF"/>
    <w:rsid w:val="009275F8"/>
    <w:rsid w:val="00927692"/>
    <w:rsid w:val="0092793A"/>
    <w:rsid w:val="00927D14"/>
    <w:rsid w:val="00927ED3"/>
    <w:rsid w:val="00930F61"/>
    <w:rsid w:val="00930F73"/>
    <w:rsid w:val="0093151E"/>
    <w:rsid w:val="0093228E"/>
    <w:rsid w:val="00932A57"/>
    <w:rsid w:val="00933791"/>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81D2A"/>
    <w:rsid w:val="009830E7"/>
    <w:rsid w:val="00984D47"/>
    <w:rsid w:val="00984E98"/>
    <w:rsid w:val="00986905"/>
    <w:rsid w:val="009875C7"/>
    <w:rsid w:val="009900D6"/>
    <w:rsid w:val="009908E2"/>
    <w:rsid w:val="00990F56"/>
    <w:rsid w:val="00992A4F"/>
    <w:rsid w:val="00992EEE"/>
    <w:rsid w:val="00995761"/>
    <w:rsid w:val="00995A39"/>
    <w:rsid w:val="0099664B"/>
    <w:rsid w:val="00996689"/>
    <w:rsid w:val="009970B4"/>
    <w:rsid w:val="00997EC9"/>
    <w:rsid w:val="009A0A54"/>
    <w:rsid w:val="009A25CE"/>
    <w:rsid w:val="009A313F"/>
    <w:rsid w:val="009A32AC"/>
    <w:rsid w:val="009A6071"/>
    <w:rsid w:val="009A6302"/>
    <w:rsid w:val="009A734C"/>
    <w:rsid w:val="009B1019"/>
    <w:rsid w:val="009B186C"/>
    <w:rsid w:val="009B1C48"/>
    <w:rsid w:val="009B2081"/>
    <w:rsid w:val="009B2BB3"/>
    <w:rsid w:val="009B4040"/>
    <w:rsid w:val="009B42C0"/>
    <w:rsid w:val="009B481C"/>
    <w:rsid w:val="009B4AB5"/>
    <w:rsid w:val="009B5C34"/>
    <w:rsid w:val="009B6325"/>
    <w:rsid w:val="009B6C2D"/>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4C29"/>
    <w:rsid w:val="009E631B"/>
    <w:rsid w:val="009E7EA1"/>
    <w:rsid w:val="009F4787"/>
    <w:rsid w:val="009F47A5"/>
    <w:rsid w:val="009F4D90"/>
    <w:rsid w:val="009F53A6"/>
    <w:rsid w:val="009F6B92"/>
    <w:rsid w:val="009F736F"/>
    <w:rsid w:val="00A0083D"/>
    <w:rsid w:val="00A01EFD"/>
    <w:rsid w:val="00A0221F"/>
    <w:rsid w:val="00A0237B"/>
    <w:rsid w:val="00A053EC"/>
    <w:rsid w:val="00A05BB4"/>
    <w:rsid w:val="00A065BA"/>
    <w:rsid w:val="00A07EC9"/>
    <w:rsid w:val="00A126E5"/>
    <w:rsid w:val="00A1383A"/>
    <w:rsid w:val="00A155E2"/>
    <w:rsid w:val="00A15769"/>
    <w:rsid w:val="00A15F36"/>
    <w:rsid w:val="00A16F31"/>
    <w:rsid w:val="00A20189"/>
    <w:rsid w:val="00A20252"/>
    <w:rsid w:val="00A20A56"/>
    <w:rsid w:val="00A21B6D"/>
    <w:rsid w:val="00A24122"/>
    <w:rsid w:val="00A262AC"/>
    <w:rsid w:val="00A30A84"/>
    <w:rsid w:val="00A33B0A"/>
    <w:rsid w:val="00A37472"/>
    <w:rsid w:val="00A4057C"/>
    <w:rsid w:val="00A40D0F"/>
    <w:rsid w:val="00A42591"/>
    <w:rsid w:val="00A42605"/>
    <w:rsid w:val="00A4289C"/>
    <w:rsid w:val="00A429D5"/>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624FE"/>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E03"/>
    <w:rsid w:val="00AA4FC1"/>
    <w:rsid w:val="00AA5908"/>
    <w:rsid w:val="00AA7668"/>
    <w:rsid w:val="00AB0BAD"/>
    <w:rsid w:val="00AB180D"/>
    <w:rsid w:val="00AB1E73"/>
    <w:rsid w:val="00AB3B51"/>
    <w:rsid w:val="00AB3EB9"/>
    <w:rsid w:val="00AB50E2"/>
    <w:rsid w:val="00AB5589"/>
    <w:rsid w:val="00AB6309"/>
    <w:rsid w:val="00AC3212"/>
    <w:rsid w:val="00AC375B"/>
    <w:rsid w:val="00AC3C96"/>
    <w:rsid w:val="00AC40CD"/>
    <w:rsid w:val="00AC44FD"/>
    <w:rsid w:val="00AC60BF"/>
    <w:rsid w:val="00AC7FCC"/>
    <w:rsid w:val="00AD0D32"/>
    <w:rsid w:val="00AD196A"/>
    <w:rsid w:val="00AD2792"/>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BB9"/>
    <w:rsid w:val="00B22FAB"/>
    <w:rsid w:val="00B23768"/>
    <w:rsid w:val="00B24271"/>
    <w:rsid w:val="00B2465F"/>
    <w:rsid w:val="00B25961"/>
    <w:rsid w:val="00B3069E"/>
    <w:rsid w:val="00B31E4B"/>
    <w:rsid w:val="00B3217E"/>
    <w:rsid w:val="00B33555"/>
    <w:rsid w:val="00B35F0C"/>
    <w:rsid w:val="00B40F2C"/>
    <w:rsid w:val="00B428F2"/>
    <w:rsid w:val="00B44413"/>
    <w:rsid w:val="00B445BD"/>
    <w:rsid w:val="00B454E2"/>
    <w:rsid w:val="00B457A8"/>
    <w:rsid w:val="00B45C16"/>
    <w:rsid w:val="00B469CE"/>
    <w:rsid w:val="00B505A1"/>
    <w:rsid w:val="00B50E58"/>
    <w:rsid w:val="00B528D4"/>
    <w:rsid w:val="00B53FE8"/>
    <w:rsid w:val="00B54349"/>
    <w:rsid w:val="00B545E1"/>
    <w:rsid w:val="00B554B0"/>
    <w:rsid w:val="00B57C57"/>
    <w:rsid w:val="00B60AEC"/>
    <w:rsid w:val="00B61A5C"/>
    <w:rsid w:val="00B62421"/>
    <w:rsid w:val="00B64BCB"/>
    <w:rsid w:val="00B64D13"/>
    <w:rsid w:val="00B65246"/>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BB9"/>
    <w:rsid w:val="00BA1E62"/>
    <w:rsid w:val="00BA33BA"/>
    <w:rsid w:val="00BA3468"/>
    <w:rsid w:val="00BA3612"/>
    <w:rsid w:val="00BA53EB"/>
    <w:rsid w:val="00BA5E6E"/>
    <w:rsid w:val="00BA6B19"/>
    <w:rsid w:val="00BA74E8"/>
    <w:rsid w:val="00BA7A92"/>
    <w:rsid w:val="00BB041C"/>
    <w:rsid w:val="00BB1A6C"/>
    <w:rsid w:val="00BB36F6"/>
    <w:rsid w:val="00BB399F"/>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7A0"/>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79EE"/>
    <w:rsid w:val="00BF009C"/>
    <w:rsid w:val="00BF2230"/>
    <w:rsid w:val="00BF28B5"/>
    <w:rsid w:val="00BF2AC1"/>
    <w:rsid w:val="00BF2EA9"/>
    <w:rsid w:val="00BF3D9A"/>
    <w:rsid w:val="00BF3DAE"/>
    <w:rsid w:val="00BF53CA"/>
    <w:rsid w:val="00BF77F3"/>
    <w:rsid w:val="00BF7BF0"/>
    <w:rsid w:val="00BF7C89"/>
    <w:rsid w:val="00C01745"/>
    <w:rsid w:val="00C02F86"/>
    <w:rsid w:val="00C03B37"/>
    <w:rsid w:val="00C03E06"/>
    <w:rsid w:val="00C05BD5"/>
    <w:rsid w:val="00C074D1"/>
    <w:rsid w:val="00C10ECB"/>
    <w:rsid w:val="00C11819"/>
    <w:rsid w:val="00C13524"/>
    <w:rsid w:val="00C1536D"/>
    <w:rsid w:val="00C167E1"/>
    <w:rsid w:val="00C20652"/>
    <w:rsid w:val="00C21539"/>
    <w:rsid w:val="00C25845"/>
    <w:rsid w:val="00C27890"/>
    <w:rsid w:val="00C30965"/>
    <w:rsid w:val="00C33FD4"/>
    <w:rsid w:val="00C35049"/>
    <w:rsid w:val="00C35712"/>
    <w:rsid w:val="00C36237"/>
    <w:rsid w:val="00C4598D"/>
    <w:rsid w:val="00C459AF"/>
    <w:rsid w:val="00C4739A"/>
    <w:rsid w:val="00C50ECC"/>
    <w:rsid w:val="00C55C0B"/>
    <w:rsid w:val="00C55CC4"/>
    <w:rsid w:val="00C56B72"/>
    <w:rsid w:val="00C60394"/>
    <w:rsid w:val="00C63290"/>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78E2"/>
    <w:rsid w:val="00C92046"/>
    <w:rsid w:val="00C9375F"/>
    <w:rsid w:val="00C943DB"/>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3CFE"/>
    <w:rsid w:val="00CB5178"/>
    <w:rsid w:val="00CB6E99"/>
    <w:rsid w:val="00CC1EDB"/>
    <w:rsid w:val="00CC2731"/>
    <w:rsid w:val="00CC3AF9"/>
    <w:rsid w:val="00CC4060"/>
    <w:rsid w:val="00CC59DD"/>
    <w:rsid w:val="00CC6BE8"/>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E44"/>
    <w:rsid w:val="00D27AA4"/>
    <w:rsid w:val="00D3067B"/>
    <w:rsid w:val="00D31A9E"/>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9D4"/>
    <w:rsid w:val="00D51F7D"/>
    <w:rsid w:val="00D52B99"/>
    <w:rsid w:val="00D5347B"/>
    <w:rsid w:val="00D5383C"/>
    <w:rsid w:val="00D5383E"/>
    <w:rsid w:val="00D55C20"/>
    <w:rsid w:val="00D56D5D"/>
    <w:rsid w:val="00D5784C"/>
    <w:rsid w:val="00D615AD"/>
    <w:rsid w:val="00D619FB"/>
    <w:rsid w:val="00D63259"/>
    <w:rsid w:val="00D63914"/>
    <w:rsid w:val="00D64561"/>
    <w:rsid w:val="00D65CE1"/>
    <w:rsid w:val="00D66EA5"/>
    <w:rsid w:val="00D66F55"/>
    <w:rsid w:val="00D71586"/>
    <w:rsid w:val="00D7486C"/>
    <w:rsid w:val="00D763C5"/>
    <w:rsid w:val="00D7651D"/>
    <w:rsid w:val="00D76B05"/>
    <w:rsid w:val="00D77CFD"/>
    <w:rsid w:val="00D80697"/>
    <w:rsid w:val="00D81948"/>
    <w:rsid w:val="00D81AE0"/>
    <w:rsid w:val="00D81BD5"/>
    <w:rsid w:val="00D82142"/>
    <w:rsid w:val="00D85320"/>
    <w:rsid w:val="00D8585C"/>
    <w:rsid w:val="00D86288"/>
    <w:rsid w:val="00D8628E"/>
    <w:rsid w:val="00D866F3"/>
    <w:rsid w:val="00D867F7"/>
    <w:rsid w:val="00D86E1F"/>
    <w:rsid w:val="00D87B47"/>
    <w:rsid w:val="00D9006A"/>
    <w:rsid w:val="00D92B83"/>
    <w:rsid w:val="00D92C7A"/>
    <w:rsid w:val="00D931C7"/>
    <w:rsid w:val="00D94C0B"/>
    <w:rsid w:val="00D950E5"/>
    <w:rsid w:val="00D951AD"/>
    <w:rsid w:val="00DA3304"/>
    <w:rsid w:val="00DA36E2"/>
    <w:rsid w:val="00DA46F5"/>
    <w:rsid w:val="00DA46FB"/>
    <w:rsid w:val="00DA5D1C"/>
    <w:rsid w:val="00DA6DB6"/>
    <w:rsid w:val="00DA7745"/>
    <w:rsid w:val="00DB1AA0"/>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5A73"/>
    <w:rsid w:val="00DD6776"/>
    <w:rsid w:val="00DD6B45"/>
    <w:rsid w:val="00DD71BF"/>
    <w:rsid w:val="00DE2726"/>
    <w:rsid w:val="00DE4C3D"/>
    <w:rsid w:val="00DE4DA7"/>
    <w:rsid w:val="00DE4DC0"/>
    <w:rsid w:val="00DE5859"/>
    <w:rsid w:val="00DE590B"/>
    <w:rsid w:val="00DE61F7"/>
    <w:rsid w:val="00DF0B7F"/>
    <w:rsid w:val="00DF0DCE"/>
    <w:rsid w:val="00DF1326"/>
    <w:rsid w:val="00DF1784"/>
    <w:rsid w:val="00DF1ADC"/>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7360"/>
    <w:rsid w:val="00E20ADA"/>
    <w:rsid w:val="00E216FA"/>
    <w:rsid w:val="00E21B1B"/>
    <w:rsid w:val="00E22477"/>
    <w:rsid w:val="00E22888"/>
    <w:rsid w:val="00E22BBC"/>
    <w:rsid w:val="00E23EB4"/>
    <w:rsid w:val="00E2412C"/>
    <w:rsid w:val="00E24602"/>
    <w:rsid w:val="00E246B7"/>
    <w:rsid w:val="00E24DEF"/>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DE3"/>
    <w:rsid w:val="00E52A43"/>
    <w:rsid w:val="00E564B2"/>
    <w:rsid w:val="00E568A8"/>
    <w:rsid w:val="00E60F94"/>
    <w:rsid w:val="00E61DE3"/>
    <w:rsid w:val="00E628F0"/>
    <w:rsid w:val="00E62B10"/>
    <w:rsid w:val="00E63865"/>
    <w:rsid w:val="00E6416C"/>
    <w:rsid w:val="00E649CC"/>
    <w:rsid w:val="00E64CD0"/>
    <w:rsid w:val="00E64FA4"/>
    <w:rsid w:val="00E66E4C"/>
    <w:rsid w:val="00E67685"/>
    <w:rsid w:val="00E67907"/>
    <w:rsid w:val="00E67D5A"/>
    <w:rsid w:val="00E70B4A"/>
    <w:rsid w:val="00E72D49"/>
    <w:rsid w:val="00E75DF8"/>
    <w:rsid w:val="00E76BD0"/>
    <w:rsid w:val="00E80D69"/>
    <w:rsid w:val="00E8329B"/>
    <w:rsid w:val="00E853E9"/>
    <w:rsid w:val="00E8674A"/>
    <w:rsid w:val="00E867FB"/>
    <w:rsid w:val="00E86B1D"/>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1548"/>
    <w:rsid w:val="00EB2C1C"/>
    <w:rsid w:val="00EB37ED"/>
    <w:rsid w:val="00EB45CE"/>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784B"/>
    <w:rsid w:val="00EC7D0F"/>
    <w:rsid w:val="00ED04AC"/>
    <w:rsid w:val="00ED2F94"/>
    <w:rsid w:val="00ED3986"/>
    <w:rsid w:val="00ED48B8"/>
    <w:rsid w:val="00ED4931"/>
    <w:rsid w:val="00ED55AC"/>
    <w:rsid w:val="00ED55E0"/>
    <w:rsid w:val="00ED5868"/>
    <w:rsid w:val="00EE0FF8"/>
    <w:rsid w:val="00EE124C"/>
    <w:rsid w:val="00EE1701"/>
    <w:rsid w:val="00EE24BE"/>
    <w:rsid w:val="00EE5645"/>
    <w:rsid w:val="00EE58CA"/>
    <w:rsid w:val="00EE5999"/>
    <w:rsid w:val="00EE5B11"/>
    <w:rsid w:val="00EE634F"/>
    <w:rsid w:val="00EE6528"/>
    <w:rsid w:val="00EF18C9"/>
    <w:rsid w:val="00EF1924"/>
    <w:rsid w:val="00EF38CE"/>
    <w:rsid w:val="00EF3D70"/>
    <w:rsid w:val="00EF6675"/>
    <w:rsid w:val="00EF6F5C"/>
    <w:rsid w:val="00F006EC"/>
    <w:rsid w:val="00F00964"/>
    <w:rsid w:val="00F00BF2"/>
    <w:rsid w:val="00F06987"/>
    <w:rsid w:val="00F1039E"/>
    <w:rsid w:val="00F13BE1"/>
    <w:rsid w:val="00F14E84"/>
    <w:rsid w:val="00F16D17"/>
    <w:rsid w:val="00F20C88"/>
    <w:rsid w:val="00F23AFB"/>
    <w:rsid w:val="00F2486A"/>
    <w:rsid w:val="00F26E62"/>
    <w:rsid w:val="00F27BE6"/>
    <w:rsid w:val="00F3025B"/>
    <w:rsid w:val="00F3094E"/>
    <w:rsid w:val="00F3098E"/>
    <w:rsid w:val="00F30BA4"/>
    <w:rsid w:val="00F312BB"/>
    <w:rsid w:val="00F31715"/>
    <w:rsid w:val="00F318EF"/>
    <w:rsid w:val="00F3221E"/>
    <w:rsid w:val="00F33E20"/>
    <w:rsid w:val="00F351F1"/>
    <w:rsid w:val="00F35ABF"/>
    <w:rsid w:val="00F37A73"/>
    <w:rsid w:val="00F40657"/>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36A5"/>
    <w:rsid w:val="00F77F41"/>
    <w:rsid w:val="00F80AF2"/>
    <w:rsid w:val="00F82B54"/>
    <w:rsid w:val="00F82FC2"/>
    <w:rsid w:val="00F838F5"/>
    <w:rsid w:val="00F84536"/>
    <w:rsid w:val="00F8561F"/>
    <w:rsid w:val="00F858EE"/>
    <w:rsid w:val="00F876DD"/>
    <w:rsid w:val="00F9017C"/>
    <w:rsid w:val="00F91857"/>
    <w:rsid w:val="00F91943"/>
    <w:rsid w:val="00F920B2"/>
    <w:rsid w:val="00F9417D"/>
    <w:rsid w:val="00F94636"/>
    <w:rsid w:val="00F94C4E"/>
    <w:rsid w:val="00F9688E"/>
    <w:rsid w:val="00FA0D96"/>
    <w:rsid w:val="00FA0F70"/>
    <w:rsid w:val="00FA2006"/>
    <w:rsid w:val="00FA2819"/>
    <w:rsid w:val="00FA2C42"/>
    <w:rsid w:val="00FA3C1E"/>
    <w:rsid w:val="00FA3F15"/>
    <w:rsid w:val="00FA4267"/>
    <w:rsid w:val="00FA4BA7"/>
    <w:rsid w:val="00FA5DE7"/>
    <w:rsid w:val="00FA7652"/>
    <w:rsid w:val="00FB078C"/>
    <w:rsid w:val="00FB2A4D"/>
    <w:rsid w:val="00FB3C24"/>
    <w:rsid w:val="00FB4775"/>
    <w:rsid w:val="00FB5D49"/>
    <w:rsid w:val="00FB788D"/>
    <w:rsid w:val="00FB7DF7"/>
    <w:rsid w:val="00FC0413"/>
    <w:rsid w:val="00FC3BE2"/>
    <w:rsid w:val="00FC3E7C"/>
    <w:rsid w:val="00FC4547"/>
    <w:rsid w:val="00FC6CF1"/>
    <w:rsid w:val="00FC6ED7"/>
    <w:rsid w:val="00FC772B"/>
    <w:rsid w:val="00FC7BA4"/>
    <w:rsid w:val="00FD4281"/>
    <w:rsid w:val="00FD439A"/>
    <w:rsid w:val="00FD53FD"/>
    <w:rsid w:val="00FD6A66"/>
    <w:rsid w:val="00FD6C95"/>
    <w:rsid w:val="00FD7447"/>
    <w:rsid w:val="00FD7CE9"/>
    <w:rsid w:val="00FE15B9"/>
    <w:rsid w:val="00FE30FB"/>
    <w:rsid w:val="00FE3779"/>
    <w:rsid w:val="00FE458A"/>
    <w:rsid w:val="00FE70D6"/>
    <w:rsid w:val="00FE73B5"/>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80FAC-D78A-6F44-AB81-DAAB6F2E8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4701</TotalTime>
  <Pages>23</Pages>
  <Words>12691</Words>
  <Characters>72340</Characters>
  <Application>Microsoft Macintosh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84862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49</cp:revision>
  <dcterms:created xsi:type="dcterms:W3CDTF">2015-12-02T21:46:00Z</dcterms:created>
  <dcterms:modified xsi:type="dcterms:W3CDTF">2015-12-13T12:52:00Z</dcterms:modified>
</cp:coreProperties>
</file>