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 xml:space="preserve">Avoiding Tipping Points Through Effective </w:t>
      </w:r>
      <w:commentRangeStart w:id="0"/>
      <w:r w:rsidRPr="007647D9">
        <w:rPr>
          <w:rFonts w:ascii="Helvetica" w:hAnsi="Helvetica"/>
          <w:b/>
        </w:rPr>
        <w:t>Monitoring</w:t>
      </w:r>
      <w:commentRangeEnd w:id="0"/>
      <w:r w:rsidR="00BF38F4">
        <w:rPr>
          <w:rStyle w:val="CommentReference"/>
        </w:rPr>
        <w:commentReference w:id="0"/>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1D0C6D69" w14:textId="77777777" w:rsidR="00D7376F" w:rsidRPr="00957F1F" w:rsidRDefault="00D7376F" w:rsidP="00903261">
      <w:pPr>
        <w:outlineLvl w:val="0"/>
        <w:rPr>
          <w:rFonts w:ascii="Helvetica" w:hAnsi="Helvetica" w:cs="Times New Roman"/>
          <w:bCs/>
          <w:sz w:val="22"/>
          <w:szCs w:val="22"/>
        </w:rPr>
      </w:pPr>
    </w:p>
    <w:p w14:paraId="65FE7E07" w14:textId="29DF9A1F"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F35C1E2" w14:textId="77777777" w:rsidR="00B90574" w:rsidRPr="00BE00F5" w:rsidRDefault="00B90574" w:rsidP="00903261">
      <w:pPr>
        <w:widowControl w:val="0"/>
        <w:autoSpaceDE w:val="0"/>
        <w:autoSpaceDN w:val="0"/>
        <w:adjustRightInd w:val="0"/>
        <w:rPr>
          <w:rFonts w:ascii="Helvetica" w:hAnsi="Helvetica" w:cs="Times New Roman"/>
          <w:bCs/>
          <w:sz w:val="22"/>
          <w:szCs w:val="22"/>
          <w:vertAlign w:val="superscript"/>
        </w:rPr>
      </w:pPr>
    </w:p>
    <w:p w14:paraId="676F7498" w14:textId="77777777" w:rsidR="00BE00F5" w:rsidRPr="00BE00F5" w:rsidRDefault="00903261" w:rsidP="00903261">
      <w:pPr>
        <w:widowControl w:val="0"/>
        <w:autoSpaceDE w:val="0"/>
        <w:autoSpaceDN w:val="0"/>
        <w:adjustRightInd w:val="0"/>
        <w:rPr>
          <w:ins w:id="1" w:author="Adrian Stier" w:date="2016-04-01T12:44:00Z"/>
          <w:rFonts w:ascii="Helvetica" w:hAnsi="Helvetica" w:cs="Times New Roman"/>
          <w:iCs/>
          <w:sz w:val="22"/>
          <w:szCs w:val="22"/>
        </w:rPr>
      </w:pPr>
      <w:r w:rsidRPr="00BE00F5">
        <w:rPr>
          <w:rFonts w:ascii="Helvetica" w:hAnsi="Helvetica" w:cs="Times New Roman"/>
          <w:bCs/>
          <w:sz w:val="22"/>
          <w:szCs w:val="22"/>
          <w:vertAlign w:val="superscript"/>
        </w:rPr>
        <w:t>1</w:t>
      </w:r>
      <w:ins w:id="2" w:author="Adrian Stier" w:date="2016-04-01T12:44:00Z">
        <w:r w:rsidR="00BE00F5" w:rsidRPr="00BE00F5">
          <w:rPr>
            <w:rFonts w:ascii="Helvetica" w:hAnsi="Helvetica" w:cs="Times New Roman"/>
            <w:sz w:val="22"/>
            <w:szCs w:val="22"/>
            <w:rPrChange w:id="3" w:author="Adrian Stier" w:date="2016-04-01T12:44:00Z">
              <w:rPr>
                <w:rFonts w:ascii="Times New Roman" w:hAnsi="Times New Roman" w:cs="Times New Roman"/>
              </w:rPr>
            </w:rPrChange>
          </w:rPr>
          <w:t xml:space="preserve"> Department of Ecology, Evolution, and Marine Biology, University of California, Santa Barbara, CA 93106 USA</w:t>
        </w:r>
        <w:r w:rsidR="00BE00F5" w:rsidRPr="00BE00F5" w:rsidDel="00BE00F5">
          <w:rPr>
            <w:rFonts w:ascii="Helvetica" w:hAnsi="Helvetica" w:cs="Times New Roman"/>
            <w:iCs/>
            <w:sz w:val="22"/>
            <w:szCs w:val="22"/>
          </w:rPr>
          <w:t xml:space="preserve"> </w:t>
        </w:r>
      </w:ins>
    </w:p>
    <w:p w14:paraId="7C5BF827" w14:textId="39D8EAAC" w:rsidR="00903261" w:rsidRPr="00957F1F" w:rsidDel="00BE00F5" w:rsidRDefault="00903261" w:rsidP="00903261">
      <w:pPr>
        <w:widowControl w:val="0"/>
        <w:autoSpaceDE w:val="0"/>
        <w:autoSpaceDN w:val="0"/>
        <w:adjustRightInd w:val="0"/>
        <w:rPr>
          <w:del w:id="4" w:author="Adrian Stier" w:date="2016-04-01T12:44:00Z"/>
          <w:rFonts w:ascii="Helvetica" w:hAnsi="Helvetica" w:cs="Times New Roman"/>
          <w:bCs/>
          <w:sz w:val="22"/>
          <w:szCs w:val="22"/>
          <w:vertAlign w:val="superscript"/>
        </w:rPr>
      </w:pPr>
      <w:del w:id="5" w:author="Adrian Stier" w:date="2016-04-01T12:44:00Z">
        <w:r w:rsidRPr="00957F1F" w:rsidDel="00BE00F5">
          <w:rPr>
            <w:rFonts w:ascii="Helvetica" w:hAnsi="Helvetica" w:cs="Times New Roman"/>
            <w:iCs/>
            <w:sz w:val="22"/>
            <w:szCs w:val="22"/>
          </w:rPr>
          <w:delText>National Center for Ecological Analysis and Synthesis, 735 State Street, Santa Barbara, California 93101 USA</w:delText>
        </w:r>
      </w:del>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 xml:space="preserve">Imperial College London, </w:t>
      </w:r>
      <w:proofErr w:type="spellStart"/>
      <w:r w:rsidRPr="00957F1F">
        <w:rPr>
          <w:rFonts w:ascii="Helvetica" w:hAnsi="Helvetica" w:cs="Times New Roman"/>
          <w:sz w:val="22"/>
          <w:szCs w:val="22"/>
        </w:rPr>
        <w:t>Silwood</w:t>
      </w:r>
      <w:proofErr w:type="spellEnd"/>
      <w:r w:rsidRPr="00957F1F">
        <w:rPr>
          <w:rFonts w:ascii="Helvetica" w:hAnsi="Helvetica" w:cs="Times New Roman"/>
          <w:sz w:val="22"/>
          <w:szCs w:val="22"/>
        </w:rPr>
        <w:t xml:space="preserve">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 xml:space="preserve">Department of Economics, University of Hawaii at </w:t>
      </w:r>
      <w:proofErr w:type="spellStart"/>
      <w:r w:rsidR="00A66A28" w:rsidRPr="00957F1F">
        <w:rPr>
          <w:rFonts w:ascii="Helvetica" w:hAnsi="Helvetica" w:cs="Times"/>
          <w:sz w:val="22"/>
          <w:szCs w:val="22"/>
        </w:rPr>
        <w:t>Manoa</w:t>
      </w:r>
      <w:proofErr w:type="spellEnd"/>
      <w:r w:rsidR="00A66A28" w:rsidRPr="00957F1F">
        <w:rPr>
          <w:rFonts w:ascii="Helvetica" w:hAnsi="Helvetica" w:cs="Times"/>
          <w:sz w:val="22"/>
          <w:szCs w:val="22"/>
        </w:rPr>
        <w:t>,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342E40A1" w14:textId="66C02D38" w:rsidR="007D28E5" w:rsidRPr="00957F1F" w:rsidRDefault="00903261" w:rsidP="007D28E5">
      <w:pPr>
        <w:widowControl w:val="0"/>
        <w:autoSpaceDE w:val="0"/>
        <w:autoSpaceDN w:val="0"/>
        <w:adjustRightInd w:val="0"/>
        <w:spacing w:after="240"/>
        <w:rPr>
          <w:rFonts w:ascii="Helvetica" w:hAnsi="Helvetica" w:cs="Times"/>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Adrian Stie</w:t>
      </w:r>
      <w:r w:rsidR="007D28E5">
        <w:rPr>
          <w:rFonts w:ascii="Helvetica" w:hAnsi="Helvetica" w:cs="Times New Roman"/>
          <w:sz w:val="22"/>
          <w:szCs w:val="22"/>
        </w:rPr>
        <w:t>r, U</w:t>
      </w:r>
      <w:r w:rsidR="007D28E5" w:rsidRPr="00957F1F">
        <w:rPr>
          <w:rFonts w:ascii="Helvetica" w:hAnsi="Helvetica" w:cs="Times"/>
          <w:sz w:val="22"/>
          <w:szCs w:val="22"/>
        </w:rPr>
        <w:t xml:space="preserve">niversity of Washington, School of Aquatic and Fishery Sciences, Box 355020, Seattle, Washington 98195 USA </w:t>
      </w:r>
    </w:p>
    <w:p w14:paraId="6F6E904C" w14:textId="542BECF4"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sz w:val="22"/>
          <w:szCs w:val="22"/>
        </w:rPr>
        <w:t xml:space="preserve">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39F26438" w14:textId="7B85142F"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Research and</w:t>
      </w:r>
      <w:r w:rsidRPr="00927692">
        <w:rPr>
          <w:rFonts w:ascii="Helvetica" w:hAnsi="Helvetica" w:cs="Helvetica"/>
          <w:b/>
          <w:bCs/>
          <w:sz w:val="22"/>
          <w:szCs w:val="22"/>
        </w:rPr>
        <w:t xml:space="preserve"> </w:t>
      </w:r>
      <w:r w:rsidRPr="00927692">
        <w:rPr>
          <w:rFonts w:ascii="Helvetica" w:hAnsi="Helvetica" w:cs="Helvetica"/>
          <w:sz w:val="22"/>
          <w:szCs w:val="22"/>
        </w:rPr>
        <w:t xml:space="preserve">monitoring are critical but expensive components of sustainable management of natural resources. Here, 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and management tipping points. </w:t>
      </w:r>
      <w:r w:rsidR="00BB3E78">
        <w:rPr>
          <w:rFonts w:ascii="Helvetica" w:hAnsi="Helvetica" w:cs="Helvetica"/>
          <w:sz w:val="22"/>
          <w:szCs w:val="22"/>
        </w:rPr>
        <w:t>Consequently,</w:t>
      </w:r>
      <w:r w:rsidRPr="00927692">
        <w:rPr>
          <w:rFonts w:ascii="Helvetica" w:hAnsi="Helvetica" w:cs="Helvetica"/>
          <w:sz w:val="22"/>
          <w:szCs w:val="22"/>
        </w:rPr>
        <w:t xml:space="preserve"> including tipping points in decisions surrounding monitoring effort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critical threshold. We show that the former approach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s monitoring costs, maximizes profits and prevents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 with finite resources.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22FB9DCC" w14:textId="77777777" w:rsidR="00EA4926" w:rsidRPr="00957F1F" w:rsidRDefault="00EA4926" w:rsidP="00EA4926">
      <w:pPr>
        <w:rPr>
          <w:rFonts w:ascii="Helvetica" w:hAnsi="Helvetica"/>
          <w:b/>
          <w:sz w:val="22"/>
          <w:szCs w:val="22"/>
        </w:rPr>
      </w:pPr>
      <w:r w:rsidRPr="00957F1F">
        <w:rPr>
          <w:rFonts w:ascii="Helvetica" w:hAnsi="Helvetica"/>
          <w:b/>
          <w:sz w:val="22"/>
          <w:szCs w:val="22"/>
        </w:rPr>
        <w:lastRenderedPageBreak/>
        <w:t>INTRODUCTION</w:t>
      </w:r>
    </w:p>
    <w:p w14:paraId="29E172B4" w14:textId="77777777" w:rsidR="00EA4926" w:rsidRPr="00957F1F" w:rsidRDefault="00EA4926" w:rsidP="00EA4926">
      <w:pPr>
        <w:rPr>
          <w:rFonts w:ascii="Helvetica" w:hAnsi="Helvetica"/>
          <w:b/>
          <w:sz w:val="22"/>
          <w:szCs w:val="22"/>
        </w:rPr>
      </w:pPr>
    </w:p>
    <w:p w14:paraId="3A671666" w14:textId="3F29B4C1" w:rsidR="00DD4ECE" w:rsidRPr="00132B06" w:rsidRDefault="00270316" w:rsidP="0020694C">
      <w:pPr>
        <w:textAlignment w:val="center"/>
        <w:rPr>
          <w:rFonts w:ascii="Helvetica" w:eastAsia="Times New Roman" w:hAnsi="Helvetica" w:cs="Times New Roman"/>
          <w:sz w:val="22"/>
          <w:szCs w:val="22"/>
          <w:lang w:eastAsia="en-US"/>
        </w:rPr>
      </w:pPr>
      <w:r>
        <w:rPr>
          <w:rFonts w:ascii="Helvetica" w:eastAsia="Times New Roman" w:hAnsi="Helvetica" w:cs="Times New Roman"/>
          <w:sz w:val="22"/>
          <w:szCs w:val="22"/>
          <w:lang w:eastAsia="en-US"/>
        </w:rPr>
        <w:t>Those</w:t>
      </w:r>
      <w:r w:rsidR="00545708" w:rsidRPr="00132B06">
        <w:rPr>
          <w:rFonts w:ascii="Helvetica" w:eastAsia="Times New Roman" w:hAnsi="Helvetica" w:cs="Times New Roman"/>
          <w:sz w:val="22"/>
          <w:szCs w:val="22"/>
          <w:lang w:eastAsia="en-US"/>
        </w:rPr>
        <w:t xml:space="preserve"> </w:t>
      </w:r>
      <w:r w:rsidR="00132B06" w:rsidRPr="00132B06">
        <w:rPr>
          <w:rFonts w:ascii="Helvetica" w:eastAsia="Times New Roman" w:hAnsi="Helvetica" w:cs="Times New Roman"/>
          <w:sz w:val="22"/>
          <w:szCs w:val="22"/>
          <w:lang w:eastAsia="en-US"/>
        </w:rPr>
        <w:t>seeking to avoid the collapse of financial, medical, or military defense systems often rely on detailed information to calculate</w:t>
      </w:r>
      <w:r>
        <w:rPr>
          <w:rFonts w:ascii="Helvetica" w:eastAsia="Times New Roman" w:hAnsi="Helvetica" w:cs="Times New Roman"/>
          <w:sz w:val="22"/>
          <w:szCs w:val="22"/>
          <w:lang w:eastAsia="en-US"/>
        </w:rPr>
        <w:t xml:space="preserve"> a </w:t>
      </w:r>
      <w:r w:rsidR="00132B06" w:rsidRPr="00132B06">
        <w:rPr>
          <w:rFonts w:ascii="Helvetica" w:eastAsia="Times New Roman" w:hAnsi="Helvetica" w:cs="Times New Roman"/>
          <w:sz w:val="22"/>
          <w:szCs w:val="22"/>
          <w:lang w:eastAsia="en-US"/>
        </w:rPr>
        <w:t>system’s status</w:t>
      </w:r>
      <w:r w:rsidR="00545708" w:rsidRPr="00132B06">
        <w:rPr>
          <w:rFonts w:ascii="Helvetica" w:eastAsia="Times New Roman" w:hAnsi="Helvetica" w:cs="Times New Roman"/>
          <w:sz w:val="22"/>
          <w:szCs w:val="22"/>
          <w:lang w:eastAsia="en-US"/>
        </w:rPr>
        <w:t>.</w:t>
      </w:r>
      <w:r w:rsidR="00CF1E01" w:rsidRPr="00132B06">
        <w:rPr>
          <w:rFonts w:ascii="Helvetica" w:eastAsia="Times New Roman" w:hAnsi="Helvetica" w:cs="Times New Roman"/>
          <w:sz w:val="22"/>
          <w:szCs w:val="22"/>
          <w:lang w:eastAsia="en-US"/>
        </w:rPr>
        <w:t xml:space="preserve"> </w:t>
      </w:r>
      <w:r w:rsidR="00545708" w:rsidRPr="00132B06">
        <w:rPr>
          <w:rFonts w:ascii="Helvetica" w:eastAsia="Times New Roman" w:hAnsi="Helvetica" w:cs="Times New Roman"/>
          <w:sz w:val="22"/>
          <w:szCs w:val="22"/>
          <w:lang w:eastAsia="en-US"/>
        </w:rPr>
        <w:t xml:space="preserve">However, high precision </w:t>
      </w:r>
      <w:r w:rsidR="00132B06" w:rsidRPr="00132B06">
        <w:rPr>
          <w:rFonts w:ascii="Helvetica" w:eastAsia="Times New Roman" w:hAnsi="Helvetica" w:cs="Times New Roman"/>
          <w:sz w:val="22"/>
          <w:szCs w:val="22"/>
          <w:lang w:eastAsia="en-US"/>
        </w:rPr>
        <w:t xml:space="preserve">estimates </w:t>
      </w:r>
      <w:r>
        <w:rPr>
          <w:rFonts w:ascii="Helvetica" w:eastAsia="Times New Roman" w:hAnsi="Helvetica" w:cs="Times New Roman"/>
          <w:sz w:val="22"/>
          <w:szCs w:val="22"/>
          <w:lang w:eastAsia="en-US"/>
        </w:rPr>
        <w:t xml:space="preserve">of </w:t>
      </w:r>
      <w:r w:rsidRPr="00132B06">
        <w:rPr>
          <w:rFonts w:ascii="Helvetica" w:eastAsia="Times New Roman" w:hAnsi="Helvetica" w:cs="Times New Roman"/>
          <w:sz w:val="22"/>
          <w:szCs w:val="22"/>
          <w:lang w:eastAsia="en-US"/>
        </w:rPr>
        <w:t xml:space="preserve">status </w:t>
      </w:r>
      <w:r w:rsidR="00132B06" w:rsidRPr="00132B06">
        <w:rPr>
          <w:rFonts w:ascii="Helvetica" w:eastAsia="Times New Roman" w:hAnsi="Helvetica" w:cs="Times New Roman"/>
          <w:sz w:val="22"/>
          <w:szCs w:val="22"/>
          <w:lang w:eastAsia="en-US"/>
        </w:rPr>
        <w:t xml:space="preserve">are </w:t>
      </w:r>
      <w:r w:rsidR="00545708" w:rsidRPr="00132B06">
        <w:rPr>
          <w:rFonts w:ascii="Helvetica" w:eastAsia="Times New Roman" w:hAnsi="Helvetica" w:cs="Times New Roman"/>
          <w:sz w:val="22"/>
          <w:szCs w:val="22"/>
          <w:lang w:eastAsia="en-US"/>
        </w:rPr>
        <w:t xml:space="preserve">often costly </w:t>
      </w:r>
      <w:r w:rsidR="00783147" w:rsidRPr="00132B06">
        <w:rPr>
          <w:rFonts w:ascii="Helvetica" w:eastAsia="Times New Roman" w:hAnsi="Helvetica" w:cs="Times New Roman"/>
          <w:sz w:val="22"/>
          <w:szCs w:val="22"/>
          <w:lang w:eastAsia="en-US"/>
        </w:rPr>
        <w:t xml:space="preserve">and </w:t>
      </w:r>
      <w:r>
        <w:rPr>
          <w:rFonts w:ascii="Helvetica" w:eastAsia="Times New Roman" w:hAnsi="Helvetica" w:cs="Times New Roman"/>
          <w:sz w:val="22"/>
          <w:szCs w:val="22"/>
          <w:lang w:eastAsia="en-US"/>
        </w:rPr>
        <w:t>may</w:t>
      </w:r>
      <w:r w:rsidRPr="00132B06">
        <w:rPr>
          <w:rFonts w:ascii="Helvetica" w:eastAsia="Times New Roman" w:hAnsi="Helvetica" w:cs="Times New Roman"/>
          <w:sz w:val="22"/>
          <w:szCs w:val="22"/>
          <w:lang w:eastAsia="en-US"/>
        </w:rPr>
        <w:t xml:space="preserve"> </w:t>
      </w:r>
      <w:r w:rsidR="00783147" w:rsidRPr="00132B06">
        <w:rPr>
          <w:rFonts w:ascii="Helvetica" w:eastAsia="Times New Roman" w:hAnsi="Helvetica" w:cs="Times New Roman"/>
          <w:sz w:val="22"/>
          <w:szCs w:val="22"/>
          <w:lang w:eastAsia="en-US"/>
        </w:rPr>
        <w:t>delay</w:t>
      </w:r>
      <w:r w:rsidR="00CF1E01" w:rsidRPr="00132B06">
        <w:rPr>
          <w:rFonts w:ascii="Helvetica" w:eastAsia="Times New Roman" w:hAnsi="Helvetica" w:cs="Times New Roman"/>
          <w:sz w:val="22"/>
          <w:szCs w:val="22"/>
          <w:lang w:eastAsia="en-US"/>
        </w:rPr>
        <w:t xml:space="preserve"> decision making. </w:t>
      </w:r>
      <w:r w:rsidR="00545708" w:rsidRPr="00132B06">
        <w:rPr>
          <w:rFonts w:ascii="Helvetica" w:eastAsia="Times New Roman" w:hAnsi="Helvetica" w:cs="Times New Roman"/>
          <w:sz w:val="22"/>
          <w:szCs w:val="22"/>
          <w:lang w:eastAsia="en-US"/>
        </w:rPr>
        <w:t xml:space="preserve">The </w:t>
      </w:r>
      <w:commentRangeStart w:id="6"/>
      <w:r w:rsidR="00545708" w:rsidRPr="00132B06">
        <w:rPr>
          <w:rFonts w:ascii="Helvetica" w:eastAsia="Times New Roman" w:hAnsi="Helvetica" w:cs="Times New Roman"/>
          <w:sz w:val="22"/>
          <w:szCs w:val="22"/>
          <w:lang w:eastAsia="en-US"/>
        </w:rPr>
        <w:t xml:space="preserve">value </w:t>
      </w:r>
      <w:commentRangeEnd w:id="6"/>
      <w:r w:rsidR="0060062E">
        <w:rPr>
          <w:rStyle w:val="CommentReference"/>
        </w:rPr>
        <w:commentReference w:id="6"/>
      </w:r>
      <w:r w:rsidR="00545708" w:rsidRPr="00132B06">
        <w:rPr>
          <w:rFonts w:ascii="Helvetica" w:eastAsia="Times New Roman" w:hAnsi="Helvetica" w:cs="Times New Roman"/>
          <w:sz w:val="22"/>
          <w:szCs w:val="22"/>
          <w:lang w:eastAsia="en-US"/>
        </w:rPr>
        <w:t xml:space="preserve">of high-precision information can therefore be defined by the degree to which acquisition of new information significantly changes a decision </w:t>
      </w:r>
      <w:r w:rsidR="00BB4F66" w:rsidRPr="00132B06">
        <w:rPr>
          <w:rFonts w:ascii="Helvetica" w:eastAsia="Times New Roman" w:hAnsi="Helvetica" w:cs="Times New Roman"/>
          <w:sz w:val="22"/>
          <w:szCs w:val="22"/>
          <w:lang w:eastAsia="en-US"/>
        </w:rPr>
        <w:t>maker’s</w:t>
      </w:r>
      <w:r w:rsidR="00545708" w:rsidRPr="00132B06">
        <w:rPr>
          <w:rFonts w:ascii="Helvetica" w:eastAsia="Times New Roman" w:hAnsi="Helvetica" w:cs="Times New Roman"/>
          <w:sz w:val="22"/>
          <w:szCs w:val="22"/>
          <w:lang w:eastAsia="en-US"/>
        </w:rPr>
        <w:t xml:space="preserve"> current strategy </w:t>
      </w:r>
      <w:r w:rsidR="00132B06" w:rsidRPr="00132B06">
        <w:rPr>
          <w:rFonts w:ascii="Helvetica" w:eastAsia="Times New Roman" w:hAnsi="Helvetica" w:cs="Times New Roman"/>
          <w:sz w:val="22"/>
          <w:szCs w:val="22"/>
          <w:lang w:eastAsia="en-US"/>
        </w:rPr>
        <w:t>to avoid risk</w:t>
      </w:r>
      <w:r w:rsidR="00545708" w:rsidRPr="00132B06">
        <w:rPr>
          <w:rFonts w:ascii="Helvetica" w:eastAsia="Times New Roman" w:hAnsi="Helvetica" w:cs="Times New Roman"/>
          <w:sz w:val="22"/>
          <w:szCs w:val="22"/>
          <w:lang w:eastAsia="en-US"/>
        </w:rPr>
        <w:t xml:space="preserve">. Decision-makers </w:t>
      </w:r>
      <w:r w:rsidR="00BB4F66" w:rsidRPr="00132B06">
        <w:rPr>
          <w:rFonts w:ascii="Helvetica" w:eastAsia="Times New Roman" w:hAnsi="Helvetica" w:cs="Times New Roman"/>
          <w:sz w:val="22"/>
          <w:szCs w:val="22"/>
          <w:lang w:eastAsia="en-US"/>
        </w:rPr>
        <w:t>from financial, medical, and military systems commonly incorporate the value of information when evaluating alternative management strategies</w:t>
      </w:r>
      <w:r w:rsidR="0060062E">
        <w:rPr>
          <w:rFonts w:ascii="Helvetica" w:eastAsia="Times New Roman" w:hAnsi="Helvetica" w:cs="Times New Roman"/>
          <w:sz w:val="22"/>
          <w:szCs w:val="22"/>
          <w:lang w:eastAsia="en-US"/>
        </w:rPr>
        <w:t>;</w:t>
      </w:r>
      <w:r w:rsidR="00BB4F66" w:rsidRPr="00132B06">
        <w:rPr>
          <w:rFonts w:ascii="Helvetica" w:eastAsia="Times New Roman" w:hAnsi="Helvetica" w:cs="Times New Roman"/>
          <w:sz w:val="22"/>
          <w:szCs w:val="22"/>
          <w:lang w:eastAsia="en-US"/>
        </w:rPr>
        <w:t xml:space="preserve"> h</w:t>
      </w:r>
      <w:r w:rsidR="00545708" w:rsidRPr="00132B06">
        <w:rPr>
          <w:rFonts w:ascii="Helvetica" w:eastAsia="Times New Roman" w:hAnsi="Helvetica" w:cs="Times New Roman"/>
          <w:sz w:val="22"/>
          <w:szCs w:val="22"/>
          <w:lang w:eastAsia="en-US"/>
        </w:rPr>
        <w:t>owever</w:t>
      </w:r>
      <w:r w:rsidR="0060062E">
        <w:rPr>
          <w:rFonts w:ascii="Helvetica" w:eastAsia="Times New Roman" w:hAnsi="Helvetica" w:cs="Times New Roman"/>
          <w:sz w:val="22"/>
          <w:szCs w:val="22"/>
          <w:lang w:eastAsia="en-US"/>
        </w:rPr>
        <w:t>,</w:t>
      </w:r>
      <w:r w:rsidR="00545708" w:rsidRPr="00132B06">
        <w:rPr>
          <w:rFonts w:ascii="Helvetica" w:eastAsia="Times New Roman" w:hAnsi="Helvetica" w:cs="Times New Roman"/>
          <w:sz w:val="22"/>
          <w:szCs w:val="22"/>
          <w:lang w:eastAsia="en-US"/>
        </w:rPr>
        <w:t xml:space="preserve"> in </w:t>
      </w:r>
      <w:r w:rsidR="0020694C" w:rsidRPr="00132B06">
        <w:rPr>
          <w:rFonts w:ascii="Helvetica" w:eastAsia="Times New Roman" w:hAnsi="Helvetica" w:cs="Times New Roman"/>
          <w:sz w:val="22"/>
          <w:szCs w:val="22"/>
          <w:lang w:eastAsia="en-US"/>
        </w:rPr>
        <w:t>biological systems</w:t>
      </w:r>
      <w:r w:rsidR="00545708" w:rsidRPr="00132B06">
        <w:rPr>
          <w:rFonts w:ascii="Helvetica" w:eastAsia="Times New Roman" w:hAnsi="Helvetica" w:cs="Times New Roman"/>
          <w:sz w:val="22"/>
          <w:szCs w:val="22"/>
          <w:lang w:eastAsia="en-US"/>
        </w:rPr>
        <w:t xml:space="preserve"> the </w:t>
      </w:r>
      <w:r w:rsidR="00BB4F66" w:rsidRPr="00132B06">
        <w:rPr>
          <w:rFonts w:ascii="Helvetica" w:eastAsia="Times New Roman" w:hAnsi="Helvetica" w:cs="Times New Roman"/>
          <w:sz w:val="22"/>
          <w:szCs w:val="22"/>
          <w:lang w:eastAsia="en-US"/>
        </w:rPr>
        <w:t xml:space="preserve">value of information </w:t>
      </w:r>
      <w:r w:rsidR="00545708" w:rsidRPr="00132B06">
        <w:rPr>
          <w:rFonts w:ascii="Helvetica" w:eastAsia="Times New Roman" w:hAnsi="Helvetica" w:cs="Times New Roman"/>
          <w:sz w:val="22"/>
          <w:szCs w:val="22"/>
          <w:lang w:eastAsia="en-US"/>
        </w:rPr>
        <w:t>is often poorly coupled to the degree to which this additional information changes decision mak</w:t>
      </w:r>
      <w:r w:rsidR="00BB4F66" w:rsidRPr="00132B06">
        <w:rPr>
          <w:rFonts w:ascii="Helvetica" w:eastAsia="Times New Roman" w:hAnsi="Helvetica" w:cs="Times New Roman"/>
          <w:sz w:val="22"/>
          <w:szCs w:val="22"/>
          <w:lang w:eastAsia="en-US"/>
        </w:rPr>
        <w:t xml:space="preserve">er’s capacity to avoid </w:t>
      </w:r>
      <w:commentRangeStart w:id="7"/>
      <w:r w:rsidR="00BB4F66" w:rsidRPr="00132B06">
        <w:rPr>
          <w:rFonts w:ascii="Helvetica" w:eastAsia="Times New Roman" w:hAnsi="Helvetica" w:cs="Times New Roman"/>
          <w:sz w:val="22"/>
          <w:szCs w:val="22"/>
          <w:lang w:eastAsia="en-US"/>
        </w:rPr>
        <w:t>risk</w:t>
      </w:r>
      <w:commentRangeEnd w:id="7"/>
      <w:r w:rsidR="0060062E">
        <w:rPr>
          <w:rStyle w:val="CommentReference"/>
        </w:rPr>
        <w:commentReference w:id="7"/>
      </w:r>
      <w:r w:rsidR="00BB4F66" w:rsidRPr="00132B06">
        <w:rPr>
          <w:rFonts w:ascii="Helvetica" w:eastAsia="Times New Roman" w:hAnsi="Helvetica" w:cs="Times New Roman"/>
          <w:sz w:val="22"/>
          <w:szCs w:val="22"/>
          <w:lang w:eastAsia="en-US"/>
        </w:rPr>
        <w:t>.</w:t>
      </w:r>
      <w:r w:rsidR="00CF1E01" w:rsidRPr="00132B06">
        <w:rPr>
          <w:rFonts w:ascii="Helvetica" w:eastAsia="Times New Roman" w:hAnsi="Helvetica" w:cs="Times New Roman"/>
          <w:sz w:val="22"/>
          <w:szCs w:val="22"/>
          <w:lang w:eastAsia="en-US"/>
        </w:rPr>
        <w:t xml:space="preserve"> </w:t>
      </w:r>
      <w:r w:rsidR="0020694C" w:rsidRPr="00132B06">
        <w:rPr>
          <w:rFonts w:ascii="Helvetica" w:eastAsia="Times New Roman" w:hAnsi="Helvetica" w:cs="Times New Roman"/>
          <w:sz w:val="22"/>
          <w:szCs w:val="22"/>
          <w:lang w:eastAsia="en-US"/>
        </w:rPr>
        <w:t>Below</w:t>
      </w:r>
      <w:r w:rsidR="00CF1E01" w:rsidRPr="00132B06">
        <w:rPr>
          <w:rFonts w:ascii="Helvetica" w:eastAsia="Times New Roman" w:hAnsi="Helvetica" w:cs="Times New Roman"/>
          <w:sz w:val="22"/>
          <w:szCs w:val="22"/>
          <w:lang w:eastAsia="en-US"/>
        </w:rPr>
        <w:t xml:space="preserve">, </w:t>
      </w:r>
      <w:r w:rsidR="00372CA4" w:rsidRPr="00132B06">
        <w:rPr>
          <w:rFonts w:ascii="Helvetica" w:eastAsia="Times New Roman" w:hAnsi="Helvetica" w:cs="Times New Roman"/>
          <w:sz w:val="22"/>
          <w:szCs w:val="22"/>
          <w:lang w:eastAsia="en-US"/>
        </w:rPr>
        <w:t xml:space="preserve">we demonstrate </w:t>
      </w:r>
      <w:r w:rsidR="00545708" w:rsidRPr="00132B06">
        <w:rPr>
          <w:rFonts w:ascii="Helvetica" w:eastAsia="Times New Roman" w:hAnsi="Helvetica" w:cs="Times New Roman"/>
          <w:sz w:val="22"/>
          <w:szCs w:val="22"/>
          <w:lang w:eastAsia="en-US"/>
        </w:rPr>
        <w:t>how monitoring investment based on the value of informa</w:t>
      </w:r>
      <w:r w:rsidR="0020694C" w:rsidRPr="00132B06">
        <w:rPr>
          <w:rFonts w:ascii="Helvetica" w:eastAsia="Times New Roman" w:hAnsi="Helvetica" w:cs="Times New Roman"/>
          <w:sz w:val="22"/>
          <w:szCs w:val="22"/>
          <w:lang w:eastAsia="en-US"/>
        </w:rPr>
        <w:t xml:space="preserve">tion can increase sustainable management of </w:t>
      </w:r>
      <w:r w:rsidR="00545708" w:rsidRPr="00132B06">
        <w:rPr>
          <w:rFonts w:ascii="Helvetica" w:eastAsia="Times New Roman" w:hAnsi="Helvetica" w:cs="Times New Roman"/>
          <w:sz w:val="22"/>
          <w:szCs w:val="22"/>
          <w:lang w:eastAsia="en-US"/>
        </w:rPr>
        <w:t>biological systems</w:t>
      </w:r>
      <w:r w:rsidR="00783147" w:rsidRPr="00132B06">
        <w:rPr>
          <w:rFonts w:ascii="Helvetica" w:eastAsia="Times New Roman" w:hAnsi="Helvetica" w:cs="Times New Roman"/>
          <w:sz w:val="22"/>
          <w:szCs w:val="22"/>
          <w:lang w:eastAsia="en-US"/>
        </w:rPr>
        <w:t xml:space="preserve"> by reducing the risk of an ecosystem crossing a threshold into a less-preferred state</w:t>
      </w:r>
      <w:r w:rsidR="0020694C" w:rsidRPr="00132B06">
        <w:rPr>
          <w:rFonts w:ascii="Helvetica" w:eastAsia="Times New Roman" w:hAnsi="Helvetica" w:cs="Times New Roman"/>
          <w:sz w:val="22"/>
          <w:szCs w:val="22"/>
          <w:lang w:eastAsia="en-US"/>
        </w:rPr>
        <w:t>.</w:t>
      </w:r>
    </w:p>
    <w:p w14:paraId="48FA23D4" w14:textId="4E9DDDDE" w:rsidR="002A3B6B" w:rsidRPr="008D57B4" w:rsidRDefault="00677931">
      <w:pPr>
        <w:pStyle w:val="CommentText"/>
        <w:pPrChange w:id="8" w:author="Adrian Stier" w:date="2016-02-05T13:59:00Z">
          <w:pPr>
            <w:ind w:firstLine="720"/>
          </w:pPr>
        </w:pPrChange>
      </w:pPr>
      <w:commentRangeStart w:id="9"/>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often include critic</w:t>
      </w:r>
      <w:bookmarkStart w:id="10" w:name="_GoBack"/>
      <w:bookmarkEnd w:id="10"/>
      <w:r w:rsidR="00EE6528" w:rsidRPr="0093151E">
        <w:rPr>
          <w:rFonts w:ascii="Helvetica" w:hAnsi="Helvetica"/>
          <w:sz w:val="22"/>
          <w:szCs w:val="22"/>
        </w:rPr>
        <w:t>al thresholds –</w:t>
      </w:r>
      <w:r w:rsidR="0044422E">
        <w:rPr>
          <w:rFonts w:ascii="Helvetica" w:hAnsi="Helvetica"/>
          <w:sz w:val="22"/>
          <w:szCs w:val="22"/>
        </w:rPr>
        <w:t xml:space="preserve"> </w:t>
      </w:r>
      <w:r w:rsidR="00EE6528" w:rsidRPr="0093151E">
        <w:rPr>
          <w:rFonts w:ascii="Helvetica" w:hAnsi="Helvetica"/>
          <w:sz w:val="22"/>
          <w:szCs w:val="22"/>
        </w:rPr>
        <w:t xml:space="preserve">tipping points – where the system rapidly switches </w:t>
      </w:r>
      <w:r w:rsidR="009173F8">
        <w:rPr>
          <w:rFonts w:ascii="Helvetica" w:hAnsi="Helvetica"/>
          <w:sz w:val="22"/>
          <w:szCs w:val="22"/>
        </w:rPr>
        <w:t>regimes</w:t>
      </w:r>
      <w:r w:rsidR="00EE6528" w:rsidRPr="0093151E">
        <w:rPr>
          <w:rFonts w:ascii="Helvetica" w:hAnsi="Helvetica"/>
          <w:sz w:val="22"/>
          <w:szCs w:val="22"/>
        </w:rPr>
        <w:t xml:space="preserve">,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w:t>
      </w:r>
      <w:r w:rsidR="00AC335B">
        <w:rPr>
          <w:rFonts w:ascii="Helvetica" w:hAnsi="Helvetica"/>
          <w:sz w:val="22"/>
          <w:szCs w:val="22"/>
        </w:rPr>
        <w:t>that</w:t>
      </w:r>
      <w:r w:rsidR="00EE6528" w:rsidRPr="0093151E">
        <w:rPr>
          <w:rFonts w:ascii="Helvetica" w:hAnsi="Helvetica"/>
          <w:sz w:val="22"/>
          <w:szCs w:val="22"/>
        </w:rPr>
        <w:t xml:space="preserve"> </w:t>
      </w:r>
      <w:r w:rsidR="00AC335B">
        <w:rPr>
          <w:rFonts w:ascii="Helvetica" w:hAnsi="Helvetica"/>
          <w:sz w:val="22"/>
          <w:szCs w:val="22"/>
        </w:rPr>
        <w:t>precipitate</w:t>
      </w:r>
      <w:r w:rsidR="00EE6528" w:rsidRPr="0093151E">
        <w:rPr>
          <w:rFonts w:ascii="Helvetica" w:hAnsi="Helvetica"/>
          <w:sz w:val="22"/>
          <w:szCs w:val="22"/>
        </w:rPr>
        <w:t xml:space="preserve"> ecological, economic and </w:t>
      </w:r>
      <w:r w:rsidR="00396EAC">
        <w:rPr>
          <w:rFonts w:ascii="Helvetica" w:hAnsi="Helvetica"/>
          <w:sz w:val="22"/>
          <w:szCs w:val="22"/>
        </w:rPr>
        <w:t>socia</w:t>
      </w:r>
      <w:r w:rsidR="00396EAC" w:rsidRPr="0093151E">
        <w:rPr>
          <w:rFonts w:ascii="Helvetica" w:hAnsi="Helvetica"/>
          <w:sz w:val="22"/>
          <w:szCs w:val="22"/>
        </w:rPr>
        <w:t xml:space="preserve">l </w:t>
      </w:r>
      <w:r w:rsidR="00EE6528" w:rsidRPr="0093151E">
        <w:rPr>
          <w:rFonts w:ascii="Helvetica" w:hAnsi="Helvetica"/>
          <w:sz w:val="22"/>
          <w:szCs w:val="22"/>
        </w:rPr>
        <w:t xml:space="preserve">disruptions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6C270B" w:rsidRPr="0093151E">
        <w:rPr>
          <w:rFonts w:ascii="Helvetica" w:hAnsi="Helvetica"/>
          <w:sz w:val="22"/>
          <w:szCs w:val="22"/>
        </w:rPr>
        <w:t xml:space="preserve">. </w:t>
      </w:r>
      <w:del w:id="11" w:author="Adrian Stier" w:date="2016-02-05T13:57:00Z">
        <w:r w:rsidR="00F3208E" w:rsidDel="00CB7D32">
          <w:rPr>
            <w:rFonts w:ascii="Helvetica" w:hAnsi="Helvetica"/>
            <w:sz w:val="22"/>
            <w:szCs w:val="22"/>
          </w:rPr>
          <w:delText>H</w:delText>
        </w:r>
        <w:r w:rsidR="00927676" w:rsidRPr="007B4E5A" w:rsidDel="00CB7D32">
          <w:rPr>
            <w:rFonts w:ascii="Helvetica" w:hAnsi="Helvetica"/>
            <w:sz w:val="22"/>
            <w:szCs w:val="22"/>
          </w:rPr>
          <w:delText xml:space="preserve">uman activities </w:delText>
        </w:r>
        <w:r w:rsidR="009173F8" w:rsidDel="00CB7D32">
          <w:rPr>
            <w:rFonts w:ascii="Helvetica" w:hAnsi="Helvetica"/>
            <w:sz w:val="22"/>
            <w:szCs w:val="22"/>
          </w:rPr>
          <w:delText>have</w:delText>
        </w:r>
        <w:r w:rsidR="00927676" w:rsidRPr="007B4E5A" w:rsidDel="00CB7D32">
          <w:rPr>
            <w:rFonts w:ascii="Helvetica" w:hAnsi="Helvetica"/>
            <w:sz w:val="22"/>
            <w:szCs w:val="22"/>
          </w:rPr>
          <w:delText xml:space="preserve"> cause</w:delText>
        </w:r>
        <w:r w:rsidR="009173F8" w:rsidDel="00CB7D32">
          <w:rPr>
            <w:rFonts w:ascii="Helvetica" w:hAnsi="Helvetica"/>
            <w:sz w:val="22"/>
            <w:szCs w:val="22"/>
          </w:rPr>
          <w:delText>d</w:delText>
        </w:r>
        <w:r w:rsidR="00927676" w:rsidRPr="007B4E5A" w:rsidDel="00CB7D32">
          <w:rPr>
            <w:rFonts w:ascii="Helvetica" w:hAnsi="Helvetica"/>
            <w:sz w:val="22"/>
            <w:szCs w:val="22"/>
          </w:rPr>
          <w:delText xml:space="preserve"> </w:delText>
        </w:r>
        <w:r w:rsidR="00FE40B2" w:rsidDel="00CB7D32">
          <w:rPr>
            <w:rFonts w:ascii="Helvetica" w:hAnsi="Helvetica"/>
            <w:sz w:val="22"/>
            <w:szCs w:val="22"/>
          </w:rPr>
          <w:delText xml:space="preserve">regime shifts </w:delText>
        </w:r>
        <w:r w:rsidR="00F3208E" w:rsidDel="00CB7D32">
          <w:rPr>
            <w:rFonts w:ascii="Helvetica" w:hAnsi="Helvetica"/>
            <w:sz w:val="22"/>
            <w:szCs w:val="22"/>
          </w:rPr>
          <w:delText xml:space="preserve">in a variety of ecosystems </w:delText>
        </w:r>
        <w:r w:rsidR="009173F8" w:rsidDel="00CB7D32">
          <w:rPr>
            <w:rFonts w:ascii="Helvetica" w:hAnsi="Helvetica"/>
            <w:sz w:val="22"/>
            <w:szCs w:val="22"/>
          </w:rPr>
          <w:delText xml:space="preserve">(e.g. </w:delText>
        </w:r>
        <w:r w:rsidR="008C3BF1" w:rsidRPr="007B4E5A" w:rsidDel="00CB7D32">
          <w:rPr>
            <w:rFonts w:ascii="Helvetica" w:hAnsi="Helvetica"/>
            <w:sz w:val="22"/>
            <w:szCs w:val="22"/>
          </w:rPr>
          <w:delText xml:space="preserve">savannahs </w:delText>
        </w:r>
        <w:r w:rsidR="008C3BF1" w:rsidDel="00CB7D32">
          <w:rPr>
            <w:rFonts w:ascii="Helvetica" w:hAnsi="Helvetica"/>
            <w:sz w:val="22"/>
            <w:szCs w:val="22"/>
          </w:rPr>
          <w:fldChar w:fldCharType="begin"/>
        </w:r>
        <w:r w:rsidR="00F3208E" w:rsidDel="00CB7D32">
          <w:rPr>
            <w:rFonts w:ascii="Helvetica" w:hAnsi="Helvetica"/>
            <w:sz w:val="22"/>
            <w:szCs w:val="22"/>
          </w:rPr>
          <w:delInstrText xml:space="preserve"> ADDIN EN.CITE &lt;EndNote&gt;&lt;Cite&gt;&lt;Author&gt;Staver&lt;/Author&gt;&lt;Year&gt;2011&lt;/Year&gt;&lt;RecNum&gt;8267&lt;/RecNum&gt;&lt;DisplayText&gt;(Staver&lt;style face="italic"&gt; et al.&lt;/style&gt; 2011)&lt;/DisplayText&gt;&lt;record&gt;&lt;rec-number&gt;8267&lt;/rec-number&gt;&lt;foreign-keys&gt;&lt;key app="EN" db-id="dsrza9wtbra05fevxvw5svf8d0a9a0ptptvp" timestamp="1448488688"&gt;8267&lt;/key&gt;&lt;/foreign-keys&gt;&lt;ref-type name="Journal Article"&gt;17&lt;/ref-type&gt;&lt;contributors&gt;&lt;authors&gt;&lt;author&gt;Staver, A Carla&lt;/author&gt;&lt;author&gt;Archibald, Sally&lt;/author&gt;&lt;author&gt;Levin, Simon&lt;/author&gt;&lt;/authors&gt;&lt;/contributors&gt;&lt;titles&gt;&lt;title&gt;Tree cover in sub-Saharan Africa: rainfall and fire constrain forest and savanna as alternative stable states&lt;/title&gt;&lt;secondary-title&gt;Ecology&lt;/secondary-title&gt;&lt;/titles&gt;&lt;periodical&gt;&lt;full-title&gt;Ecology&lt;/full-title&gt;&lt;/periodical&gt;&lt;pages&gt;1063-1072&lt;/pages&gt;&lt;volume&gt;92&lt;/volume&gt;&lt;number&gt;5&lt;/number&gt;&lt;dates&gt;&lt;year&gt;2011&lt;/year&gt;&lt;/dates&gt;&lt;isbn&gt;0012-9658&lt;/isbn&gt;&lt;urls&gt;&lt;/urls&gt;&lt;/record&gt;&lt;/Cite&gt;&lt;/EndNote&gt;</w:delInstrText>
        </w:r>
        <w:r w:rsidR="008C3BF1" w:rsidDel="00CB7D32">
          <w:rPr>
            <w:rFonts w:ascii="Helvetica" w:hAnsi="Helvetica"/>
            <w:sz w:val="22"/>
            <w:szCs w:val="22"/>
          </w:rPr>
          <w:fldChar w:fldCharType="separate"/>
        </w:r>
        <w:r w:rsidR="00F3208E" w:rsidDel="00CB7D32">
          <w:rPr>
            <w:rFonts w:ascii="Helvetica" w:hAnsi="Helvetica"/>
            <w:noProof/>
            <w:sz w:val="22"/>
            <w:szCs w:val="22"/>
          </w:rPr>
          <w:delText>(Staver</w:delText>
        </w:r>
        <w:r w:rsidR="00F3208E" w:rsidRPr="00F3208E" w:rsidDel="00CB7D32">
          <w:rPr>
            <w:rFonts w:ascii="Helvetica" w:hAnsi="Helvetica"/>
            <w:i/>
            <w:noProof/>
            <w:sz w:val="22"/>
            <w:szCs w:val="22"/>
          </w:rPr>
          <w:delText xml:space="preserve"> et al.</w:delText>
        </w:r>
        <w:r w:rsidR="00F3208E" w:rsidDel="00CB7D32">
          <w:rPr>
            <w:rFonts w:ascii="Helvetica" w:hAnsi="Helvetica"/>
            <w:noProof/>
            <w:sz w:val="22"/>
            <w:szCs w:val="22"/>
          </w:rPr>
          <w:delText xml:space="preserve"> 2011)</w:delText>
        </w:r>
        <w:r w:rsidR="008C3BF1" w:rsidDel="00CB7D32">
          <w:rPr>
            <w:rFonts w:ascii="Helvetica" w:hAnsi="Helvetica"/>
            <w:sz w:val="22"/>
            <w:szCs w:val="22"/>
          </w:rPr>
          <w:fldChar w:fldCharType="end"/>
        </w:r>
        <w:r w:rsidR="008C3BF1" w:rsidRPr="007B4E5A" w:rsidDel="00CB7D32">
          <w:rPr>
            <w:rFonts w:ascii="Helvetica" w:hAnsi="Helvetica"/>
            <w:sz w:val="22"/>
            <w:szCs w:val="22"/>
          </w:rPr>
          <w:delText xml:space="preserve">, shallow lakes </w:delText>
        </w:r>
        <w:r w:rsidR="008C3BF1" w:rsidDel="00CB7D32">
          <w:rPr>
            <w:rFonts w:ascii="Helvetica" w:hAnsi="Helvetica"/>
            <w:sz w:val="22"/>
            <w:szCs w:val="22"/>
          </w:rPr>
          <w:fldChar w:fldCharType="begin"/>
        </w:r>
        <w:r w:rsidR="00F3208E" w:rsidDel="00CB7D32">
          <w:rPr>
            <w:rFonts w:ascii="Helvetica" w:hAnsi="Helvetica"/>
            <w:sz w:val="22"/>
            <w:szCs w:val="22"/>
          </w:rPr>
          <w:delInstrText xml:space="preserve"> ADDIN EN.CITE &lt;EndNote&gt;&lt;Cite&gt;&lt;Author&gt;Scheffer&lt;/Author&gt;&lt;Year&gt;1993&lt;/Year&gt;&lt;RecNum&gt;8268&lt;/RecNum&gt;&lt;DisplayText&gt;(Scheffer&lt;style face="italic"&gt; et al.&lt;/style&gt; 1993)&lt;/DisplayText&gt;&lt;record&gt;&lt;rec-number&gt;8268&lt;/rec-number&gt;&lt;foreign-keys&gt;&lt;key app="EN" db-id="dsrza9wtbra05fevxvw5svf8d0a9a0ptptvp" timestamp="1448488762"&gt;8268&lt;/key&gt;&lt;/foreign-keys&gt;&lt;ref-type name="Journal Article"&gt;17&lt;/ref-type&gt;&lt;contributors&gt;&lt;authors&gt;&lt;author&gt;Scheffer, Marten&lt;/author&gt;&lt;author&gt;Hosper, SH&lt;/author&gt;&lt;author&gt;Meijer, ML&lt;/author&gt;&lt;author&gt;Moss, Brian&lt;/author&gt;&lt;author&gt;Jeppesen, Erik&lt;/author&gt;&lt;/authors&gt;&lt;/contributors&gt;&lt;titles&gt;&lt;title&gt;Alternative equilibria in shallow lakes&lt;/title&gt;&lt;secondary-title&gt;Trends in ecology &amp;amp; evolution&lt;/secondary-title&gt;&lt;/titles&gt;&lt;periodical&gt;&lt;full-title&gt;Trends in Ecology &amp;amp; Evolution&lt;/full-title&gt;&lt;/periodical&gt;&lt;pages&gt;275-279&lt;/pages&gt;&lt;volume&gt;8&lt;/volume&gt;&lt;number&gt;8&lt;/number&gt;&lt;dates&gt;&lt;year&gt;1993&lt;/year&gt;&lt;/dates&gt;&lt;isbn&gt;0169-5347&lt;/isbn&gt;&lt;urls&gt;&lt;/urls&gt;&lt;/record&gt;&lt;/Cite&gt;&lt;/EndNote&gt;</w:delInstrText>
        </w:r>
        <w:r w:rsidR="008C3BF1" w:rsidDel="00CB7D32">
          <w:rPr>
            <w:rFonts w:ascii="Helvetica" w:hAnsi="Helvetica"/>
            <w:sz w:val="22"/>
            <w:szCs w:val="22"/>
          </w:rPr>
          <w:fldChar w:fldCharType="separate"/>
        </w:r>
        <w:r w:rsidR="00F3208E" w:rsidDel="00CB7D32">
          <w:rPr>
            <w:rFonts w:ascii="Helvetica" w:hAnsi="Helvetica"/>
            <w:noProof/>
            <w:sz w:val="22"/>
            <w:szCs w:val="22"/>
          </w:rPr>
          <w:delText>(Scheffer</w:delText>
        </w:r>
        <w:r w:rsidR="00F3208E" w:rsidRPr="00F3208E" w:rsidDel="00CB7D32">
          <w:rPr>
            <w:rFonts w:ascii="Helvetica" w:hAnsi="Helvetica"/>
            <w:i/>
            <w:noProof/>
            <w:sz w:val="22"/>
            <w:szCs w:val="22"/>
          </w:rPr>
          <w:delText xml:space="preserve"> et al.</w:delText>
        </w:r>
        <w:r w:rsidR="00F3208E" w:rsidDel="00CB7D32">
          <w:rPr>
            <w:rFonts w:ascii="Helvetica" w:hAnsi="Helvetica"/>
            <w:noProof/>
            <w:sz w:val="22"/>
            <w:szCs w:val="22"/>
          </w:rPr>
          <w:delText xml:space="preserve"> 1993)</w:delText>
        </w:r>
        <w:r w:rsidR="008C3BF1" w:rsidDel="00CB7D32">
          <w:rPr>
            <w:rFonts w:ascii="Helvetica" w:hAnsi="Helvetica"/>
            <w:sz w:val="22"/>
            <w:szCs w:val="22"/>
          </w:rPr>
          <w:fldChar w:fldCharType="end"/>
        </w:r>
        <w:r w:rsidR="008C3BF1" w:rsidRPr="007B4E5A" w:rsidDel="00CB7D32">
          <w:rPr>
            <w:rFonts w:ascii="Helvetica" w:hAnsi="Helvetica"/>
            <w:sz w:val="22"/>
            <w:szCs w:val="22"/>
          </w:rPr>
          <w:delText xml:space="preserve">, and coral reefs </w:delText>
        </w:r>
        <w:r w:rsidR="008C3BF1" w:rsidDel="00CB7D32">
          <w:rPr>
            <w:rFonts w:ascii="Helvetica" w:hAnsi="Helvetica"/>
            <w:sz w:val="22"/>
            <w:szCs w:val="22"/>
          </w:rPr>
          <w:fldChar w:fldCharType="begin"/>
        </w:r>
        <w:r w:rsidR="00F3208E" w:rsidDel="00CB7D32">
          <w:rPr>
            <w:rFonts w:ascii="Helvetica" w:hAnsi="Helvetica"/>
            <w:sz w:val="22"/>
            <w:szCs w:val="22"/>
          </w:rPr>
          <w:delInstrText xml:space="preserve"> ADDIN EN.CITE &lt;EndNote&gt;&lt;Cite&gt;&lt;Author&gt;Mumby&lt;/Author&gt;&lt;Year&gt;2007&lt;/Year&gt;&lt;RecNum&gt;8269&lt;/RecNum&gt;&lt;DisplayText&gt;(Mumby&lt;style face="italic"&gt; et al.&lt;/style&gt; 2007)&lt;/DisplayText&gt;&lt;record&gt;&lt;rec-number&gt;8269&lt;/rec-number&gt;&lt;foreign-keys&gt;&lt;key app="EN" db-id="dsrza9wtbra05fevxvw5svf8d0a9a0ptptvp" timestamp="1448488836"&gt;8269&lt;/key&gt;&lt;/foreign-keys&gt;&lt;ref-type name="Journal Article"&gt;17&lt;/ref-type&gt;&lt;contributors&gt;&lt;authors&gt;&lt;author&gt;Mumby, Peter J&lt;/author&gt;&lt;author&gt;Hastings, Alan&lt;/author&gt;&lt;author&gt;Edwards, Helen J&lt;/author&gt;&lt;/authors&gt;&lt;/contributors&gt;&lt;titles&gt;&lt;title&gt;Thresholds and the resilience of Caribbean coral reefs&lt;/title&gt;&lt;secondary-title&gt;Nature&lt;/secondary-title&gt;&lt;/titles&gt;&lt;periodical&gt;&lt;full-title&gt;Nature&lt;/full-title&gt;&lt;/periodical&gt;&lt;pages&gt;98-101&lt;/pages&gt;&lt;volume&gt;450&lt;/volume&gt;&lt;number&gt;7166&lt;/number&gt;&lt;dates&gt;&lt;year&gt;2007&lt;/year&gt;&lt;/dates&gt;&lt;isbn&gt;0028-0836&lt;/isbn&gt;&lt;urls&gt;&lt;/urls&gt;&lt;/record&gt;&lt;/Cite&gt;&lt;/EndNote&gt;</w:delInstrText>
        </w:r>
        <w:r w:rsidR="008C3BF1" w:rsidDel="00CB7D32">
          <w:rPr>
            <w:rFonts w:ascii="Helvetica" w:hAnsi="Helvetica"/>
            <w:sz w:val="22"/>
            <w:szCs w:val="22"/>
          </w:rPr>
          <w:fldChar w:fldCharType="separate"/>
        </w:r>
        <w:r w:rsidR="00F3208E" w:rsidDel="00CB7D32">
          <w:rPr>
            <w:rFonts w:ascii="Helvetica" w:hAnsi="Helvetica"/>
            <w:noProof/>
            <w:sz w:val="22"/>
            <w:szCs w:val="22"/>
          </w:rPr>
          <w:delText>(Mumby</w:delText>
        </w:r>
        <w:r w:rsidR="00F3208E" w:rsidRPr="00F3208E" w:rsidDel="00CB7D32">
          <w:rPr>
            <w:rFonts w:ascii="Helvetica" w:hAnsi="Helvetica"/>
            <w:i/>
            <w:noProof/>
            <w:sz w:val="22"/>
            <w:szCs w:val="22"/>
          </w:rPr>
          <w:delText xml:space="preserve"> et al.</w:delText>
        </w:r>
        <w:r w:rsidR="00F3208E" w:rsidDel="00CB7D32">
          <w:rPr>
            <w:rFonts w:ascii="Helvetica" w:hAnsi="Helvetica"/>
            <w:noProof/>
            <w:sz w:val="22"/>
            <w:szCs w:val="22"/>
          </w:rPr>
          <w:delText xml:space="preserve"> 2007)</w:delText>
        </w:r>
        <w:r w:rsidR="008C3BF1" w:rsidDel="00CB7D32">
          <w:rPr>
            <w:rFonts w:ascii="Helvetica" w:hAnsi="Helvetica"/>
            <w:sz w:val="22"/>
            <w:szCs w:val="22"/>
          </w:rPr>
          <w:fldChar w:fldCharType="end"/>
        </w:r>
        <w:r w:rsidR="009173F8" w:rsidDel="00CB7D32">
          <w:rPr>
            <w:rFonts w:ascii="Helvetica" w:hAnsi="Helvetica"/>
            <w:sz w:val="22"/>
            <w:szCs w:val="22"/>
          </w:rPr>
          <w:delText xml:space="preserve">, and these regime shifts </w:delText>
        </w:r>
        <w:r w:rsidR="009E2207" w:rsidDel="00CB7D32">
          <w:rPr>
            <w:rFonts w:ascii="Helvetica" w:hAnsi="Helvetica"/>
            <w:sz w:val="22"/>
            <w:szCs w:val="22"/>
          </w:rPr>
          <w:delText>in</w:delText>
        </w:r>
        <w:r w:rsidR="00783147" w:rsidDel="00CB7D32">
          <w:rPr>
            <w:rFonts w:ascii="Helvetica" w:hAnsi="Helvetica"/>
            <w:sz w:val="22"/>
            <w:szCs w:val="22"/>
          </w:rPr>
          <w:delText>-</w:delText>
        </w:r>
        <w:r w:rsidR="009E2207" w:rsidDel="00CB7D32">
          <w:rPr>
            <w:rFonts w:ascii="Helvetica" w:hAnsi="Helvetica"/>
            <w:sz w:val="22"/>
            <w:szCs w:val="22"/>
          </w:rPr>
          <w:delText>turn can modify the</w:delText>
        </w:r>
        <w:r w:rsidR="00B97121" w:rsidDel="00CB7D32">
          <w:rPr>
            <w:rFonts w:ascii="Helvetica" w:hAnsi="Helvetica"/>
            <w:sz w:val="22"/>
            <w:szCs w:val="22"/>
          </w:rPr>
          <w:delText xml:space="preserve"> </w:delText>
        </w:r>
        <w:r w:rsidR="009173F8" w:rsidDel="00CB7D32">
          <w:rPr>
            <w:rFonts w:ascii="Helvetica" w:hAnsi="Helvetica"/>
            <w:sz w:val="22"/>
            <w:szCs w:val="22"/>
          </w:rPr>
          <w:delText xml:space="preserve">services </w:delText>
        </w:r>
        <w:r w:rsidR="00B97121" w:rsidDel="00CB7D32">
          <w:rPr>
            <w:rFonts w:ascii="Helvetica" w:hAnsi="Helvetica"/>
            <w:sz w:val="22"/>
            <w:szCs w:val="22"/>
          </w:rPr>
          <w:delText>ecosystems provide</w:delText>
        </w:r>
        <w:r w:rsidR="009E2207" w:rsidDel="00CB7D32">
          <w:rPr>
            <w:rFonts w:ascii="Helvetica" w:hAnsi="Helvetica"/>
            <w:sz w:val="22"/>
            <w:szCs w:val="22"/>
          </w:rPr>
          <w:delText xml:space="preserve"> to humans</w:delText>
        </w:r>
        <w:r w:rsidR="00B97121" w:rsidDel="00CB7D32">
          <w:rPr>
            <w:rFonts w:ascii="Helvetica" w:hAnsi="Helvetica"/>
            <w:sz w:val="22"/>
            <w:szCs w:val="22"/>
          </w:rPr>
          <w:delText xml:space="preserve"> </w:delText>
        </w:r>
        <w:r w:rsidR="00B97121" w:rsidDel="00CB7D32">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sidDel="00CB7D32">
          <w:rPr>
            <w:rFonts w:ascii="Helvetica" w:hAnsi="Helvetica"/>
            <w:sz w:val="22"/>
            <w:szCs w:val="22"/>
          </w:rPr>
          <w:delInstrText xml:space="preserve"> ADDIN EN.CITE </w:delInstrText>
        </w:r>
        <w:r w:rsidR="00B97121" w:rsidDel="00CB7D32">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sidDel="00CB7D32">
          <w:rPr>
            <w:rFonts w:ascii="Helvetica" w:hAnsi="Helvetica"/>
            <w:sz w:val="22"/>
            <w:szCs w:val="22"/>
          </w:rPr>
          <w:delInstrText xml:space="preserve"> ADDIN EN.CITE.DATA </w:delInstrText>
        </w:r>
        <w:r w:rsidR="00B97121" w:rsidDel="00CB7D32">
          <w:rPr>
            <w:rFonts w:ascii="Helvetica" w:hAnsi="Helvetica"/>
            <w:sz w:val="22"/>
            <w:szCs w:val="22"/>
          </w:rPr>
        </w:r>
        <w:r w:rsidR="00B97121" w:rsidDel="00CB7D32">
          <w:rPr>
            <w:rFonts w:ascii="Helvetica" w:hAnsi="Helvetica"/>
            <w:sz w:val="22"/>
            <w:szCs w:val="22"/>
          </w:rPr>
          <w:fldChar w:fldCharType="end"/>
        </w:r>
        <w:r w:rsidR="00B97121" w:rsidDel="00CB7D32">
          <w:rPr>
            <w:rFonts w:ascii="Helvetica" w:hAnsi="Helvetica"/>
            <w:sz w:val="22"/>
            <w:szCs w:val="22"/>
          </w:rPr>
        </w:r>
        <w:r w:rsidR="00B97121" w:rsidDel="00CB7D32">
          <w:rPr>
            <w:rFonts w:ascii="Helvetica" w:hAnsi="Helvetica"/>
            <w:sz w:val="22"/>
            <w:szCs w:val="22"/>
          </w:rPr>
          <w:fldChar w:fldCharType="separate"/>
        </w:r>
        <w:r w:rsidR="00B97121" w:rsidDel="00CB7D32">
          <w:rPr>
            <w:rFonts w:ascii="Helvetica" w:hAnsi="Helvetica"/>
            <w:noProof/>
            <w:sz w:val="22"/>
            <w:szCs w:val="22"/>
          </w:rPr>
          <w:delText>(Folke</w:delText>
        </w:r>
        <w:r w:rsidR="00B97121" w:rsidRPr="00B97121" w:rsidDel="00CB7D32">
          <w:rPr>
            <w:rFonts w:ascii="Helvetica" w:hAnsi="Helvetica"/>
            <w:i/>
            <w:noProof/>
            <w:sz w:val="22"/>
            <w:szCs w:val="22"/>
          </w:rPr>
          <w:delText xml:space="preserve"> et al.</w:delText>
        </w:r>
        <w:r w:rsidR="00B97121" w:rsidDel="00CB7D32">
          <w:rPr>
            <w:rFonts w:ascii="Helvetica" w:hAnsi="Helvetica"/>
            <w:noProof/>
            <w:sz w:val="22"/>
            <w:szCs w:val="22"/>
          </w:rPr>
          <w:delText xml:space="preserve"> 2004)</w:delText>
        </w:r>
        <w:r w:rsidR="00B97121" w:rsidDel="00CB7D32">
          <w:rPr>
            <w:rFonts w:ascii="Helvetica" w:hAnsi="Helvetica"/>
            <w:sz w:val="22"/>
            <w:szCs w:val="22"/>
          </w:rPr>
          <w:fldChar w:fldCharType="end"/>
        </w:r>
        <w:r w:rsidR="00F14722" w:rsidDel="00CB7D32">
          <w:rPr>
            <w:rFonts w:ascii="Helvetica" w:hAnsi="Helvetica"/>
            <w:sz w:val="22"/>
            <w:szCs w:val="22"/>
          </w:rPr>
          <w:delText xml:space="preserve">. </w:delText>
        </w:r>
      </w:del>
      <w:r w:rsidR="008D57B4">
        <w:rPr>
          <w:rFonts w:ascii="Helvetica" w:hAnsi="Helvetica"/>
          <w:sz w:val="22"/>
          <w:szCs w:val="22"/>
        </w:rPr>
        <w:t>Hereafter</w:t>
      </w:r>
      <w:r w:rsidR="00413A50">
        <w:rPr>
          <w:rFonts w:ascii="Helvetica" w:hAnsi="Helvetica"/>
          <w:sz w:val="22"/>
          <w:szCs w:val="22"/>
        </w:rPr>
        <w:t>,</w:t>
      </w:r>
      <w:r w:rsidR="008D57B4">
        <w:rPr>
          <w:rFonts w:ascii="Helvetica" w:hAnsi="Helvetica"/>
          <w:sz w:val="22"/>
          <w:szCs w:val="22"/>
        </w:rPr>
        <w:t xml:space="preserve"> we define the point at which an ecosystem transitions from one regime to another as the </w:t>
      </w:r>
      <w:r w:rsidR="008D57B4" w:rsidRPr="00CB7D32">
        <w:rPr>
          <w:rFonts w:ascii="Helvetica" w:hAnsi="Helvetica"/>
          <w:sz w:val="22"/>
          <w:szCs w:val="22"/>
        </w:rPr>
        <w:t>biological tipping point</w:t>
      </w:r>
      <w:r w:rsidR="00413A50" w:rsidRPr="00CB7D32">
        <w:rPr>
          <w:rFonts w:ascii="Helvetica" w:hAnsi="Helvetica"/>
          <w:sz w:val="22"/>
          <w:szCs w:val="22"/>
        </w:rPr>
        <w:t xml:space="preserve"> (</w:t>
      </w:r>
      <w:proofErr w:type="spellStart"/>
      <w:r w:rsidR="00413A50" w:rsidRPr="00CB7D32">
        <w:rPr>
          <w:rFonts w:ascii="Helvetica" w:hAnsi="Helvetica"/>
          <w:sz w:val="22"/>
          <w:szCs w:val="22"/>
        </w:rPr>
        <w:t>Selkoe</w:t>
      </w:r>
      <w:proofErr w:type="spellEnd"/>
      <w:r w:rsidR="00413A50" w:rsidRPr="00CB7D32">
        <w:rPr>
          <w:rFonts w:ascii="Helvetica" w:hAnsi="Helvetica"/>
          <w:sz w:val="22"/>
          <w:szCs w:val="22"/>
        </w:rPr>
        <w:t xml:space="preserve"> et al. 2015)</w:t>
      </w:r>
      <w:r w:rsidR="008D57B4" w:rsidRPr="00CB7D32">
        <w:rPr>
          <w:rFonts w:ascii="Helvetica" w:hAnsi="Helvetica"/>
          <w:sz w:val="22"/>
          <w:szCs w:val="22"/>
        </w:rPr>
        <w:t xml:space="preserve">. </w:t>
      </w:r>
      <w:del w:id="12" w:author="Adrian Stier" w:date="2016-02-05T13:58:00Z">
        <w:r w:rsidR="002B1698" w:rsidRPr="00CB7D32" w:rsidDel="00CB7D32">
          <w:rPr>
            <w:rFonts w:ascii="Helvetica" w:hAnsi="Helvetica"/>
            <w:sz w:val="22"/>
            <w:szCs w:val="22"/>
          </w:rPr>
          <w:delText>Once</w:delText>
        </w:r>
        <w:r w:rsidR="008D57B4" w:rsidRPr="00CB7D32" w:rsidDel="00CB7D32">
          <w:rPr>
            <w:rFonts w:ascii="Helvetica" w:hAnsi="Helvetica"/>
            <w:sz w:val="22"/>
            <w:szCs w:val="22"/>
          </w:rPr>
          <w:delText xml:space="preserve"> biological</w:delText>
        </w:r>
        <w:r w:rsidR="002B1698" w:rsidRPr="00CB7D32" w:rsidDel="00CB7D32">
          <w:rPr>
            <w:rFonts w:ascii="Helvetica" w:hAnsi="Helvetica"/>
            <w:sz w:val="22"/>
            <w:szCs w:val="22"/>
          </w:rPr>
          <w:delText xml:space="preserve"> tipping points are crossed, slow successional processes and positive feedback loops can maintain degraded or less-preferred states and make it difficult to recover disrupted social-ecological systems </w:delText>
        </w:r>
        <w:r w:rsidR="002B1698" w:rsidRPr="00BE00F5" w:rsidDel="00CB7D32">
          <w:rPr>
            <w:rFonts w:ascii="Helvetica" w:hAnsi="Helvetica"/>
            <w:sz w:val="22"/>
            <w:szCs w:val="22"/>
          </w:rPr>
          <w:fldChar w:fldCharType="begin"/>
        </w:r>
        <w:r w:rsidR="002B1698" w:rsidRPr="00CB7D32" w:rsidDel="00CB7D32">
          <w:rPr>
            <w:rFonts w:ascii="Helvetica" w:hAnsi="Helvetica"/>
            <w:sz w:val="22"/>
            <w:szCs w:val="22"/>
          </w:rPr>
          <w:del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delInstrText>
        </w:r>
        <w:r w:rsidR="002B1698" w:rsidRPr="00BE00F5" w:rsidDel="00CB7D32">
          <w:rPr>
            <w:rFonts w:ascii="Helvetica" w:hAnsi="Helvetica"/>
            <w:sz w:val="22"/>
            <w:szCs w:val="22"/>
          </w:rPr>
          <w:fldChar w:fldCharType="separate"/>
        </w:r>
        <w:r w:rsidR="002B1698" w:rsidRPr="00CB7D32" w:rsidDel="00CB7D32">
          <w:rPr>
            <w:rFonts w:ascii="Helvetica" w:hAnsi="Helvetica"/>
            <w:noProof/>
            <w:sz w:val="22"/>
            <w:szCs w:val="22"/>
          </w:rPr>
          <w:delText>(Rockström</w:delText>
        </w:r>
        <w:r w:rsidR="002B1698" w:rsidRPr="00CB7D32" w:rsidDel="00CB7D32">
          <w:rPr>
            <w:rFonts w:ascii="Helvetica" w:hAnsi="Helvetica"/>
            <w:i/>
            <w:noProof/>
            <w:sz w:val="22"/>
            <w:szCs w:val="22"/>
          </w:rPr>
          <w:delText xml:space="preserve"> et al.</w:delText>
        </w:r>
        <w:r w:rsidR="002B1698" w:rsidRPr="00CB7D32" w:rsidDel="00CB7D32">
          <w:rPr>
            <w:rFonts w:ascii="Helvetica" w:hAnsi="Helvetica"/>
            <w:noProof/>
            <w:sz w:val="22"/>
            <w:szCs w:val="22"/>
          </w:rPr>
          <w:delText xml:space="preserve"> 2009)</w:delText>
        </w:r>
        <w:r w:rsidR="002B1698" w:rsidRPr="00BE00F5" w:rsidDel="00CB7D32">
          <w:rPr>
            <w:rFonts w:ascii="Helvetica" w:hAnsi="Helvetica"/>
            <w:sz w:val="22"/>
            <w:szCs w:val="22"/>
          </w:rPr>
          <w:fldChar w:fldCharType="end"/>
        </w:r>
        <w:r w:rsidR="002834C1" w:rsidRPr="00CB7D32" w:rsidDel="00CB7D32">
          <w:rPr>
            <w:rFonts w:ascii="Helvetica" w:hAnsi="Helvetica"/>
            <w:sz w:val="22"/>
            <w:szCs w:val="22"/>
          </w:rPr>
          <w:delText>.</w:delText>
        </w:r>
        <w:r w:rsidR="002B1698" w:rsidRPr="00CB7D32" w:rsidDel="00CB7D32">
          <w:rPr>
            <w:rFonts w:ascii="Helvetica" w:hAnsi="Helvetica"/>
            <w:sz w:val="22"/>
            <w:szCs w:val="22"/>
            <w:rPrChange w:id="13" w:author="Adrian Stier" w:date="2016-02-05T14:00:00Z">
              <w:rPr/>
            </w:rPrChange>
          </w:rPr>
          <w:delText xml:space="preserve"> </w:delText>
        </w:r>
      </w:del>
      <w:r w:rsidR="00263781" w:rsidRPr="00CB7D32">
        <w:rPr>
          <w:rFonts w:ascii="Helvetica" w:hAnsi="Helvetica"/>
          <w:sz w:val="22"/>
          <w:szCs w:val="22"/>
        </w:rPr>
        <w:t xml:space="preserve">In the presence </w:t>
      </w:r>
      <w:r w:rsidR="008E78BA" w:rsidRPr="00CB7D32">
        <w:rPr>
          <w:rFonts w:ascii="Helvetica" w:hAnsi="Helvetica"/>
          <w:sz w:val="22"/>
          <w:szCs w:val="22"/>
        </w:rPr>
        <w:t xml:space="preserve">of </w:t>
      </w:r>
      <w:r w:rsidR="00260959" w:rsidRPr="00CB7D32">
        <w:rPr>
          <w:rFonts w:ascii="Helvetica" w:hAnsi="Helvetica"/>
          <w:sz w:val="22"/>
          <w:szCs w:val="22"/>
        </w:rPr>
        <w:t>biological</w:t>
      </w:r>
      <w:r w:rsidR="00EA75D8" w:rsidRPr="00CB7D32">
        <w:rPr>
          <w:rFonts w:ascii="Helvetica" w:hAnsi="Helvetica"/>
          <w:sz w:val="22"/>
          <w:szCs w:val="22"/>
        </w:rPr>
        <w:t xml:space="preserve"> tipping points</w:t>
      </w:r>
      <w:r w:rsidR="00396EAC" w:rsidRPr="00CB7D32">
        <w:rPr>
          <w:rFonts w:ascii="Helvetica" w:hAnsi="Helvetica"/>
          <w:sz w:val="22"/>
          <w:szCs w:val="22"/>
        </w:rPr>
        <w:t>,</w:t>
      </w:r>
      <w:r w:rsidR="00EA75D8" w:rsidRPr="00CB7D32">
        <w:rPr>
          <w:rFonts w:ascii="Helvetica" w:hAnsi="Helvetica"/>
          <w:sz w:val="22"/>
          <w:szCs w:val="22"/>
        </w:rPr>
        <w:t xml:space="preserve"> </w:t>
      </w:r>
      <w:commentRangeStart w:id="14"/>
      <w:del w:id="15" w:author="Adrian Stier" w:date="2016-02-05T13:58:00Z">
        <w:r w:rsidR="00E476B1" w:rsidRPr="00CB7D32" w:rsidDel="00CB7D32">
          <w:rPr>
            <w:rFonts w:ascii="Helvetica" w:hAnsi="Helvetica"/>
            <w:sz w:val="22"/>
            <w:szCs w:val="22"/>
          </w:rPr>
          <w:delText xml:space="preserve">administrators </w:delText>
        </w:r>
      </w:del>
      <w:commentRangeEnd w:id="14"/>
      <w:ins w:id="16" w:author="Adrian Stier" w:date="2016-02-05T13:58:00Z">
        <w:r w:rsidR="00CB7D32" w:rsidRPr="00CB7D32">
          <w:rPr>
            <w:rFonts w:ascii="Helvetica" w:hAnsi="Helvetica"/>
            <w:sz w:val="22"/>
            <w:szCs w:val="22"/>
          </w:rPr>
          <w:t xml:space="preserve">managers </w:t>
        </w:r>
      </w:ins>
      <w:r w:rsidR="00C009DD" w:rsidRPr="00CB7D32">
        <w:rPr>
          <w:rStyle w:val="CommentReference"/>
          <w:rFonts w:ascii="Helvetica" w:hAnsi="Helvetica"/>
          <w:sz w:val="22"/>
          <w:szCs w:val="22"/>
          <w:rPrChange w:id="17" w:author="Adrian Stier" w:date="2016-02-05T14:00:00Z">
            <w:rPr>
              <w:rStyle w:val="CommentReference"/>
            </w:rPr>
          </w:rPrChange>
        </w:rPr>
        <w:commentReference w:id="14"/>
      </w:r>
      <w:r w:rsidR="00EA75D8" w:rsidRPr="00CB7D32">
        <w:rPr>
          <w:rFonts w:ascii="Helvetica" w:hAnsi="Helvetica"/>
          <w:sz w:val="22"/>
          <w:szCs w:val="22"/>
        </w:rPr>
        <w:t>can use state-dependent</w:t>
      </w:r>
      <w:r w:rsidR="00260959" w:rsidRPr="00CB7D32">
        <w:rPr>
          <w:rFonts w:ascii="Helvetica" w:hAnsi="Helvetica"/>
          <w:sz w:val="22"/>
          <w:szCs w:val="22"/>
        </w:rPr>
        <w:t xml:space="preserve"> management </w:t>
      </w:r>
      <w:r w:rsidR="00882F29" w:rsidRPr="00CB7D32">
        <w:rPr>
          <w:rFonts w:ascii="Helvetica" w:hAnsi="Helvetica"/>
          <w:sz w:val="22"/>
          <w:szCs w:val="22"/>
        </w:rPr>
        <w:t xml:space="preserve">to identify thresholds below which intervention is required to avoid crossing a </w:t>
      </w:r>
      <w:r w:rsidR="00B65246" w:rsidRPr="00CB7D32">
        <w:rPr>
          <w:rFonts w:ascii="Helvetica" w:hAnsi="Helvetica"/>
          <w:sz w:val="22"/>
          <w:szCs w:val="22"/>
        </w:rPr>
        <w:t xml:space="preserve">biological </w:t>
      </w:r>
      <w:r w:rsidR="00882F29" w:rsidRPr="00CB7D32">
        <w:rPr>
          <w:rFonts w:ascii="Helvetica" w:hAnsi="Helvetica"/>
          <w:sz w:val="22"/>
          <w:szCs w:val="22"/>
        </w:rPr>
        <w:t>tipping point to a less-desired state</w:t>
      </w:r>
      <w:r w:rsidR="00DF6C6F" w:rsidRPr="00CB7D32">
        <w:rPr>
          <w:rFonts w:ascii="Helvetica" w:hAnsi="Helvetica"/>
          <w:sz w:val="22"/>
          <w:szCs w:val="22"/>
        </w:rPr>
        <w:t xml:space="preserve"> </w:t>
      </w:r>
      <w:r w:rsidR="005C7499" w:rsidRPr="00CB7D32">
        <w:rPr>
          <w:rFonts w:ascii="Helvetica" w:hAnsi="Helvetica"/>
          <w:sz w:val="22"/>
          <w:szCs w:val="22"/>
        </w:rPr>
        <w:t>(hereafter a</w:t>
      </w:r>
      <w:r w:rsidR="000953F0" w:rsidRPr="00CB7D32">
        <w:rPr>
          <w:rFonts w:ascii="Helvetica" w:hAnsi="Helvetica"/>
          <w:sz w:val="22"/>
          <w:szCs w:val="22"/>
        </w:rPr>
        <w:t xml:space="preserve"> </w:t>
      </w:r>
      <w:ins w:id="18" w:author="Adrian Stier" w:date="2016-02-05T13:59:00Z">
        <w:r w:rsidR="00CB7D32" w:rsidRPr="00CB7D32">
          <w:rPr>
            <w:rFonts w:ascii="Helvetica" w:hAnsi="Helvetica"/>
            <w:sz w:val="22"/>
            <w:szCs w:val="22"/>
            <w:rPrChange w:id="19" w:author="Adrian Stier" w:date="2016-02-05T14:00:00Z">
              <w:rPr/>
            </w:rPrChange>
          </w:rPr>
          <w:t>limit reference point</w:t>
        </w:r>
      </w:ins>
      <w:del w:id="20" w:author="Adrian Stier" w:date="2016-02-05T13:59:00Z">
        <w:r w:rsidR="000953F0" w:rsidRPr="00CB7D32" w:rsidDel="00CB7D32">
          <w:rPr>
            <w:rFonts w:ascii="Helvetica" w:hAnsi="Helvetica"/>
            <w:sz w:val="22"/>
            <w:szCs w:val="22"/>
          </w:rPr>
          <w:delText>management threshold</w:delText>
        </w:r>
      </w:del>
      <w:r w:rsidR="000953F0" w:rsidRPr="00CB7D32">
        <w:rPr>
          <w:rFonts w:ascii="Helvetica" w:hAnsi="Helvetica"/>
          <w:sz w:val="22"/>
          <w:szCs w:val="22"/>
        </w:rPr>
        <w:t xml:space="preserve">) </w:t>
      </w:r>
      <w:r w:rsidR="006C170D" w:rsidRPr="00BE00F5">
        <w:rPr>
          <w:rFonts w:ascii="Helvetica" w:hAnsi="Helvetica"/>
          <w:sz w:val="22"/>
          <w:szCs w:val="22"/>
        </w:rPr>
        <w:fldChar w:fldCharType="begin"/>
      </w:r>
      <w:r w:rsidR="001F41EF" w:rsidRPr="00CB7D32">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6C170D" w:rsidRPr="00BE00F5">
        <w:rPr>
          <w:rFonts w:ascii="Helvetica" w:hAnsi="Helvetica"/>
          <w:sz w:val="22"/>
          <w:szCs w:val="22"/>
        </w:rPr>
        <w:fldChar w:fldCharType="separate"/>
      </w:r>
      <w:r w:rsidR="001F41EF" w:rsidRPr="00CB7D32">
        <w:rPr>
          <w:rFonts w:ascii="Helvetica" w:hAnsi="Helvetica"/>
          <w:noProof/>
          <w:sz w:val="22"/>
          <w:szCs w:val="22"/>
        </w:rPr>
        <w:t>(Addison</w:t>
      </w:r>
      <w:r w:rsidR="001F41EF" w:rsidRPr="00CB7D32">
        <w:rPr>
          <w:rFonts w:ascii="Helvetica" w:hAnsi="Helvetica"/>
          <w:i/>
          <w:noProof/>
          <w:sz w:val="22"/>
          <w:szCs w:val="22"/>
        </w:rPr>
        <w:t xml:space="preserve"> et al.</w:t>
      </w:r>
      <w:r w:rsidR="001F41EF" w:rsidRPr="00CB7D32">
        <w:rPr>
          <w:rFonts w:ascii="Helvetica" w:hAnsi="Helvetica"/>
          <w:noProof/>
          <w:sz w:val="22"/>
          <w:szCs w:val="22"/>
        </w:rPr>
        <w:t xml:space="preserve"> 2015)</w:t>
      </w:r>
      <w:r w:rsidR="006C170D" w:rsidRPr="00BE00F5">
        <w:rPr>
          <w:rFonts w:ascii="Helvetica" w:hAnsi="Helvetica"/>
          <w:sz w:val="22"/>
          <w:szCs w:val="22"/>
        </w:rPr>
        <w:fldChar w:fldCharType="end"/>
      </w:r>
      <w:r w:rsidR="00882F29" w:rsidRPr="00CB7D32">
        <w:rPr>
          <w:rFonts w:ascii="Helvetica" w:hAnsi="Helvetica"/>
          <w:sz w:val="22"/>
          <w:szCs w:val="22"/>
        </w:rPr>
        <w:t>.</w:t>
      </w:r>
      <w:r w:rsidR="004E011E" w:rsidRPr="00CB7D32">
        <w:rPr>
          <w:rFonts w:ascii="Helvetica" w:hAnsi="Helvetica"/>
          <w:sz w:val="22"/>
          <w:szCs w:val="22"/>
        </w:rPr>
        <w:t xml:space="preserve"> </w:t>
      </w:r>
      <w:r w:rsidR="00867138" w:rsidRPr="00CB7D32">
        <w:rPr>
          <w:rFonts w:ascii="Helvetica" w:hAnsi="Helvetica"/>
          <w:sz w:val="22"/>
          <w:szCs w:val="22"/>
        </w:rPr>
        <w:t xml:space="preserve">However, intensive and expensive monitoring is required to estimate the state of an ecosystem and </w:t>
      </w:r>
      <w:del w:id="21" w:author="Adrian Stier" w:date="2016-02-05T13:59:00Z">
        <w:r w:rsidR="00867138" w:rsidRPr="00CB7D32" w:rsidDel="00CB7D32">
          <w:rPr>
            <w:rFonts w:ascii="Helvetica" w:hAnsi="Helvetica"/>
            <w:sz w:val="22"/>
            <w:szCs w:val="22"/>
          </w:rPr>
          <w:delText>it’s</w:delText>
        </w:r>
      </w:del>
      <w:ins w:id="22" w:author="Adrian Stier" w:date="2016-02-05T13:59:00Z">
        <w:r w:rsidR="00CB7D32" w:rsidRPr="00CB7D32">
          <w:rPr>
            <w:rFonts w:ascii="Helvetica" w:hAnsi="Helvetica"/>
            <w:sz w:val="22"/>
            <w:szCs w:val="22"/>
          </w:rPr>
          <w:t>its</w:t>
        </w:r>
      </w:ins>
      <w:r w:rsidR="00867138" w:rsidRPr="00CB7D32">
        <w:rPr>
          <w:rFonts w:ascii="Helvetica" w:hAnsi="Helvetica"/>
          <w:sz w:val="22"/>
          <w:szCs w:val="22"/>
        </w:rPr>
        <w:t xml:space="preserve"> proximity to a </w:t>
      </w:r>
      <w:ins w:id="23" w:author="Adrian Stier" w:date="2016-02-05T14:00:00Z">
        <w:r w:rsidR="00CB7D32" w:rsidRPr="00CB7D32">
          <w:rPr>
            <w:rFonts w:ascii="Helvetica" w:hAnsi="Helvetica"/>
            <w:sz w:val="22"/>
            <w:szCs w:val="22"/>
            <w:rPrChange w:id="24" w:author="Adrian Stier" w:date="2016-02-05T14:00:00Z">
              <w:rPr/>
            </w:rPrChange>
          </w:rPr>
          <w:t xml:space="preserve">limit reference point </w:t>
        </w:r>
      </w:ins>
      <w:del w:id="25" w:author="Adrian Stier" w:date="2016-02-05T14:00:00Z">
        <w:r w:rsidR="00867138" w:rsidRPr="00CB7D32" w:rsidDel="00CB7D32">
          <w:rPr>
            <w:rFonts w:ascii="Helvetica" w:hAnsi="Helvetica"/>
            <w:sz w:val="22"/>
            <w:szCs w:val="22"/>
          </w:rPr>
          <w:delText xml:space="preserve">management threshold </w:delText>
        </w:r>
      </w:del>
      <w:r w:rsidR="00867138" w:rsidRPr="00CB7D32">
        <w:rPr>
          <w:rFonts w:ascii="Helvetica" w:hAnsi="Helvetica"/>
          <w:sz w:val="22"/>
          <w:szCs w:val="22"/>
        </w:rPr>
        <w:t xml:space="preserve">or biological tipping point. </w:t>
      </w:r>
      <w:r w:rsidR="004F6B19" w:rsidRPr="00CB7D32">
        <w:rPr>
          <w:rFonts w:ascii="Helvetica" w:hAnsi="Helvetica"/>
          <w:sz w:val="22"/>
          <w:szCs w:val="22"/>
        </w:rPr>
        <w:t>Therefore</w:t>
      </w:r>
      <w:r w:rsidR="00396EAC" w:rsidRPr="00CB7D32">
        <w:rPr>
          <w:rFonts w:ascii="Helvetica" w:hAnsi="Helvetica"/>
          <w:sz w:val="22"/>
          <w:szCs w:val="22"/>
        </w:rPr>
        <w:t>,</w:t>
      </w:r>
      <w:r w:rsidR="004F6B19" w:rsidRPr="00CB7D32">
        <w:rPr>
          <w:rFonts w:ascii="Helvetica" w:hAnsi="Helvetica"/>
          <w:sz w:val="22"/>
          <w:szCs w:val="22"/>
        </w:rPr>
        <w:t xml:space="preserve"> a</w:t>
      </w:r>
      <w:r w:rsidR="001C6065" w:rsidRPr="00CB7D32">
        <w:rPr>
          <w:rFonts w:ascii="Helvetica" w:hAnsi="Helvetica"/>
          <w:sz w:val="22"/>
          <w:szCs w:val="22"/>
        </w:rPr>
        <w:t xml:space="preserve"> major question in sustainability science is how </w:t>
      </w:r>
      <w:r w:rsidR="00783147" w:rsidRPr="00CB7D32">
        <w:rPr>
          <w:rFonts w:ascii="Helvetica" w:hAnsi="Helvetica"/>
          <w:sz w:val="22"/>
          <w:szCs w:val="22"/>
        </w:rPr>
        <w:t>can we</w:t>
      </w:r>
      <w:r w:rsidR="001C6065" w:rsidRPr="00CB7D32">
        <w:rPr>
          <w:rFonts w:ascii="Helvetica" w:hAnsi="Helvetica"/>
          <w:sz w:val="22"/>
          <w:szCs w:val="22"/>
        </w:rPr>
        <w:t xml:space="preserve"> set meaningful</w:t>
      </w:r>
      <w:r w:rsidR="001C6065" w:rsidRPr="0093151E">
        <w:rPr>
          <w:rFonts w:ascii="Helvetica" w:hAnsi="Helvetica"/>
          <w:sz w:val="22"/>
          <w:szCs w:val="22"/>
        </w:rPr>
        <w:t xml:space="preserve">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w:t>
      </w:r>
      <w:r w:rsidR="007822B6">
        <w:rPr>
          <w:rFonts w:ascii="Helvetica" w:hAnsi="Helvetica"/>
          <w:sz w:val="22"/>
          <w:szCs w:val="22"/>
        </w:rPr>
        <w:t>thresholds</w:t>
      </w:r>
      <w:r w:rsidR="001C6065" w:rsidRPr="0093151E">
        <w:rPr>
          <w:rFonts w:ascii="Helvetica" w:hAnsi="Helvetica"/>
          <w:sz w:val="22"/>
          <w:szCs w:val="22"/>
        </w:rPr>
        <w:t xml:space="preserve"> beyond which </w:t>
      </w:r>
      <w:r w:rsidR="00396EAC">
        <w:rPr>
          <w:rFonts w:ascii="Helvetica" w:hAnsi="Helvetica"/>
          <w:sz w:val="22"/>
          <w:szCs w:val="22"/>
        </w:rPr>
        <w:t>major</w:t>
      </w:r>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E26A63">
        <w:rPr>
          <w:rFonts w:ascii="Helvetica" w:hAnsi="Helvetica"/>
          <w:sz w:val="22"/>
          <w:szCs w:val="22"/>
        </w:rPr>
        <w:t>?</w:t>
      </w:r>
      <w:commentRangeEnd w:id="9"/>
      <w:r w:rsidR="002F21FB">
        <w:rPr>
          <w:rStyle w:val="CommentReference"/>
        </w:rPr>
        <w:commentReference w:id="9"/>
      </w:r>
    </w:p>
    <w:p w14:paraId="3F3D5DF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proofErr w:type="spellStart"/>
      <w:r w:rsidR="00DF1784" w:rsidRPr="00882F29">
        <w:rPr>
          <w:rFonts w:ascii="ff3" w:eastAsia="Times New Roman" w:hAnsi="ff3" w:cs="Times New Roman"/>
          <w:color w:val="000000"/>
          <w:sz w:val="120"/>
          <w:szCs w:val="120"/>
        </w:rPr>
        <w:t>tive</w:t>
      </w:r>
      <w:proofErr w:type="spellEnd"/>
      <w:r w:rsidR="00DF1784" w:rsidRPr="00882F29">
        <w:rPr>
          <w:rFonts w:ascii="ff3" w:eastAsia="Times New Roman" w:hAnsi="ff3" w:cs="Times New Roman"/>
          <w:color w:val="000000"/>
          <w:sz w:val="120"/>
          <w:szCs w:val="120"/>
        </w:rPr>
        <w:t xml:space="preserve"> application of state-dependent</w:t>
      </w:r>
    </w:p>
    <w:p w14:paraId="3049F64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079510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6925D6C6"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6BAD5F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52F7EA5"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3A1A6B7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229980E2"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75F23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674D963F"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689EE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14895853" w14:textId="77777777" w:rsidR="00882F29" w:rsidRPr="00DF1784"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is required to address undesirable ecosystem </w:t>
      </w:r>
      <w:r>
        <w:rPr>
          <w:rFonts w:ascii="ff3" w:eastAsia="Times New Roman" w:hAnsi="ff3" w:cs="Times New Roman"/>
          <w:color w:val="000000"/>
          <w:sz w:val="120"/>
          <w:szCs w:val="120"/>
        </w:rPr>
        <w:t>changes</w:t>
      </w:r>
    </w:p>
    <w:p w14:paraId="740E1E06" w14:textId="68762A5E" w:rsidR="0030245C" w:rsidRPr="000E4B23" w:rsidRDefault="002F21FB" w:rsidP="000E4B23">
      <w:pPr>
        <w:ind w:firstLine="720"/>
        <w:rPr>
          <w:rFonts w:ascii="Helvetica" w:hAnsi="Helvetica"/>
          <w:sz w:val="22"/>
          <w:szCs w:val="22"/>
        </w:rPr>
      </w:pPr>
      <w:r>
        <w:rPr>
          <w:rFonts w:ascii="Helvetica" w:hAnsi="Helvetica"/>
          <w:sz w:val="22"/>
          <w:szCs w:val="22"/>
        </w:rPr>
        <w:t>B</w:t>
      </w:r>
      <w:r w:rsidRPr="00957F1F">
        <w:rPr>
          <w:rFonts w:ascii="Helvetica" w:hAnsi="Helvetica"/>
          <w:sz w:val="22"/>
          <w:szCs w:val="22"/>
        </w:rPr>
        <w:t xml:space="preserve">y building a better understanding of ecosystem </w:t>
      </w:r>
      <w:r>
        <w:rPr>
          <w:rFonts w:ascii="Helvetica" w:hAnsi="Helvetica"/>
          <w:sz w:val="22"/>
          <w:szCs w:val="22"/>
        </w:rPr>
        <w:t>dynamics</w:t>
      </w:r>
      <w:r w:rsidRPr="00957F1F">
        <w:rPr>
          <w:rFonts w:ascii="Helvetica" w:hAnsi="Helvetica"/>
          <w:sz w:val="22"/>
          <w:szCs w:val="22"/>
        </w:rPr>
        <w:t xml:space="preserve"> and pinpointing the proximity of ecosystem</w:t>
      </w:r>
      <w:r>
        <w:rPr>
          <w:rFonts w:ascii="Helvetica" w:hAnsi="Helvetica"/>
          <w:sz w:val="22"/>
          <w:szCs w:val="22"/>
        </w:rPr>
        <w:t>s</w:t>
      </w:r>
      <w:r w:rsidRPr="00957F1F">
        <w:rPr>
          <w:rFonts w:ascii="Helvetica" w:hAnsi="Helvetica"/>
          <w:sz w:val="22"/>
          <w:szCs w:val="22"/>
        </w:rPr>
        <w:t xml:space="preserve"> </w:t>
      </w:r>
      <w:r>
        <w:rPr>
          <w:rFonts w:ascii="Helvetica" w:hAnsi="Helvetica"/>
          <w:sz w:val="22"/>
          <w:szCs w:val="22"/>
        </w:rPr>
        <w:t xml:space="preserve">to </w:t>
      </w:r>
      <w:r w:rsidRPr="00957F1F">
        <w:rPr>
          <w:rFonts w:ascii="Helvetica" w:hAnsi="Helvetica"/>
          <w:sz w:val="22"/>
          <w:szCs w:val="22"/>
        </w:rPr>
        <w:t>tipping point</w:t>
      </w:r>
      <w:r>
        <w:rPr>
          <w:rFonts w:ascii="Helvetica" w:hAnsi="Helvetica"/>
          <w:sz w:val="22"/>
          <w:szCs w:val="22"/>
        </w:rPr>
        <w:t xml:space="preserve">s, </w:t>
      </w:r>
      <w:r w:rsidR="00F82F05">
        <w:rPr>
          <w:rFonts w:ascii="Helvetica" w:hAnsi="Helvetica"/>
          <w:sz w:val="22"/>
          <w:szCs w:val="22"/>
        </w:rPr>
        <w:t>i</w:t>
      </w:r>
      <w:r w:rsidR="00BE5C03" w:rsidRPr="00957F1F">
        <w:rPr>
          <w:rFonts w:ascii="Helvetica" w:hAnsi="Helvetica"/>
          <w:sz w:val="22"/>
          <w:szCs w:val="22"/>
        </w:rPr>
        <w:t>ntensive monitoring can help avoid</w:t>
      </w:r>
      <w:r w:rsidR="00E20ADA">
        <w:rPr>
          <w:rFonts w:ascii="Helvetica" w:hAnsi="Helvetica"/>
          <w:sz w:val="22"/>
          <w:szCs w:val="22"/>
        </w:rPr>
        <w:t xml:space="preserve"> </w:t>
      </w:r>
      <w:r>
        <w:rPr>
          <w:rFonts w:ascii="Helvetica" w:hAnsi="Helvetica"/>
          <w:sz w:val="22"/>
          <w:szCs w:val="22"/>
        </w:rPr>
        <w:t xml:space="preserve">crossing </w:t>
      </w:r>
      <w:r w:rsidR="00BE5C03" w:rsidRPr="00957F1F">
        <w:rPr>
          <w:rFonts w:ascii="Helvetica" w:hAnsi="Helvetica"/>
          <w:sz w:val="22"/>
          <w:szCs w:val="22"/>
        </w:rPr>
        <w:t>tipping points</w:t>
      </w:r>
      <w:r>
        <w:rPr>
          <w:rFonts w:ascii="Helvetica" w:hAnsi="Helvetica"/>
          <w:sz w:val="22"/>
          <w:szCs w:val="22"/>
        </w:rPr>
        <w:t xml:space="preserve">, while ensuring the continued delivery of ecosystem goods and services. </w:t>
      </w:r>
      <w:r w:rsidR="0020241E">
        <w:rPr>
          <w:rFonts w:ascii="Helvetica" w:hAnsi="Helvetica"/>
          <w:sz w:val="22"/>
          <w:szCs w:val="22"/>
        </w:rPr>
        <w:fldChar w:fldCharType="begin"/>
      </w:r>
      <w:r w:rsidR="0020241E">
        <w:rPr>
          <w:rFonts w:ascii="Helvetica" w:hAnsi="Helvetica"/>
          <w:sz w:val="22"/>
          <w:szCs w:val="22"/>
        </w:rPr>
        <w:instrText xml:space="preserve"> ADDIN EN.CITE &lt;EndNote&gt;&lt;Cite&gt;&lt;Author&gt;Rockström&lt;/Author&gt;&lt;Year&gt;2009&lt;/Year&gt;&lt;RecNum&gt;8123&lt;/RecNum&gt;&lt;DisplayText&gt;(Sethi&lt;style face="italic"&gt; et al.&lt;/style&gt; 2005;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Sethi&lt;/Author&gt;&lt;Year&gt;2005&lt;/Year&gt;&lt;RecNum&gt;8144&lt;/RecNum&gt;&lt;record&gt;&lt;rec-number&gt;8144&lt;/rec-number&gt;&lt;foreign-keys&gt;&lt;key app="EN" db-id="dsrza9wtbra05fevxvw5svf8d0a9a0ptptvp" timestamp="1443312273"&gt;8144&lt;/key&gt;&lt;/foreign-keys&gt;&lt;ref-type name="Journal Article"&gt;17&lt;/ref-type&gt;&lt;contributors&gt;&lt;authors&gt;&lt;author&gt;Sethi, Gautam&lt;/author&gt;&lt;author&gt;Costello, Christopher&lt;/author&gt;&lt;author&gt;Fisher, Anthony&lt;/author&gt;&lt;author&gt;Hanemann, Michael&lt;/author&gt;&lt;author&gt;Karp, Larry&lt;/author&gt;&lt;/authors&gt;&lt;/contributors&gt;&lt;titles&gt;&lt;title&gt;Fishery management under multiple uncertainty&lt;/title&gt;&lt;secondary-title&gt;Journal of Environmental Economics and Management&lt;/secondary-title&gt;&lt;/titles&gt;&lt;periodical&gt;&lt;full-title&gt;Journal of Environmental Economics and Management&lt;/full-title&gt;&lt;/periodical&gt;&lt;pages&gt;300-318&lt;/pages&gt;&lt;volume&gt;50&lt;/volume&gt;&lt;number&gt;2&lt;/number&gt;&lt;dates&gt;&lt;year&gt;2005&lt;/year&gt;&lt;/dates&gt;&lt;isbn&gt;0095-0696&lt;/isbn&gt;&lt;urls&gt;&lt;/urls&gt;&lt;/record&gt;&lt;/Cite&gt;&lt;/EndNote&gt;</w:instrText>
      </w:r>
      <w:r w:rsidR="0020241E">
        <w:rPr>
          <w:rFonts w:ascii="Helvetica" w:hAnsi="Helvetica"/>
          <w:sz w:val="22"/>
          <w:szCs w:val="22"/>
        </w:rPr>
        <w:fldChar w:fldCharType="separate"/>
      </w:r>
      <w:r w:rsidR="0020241E">
        <w:rPr>
          <w:rFonts w:ascii="Helvetica" w:hAnsi="Helvetica"/>
          <w:noProof/>
          <w:sz w:val="22"/>
          <w:szCs w:val="22"/>
        </w:rPr>
        <w:t>(Sethi</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2005; Rockström</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2009)</w:t>
      </w:r>
      <w:r w:rsidR="0020241E">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F82F05">
        <w:rPr>
          <w:rFonts w:ascii="Helvetica" w:hAnsi="Helvetica"/>
          <w:sz w:val="22"/>
          <w:szCs w:val="22"/>
        </w:rPr>
        <w:t xml:space="preserve">even with </w:t>
      </w:r>
      <w:r w:rsidR="00B45B96" w:rsidRPr="00B45B96">
        <w:rPr>
          <w:rFonts w:ascii="Helvetica" w:hAnsi="Helvetica"/>
          <w:sz w:val="22"/>
          <w:szCs w:val="22"/>
        </w:rPr>
        <w:t>thorough</w:t>
      </w:r>
      <w:r w:rsidR="00F82F05">
        <w:rPr>
          <w:rFonts w:ascii="Helvetica" w:hAnsi="Helvetica"/>
          <w:sz w:val="22"/>
          <w:szCs w:val="22"/>
        </w:rPr>
        <w:t xml:space="preserve"> monitoring, </w:t>
      </w:r>
      <w:r w:rsidR="00BF7BF0" w:rsidRPr="002A3B6B">
        <w:rPr>
          <w:rFonts w:ascii="Helvetica" w:hAnsi="Helvetica"/>
          <w:sz w:val="22"/>
          <w:szCs w:val="22"/>
        </w:rPr>
        <w:t xml:space="preserve">managers </w:t>
      </w:r>
      <w:r w:rsidR="00B45B96">
        <w:rPr>
          <w:rFonts w:ascii="Helvetica" w:hAnsi="Helvetica"/>
          <w:sz w:val="22"/>
          <w:szCs w:val="22"/>
        </w:rPr>
        <w:t>will never</w:t>
      </w:r>
      <w:r w:rsidR="00BF7BF0" w:rsidRPr="002A3B6B">
        <w:rPr>
          <w:rFonts w:ascii="Helvetica" w:hAnsi="Helvetica"/>
          <w:sz w:val="22"/>
          <w:szCs w:val="22"/>
        </w:rPr>
        <w:t xml:space="preserve"> have perfect knowledge </w:t>
      </w:r>
      <w:r w:rsidR="005C1861" w:rsidRPr="002A3B6B">
        <w:rPr>
          <w:rFonts w:ascii="Helvetica" w:hAnsi="Helvetica"/>
          <w:sz w:val="22"/>
          <w:szCs w:val="22"/>
        </w:rPr>
        <w:t xml:space="preserve">of ecosystem state </w:t>
      </w:r>
      <w:r w:rsidR="006536A6">
        <w:rPr>
          <w:rFonts w:ascii="Helvetica" w:hAnsi="Helvetica"/>
          <w:sz w:val="22"/>
          <w:szCs w:val="22"/>
        </w:rPr>
        <w:t xml:space="preserve">Consequently, </w:t>
      </w:r>
      <w:r w:rsidR="00896FBF">
        <w:rPr>
          <w:rFonts w:ascii="Helvetica" w:hAnsi="Helvetica"/>
          <w:sz w:val="22"/>
          <w:szCs w:val="22"/>
        </w:rPr>
        <w:t>ecosystem</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derived from imperfect knowledge </w:t>
      </w:r>
      <w:r w:rsidR="006536A6">
        <w:rPr>
          <w:rFonts w:ascii="Helvetica" w:hAnsi="Helvetica"/>
          <w:sz w:val="22"/>
          <w:szCs w:val="22"/>
        </w:rPr>
        <w:t xml:space="preserve">about the </w:t>
      </w:r>
      <w:r w:rsidR="006536A6" w:rsidRPr="002D30DC">
        <w:rPr>
          <w:rFonts w:ascii="Helvetica" w:hAnsi="Helvetica"/>
          <w:sz w:val="22"/>
          <w:szCs w:val="22"/>
        </w:rPr>
        <w:t xml:space="preserve">availability </w:t>
      </w:r>
      <w:r w:rsidR="006536A6">
        <w:rPr>
          <w:rFonts w:ascii="Helvetica" w:hAnsi="Helvetica"/>
          <w:sz w:val="22"/>
          <w:szCs w:val="22"/>
        </w:rPr>
        <w:t>and dynamics of</w:t>
      </w:r>
      <w:r w:rsidR="006536A6" w:rsidRPr="002D30DC">
        <w:rPr>
          <w:rFonts w:ascii="Helvetica" w:hAnsi="Helvetica"/>
          <w:sz w:val="22"/>
          <w:szCs w:val="22"/>
        </w:rPr>
        <w:t xml:space="preserve"> resources</w:t>
      </w:r>
      <w:r w:rsidR="006536A6">
        <w:rPr>
          <w:rFonts w:ascii="Helvetica" w:hAnsi="Helvetica"/>
          <w:sz w:val="22"/>
          <w:szCs w:val="22"/>
        </w:rPr>
        <w:t xml:space="preserve"> </w:t>
      </w:r>
      <w:r w:rsidR="00BF7BF0" w:rsidRPr="002D30DC">
        <w:rPr>
          <w:rFonts w:ascii="Helvetica" w:hAnsi="Helvetica"/>
          <w:sz w:val="22"/>
          <w:szCs w:val="22"/>
        </w:rPr>
        <w:t xml:space="preserve">due </w:t>
      </w:r>
      <w:r w:rsidR="0020241E">
        <w:rPr>
          <w:rFonts w:ascii="Helvetica" w:hAnsi="Helvetica"/>
          <w:sz w:val="22"/>
          <w:szCs w:val="22"/>
        </w:rPr>
        <w:fldChar w:fldCharType="begin"/>
      </w:r>
      <w:r w:rsidR="0016114A">
        <w:rPr>
          <w:rFonts w:ascii="Helvetica" w:hAnsi="Helvetica"/>
          <w:sz w:val="22"/>
          <w:szCs w:val="22"/>
        </w:rPr>
        <w:instrText xml:space="preserve"> ADDIN EN.CITE &lt;EndNote&gt;&lt;Cite&gt;&lt;Author&gt;Mangel&lt;/Author&gt;&lt;Year&gt;2000&lt;/Year&gt;&lt;RecNum&gt;4361&lt;/RecNum&gt;&lt;DisplayText&gt;(Mangel 2000a)&lt;/DisplayText&gt;&lt;record&gt;&lt;rec-number&gt;4361&lt;/rec-number&gt;&lt;foreign-keys&gt;&lt;key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20241E">
        <w:rPr>
          <w:rFonts w:ascii="Helvetica" w:hAnsi="Helvetica"/>
          <w:sz w:val="22"/>
          <w:szCs w:val="22"/>
        </w:rPr>
        <w:fldChar w:fldCharType="separate"/>
      </w:r>
      <w:r w:rsidR="0016114A">
        <w:rPr>
          <w:rFonts w:ascii="Helvetica" w:hAnsi="Helvetica"/>
          <w:noProof/>
          <w:sz w:val="22"/>
          <w:szCs w:val="22"/>
        </w:rPr>
        <w:t>(Mangel 2000a)</w:t>
      </w:r>
      <w:r w:rsidR="0020241E">
        <w:rPr>
          <w:rFonts w:ascii="Helvetica" w:hAnsi="Helvetica"/>
          <w:sz w:val="22"/>
          <w:szCs w:val="22"/>
        </w:rPr>
        <w:fldChar w:fldCharType="end"/>
      </w:r>
      <w:r w:rsidR="006536A6">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t>
      </w:r>
      <w:r w:rsidR="00C009DD">
        <w:rPr>
          <w:rFonts w:ascii="Helvetica" w:hAnsi="Helvetica"/>
          <w:sz w:val="22"/>
          <w:szCs w:val="22"/>
        </w:rPr>
        <w:t>with</w:t>
      </w:r>
      <w:r w:rsidR="00C009DD" w:rsidRPr="0077306C">
        <w:rPr>
          <w:rFonts w:ascii="Helvetica" w:hAnsi="Helvetica"/>
          <w:sz w:val="22"/>
          <w:szCs w:val="22"/>
        </w:rPr>
        <w:t xml:space="preserve"> </w:t>
      </w:r>
      <w:r w:rsidR="0090267C">
        <w:rPr>
          <w:rFonts w:ascii="Helvetica" w:hAnsi="Helvetica"/>
          <w:sz w:val="22"/>
          <w:szCs w:val="22"/>
        </w:rPr>
        <w:t>tipping points</w:t>
      </w:r>
      <w:r w:rsidR="00A64D09" w:rsidRPr="0077306C">
        <w:rPr>
          <w:rFonts w:ascii="Helvetica" w:hAnsi="Helvetica"/>
          <w:sz w:val="22"/>
          <w:szCs w:val="22"/>
        </w:rPr>
        <w:t xml:space="preserve">, this </w:t>
      </w:r>
      <w:r w:rsidR="00C009DD">
        <w:rPr>
          <w:rFonts w:ascii="Helvetica" w:hAnsi="Helvetica"/>
          <w:sz w:val="22"/>
          <w:szCs w:val="22"/>
        </w:rPr>
        <w:t xml:space="preserve">uncertainty is </w:t>
      </w:r>
      <w:proofErr w:type="spellStart"/>
      <w:r w:rsidR="00C009DD">
        <w:rPr>
          <w:rFonts w:ascii="Helvetica" w:hAnsi="Helvetica"/>
          <w:sz w:val="22"/>
          <w:szCs w:val="22"/>
        </w:rPr>
        <w:t>problemantic</w:t>
      </w:r>
      <w:proofErr w:type="spellEnd"/>
      <w:r w:rsidR="00C009DD" w:rsidRPr="0077306C">
        <w:rPr>
          <w:rFonts w:ascii="Helvetica" w:hAnsi="Helvetica"/>
          <w:sz w:val="22"/>
          <w:szCs w:val="22"/>
        </w:rPr>
        <w:t xml:space="preserve"> </w:t>
      </w:r>
      <w:r w:rsidR="00A64D09" w:rsidRPr="0077306C">
        <w:rPr>
          <w:rFonts w:ascii="Helvetica" w:hAnsi="Helvetica"/>
          <w:sz w:val="22"/>
          <w:szCs w:val="22"/>
        </w:rPr>
        <w:t xml:space="preserve">because </w:t>
      </w:r>
      <w:r w:rsidR="00C009DD">
        <w:rPr>
          <w:rFonts w:ascii="Helvetica" w:hAnsi="Helvetica"/>
          <w:sz w:val="22"/>
          <w:szCs w:val="22"/>
        </w:rPr>
        <w:t>one</w:t>
      </w:r>
      <w:r w:rsidR="00A64D09" w:rsidRPr="0077306C">
        <w:rPr>
          <w:rFonts w:ascii="Helvetica" w:hAnsi="Helvetica"/>
          <w:sz w:val="22"/>
          <w:szCs w:val="22"/>
        </w:rPr>
        <w:t xml:space="preserve"> might </w:t>
      </w:r>
      <w:r w:rsidR="00027F99">
        <w:rPr>
          <w:rFonts w:ascii="Helvetica" w:hAnsi="Helvetica"/>
          <w:sz w:val="22"/>
          <w:szCs w:val="22"/>
        </w:rPr>
        <w:t>believe</w:t>
      </w:r>
      <w:r w:rsidR="00C009DD">
        <w:rPr>
          <w:rFonts w:ascii="Helvetica" w:hAnsi="Helvetica"/>
          <w:sz w:val="22"/>
          <w:szCs w:val="22"/>
        </w:rPr>
        <w:t xml:space="preserve"> </w:t>
      </w:r>
      <w:r w:rsidR="00896FBF">
        <w:rPr>
          <w:rFonts w:ascii="Helvetica" w:hAnsi="Helvetica"/>
          <w:sz w:val="22"/>
          <w:szCs w:val="22"/>
        </w:rPr>
        <w:t xml:space="preserve">an ecosystem </w:t>
      </w:r>
      <w:r w:rsidR="00C009DD">
        <w:rPr>
          <w:rFonts w:ascii="Helvetica" w:hAnsi="Helvetica"/>
          <w:sz w:val="22"/>
          <w:szCs w:val="22"/>
        </w:rPr>
        <w:t xml:space="preserve">is </w:t>
      </w:r>
      <w:r w:rsidR="00A64D09" w:rsidRPr="0077306C">
        <w:rPr>
          <w:rFonts w:ascii="Helvetica" w:hAnsi="Helvetica"/>
          <w:sz w:val="22"/>
          <w:szCs w:val="22"/>
        </w:rPr>
        <w:t xml:space="preserve">within a </w:t>
      </w:r>
      <w:commentRangeStart w:id="26"/>
      <w:r w:rsidR="00A64D09" w:rsidRPr="0077306C">
        <w:rPr>
          <w:rFonts w:ascii="Helvetica" w:hAnsi="Helvetica"/>
          <w:sz w:val="22"/>
          <w:szCs w:val="22"/>
        </w:rPr>
        <w:t>safe operating space</w:t>
      </w:r>
      <w:commentRangeEnd w:id="26"/>
      <w:r w:rsidR="00C009DD">
        <w:rPr>
          <w:rStyle w:val="CommentReference"/>
        </w:rPr>
        <w:commentReference w:id="26"/>
      </w:r>
      <w:r w:rsidR="00A64D09" w:rsidRPr="0077306C">
        <w:rPr>
          <w:rFonts w:ascii="Helvetica" w:hAnsi="Helvetica"/>
          <w:sz w:val="22"/>
          <w:szCs w:val="22"/>
        </w:rPr>
        <w:t xml:space="preserve">, when </w:t>
      </w:r>
      <w:r w:rsidR="00D81BD5">
        <w:rPr>
          <w:rFonts w:ascii="Helvetica" w:hAnsi="Helvetica"/>
          <w:sz w:val="22"/>
          <w:szCs w:val="22"/>
        </w:rPr>
        <w:t>in reality</w:t>
      </w:r>
      <w:r w:rsidR="00D81BD5" w:rsidRPr="0077306C">
        <w:rPr>
          <w:rFonts w:ascii="Helvetica" w:hAnsi="Helvetica"/>
          <w:sz w:val="22"/>
          <w:szCs w:val="22"/>
        </w:rPr>
        <w:t xml:space="preserve"> </w:t>
      </w:r>
      <w:r w:rsidR="00A64D09" w:rsidRPr="0077306C">
        <w:rPr>
          <w:rFonts w:ascii="Helvetica" w:hAnsi="Helvetica"/>
          <w:sz w:val="22"/>
          <w:szCs w:val="22"/>
        </w:rPr>
        <w:t xml:space="preserve">the system is </w:t>
      </w:r>
      <w:r w:rsidR="006536A6">
        <w:rPr>
          <w:rFonts w:ascii="Helvetica" w:hAnsi="Helvetica"/>
          <w:sz w:val="22"/>
          <w:szCs w:val="22"/>
        </w:rPr>
        <w:t>near its</w:t>
      </w:r>
      <w:r w:rsidR="00A64D09" w:rsidRPr="0077306C">
        <w:rPr>
          <w:rFonts w:ascii="Helvetica" w:hAnsi="Helvetica"/>
          <w:sz w:val="22"/>
          <w:szCs w:val="22"/>
        </w:rPr>
        <w:t xml:space="preserve"> threshold.</w:t>
      </w:r>
      <w:r w:rsidR="00533EAD">
        <w:rPr>
          <w:rFonts w:ascii="Helvetica" w:hAnsi="Helvetica"/>
          <w:sz w:val="22"/>
          <w:szCs w:val="22"/>
        </w:rPr>
        <w:t xml:space="preserve"> </w:t>
      </w:r>
      <w:r w:rsidR="00C10ECB" w:rsidRPr="00533EAD">
        <w:rPr>
          <w:rFonts w:ascii="Helvetica" w:hAnsi="Helvetica"/>
          <w:sz w:val="22"/>
          <w:szCs w:val="22"/>
        </w:rPr>
        <w:t xml:space="preserve">Therefore, </w:t>
      </w:r>
      <w:r w:rsidR="00027F99" w:rsidRPr="00533EAD">
        <w:rPr>
          <w:rFonts w:ascii="Helvetica" w:hAnsi="Helvetica"/>
          <w:sz w:val="22"/>
          <w:szCs w:val="22"/>
        </w:rPr>
        <w:t xml:space="preserve">when </w:t>
      </w:r>
      <w:r w:rsidR="00027F99">
        <w:rPr>
          <w:rFonts w:ascii="Helvetica" w:hAnsi="Helvetica"/>
          <w:sz w:val="22"/>
          <w:szCs w:val="22"/>
        </w:rPr>
        <w:t>money and human resources</w:t>
      </w:r>
      <w:r w:rsidR="00027F99" w:rsidRPr="00533EAD">
        <w:rPr>
          <w:rFonts w:ascii="Helvetica" w:hAnsi="Helvetica"/>
          <w:sz w:val="22"/>
          <w:szCs w:val="22"/>
        </w:rPr>
        <w:t xml:space="preserve"> are limited</w:t>
      </w:r>
      <w:r w:rsidR="00027F99">
        <w:rPr>
          <w:rFonts w:ascii="Helvetica" w:hAnsi="Helvetica"/>
          <w:sz w:val="22"/>
          <w:szCs w:val="22"/>
        </w:rPr>
        <w:t>,</w:t>
      </w:r>
      <w:r w:rsidR="00027F99" w:rsidRPr="00533EAD">
        <w:rPr>
          <w:rFonts w:ascii="Helvetica" w:hAnsi="Helvetica"/>
          <w:sz w:val="22"/>
          <w:szCs w:val="22"/>
        </w:rPr>
        <w:t xml:space="preserve"> </w:t>
      </w:r>
      <w:r w:rsidR="00881594">
        <w:rPr>
          <w:rFonts w:ascii="Helvetica" w:hAnsi="Helvetica"/>
          <w:sz w:val="22"/>
          <w:szCs w:val="22"/>
        </w:rPr>
        <w:t xml:space="preserve">we must ask, </w:t>
      </w:r>
      <w:r w:rsidR="00C10ECB" w:rsidRPr="00533EAD">
        <w:rPr>
          <w:rFonts w:ascii="Helvetica" w:hAnsi="Helvetica"/>
          <w:sz w:val="22"/>
          <w:szCs w:val="22"/>
        </w:rPr>
        <w:t xml:space="preserve">what is the appropriate monitoring strategy </w:t>
      </w:r>
      <w:r w:rsidR="00027F99">
        <w:rPr>
          <w:rFonts w:ascii="Helvetica" w:hAnsi="Helvetica"/>
          <w:sz w:val="22"/>
          <w:szCs w:val="22"/>
        </w:rPr>
        <w:t xml:space="preserve">that allows us to maximally use ecosystem services without crossing a tipping point </w:t>
      </w:r>
      <w:r w:rsidR="00C10ECB" w:rsidRPr="00533EAD">
        <w:rPr>
          <w:rFonts w:ascii="Helvetica" w:hAnsi="Helvetica"/>
          <w:sz w:val="22"/>
          <w:szCs w:val="22"/>
        </w:rPr>
        <w:t>?</w:t>
      </w:r>
      <w:r w:rsidR="001B4DEE" w:rsidRPr="001B4DEE">
        <w:t xml:space="preserve"> </w:t>
      </w:r>
    </w:p>
    <w:p w14:paraId="5CA2BD05" w14:textId="206E5A0D" w:rsidR="009C366A"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w:t>
      </w:r>
      <w:r w:rsidR="00896FBF">
        <w:rPr>
          <w:rFonts w:ascii="Helvetica" w:hAnsi="Helvetica"/>
          <w:sz w:val="22"/>
          <w:szCs w:val="22"/>
        </w:rPr>
        <w:t>ecosystem</w:t>
      </w:r>
      <w:r w:rsidR="0023282F">
        <w:rPr>
          <w:rFonts w:ascii="Helvetica" w:hAnsi="Helvetica"/>
          <w:sz w:val="22"/>
          <w:szCs w:val="22"/>
        </w:rPr>
        <w:t xml:space="preserve"> </w:t>
      </w:r>
      <w:r w:rsidR="004D2470" w:rsidRPr="00614769">
        <w:rPr>
          <w:rFonts w:ascii="Helvetica" w:hAnsi="Helvetica"/>
          <w:sz w:val="22"/>
          <w:szCs w:val="22"/>
        </w:rPr>
        <w:t xml:space="preserve">monitoring </w:t>
      </w:r>
      <w:r w:rsidR="00BE79EE">
        <w:rPr>
          <w:rFonts w:ascii="Helvetica" w:hAnsi="Helvetica"/>
          <w:sz w:val="22"/>
          <w:szCs w:val="22"/>
        </w:rPr>
        <w:t xml:space="preserve">in a case study </w:t>
      </w:r>
      <w:r w:rsidR="00A927D8">
        <w:rPr>
          <w:rFonts w:ascii="Helvetica" w:hAnsi="Helvetica"/>
          <w:sz w:val="22"/>
          <w:szCs w:val="22"/>
        </w:rPr>
        <w:t>involving</w:t>
      </w:r>
      <w:r w:rsidR="00D87B47" w:rsidRPr="00614769">
        <w:rPr>
          <w:rFonts w:ascii="Helvetica" w:hAnsi="Helvetica"/>
          <w:sz w:val="22"/>
          <w:szCs w:val="22"/>
        </w:rPr>
        <w:t xml:space="preserve"> </w:t>
      </w:r>
      <w:r w:rsidR="00A927D8">
        <w:rPr>
          <w:rFonts w:ascii="Helvetica" w:hAnsi="Helvetica"/>
          <w:sz w:val="22"/>
          <w:szCs w:val="22"/>
        </w:rPr>
        <w:t xml:space="preserve">extractive use </w:t>
      </w:r>
      <w:commentRangeStart w:id="27"/>
      <w:r w:rsidR="00A927D8">
        <w:rPr>
          <w:rFonts w:ascii="Helvetica" w:hAnsi="Helvetica"/>
          <w:sz w:val="22"/>
          <w:szCs w:val="22"/>
        </w:rPr>
        <w:t xml:space="preserve">of an ecosystem component that has a tipping point. </w:t>
      </w:r>
      <w:r w:rsidR="006E5826" w:rsidRPr="00614769">
        <w:rPr>
          <w:rFonts w:ascii="Helvetica" w:hAnsi="Helvetica"/>
          <w:sz w:val="22"/>
          <w:szCs w:val="22"/>
        </w:rPr>
        <w:t xml:space="preserve">We </w:t>
      </w:r>
      <w:r w:rsidR="007479CC">
        <w:rPr>
          <w:rFonts w:ascii="Helvetica" w:hAnsi="Helvetica"/>
          <w:sz w:val="22"/>
          <w:szCs w:val="22"/>
        </w:rPr>
        <w:t xml:space="preserve">use simulation modeling </w:t>
      </w:r>
      <w:r w:rsidR="00135D5C" w:rsidRPr="00614769">
        <w:rPr>
          <w:rFonts w:ascii="Helvetica" w:hAnsi="Helvetica"/>
          <w:sz w:val="22"/>
          <w:szCs w:val="22"/>
        </w:rPr>
        <w:t xml:space="preserve">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w:t>
      </w:r>
      <w:commentRangeEnd w:id="27"/>
      <w:r w:rsidR="00ED37B2">
        <w:rPr>
          <w:rStyle w:val="CommentReference"/>
        </w:rPr>
        <w:commentReference w:id="27"/>
      </w:r>
      <w:r w:rsidR="007E1052" w:rsidRPr="00614769">
        <w:rPr>
          <w:rFonts w:ascii="Helvetica" w:hAnsi="Helvetica"/>
          <w:sz w:val="22"/>
          <w:szCs w:val="22"/>
        </w:rPr>
        <w:t xml:space="preserve">of monitoring </w:t>
      </w:r>
      <w:r w:rsidR="00212DD7" w:rsidRPr="00614769">
        <w:rPr>
          <w:rFonts w:ascii="Helvetica" w:hAnsi="Helvetica"/>
          <w:sz w:val="22"/>
          <w:szCs w:val="22"/>
        </w:rPr>
        <w:t xml:space="preserve">increases as the population approaches both </w:t>
      </w:r>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 </w:t>
      </w:r>
      <w:r w:rsidR="002D198C" w:rsidRPr="00614769">
        <w:rPr>
          <w:rFonts w:ascii="Helvetica" w:hAnsi="Helvetica"/>
          <w:sz w:val="22"/>
          <w:szCs w:val="22"/>
        </w:rPr>
        <w:t xml:space="preserve">We use this model to </w:t>
      </w:r>
      <w:r w:rsidR="004B2744">
        <w:rPr>
          <w:rFonts w:ascii="Helvetica" w:hAnsi="Helvetica"/>
          <w:sz w:val="22"/>
          <w:szCs w:val="22"/>
        </w:rPr>
        <w:t>describe how the value of harvesting and certainty about the system</w:t>
      </w:r>
      <w:r w:rsidR="00EB17AA">
        <w:rPr>
          <w:rFonts w:ascii="Helvetica" w:hAnsi="Helvetica"/>
          <w:sz w:val="22"/>
          <w:szCs w:val="22"/>
        </w:rPr>
        <w:t>’s</w:t>
      </w:r>
      <w:r w:rsidR="004B2744">
        <w:rPr>
          <w:rFonts w:ascii="Helvetica" w:hAnsi="Helvetica"/>
          <w:sz w:val="22"/>
          <w:szCs w:val="22"/>
        </w:rPr>
        <w:t xml:space="preserve"> state impacts the probability of crossing a management threshold and biological tipping point. We then ask</w:t>
      </w:r>
      <w:r w:rsidR="00852921">
        <w:rPr>
          <w:rFonts w:ascii="Helvetica" w:hAnsi="Helvetica"/>
          <w:sz w:val="22"/>
          <w:szCs w:val="22"/>
        </w:rPr>
        <w:t xml:space="preserve"> </w:t>
      </w:r>
      <w:r w:rsidR="00EB17AA">
        <w:rPr>
          <w:rFonts w:ascii="Helvetica" w:hAnsi="Helvetica"/>
          <w:sz w:val="22"/>
          <w:szCs w:val="22"/>
        </w:rPr>
        <w:t xml:space="preserve">three </w:t>
      </w:r>
      <w:r w:rsidR="00852921">
        <w:rPr>
          <w:rFonts w:ascii="Helvetica" w:hAnsi="Helvetica"/>
          <w:sz w:val="22"/>
          <w:szCs w:val="22"/>
        </w:rPr>
        <w:t>questions:</w:t>
      </w:r>
    </w:p>
    <w:p w14:paraId="37D7C9B8" w14:textId="77777777" w:rsidR="00D92A66" w:rsidRDefault="00D92A66" w:rsidP="00B61A5C">
      <w:pPr>
        <w:ind w:firstLine="720"/>
        <w:rPr>
          <w:rFonts w:ascii="Helvetica" w:hAnsi="Helvetica"/>
          <w:sz w:val="22"/>
          <w:szCs w:val="22"/>
        </w:rPr>
      </w:pPr>
    </w:p>
    <w:p w14:paraId="6A3A57EF"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A95AA5">
        <w:rPr>
          <w:rFonts w:ascii="Helvetica" w:hAnsi="Helvetica"/>
          <w:sz w:val="22"/>
          <w:szCs w:val="22"/>
        </w:rPr>
        <w:t xml:space="preserve">management threshold and biological </w:t>
      </w:r>
      <w:r w:rsidR="00064856" w:rsidRPr="006D7DEA">
        <w:rPr>
          <w:rFonts w:ascii="Helvetica" w:hAnsi="Helvetica"/>
          <w:sz w:val="22"/>
          <w:szCs w:val="22"/>
        </w:rPr>
        <w:t>tipping point?</w:t>
      </w:r>
    </w:p>
    <w:p w14:paraId="5B4C53F9"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What is the safe operating space that allows avoidance of management</w:t>
      </w:r>
      <w:r w:rsidR="001361AB" w:rsidRPr="006D7DEA">
        <w:rPr>
          <w:rFonts w:ascii="Helvetica" w:hAnsi="Helvetica"/>
          <w:sz w:val="22"/>
          <w:szCs w:val="22"/>
        </w:rPr>
        <w:t xml:space="preserve"> </w:t>
      </w:r>
      <w:r w:rsidR="006D69D0" w:rsidRPr="006D7DEA">
        <w:rPr>
          <w:rFonts w:ascii="Helvetica" w:hAnsi="Helvetica"/>
          <w:sz w:val="22"/>
          <w:szCs w:val="22"/>
        </w:rPr>
        <w:t xml:space="preserve">thresholds </w:t>
      </w:r>
      <w:r w:rsidR="001361AB" w:rsidRPr="006D7DEA">
        <w:rPr>
          <w:rFonts w:ascii="Helvetica" w:hAnsi="Helvetica"/>
          <w:sz w:val="22"/>
          <w:szCs w:val="22"/>
        </w:rPr>
        <w:t>(i.e.</w:t>
      </w:r>
      <w:r w:rsidR="00EA375D" w:rsidRPr="006D7DEA">
        <w:rPr>
          <w:rFonts w:ascii="Helvetica" w:hAnsi="Helvetica"/>
          <w:sz w:val="22"/>
          <w:szCs w:val="22"/>
        </w:rPr>
        <w:t>,</w:t>
      </w:r>
      <w:r w:rsidR="001361AB" w:rsidRPr="006D7DEA">
        <w:rPr>
          <w:rFonts w:ascii="Helvetica" w:hAnsi="Helvetica"/>
          <w:sz w:val="22"/>
          <w:szCs w:val="22"/>
        </w:rPr>
        <w:t xml:space="preserve"> harvest closures) and biological tipping points?</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lastRenderedPageBreak/>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70635EA9" w14:textId="387CAD1B" w:rsidR="00934691" w:rsidRPr="0036192F" w:rsidRDefault="003030A9" w:rsidP="0036192F">
      <w:pPr>
        <w:tabs>
          <w:tab w:val="left" w:pos="2760"/>
        </w:tabs>
        <w:rPr>
          <w:rFonts w:ascii="Helvetica" w:hAnsi="Helvetica"/>
          <w:b/>
          <w:sz w:val="22"/>
          <w:szCs w:val="22"/>
        </w:rPr>
      </w:pPr>
      <w:commentRangeStart w:id="28"/>
      <w:r w:rsidRPr="00957F1F">
        <w:rPr>
          <w:rFonts w:ascii="Helvetica" w:hAnsi="Helvetica"/>
          <w:sz w:val="22"/>
          <w:szCs w:val="22"/>
        </w:rPr>
        <w:t xml:space="preserve">Management strategy evaluation </w:t>
      </w:r>
      <w:r w:rsidR="008324A7" w:rsidRPr="00957F1F">
        <w:rPr>
          <w:rFonts w:ascii="Helvetica" w:hAnsi="Helvetica"/>
          <w:sz w:val="22"/>
          <w:szCs w:val="22"/>
        </w:rPr>
        <w:t xml:space="preserve">(MSE) </w:t>
      </w:r>
      <w:commentRangeEnd w:id="28"/>
      <w:r w:rsidR="00C26953">
        <w:rPr>
          <w:rStyle w:val="CommentReference"/>
        </w:rPr>
        <w:commentReference w:id="28"/>
      </w:r>
      <w:r w:rsidR="008324A7" w:rsidRPr="00957F1F">
        <w:rPr>
          <w:rFonts w:ascii="Helvetica" w:hAnsi="Helvetica"/>
          <w:sz w:val="22"/>
          <w:szCs w:val="22"/>
        </w:rPr>
        <w:t>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6C170D"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6C170D"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6C170D"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2F3377BA" w14:textId="77777777" w:rsidR="003030A9" w:rsidRPr="00957F1F" w:rsidRDefault="003030A9" w:rsidP="003030A9">
      <w:pPr>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29C79877" w:rsidR="00EA70AE" w:rsidRPr="00957F1F" w:rsidRDefault="00D92A66" w:rsidP="00D76B05">
      <w:pPr>
        <w:rPr>
          <w:rFonts w:ascii="Helvetica" w:hAnsi="Helvetica"/>
          <w:sz w:val="22"/>
          <w:szCs w:val="22"/>
        </w:rPr>
      </w:pPr>
      <w:r>
        <w:rPr>
          <w:rFonts w:ascii="Helvetica" w:hAnsi="Helvetica"/>
          <w:sz w:val="22"/>
          <w:szCs w:val="22"/>
          <w:u w:val="single"/>
        </w:rPr>
        <w:t xml:space="preserve">Biological </w:t>
      </w:r>
      <w:r w:rsidR="00EA4C5A" w:rsidRPr="00D76B05">
        <w:rPr>
          <w:rFonts w:ascii="Helvetica" w:hAnsi="Helvetica"/>
          <w:sz w:val="22"/>
          <w:szCs w:val="22"/>
          <w:u w:val="single"/>
        </w:rPr>
        <w:t>Process</w:t>
      </w:r>
      <w:r>
        <w:rPr>
          <w:rFonts w:ascii="Helvetica" w:hAnsi="Helvetica"/>
          <w:sz w:val="22"/>
          <w:szCs w:val="22"/>
          <w:u w:val="single"/>
        </w:rPr>
        <w:t xml:space="preserve"> </w:t>
      </w:r>
      <w:r w:rsidR="00EA4C5A"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thresholds we model</w:t>
      </w:r>
      <w:r w:rsidR="005F17E4">
        <w:rPr>
          <w:rFonts w:ascii="Helvetica" w:hAnsi="Helvetica"/>
          <w:sz w:val="22"/>
          <w:szCs w:val="22"/>
        </w:rPr>
        <w:t>ed</w:t>
      </w:r>
      <w:r w:rsidR="006106DB" w:rsidRPr="00957F1F">
        <w:rPr>
          <w:rFonts w:ascii="Helvetica" w:hAnsi="Helvetica"/>
          <w:sz w:val="22"/>
          <w:szCs w:val="22"/>
        </w:rPr>
        <w:t xml:space="preserve"> </w:t>
      </w:r>
      <w:r w:rsidR="006B5A2B">
        <w:rPr>
          <w:rFonts w:ascii="Helvetica" w:hAnsi="Helvetica"/>
          <w:sz w:val="22"/>
          <w:szCs w:val="22"/>
        </w:rPr>
        <w:t xml:space="preserve">species </w:t>
      </w:r>
      <w:r w:rsidR="006106DB" w:rsidRPr="00957F1F">
        <w:rPr>
          <w:rFonts w:ascii="Helvetica" w:hAnsi="Helvetica"/>
          <w:sz w:val="22"/>
          <w:szCs w:val="22"/>
        </w:rPr>
        <w:t xml:space="preserve">biomass through time using a </w:t>
      </w:r>
      <w:proofErr w:type="spellStart"/>
      <w:r w:rsidR="006106DB" w:rsidRPr="00957F1F">
        <w:rPr>
          <w:rFonts w:ascii="Helvetica" w:hAnsi="Helvetica"/>
          <w:sz w:val="22"/>
          <w:szCs w:val="22"/>
        </w:rPr>
        <w:t>reparameterized</w:t>
      </w:r>
      <w:proofErr w:type="spellEnd"/>
      <w:r w:rsidR="006106DB" w:rsidRPr="00957F1F">
        <w:rPr>
          <w:rFonts w:ascii="Helvetica" w:hAnsi="Helvetica"/>
          <w:sz w:val="22"/>
          <w:szCs w:val="22"/>
        </w:rPr>
        <w:t xml:space="preserve">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Allee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3F437634"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7D2E9C">
        <w:rPr>
          <w:rFonts w:ascii="Helvetica" w:hAnsi="Helvetica"/>
          <w:sz w:val="22"/>
          <w:szCs w:val="22"/>
        </w:rPr>
        <w:t xml:space="preserve">and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r w:rsidR="003E545D">
        <w:rPr>
          <w:rFonts w:ascii="Helvetica" w:hAnsi="Helvetica"/>
          <w:sz w:val="22"/>
          <w:szCs w:val="22"/>
        </w:rPr>
        <w:t>A</w:t>
      </w:r>
      <w:r w:rsidR="00522D02" w:rsidRPr="00957F1F">
        <w:rPr>
          <w:rFonts w:ascii="Helvetica" w:hAnsi="Helvetica"/>
          <w:sz w:val="22"/>
          <w:szCs w:val="22"/>
        </w:rPr>
        <w:t>llee effect</w:t>
      </w:r>
      <w:r w:rsidR="00DC3520">
        <w:rPr>
          <w:rFonts w:ascii="Helvetica" w:hAnsi="Helvetica"/>
          <w:sz w:val="22"/>
          <w:szCs w:val="22"/>
        </w:rPr>
        <w:t xml:space="preserve"> (Fig. 1a). </w:t>
      </w:r>
      <w:r w:rsidR="005E0CEF">
        <w:rPr>
          <w:rFonts w:ascii="Helvetica" w:hAnsi="Helvetica"/>
          <w:sz w:val="22"/>
          <w:szCs w:val="22"/>
        </w:rPr>
        <w:t xml:space="preserve">The strength of the </w:t>
      </w:r>
      <w:r w:rsidR="00ED3986">
        <w:rPr>
          <w:rFonts w:ascii="Helvetica" w:hAnsi="Helvetica"/>
          <w:sz w:val="22"/>
          <w:szCs w:val="22"/>
        </w:rPr>
        <w:t>A</w:t>
      </w:r>
      <w:r w:rsidR="005E0CEF">
        <w:rPr>
          <w:rFonts w:ascii="Helvetica" w:hAnsi="Helvetica"/>
          <w:sz w:val="22"/>
          <w:szCs w:val="22"/>
        </w:rPr>
        <w:t>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 xml:space="preserve">an be set </w:t>
      </w:r>
      <w:r w:rsidR="007D2E9C">
        <w:rPr>
          <w:rFonts w:ascii="Helvetica" w:hAnsi="Helvetica"/>
          <w:sz w:val="22"/>
          <w:szCs w:val="22"/>
        </w:rPr>
        <w:t>to</w:t>
      </w:r>
      <w:r w:rsidR="005E7A24" w:rsidRPr="00957F1F">
        <w:rPr>
          <w:rFonts w:ascii="Helvetica" w:hAnsi="Helvetica"/>
          <w:sz w:val="22"/>
          <w:szCs w:val="22"/>
        </w:rPr>
        <w:t xml:space="preserve"> </w:t>
      </w:r>
      <w:r w:rsidR="007D2E9C">
        <w:rPr>
          <w:rFonts w:ascii="Helvetica" w:hAnsi="Helvetica" w:cs="Helvetica"/>
          <w:sz w:val="22"/>
          <w:szCs w:val="22"/>
        </w:rPr>
        <w:t>≤</w:t>
      </w:r>
      <w:r w:rsidR="0083507C">
        <w:rPr>
          <w:rFonts w:ascii="Helvetica" w:hAnsi="Helvetica" w:cs="Helvetica"/>
          <w:sz w:val="22"/>
          <w:szCs w:val="22"/>
        </w:rPr>
        <w:t xml:space="preserve"> </w:t>
      </w:r>
      <w:r w:rsidR="005E7A24" w:rsidRPr="00957F1F">
        <w:rPr>
          <w:rFonts w:ascii="Helvetica" w:hAnsi="Helvetica"/>
          <w:sz w:val="22"/>
          <w:szCs w:val="22"/>
        </w:rPr>
        <w:t xml:space="preserve">0, </w:t>
      </w:r>
      <w:r w:rsidR="007D2E9C">
        <w:rPr>
          <w:rFonts w:ascii="Helvetica" w:hAnsi="Helvetica"/>
          <w:sz w:val="22"/>
          <w:szCs w:val="22"/>
        </w:rPr>
        <w:t>generating</w:t>
      </w:r>
      <w:r w:rsidR="005E7A24" w:rsidRPr="00957F1F">
        <w:rPr>
          <w:rFonts w:ascii="Helvetica" w:hAnsi="Helvetica"/>
          <w:sz w:val="22"/>
          <w:szCs w:val="22"/>
        </w:rPr>
        <w:t xml:space="preserve"> scenarios </w:t>
      </w:r>
      <w:r w:rsidR="007D2E9C">
        <w:rPr>
          <w:rFonts w:ascii="Helvetica" w:hAnsi="Helvetica"/>
          <w:sz w:val="22"/>
          <w:szCs w:val="22"/>
        </w:rPr>
        <w:t>without</w:t>
      </w:r>
      <w:r w:rsidR="005E7A24" w:rsidRPr="00957F1F">
        <w:rPr>
          <w:rFonts w:ascii="Helvetica" w:hAnsi="Helvetica"/>
          <w:sz w:val="22"/>
          <w:szCs w:val="22"/>
        </w:rPr>
        <w:t xml:space="preserve"> a tipping point, </w:t>
      </w:r>
      <w:r w:rsidR="007D2E9C">
        <w:rPr>
          <w:rFonts w:ascii="Helvetica" w:hAnsi="Helvetica"/>
          <w:sz w:val="22"/>
          <w:szCs w:val="22"/>
        </w:rPr>
        <w:t>but with</w:t>
      </w:r>
      <w:r w:rsidR="005E7A24" w:rsidRPr="00957F1F">
        <w:rPr>
          <w:rFonts w:ascii="Helvetica" w:hAnsi="Helvetica"/>
          <w:sz w:val="22"/>
          <w:szCs w:val="22"/>
        </w:rPr>
        <w:t xml:space="preserve"> a range of biomass </w:t>
      </w:r>
      <w:r w:rsidR="007D2E9C">
        <w:rPr>
          <w:rFonts w:ascii="Helvetica" w:hAnsi="Helvetica"/>
          <w:sz w:val="22"/>
          <w:szCs w:val="22"/>
        </w:rPr>
        <w:t xml:space="preserve">levels </w:t>
      </w:r>
      <w:r w:rsidR="005E7A24" w:rsidRPr="00957F1F">
        <w:rPr>
          <w:rFonts w:ascii="Helvetica" w:hAnsi="Helvetica"/>
          <w:sz w:val="22"/>
          <w:szCs w:val="22"/>
        </w:rPr>
        <w:t>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w:t>
      </w:r>
      <w:r w:rsidR="00C637F4">
        <w:rPr>
          <w:rFonts w:ascii="Helvetica" w:hAnsi="Helvetica"/>
          <w:sz w:val="22"/>
          <w:szCs w:val="22"/>
        </w:rPr>
        <w:t xml:space="preserve">species </w:t>
      </w:r>
      <w:r w:rsidR="006B5A2B">
        <w:rPr>
          <w:rFonts w:ascii="Helvetica" w:hAnsi="Helvetica"/>
          <w:sz w:val="22"/>
          <w:szCs w:val="22"/>
        </w:rPr>
        <w:t>biomass</w:t>
      </w:r>
      <w:r w:rsidR="00DC3520" w:rsidRPr="00957F1F">
        <w:rPr>
          <w:rFonts w:ascii="Helvetica" w:hAnsi="Helvetica"/>
          <w:sz w:val="22"/>
          <w:szCs w:val="22"/>
        </w:rPr>
        <w:t xml:space="preserve">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0DCD0801"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w:t>
      </w:r>
      <w:r w:rsidR="00C26953">
        <w:rPr>
          <w:rFonts w:ascii="Helvetica" w:hAnsi="Helvetica"/>
          <w:sz w:val="22"/>
          <w:szCs w:val="22"/>
        </w:rPr>
        <w:t>s</w:t>
      </w:r>
      <w:r w:rsidR="00CF750D" w:rsidRPr="00957F1F">
        <w:rPr>
          <w:rFonts w:ascii="Helvetica" w:hAnsi="Helvetica"/>
          <w:sz w:val="22"/>
          <w:szCs w:val="22"/>
        </w:rPr>
        <w:t xml:space="preserve">, estimates of a previous year’s stock biomass nearly </w:t>
      </w:r>
      <w:r w:rsidR="00CF750D" w:rsidRPr="00F3098E">
        <w:rPr>
          <w:rFonts w:ascii="Helvetica" w:hAnsi="Helvetica"/>
          <w:sz w:val="22"/>
          <w:szCs w:val="22"/>
        </w:rPr>
        <w:t>always include some uncertainty. Hereafter</w:t>
      </w:r>
      <w:r w:rsidR="00621732">
        <w:rPr>
          <w:rFonts w:ascii="Helvetica" w:hAnsi="Helvetica"/>
          <w:sz w:val="22"/>
          <w:szCs w:val="22"/>
        </w:rPr>
        <w:t>,</w:t>
      </w:r>
      <w:r w:rsidR="00CF750D"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29"/>
      <w:r w:rsidR="00CF750D" w:rsidRPr="00F3098E">
        <w:rPr>
          <w:rFonts w:ascii="Helvetica" w:hAnsi="Helvetica"/>
          <w:sz w:val="22"/>
          <w:szCs w:val="22"/>
        </w:rPr>
        <w:t>The</w:t>
      </w:r>
      <w:commentRangeEnd w:id="29"/>
      <w:r w:rsidR="00D5784C" w:rsidRPr="00D01283">
        <w:rPr>
          <w:rStyle w:val="CommentReference"/>
          <w:rFonts w:ascii="Helvetica" w:hAnsi="Helvetica"/>
          <w:sz w:val="22"/>
          <w:szCs w:val="22"/>
        </w:rPr>
        <w:commentReference w:id="29"/>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 xml:space="preserve">s monitoring </w:t>
      </w:r>
      <w:r w:rsidR="00996689" w:rsidRPr="00957F1F">
        <w:rPr>
          <w:rFonts w:ascii="Helvetica" w:hAnsi="Helvetica"/>
          <w:sz w:val="22"/>
          <w:szCs w:val="22"/>
        </w:rPr>
        <w:lastRenderedPageBreak/>
        <w:t>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w:t>
      </w:r>
      <w:proofErr w:type="spellStart"/>
      <w:r w:rsidR="00663000">
        <w:rPr>
          <w:rFonts w:ascii="Helvetica" w:hAnsi="Helvetica"/>
          <w:sz w:val="22"/>
          <w:szCs w:val="22"/>
        </w:rPr>
        <w:t>autocorrelated</w:t>
      </w:r>
      <w:proofErr w:type="spellEnd"/>
      <w:r w:rsidR="00663000">
        <w:rPr>
          <w:rFonts w:ascii="Helvetica" w:hAnsi="Helvetica"/>
          <w:sz w:val="22"/>
          <w:szCs w:val="22"/>
        </w:rPr>
        <w:t xml:space="preserve">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569DF765" w:rsidR="003435AE" w:rsidRPr="00957F1F" w:rsidRDefault="00FD7CE9" w:rsidP="003435AE">
      <w:pPr>
        <w:rPr>
          <w:rFonts w:ascii="Helvetica" w:hAnsi="Helvetica"/>
          <w:sz w:val="22"/>
          <w:szCs w:val="22"/>
        </w:rPr>
      </w:pPr>
      <w:commentRangeStart w:id="30"/>
      <w:r w:rsidRPr="00FD7CE9">
        <w:rPr>
          <w:rFonts w:ascii="Helvetica" w:hAnsi="Helvetica"/>
          <w:sz w:val="22"/>
          <w:szCs w:val="22"/>
          <w:u w:val="single"/>
        </w:rPr>
        <w:t>Management</w:t>
      </w:r>
      <w:commentRangeEnd w:id="30"/>
      <w:r w:rsidR="00B35F0C">
        <w:rPr>
          <w:rStyle w:val="CommentReference"/>
        </w:rPr>
        <w:commentReference w:id="30"/>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0AD03D58"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w:t>
      </w:r>
      <w:r w:rsidR="00FF6503">
        <w:rPr>
          <w:rFonts w:ascii="Helvetica" w:hAnsi="Helvetica"/>
          <w:sz w:val="22"/>
          <w:szCs w:val="22"/>
          <w:u w:val="single"/>
        </w:rPr>
        <w:t>Resource</w:t>
      </w:r>
      <w:r w:rsidRPr="00A155E2">
        <w:rPr>
          <w:rFonts w:ascii="Helvetica" w:hAnsi="Helvetica"/>
          <w:sz w:val="22"/>
          <w:szCs w:val="22"/>
          <w:u w:val="single"/>
        </w:rPr>
        <w:t xml:space="preserve">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w:t>
      </w:r>
      <w:commentRangeStart w:id="31"/>
      <w:r w:rsidR="00127FEE" w:rsidRPr="00957F1F">
        <w:rPr>
          <w:rFonts w:ascii="Helvetica" w:hAnsi="Helvetica"/>
          <w:sz w:val="22"/>
          <w:szCs w:val="22"/>
        </w:rPr>
        <w:t xml:space="preserve">value </w:t>
      </w:r>
      <w:commentRangeEnd w:id="31"/>
      <w:r w:rsidR="008A1AC7">
        <w:rPr>
          <w:rStyle w:val="CommentReference"/>
        </w:rPr>
        <w:commentReference w:id="31"/>
      </w:r>
      <w:r w:rsidR="00127FEE" w:rsidRPr="00957F1F">
        <w:rPr>
          <w:rFonts w:ascii="Helvetica" w:hAnsi="Helvetica"/>
          <w:sz w:val="22"/>
          <w:szCs w:val="22"/>
        </w:rPr>
        <w:t xml:space="preserve">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32"/>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32"/>
      <w:r w:rsidR="00D866F3">
        <w:rPr>
          <w:rStyle w:val="CommentReference"/>
        </w:rPr>
        <w:commentReference w:id="32"/>
      </w:r>
      <w:r w:rsidR="00EF1924" w:rsidRPr="00957F1F">
        <w:rPr>
          <w:rFonts w:ascii="Helvetica" w:hAnsi="Helvetica"/>
          <w:sz w:val="22"/>
          <w:szCs w:val="22"/>
        </w:rPr>
        <w:t xml:space="preserve"> </w:t>
      </w:r>
      <w:r w:rsidR="00EE58CA">
        <w:rPr>
          <w:rFonts w:ascii="Helvetica" w:hAnsi="Helvetica"/>
          <w:sz w:val="22"/>
          <w:szCs w:val="22"/>
        </w:rPr>
        <w:t>We first ignore the monitoring costs to reveal the basic properties of the coupled resource-management system under different levels 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and consequences</w:t>
      </w:r>
      <w:r w:rsidR="00B66B87">
        <w:rPr>
          <w:rFonts w:ascii="Helvetica" w:hAnsi="Helvetica"/>
          <w:sz w:val="22"/>
          <w:szCs w:val="22"/>
        </w:rPr>
        <w:t xml:space="preserve"> (e.g. the probability of crossing a biological tipping point or management threshold</w:t>
      </w:r>
      <w:r w:rsidR="00F16D17">
        <w:rPr>
          <w:rFonts w:ascii="Helvetica" w:hAnsi="Helvetica"/>
          <w:sz w:val="22"/>
          <w:szCs w:val="22"/>
        </w:rPr>
        <w:t>)</w:t>
      </w:r>
      <w:r w:rsidR="00B66B87">
        <w:rPr>
          <w:rFonts w:ascii="Helvetica" w:hAnsi="Helvetica"/>
          <w:sz w:val="22"/>
          <w:szCs w:val="22"/>
        </w:rPr>
        <w:t xml:space="preserve">, </w:t>
      </w:r>
      <w:r w:rsidR="00EE58CA">
        <w:rPr>
          <w:rFonts w:ascii="Helvetica" w:hAnsi="Helvetica"/>
          <w:sz w:val="22"/>
          <w:szCs w:val="22"/>
        </w:rPr>
        <w:t xml:space="preserve"> of different monitoring </w:t>
      </w:r>
      <w:commentRangeStart w:id="33"/>
      <w:r w:rsidR="00EE58CA">
        <w:rPr>
          <w:rFonts w:ascii="Helvetica" w:hAnsi="Helvetica"/>
          <w:sz w:val="22"/>
          <w:szCs w:val="22"/>
        </w:rPr>
        <w:t>strategies</w:t>
      </w:r>
      <w:commentRangeEnd w:id="33"/>
      <w:r w:rsidR="00A228F7">
        <w:rPr>
          <w:rStyle w:val="CommentReference"/>
        </w:rPr>
        <w:commentReference w:id="33"/>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5E94B1FB"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w:t>
      </w:r>
      <w:r w:rsidR="001446C8">
        <w:rPr>
          <w:rFonts w:ascii="Helvetica" w:hAnsi="Helvetica"/>
          <w:sz w:val="22"/>
          <w:szCs w:val="22"/>
        </w:rPr>
        <w:lastRenderedPageBreak/>
        <w:t>the degree of 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2E7D814B" w:rsidR="00995761" w:rsidRDefault="00431416" w:rsidP="00995761">
      <w:pPr>
        <w:tabs>
          <w:tab w:val="left" w:pos="2760"/>
        </w:tabs>
        <w:rPr>
          <w:rFonts w:ascii="Helvetica" w:hAnsi="Helvetica"/>
          <w:i/>
          <w:sz w:val="22"/>
          <w:szCs w:val="22"/>
        </w:rPr>
      </w:pPr>
      <w:r>
        <w:rPr>
          <w:rFonts w:ascii="Helvetica" w:hAnsi="Helvetica"/>
          <w:i/>
          <w:sz w:val="22"/>
          <w:szCs w:val="22"/>
        </w:rPr>
        <w:t xml:space="preserve">Basic </w:t>
      </w:r>
      <w:r w:rsidR="00995761">
        <w:rPr>
          <w:rFonts w:ascii="Helvetica" w:hAnsi="Helvetica"/>
          <w:i/>
          <w:sz w:val="22"/>
          <w:szCs w:val="22"/>
        </w:rPr>
        <w:t xml:space="preserve">Model </w:t>
      </w:r>
      <w:r>
        <w:rPr>
          <w:rFonts w:ascii="Helvetica" w:hAnsi="Helvetica"/>
          <w:i/>
          <w:sz w:val="22"/>
          <w:szCs w:val="22"/>
        </w:rPr>
        <w:t>Dynamics</w:t>
      </w:r>
    </w:p>
    <w:p w14:paraId="001AE190" w14:textId="77777777" w:rsidR="005F3455" w:rsidRDefault="005F3455" w:rsidP="00995761">
      <w:pPr>
        <w:tabs>
          <w:tab w:val="left" w:pos="2760"/>
        </w:tabs>
        <w:rPr>
          <w:rFonts w:ascii="Helvetica" w:hAnsi="Helvetica"/>
          <w:i/>
          <w:sz w:val="22"/>
          <w:szCs w:val="22"/>
        </w:rPr>
      </w:pPr>
    </w:p>
    <w:p w14:paraId="4B7181E5" w14:textId="571FDB00" w:rsidR="00995761" w:rsidRDefault="00431416" w:rsidP="00EF38CE">
      <w:pPr>
        <w:rPr>
          <w:rFonts w:ascii="Helvetica" w:hAnsi="Helvetica"/>
          <w:sz w:val="22"/>
          <w:szCs w:val="22"/>
        </w:rPr>
      </w:pPr>
      <w:r>
        <w:rPr>
          <w:rFonts w:ascii="Helvetica" w:hAnsi="Helvetica"/>
          <w:sz w:val="22"/>
          <w:szCs w:val="22"/>
        </w:rPr>
        <w:t>The</w:t>
      </w:r>
      <w:r w:rsidR="00995761">
        <w:rPr>
          <w:rFonts w:ascii="Helvetica" w:hAnsi="Helvetica"/>
          <w:sz w:val="22"/>
          <w:szCs w:val="22"/>
        </w:rPr>
        <w:t xml:space="preserve"> resource is most likely to cross a management threshold or biological tipping </w:t>
      </w:r>
      <w:r w:rsidR="003F2A24">
        <w:rPr>
          <w:rFonts w:ascii="Helvetica" w:hAnsi="Helvetica"/>
          <w:sz w:val="22"/>
          <w:szCs w:val="22"/>
        </w:rPr>
        <w:t xml:space="preserve">point </w:t>
      </w:r>
      <w:r w:rsidR="00995761">
        <w:rPr>
          <w:rFonts w:ascii="Helvetica" w:hAnsi="Helvetica"/>
          <w:sz w:val="22"/>
          <w:szCs w:val="22"/>
        </w:rPr>
        <w:t>at high harvest rates and under low mo</w:t>
      </w:r>
      <w:r>
        <w:rPr>
          <w:rFonts w:ascii="Helvetica" w:hAnsi="Helvetica"/>
          <w:sz w:val="22"/>
          <w:szCs w:val="22"/>
        </w:rPr>
        <w:t>nitoring precision. Furthermore</w:t>
      </w:r>
      <w:r w:rsidR="00995761">
        <w:rPr>
          <w:rFonts w:ascii="Helvetica" w:hAnsi="Helvetica"/>
          <w:sz w:val="22"/>
          <w:szCs w:val="22"/>
        </w:rPr>
        <w:t xml:space="preserve">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Pr>
          <w:rFonts w:ascii="Helvetica" w:hAnsi="Helvetica"/>
          <w:sz w:val="22"/>
          <w:szCs w:val="22"/>
        </w:rPr>
        <w:t xml:space="preserve">To show this </w:t>
      </w:r>
      <w:r w:rsidR="00995761">
        <w:rPr>
          <w:rFonts w:ascii="Helvetica" w:hAnsi="Helvetica"/>
          <w:sz w:val="22"/>
          <w:szCs w:val="22"/>
        </w:rPr>
        <w:t>w</w:t>
      </w:r>
      <w:r w:rsidR="00995761" w:rsidRPr="00651B44">
        <w:rPr>
          <w:rFonts w:ascii="Helvetica" w:hAnsi="Helvetica"/>
          <w:sz w:val="22"/>
          <w:szCs w:val="22"/>
        </w:rPr>
        <w:t xml:space="preserve">e </w:t>
      </w:r>
      <w:r w:rsidR="00995761">
        <w:rPr>
          <w:rFonts w:ascii="Helvetica" w:hAnsi="Helvetica"/>
          <w:sz w:val="22"/>
          <w:szCs w:val="22"/>
        </w:rPr>
        <w:t>calculated</w:t>
      </w:r>
      <w:r w:rsidR="00995761"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00995761"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00995761" w:rsidRPr="00651B44">
        <w:rPr>
          <w:rFonts w:ascii="Helvetica" w:hAnsi="Helvetica"/>
          <w:sz w:val="22"/>
          <w:szCs w:val="22"/>
        </w:rPr>
        <w:t xml:space="preserve"> </w:t>
      </w:r>
      <w:r w:rsidR="00ED747F">
        <w:rPr>
          <w:rFonts w:ascii="Helvetica" w:hAnsi="Helvetica"/>
          <w:sz w:val="22"/>
          <w:szCs w:val="22"/>
        </w:rPr>
        <w:t>was explored from 0.0 – 2.0</w:t>
      </w:r>
      <w:r w:rsidR="00995761"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M</w:t>
      </w:r>
      <w:r w:rsidR="00995761" w:rsidRPr="00940663">
        <w:rPr>
          <w:rFonts w:ascii="Helvetica" w:hAnsi="Helvetica"/>
          <w:sz w:val="22"/>
          <w:szCs w:val="22"/>
        </w:rPr>
        <w:t xml:space="preserve">onitoring precision is most beneficial under circumstances where </w:t>
      </w:r>
      <w:r w:rsidR="00995761">
        <w:rPr>
          <w:rFonts w:ascii="Helvetica" w:hAnsi="Helvetica"/>
          <w:sz w:val="22"/>
          <w:szCs w:val="22"/>
        </w:rPr>
        <w:t xml:space="preserve">target </w:t>
      </w:r>
      <w:r w:rsidR="00995761" w:rsidRPr="00940663">
        <w:rPr>
          <w:rFonts w:ascii="Helvetica" w:hAnsi="Helvetica"/>
          <w:sz w:val="22"/>
          <w:szCs w:val="22"/>
        </w:rPr>
        <w:t xml:space="preserve">maximum exploitation rate is high. </w:t>
      </w:r>
      <w:r w:rsidR="00995761" w:rsidRPr="002041D9">
        <w:rPr>
          <w:rFonts w:ascii="Helvetica" w:hAnsi="Helvetica"/>
          <w:sz w:val="22"/>
          <w:szCs w:val="22"/>
        </w:rPr>
        <w:t>Across simulations the probability of tipping is low when monitoring precision is high, but increases at higher exploitation rates</w:t>
      </w:r>
      <w:r w:rsidR="00995761">
        <w:rPr>
          <w:rFonts w:ascii="Helvetica" w:hAnsi="Helvetica"/>
          <w:sz w:val="22"/>
          <w:szCs w:val="22"/>
        </w:rPr>
        <w:t xml:space="preserve"> (Fig. 2a)</w:t>
      </w:r>
      <w:r w:rsidR="00995761" w:rsidRPr="002041D9">
        <w:rPr>
          <w:rFonts w:ascii="Helvetica" w:hAnsi="Helvetica"/>
          <w:sz w:val="22"/>
          <w:szCs w:val="22"/>
        </w:rPr>
        <w:t xml:space="preserve">. </w:t>
      </w:r>
      <w:r w:rsidR="00995761"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940663">
        <w:rPr>
          <w:rFonts w:ascii="Helvetica" w:hAnsi="Helvetica"/>
          <w:sz w:val="22"/>
          <w:szCs w:val="22"/>
        </w:rPr>
        <w:t xml:space="preserve"> and is highest with precise biomass estimates (</w:t>
      </w:r>
      <w:r w:rsidR="00995761" w:rsidRPr="00ED747F">
        <w:rPr>
          <w:rFonts w:ascii="Helvetica" w:hAnsi="Helvetica"/>
          <w:i/>
          <w:sz w:val="22"/>
          <w:szCs w:val="22"/>
        </w:rPr>
        <w:t>CV</w:t>
      </w:r>
      <w:r w:rsidR="00995761" w:rsidRPr="00940663">
        <w:rPr>
          <w:rFonts w:ascii="Helvetica" w:hAnsi="Helvetica"/>
          <w:sz w:val="22"/>
          <w:szCs w:val="22"/>
        </w:rPr>
        <w:t xml:space="preserve"> = 0.1).</w:t>
      </w:r>
      <w:r w:rsidR="00995761">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Pr>
          <w:rFonts w:ascii="Helvetica" w:hAnsi="Helvetica"/>
          <w:sz w:val="22"/>
          <w:szCs w:val="22"/>
        </w:rPr>
        <w:t xml:space="preserve">, which maximizes population growth and yield. </w:t>
      </w:r>
      <w:r w:rsidR="00995761"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The </w:t>
      </w:r>
      <w:r w:rsidR="00EF38CE">
        <w:rPr>
          <w:rFonts w:ascii="Helvetica" w:hAnsi="Helvetica"/>
          <w:sz w:val="22"/>
          <w:szCs w:val="22"/>
        </w:rPr>
        <w:t>benefits of high monitoring precision increase</w:t>
      </w:r>
      <w:r w:rsidR="00995761">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Pr>
          <w:rFonts w:ascii="Helvetica" w:hAnsi="Helvetica"/>
          <w:sz w:val="22"/>
          <w:szCs w:val="22"/>
        </w:rPr>
        <w:t xml:space="preserve"> </w:t>
      </w:r>
      <w:r w:rsidR="00995761" w:rsidRPr="00940663">
        <w:rPr>
          <w:rFonts w:ascii="Helvetica" w:hAnsi="Helvetica"/>
          <w:sz w:val="22"/>
          <w:szCs w:val="22"/>
        </w:rPr>
        <w:t>(Fig</w:t>
      </w:r>
      <w:r w:rsidR="00995761">
        <w:rPr>
          <w:rFonts w:ascii="Helvetica" w:hAnsi="Helvetica"/>
          <w:sz w:val="22"/>
          <w:szCs w:val="22"/>
        </w:rPr>
        <w:t>.</w:t>
      </w:r>
      <w:r w:rsidR="00995761" w:rsidRPr="00940663">
        <w:rPr>
          <w:rFonts w:ascii="Helvetica" w:hAnsi="Helvetica"/>
          <w:sz w:val="22"/>
          <w:szCs w:val="22"/>
        </w:rPr>
        <w:t xml:space="preserve"> 2b).</w:t>
      </w:r>
      <w:r w:rsidR="002267AB">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t>Does the value of monitoring increase with proximity to a tipping point?</w:t>
      </w:r>
    </w:p>
    <w:p w14:paraId="33EE4B59" w14:textId="77777777" w:rsidR="005F3455" w:rsidRDefault="005F3455" w:rsidP="00F82FC2">
      <w:pPr>
        <w:rPr>
          <w:rFonts w:ascii="Helvetica" w:hAnsi="Helvetica"/>
          <w:i/>
          <w:sz w:val="22"/>
          <w:szCs w:val="22"/>
        </w:rPr>
      </w:pPr>
    </w:p>
    <w:p w14:paraId="55E50D9D" w14:textId="77777777" w:rsidR="00EB4914" w:rsidRDefault="00F82FC2" w:rsidP="00BA3468">
      <w:pPr>
        <w:rPr>
          <w:rFonts w:ascii="Helvetica" w:hAnsi="Helvetica"/>
          <w:sz w:val="22"/>
          <w:szCs w:val="22"/>
        </w:rPr>
      </w:pPr>
      <w:commentRangeStart w:id="34"/>
      <w:r w:rsidRPr="00677C8E">
        <w:rPr>
          <w:rFonts w:ascii="Helvetica" w:hAnsi="Helvetica"/>
          <w:sz w:val="22"/>
          <w:szCs w:val="22"/>
        </w:rPr>
        <w:t xml:space="preserve">Because imprecise estimates of population biomass are likely less damaging to a population when the population is </w:t>
      </w:r>
      <w:r w:rsidR="005D5858">
        <w:rPr>
          <w:rFonts w:ascii="Helvetica" w:hAnsi="Helvetica"/>
          <w:sz w:val="22"/>
          <w:szCs w:val="22"/>
        </w:rPr>
        <w:t>abundant</w:t>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biological</w:t>
      </w:r>
      <w:r w:rsidRPr="00677C8E">
        <w:rPr>
          <w:rFonts w:ascii="Helvetica" w:hAnsi="Helvetica"/>
          <w:sz w:val="22"/>
          <w:szCs w:val="22"/>
        </w:rPr>
        <w:t xml:space="preserve"> </w:t>
      </w:r>
      <w:r>
        <w:rPr>
          <w:rFonts w:ascii="Helvetica" w:hAnsi="Helvetica"/>
          <w:sz w:val="22"/>
          <w:szCs w:val="22"/>
        </w:rPr>
        <w:t>tipping point or</w:t>
      </w:r>
      <w:r w:rsidRPr="00677C8E">
        <w:rPr>
          <w:rFonts w:ascii="Helvetica" w:hAnsi="Helvetica"/>
          <w:sz w:val="22"/>
          <w:szCs w:val="22"/>
        </w:rPr>
        <w:t xml:space="preserve"> </w:t>
      </w:r>
      <w:r>
        <w:rPr>
          <w:rFonts w:ascii="Helvetica" w:hAnsi="Helvetica"/>
          <w:sz w:val="22"/>
          <w:szCs w:val="22"/>
        </w:rPr>
        <w:t>management threshold</w:t>
      </w:r>
      <w:r w:rsidRPr="00677C8E">
        <w:rPr>
          <w:rFonts w:ascii="Helvetica" w:hAnsi="Helvetica"/>
          <w:sz w:val="22"/>
          <w:szCs w:val="22"/>
        </w:rPr>
        <w:t xml:space="preserve">. </w:t>
      </w:r>
      <w:commentRangeEnd w:id="34"/>
      <w:r>
        <w:rPr>
          <w:rStyle w:val="CommentReference"/>
        </w:rPr>
        <w:commentReference w:id="34"/>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w:t>
      </w:r>
      <w:r>
        <w:rPr>
          <w:rFonts w:ascii="Helvetica" w:hAnsi="Helvetica"/>
          <w:sz w:val="22"/>
          <w:szCs w:val="22"/>
        </w:rPr>
        <w:t xml:space="preserve">biological </w:t>
      </w:r>
      <w:r w:rsidRPr="00677C8E">
        <w:rPr>
          <w:rFonts w:ascii="Helvetica" w:hAnsi="Helvetica"/>
          <w:sz w:val="22"/>
          <w:szCs w:val="22"/>
        </w:rPr>
        <w:t>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commentRangeStart w:id="35"/>
      <w:r w:rsidR="00B234AC" w:rsidRPr="00677C8E">
        <w:rPr>
          <w:rFonts w:ascii="Helvetica" w:hAnsi="Helvetica"/>
          <w:sz w:val="22"/>
          <w:szCs w:val="22"/>
        </w:rPr>
        <w:t>20-year</w:t>
      </w:r>
      <w:r w:rsidRPr="00677C8E">
        <w:rPr>
          <w:rFonts w:ascii="Helvetica" w:hAnsi="Helvetica"/>
          <w:sz w:val="22"/>
          <w:szCs w:val="22"/>
        </w:rPr>
        <w:t xml:space="preserve"> simulations</w:t>
      </w:r>
      <w:commentRangeEnd w:id="35"/>
      <w:r w:rsidR="00571071">
        <w:rPr>
          <w:rStyle w:val="CommentReference"/>
        </w:rPr>
        <w:commentReference w:id="35"/>
      </w:r>
      <w:r w:rsidRPr="00677C8E">
        <w:rPr>
          <w:rFonts w:ascii="Helvetica" w:hAnsi="Helvetica"/>
          <w:sz w:val="22"/>
          <w:szCs w:val="22"/>
        </w:rPr>
        <w:t>.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management threshold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p>
    <w:p w14:paraId="469BE41F" w14:textId="77777777" w:rsidR="007F6B81" w:rsidRDefault="007F6B81" w:rsidP="007F6B81">
      <w:pPr>
        <w:rPr>
          <w:rFonts w:ascii="Helvetica" w:hAnsi="Helvetica"/>
          <w:i/>
          <w:sz w:val="22"/>
          <w:szCs w:val="22"/>
        </w:rPr>
      </w:pPr>
    </w:p>
    <w:p w14:paraId="29B53B89" w14:textId="77777777" w:rsidR="007F6B81" w:rsidRDefault="007F6B81" w:rsidP="007F6B81">
      <w:pPr>
        <w:rPr>
          <w:rFonts w:ascii="Helvetica" w:hAnsi="Helvetica"/>
          <w:i/>
          <w:sz w:val="22"/>
          <w:szCs w:val="22"/>
        </w:rPr>
      </w:pPr>
      <w:r w:rsidRPr="00940663">
        <w:rPr>
          <w:rFonts w:ascii="Helvetica" w:hAnsi="Helvetica"/>
          <w:i/>
          <w:sz w:val="22"/>
          <w:szCs w:val="22"/>
        </w:rPr>
        <w:t xml:space="preserve">Given tipping points emerge from low monitoring precision and heavy extraction pressure, what is the safe operating space? </w:t>
      </w:r>
    </w:p>
    <w:p w14:paraId="28B9B1F7" w14:textId="77777777" w:rsidR="007F6B81" w:rsidRDefault="007F6B81" w:rsidP="007F6B81">
      <w:pPr>
        <w:rPr>
          <w:rFonts w:ascii="Helvetica" w:hAnsi="Helvetica"/>
          <w:i/>
          <w:sz w:val="22"/>
          <w:szCs w:val="22"/>
        </w:rPr>
      </w:pPr>
    </w:p>
    <w:p w14:paraId="76ED173C" w14:textId="7B78E71F" w:rsidR="007F6B81" w:rsidRPr="00940663" w:rsidRDefault="007F6B81" w:rsidP="007F6B81">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biological </w:t>
      </w:r>
      <w:r>
        <w:rPr>
          <w:rFonts w:ascii="Helvetica" w:hAnsi="Helvetica"/>
          <w:sz w:val="22"/>
          <w:szCs w:val="22"/>
        </w:rPr>
        <w:t xml:space="preserve">tipping point </w:t>
      </w:r>
      <w:r w:rsidRPr="00930F73">
        <w:rPr>
          <w:rFonts w:ascii="Helvetica" w:hAnsi="Helvetica"/>
          <w:sz w:val="22"/>
          <w:szCs w:val="22"/>
        </w:rPr>
        <w:t xml:space="preserve">or management threshold. We calculated a safe operating space that defines which combinations of monitoring precision and resource extraction rates are safe given the probability of crossing a </w:t>
      </w:r>
      <w:r>
        <w:rPr>
          <w:rFonts w:ascii="Helvetica" w:hAnsi="Helvetica"/>
          <w:sz w:val="22"/>
          <w:szCs w:val="22"/>
        </w:rPr>
        <w:t xml:space="preserve">biological tipping point and/or </w:t>
      </w:r>
      <w:commentRangeStart w:id="36"/>
      <w:r>
        <w:rPr>
          <w:rFonts w:ascii="Helvetica" w:hAnsi="Helvetica"/>
          <w:sz w:val="22"/>
          <w:szCs w:val="22"/>
        </w:rPr>
        <w:t xml:space="preserve">management </w:t>
      </w:r>
      <w:commentRangeStart w:id="37"/>
      <w:r>
        <w:rPr>
          <w:rFonts w:ascii="Helvetica" w:hAnsi="Helvetica"/>
          <w:sz w:val="22"/>
          <w:szCs w:val="22"/>
        </w:rPr>
        <w:t>threshold</w:t>
      </w:r>
      <w:commentRangeEnd w:id="36"/>
      <w:r>
        <w:rPr>
          <w:rStyle w:val="CommentReference"/>
        </w:rPr>
        <w:commentReference w:id="36"/>
      </w:r>
      <w:commentRangeEnd w:id="37"/>
      <w:r w:rsidR="008A1AC7">
        <w:rPr>
          <w:rStyle w:val="CommentReference"/>
        </w:rPr>
        <w:commentReference w:id="37"/>
      </w:r>
      <w:r w:rsidRPr="00930F73">
        <w:rPr>
          <w:rFonts w:ascii="Helvetica" w:hAnsi="Helvetica"/>
          <w:sz w:val="22"/>
          <w:szCs w:val="22"/>
        </w:rPr>
        <w:t xml:space="preserve">. To do this we calculated the minimum precision (Max CV in </w:t>
      </w:r>
      <w:r w:rsidRPr="00930F73">
        <w:rPr>
          <w:rFonts w:ascii="Helvetica" w:hAnsi="Helvetica"/>
          <w:sz w:val="22"/>
          <w:szCs w:val="22"/>
        </w:rPr>
        <w:lastRenderedPageBreak/>
        <w:t>estimated biomass) needed to avoid crossing a</w:t>
      </w:r>
      <w:r>
        <w:rPr>
          <w:rFonts w:ascii="Helvetica" w:hAnsi="Helvetica"/>
          <w:sz w:val="22"/>
          <w:szCs w:val="22"/>
        </w:rPr>
        <w:t xml:space="preserve"> biological tipping point or management</w:t>
      </w:r>
      <w:r w:rsidRPr="00930F73">
        <w:rPr>
          <w:rFonts w:ascii="Helvetica" w:hAnsi="Helvetica"/>
          <w:sz w:val="22"/>
          <w:szCs w:val="22"/>
        </w:rPr>
        <w:t xml:space="preserve"> </w:t>
      </w:r>
      <w:r>
        <w:rPr>
          <w:rFonts w:ascii="Helvetica" w:hAnsi="Helvetica"/>
          <w:sz w:val="22"/>
          <w:szCs w:val="22"/>
        </w:rPr>
        <w:t>threshold</w:t>
      </w:r>
      <w:r w:rsidRPr="00930F73">
        <w:rPr>
          <w:rFonts w:ascii="Helvetica" w:hAnsi="Helvetica"/>
          <w:sz w:val="22"/>
          <w:szCs w:val="22"/>
        </w:rPr>
        <w:t xml:space="preserve">, given a resource extraction rate and assumed level of risk ranging from 1% to 20% </w:t>
      </w:r>
      <w:r w:rsidRPr="00651B44">
        <w:rPr>
          <w:rFonts w:ascii="Helvetica" w:hAnsi="Helvetica"/>
          <w:sz w:val="22"/>
          <w:szCs w:val="22"/>
        </w:rPr>
        <w:t xml:space="preserve">for 10,000 iterations </w:t>
      </w:r>
      <w:r>
        <w:rPr>
          <w:rFonts w:ascii="Helvetica" w:hAnsi="Helvetica"/>
          <w:sz w:val="22"/>
          <w:szCs w:val="22"/>
        </w:rPr>
        <w:t>of</w:t>
      </w:r>
      <w:r w:rsidRPr="00930F73">
        <w:rPr>
          <w:rFonts w:ascii="Helvetica" w:hAnsi="Helvetica"/>
          <w:sz w:val="22"/>
          <w:szCs w:val="22"/>
        </w:rPr>
        <w:t xml:space="preserve"> </w:t>
      </w:r>
      <w:r>
        <w:rPr>
          <w:rFonts w:ascii="Helvetica" w:hAnsi="Helvetica"/>
          <w:sz w:val="22"/>
          <w:szCs w:val="22"/>
        </w:rPr>
        <w:t>a</w:t>
      </w:r>
      <w:r w:rsidRPr="00930F73">
        <w:rPr>
          <w:rFonts w:ascii="Helvetica" w:hAnsi="Helvetica"/>
          <w:sz w:val="22"/>
          <w:szCs w:val="22"/>
        </w:rPr>
        <w:t xml:space="preserve"> </w:t>
      </w:r>
      <w:r w:rsidR="006B4BB6" w:rsidRPr="00930F73">
        <w:rPr>
          <w:rFonts w:ascii="Helvetica" w:hAnsi="Helvetica"/>
          <w:sz w:val="22"/>
          <w:szCs w:val="22"/>
        </w:rPr>
        <w:t>20-year</w:t>
      </w:r>
      <w:r w:rsidRPr="00930F73">
        <w:rPr>
          <w:rFonts w:ascii="Helvetica" w:hAnsi="Helvetica"/>
          <w:sz w:val="22"/>
          <w:szCs w:val="22"/>
        </w:rPr>
        <w:t xml:space="preserve"> simulation.</w:t>
      </w:r>
    </w:p>
    <w:p w14:paraId="0F11CCD6" w14:textId="77777777" w:rsidR="00E76BD0" w:rsidRDefault="00E76BD0" w:rsidP="00E76BD0">
      <w:pPr>
        <w:rPr>
          <w:rFonts w:ascii="Helvetica" w:hAnsi="Helvetica"/>
          <w:i/>
          <w:sz w:val="22"/>
          <w:szCs w:val="22"/>
        </w:rPr>
      </w:pPr>
    </w:p>
    <w:p w14:paraId="38EBF274" w14:textId="3471680D"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w:t>
      </w:r>
      <w:r w:rsidR="00A228F7">
        <w:rPr>
          <w:rFonts w:ascii="Helvetica" w:hAnsi="Helvetica"/>
          <w:i/>
          <w:sz w:val="22"/>
          <w:szCs w:val="22"/>
        </w:rPr>
        <w:t>reduce</w:t>
      </w:r>
      <w:r w:rsidR="00A228F7" w:rsidRPr="00940663">
        <w:rPr>
          <w:rFonts w:ascii="Helvetica" w:hAnsi="Helvetica"/>
          <w:i/>
          <w:sz w:val="22"/>
          <w:szCs w:val="22"/>
        </w:rPr>
        <w:t xml:space="preserve"> </w:t>
      </w:r>
      <w:r w:rsidRPr="00940663">
        <w:rPr>
          <w:rFonts w:ascii="Helvetica" w:hAnsi="Helvetica"/>
          <w:i/>
          <w:sz w:val="22"/>
          <w:szCs w:val="22"/>
        </w:rPr>
        <w:t xml:space="preserve">Monitoring Costs and Risk? </w:t>
      </w:r>
    </w:p>
    <w:p w14:paraId="4EC11545" w14:textId="77777777" w:rsidR="00E76BD0" w:rsidRDefault="00E76BD0" w:rsidP="00E76BD0">
      <w:pPr>
        <w:rPr>
          <w:rFonts w:ascii="Helvetica" w:hAnsi="Helvetica"/>
          <w:sz w:val="22"/>
          <w:szCs w:val="22"/>
        </w:rPr>
      </w:pPr>
    </w:p>
    <w:p w14:paraId="6059DCB2" w14:textId="225C1D3C"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 xml:space="preserve">maintaining a </w:t>
      </w:r>
      <w:r w:rsidRPr="004F51CB">
        <w:rPr>
          <w:rFonts w:ascii="Helvetica" w:hAnsi="Helvetica"/>
          <w:sz w:val="22"/>
          <w:szCs w:val="22"/>
        </w:rPr>
        <w:t xml:space="preserve"> low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 xml:space="preserve">Depending on the ecosystem type and management organization, the cost of monitoring may be born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4F704D48"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A053EC">
        <w:rPr>
          <w:rFonts w:ascii="Helvetica" w:hAnsi="Helvetica"/>
          <w:sz w:val="22"/>
          <w:szCs w:val="22"/>
        </w:rPr>
        <w:t xml:space="preserve">management threshold </w:t>
      </w:r>
      <w:r>
        <w:rPr>
          <w:rFonts w:ascii="Helvetica" w:hAnsi="Helvetica"/>
          <w:sz w:val="22"/>
          <w:szCs w:val="22"/>
        </w:rPr>
        <w:t>and peaks at the</w:t>
      </w:r>
      <w:r w:rsidR="00A053EC">
        <w:rPr>
          <w:rFonts w:ascii="Helvetica" w:hAnsi="Helvetica"/>
          <w:sz w:val="22"/>
          <w:szCs w:val="22"/>
        </w:rPr>
        <w:t xml:space="preserve"> biological tipping point </w:t>
      </w:r>
      <w:r w:rsidR="00055424" w:rsidRPr="00940663">
        <w:rPr>
          <w:rFonts w:ascii="Helvetica" w:hAnsi="Helvetica"/>
          <w:sz w:val="22"/>
          <w:szCs w:val="22"/>
        </w:rPr>
        <w:t>(</w:t>
      </w:r>
      <w:commentRangeStart w:id="38"/>
      <w:r w:rsidR="00055424" w:rsidRPr="00940663">
        <w:rPr>
          <w:rFonts w:ascii="Helvetica" w:hAnsi="Helvetica"/>
          <w:sz w:val="22"/>
          <w:szCs w:val="22"/>
        </w:rPr>
        <w:t>Fig</w:t>
      </w:r>
      <w:commentRangeEnd w:id="38"/>
      <w:r w:rsidR="000D0034">
        <w:rPr>
          <w:rStyle w:val="CommentReference"/>
        </w:rPr>
        <w:commentReference w:id="38"/>
      </w:r>
      <w:r w:rsidR="00055424" w:rsidRPr="00940663">
        <w:rPr>
          <w:rFonts w:ascii="Helvetica" w:hAnsi="Helvetica"/>
          <w:sz w:val="22"/>
          <w:szCs w:val="22"/>
        </w:rPr>
        <w:t xml:space="preserve">. 3). </w:t>
      </w:r>
      <w:r w:rsidR="00A15F36">
        <w:rPr>
          <w:rFonts w:ascii="Helvetica" w:hAnsi="Helvetica"/>
          <w:sz w:val="22"/>
          <w:szCs w:val="22"/>
        </w:rPr>
        <w:t xml:space="preserve">Although heavy harvest rates increase the probability of </w:t>
      </w:r>
      <w:commentRangeStart w:id="39"/>
      <w:r w:rsidR="00A15F36">
        <w:rPr>
          <w:rFonts w:ascii="Helvetica" w:hAnsi="Helvetica"/>
          <w:sz w:val="22"/>
          <w:szCs w:val="22"/>
        </w:rPr>
        <w:t xml:space="preserve">the system tipping </w:t>
      </w:r>
      <w:commentRangeEnd w:id="39"/>
      <w:r w:rsidR="00211620">
        <w:rPr>
          <w:rStyle w:val="CommentReference"/>
        </w:rPr>
        <w:commentReference w:id="39"/>
      </w:r>
      <w:r w:rsidR="00137A9E">
        <w:rPr>
          <w:rFonts w:ascii="Helvetica" w:hAnsi="Helvetica"/>
          <w:sz w:val="22"/>
          <w:szCs w:val="22"/>
        </w:rPr>
        <w:t>(Fig.</w:t>
      </w:r>
      <w:r w:rsidR="00A15F36">
        <w:rPr>
          <w:rFonts w:ascii="Helvetica" w:hAnsi="Helvetica"/>
          <w:sz w:val="22"/>
          <w:szCs w:val="22"/>
        </w:rPr>
        <w:t xml:space="preserve"> </w:t>
      </w:r>
      <w:r w:rsidR="00137A9E">
        <w:rPr>
          <w:rFonts w:ascii="Helvetica" w:hAnsi="Helvetica"/>
          <w:sz w:val="22"/>
          <w:szCs w:val="22"/>
        </w:rPr>
        <w:t>2</w:t>
      </w:r>
      <w:r w:rsidR="00A15F36">
        <w:rPr>
          <w:rFonts w:ascii="Helvetica" w:hAnsi="Helvetica"/>
          <w:sz w:val="22"/>
          <w:szCs w:val="22"/>
        </w:rPr>
        <w:t>a</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they also can be profitable if the 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w:t>
      </w:r>
      <w:proofErr w:type="spellStart"/>
      <w:r w:rsidR="00137A9E">
        <w:rPr>
          <w:rFonts w:ascii="Helvetica" w:hAnsi="Helvetica"/>
          <w:sz w:val="22"/>
          <w:szCs w:val="22"/>
        </w:rPr>
        <w:t>covaries</w:t>
      </w:r>
      <w:proofErr w:type="spellEnd"/>
      <w:r w:rsidR="00137A9E">
        <w:rPr>
          <w:rFonts w:ascii="Helvetica" w:hAnsi="Helvetica"/>
          <w:sz w:val="22"/>
          <w:szCs w:val="22"/>
        </w:rPr>
        <w:t xml:space="preserve">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18B19A7B"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commentRangeStart w:id="40"/>
      <w:r w:rsidR="00F82B54" w:rsidRPr="00940663">
        <w:rPr>
          <w:rFonts w:ascii="Helvetica" w:hAnsi="Helvetica"/>
          <w:i/>
          <w:sz w:val="22"/>
          <w:szCs w:val="22"/>
        </w:rPr>
        <w:t>tipping poin</w:t>
      </w:r>
      <w:r w:rsidRPr="00940663">
        <w:rPr>
          <w:rFonts w:ascii="Helvetica" w:hAnsi="Helvetica"/>
          <w:i/>
          <w:sz w:val="22"/>
          <w:szCs w:val="22"/>
        </w:rPr>
        <w:t xml:space="preserve">ts emerge from low monitoring precision </w:t>
      </w:r>
      <w:commentRangeEnd w:id="40"/>
      <w:r w:rsidR="000D0034">
        <w:rPr>
          <w:rStyle w:val="CommentReference"/>
        </w:rPr>
        <w:commentReference w:id="40"/>
      </w:r>
      <w:r w:rsidRPr="00940663">
        <w:rPr>
          <w:rFonts w:ascii="Helvetica" w:hAnsi="Helvetica"/>
          <w:i/>
          <w:sz w:val="22"/>
          <w:szCs w:val="22"/>
        </w:rPr>
        <w:t>and heavy extraction pressure</w:t>
      </w:r>
      <w:r w:rsidR="00F82B54" w:rsidRPr="00940663">
        <w:rPr>
          <w:rFonts w:ascii="Helvetica" w:hAnsi="Helvetica"/>
          <w:i/>
          <w:sz w:val="22"/>
          <w:szCs w:val="22"/>
        </w:rPr>
        <w:t>,</w:t>
      </w:r>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708018F4" w14:textId="77777777" w:rsidR="004B0E4B" w:rsidRPr="00940663" w:rsidRDefault="004B0E4B" w:rsidP="00F82B54">
      <w:pPr>
        <w:rPr>
          <w:rFonts w:ascii="Helvetica" w:hAnsi="Helvetica"/>
          <w:i/>
          <w:sz w:val="22"/>
          <w:szCs w:val="22"/>
        </w:rPr>
      </w:pPr>
    </w:p>
    <w:p w14:paraId="7D4A3249" w14:textId="5E0D4D3D"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biological tipping point</w:t>
      </w:r>
      <w:r w:rsidR="003E5486">
        <w:rPr>
          <w:rFonts w:ascii="Helvetica" w:hAnsi="Helvetica"/>
          <w:sz w:val="22"/>
          <w:szCs w:val="22"/>
        </w:rPr>
        <w:t xml:space="preserve"> or management threshold</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42138B">
        <w:rPr>
          <w:rFonts w:ascii="Helvetica" w:hAnsi="Helvetica"/>
          <w:sz w:val="22"/>
          <w:szCs w:val="22"/>
        </w:rPr>
        <w:t>the manager</w:t>
      </w:r>
      <w:r w:rsidR="00B507AC">
        <w:rPr>
          <w:rFonts w:ascii="Helvetica" w:hAnsi="Helvetica"/>
          <w:sz w:val="22"/>
          <w:szCs w:val="22"/>
        </w:rPr>
        <w:t xml:space="preserve"> or stakeholder</w:t>
      </w:r>
      <w:r w:rsidR="00211620">
        <w:rPr>
          <w:rFonts w:ascii="Helvetica" w:hAnsi="Helvetica"/>
          <w:sz w:val="22"/>
          <w:szCs w:val="22"/>
        </w:rPr>
        <w:t xml:space="preserve"> </w:t>
      </w:r>
      <w:r w:rsidR="00CD6FF0" w:rsidRPr="00940663">
        <w:rPr>
          <w:rFonts w:ascii="Helvetica" w:hAnsi="Helvetica"/>
          <w:sz w:val="22"/>
          <w:szCs w:val="22"/>
        </w:rPr>
        <w:t>(Fig. 4)</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management threshold </w:t>
      </w:r>
      <w:commentRangeStart w:id="41"/>
      <w:r w:rsidR="00A53D50" w:rsidRPr="00940663">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w:t>
      </w:r>
      <w:commentRangeEnd w:id="41"/>
      <w:r w:rsidR="000D0034">
        <w:rPr>
          <w:rStyle w:val="CommentReference"/>
        </w:rPr>
        <w:commentReference w:id="41"/>
      </w:r>
      <w:r w:rsidR="00A53D50" w:rsidRPr="00940663">
        <w:rPr>
          <w:rFonts w:ascii="Helvetica" w:hAnsi="Helvetica"/>
          <w:sz w:val="22"/>
          <w:szCs w:val="22"/>
        </w:rPr>
        <w:t xml:space="preserve">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lastRenderedPageBreak/>
        <w:t xml:space="preserve"> </w:t>
      </w:r>
    </w:p>
    <w:p w14:paraId="75527531" w14:textId="77777777" w:rsidR="00C80369" w:rsidRPr="00940663" w:rsidRDefault="00577B65" w:rsidP="00C80369">
      <w:pPr>
        <w:rPr>
          <w:rFonts w:ascii="Helvetica" w:hAnsi="Helvetica"/>
          <w:i/>
          <w:sz w:val="22"/>
          <w:szCs w:val="22"/>
        </w:rPr>
      </w:pPr>
      <w:r w:rsidRPr="00940663">
        <w:rPr>
          <w:rFonts w:ascii="Helvetica" w:hAnsi="Helvetica"/>
          <w:i/>
          <w:sz w:val="22"/>
          <w:szCs w:val="22"/>
        </w:rPr>
        <w:t xml:space="preserve">Can 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425827D1"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Our simulation demonstrates the trade-off between monitoring cost and extraction benefit (NPV)</w:t>
      </w:r>
      <w:r w:rsidR="004C5771">
        <w:rPr>
          <w:rFonts w:ascii="Helvetica" w:hAnsi="Helvetica"/>
          <w:sz w:val="22"/>
          <w:szCs w:val="22"/>
        </w:rPr>
        <w:t xml:space="preserve"> in the presence of a biological tipping point</w:t>
      </w:r>
      <w:r w:rsidR="0050378A" w:rsidRPr="0027357B">
        <w:rPr>
          <w:rFonts w:ascii="Helvetica" w:hAnsi="Helvetica"/>
          <w:sz w:val="22"/>
          <w:szCs w:val="22"/>
        </w:rPr>
        <w:t xml:space="preserve">.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precision; however</w:t>
      </w:r>
      <w:ins w:id="42" w:author="Phillip Levin" w:date="2016-02-05T10:31:00Z">
        <w:r w:rsidR="000D0034">
          <w:rPr>
            <w:rFonts w:ascii="Helvetica" w:hAnsi="Helvetica"/>
            <w:sz w:val="22"/>
            <w:szCs w:val="22"/>
          </w:rPr>
          <w:t>,</w:t>
        </w:r>
      </w:ins>
      <w:r w:rsidR="00DE4DC0">
        <w:rPr>
          <w:rFonts w:ascii="Helvetica" w:hAnsi="Helvetica"/>
          <w:sz w:val="22"/>
          <w:szCs w:val="22"/>
        </w:rPr>
        <w:t xml:space="preserve">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975C99">
        <w:rPr>
          <w:rFonts w:ascii="Helvetica" w:hAnsi="Helvetica"/>
          <w:sz w:val="22"/>
          <w:szCs w:val="22"/>
        </w:rPr>
        <w:t>5</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12059B" w:rsidRPr="0027357B">
        <w:rPr>
          <w:rFonts w:ascii="Helvetica" w:hAnsi="Helvetica"/>
          <w:sz w:val="22"/>
          <w:szCs w:val="22"/>
        </w:rPr>
        <w:t xml:space="preserve"> (an </w:t>
      </w:r>
      <w:r w:rsidR="0012059B" w:rsidRPr="008F762F">
        <w:rPr>
          <w:rFonts w:ascii="Helvetica" w:hAnsi="Helvetica"/>
          <w:sz w:val="22"/>
          <w:szCs w:val="22"/>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high profits while minimizes monitoring costs and risk of population collapse</w:t>
      </w:r>
      <w:r w:rsidR="00741A2F">
        <w:rPr>
          <w:rFonts w:ascii="Helvetica" w:hAnsi="Helvetica"/>
          <w:sz w:val="22"/>
          <w:szCs w:val="22"/>
        </w:rPr>
        <w:t>.</w:t>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 xml:space="preserve">monitoring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6)</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37C37C86" w:rsidR="009233A8" w:rsidRDefault="000D0034" w:rsidP="009233A8">
      <w:pPr>
        <w:rPr>
          <w:rFonts w:ascii="Helvetica" w:hAnsi="Helvetica" w:cs="Helvetica"/>
          <w:sz w:val="22"/>
          <w:szCs w:val="22"/>
        </w:rPr>
      </w:pPr>
      <w:r>
        <w:rPr>
          <w:rFonts w:ascii="Helvetica" w:hAnsi="Helvetica"/>
          <w:sz w:val="22"/>
          <w:szCs w:val="22"/>
        </w:rPr>
        <w:t xml:space="preserve">Ecosystem </w:t>
      </w:r>
      <w:r w:rsidR="004C5771">
        <w:rPr>
          <w:rFonts w:ascii="Helvetica" w:hAnsi="Helvetica"/>
          <w:sz w:val="22"/>
          <w:szCs w:val="22"/>
        </w:rPr>
        <w:t xml:space="preserve"> is </w:t>
      </w:r>
      <w:r>
        <w:rPr>
          <w:rFonts w:ascii="Helvetica" w:hAnsi="Helvetica"/>
          <w:sz w:val="22"/>
          <w:szCs w:val="22"/>
        </w:rPr>
        <w:t xml:space="preserve">typically constrained by </w:t>
      </w:r>
      <w:r w:rsidR="004C5771">
        <w:rPr>
          <w:rFonts w:ascii="Helvetica" w:hAnsi="Helvetica"/>
          <w:sz w:val="22"/>
          <w:szCs w:val="22"/>
        </w:rPr>
        <w:t>financial and logistical</w:t>
      </w:r>
      <w:r>
        <w:rPr>
          <w:rFonts w:ascii="Helvetica" w:hAnsi="Helvetica"/>
          <w:sz w:val="22"/>
          <w:szCs w:val="22"/>
        </w:rPr>
        <w:t xml:space="preserve"> resources</w:t>
      </w:r>
      <w:r w:rsidR="004C5771">
        <w:rPr>
          <w:rFonts w:ascii="Helvetica" w:hAnsi="Helvetica"/>
          <w:sz w:val="22"/>
          <w:szCs w:val="22"/>
        </w:rPr>
        <w:t xml:space="preserve">.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sidR="00400B8E">
        <w:rPr>
          <w:rFonts w:ascii="Helvetica" w:hAnsi="Helvetica"/>
          <w:sz w:val="22"/>
          <w:szCs w:val="22"/>
        </w:rPr>
        <w:t xml:space="preserve">. </w:t>
      </w:r>
      <w:r w:rsidR="00F312BB" w:rsidRPr="00A21B6D">
        <w:rPr>
          <w:rFonts w:ascii="Helvetica" w:hAnsi="Helvetica" w:cs="Helvetica Neue"/>
          <w:sz w:val="22"/>
          <w:szCs w:val="22"/>
        </w:rPr>
        <w:t xml:space="preserve"> </w:t>
      </w:r>
      <w:r w:rsidR="00400B8E">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 xml:space="preserve"> exploitation increases </w:t>
      </w:r>
      <w:r w:rsidR="00F312BB" w:rsidRPr="00A21B6D">
        <w:rPr>
          <w:rFonts w:ascii="Helvetica" w:hAnsi="Helvetica" w:cs="Helvetica Neue"/>
          <w:sz w:val="22"/>
          <w:szCs w:val="22"/>
        </w:rPr>
        <w:t xml:space="preserve">and </w:t>
      </w:r>
      <w:r>
        <w:rPr>
          <w:rFonts w:ascii="Helvetica" w:hAnsi="Helvetica" w:cs="Helvetica Neue"/>
          <w:sz w:val="22"/>
          <w:szCs w:val="22"/>
        </w:rPr>
        <w:t xml:space="preserve">the system </w:t>
      </w:r>
      <w:r w:rsidR="00F312BB" w:rsidRPr="00A21B6D">
        <w:rPr>
          <w:rFonts w:ascii="Helvetica" w:hAnsi="Helvetica" w:cs="Helvetica Neue"/>
          <w:sz w:val="22"/>
          <w:szCs w:val="22"/>
        </w:rPr>
        <w:t>approach</w:t>
      </w:r>
      <w:r>
        <w:rPr>
          <w:rFonts w:ascii="Helvetica" w:hAnsi="Helvetica" w:cs="Helvetica Neue"/>
          <w:sz w:val="22"/>
          <w:szCs w:val="22"/>
        </w:rPr>
        <w:t xml:space="preserve">es </w:t>
      </w:r>
      <w:r w:rsidR="004758C3" w:rsidRPr="00A21B6D">
        <w:rPr>
          <w:rFonts w:ascii="Helvetica" w:hAnsi="Helvetica" w:cs="Helvetica Neue"/>
          <w:sz w:val="22"/>
          <w:szCs w:val="22"/>
        </w:rPr>
        <w:t xml:space="preserve">biological </w:t>
      </w:r>
      <w:r w:rsidR="00F92099">
        <w:rPr>
          <w:rFonts w:ascii="Helvetica" w:hAnsi="Helvetica" w:cs="Helvetica Neue"/>
          <w:sz w:val="22"/>
          <w:szCs w:val="22"/>
        </w:rPr>
        <w:t>tipping points</w:t>
      </w:r>
      <w:r w:rsidR="00B20B34">
        <w:rPr>
          <w:rFonts w:ascii="Helvetica" w:hAnsi="Helvetica" w:cs="Helvetica Neue"/>
          <w:sz w:val="22"/>
          <w:szCs w:val="22"/>
        </w:rPr>
        <w:t>,</w:t>
      </w:r>
      <w:r w:rsidR="005F40F4">
        <w:rPr>
          <w:rFonts w:ascii="Helvetica" w:hAnsi="Helvetica" w:cs="Helvetica Neue"/>
          <w:sz w:val="22"/>
          <w:szCs w:val="22"/>
        </w:rPr>
        <w:t xml:space="preserve"> risk to the system increases.  Consequently, </w:t>
      </w:r>
      <w:r w:rsidR="00B20B34">
        <w:rPr>
          <w:rFonts w:ascii="Helvetica" w:hAnsi="Helvetica" w:cs="Helvetica Neue"/>
          <w:sz w:val="22"/>
          <w:szCs w:val="22"/>
        </w:rPr>
        <w:t xml:space="preserve">the value of monitoring information </w:t>
      </w:r>
      <w:r w:rsidR="005F40F4">
        <w:rPr>
          <w:rFonts w:ascii="Helvetica" w:hAnsi="Helvetica" w:cs="Helvetica Neue"/>
          <w:sz w:val="22"/>
          <w:szCs w:val="22"/>
        </w:rPr>
        <w:t xml:space="preserve">also </w:t>
      </w:r>
      <w:r w:rsidR="00B20B34">
        <w:rPr>
          <w:rFonts w:ascii="Helvetica" w:hAnsi="Helvetica" w:cs="Helvetica Neue"/>
          <w:sz w:val="22"/>
          <w:szCs w:val="22"/>
        </w:rPr>
        <w:t>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F92099">
        <w:rPr>
          <w:rFonts w:ascii="Helvetica" w:hAnsi="Helvetica" w:cs="Helvetica Neue"/>
          <w:sz w:val="22"/>
          <w:szCs w:val="22"/>
        </w:rPr>
        <w:t xml:space="preserve">changing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 xml:space="preserve">monitoring investment often is a product of funding </w:t>
      </w:r>
      <w:r w:rsidR="002A360C" w:rsidRPr="00005901">
        <w:rPr>
          <w:rFonts w:ascii="Helvetica" w:hAnsi="Helvetica" w:cs="Helvetica Neue"/>
          <w:sz w:val="22"/>
          <w:szCs w:val="22"/>
        </w:rPr>
        <w:t>availability of tec</w:t>
      </w:r>
      <w:r w:rsidR="00926543" w:rsidRPr="00005901">
        <w:rPr>
          <w:rFonts w:ascii="Helvetica" w:hAnsi="Helvetica" w:cs="Helvetica Neue"/>
          <w:sz w:val="22"/>
          <w:szCs w:val="22"/>
        </w:rPr>
        <w:t>hnolog</w:t>
      </w:r>
      <w:r w:rsidR="005F40F4">
        <w:rPr>
          <w:rFonts w:ascii="Helvetica" w:hAnsi="Helvetica" w:cs="Helvetica Neue"/>
          <w:sz w:val="22"/>
          <w:szCs w:val="22"/>
        </w:rPr>
        <w:t>y</w:t>
      </w:r>
      <w:r w:rsidR="00926543" w:rsidRPr="00005901">
        <w:rPr>
          <w:rFonts w:ascii="Helvetica" w:hAnsi="Helvetica" w:cs="Helvetica Neue"/>
          <w:sz w:val="22"/>
          <w:szCs w:val="22"/>
        </w:rPr>
        <w:t xml:space="preserve">,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5F40F4">
        <w:rPr>
          <w:rFonts w:ascii="Helvetica" w:hAnsi="Helvetica" w:cs="Helvetica"/>
          <w:sz w:val="22"/>
          <w:szCs w:val="22"/>
        </w:rPr>
        <w:t xml:space="preserve"> and adaptive monitoring program that takes </w:t>
      </w:r>
      <w:proofErr w:type="spellStart"/>
      <w:r w:rsidR="005F40F4">
        <w:rPr>
          <w:rFonts w:ascii="Helvetica" w:hAnsi="Helvetica" w:cs="Helvetica"/>
          <w:sz w:val="22"/>
          <w:szCs w:val="22"/>
        </w:rPr>
        <w:t>advanatage</w:t>
      </w:r>
      <w:proofErr w:type="spellEnd"/>
      <w:r w:rsidR="005F40F4">
        <w:rPr>
          <w:rFonts w:ascii="Helvetica" w:hAnsi="Helvetica" w:cs="Helvetica"/>
          <w:sz w:val="22"/>
          <w:szCs w:val="22"/>
        </w:rPr>
        <w:t xml:space="preserve"> of</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w:t>
      </w:r>
      <w:r w:rsidR="009233A8" w:rsidRPr="00927692">
        <w:rPr>
          <w:rFonts w:ascii="Helvetica" w:hAnsi="Helvetica" w:cs="Helvetica"/>
          <w:sz w:val="22"/>
          <w:szCs w:val="22"/>
        </w:rPr>
        <w:t>minimize</w:t>
      </w:r>
      <w:r w:rsidR="009233A8">
        <w:rPr>
          <w:rFonts w:ascii="Helvetica" w:hAnsi="Helvetica" w:cs="Helvetica"/>
          <w:sz w:val="22"/>
          <w:szCs w:val="22"/>
        </w:rPr>
        <w:t xml:space="preserve"> monitoring costs</w:t>
      </w:r>
      <w:r w:rsidR="00B22036">
        <w:rPr>
          <w:rFonts w:ascii="Helvetica" w:hAnsi="Helvetica" w:cs="Helvetica"/>
          <w:sz w:val="22"/>
          <w:szCs w:val="22"/>
        </w:rPr>
        <w:t>, maximize profits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t>into</w:t>
      </w:r>
      <w:r w:rsidR="009233A8" w:rsidRPr="00927692">
        <w:rPr>
          <w:rFonts w:ascii="Helvetica" w:hAnsi="Helvetica" w:cs="Helvetica"/>
          <w:sz w:val="22"/>
          <w:szCs w:val="22"/>
        </w:rPr>
        <w:t xml:space="preserve"> an undesired state. Improving our understanding of how ecosystem characteristics dictate the trade-off between precision in </w:t>
      </w:r>
      <w:r w:rsidR="005F40F4" w:rsidRPr="00927692">
        <w:rPr>
          <w:rFonts w:ascii="Helvetica" w:hAnsi="Helvetica" w:cs="Helvetica"/>
          <w:sz w:val="22"/>
          <w:szCs w:val="22"/>
        </w:rPr>
        <w:t xml:space="preserve">estimates </w:t>
      </w:r>
      <w:r w:rsidR="005F40F4">
        <w:rPr>
          <w:rFonts w:ascii="Helvetica" w:hAnsi="Helvetica" w:cs="Helvetica"/>
          <w:sz w:val="22"/>
          <w:szCs w:val="22"/>
        </w:rPr>
        <w:t xml:space="preserve">of </w:t>
      </w:r>
      <w:r w:rsidR="009233A8" w:rsidRPr="00927692">
        <w:rPr>
          <w:rFonts w:ascii="Helvetica" w:hAnsi="Helvetica" w:cs="Helvetica"/>
          <w:sz w:val="22"/>
          <w:szCs w:val="22"/>
        </w:rPr>
        <w:t xml:space="preserve">ecosystem state and the costs of mismanagement will benefit </w:t>
      </w:r>
      <w:r w:rsidR="005F40F4">
        <w:rPr>
          <w:rFonts w:ascii="Helvetica" w:hAnsi="Helvetica" w:cs="Helvetica"/>
          <w:sz w:val="22"/>
          <w:szCs w:val="22"/>
        </w:rPr>
        <w:t xml:space="preserve">both stakeholders and </w:t>
      </w:r>
      <w:r w:rsidR="009233A8">
        <w:rPr>
          <w:rFonts w:ascii="Helvetica" w:hAnsi="Helvetica" w:cs="Helvetica"/>
          <w:sz w:val="22"/>
          <w:szCs w:val="22"/>
        </w:rPr>
        <w:t xml:space="preserve">resource </w:t>
      </w:r>
      <w:r w:rsidR="009233A8" w:rsidRPr="00927692">
        <w:rPr>
          <w:rFonts w:ascii="Helvetica" w:hAnsi="Helvetica" w:cs="Helvetica"/>
          <w:sz w:val="22"/>
          <w:szCs w:val="22"/>
        </w:rPr>
        <w:t>with 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77777777" w:rsidR="008020E6" w:rsidRDefault="007937E8" w:rsidP="008020E6">
      <w:pPr>
        <w:ind w:firstLine="720"/>
        <w:rPr>
          <w:rFonts w:ascii="Helvetica" w:hAnsi="Helvetica"/>
          <w:sz w:val="22"/>
          <w:szCs w:val="22"/>
        </w:rPr>
      </w:pPr>
      <w:r>
        <w:rPr>
          <w:rFonts w:ascii="Helvetica" w:hAnsi="Helvetica"/>
          <w:sz w:val="22"/>
          <w:szCs w:val="22"/>
        </w:rPr>
        <w:t xml:space="preserve">Our examination of the relative cost and benefit of different monitoring strategies suggest that high precision monitoring is always the most effective way to maximize yield and avoid crossing a biological tipping point or management threshold. However, high monitoring precision can be extremely expensive, and the feasibility of paying for </w:t>
      </w:r>
      <w:r w:rsidR="001C1A76">
        <w:rPr>
          <w:rFonts w:ascii="Helvetica" w:hAnsi="Helvetica"/>
          <w:sz w:val="22"/>
          <w:szCs w:val="22"/>
        </w:rPr>
        <w:t xml:space="preserve">expensive </w:t>
      </w:r>
      <w:r>
        <w:rPr>
          <w:rFonts w:ascii="Helvetica" w:hAnsi="Helvetica"/>
          <w:sz w:val="22"/>
          <w:szCs w:val="22"/>
        </w:rPr>
        <w:t>monitoring depends on the state of the system and whether industry or government agen</w:t>
      </w:r>
      <w:r w:rsidR="002F2EBF">
        <w:rPr>
          <w:rFonts w:ascii="Helvetica" w:hAnsi="Helvetica"/>
          <w:sz w:val="22"/>
          <w:szCs w:val="22"/>
        </w:rPr>
        <w:t xml:space="preserve">cies are paying for monitoring. </w:t>
      </w:r>
      <w:r w:rsidR="00496CEF">
        <w:rPr>
          <w:rFonts w:ascii="Helvetica" w:hAnsi="Helvetica"/>
          <w:sz w:val="22"/>
          <w:szCs w:val="22"/>
        </w:rPr>
        <w:t xml:space="preserve">Economists </w:t>
      </w:r>
      <w:r>
        <w:rPr>
          <w:rFonts w:ascii="Helvetica" w:hAnsi="Helvetica"/>
          <w:sz w:val="22"/>
          <w:szCs w:val="22"/>
        </w:rPr>
        <w:t xml:space="preserve">define this scenario as a ‘moral hazard’ where </w:t>
      </w:r>
      <w:r w:rsidR="00496CEF">
        <w:rPr>
          <w:rFonts w:ascii="Helvetica" w:hAnsi="Helvetica"/>
          <w:sz w:val="22"/>
          <w:szCs w:val="22"/>
        </w:rPr>
        <w:t>one organization</w:t>
      </w:r>
      <w:r>
        <w:rPr>
          <w:rFonts w:ascii="Helvetica" w:hAnsi="Helvetica"/>
          <w:sz w:val="22"/>
          <w:szCs w:val="22"/>
        </w:rPr>
        <w:t xml:space="preserve"> (e.g. industry)</w:t>
      </w:r>
      <w:r w:rsidR="00496CEF">
        <w:rPr>
          <w:rFonts w:ascii="Helvetica" w:hAnsi="Helvetica"/>
          <w:sz w:val="22"/>
          <w:szCs w:val="22"/>
        </w:rPr>
        <w:t xml:space="preserve"> </w:t>
      </w:r>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496CEF" w:rsidRPr="00733D34">
        <w:t xml:space="preserve"> </w:t>
      </w:r>
      <w:r w:rsidR="00BC5AA5">
        <w:rPr>
          <w:rFonts w:ascii="Helvetica" w:hAnsi="Helvetica"/>
          <w:sz w:val="22"/>
          <w:szCs w:val="22"/>
        </w:rPr>
        <w:t xml:space="preserve">(e.g. government) </w:t>
      </w:r>
      <w:r w:rsidR="00496CEF">
        <w:rPr>
          <w:rFonts w:ascii="Helvetica" w:hAnsi="Helvetica"/>
          <w:sz w:val="22"/>
          <w:szCs w:val="22"/>
        </w:rPr>
        <w:fldChar w:fldCharType="begin"/>
      </w:r>
      <w:r w:rsidR="00496CE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496CEF">
        <w:rPr>
          <w:rFonts w:ascii="Helvetica" w:hAnsi="Helvetica"/>
          <w:sz w:val="22"/>
          <w:szCs w:val="22"/>
        </w:rPr>
        <w:fldChar w:fldCharType="separate"/>
      </w:r>
      <w:r w:rsidR="00496CEF">
        <w:rPr>
          <w:rFonts w:ascii="Helvetica" w:hAnsi="Helvetica"/>
          <w:noProof/>
          <w:sz w:val="22"/>
          <w:szCs w:val="22"/>
        </w:rPr>
        <w:t>(Hölmstrom 1979)</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11D86616" w:rsidR="00874D07" w:rsidRDefault="00FE0BB8" w:rsidP="00272A37">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are not always inline 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economic incentive </w:t>
      </w:r>
      <w:r w:rsidR="00BC5AA5">
        <w:rPr>
          <w:rFonts w:ascii="Helvetica" w:hAnsi="Helvetica"/>
          <w:sz w:val="22"/>
          <w:szCs w:val="22"/>
        </w:rPr>
        <w:lastRenderedPageBreak/>
        <w:t>exists for</w:t>
      </w:r>
      <w:r w:rsidR="007E4DA3">
        <w:rPr>
          <w:rFonts w:ascii="Helvetica" w:hAnsi="Helvetica"/>
          <w:sz w:val="22"/>
          <w:szCs w:val="22"/>
        </w:rPr>
        <w:t xml:space="preserve"> industry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contrast, government agencies are incentivized to keep the ecosystem healthy but to minimize costs to taxpayers. This asymmetry </w:t>
      </w:r>
      <w:r w:rsidR="00C94671">
        <w:rPr>
          <w:rFonts w:ascii="Helvetica" w:hAnsi="Helvetica"/>
          <w:sz w:val="22"/>
          <w:szCs w:val="22"/>
        </w:rPr>
        <w:t>in incentives 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w:t>
      </w:r>
      <w:r w:rsidR="005F40F4">
        <w:rPr>
          <w:rFonts w:ascii="Helvetica" w:hAnsi="Helvetica"/>
          <w:sz w:val="22"/>
          <w:szCs w:val="22"/>
        </w:rPr>
        <w:t xml:space="preserve"> The situation can become more complex when resources are in poor condition, when multiple resources are harvested </w:t>
      </w:r>
      <w:r w:rsidR="00272A37">
        <w:rPr>
          <w:rFonts w:ascii="Helvetica" w:hAnsi="Helvetica"/>
          <w:sz w:val="22"/>
          <w:szCs w:val="22"/>
        </w:rPr>
        <w:t>simultaneously</w:t>
      </w:r>
      <w:r w:rsidR="005F40F4">
        <w:rPr>
          <w:rFonts w:ascii="Helvetica" w:hAnsi="Helvetica"/>
          <w:sz w:val="22"/>
          <w:szCs w:val="22"/>
        </w:rPr>
        <w:t xml:space="preserve"> (e.g. mixed-stock fisheries), </w:t>
      </w:r>
      <w:r w:rsidR="00272A37">
        <w:rPr>
          <w:rFonts w:ascii="Helvetica" w:hAnsi="Helvetica"/>
          <w:sz w:val="22"/>
          <w:szCs w:val="22"/>
        </w:rPr>
        <w:t xml:space="preserve">or when resource allocation or access are spatially variable.  Thus, </w:t>
      </w:r>
      <w:r w:rsidR="00032BBC">
        <w:rPr>
          <w:rFonts w:ascii="Helvetica" w:hAnsi="Helvetica"/>
          <w:sz w:val="22"/>
          <w:szCs w:val="22"/>
        </w:rPr>
        <w:t>i</w:t>
      </w:r>
      <w:r w:rsidR="008020E6">
        <w:rPr>
          <w:rFonts w:ascii="Helvetica" w:hAnsi="Helvetica"/>
          <w:sz w:val="22"/>
          <w:szCs w:val="22"/>
        </w:rPr>
        <w:t xml:space="preserve">t is critical </w:t>
      </w:r>
      <w:r w:rsidR="00272A37">
        <w:rPr>
          <w:rFonts w:ascii="Helvetica" w:hAnsi="Helvetica"/>
          <w:sz w:val="22"/>
          <w:szCs w:val="22"/>
        </w:rPr>
        <w:t xml:space="preserve">that </w:t>
      </w:r>
      <w:r w:rsidR="008020E6">
        <w:rPr>
          <w:rFonts w:ascii="Helvetica" w:hAnsi="Helvetica"/>
          <w:sz w:val="22"/>
          <w:szCs w:val="22"/>
        </w:rPr>
        <w:t xml:space="preserve">we seek </w:t>
      </w:r>
      <w:r w:rsidR="00272A37">
        <w:rPr>
          <w:rFonts w:ascii="Helvetica" w:hAnsi="Helvetica"/>
          <w:sz w:val="22"/>
          <w:szCs w:val="22"/>
        </w:rPr>
        <w:t xml:space="preserve">context-appropriate solutions that are </w:t>
      </w:r>
      <w:r w:rsidR="00F9071C">
        <w:rPr>
          <w:rFonts w:ascii="Helvetica" w:hAnsi="Helvetica"/>
          <w:sz w:val="22"/>
          <w:szCs w:val="22"/>
        </w:rPr>
        <w:t>economically viable</w:t>
      </w:r>
      <w:r w:rsidR="00272A37">
        <w:rPr>
          <w:rFonts w:ascii="Helvetica" w:hAnsi="Helvetica"/>
          <w:sz w:val="22"/>
          <w:szCs w:val="22"/>
        </w:rPr>
        <w:t>, cost-effective, and that incentivize environmental protection</w:t>
      </w:r>
      <w:r w:rsidR="00F9071C">
        <w:rPr>
          <w:rFonts w:ascii="Helvetica" w:hAnsi="Helvetica"/>
          <w:sz w:val="22"/>
          <w:szCs w:val="22"/>
        </w:rPr>
        <w:t xml:space="preserve">. </w:t>
      </w:r>
    </w:p>
    <w:p w14:paraId="344BC563" w14:textId="6170F9BB" w:rsidR="00F9071C" w:rsidRDefault="00F9071C" w:rsidP="00F9071C">
      <w:pPr>
        <w:rPr>
          <w:rFonts w:ascii="Helvetica" w:hAnsi="Helvetica"/>
          <w:sz w:val="22"/>
          <w:szCs w:val="22"/>
        </w:rPr>
      </w:pPr>
      <w:r>
        <w:rPr>
          <w:rFonts w:ascii="Helvetica" w:hAnsi="Helvetica"/>
          <w:sz w:val="22"/>
          <w:szCs w:val="22"/>
        </w:rPr>
        <w:tab/>
      </w:r>
      <w:r w:rsidR="00272A37">
        <w:rPr>
          <w:rFonts w:ascii="Helvetica" w:hAnsi="Helvetica"/>
          <w:sz w:val="22"/>
          <w:szCs w:val="22"/>
        </w:rPr>
        <w:t>C</w:t>
      </w:r>
      <w:r>
        <w:rPr>
          <w:rFonts w:ascii="Helvetica" w:hAnsi="Helvetica"/>
          <w:sz w:val="22"/>
          <w:szCs w:val="22"/>
        </w:rPr>
        <w:t xml:space="preserve">ommercial fisheries offers an interesting case study in placing the burden of monitoring costs on the industry versus the government. For example, in Canada and Australia, industry is primarily responsible for monitoring costs, with the philosophy that the burden of proof for sustainability is on the stakeholder interested in exploiting the system </w:t>
      </w:r>
      <w:r>
        <w:rPr>
          <w:rFonts w:ascii="Helvetica" w:hAnsi="Helvetica"/>
          <w:sz w:val="22"/>
          <w:szCs w:val="22"/>
        </w:rPr>
        <w:fldChar w:fldCharType="begin"/>
      </w:r>
      <w:r>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Pr>
          <w:rFonts w:ascii="Helvetica" w:hAnsi="Helvetica"/>
          <w:sz w:val="22"/>
          <w:szCs w:val="22"/>
        </w:rPr>
        <w:fldChar w:fldCharType="separate"/>
      </w:r>
      <w:r>
        <w:rPr>
          <w:rFonts w:ascii="Helvetica" w:hAnsi="Helvetica"/>
          <w:noProof/>
          <w:sz w:val="22"/>
          <w:szCs w:val="22"/>
        </w:rPr>
        <w:t>(Schrank</w:t>
      </w:r>
      <w:r w:rsidRPr="00EC6178">
        <w:rPr>
          <w:rFonts w:ascii="Helvetica" w:hAnsi="Helvetica"/>
          <w:i/>
          <w:noProof/>
          <w:sz w:val="22"/>
          <w:szCs w:val="22"/>
        </w:rPr>
        <w:t xml:space="preserve"> et al.</w:t>
      </w:r>
      <w:r>
        <w:rPr>
          <w:rFonts w:ascii="Helvetica" w:hAnsi="Helvetica"/>
          <w:noProof/>
          <w:sz w:val="22"/>
          <w:szCs w:val="22"/>
        </w:rPr>
        <w:t xml:space="preserve"> 2003)</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43"/>
      <w:r>
        <w:rPr>
          <w:rFonts w:ascii="Helvetica" w:hAnsi="Helvetica"/>
          <w:sz w:val="22"/>
          <w:szCs w:val="22"/>
        </w:rPr>
        <w:t>.</w:t>
      </w:r>
      <w:commentRangeEnd w:id="43"/>
      <w:r>
        <w:rPr>
          <w:rStyle w:val="CommentReference"/>
        </w:rPr>
        <w:commentReference w:id="43"/>
      </w:r>
      <w:r>
        <w:rPr>
          <w:rFonts w:ascii="Helvetica" w:hAnsi="Helvetica"/>
          <w:sz w:val="22"/>
          <w:szCs w:val="22"/>
        </w:rPr>
        <w:t xml:space="preserve"> However, the fishery crossed a management threshold over a decade ago and has not fully recovered </w:t>
      </w:r>
      <w:r>
        <w:rPr>
          <w:rFonts w:ascii="Helvetica" w:hAnsi="Helvetica"/>
          <w:sz w:val="22"/>
          <w:szCs w:val="22"/>
        </w:rPr>
        <w:fldChar w:fldCharType="begin"/>
      </w:r>
      <w:r>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Pr>
          <w:rFonts w:ascii="Helvetica" w:hAnsi="Helvetica"/>
          <w:noProof/>
          <w:sz w:val="22"/>
          <w:szCs w:val="22"/>
        </w:rPr>
        <w:t>(Cleary 2014)</w:t>
      </w:r>
      <w:r>
        <w:rPr>
          <w:rFonts w:ascii="Helvetica" w:hAnsi="Helvetica"/>
          <w:sz w:val="22"/>
          <w:szCs w:val="22"/>
        </w:rPr>
        <w:fldChar w:fldCharType="end"/>
      </w:r>
      <w:r>
        <w:rPr>
          <w:rFonts w:ascii="Helvetica" w:hAnsi="Helvetica"/>
          <w:sz w:val="22"/>
          <w:szCs w:val="22"/>
        </w:rPr>
        <w:t>. Because the fishery has been closed for a number of years</w:t>
      </w:r>
      <w:r w:rsidR="00272A37">
        <w:rPr>
          <w:rFonts w:ascii="Helvetica" w:hAnsi="Helvetica"/>
          <w:sz w:val="22"/>
          <w:szCs w:val="22"/>
        </w:rPr>
        <w:t>.</w:t>
      </w:r>
      <w:r w:rsidR="00723505">
        <w:rPr>
          <w:rFonts w:ascii="Helvetica" w:hAnsi="Helvetica"/>
          <w:sz w:val="22"/>
          <w:szCs w:val="22"/>
        </w:rPr>
        <w:t xml:space="preserve"> </w:t>
      </w:r>
      <w:r w:rsidR="00272A37">
        <w:rPr>
          <w:rFonts w:ascii="Helvetica" w:hAnsi="Helvetica"/>
          <w:sz w:val="22"/>
          <w:szCs w:val="22"/>
        </w:rPr>
        <w:t>A</w:t>
      </w:r>
      <w:r>
        <w:rPr>
          <w:rFonts w:ascii="Helvetica" w:hAnsi="Helvetica"/>
          <w:sz w:val="22"/>
          <w:szCs w:val="22"/>
        </w:rPr>
        <w:t xml:space="preserve">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xml:space="preserve">), which impacts </w:t>
      </w:r>
      <w:r w:rsidR="00272A37">
        <w:rPr>
          <w:rFonts w:ascii="Helvetica" w:hAnsi="Helvetica"/>
          <w:sz w:val="22"/>
          <w:szCs w:val="22"/>
        </w:rPr>
        <w:t>the precision of</w:t>
      </w:r>
      <w:r>
        <w:rPr>
          <w:rFonts w:ascii="Helvetica" w:hAnsi="Helvetica"/>
          <w:sz w:val="22"/>
          <w:szCs w:val="22"/>
        </w:rPr>
        <w:t xml:space="preserve"> </w:t>
      </w:r>
      <w:r w:rsidR="00272A37">
        <w:rPr>
          <w:rFonts w:ascii="Helvetica" w:hAnsi="Helvetica"/>
          <w:sz w:val="22"/>
          <w:szCs w:val="22"/>
        </w:rPr>
        <w:t xml:space="preserve">biomass </w:t>
      </w:r>
      <w:r>
        <w:rPr>
          <w:rFonts w:ascii="Helvetica" w:hAnsi="Helvetica"/>
          <w:sz w:val="22"/>
          <w:szCs w:val="22"/>
        </w:rPr>
        <w:t>estimate</w:t>
      </w:r>
      <w:r w:rsidR="00272A37">
        <w:rPr>
          <w:rFonts w:ascii="Helvetica" w:hAnsi="Helvetica"/>
          <w:sz w:val="22"/>
          <w:szCs w:val="22"/>
        </w:rPr>
        <w:t>s,</w:t>
      </w:r>
      <w:r>
        <w:rPr>
          <w:rFonts w:ascii="Helvetica" w:hAnsi="Helvetica"/>
          <w:sz w:val="22"/>
          <w:szCs w:val="22"/>
        </w:rPr>
        <w:t xml:space="preserve"> </w:t>
      </w:r>
      <w:r w:rsidR="00582FDE">
        <w:rPr>
          <w:rFonts w:ascii="Helvetica" w:hAnsi="Helvetica"/>
          <w:sz w:val="22"/>
          <w:szCs w:val="22"/>
        </w:rPr>
        <w:t>and may prolong closures</w:t>
      </w:r>
      <w:r>
        <w:rPr>
          <w:rFonts w:ascii="Helvetica" w:hAnsi="Helvetica"/>
          <w:sz w:val="22"/>
          <w:szCs w:val="22"/>
        </w:rPr>
        <w:t xml:space="preserve">. </w:t>
      </w:r>
      <w:r w:rsidR="00272A37">
        <w:rPr>
          <w:rFonts w:ascii="Helvetica" w:hAnsi="Helvetica"/>
          <w:sz w:val="22"/>
          <w:szCs w:val="22"/>
        </w:rPr>
        <w:t xml:space="preserve">This case highlight a key consideration in monitoring programs: </w:t>
      </w:r>
      <w:r>
        <w:rPr>
          <w:rFonts w:ascii="Helvetica" w:hAnsi="Helvetica"/>
          <w:sz w:val="22"/>
          <w:szCs w:val="22"/>
        </w:rPr>
        <w:t xml:space="preserve">funding </w:t>
      </w:r>
      <w:r w:rsidR="00272A37">
        <w:rPr>
          <w:rFonts w:ascii="Helvetica" w:hAnsi="Helvetica"/>
          <w:sz w:val="22"/>
          <w:szCs w:val="22"/>
        </w:rPr>
        <w:t>for monitoring is best independent from stock size since as</w:t>
      </w:r>
      <w:r>
        <w:rPr>
          <w:rFonts w:ascii="Helvetica" w:hAnsi="Helvetica"/>
          <w:sz w:val="22"/>
          <w:szCs w:val="22"/>
        </w:rPr>
        <w:t xml:space="preserve"> the fishery </w:t>
      </w:r>
      <w:r w:rsidR="00272A37">
        <w:rPr>
          <w:rFonts w:ascii="Helvetica" w:hAnsi="Helvetica"/>
          <w:sz w:val="22"/>
          <w:szCs w:val="22"/>
        </w:rPr>
        <w:t xml:space="preserve">approaches collapse, the </w:t>
      </w:r>
      <w:r>
        <w:rPr>
          <w:rFonts w:ascii="Helvetica" w:hAnsi="Helvetica"/>
          <w:sz w:val="22"/>
          <w:szCs w:val="22"/>
        </w:rPr>
        <w:t xml:space="preserve">information is </w:t>
      </w:r>
      <w:r w:rsidR="003038C0">
        <w:rPr>
          <w:rFonts w:ascii="Helvetica" w:hAnsi="Helvetica"/>
          <w:sz w:val="22"/>
          <w:szCs w:val="22"/>
        </w:rPr>
        <w:t xml:space="preserve">often </w:t>
      </w:r>
      <w:r>
        <w:rPr>
          <w:rFonts w:ascii="Helvetica" w:hAnsi="Helvetica"/>
          <w:sz w:val="22"/>
          <w:szCs w:val="22"/>
        </w:rPr>
        <w:t>most valuable</w:t>
      </w:r>
      <w:r w:rsidR="003038C0">
        <w:rPr>
          <w:rFonts w:ascii="Helvetica" w:hAnsi="Helvetica"/>
          <w:sz w:val="22"/>
          <w:szCs w:val="22"/>
        </w:rPr>
        <w:t>.</w:t>
      </w:r>
      <w:r>
        <w:rPr>
          <w:rFonts w:ascii="Helvetica" w:hAnsi="Helvetica"/>
          <w:sz w:val="22"/>
          <w:szCs w:val="22"/>
        </w:rPr>
        <w:t xml:space="preserve">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The Value of Monitoring Depends on the Stakeholder</w:t>
      </w:r>
    </w:p>
    <w:p w14:paraId="6CFFB7E9" w14:textId="77777777" w:rsidR="0056105D" w:rsidRPr="00976D8B" w:rsidRDefault="0056105D" w:rsidP="00C55CC4">
      <w:pPr>
        <w:rPr>
          <w:rFonts w:ascii="Helvetica" w:hAnsi="Helvetica"/>
          <w:i/>
          <w:sz w:val="22"/>
          <w:szCs w:val="22"/>
        </w:rPr>
      </w:pPr>
    </w:p>
    <w:p w14:paraId="1B549306" w14:textId="7B25C9D9" w:rsidR="0021032B" w:rsidRDefault="00017F4B" w:rsidP="00976D8B">
      <w:pPr>
        <w:rPr>
          <w:rFonts w:ascii="Helvetica" w:hAnsi="Helvetica"/>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r w:rsidR="00FA3C1E"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00FA3C1E"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w:t>
      </w:r>
      <w:r w:rsidR="00143673">
        <w:rPr>
          <w:rFonts w:ascii="Helvetica" w:hAnsi="Helvetica" w:cs="Helvetica Neue"/>
          <w:sz w:val="22"/>
          <w:szCs w:val="22"/>
        </w:rPr>
        <w:t>than</w:t>
      </w:r>
      <w:r w:rsidR="00816B2E">
        <w:rPr>
          <w:rFonts w:ascii="Helvetica" w:hAnsi="Helvetica" w:cs="Helvetica Neue"/>
          <w:sz w:val="22"/>
          <w:szCs w:val="22"/>
        </w:rPr>
        <w:t xml:space="preserve"> other stakeholders</w:t>
      </w:r>
      <w:r w:rsidR="00143673">
        <w:rPr>
          <w:rFonts w:ascii="Helvetica" w:hAnsi="Helvetica" w:cs="Helvetica Neue"/>
          <w:sz w:val="22"/>
          <w:szCs w:val="22"/>
        </w:rPr>
        <w:t xml:space="preserve"> </w:t>
      </w:r>
      <w:r w:rsidR="004250DF" w:rsidRPr="00940663">
        <w:rPr>
          <w:rFonts w:ascii="Helvetica" w:hAnsi="Helvetica" w:cs="Helvetica Neue"/>
          <w:sz w:val="22"/>
          <w:szCs w:val="22"/>
        </w:rPr>
        <w:t xml:space="preserve">because they are </w:t>
      </w:r>
      <w:r w:rsidR="00FA3C1E"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00FA3C1E"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w:t>
      </w:r>
      <w:r w:rsidR="00E32F90">
        <w:rPr>
          <w:rFonts w:ascii="Helvetica" w:hAnsi="Helvetica" w:cs="Helvetica Neue"/>
          <w:sz w:val="22"/>
          <w:szCs w:val="22"/>
        </w:rPr>
        <w:t xml:space="preserve">biological </w:t>
      </w:r>
      <w:r w:rsidR="004250DF" w:rsidRPr="00940663">
        <w:rPr>
          <w:rFonts w:ascii="Helvetica" w:hAnsi="Helvetica" w:cs="Helvetica Neue"/>
          <w:sz w:val="22"/>
          <w:szCs w:val="22"/>
        </w:rPr>
        <w:t>threshold</w:t>
      </w:r>
      <w:r w:rsidR="00E32F90">
        <w:rPr>
          <w:rFonts w:ascii="Helvetica" w:hAnsi="Helvetica" w:cs="Helvetica Neue"/>
          <w:sz w:val="22"/>
          <w:szCs w:val="22"/>
        </w:rPr>
        <w:t xml:space="preserve"> for one species given the alternative species </w:t>
      </w:r>
      <w:r w:rsidR="0066132C">
        <w:rPr>
          <w:rFonts w:ascii="Helvetica" w:hAnsi="Helvetica" w:cs="Helvetica Neue"/>
          <w:sz w:val="22"/>
          <w:szCs w:val="22"/>
        </w:rPr>
        <w:t xml:space="preserve">or </w:t>
      </w:r>
      <w:r w:rsidR="00143673">
        <w:rPr>
          <w:rFonts w:ascii="Helvetica" w:hAnsi="Helvetica" w:cs="Helvetica Neue"/>
          <w:sz w:val="22"/>
          <w:szCs w:val="22"/>
        </w:rPr>
        <w:t xml:space="preserve">ocean </w:t>
      </w:r>
      <w:r w:rsidR="0066132C">
        <w:rPr>
          <w:rFonts w:ascii="Helvetica" w:hAnsi="Helvetica" w:cs="Helvetica Neue"/>
          <w:sz w:val="22"/>
          <w:szCs w:val="22"/>
        </w:rPr>
        <w:t xml:space="preserve">spaces </w:t>
      </w:r>
      <w:r w:rsidR="00E32F90">
        <w:rPr>
          <w:rFonts w:ascii="Helvetica" w:hAnsi="Helvetica" w:cs="Helvetica Neue"/>
          <w:sz w:val="22"/>
          <w:szCs w:val="22"/>
        </w:rPr>
        <w:t>it can exploit</w:t>
      </w:r>
      <w:r w:rsidR="000F6E11">
        <w:rPr>
          <w:rFonts w:ascii="Helvetica" w:hAnsi="Helvetica" w:cs="Helvetica Neue"/>
          <w:sz w:val="22"/>
          <w:szCs w:val="22"/>
        </w:rPr>
        <w:t xml:space="preserve"> </w:t>
      </w:r>
      <w:r w:rsidR="00DB2B31">
        <w:rPr>
          <w:rFonts w:ascii="Helvetica" w:hAnsi="Helvetica" w:cs="Helvetica Neue"/>
          <w:sz w:val="22"/>
          <w:szCs w:val="22"/>
        </w:rPr>
        <w:fldChar w:fldCharType="begin"/>
      </w:r>
      <w:r w:rsidR="00DB2B31">
        <w:rPr>
          <w:rFonts w:ascii="Helvetica" w:hAnsi="Helvetica" w:cs="Helvetica Neue"/>
          <w:sz w:val="22"/>
          <w:szCs w:val="22"/>
        </w:rPr>
        <w:instrText xml:space="preserve"> ADDIN EN.CITE &lt;EndNote&gt;&lt;Cite&gt;&lt;Author&gt;Schindler&lt;/Author&gt;&lt;Year&gt;2010&lt;/Year&gt;&lt;RecNum&gt;8141&lt;/RecNum&gt;&lt;DisplayText&gt;(Schindler&lt;style face="italic"&gt; et al.&lt;/style&gt; 2010)&lt;/DisplayText&gt;&lt;record&gt;&lt;rec-number&gt;8141&lt;/rec-number&gt;&lt;foreign-keys&gt;&lt;key app="EN" db-id="dsrza9wtbra05fevxvw5svf8d0a9a0ptptvp" timestamp="1443204659"&gt;8141&lt;/key&gt;&lt;/foreign-keys&gt;&lt;ref-type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DB2B31">
        <w:rPr>
          <w:rFonts w:ascii="Helvetica" w:hAnsi="Helvetica" w:cs="Helvetica Neue"/>
          <w:sz w:val="22"/>
          <w:szCs w:val="22"/>
        </w:rPr>
        <w:fldChar w:fldCharType="separate"/>
      </w:r>
      <w:r w:rsidR="00DB2B31">
        <w:rPr>
          <w:rFonts w:ascii="Helvetica" w:hAnsi="Helvetica" w:cs="Helvetica Neue"/>
          <w:noProof/>
          <w:sz w:val="22"/>
          <w:szCs w:val="22"/>
        </w:rPr>
        <w:t>(Schindler</w:t>
      </w:r>
      <w:r w:rsidR="00DB2B31" w:rsidRPr="00DB2B31">
        <w:rPr>
          <w:rFonts w:ascii="Helvetica" w:hAnsi="Helvetica" w:cs="Helvetica Neue"/>
          <w:i/>
          <w:noProof/>
          <w:sz w:val="22"/>
          <w:szCs w:val="22"/>
        </w:rPr>
        <w:t xml:space="preserve"> et al.</w:t>
      </w:r>
      <w:r w:rsidR="00DB2B31">
        <w:rPr>
          <w:rFonts w:ascii="Helvetica" w:hAnsi="Helvetica" w:cs="Helvetica Neue"/>
          <w:noProof/>
          <w:sz w:val="22"/>
          <w:szCs w:val="22"/>
        </w:rPr>
        <w:t xml:space="preserve"> 2010)</w:t>
      </w:r>
      <w:r w:rsidR="00DB2B31">
        <w:rPr>
          <w:rFonts w:ascii="Helvetica" w:hAnsi="Helvetica" w:cs="Helvetica Neue"/>
          <w:sz w:val="22"/>
          <w:szCs w:val="22"/>
        </w:rPr>
        <w:fldChar w:fldCharType="end"/>
      </w:r>
      <w:r w:rsidR="00143673">
        <w:rPr>
          <w:rFonts w:ascii="Helvetica" w:hAnsi="Helvetica" w:cs="Helvetica Neue"/>
          <w:sz w:val="22"/>
          <w:szCs w:val="22"/>
        </w:rPr>
        <w:t>. W</w:t>
      </w:r>
      <w:r w:rsidR="004250DF" w:rsidRPr="00940663">
        <w:rPr>
          <w:rFonts w:ascii="Helvetica" w:hAnsi="Helvetica" w:cs="Helvetica Neue"/>
          <w:sz w:val="22"/>
          <w:szCs w:val="22"/>
        </w:rPr>
        <w:t>hereas</w:t>
      </w:r>
      <w:r w:rsidR="00143673">
        <w:rPr>
          <w:rFonts w:ascii="Helvetica" w:hAnsi="Helvetica" w:cs="Helvetica Neue"/>
          <w:sz w:val="22"/>
          <w:szCs w:val="22"/>
        </w:rPr>
        <w:t>,</w:t>
      </w:r>
      <w:r w:rsidR="00FA3C1E" w:rsidRPr="00940663">
        <w:rPr>
          <w:rFonts w:ascii="Helvetica" w:hAnsi="Helvetica" w:cs="Helvetica Neue"/>
          <w:sz w:val="22"/>
          <w:szCs w:val="22"/>
        </w:rPr>
        <w:t xml:space="preserve"> subsistence harvest</w:t>
      </w:r>
      <w:r w:rsidR="0066132C">
        <w:rPr>
          <w:rFonts w:ascii="Helvetica" w:hAnsi="Helvetica" w:cs="Helvetica Neue"/>
          <w:sz w:val="22"/>
          <w:szCs w:val="22"/>
        </w:rPr>
        <w:t>ers</w:t>
      </w:r>
      <w:r w:rsidR="00FA3C1E" w:rsidRPr="00940663">
        <w:rPr>
          <w:rFonts w:ascii="Helvetica" w:hAnsi="Helvetica" w:cs="Helvetica Neue"/>
          <w:sz w:val="22"/>
          <w:szCs w:val="22"/>
        </w:rPr>
        <w:t xml:space="preserve"> might </w:t>
      </w:r>
      <w:r w:rsidR="004250DF" w:rsidRPr="00940663">
        <w:rPr>
          <w:rFonts w:ascii="Helvetica" w:hAnsi="Helvetica" w:cs="Helvetica Neue"/>
          <w:sz w:val="22"/>
          <w:szCs w:val="22"/>
        </w:rPr>
        <w:t xml:space="preserve">value monitoring information more </w:t>
      </w:r>
      <w:r w:rsidR="00143673">
        <w:rPr>
          <w:rFonts w:ascii="Helvetica" w:hAnsi="Helvetica" w:cs="Helvetica Neue"/>
          <w:sz w:val="22"/>
          <w:szCs w:val="22"/>
        </w:rPr>
        <w:t xml:space="preserve">if they limited to exploiting specific resources adjacent to their communities and thus less willing to </w:t>
      </w:r>
      <w:r w:rsidR="00143673" w:rsidRPr="00940663">
        <w:rPr>
          <w:rFonts w:ascii="Helvetica" w:hAnsi="Helvetica" w:cs="Helvetica Neue"/>
          <w:sz w:val="22"/>
          <w:szCs w:val="22"/>
        </w:rPr>
        <w:t xml:space="preserve">risk crossing a </w:t>
      </w:r>
      <w:r w:rsidR="00143673">
        <w:rPr>
          <w:rFonts w:ascii="Helvetica" w:hAnsi="Helvetica" w:cs="Helvetica Neue"/>
          <w:sz w:val="22"/>
          <w:szCs w:val="22"/>
        </w:rPr>
        <w:t xml:space="preserve">biological </w:t>
      </w:r>
      <w:r w:rsidR="00143673" w:rsidRPr="00940663">
        <w:rPr>
          <w:rFonts w:ascii="Helvetica" w:hAnsi="Helvetica" w:cs="Helvetica Neue"/>
          <w:sz w:val="22"/>
          <w:szCs w:val="22"/>
        </w:rPr>
        <w:t>threshold</w:t>
      </w:r>
      <w:r w:rsidR="00FA3C1E" w:rsidRPr="00940663">
        <w:rPr>
          <w:rFonts w:ascii="Helvetica" w:hAnsi="Helvetica" w:cs="Helvetica Neue"/>
          <w:sz w:val="22"/>
          <w:szCs w:val="22"/>
        </w:rPr>
        <w:t>. </w:t>
      </w:r>
      <w:r w:rsidR="00126979" w:rsidRPr="00AF4C4C">
        <w:rPr>
          <w:rFonts w:ascii="Helvetica" w:hAnsi="Helvetica" w:cs="Helvetica Neue"/>
          <w:sz w:val="22"/>
          <w:szCs w:val="22"/>
        </w:rPr>
        <w:t xml:space="preserve">Corporations often have large </w:t>
      </w:r>
      <w:r w:rsidR="00143673" w:rsidRPr="00AF4C4C">
        <w:rPr>
          <w:rFonts w:ascii="Helvetica" w:hAnsi="Helvetica" w:cs="Helvetica Neue"/>
          <w:sz w:val="22"/>
          <w:szCs w:val="22"/>
        </w:rPr>
        <w:t xml:space="preserve">and diversified </w:t>
      </w:r>
      <w:r w:rsidR="00126979" w:rsidRPr="00AF4C4C">
        <w:rPr>
          <w:rFonts w:ascii="Helvetica" w:hAnsi="Helvetica" w:cs="Helvetica Neue"/>
          <w:sz w:val="22"/>
          <w:szCs w:val="22"/>
        </w:rPr>
        <w:t>financial holdings</w:t>
      </w:r>
      <w:r w:rsidR="00A429D5" w:rsidRPr="00AF4C4C">
        <w:rPr>
          <w:rFonts w:ascii="Helvetica" w:hAnsi="Helvetica" w:cs="Helvetica Neue"/>
          <w:sz w:val="22"/>
          <w:szCs w:val="22"/>
        </w:rPr>
        <w:t xml:space="preserve"> allowing them to withstand long closures once a population dips below a biological </w:t>
      </w:r>
      <w:r w:rsidR="00097935" w:rsidRPr="00AF4C4C">
        <w:rPr>
          <w:rFonts w:ascii="Helvetica" w:hAnsi="Helvetica" w:cs="Helvetica Neue"/>
          <w:sz w:val="22"/>
          <w:szCs w:val="22"/>
        </w:rPr>
        <w:t xml:space="preserve">tipping point or management </w:t>
      </w:r>
      <w:r w:rsidR="00A429D5" w:rsidRPr="00AF4C4C">
        <w:rPr>
          <w:rFonts w:ascii="Helvetica" w:hAnsi="Helvetica" w:cs="Helvetica Neue"/>
          <w:sz w:val="22"/>
          <w:szCs w:val="22"/>
        </w:rPr>
        <w:t xml:space="preserve">threshold. This financial security might </w:t>
      </w:r>
      <w:r w:rsidR="008E0D7D" w:rsidRPr="00AF4C4C">
        <w:rPr>
          <w:rFonts w:ascii="Helvetica" w:hAnsi="Helvetica" w:cs="Helvetica Neue"/>
          <w:sz w:val="22"/>
          <w:szCs w:val="22"/>
        </w:rPr>
        <w:t>lead industry to harvest aggressively while also taking</w:t>
      </w:r>
      <w:r w:rsidR="00C949EB" w:rsidRPr="00AF4C4C">
        <w:rPr>
          <w:rFonts w:ascii="Helvetica" w:hAnsi="Helvetica" w:cs="Helvetica Neue"/>
          <w:sz w:val="22"/>
          <w:szCs w:val="22"/>
        </w:rPr>
        <w:t xml:space="preserve"> on more risk</w:t>
      </w:r>
      <w:r w:rsidR="00812B30" w:rsidRPr="00AF4C4C">
        <w:rPr>
          <w:rFonts w:ascii="Helvetica" w:hAnsi="Helvetica" w:cs="Helvetica Neue"/>
          <w:sz w:val="22"/>
          <w:szCs w:val="22"/>
        </w:rPr>
        <w:t xml:space="preserve"> of crossing a tipping point. </w:t>
      </w:r>
      <w:r w:rsidR="00AB5589" w:rsidRPr="00AF4C4C">
        <w:rPr>
          <w:rFonts w:ascii="Helvetica" w:hAnsi="Helvetica" w:cs="Helvetica Neue"/>
          <w:sz w:val="22"/>
          <w:szCs w:val="22"/>
        </w:rPr>
        <w:t>Industrial harvesters might also be less willing to invest in monitoring because the</w:t>
      </w:r>
      <w:r w:rsidR="00AB5589" w:rsidRPr="00940663">
        <w:rPr>
          <w:rFonts w:ascii="Helvetica" w:hAnsi="Helvetica" w:cs="Helvetica Neue"/>
          <w:sz w:val="22"/>
          <w:szCs w:val="22"/>
        </w:rPr>
        <w:t xml:space="preserv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6C170D"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6C170D"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 xml:space="preserve">have </w:t>
      </w:r>
      <w:r w:rsidR="00143673">
        <w:rPr>
          <w:rFonts w:ascii="Helvetica" w:hAnsi="Helvetica" w:cs="Helvetica Neue"/>
          <w:sz w:val="22"/>
          <w:szCs w:val="22"/>
        </w:rPr>
        <w:t xml:space="preserve">relatively </w:t>
      </w:r>
      <w:r w:rsidR="004A6454" w:rsidRPr="00940663">
        <w:rPr>
          <w:rFonts w:ascii="Helvetica" w:hAnsi="Helvetica" w:cs="Helvetica Neue"/>
          <w:sz w:val="22"/>
          <w:szCs w:val="22"/>
        </w:rPr>
        <w:t>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w:t>
      </w:r>
      <w:r w:rsidR="004A6454" w:rsidRPr="00940663">
        <w:rPr>
          <w:rFonts w:ascii="Helvetica" w:hAnsi="Helvetica" w:cs="Helvetica Neue"/>
          <w:sz w:val="22"/>
          <w:szCs w:val="22"/>
        </w:rPr>
        <w:lastRenderedPageBreak/>
        <w:t>“bust” years.</w:t>
      </w:r>
      <w:r w:rsidR="00143673">
        <w:rPr>
          <w:rFonts w:ascii="Helvetica" w:hAnsi="Helvetica" w:cs="Helvetica Neue"/>
          <w:sz w:val="22"/>
          <w:szCs w:val="22"/>
        </w:rPr>
        <w:t xml:space="preserve"> 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p>
    <w:p w14:paraId="1ADBBF78" w14:textId="77777777" w:rsidR="00EE4CEA" w:rsidRDefault="00EE4CEA" w:rsidP="00EE4CEA">
      <w:pPr>
        <w:rPr>
          <w:rFonts w:ascii="Helvetica" w:hAnsi="Helvetica"/>
          <w:i/>
          <w:sz w:val="22"/>
          <w:szCs w:val="22"/>
        </w:rPr>
      </w:pPr>
    </w:p>
    <w:p w14:paraId="23A1DBC4" w14:textId="77777777" w:rsidR="00EE4CEA" w:rsidRPr="00C3551B" w:rsidRDefault="00EE4CEA" w:rsidP="00EE4CEA">
      <w:pPr>
        <w:rPr>
          <w:rFonts w:ascii="Helvetica" w:hAnsi="Helvetica"/>
          <w:i/>
          <w:sz w:val="22"/>
          <w:szCs w:val="22"/>
        </w:rPr>
      </w:pPr>
      <w:r w:rsidRPr="00C3551B">
        <w:rPr>
          <w:rFonts w:ascii="Helvetica" w:hAnsi="Helvetica"/>
          <w:i/>
          <w:sz w:val="22"/>
          <w:szCs w:val="22"/>
        </w:rPr>
        <w:t xml:space="preserve">What if the existence or location of the tipping point is ambiguous? </w:t>
      </w:r>
    </w:p>
    <w:p w14:paraId="48E4FCDD" w14:textId="77777777" w:rsidR="007E6EA2" w:rsidRDefault="00EE4CEA" w:rsidP="00032BBC">
      <w:pPr>
        <w:ind w:firstLine="720"/>
        <w:rPr>
          <w:ins w:id="44" w:author="Adrian Stier" w:date="2016-02-05T11:23:00Z"/>
          <w:rFonts w:ascii="Helvetica" w:hAnsi="Helvetica"/>
          <w:sz w:val="22"/>
          <w:szCs w:val="22"/>
        </w:rPr>
      </w:pPr>
      <w:r w:rsidRPr="009A32AC">
        <w:rPr>
          <w:rFonts w:ascii="Helvetica" w:hAnsi="Helvetica"/>
          <w:sz w:val="22"/>
          <w:szCs w:val="22"/>
        </w:rPr>
        <w:t xml:space="preserve">Our model is heuristic in its evaluation of monitoring in the presence of biological </w:t>
      </w:r>
      <w:r>
        <w:rPr>
          <w:rFonts w:ascii="Helvetica" w:hAnsi="Helvetica"/>
          <w:sz w:val="22"/>
          <w:szCs w:val="22"/>
        </w:rPr>
        <w:t>and management thresholds</w:t>
      </w:r>
      <w:r w:rsidRPr="009A32AC">
        <w:rPr>
          <w:rFonts w:ascii="Helvetica" w:hAnsi="Helvetica"/>
          <w:sz w:val="22"/>
          <w:szCs w:val="22"/>
        </w:rPr>
        <w:t xml:space="preserve">. </w:t>
      </w:r>
      <w:r>
        <w:rPr>
          <w:rFonts w:ascii="Helvetica" w:hAnsi="Helvetica"/>
          <w:sz w:val="22"/>
          <w:szCs w:val="22"/>
        </w:rPr>
        <w:t xml:space="preserve">However, our results are broadly applicable to systems where a biological tipping point does not exist but a management threshold does. Indeed, our model is makes global predictions about the increasing importance of monitoring information as a system approaches a management threshold. In systems with biological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Pr>
          <w:rFonts w:ascii="Helvetica" w:hAnsi="Helvetica"/>
          <w:sz w:val="22"/>
          <w:szCs w:val="22"/>
        </w:rPr>
        <w:fldChar w:fldCharType="separate"/>
      </w:r>
      <w:r>
        <w:rPr>
          <w:rFonts w:ascii="Helvetica" w:hAnsi="Helvetica"/>
          <w:noProof/>
          <w:sz w:val="22"/>
          <w:szCs w:val="22"/>
        </w:rPr>
        <w:t>(Ludwig</w:t>
      </w:r>
      <w:r w:rsidRPr="00DF0B7F">
        <w:rPr>
          <w:rFonts w:ascii="Helvetica" w:hAnsi="Helvetica"/>
          <w:i/>
          <w:noProof/>
          <w:sz w:val="22"/>
          <w:szCs w:val="22"/>
        </w:rPr>
        <w:t xml:space="preserve"> et al.</w:t>
      </w:r>
      <w:r>
        <w:rPr>
          <w:rFonts w:ascii="Helvetica" w:hAnsi="Helvetica"/>
          <w:noProof/>
          <w:sz w:val="22"/>
          <w:szCs w:val="22"/>
        </w:rPr>
        <w:t xml:space="preserve"> 1993)</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 </w:instrTex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EN.CITE.DATA </w:instrText>
      </w:r>
      <w:r w:rsidRPr="005516A9">
        <w:rPr>
          <w:rFonts w:ascii="Helvetica" w:hAnsi="Helvetica"/>
          <w:sz w:val="22"/>
          <w:szCs w:val="22"/>
        </w:rPr>
      </w:r>
      <w:r w:rsidRPr="005516A9">
        <w:rPr>
          <w:rFonts w:ascii="Helvetica" w:hAnsi="Helvetica"/>
          <w:sz w:val="22"/>
          <w:szCs w:val="22"/>
        </w:rPr>
        <w:fldChar w:fldCharType="end"/>
      </w:r>
      <w:r w:rsidRPr="005516A9">
        <w:rPr>
          <w:rFonts w:ascii="Helvetica" w:hAnsi="Helvetica"/>
          <w:sz w:val="22"/>
          <w:szCs w:val="22"/>
        </w:rPr>
      </w:r>
      <w:r w:rsidRPr="005516A9">
        <w:rPr>
          <w:rFonts w:ascii="Helvetica" w:hAnsi="Helvetica"/>
          <w:sz w:val="22"/>
          <w:szCs w:val="22"/>
        </w:rPr>
        <w:fldChar w:fldCharType="separate"/>
      </w:r>
      <w:r w:rsidRPr="005516A9">
        <w:rPr>
          <w:rFonts w:ascii="Helvetica" w:hAnsi="Helvetica"/>
          <w:noProof/>
          <w:sz w:val="22"/>
          <w:szCs w:val="22"/>
        </w:rPr>
        <w:t>(Doak</w:t>
      </w:r>
      <w:r w:rsidRPr="005516A9">
        <w:rPr>
          <w:rFonts w:ascii="Helvetica" w:hAnsi="Helvetica"/>
          <w:i/>
          <w:noProof/>
          <w:sz w:val="22"/>
          <w:szCs w:val="22"/>
        </w:rPr>
        <w:t xml:space="preserve"> et al.</w:t>
      </w:r>
      <w:r w:rsidRPr="005516A9">
        <w:rPr>
          <w:rFonts w:ascii="Helvetica" w:hAnsi="Helvetica"/>
          <w:noProof/>
          <w:sz w:val="22"/>
          <w:szCs w:val="22"/>
        </w:rPr>
        <w:t xml:space="preserve"> 2008; Selkoe</w:t>
      </w:r>
      <w:r w:rsidRPr="005516A9">
        <w:rPr>
          <w:rFonts w:ascii="Helvetica" w:hAnsi="Helvetica"/>
          <w:i/>
          <w:noProof/>
          <w:sz w:val="22"/>
          <w:szCs w:val="22"/>
        </w:rPr>
        <w:t xml:space="preserve"> et al.</w:t>
      </w:r>
      <w:r w:rsidRPr="005516A9">
        <w:rPr>
          <w:rFonts w:ascii="Helvetica" w:hAnsi="Helvetica"/>
          <w:noProof/>
          <w:sz w:val="22"/>
          <w:szCs w:val="22"/>
        </w:rPr>
        <w:t xml:space="preserve"> 2015)</w:t>
      </w:r>
      <w:r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uncertainty in the location of the tipping point; however, gaining greater certainty about the location of a tipping point can be achieved through adaptive management </w:t>
      </w:r>
      <w:r w:rsidRPr="005516A9">
        <w:rPr>
          <w:rFonts w:ascii="Helvetica" w:hAnsi="Helvetica"/>
          <w:sz w:val="22"/>
          <w:szCs w:val="22"/>
        </w:rPr>
        <w:fldChar w:fldCharType="begin"/>
      </w:r>
      <w:r>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w:t>
      </w:r>
      <w:proofErr w:type="spellStart"/>
      <w:r w:rsidRPr="00A96D69">
        <w:rPr>
          <w:rFonts w:ascii="Helvetica" w:hAnsi="Helvetica"/>
          <w:sz w:val="22"/>
          <w:szCs w:val="22"/>
        </w:rPr>
        <w:t>Boettinger</w:t>
      </w:r>
      <w:proofErr w:type="spellEnd"/>
      <w:r w:rsidRPr="00A96D69">
        <w:rPr>
          <w:rFonts w:ascii="Helvetica" w:hAnsi="Helvetica"/>
          <w:sz w:val="22"/>
          <w:szCs w:val="22"/>
        </w:rPr>
        <w:t xml:space="preserve">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Pr>
          <w:rFonts w:ascii="Helvetica" w:hAnsi="Helvetica"/>
          <w:sz w:val="22"/>
          <w:szCs w:val="22"/>
        </w:rPr>
        <w:t xml:space="preserve"> </w:t>
      </w:r>
      <w:r w:rsidR="003038C0">
        <w:rPr>
          <w:rFonts w:ascii="Helvetica" w:hAnsi="Helvetica"/>
          <w:sz w:val="22"/>
          <w:szCs w:val="22"/>
        </w:rPr>
        <w:t xml:space="preserve">However, even with </w:t>
      </w:r>
      <w:r w:rsidRPr="00A96D69">
        <w:rPr>
          <w:rFonts w:ascii="Helvetica" w:hAnsi="Helvetica"/>
          <w:sz w:val="22"/>
          <w:szCs w:val="22"/>
        </w:rPr>
        <w:t xml:space="preserve">better monitoring </w:t>
      </w:r>
      <w:r w:rsidR="003038C0">
        <w:rPr>
          <w:rFonts w:ascii="Helvetica" w:hAnsi="Helvetica"/>
          <w:sz w:val="22"/>
          <w:szCs w:val="22"/>
        </w:rPr>
        <w:t>and analysis,</w:t>
      </w:r>
      <w:r w:rsidR="003038C0" w:rsidRPr="00A96D69">
        <w:rPr>
          <w:rFonts w:ascii="Helvetica" w:hAnsi="Helvetica"/>
          <w:sz w:val="22"/>
          <w:szCs w:val="22"/>
        </w:rPr>
        <w:t xml:space="preserve"> </w:t>
      </w:r>
      <w:r w:rsidR="003038C0">
        <w:rPr>
          <w:rFonts w:ascii="Helvetica" w:hAnsi="Helvetica"/>
          <w:sz w:val="22"/>
          <w:szCs w:val="22"/>
        </w:rPr>
        <w:t>some</w:t>
      </w:r>
      <w:r w:rsidRPr="00A96D69">
        <w:rPr>
          <w:rFonts w:ascii="Helvetica" w:hAnsi="Helvetica"/>
          <w:sz w:val="22"/>
          <w:szCs w:val="22"/>
        </w:rPr>
        <w:t xml:space="preserve"> uncertainty </w:t>
      </w:r>
      <w:r w:rsidR="003038C0">
        <w:rPr>
          <w:rFonts w:ascii="Helvetica" w:hAnsi="Helvetica"/>
          <w:sz w:val="22"/>
          <w:szCs w:val="22"/>
        </w:rPr>
        <w:t>is</w:t>
      </w:r>
      <w:r w:rsidR="003038C0" w:rsidRPr="00A96D69">
        <w:rPr>
          <w:rFonts w:ascii="Helvetica" w:hAnsi="Helvetica"/>
          <w:sz w:val="22"/>
          <w:szCs w:val="22"/>
        </w:rPr>
        <w:t xml:space="preserve"> </w:t>
      </w:r>
      <w:r w:rsidRPr="00A96D69">
        <w:rPr>
          <w:rFonts w:ascii="Helvetica" w:hAnsi="Helvetica"/>
          <w:sz w:val="22"/>
          <w:szCs w:val="22"/>
        </w:rPr>
        <w:t xml:space="preserve">irreducible </w:t>
      </w:r>
      <w:r w:rsidRPr="00A96D69">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2000b)&lt;/DisplayText&gt;&lt;record&gt;&lt;rec-number&gt;8150&lt;/rec-number&gt;&lt;foreign-keys&gt;&lt;key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Pr>
          <w:rFonts w:ascii="Helvetica" w:hAnsi="Helvetica"/>
          <w:noProof/>
          <w:sz w:val="22"/>
          <w:szCs w:val="22"/>
        </w:rPr>
        <w:t>(Mangel 2000b)</w:t>
      </w:r>
      <w:r w:rsidRPr="00A96D69">
        <w:rPr>
          <w:rFonts w:ascii="Helvetica" w:hAnsi="Helvetica"/>
          <w:sz w:val="22"/>
          <w:szCs w:val="22"/>
        </w:rPr>
        <w:fldChar w:fldCharType="end"/>
      </w:r>
      <w:r w:rsidRPr="00A96D69">
        <w:rPr>
          <w:rFonts w:ascii="Helvetica" w:hAnsi="Helvetica"/>
          <w:sz w:val="22"/>
          <w:szCs w:val="22"/>
        </w:rPr>
        <w:t>.</w:t>
      </w:r>
    </w:p>
    <w:p w14:paraId="51C16C50" w14:textId="323D6A16" w:rsidR="00342681" w:rsidRDefault="00342681" w:rsidP="00032BBC">
      <w:pPr>
        <w:ind w:firstLine="720"/>
        <w:rPr>
          <w:rFonts w:ascii="Helvetica" w:hAnsi="Helvetica"/>
          <w:sz w:val="22"/>
          <w:szCs w:val="22"/>
        </w:rPr>
      </w:pPr>
    </w:p>
    <w:p w14:paraId="04652470" w14:textId="37339B54" w:rsidR="00342681" w:rsidRP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05E36868" w14:textId="3BE3651B"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where tipping points are.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84632A7" w:rsidR="00C1536D" w:rsidRPr="00957F1F" w:rsidRDefault="007C7982">
      <w:pPr>
        <w:rPr>
          <w:rFonts w:ascii="Helvetica" w:hAnsi="Helvetica" w:cs="Times New Roman"/>
          <w:b/>
          <w:sz w:val="22"/>
          <w:szCs w:val="22"/>
        </w:rPr>
      </w:pPr>
      <w:r>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39829194" w14:textId="77777777" w:rsidR="004739EB" w:rsidRPr="004739EB" w:rsidRDefault="006C170D" w:rsidP="004739EB">
      <w:pPr>
        <w:pStyle w:val="EndNoteBibliography"/>
        <w:ind w:left="720" w:hanging="720"/>
        <w:rPr>
          <w:noProof/>
        </w:rPr>
      </w:pPr>
      <w:r>
        <w:fldChar w:fldCharType="begin"/>
      </w:r>
      <w:r w:rsidR="00D106C7">
        <w:instrText xml:space="preserve"> ADDIN EN.REFLIST </w:instrText>
      </w:r>
      <w:r>
        <w:fldChar w:fldCharType="separate"/>
      </w:r>
      <w:r w:rsidR="004739EB" w:rsidRPr="004739EB">
        <w:rPr>
          <w:noProof/>
        </w:rPr>
        <w:t>1.</w:t>
      </w:r>
    </w:p>
    <w:p w14:paraId="6295B137" w14:textId="77777777" w:rsidR="004739EB" w:rsidRPr="004739EB" w:rsidRDefault="004739EB" w:rsidP="004739EB">
      <w:pPr>
        <w:pStyle w:val="EndNoteBibliography"/>
        <w:ind w:left="720" w:hanging="720"/>
        <w:rPr>
          <w:noProof/>
        </w:rPr>
      </w:pPr>
      <w:r w:rsidRPr="004739EB">
        <w:rPr>
          <w:noProof/>
        </w:rPr>
        <w:t xml:space="preserve">Addison, P.F.E., de Bie, K. &amp; Rumpff, L. (2015). Setting conservation management thresholds using a novel participatory modeling approach. </w:t>
      </w:r>
      <w:r w:rsidRPr="004739EB">
        <w:rPr>
          <w:i/>
          <w:noProof/>
        </w:rPr>
        <w:t>Conservation Biology</w:t>
      </w:r>
      <w:r w:rsidRPr="004739EB">
        <w:rPr>
          <w:noProof/>
        </w:rPr>
        <w:t>, 29, 1411-1422.</w:t>
      </w:r>
    </w:p>
    <w:p w14:paraId="10E15685" w14:textId="77777777" w:rsidR="004739EB" w:rsidRPr="004739EB" w:rsidRDefault="004739EB" w:rsidP="004739EB">
      <w:pPr>
        <w:pStyle w:val="EndNoteBibliography"/>
        <w:ind w:left="720" w:hanging="720"/>
        <w:rPr>
          <w:noProof/>
        </w:rPr>
      </w:pPr>
      <w:r w:rsidRPr="004739EB">
        <w:rPr>
          <w:noProof/>
        </w:rPr>
        <w:t>2.</w:t>
      </w:r>
    </w:p>
    <w:p w14:paraId="3293B3B0" w14:textId="77777777" w:rsidR="004739EB" w:rsidRPr="004739EB" w:rsidRDefault="004739EB" w:rsidP="004739EB">
      <w:pPr>
        <w:pStyle w:val="EndNoteBibliography"/>
        <w:ind w:left="720" w:hanging="720"/>
        <w:rPr>
          <w:noProof/>
        </w:rPr>
      </w:pPr>
      <w:r w:rsidRPr="004739EB">
        <w:rPr>
          <w:noProof/>
        </w:rPr>
        <w:t xml:space="preserve">Boettiger, C., Mangel, M. &amp; Munch, S. (2015). Avoiding tipping points in fisheries management through Gaussian process dynamic programming. </w:t>
      </w:r>
      <w:r w:rsidRPr="004739EB">
        <w:rPr>
          <w:i/>
          <w:noProof/>
        </w:rPr>
        <w:t>Proceedings of the Royal Society of London B: Biological Sciences</w:t>
      </w:r>
      <w:r w:rsidRPr="004739EB">
        <w:rPr>
          <w:noProof/>
        </w:rPr>
        <w:t>, 282, 20141631.</w:t>
      </w:r>
    </w:p>
    <w:p w14:paraId="17F66FDE" w14:textId="77777777" w:rsidR="004739EB" w:rsidRPr="004739EB" w:rsidRDefault="004739EB" w:rsidP="004739EB">
      <w:pPr>
        <w:pStyle w:val="EndNoteBibliography"/>
        <w:ind w:left="720" w:hanging="720"/>
        <w:rPr>
          <w:noProof/>
        </w:rPr>
      </w:pPr>
      <w:r w:rsidRPr="004739EB">
        <w:rPr>
          <w:noProof/>
        </w:rPr>
        <w:t>3.</w:t>
      </w:r>
    </w:p>
    <w:p w14:paraId="6A5CDC36" w14:textId="77777777" w:rsidR="004739EB" w:rsidRPr="004739EB" w:rsidRDefault="004739EB" w:rsidP="004739EB">
      <w:pPr>
        <w:pStyle w:val="EndNoteBibliography"/>
        <w:ind w:left="720" w:hanging="720"/>
        <w:rPr>
          <w:noProof/>
        </w:rPr>
      </w:pPr>
      <w:r w:rsidRPr="004739EB">
        <w:rPr>
          <w:noProof/>
        </w:rPr>
        <w:t xml:space="preserve">Bunnefeld, N., Hoshino, E. &amp; Milner-Gulland, E.J. (2011). Management strategy evaluation: a powerful tool for conservation? </w:t>
      </w:r>
      <w:r w:rsidRPr="004739EB">
        <w:rPr>
          <w:i/>
          <w:noProof/>
        </w:rPr>
        <w:t>Trends in Ecology &amp; Evolution</w:t>
      </w:r>
      <w:r w:rsidRPr="004739EB">
        <w:rPr>
          <w:noProof/>
        </w:rPr>
        <w:t>, 26, 441-447.</w:t>
      </w:r>
    </w:p>
    <w:p w14:paraId="48E1FD78" w14:textId="77777777" w:rsidR="004739EB" w:rsidRPr="004739EB" w:rsidRDefault="004739EB" w:rsidP="004739EB">
      <w:pPr>
        <w:pStyle w:val="EndNoteBibliography"/>
        <w:ind w:left="720" w:hanging="720"/>
        <w:rPr>
          <w:noProof/>
        </w:rPr>
      </w:pPr>
      <w:r w:rsidRPr="004739EB">
        <w:rPr>
          <w:noProof/>
        </w:rPr>
        <w:t>4.</w:t>
      </w:r>
    </w:p>
    <w:p w14:paraId="30E0A21B" w14:textId="77777777" w:rsidR="004739EB" w:rsidRPr="004739EB" w:rsidRDefault="004739EB" w:rsidP="004739EB">
      <w:pPr>
        <w:pStyle w:val="EndNoteBibliography"/>
        <w:ind w:left="720" w:hanging="720"/>
        <w:rPr>
          <w:noProof/>
        </w:rPr>
      </w:pPr>
      <w:r w:rsidRPr="004739EB">
        <w:rPr>
          <w:noProof/>
        </w:rPr>
        <w:t xml:space="preserve">Chadès, I., McDonald-Madden, E., McCarthy, M.A., Wintle, B., Linkie, M. &amp; Possingham, H.P. (2008). When to stop managing or surveying cryptic threatened species. </w:t>
      </w:r>
      <w:r w:rsidRPr="004739EB">
        <w:rPr>
          <w:i/>
          <w:noProof/>
        </w:rPr>
        <w:t>Proceedings of the National Academy of Sciences</w:t>
      </w:r>
      <w:r w:rsidRPr="004739EB">
        <w:rPr>
          <w:noProof/>
        </w:rPr>
        <w:t>, 105, 13936-13940.</w:t>
      </w:r>
    </w:p>
    <w:p w14:paraId="09094BED" w14:textId="77777777" w:rsidR="004739EB" w:rsidRPr="004739EB" w:rsidRDefault="004739EB" w:rsidP="004739EB">
      <w:pPr>
        <w:pStyle w:val="EndNoteBibliography"/>
        <w:ind w:left="720" w:hanging="720"/>
        <w:rPr>
          <w:noProof/>
        </w:rPr>
      </w:pPr>
      <w:r w:rsidRPr="004739EB">
        <w:rPr>
          <w:noProof/>
        </w:rPr>
        <w:t>5.</w:t>
      </w:r>
    </w:p>
    <w:p w14:paraId="102D980A" w14:textId="77777777" w:rsidR="004739EB" w:rsidRPr="004739EB" w:rsidRDefault="004739EB" w:rsidP="004739EB">
      <w:pPr>
        <w:pStyle w:val="EndNoteBibliography"/>
        <w:ind w:left="720" w:hanging="720"/>
        <w:rPr>
          <w:noProof/>
        </w:rPr>
      </w:pPr>
      <w:r w:rsidRPr="004739EB">
        <w:rPr>
          <w:noProof/>
        </w:rPr>
        <w:t xml:space="preserve">Cinner, J., Daw, T. &amp; McClanahan, T. (2009). Socioeconomic factors that affect artisanal fishers’ readiness to exit a declining fishery. </w:t>
      </w:r>
      <w:r w:rsidRPr="004739EB">
        <w:rPr>
          <w:i/>
          <w:noProof/>
        </w:rPr>
        <w:t>Conservation Biology</w:t>
      </w:r>
      <w:r w:rsidRPr="004739EB">
        <w:rPr>
          <w:noProof/>
        </w:rPr>
        <w:t>, 23, 124-130.</w:t>
      </w:r>
    </w:p>
    <w:p w14:paraId="51009522" w14:textId="77777777" w:rsidR="004739EB" w:rsidRPr="004739EB" w:rsidRDefault="004739EB" w:rsidP="004739EB">
      <w:pPr>
        <w:pStyle w:val="EndNoteBibliography"/>
        <w:ind w:left="720" w:hanging="720"/>
        <w:rPr>
          <w:noProof/>
        </w:rPr>
      </w:pPr>
      <w:r w:rsidRPr="004739EB">
        <w:rPr>
          <w:noProof/>
        </w:rPr>
        <w:t>6.</w:t>
      </w:r>
    </w:p>
    <w:p w14:paraId="036B31AD" w14:textId="77777777" w:rsidR="004739EB" w:rsidRPr="004739EB" w:rsidRDefault="004739EB" w:rsidP="004739EB">
      <w:pPr>
        <w:pStyle w:val="EndNoteBibliography"/>
        <w:ind w:left="720" w:hanging="720"/>
        <w:rPr>
          <w:noProof/>
        </w:rPr>
      </w:pPr>
      <w:r w:rsidRPr="004739EB">
        <w:rPr>
          <w:noProof/>
        </w:rPr>
        <w:t>Cleary, J.S. (2014). Stock assessment and management advice for British Columbia pacific herring: 2013 Status and 2014 forecast. Canadian Science Advisory Science Scretariate.</w:t>
      </w:r>
    </w:p>
    <w:p w14:paraId="1385CE5B" w14:textId="77777777" w:rsidR="004739EB" w:rsidRPr="004739EB" w:rsidRDefault="004739EB" w:rsidP="004739EB">
      <w:pPr>
        <w:pStyle w:val="EndNoteBibliography"/>
        <w:ind w:left="720" w:hanging="720"/>
        <w:rPr>
          <w:noProof/>
        </w:rPr>
      </w:pPr>
      <w:r w:rsidRPr="004739EB">
        <w:rPr>
          <w:noProof/>
        </w:rPr>
        <w:t>7.</w:t>
      </w:r>
    </w:p>
    <w:p w14:paraId="1897EBBE" w14:textId="77777777" w:rsidR="004739EB" w:rsidRPr="004739EB" w:rsidRDefault="004739EB" w:rsidP="004739EB">
      <w:pPr>
        <w:pStyle w:val="EndNoteBibliography"/>
        <w:ind w:left="720" w:hanging="720"/>
        <w:rPr>
          <w:noProof/>
        </w:rPr>
      </w:pPr>
      <w:r w:rsidRPr="004739EB">
        <w:rPr>
          <w:noProof/>
        </w:rPr>
        <w:t xml:space="preserve">Courchamp, F., Berec, L. &amp; Gascoigne, J. (2008). </w:t>
      </w:r>
      <w:r w:rsidRPr="004739EB">
        <w:rPr>
          <w:i/>
          <w:noProof/>
        </w:rPr>
        <w:t>Allee effects in ecology and conservation</w:t>
      </w:r>
      <w:r w:rsidRPr="004739EB">
        <w:rPr>
          <w:noProof/>
        </w:rPr>
        <w:t>. Oxford University Press, New York.</w:t>
      </w:r>
    </w:p>
    <w:p w14:paraId="66A7CE07" w14:textId="77777777" w:rsidR="004739EB" w:rsidRPr="004739EB" w:rsidRDefault="004739EB" w:rsidP="004739EB">
      <w:pPr>
        <w:pStyle w:val="EndNoteBibliography"/>
        <w:ind w:left="720" w:hanging="720"/>
        <w:rPr>
          <w:noProof/>
        </w:rPr>
      </w:pPr>
      <w:r w:rsidRPr="004739EB">
        <w:rPr>
          <w:noProof/>
        </w:rPr>
        <w:t>8.</w:t>
      </w:r>
    </w:p>
    <w:p w14:paraId="2F1A0227" w14:textId="77777777" w:rsidR="004739EB" w:rsidRPr="004739EB" w:rsidRDefault="004739EB" w:rsidP="004739EB">
      <w:pPr>
        <w:pStyle w:val="EndNoteBibliography"/>
        <w:ind w:left="720" w:hanging="720"/>
        <w:rPr>
          <w:noProof/>
        </w:rPr>
      </w:pPr>
      <w:r w:rsidRPr="004739EB">
        <w:rPr>
          <w:noProof/>
        </w:rPr>
        <w:t>Doak, D.F., Estes, J.A., Halpern, B.S., Jacob, U., Lindberg, D.R., Lovvorn, J.</w:t>
      </w:r>
      <w:r w:rsidRPr="004739EB">
        <w:rPr>
          <w:i/>
          <w:noProof/>
        </w:rPr>
        <w:t xml:space="preserve"> et al.</w:t>
      </w:r>
      <w:r w:rsidRPr="004739EB">
        <w:rPr>
          <w:noProof/>
        </w:rPr>
        <w:t xml:space="preserve"> (2008). Understanding and predicting ecological dynamics: are major surprises inevitable. </w:t>
      </w:r>
      <w:r w:rsidRPr="004739EB">
        <w:rPr>
          <w:i/>
          <w:noProof/>
        </w:rPr>
        <w:t>Ecology</w:t>
      </w:r>
      <w:r w:rsidRPr="004739EB">
        <w:rPr>
          <w:noProof/>
        </w:rPr>
        <w:t>, 89, 952-961.</w:t>
      </w:r>
    </w:p>
    <w:p w14:paraId="62B96AF3" w14:textId="77777777" w:rsidR="004739EB" w:rsidRPr="004739EB" w:rsidRDefault="004739EB" w:rsidP="004739EB">
      <w:pPr>
        <w:pStyle w:val="EndNoteBibliography"/>
        <w:ind w:left="720" w:hanging="720"/>
        <w:rPr>
          <w:noProof/>
        </w:rPr>
      </w:pPr>
      <w:r w:rsidRPr="004739EB">
        <w:rPr>
          <w:noProof/>
        </w:rPr>
        <w:t>9.</w:t>
      </w:r>
    </w:p>
    <w:p w14:paraId="71969B19" w14:textId="77777777" w:rsidR="004739EB" w:rsidRPr="004739EB" w:rsidRDefault="004739EB" w:rsidP="004739EB">
      <w:pPr>
        <w:pStyle w:val="EndNoteBibliography"/>
        <w:ind w:left="720" w:hanging="720"/>
        <w:rPr>
          <w:noProof/>
        </w:rPr>
      </w:pPr>
      <w:r w:rsidRPr="004739EB">
        <w:rPr>
          <w:noProof/>
        </w:rPr>
        <w:t>Folke, C., Carpenter, S., Walker, B., Scheffer, M., Elmqvist, T., Gunderson, L.</w:t>
      </w:r>
      <w:r w:rsidRPr="004739EB">
        <w:rPr>
          <w:i/>
          <w:noProof/>
        </w:rPr>
        <w:t xml:space="preserve"> et al.</w:t>
      </w:r>
      <w:r w:rsidRPr="004739EB">
        <w:rPr>
          <w:noProof/>
        </w:rPr>
        <w:t xml:space="preserve"> (2004). Regime shifts, resilience, and biodiversity in ecosystem management. </w:t>
      </w:r>
      <w:r w:rsidRPr="004739EB">
        <w:rPr>
          <w:i/>
          <w:noProof/>
        </w:rPr>
        <w:t>Annu. Rev. Ecol. Evol. Syst.</w:t>
      </w:r>
      <w:r w:rsidRPr="004739EB">
        <w:rPr>
          <w:noProof/>
        </w:rPr>
        <w:t>, 35, 557-581.</w:t>
      </w:r>
    </w:p>
    <w:p w14:paraId="6DB220D1" w14:textId="77777777" w:rsidR="004739EB" w:rsidRPr="004739EB" w:rsidRDefault="004739EB" w:rsidP="004739EB">
      <w:pPr>
        <w:pStyle w:val="EndNoteBibliography"/>
        <w:ind w:left="720" w:hanging="720"/>
        <w:rPr>
          <w:noProof/>
        </w:rPr>
      </w:pPr>
      <w:r w:rsidRPr="004739EB">
        <w:rPr>
          <w:noProof/>
        </w:rPr>
        <w:t>10.</w:t>
      </w:r>
    </w:p>
    <w:p w14:paraId="63CF64F2" w14:textId="77777777" w:rsidR="004739EB" w:rsidRPr="004739EB" w:rsidRDefault="004739EB" w:rsidP="004739EB">
      <w:pPr>
        <w:pStyle w:val="EndNoteBibliography"/>
        <w:ind w:left="720" w:hanging="720"/>
        <w:rPr>
          <w:noProof/>
        </w:rPr>
      </w:pPr>
      <w:r w:rsidRPr="004739EB">
        <w:rPr>
          <w:noProof/>
        </w:rPr>
        <w:t xml:space="preserve">Fuller, M.M., Gross, L.J., Duke-Sylvester, S.M. &amp; Palmer, M. (2008). Testing the robustness of management decisions to uncertainty: Everglades restoration scenarios. </w:t>
      </w:r>
      <w:r w:rsidRPr="004739EB">
        <w:rPr>
          <w:i/>
          <w:noProof/>
        </w:rPr>
        <w:t>Ecological Applications</w:t>
      </w:r>
      <w:r w:rsidRPr="004739EB">
        <w:rPr>
          <w:noProof/>
        </w:rPr>
        <w:t>, 18, 711-723.</w:t>
      </w:r>
    </w:p>
    <w:p w14:paraId="5F03F33F" w14:textId="77777777" w:rsidR="004739EB" w:rsidRPr="004739EB" w:rsidRDefault="004739EB" w:rsidP="004739EB">
      <w:pPr>
        <w:pStyle w:val="EndNoteBibliography"/>
        <w:ind w:left="720" w:hanging="720"/>
        <w:rPr>
          <w:noProof/>
        </w:rPr>
      </w:pPr>
      <w:r w:rsidRPr="004739EB">
        <w:rPr>
          <w:noProof/>
        </w:rPr>
        <w:t>11.</w:t>
      </w:r>
    </w:p>
    <w:p w14:paraId="29CEF16C" w14:textId="77777777" w:rsidR="004739EB" w:rsidRPr="004739EB" w:rsidRDefault="004739EB" w:rsidP="004739EB">
      <w:pPr>
        <w:pStyle w:val="EndNoteBibliography"/>
        <w:ind w:left="720" w:hanging="720"/>
        <w:rPr>
          <w:noProof/>
        </w:rPr>
      </w:pPr>
      <w:r w:rsidRPr="004739EB">
        <w:rPr>
          <w:noProof/>
        </w:rPr>
        <w:t xml:space="preserve">Gordon, H.S. (1991). The economic theory of a common-property resource: the fishery. </w:t>
      </w:r>
      <w:r w:rsidRPr="004739EB">
        <w:rPr>
          <w:i/>
          <w:noProof/>
        </w:rPr>
        <w:t>Bulletin of Mathematical Biology</w:t>
      </w:r>
      <w:r w:rsidRPr="004739EB">
        <w:rPr>
          <w:noProof/>
        </w:rPr>
        <w:t>, 53, 231-252.</w:t>
      </w:r>
    </w:p>
    <w:p w14:paraId="2DB09035" w14:textId="77777777" w:rsidR="004739EB" w:rsidRPr="004739EB" w:rsidRDefault="004739EB" w:rsidP="004739EB">
      <w:pPr>
        <w:pStyle w:val="EndNoteBibliography"/>
        <w:ind w:left="720" w:hanging="720"/>
        <w:rPr>
          <w:noProof/>
        </w:rPr>
      </w:pPr>
      <w:r w:rsidRPr="004739EB">
        <w:rPr>
          <w:noProof/>
        </w:rPr>
        <w:t>12.</w:t>
      </w:r>
    </w:p>
    <w:p w14:paraId="2DD19D03" w14:textId="77777777" w:rsidR="004739EB" w:rsidRPr="004739EB" w:rsidRDefault="004739EB" w:rsidP="004739EB">
      <w:pPr>
        <w:pStyle w:val="EndNoteBibliography"/>
        <w:ind w:left="720" w:hanging="720"/>
        <w:rPr>
          <w:noProof/>
        </w:rPr>
      </w:pPr>
      <w:r w:rsidRPr="004739EB">
        <w:rPr>
          <w:noProof/>
        </w:rPr>
        <w:t xml:space="preserve">Griffith, D.R. (2008). The ecological implications of individual fishing quotas and harvest cooperatives. </w:t>
      </w:r>
      <w:r w:rsidRPr="004739EB">
        <w:rPr>
          <w:i/>
          <w:noProof/>
        </w:rPr>
        <w:t>Frontiers in Ecology and the Environment</w:t>
      </w:r>
      <w:r w:rsidRPr="004739EB">
        <w:rPr>
          <w:noProof/>
        </w:rPr>
        <w:t>, 6, 191-198.</w:t>
      </w:r>
    </w:p>
    <w:p w14:paraId="44B6698C" w14:textId="77777777" w:rsidR="004739EB" w:rsidRPr="004739EB" w:rsidRDefault="004739EB" w:rsidP="004739EB">
      <w:pPr>
        <w:pStyle w:val="EndNoteBibliography"/>
        <w:ind w:left="720" w:hanging="720"/>
        <w:rPr>
          <w:noProof/>
        </w:rPr>
      </w:pPr>
      <w:r w:rsidRPr="004739EB">
        <w:rPr>
          <w:noProof/>
        </w:rPr>
        <w:t>13.</w:t>
      </w:r>
    </w:p>
    <w:p w14:paraId="08ED7495" w14:textId="77777777" w:rsidR="004739EB" w:rsidRPr="004739EB" w:rsidRDefault="004739EB" w:rsidP="004739EB">
      <w:pPr>
        <w:pStyle w:val="EndNoteBibliography"/>
        <w:ind w:left="720" w:hanging="720"/>
        <w:rPr>
          <w:noProof/>
        </w:rPr>
      </w:pPr>
      <w:r w:rsidRPr="004739EB">
        <w:rPr>
          <w:noProof/>
        </w:rPr>
        <w:lastRenderedPageBreak/>
        <w:t xml:space="preserve">Higgins, P.A., Mastrandrea, M.D. &amp; Schneider, S.H. (2002). Dynamics of climate and ecosystem coupling: abrupt changes and multiple equilibria. </w:t>
      </w:r>
      <w:r w:rsidRPr="004739EB">
        <w:rPr>
          <w:i/>
          <w:noProof/>
        </w:rPr>
        <w:t>Philisophical Transactions - Royal Society of London Series B Biological Sciences</w:t>
      </w:r>
      <w:r w:rsidRPr="004739EB">
        <w:rPr>
          <w:noProof/>
        </w:rPr>
        <w:t>, 357, 647-656.</w:t>
      </w:r>
    </w:p>
    <w:p w14:paraId="08269D89" w14:textId="77777777" w:rsidR="004739EB" w:rsidRPr="004739EB" w:rsidRDefault="004739EB" w:rsidP="004739EB">
      <w:pPr>
        <w:pStyle w:val="EndNoteBibliography"/>
        <w:ind w:left="720" w:hanging="720"/>
        <w:rPr>
          <w:noProof/>
        </w:rPr>
      </w:pPr>
      <w:r w:rsidRPr="004739EB">
        <w:rPr>
          <w:noProof/>
        </w:rPr>
        <w:t>14.</w:t>
      </w:r>
    </w:p>
    <w:p w14:paraId="5738C39E" w14:textId="77777777" w:rsidR="004739EB" w:rsidRPr="004739EB" w:rsidRDefault="004739EB" w:rsidP="004739EB">
      <w:pPr>
        <w:pStyle w:val="EndNoteBibliography"/>
        <w:ind w:left="720" w:hanging="720"/>
        <w:rPr>
          <w:noProof/>
        </w:rPr>
      </w:pPr>
      <w:r w:rsidRPr="004739EB">
        <w:rPr>
          <w:noProof/>
        </w:rPr>
        <w:t xml:space="preserve">Hilborn, R., Maguire, J.-J., Parma, A.M. &amp; Rosenberg, A.A. (2001). The Precautionary Approach and risk management: can they increase the probability of successes in fishery management? </w:t>
      </w:r>
      <w:r w:rsidRPr="004739EB">
        <w:rPr>
          <w:i/>
          <w:noProof/>
        </w:rPr>
        <w:t>Canadian Journal of Fisheries and Aquatic Sciences</w:t>
      </w:r>
      <w:r w:rsidRPr="004739EB">
        <w:rPr>
          <w:noProof/>
        </w:rPr>
        <w:t>, 58, 99-107.</w:t>
      </w:r>
    </w:p>
    <w:p w14:paraId="42AB2A51" w14:textId="77777777" w:rsidR="004739EB" w:rsidRPr="004739EB" w:rsidRDefault="004739EB" w:rsidP="004739EB">
      <w:pPr>
        <w:pStyle w:val="EndNoteBibliography"/>
        <w:ind w:left="720" w:hanging="720"/>
        <w:rPr>
          <w:noProof/>
        </w:rPr>
      </w:pPr>
      <w:r w:rsidRPr="004739EB">
        <w:rPr>
          <w:noProof/>
        </w:rPr>
        <w:t>15.</w:t>
      </w:r>
    </w:p>
    <w:p w14:paraId="4C12902C" w14:textId="77777777" w:rsidR="004739EB" w:rsidRPr="004739EB" w:rsidRDefault="004739EB" w:rsidP="004739EB">
      <w:pPr>
        <w:pStyle w:val="EndNoteBibliography"/>
        <w:ind w:left="720" w:hanging="720"/>
        <w:rPr>
          <w:noProof/>
        </w:rPr>
      </w:pPr>
      <w:r w:rsidRPr="004739EB">
        <w:rPr>
          <w:noProof/>
        </w:rPr>
        <w:t xml:space="preserve">Hilborn, R., Orensanz, J.L. &amp; Parma, A.M. (2005). Institutions, incentives and the future of fisheries. </w:t>
      </w:r>
      <w:r w:rsidRPr="004739EB">
        <w:rPr>
          <w:i/>
          <w:noProof/>
        </w:rPr>
        <w:t>Philosophical Transactions of the Royal Society B: Biological Sciences</w:t>
      </w:r>
      <w:r w:rsidRPr="004739EB">
        <w:rPr>
          <w:noProof/>
        </w:rPr>
        <w:t>, 360, 47-57.</w:t>
      </w:r>
    </w:p>
    <w:p w14:paraId="31B7BAE8" w14:textId="77777777" w:rsidR="004739EB" w:rsidRPr="004739EB" w:rsidRDefault="004739EB" w:rsidP="004739EB">
      <w:pPr>
        <w:pStyle w:val="EndNoteBibliography"/>
        <w:ind w:left="720" w:hanging="720"/>
        <w:rPr>
          <w:noProof/>
        </w:rPr>
      </w:pPr>
      <w:r w:rsidRPr="004739EB">
        <w:rPr>
          <w:noProof/>
        </w:rPr>
        <w:t>16.</w:t>
      </w:r>
    </w:p>
    <w:p w14:paraId="7C31D74C" w14:textId="77777777" w:rsidR="004739EB" w:rsidRPr="004739EB" w:rsidRDefault="004739EB" w:rsidP="004739EB">
      <w:pPr>
        <w:pStyle w:val="EndNoteBibliography"/>
        <w:ind w:left="720" w:hanging="720"/>
        <w:rPr>
          <w:noProof/>
        </w:rPr>
      </w:pPr>
      <w:r w:rsidRPr="004739EB">
        <w:rPr>
          <w:noProof/>
        </w:rPr>
        <w:t xml:space="preserve">Hölmstrom, B. (1979). Moral hazard and observability. </w:t>
      </w:r>
      <w:r w:rsidRPr="004739EB">
        <w:rPr>
          <w:i/>
          <w:noProof/>
        </w:rPr>
        <w:t>The Bell journal of economics</w:t>
      </w:r>
      <w:r w:rsidRPr="004739EB">
        <w:rPr>
          <w:noProof/>
        </w:rPr>
        <w:t>, 74-91.</w:t>
      </w:r>
    </w:p>
    <w:p w14:paraId="4A883872" w14:textId="77777777" w:rsidR="004739EB" w:rsidRPr="004739EB" w:rsidRDefault="004739EB" w:rsidP="004739EB">
      <w:pPr>
        <w:pStyle w:val="EndNoteBibliography"/>
        <w:ind w:left="720" w:hanging="720"/>
        <w:rPr>
          <w:noProof/>
        </w:rPr>
      </w:pPr>
      <w:r w:rsidRPr="004739EB">
        <w:rPr>
          <w:noProof/>
        </w:rPr>
        <w:t>17.</w:t>
      </w:r>
    </w:p>
    <w:p w14:paraId="578181B5" w14:textId="77777777" w:rsidR="004739EB" w:rsidRPr="004739EB" w:rsidRDefault="004739EB" w:rsidP="004739EB">
      <w:pPr>
        <w:pStyle w:val="EndNoteBibliography"/>
        <w:ind w:left="720" w:hanging="720"/>
        <w:rPr>
          <w:noProof/>
        </w:rPr>
      </w:pPr>
      <w:r w:rsidRPr="004739EB">
        <w:rPr>
          <w:noProof/>
        </w:rPr>
        <w:t>Kates, R.W., Clark, W.C., Corell, R., Hall, J.M., Jaeger, C.C., Lowe, I.</w:t>
      </w:r>
      <w:r w:rsidRPr="004739EB">
        <w:rPr>
          <w:i/>
          <w:noProof/>
        </w:rPr>
        <w:t xml:space="preserve"> et al.</w:t>
      </w:r>
      <w:r w:rsidRPr="004739EB">
        <w:rPr>
          <w:noProof/>
        </w:rPr>
        <w:t xml:space="preserve"> (2001). Sustainability Science. </w:t>
      </w:r>
      <w:r w:rsidRPr="004739EB">
        <w:rPr>
          <w:i/>
          <w:noProof/>
        </w:rPr>
        <w:t>Science</w:t>
      </w:r>
      <w:r w:rsidRPr="004739EB">
        <w:rPr>
          <w:noProof/>
        </w:rPr>
        <w:t>, 292, 641-642.</w:t>
      </w:r>
    </w:p>
    <w:p w14:paraId="7A02BA70" w14:textId="77777777" w:rsidR="004739EB" w:rsidRPr="004739EB" w:rsidRDefault="004739EB" w:rsidP="004739EB">
      <w:pPr>
        <w:pStyle w:val="EndNoteBibliography"/>
        <w:ind w:left="720" w:hanging="720"/>
        <w:rPr>
          <w:noProof/>
        </w:rPr>
      </w:pPr>
      <w:r w:rsidRPr="004739EB">
        <w:rPr>
          <w:noProof/>
        </w:rPr>
        <w:t>18.</w:t>
      </w:r>
    </w:p>
    <w:p w14:paraId="1E3F9DD8" w14:textId="77777777" w:rsidR="004739EB" w:rsidRPr="004739EB" w:rsidRDefault="004739EB" w:rsidP="004739EB">
      <w:pPr>
        <w:pStyle w:val="EndNoteBibliography"/>
        <w:ind w:left="720" w:hanging="720"/>
        <w:rPr>
          <w:noProof/>
        </w:rPr>
      </w:pPr>
      <w:r w:rsidRPr="004739EB">
        <w:rPr>
          <w:noProof/>
        </w:rPr>
        <w:t xml:space="preserve">Kelly, R.P., Erickson, A.L., Mease, L.A., Battista, W., Kittinger, J.N. &amp; Fujita, R. (2015). Embracing thresholds for better environmental management. </w:t>
      </w:r>
      <w:r w:rsidRPr="004739EB">
        <w:rPr>
          <w:i/>
          <w:noProof/>
        </w:rPr>
        <w:t>Philosophical Transactions of the Royal Society of London B: Biological Sciences</w:t>
      </w:r>
      <w:r w:rsidRPr="004739EB">
        <w:rPr>
          <w:noProof/>
        </w:rPr>
        <w:t>, 370, 20130276.</w:t>
      </w:r>
    </w:p>
    <w:p w14:paraId="070DEF47" w14:textId="77777777" w:rsidR="004739EB" w:rsidRPr="004739EB" w:rsidRDefault="004739EB" w:rsidP="004739EB">
      <w:pPr>
        <w:pStyle w:val="EndNoteBibliography"/>
        <w:ind w:left="720" w:hanging="720"/>
        <w:rPr>
          <w:noProof/>
        </w:rPr>
      </w:pPr>
      <w:r w:rsidRPr="004739EB">
        <w:rPr>
          <w:noProof/>
        </w:rPr>
        <w:t>19.</w:t>
      </w:r>
    </w:p>
    <w:p w14:paraId="25E6D5A4" w14:textId="77777777" w:rsidR="004739EB" w:rsidRPr="004739EB" w:rsidRDefault="004739EB" w:rsidP="004739EB">
      <w:pPr>
        <w:pStyle w:val="EndNoteBibliography"/>
        <w:ind w:left="720" w:hanging="720"/>
        <w:rPr>
          <w:noProof/>
        </w:rPr>
      </w:pPr>
      <w:r w:rsidRPr="004739EB">
        <w:rPr>
          <w:noProof/>
        </w:rPr>
        <w:t xml:space="preserve">Lindenmayer, D.B., Piggott, M.P. &amp; Wintle, B.A. (2013). Counting the books while the library burns: why conservation monitoring programs need a plan for action. </w:t>
      </w:r>
      <w:r w:rsidRPr="004739EB">
        <w:rPr>
          <w:i/>
          <w:noProof/>
        </w:rPr>
        <w:t>Frontiers in Ecology and the Environment</w:t>
      </w:r>
      <w:r w:rsidRPr="004739EB">
        <w:rPr>
          <w:noProof/>
        </w:rPr>
        <w:t>, 11, 549-555.</w:t>
      </w:r>
    </w:p>
    <w:p w14:paraId="1C7066EB" w14:textId="77777777" w:rsidR="004739EB" w:rsidRPr="004739EB" w:rsidRDefault="004739EB" w:rsidP="004739EB">
      <w:pPr>
        <w:pStyle w:val="EndNoteBibliography"/>
        <w:ind w:left="720" w:hanging="720"/>
        <w:rPr>
          <w:noProof/>
        </w:rPr>
      </w:pPr>
      <w:r w:rsidRPr="004739EB">
        <w:rPr>
          <w:noProof/>
        </w:rPr>
        <w:t>20.</w:t>
      </w:r>
    </w:p>
    <w:p w14:paraId="0529A89E" w14:textId="77777777" w:rsidR="004739EB" w:rsidRPr="004739EB" w:rsidRDefault="004739EB" w:rsidP="004739EB">
      <w:pPr>
        <w:pStyle w:val="EndNoteBibliography"/>
        <w:ind w:left="720" w:hanging="720"/>
        <w:rPr>
          <w:noProof/>
        </w:rPr>
      </w:pPr>
      <w:r w:rsidRPr="004739EB">
        <w:rPr>
          <w:noProof/>
        </w:rPr>
        <w:t xml:space="preserve">Ludwig, D., Hilborn, R. &amp; Walters, C. (1993). Uncertainty, resource exploitation, and conservation: lessons from history. </w:t>
      </w:r>
      <w:r w:rsidRPr="004739EB">
        <w:rPr>
          <w:i/>
          <w:noProof/>
        </w:rPr>
        <w:t>Science</w:t>
      </w:r>
      <w:r w:rsidRPr="004739EB">
        <w:rPr>
          <w:noProof/>
        </w:rPr>
        <w:t>, 260, 17.</w:t>
      </w:r>
    </w:p>
    <w:p w14:paraId="01966B41" w14:textId="77777777" w:rsidR="004739EB" w:rsidRPr="004739EB" w:rsidRDefault="004739EB" w:rsidP="004739EB">
      <w:pPr>
        <w:pStyle w:val="EndNoteBibliography"/>
        <w:ind w:left="720" w:hanging="720"/>
        <w:rPr>
          <w:noProof/>
        </w:rPr>
      </w:pPr>
      <w:r w:rsidRPr="004739EB">
        <w:rPr>
          <w:noProof/>
        </w:rPr>
        <w:t>21.</w:t>
      </w:r>
    </w:p>
    <w:p w14:paraId="14809E32" w14:textId="77777777" w:rsidR="004739EB" w:rsidRPr="004739EB" w:rsidRDefault="004739EB" w:rsidP="004739EB">
      <w:pPr>
        <w:pStyle w:val="EndNoteBibliography"/>
        <w:ind w:left="720" w:hanging="720"/>
        <w:rPr>
          <w:noProof/>
        </w:rPr>
      </w:pPr>
      <w:r w:rsidRPr="004739EB">
        <w:rPr>
          <w:noProof/>
        </w:rPr>
        <w:t xml:space="preserve">Mangel, M. (2000a). Irreducible uncertainties, sustainable fisheries and marine reserves. </w:t>
      </w:r>
      <w:r w:rsidRPr="004739EB">
        <w:rPr>
          <w:i/>
          <w:noProof/>
        </w:rPr>
        <w:t>Evolutionary Ecology Research</w:t>
      </w:r>
      <w:r w:rsidRPr="004739EB">
        <w:rPr>
          <w:noProof/>
        </w:rPr>
        <w:t>, 2, 547-557.</w:t>
      </w:r>
    </w:p>
    <w:p w14:paraId="6151D584" w14:textId="77777777" w:rsidR="004739EB" w:rsidRPr="004739EB" w:rsidRDefault="004739EB" w:rsidP="004739EB">
      <w:pPr>
        <w:pStyle w:val="EndNoteBibliography"/>
        <w:ind w:left="720" w:hanging="720"/>
        <w:rPr>
          <w:noProof/>
        </w:rPr>
      </w:pPr>
      <w:r w:rsidRPr="004739EB">
        <w:rPr>
          <w:noProof/>
        </w:rPr>
        <w:t>22.</w:t>
      </w:r>
    </w:p>
    <w:p w14:paraId="0CD752A3" w14:textId="77777777" w:rsidR="004739EB" w:rsidRPr="004739EB" w:rsidRDefault="004739EB" w:rsidP="004739EB">
      <w:pPr>
        <w:pStyle w:val="EndNoteBibliography"/>
        <w:ind w:left="720" w:hanging="720"/>
        <w:rPr>
          <w:noProof/>
        </w:rPr>
      </w:pPr>
      <w:r w:rsidRPr="004739EB">
        <w:rPr>
          <w:noProof/>
        </w:rPr>
        <w:t xml:space="preserve">Mangel, M. (2000b). Irreducible uncertainties, sustainable fisheries and marine reserves. </w:t>
      </w:r>
      <w:r w:rsidRPr="004739EB">
        <w:rPr>
          <w:i/>
          <w:noProof/>
        </w:rPr>
        <w:t>Evolutionary Ecology Research</w:t>
      </w:r>
      <w:r w:rsidRPr="004739EB">
        <w:rPr>
          <w:noProof/>
        </w:rPr>
        <w:t>, 2, 547-557.</w:t>
      </w:r>
    </w:p>
    <w:p w14:paraId="35117911" w14:textId="77777777" w:rsidR="004739EB" w:rsidRPr="004739EB" w:rsidRDefault="004739EB" w:rsidP="004739EB">
      <w:pPr>
        <w:pStyle w:val="EndNoteBibliography"/>
        <w:ind w:left="720" w:hanging="720"/>
        <w:rPr>
          <w:noProof/>
        </w:rPr>
      </w:pPr>
      <w:r w:rsidRPr="004739EB">
        <w:rPr>
          <w:noProof/>
        </w:rPr>
        <w:t>23.</w:t>
      </w:r>
    </w:p>
    <w:p w14:paraId="2E6003DC" w14:textId="77777777" w:rsidR="004739EB" w:rsidRPr="004739EB" w:rsidRDefault="004739EB" w:rsidP="004739EB">
      <w:pPr>
        <w:pStyle w:val="EndNoteBibliography"/>
        <w:ind w:left="720" w:hanging="720"/>
        <w:rPr>
          <w:noProof/>
        </w:rPr>
      </w:pPr>
      <w:r w:rsidRPr="004739EB">
        <w:rPr>
          <w:noProof/>
        </w:rPr>
        <w:t xml:space="preserve">May, R.M. (1977). Thresholds and breakpoints in ecosystems with a multiplicity of stable states. </w:t>
      </w:r>
      <w:r w:rsidRPr="004739EB">
        <w:rPr>
          <w:i/>
          <w:noProof/>
        </w:rPr>
        <w:t>Nature</w:t>
      </w:r>
      <w:r w:rsidRPr="004739EB">
        <w:rPr>
          <w:noProof/>
        </w:rPr>
        <w:t>, 269, 471-477.</w:t>
      </w:r>
    </w:p>
    <w:p w14:paraId="50C76E80" w14:textId="77777777" w:rsidR="004739EB" w:rsidRPr="004739EB" w:rsidRDefault="004739EB" w:rsidP="004739EB">
      <w:pPr>
        <w:pStyle w:val="EndNoteBibliography"/>
        <w:ind w:left="720" w:hanging="720"/>
        <w:rPr>
          <w:noProof/>
        </w:rPr>
      </w:pPr>
      <w:r w:rsidRPr="004739EB">
        <w:rPr>
          <w:noProof/>
        </w:rPr>
        <w:t>24.</w:t>
      </w:r>
    </w:p>
    <w:p w14:paraId="7580D5B1" w14:textId="77777777" w:rsidR="004739EB" w:rsidRPr="004739EB" w:rsidRDefault="004739EB" w:rsidP="004739EB">
      <w:pPr>
        <w:pStyle w:val="EndNoteBibliography"/>
        <w:ind w:left="720" w:hanging="720"/>
        <w:rPr>
          <w:noProof/>
        </w:rPr>
      </w:pPr>
      <w:r w:rsidRPr="004739EB">
        <w:rPr>
          <w:noProof/>
        </w:rPr>
        <w:t xml:space="preserve">Morris, W.F. &amp; Doak, D.F. (2002). Quantitative conservation biology. </w:t>
      </w:r>
      <w:r w:rsidRPr="004739EB">
        <w:rPr>
          <w:i/>
          <w:noProof/>
        </w:rPr>
        <w:t>Sinauer, Sunderland, Massachusetts, USA</w:t>
      </w:r>
      <w:r w:rsidRPr="004739EB">
        <w:rPr>
          <w:noProof/>
        </w:rPr>
        <w:t>.</w:t>
      </w:r>
    </w:p>
    <w:p w14:paraId="1F8EBFC9" w14:textId="77777777" w:rsidR="004739EB" w:rsidRPr="004739EB" w:rsidRDefault="004739EB" w:rsidP="004739EB">
      <w:pPr>
        <w:pStyle w:val="EndNoteBibliography"/>
        <w:ind w:left="720" w:hanging="720"/>
        <w:rPr>
          <w:noProof/>
        </w:rPr>
      </w:pPr>
      <w:r w:rsidRPr="004739EB">
        <w:rPr>
          <w:noProof/>
        </w:rPr>
        <w:t>25.</w:t>
      </w:r>
    </w:p>
    <w:p w14:paraId="3A252333" w14:textId="77777777" w:rsidR="004739EB" w:rsidRPr="004739EB" w:rsidRDefault="004739EB" w:rsidP="004739EB">
      <w:pPr>
        <w:pStyle w:val="EndNoteBibliography"/>
        <w:ind w:left="720" w:hanging="720"/>
        <w:rPr>
          <w:noProof/>
        </w:rPr>
      </w:pPr>
      <w:r w:rsidRPr="004739EB">
        <w:rPr>
          <w:noProof/>
        </w:rPr>
        <w:t xml:space="preserve">Mumby, P.J., Hastings, A. &amp; Edwards, H.J. (2007). Thresholds and the resilience of Caribbean coral reefs. </w:t>
      </w:r>
      <w:r w:rsidRPr="004739EB">
        <w:rPr>
          <w:i/>
          <w:noProof/>
        </w:rPr>
        <w:t>Nature</w:t>
      </w:r>
      <w:r w:rsidRPr="004739EB">
        <w:rPr>
          <w:noProof/>
        </w:rPr>
        <w:t>, 450, 98-101.</w:t>
      </w:r>
    </w:p>
    <w:p w14:paraId="2B403735" w14:textId="77777777" w:rsidR="004739EB" w:rsidRPr="004739EB" w:rsidRDefault="004739EB" w:rsidP="004739EB">
      <w:pPr>
        <w:pStyle w:val="EndNoteBibliography"/>
        <w:ind w:left="720" w:hanging="720"/>
        <w:rPr>
          <w:noProof/>
        </w:rPr>
      </w:pPr>
      <w:r w:rsidRPr="004739EB">
        <w:rPr>
          <w:noProof/>
        </w:rPr>
        <w:t>26.</w:t>
      </w:r>
    </w:p>
    <w:p w14:paraId="6DFD2171" w14:textId="77777777" w:rsidR="004739EB" w:rsidRPr="004739EB" w:rsidRDefault="004739EB" w:rsidP="004739EB">
      <w:pPr>
        <w:pStyle w:val="EndNoteBibliography"/>
        <w:ind w:left="720" w:hanging="720"/>
        <w:rPr>
          <w:noProof/>
        </w:rPr>
      </w:pPr>
      <w:r w:rsidRPr="004739EB">
        <w:rPr>
          <w:noProof/>
        </w:rPr>
        <w:t>Rockström, J., Steffen, W., Noone, K., Persson, Å., Chapin, F.S., Lambin, E.F.</w:t>
      </w:r>
      <w:r w:rsidRPr="004739EB">
        <w:rPr>
          <w:i/>
          <w:noProof/>
        </w:rPr>
        <w:t xml:space="preserve"> et al.</w:t>
      </w:r>
      <w:r w:rsidRPr="004739EB">
        <w:rPr>
          <w:noProof/>
        </w:rPr>
        <w:t xml:space="preserve"> (2009). A safe operating space for humanity. </w:t>
      </w:r>
      <w:r w:rsidRPr="004739EB">
        <w:rPr>
          <w:i/>
          <w:noProof/>
        </w:rPr>
        <w:t>Nature</w:t>
      </w:r>
      <w:r w:rsidRPr="004739EB">
        <w:rPr>
          <w:noProof/>
        </w:rPr>
        <w:t>, 461, 472-475.</w:t>
      </w:r>
    </w:p>
    <w:p w14:paraId="3FB7EBF3" w14:textId="77777777" w:rsidR="004739EB" w:rsidRPr="004739EB" w:rsidRDefault="004739EB" w:rsidP="004739EB">
      <w:pPr>
        <w:pStyle w:val="EndNoteBibliography"/>
        <w:ind w:left="720" w:hanging="720"/>
        <w:rPr>
          <w:noProof/>
        </w:rPr>
      </w:pPr>
      <w:r w:rsidRPr="004739EB">
        <w:rPr>
          <w:noProof/>
        </w:rPr>
        <w:t>27.</w:t>
      </w:r>
    </w:p>
    <w:p w14:paraId="1233A5FC" w14:textId="77777777" w:rsidR="004739EB" w:rsidRPr="004739EB" w:rsidRDefault="004739EB" w:rsidP="004739EB">
      <w:pPr>
        <w:pStyle w:val="EndNoteBibliography"/>
        <w:ind w:left="720" w:hanging="720"/>
        <w:rPr>
          <w:noProof/>
        </w:rPr>
      </w:pPr>
      <w:r w:rsidRPr="004739EB">
        <w:rPr>
          <w:noProof/>
        </w:rPr>
        <w:t xml:space="preserve">Scheffer, M., Carpenter, S., Foley, J.A., Folke, C. &amp; Walker, B. (2001). Catastrophic shifts in ecosystems. </w:t>
      </w:r>
      <w:r w:rsidRPr="004739EB">
        <w:rPr>
          <w:i/>
          <w:noProof/>
        </w:rPr>
        <w:t>Nature</w:t>
      </w:r>
      <w:r w:rsidRPr="004739EB">
        <w:rPr>
          <w:noProof/>
        </w:rPr>
        <w:t>, 413, 591-596.</w:t>
      </w:r>
    </w:p>
    <w:p w14:paraId="7FD50693" w14:textId="77777777" w:rsidR="004739EB" w:rsidRPr="004739EB" w:rsidRDefault="004739EB" w:rsidP="004739EB">
      <w:pPr>
        <w:pStyle w:val="EndNoteBibliography"/>
        <w:ind w:left="720" w:hanging="720"/>
        <w:rPr>
          <w:noProof/>
        </w:rPr>
      </w:pPr>
      <w:r w:rsidRPr="004739EB">
        <w:rPr>
          <w:noProof/>
        </w:rPr>
        <w:t>28.</w:t>
      </w:r>
    </w:p>
    <w:p w14:paraId="4524A940" w14:textId="77777777" w:rsidR="004739EB" w:rsidRPr="004739EB" w:rsidRDefault="004739EB" w:rsidP="004739EB">
      <w:pPr>
        <w:pStyle w:val="EndNoteBibliography"/>
        <w:ind w:left="720" w:hanging="720"/>
        <w:rPr>
          <w:noProof/>
        </w:rPr>
      </w:pPr>
      <w:r w:rsidRPr="004739EB">
        <w:rPr>
          <w:noProof/>
        </w:rPr>
        <w:lastRenderedPageBreak/>
        <w:t xml:space="preserve">Scheffer, M., Hosper, S., Meijer, M., Moss, B. &amp; Jeppesen, E. (1993). Alternative equilibria in shallow lakes. </w:t>
      </w:r>
      <w:r w:rsidRPr="004739EB">
        <w:rPr>
          <w:i/>
          <w:noProof/>
        </w:rPr>
        <w:t>Trends in ecology &amp; evolution</w:t>
      </w:r>
      <w:r w:rsidRPr="004739EB">
        <w:rPr>
          <w:noProof/>
        </w:rPr>
        <w:t>, 8, 275-279.</w:t>
      </w:r>
    </w:p>
    <w:p w14:paraId="362C7D51" w14:textId="77777777" w:rsidR="004739EB" w:rsidRPr="004739EB" w:rsidRDefault="004739EB" w:rsidP="004739EB">
      <w:pPr>
        <w:pStyle w:val="EndNoteBibliography"/>
        <w:ind w:left="720" w:hanging="720"/>
        <w:rPr>
          <w:noProof/>
        </w:rPr>
      </w:pPr>
      <w:r w:rsidRPr="004739EB">
        <w:rPr>
          <w:noProof/>
        </w:rPr>
        <w:t>29.</w:t>
      </w:r>
    </w:p>
    <w:p w14:paraId="4AF34744" w14:textId="77777777" w:rsidR="004739EB" w:rsidRPr="004739EB" w:rsidRDefault="004739EB" w:rsidP="004739EB">
      <w:pPr>
        <w:pStyle w:val="EndNoteBibliography"/>
        <w:ind w:left="720" w:hanging="720"/>
        <w:rPr>
          <w:noProof/>
        </w:rPr>
      </w:pPr>
      <w:r w:rsidRPr="004739EB">
        <w:rPr>
          <w:noProof/>
        </w:rPr>
        <w:t>Schindler, D.E., Hilborn, R., Chasco, B., Boatright, C.P., Quinn, T.P., Rogers, L.A.</w:t>
      </w:r>
      <w:r w:rsidRPr="004739EB">
        <w:rPr>
          <w:i/>
          <w:noProof/>
        </w:rPr>
        <w:t xml:space="preserve"> et al.</w:t>
      </w:r>
      <w:r w:rsidRPr="004739EB">
        <w:rPr>
          <w:noProof/>
        </w:rPr>
        <w:t xml:space="preserve"> (2010). Population diversity and the portfolio effect in an exploited species. </w:t>
      </w:r>
      <w:r w:rsidRPr="004739EB">
        <w:rPr>
          <w:i/>
          <w:noProof/>
        </w:rPr>
        <w:t>Nature</w:t>
      </w:r>
      <w:r w:rsidRPr="004739EB">
        <w:rPr>
          <w:noProof/>
        </w:rPr>
        <w:t>, 465, 609-612.</w:t>
      </w:r>
    </w:p>
    <w:p w14:paraId="4B6CE70A" w14:textId="77777777" w:rsidR="004739EB" w:rsidRPr="004739EB" w:rsidRDefault="004739EB" w:rsidP="004739EB">
      <w:pPr>
        <w:pStyle w:val="EndNoteBibliography"/>
        <w:ind w:left="720" w:hanging="720"/>
        <w:rPr>
          <w:noProof/>
        </w:rPr>
      </w:pPr>
      <w:r w:rsidRPr="004739EB">
        <w:rPr>
          <w:noProof/>
        </w:rPr>
        <w:t>30.</w:t>
      </w:r>
    </w:p>
    <w:p w14:paraId="6485D370" w14:textId="77777777" w:rsidR="004739EB" w:rsidRPr="004739EB" w:rsidRDefault="004739EB" w:rsidP="004739EB">
      <w:pPr>
        <w:pStyle w:val="EndNoteBibliography"/>
        <w:ind w:left="720" w:hanging="720"/>
        <w:rPr>
          <w:noProof/>
        </w:rPr>
      </w:pPr>
      <w:r w:rsidRPr="004739EB">
        <w:rPr>
          <w:noProof/>
        </w:rPr>
        <w:t xml:space="preserve">Schrank, W.E., Arnason, R. &amp; Hannesson, R. (2003). </w:t>
      </w:r>
      <w:r w:rsidRPr="004739EB">
        <w:rPr>
          <w:i/>
          <w:noProof/>
        </w:rPr>
        <w:t>The cost of fisheries management</w:t>
      </w:r>
      <w:r w:rsidRPr="004739EB">
        <w:rPr>
          <w:noProof/>
        </w:rPr>
        <w:t>. Gower Publishing, Ltd.</w:t>
      </w:r>
    </w:p>
    <w:p w14:paraId="026E6A59" w14:textId="77777777" w:rsidR="004739EB" w:rsidRPr="004739EB" w:rsidRDefault="004739EB" w:rsidP="004739EB">
      <w:pPr>
        <w:pStyle w:val="EndNoteBibliography"/>
        <w:ind w:left="720" w:hanging="720"/>
        <w:rPr>
          <w:noProof/>
        </w:rPr>
      </w:pPr>
      <w:r w:rsidRPr="004739EB">
        <w:rPr>
          <w:noProof/>
        </w:rPr>
        <w:t>31.</w:t>
      </w:r>
    </w:p>
    <w:p w14:paraId="15391BD8" w14:textId="77777777" w:rsidR="004739EB" w:rsidRPr="004739EB" w:rsidRDefault="004739EB" w:rsidP="004739EB">
      <w:pPr>
        <w:pStyle w:val="EndNoteBibliography"/>
        <w:ind w:left="720" w:hanging="720"/>
        <w:rPr>
          <w:noProof/>
        </w:rPr>
      </w:pPr>
      <w:r w:rsidRPr="004739EB">
        <w:rPr>
          <w:noProof/>
        </w:rPr>
        <w:t>Selkoe, K.A., Blenckner, T., Caldwell, M.R., Crowder, L.B., Erickson, A.L., Essington, T.E.</w:t>
      </w:r>
      <w:r w:rsidRPr="004739EB">
        <w:rPr>
          <w:i/>
          <w:noProof/>
        </w:rPr>
        <w:t xml:space="preserve"> et al.</w:t>
      </w:r>
      <w:r w:rsidRPr="004739EB">
        <w:rPr>
          <w:noProof/>
        </w:rPr>
        <w:t xml:space="preserve"> (2015). Principles for managing marine ecosystems prone to tipping points. </w:t>
      </w:r>
      <w:r w:rsidRPr="004739EB">
        <w:rPr>
          <w:i/>
          <w:noProof/>
        </w:rPr>
        <w:t>Ecosystem Health and Sustainability</w:t>
      </w:r>
      <w:r w:rsidRPr="004739EB">
        <w:rPr>
          <w:noProof/>
        </w:rPr>
        <w:t>, 1, art17.</w:t>
      </w:r>
    </w:p>
    <w:p w14:paraId="21B0830A" w14:textId="77777777" w:rsidR="004739EB" w:rsidRPr="004739EB" w:rsidRDefault="004739EB" w:rsidP="004739EB">
      <w:pPr>
        <w:pStyle w:val="EndNoteBibliography"/>
        <w:ind w:left="720" w:hanging="720"/>
        <w:rPr>
          <w:noProof/>
        </w:rPr>
      </w:pPr>
      <w:r w:rsidRPr="004739EB">
        <w:rPr>
          <w:noProof/>
        </w:rPr>
        <w:t>32.</w:t>
      </w:r>
    </w:p>
    <w:p w14:paraId="0D051B3E" w14:textId="77777777" w:rsidR="004739EB" w:rsidRPr="004739EB" w:rsidRDefault="004739EB" w:rsidP="004739EB">
      <w:pPr>
        <w:pStyle w:val="EndNoteBibliography"/>
        <w:ind w:left="720" w:hanging="720"/>
        <w:rPr>
          <w:noProof/>
        </w:rPr>
      </w:pPr>
      <w:r w:rsidRPr="004739EB">
        <w:rPr>
          <w:noProof/>
        </w:rPr>
        <w:t xml:space="preserve">Sethi, G., Costello, C., Fisher, A., Hanemann, M. &amp; Karp, L. (2005). Fishery management under multiple uncertainty. </w:t>
      </w:r>
      <w:r w:rsidRPr="004739EB">
        <w:rPr>
          <w:i/>
          <w:noProof/>
        </w:rPr>
        <w:t>Journal of Environmental Economics and Management</w:t>
      </w:r>
      <w:r w:rsidRPr="004739EB">
        <w:rPr>
          <w:noProof/>
        </w:rPr>
        <w:t>, 50, 300-318.</w:t>
      </w:r>
    </w:p>
    <w:p w14:paraId="59B7BEC6" w14:textId="77777777" w:rsidR="004739EB" w:rsidRPr="004739EB" w:rsidRDefault="004739EB" w:rsidP="004739EB">
      <w:pPr>
        <w:pStyle w:val="EndNoteBibliography"/>
        <w:ind w:left="720" w:hanging="720"/>
        <w:rPr>
          <w:noProof/>
        </w:rPr>
      </w:pPr>
      <w:r w:rsidRPr="004739EB">
        <w:rPr>
          <w:noProof/>
        </w:rPr>
        <w:t>33.</w:t>
      </w:r>
    </w:p>
    <w:p w14:paraId="5FD611A5" w14:textId="77777777" w:rsidR="004739EB" w:rsidRPr="004739EB" w:rsidRDefault="004739EB" w:rsidP="004739EB">
      <w:pPr>
        <w:pStyle w:val="EndNoteBibliography"/>
        <w:ind w:left="720" w:hanging="720"/>
        <w:rPr>
          <w:noProof/>
        </w:rPr>
      </w:pPr>
      <w:r w:rsidRPr="004739EB">
        <w:rPr>
          <w:noProof/>
        </w:rPr>
        <w:t xml:space="preserve">Staver, A.C., Archibald, S. &amp; Levin, S. (2011). Tree cover in sub-Saharan Africa: rainfall and fire constrain forest and savanna as alternative stable states. </w:t>
      </w:r>
      <w:r w:rsidRPr="004739EB">
        <w:rPr>
          <w:i/>
          <w:noProof/>
        </w:rPr>
        <w:t>Ecology</w:t>
      </w:r>
      <w:r w:rsidRPr="004739EB">
        <w:rPr>
          <w:noProof/>
        </w:rPr>
        <w:t>, 92, 1063-1072.</w:t>
      </w:r>
    </w:p>
    <w:p w14:paraId="058E1B76" w14:textId="77777777" w:rsidR="004739EB" w:rsidRPr="004739EB" w:rsidRDefault="004739EB" w:rsidP="004739EB">
      <w:pPr>
        <w:pStyle w:val="EndNoteBibliography"/>
        <w:ind w:left="720" w:hanging="720"/>
        <w:rPr>
          <w:noProof/>
        </w:rPr>
      </w:pPr>
      <w:r w:rsidRPr="004739EB">
        <w:rPr>
          <w:noProof/>
        </w:rPr>
        <w:t>34.</w:t>
      </w:r>
    </w:p>
    <w:p w14:paraId="611846D3" w14:textId="77777777" w:rsidR="004739EB" w:rsidRPr="004739EB" w:rsidRDefault="004739EB" w:rsidP="004739EB">
      <w:pPr>
        <w:pStyle w:val="EndNoteBibliography"/>
        <w:ind w:left="720" w:hanging="720"/>
        <w:rPr>
          <w:noProof/>
        </w:rPr>
      </w:pPr>
      <w:r w:rsidRPr="004739EB">
        <w:rPr>
          <w:noProof/>
        </w:rPr>
        <w:t xml:space="preserve">Stephens, P.A., Sutherland, W.J. &amp; Freckleton, R.P. (1999). What is the Allee effect? </w:t>
      </w:r>
      <w:r w:rsidRPr="004739EB">
        <w:rPr>
          <w:i/>
          <w:noProof/>
        </w:rPr>
        <w:t>Oikos</w:t>
      </w:r>
      <w:r w:rsidRPr="004739EB">
        <w:rPr>
          <w:noProof/>
        </w:rPr>
        <w:t>, 185-190.</w:t>
      </w:r>
    </w:p>
    <w:p w14:paraId="76445C66" w14:textId="77777777" w:rsidR="004739EB" w:rsidRPr="004739EB" w:rsidRDefault="004739EB" w:rsidP="004739EB">
      <w:pPr>
        <w:pStyle w:val="EndNoteBibliography"/>
        <w:ind w:left="720" w:hanging="720"/>
        <w:rPr>
          <w:noProof/>
        </w:rPr>
      </w:pPr>
      <w:r w:rsidRPr="004739EB">
        <w:rPr>
          <w:noProof/>
        </w:rPr>
        <w:t>35.</w:t>
      </w:r>
    </w:p>
    <w:p w14:paraId="0E8846B8" w14:textId="77777777" w:rsidR="004739EB" w:rsidRPr="004739EB" w:rsidRDefault="004739EB" w:rsidP="004739EB">
      <w:pPr>
        <w:pStyle w:val="EndNoteBibliography"/>
        <w:ind w:left="720" w:hanging="720"/>
        <w:rPr>
          <w:noProof/>
        </w:rPr>
      </w:pPr>
      <w:r w:rsidRPr="004739EB">
        <w:rPr>
          <w:noProof/>
        </w:rPr>
        <w:t xml:space="preserve">Taylor, B.L. (1995). The reliability of using population viability analysis for risk classification of species. </w:t>
      </w:r>
      <w:r w:rsidRPr="004739EB">
        <w:rPr>
          <w:i/>
          <w:noProof/>
        </w:rPr>
        <w:t>Conservation Biology</w:t>
      </w:r>
      <w:r w:rsidRPr="004739EB">
        <w:rPr>
          <w:noProof/>
        </w:rPr>
        <w:t>, 9, 551-558.</w:t>
      </w:r>
    </w:p>
    <w:p w14:paraId="35355826" w14:textId="77777777" w:rsidR="004739EB" w:rsidRPr="004739EB" w:rsidRDefault="004739EB" w:rsidP="004739EB">
      <w:pPr>
        <w:pStyle w:val="EndNoteBibliography"/>
        <w:ind w:left="720" w:hanging="720"/>
        <w:rPr>
          <w:noProof/>
        </w:rPr>
      </w:pPr>
      <w:r w:rsidRPr="004739EB">
        <w:rPr>
          <w:noProof/>
        </w:rPr>
        <w:t>36.</w:t>
      </w:r>
    </w:p>
    <w:p w14:paraId="1E5143D2" w14:textId="77777777" w:rsidR="004739EB" w:rsidRPr="004739EB" w:rsidRDefault="004739EB" w:rsidP="004739EB">
      <w:pPr>
        <w:pStyle w:val="EndNoteBibliography"/>
        <w:ind w:left="720" w:hanging="720"/>
        <w:rPr>
          <w:noProof/>
        </w:rPr>
      </w:pPr>
      <w:r w:rsidRPr="004739EB">
        <w:rPr>
          <w:noProof/>
        </w:rPr>
        <w:t xml:space="preserve">Walters, C.J. &amp; Hilborn, R. (1978). Ecological optimization and adaptive management. </w:t>
      </w:r>
      <w:r w:rsidRPr="004739EB">
        <w:rPr>
          <w:i/>
          <w:noProof/>
        </w:rPr>
        <w:t>Annual review of Ecology and Systematics</w:t>
      </w:r>
      <w:r w:rsidRPr="004739EB">
        <w:rPr>
          <w:noProof/>
        </w:rPr>
        <w:t>, 157-188.</w:t>
      </w:r>
    </w:p>
    <w:p w14:paraId="3FADD14E" w14:textId="7E870ED7"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6A32514A"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w:t>
      </w:r>
      <w:proofErr w:type="spellStart"/>
      <w:r w:rsidRPr="00957F1F">
        <w:rPr>
          <w:rFonts w:ascii="Helvetica" w:hAnsi="Helvetica"/>
          <w:sz w:val="22"/>
          <w:szCs w:val="22"/>
        </w:rPr>
        <w:t>allee</w:t>
      </w:r>
      <w:proofErr w:type="spellEnd"/>
      <w:r w:rsidRPr="00957F1F">
        <w:rPr>
          <w:rFonts w:ascii="Helvetica" w:hAnsi="Helvetica"/>
          <w:sz w:val="22"/>
          <w:szCs w:val="22"/>
        </w:rPr>
        <w:t xml:space="preserve"> effect model.  </w:t>
      </w:r>
      <w:commentRangeStart w:id="45"/>
      <w:r w:rsidRPr="00957F1F">
        <w:rPr>
          <w:rFonts w:ascii="Helvetica" w:hAnsi="Helvetica"/>
          <w:sz w:val="22"/>
          <w:szCs w:val="22"/>
        </w:rPr>
        <w:t>B) the scaling relationship between the coefficient of variation (CV) and the degree to which the sampled biomass differs from the true biomass.</w:t>
      </w:r>
      <w:commentRangeEnd w:id="45"/>
      <w:r w:rsidR="007821E5">
        <w:rPr>
          <w:rStyle w:val="CommentReference"/>
        </w:rPr>
        <w:commentReference w:id="45"/>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lang w:eastAsia="en-US"/>
        </w:rPr>
        <w:drawing>
          <wp:inline distT="0" distB="0" distL="0" distR="0" wp14:anchorId="0CBBD985" wp14:editId="1D948495">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765618C"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775BED48"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lang w:eastAsia="en-US"/>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3F2A24">
        <w:rPr>
          <w:rFonts w:ascii="Helvetica" w:hAnsi="Helvetica"/>
          <w:sz w:val="22"/>
          <w:szCs w:val="22"/>
        </w:rPr>
        <w:t xml:space="preserve">management tipping point , specifically the </w:t>
      </w:r>
      <w:r w:rsidR="003E2FCD" w:rsidRPr="00E35113">
        <w:rPr>
          <w:rFonts w:ascii="Helvetica" w:hAnsi="Helvetica"/>
          <w:sz w:val="22"/>
          <w:szCs w:val="22"/>
        </w:rPr>
        <w:t>minimum biomass level below which exploitation is zero (</w:t>
      </w:r>
      <w:r w:rsidR="00080D17">
        <w:rPr>
          <w:rFonts w:ascii="Helvetica" w:hAnsi="Helvetica"/>
          <w:sz w:val="22"/>
          <w:szCs w:val="22"/>
        </w:rPr>
        <w:t>TP</w:t>
      </w:r>
      <w:r w:rsidR="00080D17">
        <w:rPr>
          <w:rFonts w:ascii="Helvetica" w:hAnsi="Helvetica"/>
          <w:sz w:val="22"/>
          <w:szCs w:val="22"/>
          <w:vertAlign w:val="subscript"/>
        </w:rPr>
        <w:t>M</w:t>
      </w:r>
      <w:r w:rsidR="00080D17">
        <w:rPr>
          <w:rFonts w:ascii="Helvetica" w:hAnsi="Helvetica"/>
          <w:sz w:val="22"/>
          <w:szCs w:val="22"/>
        </w:rPr>
        <w:t xml:space="preserve">: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704EFD">
        <w:rPr>
          <w:rFonts w:ascii="Helvetica" w:hAnsi="Helvetica"/>
          <w:sz w:val="22"/>
          <w:szCs w:val="22"/>
        </w:rPr>
        <w:t>TP</w:t>
      </w:r>
      <w:r w:rsidR="00704EFD" w:rsidRPr="00080D17">
        <w:rPr>
          <w:rFonts w:ascii="Helvetica" w:hAnsi="Helvetica"/>
          <w:sz w:val="22"/>
          <w:szCs w:val="22"/>
          <w:vertAlign w:val="subscript"/>
        </w:rPr>
        <w:t>B</w:t>
      </w:r>
      <w:r w:rsidR="00704EFD">
        <w:rPr>
          <w:rFonts w:ascii="Helvetica" w:hAnsi="Helvetica"/>
          <w:sz w:val="22"/>
          <w:szCs w:val="22"/>
        </w:rPr>
        <w:t xml:space="preserve">: </w:t>
      </w:r>
      <w:r w:rsidR="00AA30AC" w:rsidRPr="008D486C">
        <w:rPr>
          <w:rFonts w:ascii="Helvetica" w:hAnsi="Helvetica"/>
          <w:i/>
          <w:sz w:val="22"/>
          <w:szCs w:val="22"/>
        </w:rPr>
        <w:t>A</w:t>
      </w:r>
      <w:r w:rsidR="00AA30AC" w:rsidRPr="00E35113">
        <w:rPr>
          <w:rFonts w:ascii="Helvetica" w:hAnsi="Helvetica"/>
          <w:sz w:val="22"/>
          <w:szCs w:val="22"/>
        </w:rPr>
        <w:t xml:space="preserve">=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7777777" w:rsidR="003D48B0" w:rsidRDefault="003D67FD">
      <w:pPr>
        <w:rPr>
          <w:rFonts w:ascii="Helvetica" w:hAnsi="Helvetica"/>
          <w:sz w:val="22"/>
          <w:szCs w:val="22"/>
        </w:rPr>
      </w:pPr>
      <w:r w:rsidRPr="002C7454">
        <w:rPr>
          <w:rFonts w:ascii="Helvetica" w:hAnsi="Helvetica"/>
          <w:noProof/>
          <w:sz w:val="22"/>
          <w:szCs w:val="22"/>
          <w:lang w:eastAsia="en-US"/>
        </w:rPr>
        <w:drawing>
          <wp:inline distT="0" distB="0" distL="0" distR="0" wp14:anchorId="330CCAE0" wp14:editId="0CCFC354">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61A0EB89"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 xml:space="preserve">Summary of </w:t>
      </w:r>
      <w:r w:rsidR="00D872DD">
        <w:rPr>
          <w:rFonts w:ascii="Helvetica" w:hAnsi="Helvetica"/>
          <w:sz w:val="22"/>
          <w:szCs w:val="22"/>
        </w:rPr>
        <w:t xml:space="preserve">smoothed </w:t>
      </w:r>
      <w:r w:rsidR="00F50088" w:rsidRPr="00957F1F">
        <w:rPr>
          <w:rFonts w:ascii="Helvetica" w:hAnsi="Helvetica"/>
          <w:sz w:val="22"/>
          <w:szCs w:val="22"/>
        </w:rPr>
        <w:t>10,000 t</w:t>
      </w:r>
      <w:r w:rsidR="00A800CF" w:rsidRPr="00957F1F">
        <w:rPr>
          <w:rFonts w:ascii="Helvetica" w:hAnsi="Helvetica"/>
          <w:sz w:val="22"/>
          <w:szCs w:val="22"/>
        </w:rPr>
        <w:t xml:space="preserve">wenty-year simulations across a range of monitoring investment (CV of true biomass) and maximum harvest rate (percentage of </w:t>
      </w:r>
      <w:proofErr w:type="spellStart"/>
      <w:r w:rsidR="00A800CF" w:rsidRPr="00957F1F">
        <w:rPr>
          <w:rFonts w:ascii="Helvetica" w:hAnsi="Helvetica"/>
          <w:sz w:val="22"/>
          <w:szCs w:val="22"/>
        </w:rPr>
        <w:t>Fmsy</w:t>
      </w:r>
      <w:proofErr w:type="spellEnd"/>
      <w:r w:rsidR="00A800CF" w:rsidRPr="00957F1F">
        <w:rPr>
          <w:rFonts w:ascii="Helvetica" w:hAnsi="Helvetica"/>
          <w:sz w:val="22"/>
          <w:szCs w:val="22"/>
        </w:rPr>
        <w:t xml:space="preserve"> - </w:t>
      </w:r>
      <w:proofErr w:type="spellStart"/>
      <w:r w:rsidR="00A800CF" w:rsidRPr="00957F1F">
        <w:rPr>
          <w:rFonts w:ascii="Helvetica" w:hAnsi="Helvetica"/>
          <w:sz w:val="22"/>
          <w:szCs w:val="22"/>
        </w:rPr>
        <w:t>pFmsy</w:t>
      </w:r>
      <w:proofErr w:type="spellEnd"/>
      <w:r w:rsidR="00A800CF" w:rsidRPr="00957F1F">
        <w:rPr>
          <w:rFonts w:ascii="Helvetica" w:hAnsi="Helvetica"/>
          <w:sz w:val="22"/>
          <w:szCs w:val="22"/>
        </w:rPr>
        <w:t>).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1C56C96E" w14:textId="77777777" w:rsidR="00A800CF" w:rsidRPr="00957F1F" w:rsidRDefault="00A800CF" w:rsidP="000626DC">
      <w:pPr>
        <w:rPr>
          <w:rFonts w:ascii="Helvetica" w:hAnsi="Helvetica"/>
          <w:sz w:val="22"/>
          <w:szCs w:val="22"/>
        </w:rPr>
      </w:pPr>
    </w:p>
    <w:p w14:paraId="487A4F0A" w14:textId="77777777" w:rsidR="00A800CF" w:rsidRPr="00957F1F" w:rsidRDefault="00EC6178" w:rsidP="000626DC">
      <w:pPr>
        <w:rPr>
          <w:rFonts w:ascii="Helvetica" w:hAnsi="Helvetica"/>
          <w:sz w:val="22"/>
          <w:szCs w:val="22"/>
        </w:rPr>
      </w:pPr>
      <w:r w:rsidRPr="0073640D">
        <w:rPr>
          <w:rFonts w:ascii="Helvetica" w:hAnsi="Helvetica"/>
          <w:noProof/>
          <w:sz w:val="22"/>
          <w:szCs w:val="22"/>
          <w:lang w:eastAsia="en-US"/>
        </w:rPr>
        <w:drawing>
          <wp:inline distT="0" distB="0" distL="0" distR="0" wp14:anchorId="198519BA" wp14:editId="2238AE7E">
            <wp:extent cx="5444661" cy="3286626"/>
            <wp:effectExtent l="0" t="0" r="0" b="0"/>
            <wp:docPr id="2" name="Picture 2" descr="Macintosh HD:Users:AdrianStierMBP2015:Dropbox:Projects:In Progress:Value of Information:Code:Figures:Fig2_P_Tip_Fmsy_CV:Risk_Profile_Smooth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2_P_Tip_Fmsy_CV:Risk_Profile_Smooth_v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4661" cy="3286626"/>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77777777"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2E294D">
        <w:rPr>
          <w:rFonts w:ascii="Helvetica" w:hAnsi="Helvetica"/>
          <w:b/>
          <w:sz w:val="22"/>
          <w:szCs w:val="22"/>
        </w:rPr>
        <w:t>5</w:t>
      </w:r>
      <w:r w:rsidR="002E294D"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w:t>
      </w:r>
      <w:commentRangeStart w:id="46"/>
      <w:r w:rsidR="00091253" w:rsidRPr="00957F1F">
        <w:rPr>
          <w:rFonts w:ascii="Helvetica" w:hAnsi="Helvetica"/>
          <w:sz w:val="22"/>
          <w:szCs w:val="22"/>
        </w:rPr>
        <w:t>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commentRangeEnd w:id="46"/>
      <w:r w:rsidR="0073410C">
        <w:rPr>
          <w:rStyle w:val="CommentReference"/>
        </w:rPr>
        <w:commentReference w:id="46"/>
      </w:r>
      <w:r w:rsidR="003A5CF9" w:rsidRPr="00957F1F">
        <w:rPr>
          <w:rFonts w:ascii="Helvetica" w:hAnsi="Helvetica"/>
          <w:sz w:val="22"/>
          <w:szCs w:val="22"/>
        </w:rPr>
        <w:t>)</w:t>
      </w:r>
      <w:r w:rsidR="00DB6F5F" w:rsidRPr="00957F1F">
        <w:rPr>
          <w:rFonts w:ascii="Helvetica" w:hAnsi="Helvetica"/>
          <w:sz w:val="22"/>
          <w:szCs w:val="22"/>
        </w:rPr>
        <w:t xml:space="preserve"> 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w:t>
      </w:r>
      <w:proofErr w:type="spellStart"/>
      <w:r w:rsidR="00EF6675">
        <w:rPr>
          <w:rFonts w:ascii="Helvetica" w:hAnsi="Helvetica"/>
          <w:sz w:val="22"/>
          <w:szCs w:val="22"/>
        </w:rPr>
        <w:t>monintoring</w:t>
      </w:r>
      <w:proofErr w:type="spellEnd"/>
      <w:r w:rsidR="00EF6675">
        <w:rPr>
          <w:rFonts w:ascii="Helvetica" w:hAnsi="Helvetica"/>
          <w:sz w:val="22"/>
          <w:szCs w:val="22"/>
        </w:rPr>
        <w:t xml:space="preserve">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biological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p>
    <w:p w14:paraId="63E4E7EC" w14:textId="77777777" w:rsidR="00091253" w:rsidRPr="00957F1F" w:rsidRDefault="00DE61F7">
      <w:pPr>
        <w:rPr>
          <w:rFonts w:ascii="Helvetica" w:hAnsi="Helvetica"/>
          <w:b/>
          <w:sz w:val="22"/>
          <w:szCs w:val="22"/>
        </w:rPr>
      </w:pPr>
      <w:r>
        <w:rPr>
          <w:rFonts w:ascii="Helvetica" w:hAnsi="Helvetica"/>
          <w:noProof/>
          <w:sz w:val="22"/>
          <w:szCs w:val="22"/>
          <w:lang w:eastAsia="en-US"/>
        </w:rPr>
        <w:drawing>
          <wp:inline distT="0" distB="0" distL="0" distR="0" wp14:anchorId="738ADAE8" wp14:editId="30FCECE5">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6A06D3B8" w14:textId="77777777" w:rsidR="00480FF3" w:rsidRDefault="00A90388" w:rsidP="001D5C7E">
      <w:pPr>
        <w:rPr>
          <w:rFonts w:ascii="Helvetica" w:hAnsi="Helvetica"/>
          <w:sz w:val="22"/>
          <w:szCs w:val="22"/>
        </w:rPr>
      </w:pPr>
      <w:r w:rsidRPr="004F63A4">
        <w:rPr>
          <w:rFonts w:ascii="Helvetica" w:hAnsi="Helvetica"/>
          <w:b/>
          <w:sz w:val="22"/>
          <w:szCs w:val="22"/>
        </w:rPr>
        <w:lastRenderedPageBreak/>
        <w:t xml:space="preserve">Figure </w:t>
      </w:r>
      <w:r w:rsidR="006825A4">
        <w:rPr>
          <w:rFonts w:ascii="Helvetica" w:hAnsi="Helvetica"/>
          <w:b/>
          <w:sz w:val="22"/>
          <w:szCs w:val="22"/>
        </w:rPr>
        <w:t>6</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 xml:space="preserve">nge of maximum harvest efforts, and point color from cold  to hot represent the low and high probability of crossing a biological tipping point, respectively. </w:t>
      </w:r>
    </w:p>
    <w:p w14:paraId="22F527D7" w14:textId="77777777" w:rsidR="00A0237B" w:rsidRDefault="00401C55" w:rsidP="006825A4">
      <w:pPr>
        <w:rPr>
          <w:rFonts w:ascii="Helvetica" w:hAnsi="Helvetica"/>
          <w:b/>
          <w:sz w:val="22"/>
          <w:szCs w:val="22"/>
        </w:rPr>
      </w:pPr>
      <w:r>
        <w:rPr>
          <w:rFonts w:ascii="Helvetica" w:hAnsi="Helvetica"/>
          <w:sz w:val="22"/>
          <w:szCs w:val="22"/>
        </w:rPr>
        <w:t xml:space="preserve"> </w:t>
      </w:r>
    </w:p>
    <w:p w14:paraId="32062F75" w14:textId="77777777" w:rsidR="00A67FE0" w:rsidRDefault="00EC7D0F" w:rsidP="00783ACA">
      <w:pPr>
        <w:rPr>
          <w:rFonts w:ascii="Helvetica" w:hAnsi="Helvetica"/>
          <w:b/>
          <w:sz w:val="22"/>
          <w:szCs w:val="22"/>
        </w:rPr>
      </w:pPr>
      <w:r>
        <w:rPr>
          <w:rFonts w:ascii="Helvetica" w:hAnsi="Helvetica"/>
          <w:noProof/>
          <w:sz w:val="22"/>
          <w:szCs w:val="22"/>
          <w:lang w:eastAsia="en-US"/>
        </w:rPr>
        <w:drawing>
          <wp:inline distT="0" distB="0" distL="0" distR="0" wp14:anchorId="7218D558" wp14:editId="7821BA00">
            <wp:extent cx="5590540" cy="3618774"/>
            <wp:effectExtent l="0" t="0" r="0" b="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rotWithShape="1">
                    <a:blip r:embed="rId23">
                      <a:extLst>
                        <a:ext uri="{28A0092B-C50C-407E-A947-70E740481C1C}">
                          <a14:useLocalDpi xmlns:a14="http://schemas.microsoft.com/office/drawing/2010/main" val="0"/>
                        </a:ext>
                      </a:extLst>
                    </a:blip>
                    <a:srcRect t="9771"/>
                    <a:stretch/>
                  </pic:blipFill>
                  <pic:spPr bwMode="auto">
                    <a:xfrm>
                      <a:off x="0" y="0"/>
                      <a:ext cx="5590540" cy="3618774"/>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
                      </a:ext>
                    </a:extLst>
                  </pic:spPr>
                </pic:pic>
              </a:graphicData>
            </a:graphic>
          </wp:inline>
        </w:drawing>
      </w:r>
    </w:p>
    <w:p w14:paraId="325778DE" w14:textId="77777777" w:rsidR="00A67FE0" w:rsidRDefault="00A67FE0" w:rsidP="00783ACA">
      <w:pPr>
        <w:rPr>
          <w:rFonts w:ascii="Helvetica" w:hAnsi="Helvetica"/>
          <w:b/>
          <w:sz w:val="22"/>
          <w:szCs w:val="22"/>
        </w:rPr>
      </w:pPr>
    </w:p>
    <w:p w14:paraId="60C49C90" w14:textId="77777777" w:rsidR="006A7CB0" w:rsidRDefault="006A7CB0">
      <w:pPr>
        <w:rPr>
          <w:rFonts w:ascii="Helvetica" w:hAnsi="Helvetica"/>
          <w:b/>
          <w:sz w:val="22"/>
          <w:szCs w:val="22"/>
        </w:rPr>
      </w:pPr>
      <w:r>
        <w:rPr>
          <w:rFonts w:ascii="Helvetica" w:hAnsi="Helvetica"/>
          <w:b/>
          <w:sz w:val="22"/>
          <w:szCs w:val="22"/>
        </w:rPr>
        <w:br w:type="page"/>
      </w:r>
    </w:p>
    <w:p w14:paraId="71B717D3"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1819FFDA"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38790DF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NPV as Response</w:t>
      </w:r>
    </w:p>
    <w:p w14:paraId="17195FF3"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CV and </w:t>
      </w:r>
      <w:proofErr w:type="spellStart"/>
      <w:r w:rsidRPr="00957F1F">
        <w:rPr>
          <w:rFonts w:ascii="Helvetica" w:hAnsi="Helvetica"/>
          <w:sz w:val="22"/>
          <w:szCs w:val="22"/>
        </w:rPr>
        <w:t>pFMSY</w:t>
      </w:r>
      <w:proofErr w:type="spellEnd"/>
      <w:r w:rsidRPr="00957F1F">
        <w:rPr>
          <w:rFonts w:ascii="Helvetica" w:hAnsi="Helvetica"/>
          <w:sz w:val="22"/>
          <w:szCs w:val="22"/>
        </w:rPr>
        <w:t xml:space="preserve"> </w:t>
      </w:r>
      <w:proofErr w:type="spellStart"/>
      <w:r w:rsidRPr="00957F1F">
        <w:rPr>
          <w:rFonts w:ascii="Helvetica" w:hAnsi="Helvetica"/>
          <w:sz w:val="22"/>
          <w:szCs w:val="22"/>
        </w:rPr>
        <w:t>Heatmap</w:t>
      </w:r>
      <w:proofErr w:type="spellEnd"/>
      <w:r w:rsidRPr="00957F1F">
        <w:rPr>
          <w:rFonts w:ascii="Helvetica" w:hAnsi="Helvetica"/>
          <w:sz w:val="22"/>
          <w:szCs w:val="22"/>
        </w:rPr>
        <w:t xml:space="preserve"> with SSB as Response</w:t>
      </w:r>
    </w:p>
    <w:p w14:paraId="4382AEFD"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w:t>
      </w:r>
      <w:proofErr w:type="spellStart"/>
      <w:r w:rsidRPr="00957F1F">
        <w:rPr>
          <w:rFonts w:ascii="Helvetica" w:hAnsi="Helvetica"/>
          <w:sz w:val="22"/>
          <w:szCs w:val="22"/>
        </w:rPr>
        <w:t>fcn</w:t>
      </w:r>
      <w:proofErr w:type="spellEnd"/>
      <w:r w:rsidRPr="00957F1F">
        <w:rPr>
          <w:rFonts w:ascii="Helvetica" w:hAnsi="Helvetica"/>
          <w:sz w:val="22"/>
          <w:szCs w:val="22"/>
        </w:rPr>
        <w:t xml:space="preserve"> of Distance between biomass limit and tipping point </w:t>
      </w:r>
    </w:p>
    <w:p w14:paraId="07800538"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5554D8A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3307ADE5" w14:textId="77777777"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cv biomass (could do by </w:t>
      </w:r>
      <w:proofErr w:type="spellStart"/>
      <w:r>
        <w:rPr>
          <w:rFonts w:ascii="Helvetica" w:hAnsi="Helvetica"/>
          <w:sz w:val="22"/>
          <w:szCs w:val="22"/>
        </w:rPr>
        <w:t>freq</w:t>
      </w:r>
      <w:proofErr w:type="spellEnd"/>
      <w:r>
        <w:rPr>
          <w:rFonts w:ascii="Helvetica" w:hAnsi="Helvetica"/>
          <w:sz w:val="22"/>
          <w:szCs w:val="22"/>
        </w:rPr>
        <w:t xml:space="preserve"> boom and bust). </w:t>
      </w:r>
    </w:p>
    <w:p w14:paraId="48A70B60"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4B6C2BE7"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0FDD2871" w14:textId="77777777" w:rsidR="00783ACA" w:rsidRDefault="00783ACA" w:rsidP="002D7AB2">
      <w:pPr>
        <w:rPr>
          <w:rFonts w:ascii="Helvetica" w:hAnsi="Helvetica"/>
          <w:b/>
          <w:sz w:val="22"/>
          <w:szCs w:val="22"/>
        </w:rPr>
      </w:pPr>
    </w:p>
    <w:sectPr w:rsidR="00783ACA"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Adrian Stier" w:date="2015-12-18T10:36:00Z" w:initials="AS">
    <w:p w14:paraId="6DCAB115" w14:textId="77777777" w:rsidR="00BE00F5" w:rsidRDefault="00BE00F5" w:rsidP="00BF38F4">
      <w:pPr>
        <w:rPr>
          <w:rFonts w:ascii="Helvetica" w:hAnsi="Helvetica"/>
          <w:sz w:val="22"/>
          <w:szCs w:val="22"/>
        </w:rPr>
      </w:pPr>
      <w:r>
        <w:rPr>
          <w:rStyle w:val="CommentReference"/>
        </w:rPr>
        <w:annotationRef/>
      </w:r>
    </w:p>
    <w:p w14:paraId="3B323FF5" w14:textId="6A5724B8" w:rsidR="00BE00F5" w:rsidRPr="00BF38F4" w:rsidRDefault="00BE00F5" w:rsidP="00BF38F4">
      <w:pPr>
        <w:rPr>
          <w:rFonts w:ascii="Helvetica" w:hAnsi="Helvetica"/>
          <w:b/>
          <w:sz w:val="22"/>
          <w:szCs w:val="22"/>
        </w:rPr>
      </w:pPr>
      <w:r w:rsidRPr="00BF38F4">
        <w:rPr>
          <w:rFonts w:ascii="Helvetica" w:hAnsi="Helvetica"/>
          <w:b/>
          <w:sz w:val="22"/>
          <w:szCs w:val="22"/>
        </w:rPr>
        <w:t>Other people have suggested:</w:t>
      </w:r>
    </w:p>
    <w:p w14:paraId="11CC6BFB" w14:textId="77777777" w:rsidR="00BE00F5" w:rsidRDefault="00BE00F5" w:rsidP="00BF38F4">
      <w:pPr>
        <w:rPr>
          <w:rFonts w:ascii="Helvetica" w:hAnsi="Helvetica"/>
          <w:sz w:val="22"/>
          <w:szCs w:val="22"/>
        </w:rPr>
      </w:pPr>
    </w:p>
    <w:p w14:paraId="44B0698A" w14:textId="13F86473" w:rsidR="00BE00F5" w:rsidRPr="00BF38F4" w:rsidRDefault="00BE00F5" w:rsidP="00BF38F4">
      <w:pPr>
        <w:rPr>
          <w:rFonts w:ascii="Helvetica" w:hAnsi="Helvetica"/>
          <w:sz w:val="22"/>
          <w:szCs w:val="22"/>
        </w:rPr>
      </w:pPr>
      <w:r w:rsidRPr="00BF38F4">
        <w:rPr>
          <w:rFonts w:ascii="Helvetica" w:hAnsi="Helvetica"/>
          <w:sz w:val="22"/>
          <w:szCs w:val="22"/>
        </w:rPr>
        <w:t>“The Value of Information”: How can resource managers avoid tipping points through better monitoring strategies</w:t>
      </w:r>
    </w:p>
    <w:p w14:paraId="3ECDA0AF" w14:textId="77777777" w:rsidR="00BE00F5" w:rsidRPr="00BF38F4" w:rsidRDefault="00BE00F5" w:rsidP="00BF38F4">
      <w:pPr>
        <w:outlineLvl w:val="0"/>
        <w:rPr>
          <w:rFonts w:ascii="Helvetica" w:hAnsi="Helvetica" w:cs="Times New Roman"/>
          <w:bCs/>
          <w:sz w:val="22"/>
          <w:szCs w:val="22"/>
        </w:rPr>
      </w:pPr>
    </w:p>
    <w:p w14:paraId="719A3356" w14:textId="77777777" w:rsidR="00BE00F5" w:rsidRPr="00BF38F4" w:rsidRDefault="00BE00F5" w:rsidP="00BF38F4">
      <w:pPr>
        <w:pStyle w:val="CommentText"/>
        <w:rPr>
          <w:rFonts w:ascii="Helvetica" w:hAnsi="Helvetica"/>
          <w:sz w:val="22"/>
          <w:szCs w:val="22"/>
        </w:rPr>
      </w:pPr>
      <w:r w:rsidRPr="00BF38F4">
        <w:rPr>
          <w:rFonts w:ascii="Helvetica" w:hAnsi="Helvetica"/>
          <w:sz w:val="22"/>
          <w:szCs w:val="22"/>
        </w:rPr>
        <w:t>Expect the Unexpected: Avoiding Tipping Points Through Effective Monitoring</w:t>
      </w:r>
    </w:p>
    <w:p w14:paraId="43B05B4F" w14:textId="77777777" w:rsidR="00BE00F5" w:rsidRPr="00BF38F4" w:rsidRDefault="00BE00F5" w:rsidP="00BF38F4">
      <w:pPr>
        <w:pStyle w:val="CommentText"/>
        <w:rPr>
          <w:rFonts w:ascii="Helvetica" w:hAnsi="Helvetica"/>
          <w:sz w:val="22"/>
          <w:szCs w:val="22"/>
        </w:rPr>
      </w:pPr>
    </w:p>
    <w:p w14:paraId="5FABC348" w14:textId="77777777" w:rsidR="00BE00F5" w:rsidRPr="00BF38F4" w:rsidRDefault="00BE00F5" w:rsidP="00BF38F4">
      <w:pPr>
        <w:pStyle w:val="CommentText"/>
        <w:rPr>
          <w:rFonts w:ascii="Helvetica" w:hAnsi="Helvetica"/>
          <w:sz w:val="22"/>
          <w:szCs w:val="22"/>
        </w:rPr>
      </w:pPr>
      <w:r w:rsidRPr="00BF38F4">
        <w:rPr>
          <w:rFonts w:ascii="Helvetica" w:hAnsi="Helvetica"/>
          <w:sz w:val="22"/>
          <w:szCs w:val="22"/>
        </w:rPr>
        <w:t>Using better monitoring strategies to avoid resource tipping points</w:t>
      </w:r>
    </w:p>
    <w:p w14:paraId="5B6F9C56" w14:textId="77777777" w:rsidR="00BE00F5" w:rsidRPr="00BF38F4" w:rsidRDefault="00BE00F5" w:rsidP="00BF38F4">
      <w:pPr>
        <w:pStyle w:val="CommentText"/>
        <w:rPr>
          <w:rFonts w:ascii="Helvetica" w:hAnsi="Helvetica"/>
          <w:sz w:val="22"/>
          <w:szCs w:val="22"/>
        </w:rPr>
      </w:pPr>
    </w:p>
    <w:p w14:paraId="63CD80C2" w14:textId="77777777" w:rsidR="00BE00F5" w:rsidRPr="00BF38F4" w:rsidRDefault="00BE00F5" w:rsidP="00BF38F4">
      <w:pPr>
        <w:outlineLvl w:val="0"/>
        <w:rPr>
          <w:rFonts w:ascii="Helvetica" w:hAnsi="Helvetica"/>
          <w:sz w:val="22"/>
          <w:szCs w:val="22"/>
        </w:rPr>
      </w:pPr>
      <w:r w:rsidRPr="00BF38F4">
        <w:rPr>
          <w:rFonts w:ascii="Helvetica" w:hAnsi="Helvetica"/>
          <w:sz w:val="22"/>
          <w:szCs w:val="22"/>
        </w:rPr>
        <w:t>Cost effective monitoring strategies to avoid resource tipping points</w:t>
      </w:r>
    </w:p>
    <w:p w14:paraId="5DD1736F" w14:textId="77777777" w:rsidR="00BE00F5" w:rsidRPr="00BF38F4" w:rsidRDefault="00BE00F5" w:rsidP="00BF38F4">
      <w:pPr>
        <w:outlineLvl w:val="0"/>
        <w:rPr>
          <w:rFonts w:ascii="Helvetica" w:hAnsi="Helvetica"/>
          <w:sz w:val="22"/>
          <w:szCs w:val="22"/>
        </w:rPr>
      </w:pPr>
    </w:p>
    <w:p w14:paraId="474644D0" w14:textId="77777777" w:rsidR="00BE00F5" w:rsidRPr="00BF38F4" w:rsidRDefault="00BE00F5" w:rsidP="00BF38F4">
      <w:pPr>
        <w:outlineLvl w:val="0"/>
        <w:rPr>
          <w:rFonts w:ascii="Helvetica" w:hAnsi="Helvetica" w:cs="Times New Roman"/>
          <w:bCs/>
          <w:sz w:val="22"/>
          <w:szCs w:val="22"/>
        </w:rPr>
      </w:pPr>
      <w:r w:rsidRPr="00BF38F4">
        <w:rPr>
          <w:rFonts w:ascii="Helvetica" w:hAnsi="Helvetica"/>
          <w:sz w:val="22"/>
          <w:szCs w:val="22"/>
        </w:rPr>
        <w:t>Monitoring strategies to avoid resource tipping points</w:t>
      </w:r>
      <w:r w:rsidRPr="00BF38F4">
        <w:rPr>
          <w:rFonts w:ascii="Helvetica" w:hAnsi="Helvetica"/>
          <w:sz w:val="22"/>
          <w:szCs w:val="22"/>
        </w:rPr>
        <w:br/>
      </w:r>
    </w:p>
    <w:p w14:paraId="491C0B32" w14:textId="53E649F7" w:rsidR="00BE00F5" w:rsidRDefault="00BE00F5">
      <w:pPr>
        <w:pStyle w:val="CommentText"/>
      </w:pPr>
    </w:p>
  </w:comment>
  <w:comment w:id="6" w:author="Phillip Levin" w:date="2016-02-04T13:08:00Z" w:initials="LP">
    <w:p w14:paraId="116F649C" w14:textId="45B9AEEC" w:rsidR="00BE00F5" w:rsidRDefault="00BE00F5">
      <w:pPr>
        <w:pStyle w:val="CommentText"/>
      </w:pPr>
      <w:r>
        <w:rPr>
          <w:rStyle w:val="CommentReference"/>
        </w:rPr>
        <w:annotationRef/>
      </w:r>
      <w:r>
        <w:t xml:space="preserve">This may be a little confusing to people who think about value in market or non-market terms.   For instance, the ‘value’ can be defined as the  increased revenue (or non-market value) minus the cost of additional monitoring </w:t>
      </w:r>
    </w:p>
  </w:comment>
  <w:comment w:id="7" w:author="Phillip Levin" w:date="2016-02-04T13:10:00Z" w:initials="LP">
    <w:p w14:paraId="2433D574" w14:textId="0B17C66B" w:rsidR="00BE00F5" w:rsidRDefault="00BE00F5">
      <w:pPr>
        <w:pStyle w:val="CommentText"/>
      </w:pPr>
      <w:r>
        <w:rPr>
          <w:rStyle w:val="CommentReference"/>
        </w:rPr>
        <w:annotationRef/>
      </w:r>
      <w:r>
        <w:t xml:space="preserve">See comment above.  I don’t think managers would think of it this way, necessarily </w:t>
      </w:r>
    </w:p>
  </w:comment>
  <w:comment w:id="14" w:author="Phillip Levin" w:date="2016-02-04T15:15:00Z" w:initials="LP">
    <w:p w14:paraId="742A2B07" w14:textId="10C49792" w:rsidR="00BE00F5" w:rsidRDefault="00BE00F5">
      <w:pPr>
        <w:pStyle w:val="CommentText"/>
      </w:pPr>
      <w:r>
        <w:rPr>
          <w:rStyle w:val="CommentReference"/>
        </w:rPr>
        <w:annotationRef/>
      </w:r>
      <w:r>
        <w:t>What is an administrator in this context?</w:t>
      </w:r>
    </w:p>
  </w:comment>
  <w:comment w:id="9" w:author="Phillip Levin" w:date="2016-02-04T13:12:00Z" w:initials="LP">
    <w:p w14:paraId="7D480995" w14:textId="13F8CE58" w:rsidR="00BE00F5" w:rsidRDefault="00BE00F5">
      <w:pPr>
        <w:pStyle w:val="CommentText"/>
      </w:pPr>
      <w:r>
        <w:rPr>
          <w:rStyle w:val="CommentReference"/>
        </w:rPr>
        <w:annotationRef/>
      </w:r>
      <w:r>
        <w:t xml:space="preserve">This could be cut to 2 sentences.  </w:t>
      </w:r>
    </w:p>
  </w:comment>
  <w:comment w:id="26" w:author="Phillip Levin" w:date="2016-02-04T15:17:00Z" w:initials="LP">
    <w:p w14:paraId="56869230" w14:textId="395F1B62" w:rsidR="00BE00F5" w:rsidRDefault="00BE00F5">
      <w:pPr>
        <w:pStyle w:val="CommentText"/>
      </w:pPr>
      <w:r>
        <w:rPr>
          <w:rStyle w:val="CommentReference"/>
        </w:rPr>
        <w:annotationRef/>
      </w:r>
      <w:r>
        <w:t>jargon</w:t>
      </w:r>
    </w:p>
  </w:comment>
  <w:comment w:id="27" w:author="Phillip Levin" w:date="2016-02-04T17:23:00Z" w:initials="LP">
    <w:p w14:paraId="0A8ECFD0" w14:textId="21DA5996" w:rsidR="00BE00F5" w:rsidRDefault="00BE00F5">
      <w:pPr>
        <w:pStyle w:val="CommentText"/>
      </w:pPr>
      <w:r>
        <w:rPr>
          <w:rStyle w:val="CommentReference"/>
        </w:rPr>
        <w:annotationRef/>
      </w:r>
      <w:r>
        <w:t>lots of method stuff that could be moved – not needed here</w:t>
      </w:r>
    </w:p>
  </w:comment>
  <w:comment w:id="28" w:author="Phillip Levin" w:date="2016-02-04T17:24:00Z" w:initials="LP">
    <w:p w14:paraId="2E2A4844" w14:textId="08602073" w:rsidR="00BE00F5" w:rsidRDefault="00BE00F5">
      <w:pPr>
        <w:pStyle w:val="CommentText"/>
      </w:pPr>
      <w:r>
        <w:rPr>
          <w:rStyle w:val="CommentReference"/>
        </w:rPr>
        <w:annotationRef/>
      </w:r>
      <w:r>
        <w:t>define MSE</w:t>
      </w:r>
    </w:p>
  </w:comment>
  <w:comment w:id="29" w:author="Timothy Essington" w:date="2016-01-19T11:39:00Z" w:initials="TE">
    <w:p w14:paraId="70061314" w14:textId="77777777" w:rsidR="00BE00F5" w:rsidRDefault="00BE00F5">
      <w:pPr>
        <w:pStyle w:val="CommentText"/>
      </w:pPr>
      <w:r>
        <w:rPr>
          <w:rStyle w:val="CommentReference"/>
        </w:rPr>
        <w:annotationRef/>
      </w:r>
      <w:r>
        <w:t xml:space="preserve">Is the error </w:t>
      </w:r>
      <w:proofErr w:type="spellStart"/>
      <w:r>
        <w:t>autocorrelated</w:t>
      </w:r>
      <w:proofErr w:type="spellEnd"/>
      <w:r>
        <w:t xml:space="preserve">?  If not, that should be included as a new scenario / dimension.  </w:t>
      </w:r>
    </w:p>
    <w:p w14:paraId="3416D35D" w14:textId="77777777" w:rsidR="00BE00F5" w:rsidRDefault="00BE00F5">
      <w:pPr>
        <w:pStyle w:val="CommentText"/>
      </w:pPr>
    </w:p>
    <w:p w14:paraId="6AB75C3E" w14:textId="685BE6FD" w:rsidR="00BE00F5" w:rsidRDefault="00BE00F5">
      <w:pPr>
        <w:pStyle w:val="CommentText"/>
      </w:pPr>
      <w:r w:rsidRPr="00B75DF6">
        <w:rPr>
          <w:b/>
        </w:rPr>
        <w:t>AS:</w:t>
      </w:r>
      <w:r>
        <w:t xml:space="preserve"> No, it’s not. I think we can wait for reviews to fix this if it comes up. I Don’t think it will change the qualitative answer, but maybe I’m not thinking clearly about it.   </w:t>
      </w:r>
    </w:p>
  </w:comment>
  <w:comment w:id="30" w:author="Timothy Essington" w:date="2015-11-09T17:10:00Z" w:initials="TE">
    <w:p w14:paraId="175A9EFA" w14:textId="77777777" w:rsidR="00BE00F5" w:rsidRDefault="00BE00F5">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BE00F5" w:rsidRDefault="00BE00F5">
      <w:pPr>
        <w:pStyle w:val="CommentText"/>
      </w:pPr>
    </w:p>
    <w:p w14:paraId="0E8A3793" w14:textId="77777777" w:rsidR="00BE00F5" w:rsidRDefault="00BE00F5">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31" w:author="Phillip Levin" w:date="2016-02-04T17:50:00Z" w:initials="LP">
    <w:p w14:paraId="7692C26C" w14:textId="187A7297" w:rsidR="00BE00F5" w:rsidRDefault="00BE00F5">
      <w:pPr>
        <w:pStyle w:val="CommentText"/>
      </w:pPr>
      <w:r>
        <w:rPr>
          <w:rStyle w:val="CommentReference"/>
        </w:rPr>
        <w:annotationRef/>
      </w:r>
      <w:r>
        <w:t>This is inconsistent with the verbiage in the intro which focuses on decision making – I think NPV is generally a good way to think about it</w:t>
      </w:r>
    </w:p>
  </w:comment>
  <w:comment w:id="32" w:author="Ben Halpern" w:date="2015-11-09T16:45:00Z" w:initials="BH">
    <w:p w14:paraId="5A39CAF1" w14:textId="77777777" w:rsidR="00BE00F5" w:rsidRDefault="00BE00F5">
      <w:pPr>
        <w:pStyle w:val="CommentText"/>
      </w:pPr>
      <w:r>
        <w:rPr>
          <w:rStyle w:val="CommentReference"/>
        </w:rPr>
        <w:annotationRef/>
      </w:r>
      <w:r>
        <w:t xml:space="preserve">I’m not convinced of this.  Don’t we need some way to directly compare </w:t>
      </w:r>
      <w:proofErr w:type="spellStart"/>
      <w:r>
        <w:t>c_e</w:t>
      </w:r>
      <w:proofErr w:type="spellEnd"/>
      <w:r>
        <w:t xml:space="preserve"> and </w:t>
      </w:r>
      <w:proofErr w:type="spellStart"/>
      <w:r>
        <w:t>c_m</w:t>
      </w:r>
      <w:proofErr w:type="spellEnd"/>
      <w:r>
        <w:t>??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BE00F5" w:rsidRDefault="00BE00F5">
      <w:pPr>
        <w:pStyle w:val="CommentText"/>
      </w:pPr>
    </w:p>
    <w:p w14:paraId="773F4C70" w14:textId="77777777" w:rsidR="00BE00F5" w:rsidRDefault="00BE00F5">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33" w:author="Phillip Levin" w:date="2016-02-04T17:53:00Z" w:initials="LP">
    <w:p w14:paraId="47554831" w14:textId="5361BECE" w:rsidR="00BE00F5" w:rsidRDefault="00BE00F5">
      <w:pPr>
        <w:pStyle w:val="CommentText"/>
      </w:pPr>
      <w:r>
        <w:rPr>
          <w:rStyle w:val="CommentReference"/>
        </w:rPr>
        <w:annotationRef/>
      </w:r>
      <w:r>
        <w:t>As we have discussed, this is somewhat deceiving in the case of US fisheries since the cost of monitoring to the industry is low (unless we count taxes on income, some small fraction of which ends up in NMFS)</w:t>
      </w:r>
    </w:p>
  </w:comment>
  <w:comment w:id="34" w:author="Ben Halpern" w:date="2015-11-17T09:14:00Z" w:initials="BH">
    <w:p w14:paraId="511F8461" w14:textId="77777777" w:rsidR="00BE00F5" w:rsidRDefault="00BE00F5" w:rsidP="00F82FC2">
      <w:pPr>
        <w:pStyle w:val="CommentText"/>
      </w:pPr>
      <w:r>
        <w:rPr>
          <w:rStyle w:val="CommentReference"/>
        </w:rPr>
        <w:annotationRef/>
      </w:r>
      <w:r>
        <w:t>As stated this seems an obvious outcome – but maybe the obvious needs to be stated?</w:t>
      </w:r>
    </w:p>
    <w:p w14:paraId="41264E50" w14:textId="77777777" w:rsidR="00BE00F5" w:rsidRDefault="00BE00F5" w:rsidP="00F82FC2">
      <w:pPr>
        <w:pStyle w:val="CommentText"/>
      </w:pPr>
    </w:p>
    <w:p w14:paraId="75971B11" w14:textId="77777777" w:rsidR="00BE00F5" w:rsidRDefault="00BE00F5" w:rsidP="00F82FC2">
      <w:pPr>
        <w:pStyle w:val="CommentText"/>
      </w:pPr>
      <w:r w:rsidRPr="00CC3AF9">
        <w:rPr>
          <w:b/>
        </w:rPr>
        <w:t>AS</w:t>
      </w:r>
      <w:r>
        <w:t xml:space="preserve">: I think it’s intuitive but I also think it’s important to make sure everyone is on the same page. </w:t>
      </w:r>
    </w:p>
  </w:comment>
  <w:comment w:id="35" w:author="Phillip Levin" w:date="2016-02-05T10:06:00Z" w:initials="LP">
    <w:p w14:paraId="01EFAE78" w14:textId="6AB6400A" w:rsidR="00BE00F5" w:rsidRDefault="00BE00F5">
      <w:pPr>
        <w:pStyle w:val="CommentText"/>
      </w:pPr>
      <w:r>
        <w:rPr>
          <w:rStyle w:val="CommentReference"/>
        </w:rPr>
        <w:annotationRef/>
      </w:r>
      <w:r>
        <w:t>Why 20</w:t>
      </w:r>
    </w:p>
  </w:comment>
  <w:comment w:id="36" w:author="Timothy Essington" w:date="2016-01-19T11:40:00Z" w:initials="TE">
    <w:p w14:paraId="00A15615" w14:textId="0819DDB3" w:rsidR="00BE00F5" w:rsidRDefault="00BE00F5" w:rsidP="007F6B81">
      <w:pPr>
        <w:pStyle w:val="CommentText"/>
      </w:pPr>
      <w:r>
        <w:rPr>
          <w:rStyle w:val="CommentReference"/>
        </w:rPr>
        <w:annotationRef/>
      </w:r>
      <w:r>
        <w:t>This term is potentially confusing.  Let’s call this a management threshold – actually even that isn’t right because it’s a threshold from the perspective of resource users.  Hmmm….either way we’ll need to add more words to explain this and avoid confusion</w:t>
      </w:r>
    </w:p>
    <w:p w14:paraId="48700BB7" w14:textId="77777777" w:rsidR="00BE00F5" w:rsidRDefault="00BE00F5" w:rsidP="007F6B81">
      <w:pPr>
        <w:pStyle w:val="CommentText"/>
      </w:pPr>
    </w:p>
    <w:p w14:paraId="0D7E4C24" w14:textId="77777777" w:rsidR="00BE00F5" w:rsidRPr="00A42605" w:rsidRDefault="00BE00F5" w:rsidP="007F6B81">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37" w:author="Phillip Levin" w:date="2016-02-04T17:46:00Z" w:initials="LP">
    <w:p w14:paraId="0513ECFE" w14:textId="698B437B" w:rsidR="00BE00F5" w:rsidRDefault="00BE00F5">
      <w:pPr>
        <w:pStyle w:val="CommentText"/>
      </w:pPr>
      <w:r>
        <w:rPr>
          <w:rStyle w:val="CommentReference"/>
        </w:rPr>
        <w:annotationRef/>
      </w:r>
      <w:r>
        <w:t>Agree with Tim – I have no idea that this is, and I don’t think you’ve defined it.   Is it something like a limit reference point?</w:t>
      </w:r>
    </w:p>
  </w:comment>
  <w:comment w:id="38" w:author="Phillip Levin" w:date="2016-02-05T10:27:00Z" w:initials="LP">
    <w:p w14:paraId="5636BC3E" w14:textId="10F99C51" w:rsidR="00BE00F5" w:rsidRDefault="00BE00F5">
      <w:pPr>
        <w:pStyle w:val="CommentText"/>
      </w:pPr>
      <w:r>
        <w:rPr>
          <w:rStyle w:val="CommentReference"/>
        </w:rPr>
        <w:annotationRef/>
      </w:r>
      <w:r>
        <w:t xml:space="preserve">I don’t like this figure – this is the “obvious” resulting from Ben’s comment above.  But, the figure doesn’t show it clearly.  X axis should show proximity to the tipping point.  Y should be return on investment.   I should see returns go up as I approach the tipping point.  </w:t>
      </w:r>
    </w:p>
  </w:comment>
  <w:comment w:id="39" w:author="Anne Salomon" w:date="2015-12-10T14:54:00Z" w:initials="AS">
    <w:p w14:paraId="438FE744" w14:textId="77777777" w:rsidR="00BE00F5" w:rsidRDefault="00BE00F5">
      <w:pPr>
        <w:pStyle w:val="CommentText"/>
      </w:pPr>
      <w:r>
        <w:rPr>
          <w:rStyle w:val="CommentReference"/>
        </w:rPr>
        <w:annotationRef/>
      </w:r>
      <w:r>
        <w:t>Ecosystem or population??? Back to Tim’s earlier point…</w:t>
      </w:r>
    </w:p>
    <w:p w14:paraId="3597313D" w14:textId="77777777" w:rsidR="00BE00F5" w:rsidRDefault="00BE00F5">
      <w:pPr>
        <w:pStyle w:val="CommentText"/>
      </w:pPr>
    </w:p>
    <w:p w14:paraId="0448C802" w14:textId="772D95D8" w:rsidR="00BE00F5" w:rsidRDefault="00BE00F5">
      <w:pPr>
        <w:pStyle w:val="CommentText"/>
      </w:pPr>
      <w:r>
        <w:t>You could side step this issue by calling it a system</w:t>
      </w:r>
    </w:p>
  </w:comment>
  <w:comment w:id="40" w:author="Phillip Levin" w:date="2016-02-05T10:28:00Z" w:initials="LP">
    <w:p w14:paraId="42E3B7E9" w14:textId="471ED9CC" w:rsidR="00BE00F5" w:rsidRDefault="00BE00F5">
      <w:pPr>
        <w:pStyle w:val="CommentText"/>
      </w:pPr>
      <w:r>
        <w:rPr>
          <w:rStyle w:val="CommentReference"/>
        </w:rPr>
        <w:annotationRef/>
      </w:r>
      <w:r>
        <w:t xml:space="preserve">Tipping points don’t emerge – they are intrinsic to the system </w:t>
      </w:r>
    </w:p>
  </w:comment>
  <w:comment w:id="41" w:author="Phillip Levin" w:date="2016-02-05T10:30:00Z" w:initials="LP">
    <w:p w14:paraId="57A5C5DE" w14:textId="0900577E" w:rsidR="00BE00F5" w:rsidRDefault="00BE00F5">
      <w:pPr>
        <w:pStyle w:val="CommentText"/>
      </w:pPr>
      <w:r>
        <w:rPr>
          <w:rStyle w:val="CommentReference"/>
        </w:rPr>
        <w:annotationRef/>
      </w:r>
      <w:r>
        <w:t xml:space="preserve">This is the first time management threshold is clearly articulated.  This is a limit reference point.  </w:t>
      </w:r>
    </w:p>
  </w:comment>
  <w:comment w:id="43" w:author="Anne Salomon" w:date="2016-01-19T11:40:00Z" w:initials="AS">
    <w:p w14:paraId="47BA8F2A" w14:textId="77777777" w:rsidR="00BE00F5" w:rsidRDefault="00BE00F5" w:rsidP="00F9071C">
      <w:pPr>
        <w:pStyle w:val="CommentText"/>
      </w:pPr>
      <w:r>
        <w:rPr>
          <w:rStyle w:val="CommentReference"/>
        </w:rPr>
        <w:annotationRef/>
      </w:r>
      <w:r>
        <w:t>We’ll need to find a good set of references for this example. I’ll see what I can dig up.</w:t>
      </w:r>
    </w:p>
    <w:p w14:paraId="27C05F66" w14:textId="77777777" w:rsidR="00BE00F5" w:rsidRDefault="00BE00F5" w:rsidP="00F9071C">
      <w:pPr>
        <w:pStyle w:val="CommentText"/>
      </w:pPr>
    </w:p>
    <w:p w14:paraId="632EE88E" w14:textId="0A2F5634" w:rsidR="00BE00F5" w:rsidRPr="00FD69FF" w:rsidRDefault="00BE00F5" w:rsidP="00FD69FF">
      <w:pPr>
        <w:rPr>
          <w:rFonts w:ascii="Times" w:eastAsia="Times New Roman" w:hAnsi="Times" w:cs="Times New Roman"/>
          <w:sz w:val="20"/>
          <w:szCs w:val="20"/>
          <w:lang w:eastAsia="en-US"/>
        </w:rPr>
      </w:pPr>
      <w:r>
        <w:t xml:space="preserve">AS: Yup. And it’s more complicated because of the </w:t>
      </w:r>
      <w:proofErr w:type="spellStart"/>
      <w:r>
        <w:t>Larocque</w:t>
      </w:r>
      <w:proofErr w:type="spellEnd"/>
      <w:r>
        <w:t xml:space="preserve"> decision, baring fish for science strategies.  </w:t>
      </w:r>
    </w:p>
    <w:p w14:paraId="1A18A692" w14:textId="24DA3BA5" w:rsidR="00BE00F5" w:rsidRDefault="00BE00F5" w:rsidP="00F9071C">
      <w:pPr>
        <w:pStyle w:val="CommentText"/>
      </w:pPr>
      <w:r>
        <w:t xml:space="preserve">decision </w:t>
      </w:r>
    </w:p>
    <w:p w14:paraId="193617B8" w14:textId="77777777" w:rsidR="00BE00F5" w:rsidRDefault="00BE00F5" w:rsidP="00F9071C">
      <w:pPr>
        <w:pStyle w:val="CommentText"/>
      </w:pPr>
    </w:p>
    <w:p w14:paraId="4B38B4BA" w14:textId="3BCFE1F0" w:rsidR="00BE00F5" w:rsidRDefault="00BE00F5" w:rsidP="00F9071C">
      <w:pPr>
        <w:pStyle w:val="CommentText"/>
      </w:pPr>
      <w:r w:rsidRPr="00EC660C">
        <w:t>http://www.dfo-mpo.gc.ca/fm-gp/policies-politiques/fish-allocation-finance-poisson-eng.htm</w:t>
      </w:r>
    </w:p>
  </w:comment>
  <w:comment w:id="45" w:author="Timothy Essington" w:date="2015-11-09T17:14:00Z" w:initials="TE">
    <w:p w14:paraId="7F1CA3F6" w14:textId="77777777" w:rsidR="00BE00F5" w:rsidRDefault="00BE00F5">
      <w:pPr>
        <w:pStyle w:val="CommentText"/>
      </w:pPr>
      <w:r>
        <w:rPr>
          <w:rStyle w:val="CommentReference"/>
        </w:rPr>
        <w:annotationRef/>
      </w:r>
      <w:r>
        <w:t>Is the point here just to show people how a log normal error works?  Also,  check y axis, I think this is meant to be proportional to biomass?  Otherwise these are tiny differences, and wouldn’t it depend on what the true biomass is?</w:t>
      </w:r>
    </w:p>
    <w:p w14:paraId="08CB12DA" w14:textId="77777777" w:rsidR="00BE00F5" w:rsidRDefault="00BE00F5">
      <w:pPr>
        <w:pStyle w:val="CommentText"/>
      </w:pPr>
    </w:p>
    <w:p w14:paraId="719ED9AF" w14:textId="77777777" w:rsidR="00BE00F5" w:rsidRDefault="00BE00F5">
      <w:pPr>
        <w:pStyle w:val="CommentText"/>
      </w:pPr>
      <w:r w:rsidRPr="006554B9">
        <w:rPr>
          <w:b/>
        </w:rPr>
        <w:t>AS</w:t>
      </w:r>
      <w:r>
        <w:t xml:space="preserve">: I was trying to build a figure that helps people visualize the model a bit, but maybe just the top left and bottom right are necessary? </w:t>
      </w:r>
    </w:p>
  </w:comment>
  <w:comment w:id="46" w:author="Crow White" w:date="2015-12-16T14:54:00Z" w:initials="CW">
    <w:p w14:paraId="5070E346" w14:textId="4955A07A" w:rsidR="00BE00F5" w:rsidRDefault="00BE00F5">
      <w:pPr>
        <w:pStyle w:val="CommentText"/>
      </w:pPr>
      <w:r>
        <w:rPr>
          <w:rStyle w:val="CommentReference"/>
        </w:rPr>
        <w:annotationRef/>
      </w:r>
      <w:r>
        <w:t>I suggest spelling out NPV in panel 1, and spelling out Probability of Tipping in panel 3</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91C0B32" w15:done="0"/>
  <w15:commentEx w15:paraId="116F649C" w15:done="0"/>
  <w15:commentEx w15:paraId="2433D574" w15:done="0"/>
  <w15:commentEx w15:paraId="742A2B07" w15:done="0"/>
  <w15:commentEx w15:paraId="7D480995" w15:done="0"/>
  <w15:commentEx w15:paraId="56869230" w15:done="0"/>
  <w15:commentEx w15:paraId="0A8ECFD0" w15:done="0"/>
  <w15:commentEx w15:paraId="2E2A4844" w15:done="0"/>
  <w15:commentEx w15:paraId="6AB75C3E" w15:done="0"/>
  <w15:commentEx w15:paraId="0E8A3793" w15:done="0"/>
  <w15:commentEx w15:paraId="7692C26C" w15:done="0"/>
  <w15:commentEx w15:paraId="773F4C70" w15:done="0"/>
  <w15:commentEx w15:paraId="47554831" w15:done="0"/>
  <w15:commentEx w15:paraId="75971B11" w15:done="0"/>
  <w15:commentEx w15:paraId="01EFAE78" w15:done="0"/>
  <w15:commentEx w15:paraId="0D7E4C24" w15:done="0"/>
  <w15:commentEx w15:paraId="0513ECFE" w15:done="0"/>
  <w15:commentEx w15:paraId="5636BC3E" w15:done="0"/>
  <w15:commentEx w15:paraId="0448C802" w15:done="0"/>
  <w15:commentEx w15:paraId="42E3B7E9" w15:done="0"/>
  <w15:commentEx w15:paraId="57A5C5DE" w15:done="0"/>
  <w15:commentEx w15:paraId="4B38B4BA" w15:done="0"/>
  <w15:commentEx w15:paraId="719ED9AF" w15:done="0"/>
  <w15:commentEx w15:paraId="5070E346"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C20E9B" w14:textId="77777777" w:rsidR="0027785D" w:rsidRDefault="0027785D" w:rsidP="00135D5C">
      <w:r>
        <w:separator/>
      </w:r>
    </w:p>
  </w:endnote>
  <w:endnote w:type="continuationSeparator" w:id="0">
    <w:p w14:paraId="6106C368" w14:textId="77777777" w:rsidR="0027785D" w:rsidRDefault="0027785D"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757F0C7" w14:textId="77777777" w:rsidR="0027785D" w:rsidRDefault="0027785D" w:rsidP="00135D5C">
      <w:r>
        <w:separator/>
      </w:r>
    </w:p>
  </w:footnote>
  <w:footnote w:type="continuationSeparator" w:id="0">
    <w:p w14:paraId="5258335D" w14:textId="77777777" w:rsidR="0027785D" w:rsidRDefault="0027785D"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6">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5">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0"/>
  </w:num>
  <w:num w:numId="4">
    <w:abstractNumId w:val="3"/>
  </w:num>
  <w:num w:numId="5">
    <w:abstractNumId w:val="9"/>
  </w:num>
  <w:num w:numId="6">
    <w:abstractNumId w:val="6"/>
  </w:num>
  <w:num w:numId="7">
    <w:abstractNumId w:val="12"/>
  </w:num>
  <w:num w:numId="8">
    <w:abstractNumId w:val="11"/>
  </w:num>
  <w:num w:numId="9">
    <w:abstractNumId w:val="13"/>
  </w:num>
  <w:num w:numId="10">
    <w:abstractNumId w:val="8"/>
  </w:num>
  <w:num w:numId="11">
    <w:abstractNumId w:val="1"/>
  </w:num>
  <w:num w:numId="12">
    <w:abstractNumId w:val="14"/>
  </w:num>
  <w:num w:numId="13">
    <w:abstractNumId w:val="4"/>
  </w:num>
  <w:num w:numId="14">
    <w:abstractNumId w:val="5"/>
    <w:lvlOverride w:ilvl="0">
      <w:startOverride w:val="1"/>
    </w:lvlOverride>
  </w:num>
  <w:num w:numId="15">
    <w:abstractNumId w:val="10"/>
  </w:num>
  <w:num w:numId="16">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drian Stier">
    <w15:presenceInfo w15:providerId="Windows Live" w15:userId="af3c3376d5e677fa"/>
  </w15:person>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10"/>
  <w:proofState w:spelling="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361&lt;/item&gt;&lt;item&gt;6671&lt;/item&gt;&lt;item&gt;7234&lt;/item&gt;&lt;item&gt;7947&lt;/item&gt;&lt;item&gt;8002&lt;/item&gt;&lt;item&gt;8026&lt;/item&gt;&lt;item&gt;8048&lt;/item&gt;&lt;item&gt;8077&lt;/item&gt;&lt;item&gt;8123&lt;/item&gt;&lt;item&gt;8124&lt;/item&gt;&lt;item&gt;8126&lt;/item&gt;&lt;item&gt;8128&lt;/item&gt;&lt;item&gt;8132&lt;/item&gt;&lt;item&gt;8141&lt;/item&gt;&lt;item&gt;8143&lt;/item&gt;&lt;item&gt;8144&lt;/item&gt;&lt;item&gt;8147&lt;/item&gt;&lt;item&gt;8152&lt;/item&gt;&lt;item&gt;8153&lt;/item&gt;&lt;item&gt;8167&lt;/item&gt;&lt;item&gt;8170&lt;/item&gt;&lt;item&gt;8171&lt;/item&gt;&lt;item&gt;8190&lt;/item&gt;&lt;item&gt;8191&lt;/item&gt;&lt;item&gt;8192&lt;/item&gt;&lt;item&gt;8198&lt;/item&gt;&lt;item&gt;8199&lt;/item&gt;&lt;item&gt;8200&lt;/item&gt;&lt;item&gt;8267&lt;/item&gt;&lt;item&gt;8268&lt;/item&gt;&lt;item&gt;8269&lt;/item&gt;&lt;item&gt;8288&lt;/item&gt;&lt;item&gt;8291&lt;/item&gt;&lt;item&gt;8292&lt;/item&gt;&lt;item&gt;8293&lt;/item&gt;&lt;/record-ids&gt;&lt;/item&gt;&lt;/Libraries&gt;"/>
  </w:docVars>
  <w:rsids>
    <w:rsidRoot w:val="00EA4926"/>
    <w:rsid w:val="00000104"/>
    <w:rsid w:val="00000549"/>
    <w:rsid w:val="00000733"/>
    <w:rsid w:val="00000928"/>
    <w:rsid w:val="00000D1E"/>
    <w:rsid w:val="00001AA5"/>
    <w:rsid w:val="00005901"/>
    <w:rsid w:val="000105EB"/>
    <w:rsid w:val="0001115B"/>
    <w:rsid w:val="00012A3D"/>
    <w:rsid w:val="00013C23"/>
    <w:rsid w:val="000140F5"/>
    <w:rsid w:val="00014C60"/>
    <w:rsid w:val="00015507"/>
    <w:rsid w:val="00017F4B"/>
    <w:rsid w:val="0002087A"/>
    <w:rsid w:val="000229A9"/>
    <w:rsid w:val="000240AD"/>
    <w:rsid w:val="00027F99"/>
    <w:rsid w:val="0003223B"/>
    <w:rsid w:val="00032BBC"/>
    <w:rsid w:val="00034507"/>
    <w:rsid w:val="000354FD"/>
    <w:rsid w:val="00035AE1"/>
    <w:rsid w:val="00035B6B"/>
    <w:rsid w:val="00036BA2"/>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6213F"/>
    <w:rsid w:val="000626DC"/>
    <w:rsid w:val="0006444E"/>
    <w:rsid w:val="00064856"/>
    <w:rsid w:val="000656D3"/>
    <w:rsid w:val="00067023"/>
    <w:rsid w:val="0007003B"/>
    <w:rsid w:val="0007073E"/>
    <w:rsid w:val="00072CB4"/>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0C66"/>
    <w:rsid w:val="000910A9"/>
    <w:rsid w:val="00091253"/>
    <w:rsid w:val="000920E6"/>
    <w:rsid w:val="000936DC"/>
    <w:rsid w:val="000953F0"/>
    <w:rsid w:val="00097935"/>
    <w:rsid w:val="00097BDF"/>
    <w:rsid w:val="000A0CC2"/>
    <w:rsid w:val="000A30EC"/>
    <w:rsid w:val="000A52A2"/>
    <w:rsid w:val="000A53DB"/>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485"/>
    <w:rsid w:val="000B7BB6"/>
    <w:rsid w:val="000B7CCD"/>
    <w:rsid w:val="000C1142"/>
    <w:rsid w:val="000C253D"/>
    <w:rsid w:val="000C2EA4"/>
    <w:rsid w:val="000C489C"/>
    <w:rsid w:val="000C5D7B"/>
    <w:rsid w:val="000C6E81"/>
    <w:rsid w:val="000C77B0"/>
    <w:rsid w:val="000D0034"/>
    <w:rsid w:val="000D02B5"/>
    <w:rsid w:val="000D0AC5"/>
    <w:rsid w:val="000D0C63"/>
    <w:rsid w:val="000D1ADB"/>
    <w:rsid w:val="000D60B9"/>
    <w:rsid w:val="000D6496"/>
    <w:rsid w:val="000D6717"/>
    <w:rsid w:val="000D71E0"/>
    <w:rsid w:val="000D7A36"/>
    <w:rsid w:val="000E1081"/>
    <w:rsid w:val="000E1CB4"/>
    <w:rsid w:val="000E24D4"/>
    <w:rsid w:val="000E4B23"/>
    <w:rsid w:val="000E4BC8"/>
    <w:rsid w:val="000E50C6"/>
    <w:rsid w:val="000E6696"/>
    <w:rsid w:val="000E67EE"/>
    <w:rsid w:val="000E6926"/>
    <w:rsid w:val="000F0EC7"/>
    <w:rsid w:val="000F2389"/>
    <w:rsid w:val="000F26C5"/>
    <w:rsid w:val="000F3759"/>
    <w:rsid w:val="000F3B0A"/>
    <w:rsid w:val="000F476C"/>
    <w:rsid w:val="000F5FBD"/>
    <w:rsid w:val="000F66DC"/>
    <w:rsid w:val="000F6E11"/>
    <w:rsid w:val="000F7E36"/>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581A"/>
    <w:rsid w:val="00115A5E"/>
    <w:rsid w:val="0012059B"/>
    <w:rsid w:val="001228A2"/>
    <w:rsid w:val="00123731"/>
    <w:rsid w:val="00125042"/>
    <w:rsid w:val="001251A8"/>
    <w:rsid w:val="0012544A"/>
    <w:rsid w:val="001261A8"/>
    <w:rsid w:val="00126284"/>
    <w:rsid w:val="001266FD"/>
    <w:rsid w:val="00126979"/>
    <w:rsid w:val="00127592"/>
    <w:rsid w:val="001277C0"/>
    <w:rsid w:val="00127FEE"/>
    <w:rsid w:val="00132B06"/>
    <w:rsid w:val="00132E01"/>
    <w:rsid w:val="001341AD"/>
    <w:rsid w:val="0013445E"/>
    <w:rsid w:val="00134761"/>
    <w:rsid w:val="00135D5C"/>
    <w:rsid w:val="001361AB"/>
    <w:rsid w:val="001372FE"/>
    <w:rsid w:val="00137A9E"/>
    <w:rsid w:val="00140E4A"/>
    <w:rsid w:val="00141577"/>
    <w:rsid w:val="001430DD"/>
    <w:rsid w:val="001433A8"/>
    <w:rsid w:val="00143673"/>
    <w:rsid w:val="00143BB8"/>
    <w:rsid w:val="001446C8"/>
    <w:rsid w:val="00146CDF"/>
    <w:rsid w:val="001477DE"/>
    <w:rsid w:val="001503FA"/>
    <w:rsid w:val="00153F6B"/>
    <w:rsid w:val="00155703"/>
    <w:rsid w:val="00156FFE"/>
    <w:rsid w:val="00160AB3"/>
    <w:rsid w:val="00160AFB"/>
    <w:rsid w:val="0016114A"/>
    <w:rsid w:val="00161963"/>
    <w:rsid w:val="001632F3"/>
    <w:rsid w:val="00163E3E"/>
    <w:rsid w:val="00164E67"/>
    <w:rsid w:val="0016574C"/>
    <w:rsid w:val="001658CC"/>
    <w:rsid w:val="001663C7"/>
    <w:rsid w:val="00167452"/>
    <w:rsid w:val="00167A52"/>
    <w:rsid w:val="00167FE8"/>
    <w:rsid w:val="001704B9"/>
    <w:rsid w:val="00170B74"/>
    <w:rsid w:val="00171A5E"/>
    <w:rsid w:val="00171C87"/>
    <w:rsid w:val="00173FA2"/>
    <w:rsid w:val="00174E19"/>
    <w:rsid w:val="00175C87"/>
    <w:rsid w:val="00176024"/>
    <w:rsid w:val="001761E2"/>
    <w:rsid w:val="00176CBD"/>
    <w:rsid w:val="00177457"/>
    <w:rsid w:val="001777EA"/>
    <w:rsid w:val="001801B3"/>
    <w:rsid w:val="00181EF6"/>
    <w:rsid w:val="00182080"/>
    <w:rsid w:val="00183F68"/>
    <w:rsid w:val="001840A1"/>
    <w:rsid w:val="00185A27"/>
    <w:rsid w:val="0018711C"/>
    <w:rsid w:val="001876E3"/>
    <w:rsid w:val="001915FF"/>
    <w:rsid w:val="00191790"/>
    <w:rsid w:val="00193870"/>
    <w:rsid w:val="001945F2"/>
    <w:rsid w:val="001949D3"/>
    <w:rsid w:val="00194FF6"/>
    <w:rsid w:val="00195F71"/>
    <w:rsid w:val="00196608"/>
    <w:rsid w:val="001966A5"/>
    <w:rsid w:val="001968EB"/>
    <w:rsid w:val="00197742"/>
    <w:rsid w:val="001A38E4"/>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BDD"/>
    <w:rsid w:val="001C46CB"/>
    <w:rsid w:val="001C4FB7"/>
    <w:rsid w:val="001C5213"/>
    <w:rsid w:val="001C54B9"/>
    <w:rsid w:val="001C5532"/>
    <w:rsid w:val="001C5893"/>
    <w:rsid w:val="001C6065"/>
    <w:rsid w:val="001C7224"/>
    <w:rsid w:val="001C78E6"/>
    <w:rsid w:val="001D087A"/>
    <w:rsid w:val="001D0D0B"/>
    <w:rsid w:val="001D0DF1"/>
    <w:rsid w:val="001D1421"/>
    <w:rsid w:val="001D33B6"/>
    <w:rsid w:val="001D5301"/>
    <w:rsid w:val="001D5C7E"/>
    <w:rsid w:val="001D608F"/>
    <w:rsid w:val="001D7ECD"/>
    <w:rsid w:val="001E0063"/>
    <w:rsid w:val="001E08B3"/>
    <w:rsid w:val="001E1282"/>
    <w:rsid w:val="001E1B2C"/>
    <w:rsid w:val="001E1F1C"/>
    <w:rsid w:val="001E24EF"/>
    <w:rsid w:val="001E286F"/>
    <w:rsid w:val="001E400D"/>
    <w:rsid w:val="001E571F"/>
    <w:rsid w:val="001E579D"/>
    <w:rsid w:val="001E6D63"/>
    <w:rsid w:val="001F03CC"/>
    <w:rsid w:val="001F0907"/>
    <w:rsid w:val="001F0DC5"/>
    <w:rsid w:val="001F0E38"/>
    <w:rsid w:val="001F1D2C"/>
    <w:rsid w:val="001F2F09"/>
    <w:rsid w:val="001F41EF"/>
    <w:rsid w:val="001F5CDF"/>
    <w:rsid w:val="001F6772"/>
    <w:rsid w:val="001F74B9"/>
    <w:rsid w:val="001F76E4"/>
    <w:rsid w:val="00200BD0"/>
    <w:rsid w:val="0020241E"/>
    <w:rsid w:val="002041D9"/>
    <w:rsid w:val="002043A6"/>
    <w:rsid w:val="00205BC7"/>
    <w:rsid w:val="0020694C"/>
    <w:rsid w:val="00207CAC"/>
    <w:rsid w:val="0021032B"/>
    <w:rsid w:val="0021105A"/>
    <w:rsid w:val="00211620"/>
    <w:rsid w:val="00211779"/>
    <w:rsid w:val="00211D22"/>
    <w:rsid w:val="00212DD7"/>
    <w:rsid w:val="00213D26"/>
    <w:rsid w:val="0021420C"/>
    <w:rsid w:val="002153B6"/>
    <w:rsid w:val="002156DA"/>
    <w:rsid w:val="002157FA"/>
    <w:rsid w:val="00216989"/>
    <w:rsid w:val="0021760A"/>
    <w:rsid w:val="0021778B"/>
    <w:rsid w:val="0022029E"/>
    <w:rsid w:val="00220A90"/>
    <w:rsid w:val="0022223C"/>
    <w:rsid w:val="0022330C"/>
    <w:rsid w:val="00223B96"/>
    <w:rsid w:val="00224136"/>
    <w:rsid w:val="002244CB"/>
    <w:rsid w:val="00225316"/>
    <w:rsid w:val="002259D7"/>
    <w:rsid w:val="002267AB"/>
    <w:rsid w:val="00227285"/>
    <w:rsid w:val="002279DC"/>
    <w:rsid w:val="0023021B"/>
    <w:rsid w:val="00230768"/>
    <w:rsid w:val="00230796"/>
    <w:rsid w:val="0023282F"/>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3166"/>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0316"/>
    <w:rsid w:val="0027142D"/>
    <w:rsid w:val="00272A37"/>
    <w:rsid w:val="0027335B"/>
    <w:rsid w:val="0027357B"/>
    <w:rsid w:val="0027785D"/>
    <w:rsid w:val="00280EBB"/>
    <w:rsid w:val="002818A7"/>
    <w:rsid w:val="00283177"/>
    <w:rsid w:val="002834C1"/>
    <w:rsid w:val="00283511"/>
    <w:rsid w:val="002851F5"/>
    <w:rsid w:val="00285A53"/>
    <w:rsid w:val="00285A61"/>
    <w:rsid w:val="00285C11"/>
    <w:rsid w:val="00286797"/>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37FB"/>
    <w:rsid w:val="002B6213"/>
    <w:rsid w:val="002B68BD"/>
    <w:rsid w:val="002B753F"/>
    <w:rsid w:val="002C038F"/>
    <w:rsid w:val="002C2049"/>
    <w:rsid w:val="002C4E99"/>
    <w:rsid w:val="002C619E"/>
    <w:rsid w:val="002C6D5D"/>
    <w:rsid w:val="002C71C5"/>
    <w:rsid w:val="002C7231"/>
    <w:rsid w:val="002C7454"/>
    <w:rsid w:val="002D198C"/>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F04"/>
    <w:rsid w:val="002F21FB"/>
    <w:rsid w:val="002F2EBF"/>
    <w:rsid w:val="002F410D"/>
    <w:rsid w:val="002F5988"/>
    <w:rsid w:val="002F64A9"/>
    <w:rsid w:val="00300F98"/>
    <w:rsid w:val="0030245C"/>
    <w:rsid w:val="00302537"/>
    <w:rsid w:val="003030A9"/>
    <w:rsid w:val="003038C0"/>
    <w:rsid w:val="003041B4"/>
    <w:rsid w:val="00305441"/>
    <w:rsid w:val="00312C20"/>
    <w:rsid w:val="00321EF4"/>
    <w:rsid w:val="00323101"/>
    <w:rsid w:val="003250F7"/>
    <w:rsid w:val="00325A3A"/>
    <w:rsid w:val="0032699A"/>
    <w:rsid w:val="00331440"/>
    <w:rsid w:val="00331EB5"/>
    <w:rsid w:val="00332702"/>
    <w:rsid w:val="00335F01"/>
    <w:rsid w:val="00340075"/>
    <w:rsid w:val="00341E3B"/>
    <w:rsid w:val="00342124"/>
    <w:rsid w:val="00342681"/>
    <w:rsid w:val="003426F7"/>
    <w:rsid w:val="0034291E"/>
    <w:rsid w:val="003435AE"/>
    <w:rsid w:val="003440F3"/>
    <w:rsid w:val="00344157"/>
    <w:rsid w:val="00344A84"/>
    <w:rsid w:val="00345A54"/>
    <w:rsid w:val="00345EFB"/>
    <w:rsid w:val="0034606C"/>
    <w:rsid w:val="003476B7"/>
    <w:rsid w:val="003503F0"/>
    <w:rsid w:val="00351415"/>
    <w:rsid w:val="003546B1"/>
    <w:rsid w:val="00356997"/>
    <w:rsid w:val="00357162"/>
    <w:rsid w:val="003571BF"/>
    <w:rsid w:val="00360D08"/>
    <w:rsid w:val="0036192F"/>
    <w:rsid w:val="00362018"/>
    <w:rsid w:val="00362271"/>
    <w:rsid w:val="003623C0"/>
    <w:rsid w:val="00365CD0"/>
    <w:rsid w:val="003669A5"/>
    <w:rsid w:val="00366FC8"/>
    <w:rsid w:val="00367A4C"/>
    <w:rsid w:val="0037009F"/>
    <w:rsid w:val="003703B2"/>
    <w:rsid w:val="00372CA4"/>
    <w:rsid w:val="00374E7F"/>
    <w:rsid w:val="00374F31"/>
    <w:rsid w:val="0037511D"/>
    <w:rsid w:val="003765FA"/>
    <w:rsid w:val="003808E3"/>
    <w:rsid w:val="00380E38"/>
    <w:rsid w:val="00382553"/>
    <w:rsid w:val="00382C09"/>
    <w:rsid w:val="003842DD"/>
    <w:rsid w:val="00385903"/>
    <w:rsid w:val="00385CA7"/>
    <w:rsid w:val="003867C9"/>
    <w:rsid w:val="0039037D"/>
    <w:rsid w:val="00393873"/>
    <w:rsid w:val="0039483D"/>
    <w:rsid w:val="00395369"/>
    <w:rsid w:val="00395CA6"/>
    <w:rsid w:val="00395CDC"/>
    <w:rsid w:val="00396EAC"/>
    <w:rsid w:val="00397162"/>
    <w:rsid w:val="00397E19"/>
    <w:rsid w:val="003A1BE4"/>
    <w:rsid w:val="003A29D4"/>
    <w:rsid w:val="003A3718"/>
    <w:rsid w:val="003A40C3"/>
    <w:rsid w:val="003A5A82"/>
    <w:rsid w:val="003A5CF9"/>
    <w:rsid w:val="003A6B7F"/>
    <w:rsid w:val="003A725F"/>
    <w:rsid w:val="003A7290"/>
    <w:rsid w:val="003A77C7"/>
    <w:rsid w:val="003A7949"/>
    <w:rsid w:val="003A7B9F"/>
    <w:rsid w:val="003B099D"/>
    <w:rsid w:val="003B21C7"/>
    <w:rsid w:val="003B28B3"/>
    <w:rsid w:val="003B3970"/>
    <w:rsid w:val="003B60C5"/>
    <w:rsid w:val="003C10CF"/>
    <w:rsid w:val="003C2569"/>
    <w:rsid w:val="003C28DB"/>
    <w:rsid w:val="003C3540"/>
    <w:rsid w:val="003C4513"/>
    <w:rsid w:val="003C49F2"/>
    <w:rsid w:val="003C513B"/>
    <w:rsid w:val="003C537C"/>
    <w:rsid w:val="003C59C5"/>
    <w:rsid w:val="003C60B7"/>
    <w:rsid w:val="003C60E9"/>
    <w:rsid w:val="003C6125"/>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6177"/>
    <w:rsid w:val="003F6580"/>
    <w:rsid w:val="00400B8E"/>
    <w:rsid w:val="00400DBD"/>
    <w:rsid w:val="00400F2A"/>
    <w:rsid w:val="00400F6C"/>
    <w:rsid w:val="0040141F"/>
    <w:rsid w:val="00401C55"/>
    <w:rsid w:val="0040280B"/>
    <w:rsid w:val="00403E71"/>
    <w:rsid w:val="0040421F"/>
    <w:rsid w:val="004045EF"/>
    <w:rsid w:val="00404E42"/>
    <w:rsid w:val="00405667"/>
    <w:rsid w:val="00407177"/>
    <w:rsid w:val="00407BE3"/>
    <w:rsid w:val="00407CFB"/>
    <w:rsid w:val="004117F9"/>
    <w:rsid w:val="00412FCD"/>
    <w:rsid w:val="00413A50"/>
    <w:rsid w:val="00413F7A"/>
    <w:rsid w:val="0041490E"/>
    <w:rsid w:val="00414C19"/>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416"/>
    <w:rsid w:val="0043160D"/>
    <w:rsid w:val="00432FF9"/>
    <w:rsid w:val="00433F41"/>
    <w:rsid w:val="00433F5A"/>
    <w:rsid w:val="00434B90"/>
    <w:rsid w:val="00435DD9"/>
    <w:rsid w:val="004367AD"/>
    <w:rsid w:val="00436E8E"/>
    <w:rsid w:val="0043776B"/>
    <w:rsid w:val="00437F91"/>
    <w:rsid w:val="0044109F"/>
    <w:rsid w:val="00442CE6"/>
    <w:rsid w:val="00442FAD"/>
    <w:rsid w:val="0044422E"/>
    <w:rsid w:val="00444278"/>
    <w:rsid w:val="004445D3"/>
    <w:rsid w:val="004471F2"/>
    <w:rsid w:val="0045028A"/>
    <w:rsid w:val="00450605"/>
    <w:rsid w:val="004519BF"/>
    <w:rsid w:val="00454793"/>
    <w:rsid w:val="0045687C"/>
    <w:rsid w:val="0046187D"/>
    <w:rsid w:val="0046231B"/>
    <w:rsid w:val="004641FB"/>
    <w:rsid w:val="00466369"/>
    <w:rsid w:val="00466793"/>
    <w:rsid w:val="00466A9D"/>
    <w:rsid w:val="004676D2"/>
    <w:rsid w:val="00467F98"/>
    <w:rsid w:val="004739EB"/>
    <w:rsid w:val="00473EB7"/>
    <w:rsid w:val="004758C3"/>
    <w:rsid w:val="00476BB8"/>
    <w:rsid w:val="0047766C"/>
    <w:rsid w:val="00477FE4"/>
    <w:rsid w:val="00480363"/>
    <w:rsid w:val="00480B70"/>
    <w:rsid w:val="00480FF3"/>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C02ED"/>
    <w:rsid w:val="004C05AC"/>
    <w:rsid w:val="004C1101"/>
    <w:rsid w:val="004C1294"/>
    <w:rsid w:val="004C16FE"/>
    <w:rsid w:val="004C4D00"/>
    <w:rsid w:val="004C5771"/>
    <w:rsid w:val="004C654B"/>
    <w:rsid w:val="004C7606"/>
    <w:rsid w:val="004D042C"/>
    <w:rsid w:val="004D1678"/>
    <w:rsid w:val="004D219F"/>
    <w:rsid w:val="004D2470"/>
    <w:rsid w:val="004D2E84"/>
    <w:rsid w:val="004D351F"/>
    <w:rsid w:val="004D4794"/>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1544"/>
    <w:rsid w:val="005116B5"/>
    <w:rsid w:val="00511A40"/>
    <w:rsid w:val="00511F8E"/>
    <w:rsid w:val="00512E82"/>
    <w:rsid w:val="00513001"/>
    <w:rsid w:val="00515966"/>
    <w:rsid w:val="005171FF"/>
    <w:rsid w:val="00517F5E"/>
    <w:rsid w:val="00522D02"/>
    <w:rsid w:val="005232F7"/>
    <w:rsid w:val="005234FF"/>
    <w:rsid w:val="00523F82"/>
    <w:rsid w:val="00526AB7"/>
    <w:rsid w:val="00527276"/>
    <w:rsid w:val="00527C70"/>
    <w:rsid w:val="00530EFF"/>
    <w:rsid w:val="00531061"/>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5708"/>
    <w:rsid w:val="00546299"/>
    <w:rsid w:val="0054657C"/>
    <w:rsid w:val="0054777B"/>
    <w:rsid w:val="0055021B"/>
    <w:rsid w:val="00550724"/>
    <w:rsid w:val="00550D0E"/>
    <w:rsid w:val="005510FC"/>
    <w:rsid w:val="0055146A"/>
    <w:rsid w:val="005516A9"/>
    <w:rsid w:val="005525BB"/>
    <w:rsid w:val="005532C6"/>
    <w:rsid w:val="00555F85"/>
    <w:rsid w:val="005573F4"/>
    <w:rsid w:val="00560935"/>
    <w:rsid w:val="00560E38"/>
    <w:rsid w:val="0056105D"/>
    <w:rsid w:val="00561D9B"/>
    <w:rsid w:val="00561FB2"/>
    <w:rsid w:val="005626B9"/>
    <w:rsid w:val="005635C0"/>
    <w:rsid w:val="00563843"/>
    <w:rsid w:val="00564962"/>
    <w:rsid w:val="00565498"/>
    <w:rsid w:val="00570929"/>
    <w:rsid w:val="00570D99"/>
    <w:rsid w:val="00571058"/>
    <w:rsid w:val="00571071"/>
    <w:rsid w:val="005716D6"/>
    <w:rsid w:val="00571D1B"/>
    <w:rsid w:val="0057211D"/>
    <w:rsid w:val="0057298C"/>
    <w:rsid w:val="005749E5"/>
    <w:rsid w:val="00574F07"/>
    <w:rsid w:val="00575FCC"/>
    <w:rsid w:val="005760C4"/>
    <w:rsid w:val="00576B98"/>
    <w:rsid w:val="00576F85"/>
    <w:rsid w:val="005776CF"/>
    <w:rsid w:val="00577B65"/>
    <w:rsid w:val="00580714"/>
    <w:rsid w:val="005807D5"/>
    <w:rsid w:val="00581287"/>
    <w:rsid w:val="005821C1"/>
    <w:rsid w:val="00582FDE"/>
    <w:rsid w:val="005834B4"/>
    <w:rsid w:val="00583724"/>
    <w:rsid w:val="00585166"/>
    <w:rsid w:val="005878C6"/>
    <w:rsid w:val="005901B3"/>
    <w:rsid w:val="00590C63"/>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50A3"/>
    <w:rsid w:val="005B69F7"/>
    <w:rsid w:val="005B7132"/>
    <w:rsid w:val="005B7365"/>
    <w:rsid w:val="005C00B8"/>
    <w:rsid w:val="005C0E01"/>
    <w:rsid w:val="005C1110"/>
    <w:rsid w:val="005C14D0"/>
    <w:rsid w:val="005C1861"/>
    <w:rsid w:val="005C3AE9"/>
    <w:rsid w:val="005C7499"/>
    <w:rsid w:val="005C7C2E"/>
    <w:rsid w:val="005D02E3"/>
    <w:rsid w:val="005D3254"/>
    <w:rsid w:val="005D4007"/>
    <w:rsid w:val="005D5858"/>
    <w:rsid w:val="005D77D4"/>
    <w:rsid w:val="005E090B"/>
    <w:rsid w:val="005E0CEF"/>
    <w:rsid w:val="005E2CFA"/>
    <w:rsid w:val="005E3317"/>
    <w:rsid w:val="005E3BAA"/>
    <w:rsid w:val="005E3F44"/>
    <w:rsid w:val="005E47EC"/>
    <w:rsid w:val="005E47FC"/>
    <w:rsid w:val="005E4827"/>
    <w:rsid w:val="005E4F1D"/>
    <w:rsid w:val="005E6BCA"/>
    <w:rsid w:val="005E7488"/>
    <w:rsid w:val="005E7A24"/>
    <w:rsid w:val="005E7BA4"/>
    <w:rsid w:val="005F17E4"/>
    <w:rsid w:val="005F1942"/>
    <w:rsid w:val="005F2D26"/>
    <w:rsid w:val="005F3455"/>
    <w:rsid w:val="005F3761"/>
    <w:rsid w:val="005F40F4"/>
    <w:rsid w:val="005F45F4"/>
    <w:rsid w:val="005F4E8C"/>
    <w:rsid w:val="0060062E"/>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732"/>
    <w:rsid w:val="00621DB4"/>
    <w:rsid w:val="00622337"/>
    <w:rsid w:val="00622E61"/>
    <w:rsid w:val="006235E3"/>
    <w:rsid w:val="00623A87"/>
    <w:rsid w:val="0062419F"/>
    <w:rsid w:val="00624B85"/>
    <w:rsid w:val="006257E3"/>
    <w:rsid w:val="006270AF"/>
    <w:rsid w:val="006276F5"/>
    <w:rsid w:val="00627A8D"/>
    <w:rsid w:val="00631B82"/>
    <w:rsid w:val="00631E61"/>
    <w:rsid w:val="00632BE7"/>
    <w:rsid w:val="00640B72"/>
    <w:rsid w:val="006414BE"/>
    <w:rsid w:val="00641C1C"/>
    <w:rsid w:val="0064270B"/>
    <w:rsid w:val="00642EF9"/>
    <w:rsid w:val="0064319D"/>
    <w:rsid w:val="0064383B"/>
    <w:rsid w:val="0064571F"/>
    <w:rsid w:val="00645768"/>
    <w:rsid w:val="00645AA4"/>
    <w:rsid w:val="006462F3"/>
    <w:rsid w:val="00646D89"/>
    <w:rsid w:val="00646FC9"/>
    <w:rsid w:val="00647F49"/>
    <w:rsid w:val="0065066F"/>
    <w:rsid w:val="00651B44"/>
    <w:rsid w:val="00652020"/>
    <w:rsid w:val="00652914"/>
    <w:rsid w:val="006536A6"/>
    <w:rsid w:val="00653F41"/>
    <w:rsid w:val="00654100"/>
    <w:rsid w:val="006542CC"/>
    <w:rsid w:val="00654636"/>
    <w:rsid w:val="00654A7D"/>
    <w:rsid w:val="006554B9"/>
    <w:rsid w:val="0065689A"/>
    <w:rsid w:val="0065689D"/>
    <w:rsid w:val="0065744C"/>
    <w:rsid w:val="00657D2E"/>
    <w:rsid w:val="006601BD"/>
    <w:rsid w:val="0066132C"/>
    <w:rsid w:val="00662941"/>
    <w:rsid w:val="00662BF4"/>
    <w:rsid w:val="00662CD5"/>
    <w:rsid w:val="00663000"/>
    <w:rsid w:val="006650A0"/>
    <w:rsid w:val="00672295"/>
    <w:rsid w:val="00673A69"/>
    <w:rsid w:val="00674346"/>
    <w:rsid w:val="0067511F"/>
    <w:rsid w:val="0067734F"/>
    <w:rsid w:val="00677931"/>
    <w:rsid w:val="00677C8E"/>
    <w:rsid w:val="00681484"/>
    <w:rsid w:val="00681D63"/>
    <w:rsid w:val="00682191"/>
    <w:rsid w:val="006825A4"/>
    <w:rsid w:val="0068315A"/>
    <w:rsid w:val="006834D3"/>
    <w:rsid w:val="00685475"/>
    <w:rsid w:val="00690845"/>
    <w:rsid w:val="006921C0"/>
    <w:rsid w:val="006937E3"/>
    <w:rsid w:val="00693BAF"/>
    <w:rsid w:val="00694D9D"/>
    <w:rsid w:val="00694EFA"/>
    <w:rsid w:val="006A10D3"/>
    <w:rsid w:val="006A17DE"/>
    <w:rsid w:val="006A2CEE"/>
    <w:rsid w:val="006A5EAE"/>
    <w:rsid w:val="006A6686"/>
    <w:rsid w:val="006A7790"/>
    <w:rsid w:val="006A798A"/>
    <w:rsid w:val="006A7CB0"/>
    <w:rsid w:val="006B0DD7"/>
    <w:rsid w:val="006B1524"/>
    <w:rsid w:val="006B2DE9"/>
    <w:rsid w:val="006B4846"/>
    <w:rsid w:val="006B4BB6"/>
    <w:rsid w:val="006B5602"/>
    <w:rsid w:val="006B5A2B"/>
    <w:rsid w:val="006B5E99"/>
    <w:rsid w:val="006B6AE8"/>
    <w:rsid w:val="006B7FDF"/>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29EF"/>
    <w:rsid w:val="006E37A9"/>
    <w:rsid w:val="006E3884"/>
    <w:rsid w:val="006E4F13"/>
    <w:rsid w:val="006E5489"/>
    <w:rsid w:val="006E5826"/>
    <w:rsid w:val="006E5F41"/>
    <w:rsid w:val="006E6384"/>
    <w:rsid w:val="006E75C6"/>
    <w:rsid w:val="006F097F"/>
    <w:rsid w:val="006F314B"/>
    <w:rsid w:val="006F39E3"/>
    <w:rsid w:val="006F4702"/>
    <w:rsid w:val="006F4FED"/>
    <w:rsid w:val="006F59E4"/>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4B4"/>
    <w:rsid w:val="007165A5"/>
    <w:rsid w:val="00716896"/>
    <w:rsid w:val="00716EA9"/>
    <w:rsid w:val="00717073"/>
    <w:rsid w:val="00720779"/>
    <w:rsid w:val="00720D36"/>
    <w:rsid w:val="00721A27"/>
    <w:rsid w:val="00722241"/>
    <w:rsid w:val="00722ACF"/>
    <w:rsid w:val="007232ED"/>
    <w:rsid w:val="00723505"/>
    <w:rsid w:val="007245A7"/>
    <w:rsid w:val="00726D79"/>
    <w:rsid w:val="007271B1"/>
    <w:rsid w:val="007271E1"/>
    <w:rsid w:val="00730431"/>
    <w:rsid w:val="007305A1"/>
    <w:rsid w:val="007306F6"/>
    <w:rsid w:val="00730AD1"/>
    <w:rsid w:val="00730D6C"/>
    <w:rsid w:val="007324AF"/>
    <w:rsid w:val="007329C4"/>
    <w:rsid w:val="00732BDD"/>
    <w:rsid w:val="00733D34"/>
    <w:rsid w:val="0073410C"/>
    <w:rsid w:val="0073640D"/>
    <w:rsid w:val="0073729F"/>
    <w:rsid w:val="00740942"/>
    <w:rsid w:val="00740EE9"/>
    <w:rsid w:val="0074108B"/>
    <w:rsid w:val="007419C2"/>
    <w:rsid w:val="00741A2F"/>
    <w:rsid w:val="007439A8"/>
    <w:rsid w:val="007446F4"/>
    <w:rsid w:val="00745FD2"/>
    <w:rsid w:val="00746AF5"/>
    <w:rsid w:val="007479CC"/>
    <w:rsid w:val="00747E1B"/>
    <w:rsid w:val="00750DE9"/>
    <w:rsid w:val="0075100A"/>
    <w:rsid w:val="00751648"/>
    <w:rsid w:val="00751D71"/>
    <w:rsid w:val="007522A9"/>
    <w:rsid w:val="00755116"/>
    <w:rsid w:val="0075678D"/>
    <w:rsid w:val="00756FD4"/>
    <w:rsid w:val="00757736"/>
    <w:rsid w:val="007611A3"/>
    <w:rsid w:val="00763C8D"/>
    <w:rsid w:val="007647D9"/>
    <w:rsid w:val="00764ACF"/>
    <w:rsid w:val="00764ECC"/>
    <w:rsid w:val="007668FC"/>
    <w:rsid w:val="00767630"/>
    <w:rsid w:val="0077080A"/>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2B6"/>
    <w:rsid w:val="00782506"/>
    <w:rsid w:val="007830F7"/>
    <w:rsid w:val="00783147"/>
    <w:rsid w:val="007833DC"/>
    <w:rsid w:val="00783ACA"/>
    <w:rsid w:val="00784096"/>
    <w:rsid w:val="00785455"/>
    <w:rsid w:val="0078656A"/>
    <w:rsid w:val="00786844"/>
    <w:rsid w:val="0078733D"/>
    <w:rsid w:val="00790460"/>
    <w:rsid w:val="00793658"/>
    <w:rsid w:val="007937E8"/>
    <w:rsid w:val="007950C7"/>
    <w:rsid w:val="007955D8"/>
    <w:rsid w:val="00795873"/>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4AC0"/>
    <w:rsid w:val="007C6077"/>
    <w:rsid w:val="007C6900"/>
    <w:rsid w:val="007C7982"/>
    <w:rsid w:val="007D0B82"/>
    <w:rsid w:val="007D1B24"/>
    <w:rsid w:val="007D28E5"/>
    <w:rsid w:val="007D2E9C"/>
    <w:rsid w:val="007D370A"/>
    <w:rsid w:val="007D3941"/>
    <w:rsid w:val="007D3A17"/>
    <w:rsid w:val="007D3BA8"/>
    <w:rsid w:val="007D5B2D"/>
    <w:rsid w:val="007D654C"/>
    <w:rsid w:val="007D6F08"/>
    <w:rsid w:val="007D7402"/>
    <w:rsid w:val="007E05E7"/>
    <w:rsid w:val="007E1052"/>
    <w:rsid w:val="007E4DA3"/>
    <w:rsid w:val="007E6BD4"/>
    <w:rsid w:val="007E6EA2"/>
    <w:rsid w:val="007E7F32"/>
    <w:rsid w:val="007F159D"/>
    <w:rsid w:val="007F212E"/>
    <w:rsid w:val="007F29C8"/>
    <w:rsid w:val="007F2FC1"/>
    <w:rsid w:val="007F391F"/>
    <w:rsid w:val="007F61D2"/>
    <w:rsid w:val="007F6AB8"/>
    <w:rsid w:val="007F6B81"/>
    <w:rsid w:val="007F7C95"/>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6B2E"/>
    <w:rsid w:val="00817BAB"/>
    <w:rsid w:val="0082087B"/>
    <w:rsid w:val="00822127"/>
    <w:rsid w:val="00822189"/>
    <w:rsid w:val="008235B2"/>
    <w:rsid w:val="00824946"/>
    <w:rsid w:val="00825E6A"/>
    <w:rsid w:val="00830792"/>
    <w:rsid w:val="00830A31"/>
    <w:rsid w:val="0083186A"/>
    <w:rsid w:val="008324A7"/>
    <w:rsid w:val="00832AFD"/>
    <w:rsid w:val="008339B7"/>
    <w:rsid w:val="00834115"/>
    <w:rsid w:val="00834C39"/>
    <w:rsid w:val="0083507C"/>
    <w:rsid w:val="0083534E"/>
    <w:rsid w:val="008357DB"/>
    <w:rsid w:val="00836E1D"/>
    <w:rsid w:val="00837EA0"/>
    <w:rsid w:val="00840202"/>
    <w:rsid w:val="0084120D"/>
    <w:rsid w:val="00843B2E"/>
    <w:rsid w:val="00843C38"/>
    <w:rsid w:val="0084436E"/>
    <w:rsid w:val="00844BD4"/>
    <w:rsid w:val="008451D2"/>
    <w:rsid w:val="00845B10"/>
    <w:rsid w:val="0084613E"/>
    <w:rsid w:val="008470E8"/>
    <w:rsid w:val="00847B4D"/>
    <w:rsid w:val="00850FC4"/>
    <w:rsid w:val="00851937"/>
    <w:rsid w:val="00852921"/>
    <w:rsid w:val="008555BA"/>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41A1"/>
    <w:rsid w:val="008853EB"/>
    <w:rsid w:val="008856FB"/>
    <w:rsid w:val="008876F8"/>
    <w:rsid w:val="00887732"/>
    <w:rsid w:val="00887DEA"/>
    <w:rsid w:val="00890FA8"/>
    <w:rsid w:val="0089257A"/>
    <w:rsid w:val="00892738"/>
    <w:rsid w:val="00893B1A"/>
    <w:rsid w:val="00894043"/>
    <w:rsid w:val="00894965"/>
    <w:rsid w:val="00894D75"/>
    <w:rsid w:val="00896FBF"/>
    <w:rsid w:val="0089795C"/>
    <w:rsid w:val="008A063E"/>
    <w:rsid w:val="008A0772"/>
    <w:rsid w:val="008A179C"/>
    <w:rsid w:val="008A1AC7"/>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0F79"/>
    <w:rsid w:val="008C3BF1"/>
    <w:rsid w:val="008C5453"/>
    <w:rsid w:val="008C72D2"/>
    <w:rsid w:val="008D000D"/>
    <w:rsid w:val="008D1BB6"/>
    <w:rsid w:val="008D30B9"/>
    <w:rsid w:val="008D3A1D"/>
    <w:rsid w:val="008D4713"/>
    <w:rsid w:val="008D486C"/>
    <w:rsid w:val="008D572B"/>
    <w:rsid w:val="008D57B4"/>
    <w:rsid w:val="008D6FD4"/>
    <w:rsid w:val="008D7005"/>
    <w:rsid w:val="008D75CD"/>
    <w:rsid w:val="008D7836"/>
    <w:rsid w:val="008E0704"/>
    <w:rsid w:val="008E0D7D"/>
    <w:rsid w:val="008E216A"/>
    <w:rsid w:val="008E403D"/>
    <w:rsid w:val="008E4C18"/>
    <w:rsid w:val="008E5112"/>
    <w:rsid w:val="008E64B1"/>
    <w:rsid w:val="008E77A7"/>
    <w:rsid w:val="008E78BA"/>
    <w:rsid w:val="008F256B"/>
    <w:rsid w:val="008F273E"/>
    <w:rsid w:val="008F48D9"/>
    <w:rsid w:val="008F600E"/>
    <w:rsid w:val="008F6443"/>
    <w:rsid w:val="008F67BA"/>
    <w:rsid w:val="008F762F"/>
    <w:rsid w:val="0090182E"/>
    <w:rsid w:val="009018DE"/>
    <w:rsid w:val="00901DBA"/>
    <w:rsid w:val="0090267C"/>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C4E"/>
    <w:rsid w:val="00913E3E"/>
    <w:rsid w:val="00913F9D"/>
    <w:rsid w:val="009144E9"/>
    <w:rsid w:val="00915FB5"/>
    <w:rsid w:val="0091739E"/>
    <w:rsid w:val="009173F8"/>
    <w:rsid w:val="00917649"/>
    <w:rsid w:val="009201E9"/>
    <w:rsid w:val="009212DC"/>
    <w:rsid w:val="0092160F"/>
    <w:rsid w:val="00922184"/>
    <w:rsid w:val="00922B3B"/>
    <w:rsid w:val="00923293"/>
    <w:rsid w:val="009233A8"/>
    <w:rsid w:val="00923B4E"/>
    <w:rsid w:val="00923E05"/>
    <w:rsid w:val="00924028"/>
    <w:rsid w:val="009242C5"/>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39A1"/>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995"/>
    <w:rsid w:val="00971BD9"/>
    <w:rsid w:val="00972145"/>
    <w:rsid w:val="009732FF"/>
    <w:rsid w:val="009741A2"/>
    <w:rsid w:val="0097481E"/>
    <w:rsid w:val="00974DAA"/>
    <w:rsid w:val="00975C99"/>
    <w:rsid w:val="00975DBA"/>
    <w:rsid w:val="00976D8B"/>
    <w:rsid w:val="00981D2A"/>
    <w:rsid w:val="009830E7"/>
    <w:rsid w:val="009843CF"/>
    <w:rsid w:val="00984D47"/>
    <w:rsid w:val="00984E98"/>
    <w:rsid w:val="00986316"/>
    <w:rsid w:val="00986905"/>
    <w:rsid w:val="009875C7"/>
    <w:rsid w:val="009900D6"/>
    <w:rsid w:val="009908E2"/>
    <w:rsid w:val="00990F56"/>
    <w:rsid w:val="00992A4F"/>
    <w:rsid w:val="00992EEE"/>
    <w:rsid w:val="00993C3D"/>
    <w:rsid w:val="00995761"/>
    <w:rsid w:val="00995A39"/>
    <w:rsid w:val="0099636B"/>
    <w:rsid w:val="0099664B"/>
    <w:rsid w:val="00996689"/>
    <w:rsid w:val="009970B4"/>
    <w:rsid w:val="00997EC9"/>
    <w:rsid w:val="009A088D"/>
    <w:rsid w:val="009A0A54"/>
    <w:rsid w:val="009A2051"/>
    <w:rsid w:val="009A25CE"/>
    <w:rsid w:val="009A313F"/>
    <w:rsid w:val="009A32AC"/>
    <w:rsid w:val="009A5494"/>
    <w:rsid w:val="009A6071"/>
    <w:rsid w:val="009A6302"/>
    <w:rsid w:val="009A734C"/>
    <w:rsid w:val="009B027A"/>
    <w:rsid w:val="009B1019"/>
    <w:rsid w:val="009B186C"/>
    <w:rsid w:val="009B1C48"/>
    <w:rsid w:val="009B2081"/>
    <w:rsid w:val="009B2BB3"/>
    <w:rsid w:val="009B3E66"/>
    <w:rsid w:val="009B4040"/>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66F4"/>
    <w:rsid w:val="009C7059"/>
    <w:rsid w:val="009C7629"/>
    <w:rsid w:val="009D169F"/>
    <w:rsid w:val="009D19F0"/>
    <w:rsid w:val="009D280A"/>
    <w:rsid w:val="009D41C8"/>
    <w:rsid w:val="009D5844"/>
    <w:rsid w:val="009D6AEE"/>
    <w:rsid w:val="009E0D73"/>
    <w:rsid w:val="009E1D43"/>
    <w:rsid w:val="009E2207"/>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21F"/>
    <w:rsid w:val="00A0237B"/>
    <w:rsid w:val="00A053EC"/>
    <w:rsid w:val="00A05BB4"/>
    <w:rsid w:val="00A0618F"/>
    <w:rsid w:val="00A065BA"/>
    <w:rsid w:val="00A07EC9"/>
    <w:rsid w:val="00A126E5"/>
    <w:rsid w:val="00A1383A"/>
    <w:rsid w:val="00A155E2"/>
    <w:rsid w:val="00A15769"/>
    <w:rsid w:val="00A15D86"/>
    <w:rsid w:val="00A15F36"/>
    <w:rsid w:val="00A16F31"/>
    <w:rsid w:val="00A20189"/>
    <w:rsid w:val="00A20252"/>
    <w:rsid w:val="00A20A56"/>
    <w:rsid w:val="00A21B6D"/>
    <w:rsid w:val="00A228F7"/>
    <w:rsid w:val="00A24122"/>
    <w:rsid w:val="00A245FA"/>
    <w:rsid w:val="00A262AC"/>
    <w:rsid w:val="00A30A84"/>
    <w:rsid w:val="00A33B0A"/>
    <w:rsid w:val="00A34F13"/>
    <w:rsid w:val="00A37472"/>
    <w:rsid w:val="00A4057C"/>
    <w:rsid w:val="00A40D0F"/>
    <w:rsid w:val="00A42591"/>
    <w:rsid w:val="00A42605"/>
    <w:rsid w:val="00A4289C"/>
    <w:rsid w:val="00A429D5"/>
    <w:rsid w:val="00A42E3A"/>
    <w:rsid w:val="00A42F1A"/>
    <w:rsid w:val="00A43AF9"/>
    <w:rsid w:val="00A45CED"/>
    <w:rsid w:val="00A50037"/>
    <w:rsid w:val="00A50FD9"/>
    <w:rsid w:val="00A516BD"/>
    <w:rsid w:val="00A528D2"/>
    <w:rsid w:val="00A53937"/>
    <w:rsid w:val="00A53D50"/>
    <w:rsid w:val="00A54186"/>
    <w:rsid w:val="00A54F3F"/>
    <w:rsid w:val="00A55818"/>
    <w:rsid w:val="00A55BC6"/>
    <w:rsid w:val="00A56A78"/>
    <w:rsid w:val="00A57AED"/>
    <w:rsid w:val="00A624FE"/>
    <w:rsid w:val="00A63B0D"/>
    <w:rsid w:val="00A6413E"/>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A90"/>
    <w:rsid w:val="00A83B2E"/>
    <w:rsid w:val="00A84A99"/>
    <w:rsid w:val="00A851F4"/>
    <w:rsid w:val="00A8520D"/>
    <w:rsid w:val="00A85C7B"/>
    <w:rsid w:val="00A86500"/>
    <w:rsid w:val="00A90388"/>
    <w:rsid w:val="00A920AE"/>
    <w:rsid w:val="00A926C7"/>
    <w:rsid w:val="00A927D8"/>
    <w:rsid w:val="00A94AF7"/>
    <w:rsid w:val="00A95AA5"/>
    <w:rsid w:val="00A96D69"/>
    <w:rsid w:val="00AA08F3"/>
    <w:rsid w:val="00AA117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4B5"/>
    <w:rsid w:val="00AD2792"/>
    <w:rsid w:val="00AD305F"/>
    <w:rsid w:val="00AD3380"/>
    <w:rsid w:val="00AD3FB0"/>
    <w:rsid w:val="00AD4F07"/>
    <w:rsid w:val="00AD5B14"/>
    <w:rsid w:val="00AD608E"/>
    <w:rsid w:val="00AD68A7"/>
    <w:rsid w:val="00AD75A7"/>
    <w:rsid w:val="00AD7FE0"/>
    <w:rsid w:val="00AE5F3B"/>
    <w:rsid w:val="00AE6EC0"/>
    <w:rsid w:val="00AE7ABA"/>
    <w:rsid w:val="00AF01B6"/>
    <w:rsid w:val="00AF0F99"/>
    <w:rsid w:val="00AF4B0A"/>
    <w:rsid w:val="00AF4C4C"/>
    <w:rsid w:val="00AF59DE"/>
    <w:rsid w:val="00AF65DE"/>
    <w:rsid w:val="00B00779"/>
    <w:rsid w:val="00B007A5"/>
    <w:rsid w:val="00B017AB"/>
    <w:rsid w:val="00B01ECA"/>
    <w:rsid w:val="00B02E53"/>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CE4"/>
    <w:rsid w:val="00B14EBC"/>
    <w:rsid w:val="00B15BAF"/>
    <w:rsid w:val="00B15EE0"/>
    <w:rsid w:val="00B17E27"/>
    <w:rsid w:val="00B20480"/>
    <w:rsid w:val="00B20B34"/>
    <w:rsid w:val="00B219B9"/>
    <w:rsid w:val="00B22036"/>
    <w:rsid w:val="00B22BB9"/>
    <w:rsid w:val="00B22FAB"/>
    <w:rsid w:val="00B234AC"/>
    <w:rsid w:val="00B23768"/>
    <w:rsid w:val="00B24271"/>
    <w:rsid w:val="00B2465F"/>
    <w:rsid w:val="00B25961"/>
    <w:rsid w:val="00B3069E"/>
    <w:rsid w:val="00B31E4B"/>
    <w:rsid w:val="00B3217E"/>
    <w:rsid w:val="00B3219C"/>
    <w:rsid w:val="00B33555"/>
    <w:rsid w:val="00B35F0C"/>
    <w:rsid w:val="00B40F2C"/>
    <w:rsid w:val="00B428F2"/>
    <w:rsid w:val="00B44413"/>
    <w:rsid w:val="00B445BD"/>
    <w:rsid w:val="00B454E2"/>
    <w:rsid w:val="00B457A8"/>
    <w:rsid w:val="00B45B96"/>
    <w:rsid w:val="00B45C16"/>
    <w:rsid w:val="00B469CE"/>
    <w:rsid w:val="00B505A1"/>
    <w:rsid w:val="00B507AC"/>
    <w:rsid w:val="00B50E58"/>
    <w:rsid w:val="00B528D4"/>
    <w:rsid w:val="00B53FE8"/>
    <w:rsid w:val="00B54349"/>
    <w:rsid w:val="00B545E1"/>
    <w:rsid w:val="00B554B0"/>
    <w:rsid w:val="00B57C57"/>
    <w:rsid w:val="00B60AEC"/>
    <w:rsid w:val="00B61A5C"/>
    <w:rsid w:val="00B62421"/>
    <w:rsid w:val="00B64BCB"/>
    <w:rsid w:val="00B64D13"/>
    <w:rsid w:val="00B65246"/>
    <w:rsid w:val="00B668C1"/>
    <w:rsid w:val="00B66B87"/>
    <w:rsid w:val="00B66E0E"/>
    <w:rsid w:val="00B67A88"/>
    <w:rsid w:val="00B70217"/>
    <w:rsid w:val="00B73A47"/>
    <w:rsid w:val="00B74571"/>
    <w:rsid w:val="00B74C11"/>
    <w:rsid w:val="00B75DF6"/>
    <w:rsid w:val="00B764BD"/>
    <w:rsid w:val="00B768B0"/>
    <w:rsid w:val="00B804E9"/>
    <w:rsid w:val="00B8065A"/>
    <w:rsid w:val="00B80A77"/>
    <w:rsid w:val="00B82838"/>
    <w:rsid w:val="00B82848"/>
    <w:rsid w:val="00B84128"/>
    <w:rsid w:val="00B85510"/>
    <w:rsid w:val="00B85FD8"/>
    <w:rsid w:val="00B86217"/>
    <w:rsid w:val="00B87221"/>
    <w:rsid w:val="00B903AC"/>
    <w:rsid w:val="00B90574"/>
    <w:rsid w:val="00B9196C"/>
    <w:rsid w:val="00B92114"/>
    <w:rsid w:val="00B9465F"/>
    <w:rsid w:val="00B95AB6"/>
    <w:rsid w:val="00B9643B"/>
    <w:rsid w:val="00B964D1"/>
    <w:rsid w:val="00B96E6A"/>
    <w:rsid w:val="00B97121"/>
    <w:rsid w:val="00B97BB9"/>
    <w:rsid w:val="00BA1E62"/>
    <w:rsid w:val="00BA1FBE"/>
    <w:rsid w:val="00BA33BA"/>
    <w:rsid w:val="00BA3468"/>
    <w:rsid w:val="00BA3612"/>
    <w:rsid w:val="00BA53EB"/>
    <w:rsid w:val="00BA5E6E"/>
    <w:rsid w:val="00BA6B19"/>
    <w:rsid w:val="00BA74E8"/>
    <w:rsid w:val="00BA7A92"/>
    <w:rsid w:val="00BB041C"/>
    <w:rsid w:val="00BB1A6C"/>
    <w:rsid w:val="00BB36F6"/>
    <w:rsid w:val="00BB399F"/>
    <w:rsid w:val="00BB3E78"/>
    <w:rsid w:val="00BB408F"/>
    <w:rsid w:val="00BB45A6"/>
    <w:rsid w:val="00BB4F66"/>
    <w:rsid w:val="00BB4FBD"/>
    <w:rsid w:val="00BB5460"/>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00F5"/>
    <w:rsid w:val="00BE19FC"/>
    <w:rsid w:val="00BE24D6"/>
    <w:rsid w:val="00BE3541"/>
    <w:rsid w:val="00BE4482"/>
    <w:rsid w:val="00BE4FCC"/>
    <w:rsid w:val="00BE5A53"/>
    <w:rsid w:val="00BE5C03"/>
    <w:rsid w:val="00BE5D2A"/>
    <w:rsid w:val="00BE73D9"/>
    <w:rsid w:val="00BE79EE"/>
    <w:rsid w:val="00BF009C"/>
    <w:rsid w:val="00BF2230"/>
    <w:rsid w:val="00BF28B5"/>
    <w:rsid w:val="00BF2AC1"/>
    <w:rsid w:val="00BF2EA9"/>
    <w:rsid w:val="00BF38F4"/>
    <w:rsid w:val="00BF3D9A"/>
    <w:rsid w:val="00BF3DAE"/>
    <w:rsid w:val="00BF4B4E"/>
    <w:rsid w:val="00BF53CA"/>
    <w:rsid w:val="00BF77F3"/>
    <w:rsid w:val="00BF7BF0"/>
    <w:rsid w:val="00BF7C89"/>
    <w:rsid w:val="00C009DD"/>
    <w:rsid w:val="00C01745"/>
    <w:rsid w:val="00C023E7"/>
    <w:rsid w:val="00C02F86"/>
    <w:rsid w:val="00C03B37"/>
    <w:rsid w:val="00C03E06"/>
    <w:rsid w:val="00C05BD5"/>
    <w:rsid w:val="00C06FE2"/>
    <w:rsid w:val="00C074D1"/>
    <w:rsid w:val="00C10ECB"/>
    <w:rsid w:val="00C11819"/>
    <w:rsid w:val="00C13524"/>
    <w:rsid w:val="00C1536D"/>
    <w:rsid w:val="00C167E1"/>
    <w:rsid w:val="00C20652"/>
    <w:rsid w:val="00C21539"/>
    <w:rsid w:val="00C25845"/>
    <w:rsid w:val="00C26953"/>
    <w:rsid w:val="00C27890"/>
    <w:rsid w:val="00C30965"/>
    <w:rsid w:val="00C33FD4"/>
    <w:rsid w:val="00C35049"/>
    <w:rsid w:val="00C3551B"/>
    <w:rsid w:val="00C35712"/>
    <w:rsid w:val="00C35E20"/>
    <w:rsid w:val="00C36237"/>
    <w:rsid w:val="00C4598D"/>
    <w:rsid w:val="00C459AF"/>
    <w:rsid w:val="00C4739A"/>
    <w:rsid w:val="00C50ECC"/>
    <w:rsid w:val="00C52B27"/>
    <w:rsid w:val="00C55C0B"/>
    <w:rsid w:val="00C55CC4"/>
    <w:rsid w:val="00C55DFB"/>
    <w:rsid w:val="00C56B72"/>
    <w:rsid w:val="00C60394"/>
    <w:rsid w:val="00C63290"/>
    <w:rsid w:val="00C637F4"/>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5F42"/>
    <w:rsid w:val="00C878E2"/>
    <w:rsid w:val="00C92046"/>
    <w:rsid w:val="00C9375F"/>
    <w:rsid w:val="00C943DB"/>
    <w:rsid w:val="00C94671"/>
    <w:rsid w:val="00C949EB"/>
    <w:rsid w:val="00C96CFE"/>
    <w:rsid w:val="00C97943"/>
    <w:rsid w:val="00C97A6B"/>
    <w:rsid w:val="00C97E23"/>
    <w:rsid w:val="00CA02D4"/>
    <w:rsid w:val="00CA1CE6"/>
    <w:rsid w:val="00CA1D34"/>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5178"/>
    <w:rsid w:val="00CB6E99"/>
    <w:rsid w:val="00CB757F"/>
    <w:rsid w:val="00CB7D32"/>
    <w:rsid w:val="00CC1EDB"/>
    <w:rsid w:val="00CC2731"/>
    <w:rsid w:val="00CC3AF9"/>
    <w:rsid w:val="00CC4060"/>
    <w:rsid w:val="00CC59DD"/>
    <w:rsid w:val="00CC6BE8"/>
    <w:rsid w:val="00CD200B"/>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2366"/>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1FF"/>
    <w:rsid w:val="00D4695D"/>
    <w:rsid w:val="00D47068"/>
    <w:rsid w:val="00D50138"/>
    <w:rsid w:val="00D509D4"/>
    <w:rsid w:val="00D51F7D"/>
    <w:rsid w:val="00D52B99"/>
    <w:rsid w:val="00D5347B"/>
    <w:rsid w:val="00D5383C"/>
    <w:rsid w:val="00D5383E"/>
    <w:rsid w:val="00D55C20"/>
    <w:rsid w:val="00D56AB3"/>
    <w:rsid w:val="00D56D5D"/>
    <w:rsid w:val="00D5784C"/>
    <w:rsid w:val="00D57F4D"/>
    <w:rsid w:val="00D615AD"/>
    <w:rsid w:val="00D619FB"/>
    <w:rsid w:val="00D63259"/>
    <w:rsid w:val="00D63914"/>
    <w:rsid w:val="00D64561"/>
    <w:rsid w:val="00D647D4"/>
    <w:rsid w:val="00D65CE1"/>
    <w:rsid w:val="00D66EA5"/>
    <w:rsid w:val="00D66F55"/>
    <w:rsid w:val="00D71586"/>
    <w:rsid w:val="00D7376F"/>
    <w:rsid w:val="00D7486C"/>
    <w:rsid w:val="00D763C5"/>
    <w:rsid w:val="00D7651D"/>
    <w:rsid w:val="00D76B05"/>
    <w:rsid w:val="00D77CFD"/>
    <w:rsid w:val="00D80697"/>
    <w:rsid w:val="00D815E0"/>
    <w:rsid w:val="00D81948"/>
    <w:rsid w:val="00D81AE0"/>
    <w:rsid w:val="00D81BD5"/>
    <w:rsid w:val="00D82142"/>
    <w:rsid w:val="00D85320"/>
    <w:rsid w:val="00D8585C"/>
    <w:rsid w:val="00D86288"/>
    <w:rsid w:val="00D8628E"/>
    <w:rsid w:val="00D866F3"/>
    <w:rsid w:val="00D867F7"/>
    <w:rsid w:val="00D86E1F"/>
    <w:rsid w:val="00D872DD"/>
    <w:rsid w:val="00D87B47"/>
    <w:rsid w:val="00D9006A"/>
    <w:rsid w:val="00D92A66"/>
    <w:rsid w:val="00D92B83"/>
    <w:rsid w:val="00D92C7A"/>
    <w:rsid w:val="00D931C7"/>
    <w:rsid w:val="00D94C0B"/>
    <w:rsid w:val="00D950E5"/>
    <w:rsid w:val="00D951AD"/>
    <w:rsid w:val="00DA3304"/>
    <w:rsid w:val="00DA36E2"/>
    <w:rsid w:val="00DA46F5"/>
    <w:rsid w:val="00DA46FB"/>
    <w:rsid w:val="00DA5D1C"/>
    <w:rsid w:val="00DA6395"/>
    <w:rsid w:val="00DA644E"/>
    <w:rsid w:val="00DA6DB6"/>
    <w:rsid w:val="00DA7745"/>
    <w:rsid w:val="00DB1AA0"/>
    <w:rsid w:val="00DB2B31"/>
    <w:rsid w:val="00DB386E"/>
    <w:rsid w:val="00DB58A9"/>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545"/>
    <w:rsid w:val="00DD39FC"/>
    <w:rsid w:val="00DD4ECE"/>
    <w:rsid w:val="00DD5A73"/>
    <w:rsid w:val="00DD6776"/>
    <w:rsid w:val="00DD6B45"/>
    <w:rsid w:val="00DD71BF"/>
    <w:rsid w:val="00DE22CD"/>
    <w:rsid w:val="00DE2726"/>
    <w:rsid w:val="00DE4C3D"/>
    <w:rsid w:val="00DE4DA7"/>
    <w:rsid w:val="00DE4DC0"/>
    <w:rsid w:val="00DE5859"/>
    <w:rsid w:val="00DE590B"/>
    <w:rsid w:val="00DE61F7"/>
    <w:rsid w:val="00DE6B03"/>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C2"/>
    <w:rsid w:val="00E105F4"/>
    <w:rsid w:val="00E11175"/>
    <w:rsid w:val="00E1277F"/>
    <w:rsid w:val="00E132E3"/>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6B1"/>
    <w:rsid w:val="00E47DE3"/>
    <w:rsid w:val="00E52A43"/>
    <w:rsid w:val="00E564B2"/>
    <w:rsid w:val="00E568A8"/>
    <w:rsid w:val="00E60F94"/>
    <w:rsid w:val="00E61DE3"/>
    <w:rsid w:val="00E628F0"/>
    <w:rsid w:val="00E62B10"/>
    <w:rsid w:val="00E63865"/>
    <w:rsid w:val="00E6416C"/>
    <w:rsid w:val="00E649CC"/>
    <w:rsid w:val="00E64CD0"/>
    <w:rsid w:val="00E64FA4"/>
    <w:rsid w:val="00E65AAF"/>
    <w:rsid w:val="00E66E4C"/>
    <w:rsid w:val="00E67685"/>
    <w:rsid w:val="00E67907"/>
    <w:rsid w:val="00E67D5A"/>
    <w:rsid w:val="00E70B4A"/>
    <w:rsid w:val="00E71F8F"/>
    <w:rsid w:val="00E72D49"/>
    <w:rsid w:val="00E75DF8"/>
    <w:rsid w:val="00E76BD0"/>
    <w:rsid w:val="00E80D69"/>
    <w:rsid w:val="00E8329B"/>
    <w:rsid w:val="00E84D05"/>
    <w:rsid w:val="00E853E9"/>
    <w:rsid w:val="00E8674A"/>
    <w:rsid w:val="00E867FB"/>
    <w:rsid w:val="00E86B1D"/>
    <w:rsid w:val="00E86EAB"/>
    <w:rsid w:val="00E87E86"/>
    <w:rsid w:val="00E9046F"/>
    <w:rsid w:val="00E90507"/>
    <w:rsid w:val="00E906D6"/>
    <w:rsid w:val="00E914B3"/>
    <w:rsid w:val="00E921EB"/>
    <w:rsid w:val="00E957C2"/>
    <w:rsid w:val="00E97B70"/>
    <w:rsid w:val="00EA077F"/>
    <w:rsid w:val="00EA0A44"/>
    <w:rsid w:val="00EA189E"/>
    <w:rsid w:val="00EA205C"/>
    <w:rsid w:val="00EA2622"/>
    <w:rsid w:val="00EA28CB"/>
    <w:rsid w:val="00EA325D"/>
    <w:rsid w:val="00EA3340"/>
    <w:rsid w:val="00EA375D"/>
    <w:rsid w:val="00EA4926"/>
    <w:rsid w:val="00EA4C5A"/>
    <w:rsid w:val="00EA70AE"/>
    <w:rsid w:val="00EA70B7"/>
    <w:rsid w:val="00EA75D8"/>
    <w:rsid w:val="00EA763F"/>
    <w:rsid w:val="00EB043E"/>
    <w:rsid w:val="00EB1548"/>
    <w:rsid w:val="00EB17AA"/>
    <w:rsid w:val="00EB2C1C"/>
    <w:rsid w:val="00EB37ED"/>
    <w:rsid w:val="00EB45CE"/>
    <w:rsid w:val="00EB4914"/>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660C"/>
    <w:rsid w:val="00EC784B"/>
    <w:rsid w:val="00EC7D0F"/>
    <w:rsid w:val="00ED04AC"/>
    <w:rsid w:val="00ED1D56"/>
    <w:rsid w:val="00ED2F94"/>
    <w:rsid w:val="00ED37B2"/>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D70"/>
    <w:rsid w:val="00EF6675"/>
    <w:rsid w:val="00EF6F5C"/>
    <w:rsid w:val="00F006EC"/>
    <w:rsid w:val="00F00964"/>
    <w:rsid w:val="00F00BF2"/>
    <w:rsid w:val="00F06987"/>
    <w:rsid w:val="00F1039E"/>
    <w:rsid w:val="00F13BE1"/>
    <w:rsid w:val="00F141EE"/>
    <w:rsid w:val="00F14722"/>
    <w:rsid w:val="00F14E84"/>
    <w:rsid w:val="00F165BF"/>
    <w:rsid w:val="00F16D17"/>
    <w:rsid w:val="00F20C88"/>
    <w:rsid w:val="00F23AFB"/>
    <w:rsid w:val="00F2486A"/>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556"/>
    <w:rsid w:val="00F37A73"/>
    <w:rsid w:val="00F37EB2"/>
    <w:rsid w:val="00F40657"/>
    <w:rsid w:val="00F417DD"/>
    <w:rsid w:val="00F422F5"/>
    <w:rsid w:val="00F43CFF"/>
    <w:rsid w:val="00F45A6B"/>
    <w:rsid w:val="00F46399"/>
    <w:rsid w:val="00F47E3B"/>
    <w:rsid w:val="00F50088"/>
    <w:rsid w:val="00F50544"/>
    <w:rsid w:val="00F50E15"/>
    <w:rsid w:val="00F53651"/>
    <w:rsid w:val="00F54420"/>
    <w:rsid w:val="00F5594E"/>
    <w:rsid w:val="00F55E39"/>
    <w:rsid w:val="00F607EE"/>
    <w:rsid w:val="00F61749"/>
    <w:rsid w:val="00F62308"/>
    <w:rsid w:val="00F6308A"/>
    <w:rsid w:val="00F6430A"/>
    <w:rsid w:val="00F66381"/>
    <w:rsid w:val="00F679CB"/>
    <w:rsid w:val="00F70237"/>
    <w:rsid w:val="00F70FC7"/>
    <w:rsid w:val="00F719FC"/>
    <w:rsid w:val="00F721F0"/>
    <w:rsid w:val="00F736A5"/>
    <w:rsid w:val="00F77F41"/>
    <w:rsid w:val="00F80AF2"/>
    <w:rsid w:val="00F82B54"/>
    <w:rsid w:val="00F82F05"/>
    <w:rsid w:val="00F82FC2"/>
    <w:rsid w:val="00F838F5"/>
    <w:rsid w:val="00F84536"/>
    <w:rsid w:val="00F8561F"/>
    <w:rsid w:val="00F858EE"/>
    <w:rsid w:val="00F86AAB"/>
    <w:rsid w:val="00F876DD"/>
    <w:rsid w:val="00F9017C"/>
    <w:rsid w:val="00F9071C"/>
    <w:rsid w:val="00F91857"/>
    <w:rsid w:val="00F91943"/>
    <w:rsid w:val="00F92099"/>
    <w:rsid w:val="00F920B2"/>
    <w:rsid w:val="00F9417D"/>
    <w:rsid w:val="00F94636"/>
    <w:rsid w:val="00F94C4E"/>
    <w:rsid w:val="00F9688E"/>
    <w:rsid w:val="00F96C02"/>
    <w:rsid w:val="00FA0D96"/>
    <w:rsid w:val="00FA0F70"/>
    <w:rsid w:val="00FA2006"/>
    <w:rsid w:val="00FA2819"/>
    <w:rsid w:val="00FA2C42"/>
    <w:rsid w:val="00FA3C1E"/>
    <w:rsid w:val="00FA3F15"/>
    <w:rsid w:val="00FA4267"/>
    <w:rsid w:val="00FA4BA7"/>
    <w:rsid w:val="00FA5DE7"/>
    <w:rsid w:val="00FA68C5"/>
    <w:rsid w:val="00FA7652"/>
    <w:rsid w:val="00FB078C"/>
    <w:rsid w:val="00FB2A4D"/>
    <w:rsid w:val="00FB3C24"/>
    <w:rsid w:val="00FB4775"/>
    <w:rsid w:val="00FB5D49"/>
    <w:rsid w:val="00FB788D"/>
    <w:rsid w:val="00FB7DF7"/>
    <w:rsid w:val="00FC0413"/>
    <w:rsid w:val="00FC0593"/>
    <w:rsid w:val="00FC3BE2"/>
    <w:rsid w:val="00FC3E7C"/>
    <w:rsid w:val="00FC4547"/>
    <w:rsid w:val="00FC5856"/>
    <w:rsid w:val="00FC6CF1"/>
    <w:rsid w:val="00FC6ED7"/>
    <w:rsid w:val="00FC772B"/>
    <w:rsid w:val="00FC7BA4"/>
    <w:rsid w:val="00FD4281"/>
    <w:rsid w:val="00FD439A"/>
    <w:rsid w:val="00FD53FD"/>
    <w:rsid w:val="00FD69FF"/>
    <w:rsid w:val="00FD6A66"/>
    <w:rsid w:val="00FD6C95"/>
    <w:rsid w:val="00FD7447"/>
    <w:rsid w:val="00FD7CE9"/>
    <w:rsid w:val="00FE0BB8"/>
    <w:rsid w:val="00FE15B9"/>
    <w:rsid w:val="00FE30FB"/>
    <w:rsid w:val="00FE3779"/>
    <w:rsid w:val="00FE40B2"/>
    <w:rsid w:val="00FE4187"/>
    <w:rsid w:val="00FE458A"/>
    <w:rsid w:val="00FE70D6"/>
    <w:rsid w:val="00FE73B5"/>
    <w:rsid w:val="00FE74A9"/>
    <w:rsid w:val="00FF055F"/>
    <w:rsid w:val="00FF0CDC"/>
    <w:rsid w:val="00FF4070"/>
    <w:rsid w:val="00FF446B"/>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microsoft.com/office/2011/relationships/commentsExtended" Target="commentsExtended.xml"/><Relationship Id="rId20" Type="http://schemas.openxmlformats.org/officeDocument/2006/relationships/image" Target="media/image3.emf"/><Relationship Id="rId21" Type="http://schemas.openxmlformats.org/officeDocument/2006/relationships/image" Target="media/image4.png"/><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microsoft.com/office/2011/relationships/people" Target="people.xml"/><Relationship Id="rId26" Type="http://schemas.openxmlformats.org/officeDocument/2006/relationships/theme" Target="theme/theme1.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1DA29C7-D61B-054C-A1AF-94D1AA4006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20</Pages>
  <Words>10389</Words>
  <Characters>59221</Characters>
  <Application>Microsoft Macintosh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69472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7</cp:revision>
  <dcterms:created xsi:type="dcterms:W3CDTF">2016-02-05T19:22:00Z</dcterms:created>
  <dcterms:modified xsi:type="dcterms:W3CDTF">2016-04-01T19:57:00Z</dcterms:modified>
</cp:coreProperties>
</file>