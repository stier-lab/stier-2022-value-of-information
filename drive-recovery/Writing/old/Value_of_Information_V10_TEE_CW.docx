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Avoiding Tipping Points Through Effective Monitoring</w:t>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65FE7E07" w14:textId="219CBE7B"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002C23FC">
        <w:rPr>
          <w:rFonts w:ascii="Helvetica" w:hAnsi="Helvetica" w:cs="Times New Roman"/>
          <w:bCs/>
          <w:sz w:val="22"/>
          <w:szCs w:val="22"/>
          <w:vertAlign w:val="superscript"/>
        </w:rPr>
        <w:t>,2</w:t>
      </w:r>
      <w:r w:rsidRPr="00957F1F">
        <w:rPr>
          <w:rFonts w:ascii="Helvetica" w:hAnsi="Helvetica" w:cs="Times New Roman"/>
          <w:bCs/>
          <w:sz w:val="22"/>
          <w:szCs w:val="22"/>
          <w:vertAlign w:val="superscript"/>
        </w:rPr>
        <w:t>*</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2C23FC">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2C23FC">
        <w:rPr>
          <w:rFonts w:ascii="Helvetica" w:hAnsi="Helvetica" w:cs="Times New Roman"/>
          <w:bCs/>
          <w:sz w:val="22"/>
          <w:szCs w:val="22"/>
          <w:vertAlign w:val="superscript"/>
        </w:rPr>
        <w:t>4</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2C23FC">
        <w:rPr>
          <w:rFonts w:ascii="Helvetica" w:hAnsi="Helvetica" w:cs="Times New Roman"/>
          <w:bCs/>
          <w:sz w:val="22"/>
          <w:szCs w:val="22"/>
          <w:vertAlign w:val="superscript"/>
        </w:rPr>
        <w:t>7</w:t>
      </w:r>
      <w:bookmarkStart w:id="0" w:name="_GoBack"/>
      <w:bookmarkEnd w:id="0"/>
      <w:r w:rsidR="00045D2C" w:rsidRPr="00957F1F">
        <w:rPr>
          <w:rFonts w:ascii="Helvetica" w:hAnsi="Helvetica" w:cs="Times New Roman"/>
          <w:bCs/>
          <w:sz w:val="22"/>
          <w:szCs w:val="22"/>
        </w:rPr>
        <w:t>, John M. Lynham</w:t>
      </w:r>
      <w:r w:rsidR="002C23FC">
        <w:rPr>
          <w:rFonts w:ascii="Helvetica" w:hAnsi="Helvetica" w:cs="Times"/>
          <w:sz w:val="22"/>
          <w:szCs w:val="22"/>
          <w:vertAlign w:val="superscript"/>
        </w:rPr>
        <w:t>8</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2C23FC">
        <w:rPr>
          <w:rFonts w:ascii="Helvetica" w:hAnsi="Helvetica" w:cs="Times"/>
          <w:sz w:val="22"/>
          <w:szCs w:val="22"/>
          <w:vertAlign w:val="superscript"/>
        </w:rPr>
        <w:t>9</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73103B42" w14:textId="77777777" w:rsidR="002C23FC" w:rsidRDefault="002C23FC" w:rsidP="002C23FC">
      <w:pPr>
        <w:widowControl w:val="0"/>
        <w:autoSpaceDE w:val="0"/>
        <w:autoSpaceDN w:val="0"/>
        <w:adjustRightInd w:val="0"/>
        <w:rPr>
          <w:rFonts w:ascii="Helvetica" w:hAnsi="Helvetica" w:cs="Times New Roman"/>
          <w:iCs/>
          <w:sz w:val="22"/>
          <w:szCs w:val="22"/>
        </w:rPr>
      </w:pPr>
    </w:p>
    <w:p w14:paraId="62FECE3B" w14:textId="594B07D8" w:rsidR="002C23FC" w:rsidRPr="009E0AE1" w:rsidRDefault="002C23FC" w:rsidP="002C23FC">
      <w:pPr>
        <w:rPr>
          <w:rFonts w:ascii="Helvetica" w:hAnsi="Helvetica" w:cs="Times New Roman"/>
          <w:sz w:val="22"/>
          <w:szCs w:val="22"/>
          <w:vertAlign w:val="superscript"/>
        </w:rPr>
      </w:pPr>
      <w:r>
        <w:rPr>
          <w:rFonts w:ascii="Helvetica" w:hAnsi="Helvetica" w:cs="Times New Roman"/>
          <w:bCs/>
          <w:sz w:val="22"/>
          <w:szCs w:val="22"/>
          <w:vertAlign w:val="superscript"/>
        </w:rPr>
        <w:t>2</w:t>
      </w:r>
      <w:r w:rsidRPr="009E0AE1">
        <w:rPr>
          <w:rFonts w:ascii="Helvetica" w:hAnsi="Helvetica" w:cs="Times New Roman"/>
          <w:iCs/>
          <w:sz w:val="22"/>
          <w:szCs w:val="22"/>
        </w:rPr>
        <w:t>National Center for Ecological Analysis and Synthesis, 735 State Street, Santa Barbara, California 93101 USA</w:t>
      </w:r>
      <w:r w:rsidRPr="009E0AE1">
        <w:rPr>
          <w:rFonts w:ascii="Helvetica" w:hAnsi="Helvetica" w:cs="Times New Roman"/>
          <w:sz w:val="22"/>
          <w:szCs w:val="22"/>
          <w:vertAlign w:val="superscript"/>
        </w:rPr>
        <w:t xml:space="preserve"> </w:t>
      </w:r>
    </w:p>
    <w:p w14:paraId="6F4BF683" w14:textId="77777777" w:rsidR="00454793" w:rsidRPr="00957F1F" w:rsidRDefault="00454793" w:rsidP="002C23FC">
      <w:pPr>
        <w:widowControl w:val="0"/>
        <w:autoSpaceDE w:val="0"/>
        <w:autoSpaceDN w:val="0"/>
        <w:adjustRightInd w:val="0"/>
        <w:rPr>
          <w:rFonts w:ascii="Helvetica" w:hAnsi="Helvetica" w:cs="Times New Roman"/>
          <w:iCs/>
          <w:sz w:val="22"/>
          <w:szCs w:val="22"/>
        </w:rPr>
      </w:pPr>
    </w:p>
    <w:p w14:paraId="503CF3A7" w14:textId="6594B445" w:rsidR="00454793" w:rsidRPr="00957F1F"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3</w:t>
      </w:r>
      <w:r w:rsidR="00454793" w:rsidRPr="00957F1F">
        <w:rPr>
          <w:rFonts w:ascii="Helvetica" w:hAnsi="Helvetica" w:cs="Times"/>
          <w:sz w:val="22"/>
          <w:szCs w:val="22"/>
        </w:rPr>
        <w:t xml:space="preserve">University of Washington, School of Aquatic and Fishery Sciences, Box 355020, Seattle, Washington 98195 USA </w:t>
      </w:r>
    </w:p>
    <w:p w14:paraId="4D5C3571" w14:textId="3176665E" w:rsidR="00903261" w:rsidRPr="00957F1F" w:rsidRDefault="002C23FC" w:rsidP="002C23FC">
      <w:pPr>
        <w:widowControl w:val="0"/>
        <w:autoSpaceDE w:val="0"/>
        <w:autoSpaceDN w:val="0"/>
        <w:adjustRightInd w:val="0"/>
        <w:rPr>
          <w:rFonts w:ascii="Helvetica" w:hAnsi="Helvetica" w:cs="Times New Roman"/>
          <w:sz w:val="22"/>
          <w:szCs w:val="22"/>
        </w:rPr>
      </w:pPr>
      <w:r>
        <w:rPr>
          <w:rFonts w:ascii="Helvetica" w:hAnsi="Helvetica" w:cs="Times New Roman"/>
          <w:bCs/>
          <w:sz w:val="22"/>
          <w:szCs w:val="22"/>
          <w:vertAlign w:val="superscript"/>
        </w:rPr>
        <w:t>4</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656FD6DA" w14:textId="08943ADF" w:rsidR="00903261" w:rsidRPr="00957F1F"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5</w:t>
      </w:r>
      <w:r w:rsidR="00903261"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10E3D59E" w:rsidR="00903261"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6</w:t>
      </w:r>
      <w:r w:rsidR="00903261" w:rsidRPr="00957F1F">
        <w:rPr>
          <w:rFonts w:ascii="Helvetica" w:hAnsi="Helvetica" w:cs="Times New Roman"/>
          <w:sz w:val="22"/>
          <w:szCs w:val="22"/>
        </w:rPr>
        <w:t>Imperial College London, Silwood Park Campus, Ascot SL57PY, UK</w:t>
      </w:r>
    </w:p>
    <w:p w14:paraId="7B9D7707" w14:textId="77777777" w:rsidR="002C23FC" w:rsidRPr="00957F1F" w:rsidRDefault="002C23FC" w:rsidP="00903261">
      <w:pPr>
        <w:pStyle w:val="Header"/>
        <w:rPr>
          <w:rFonts w:ascii="Helvetica" w:hAnsi="Helvetica" w:cs="Times New Roman"/>
          <w:sz w:val="22"/>
          <w:szCs w:val="22"/>
        </w:rPr>
      </w:pPr>
    </w:p>
    <w:p w14:paraId="258A20AC" w14:textId="5EA84440" w:rsidR="00454793" w:rsidRPr="002C23FC"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7</w:t>
      </w:r>
      <w:r w:rsidRPr="00957F1F">
        <w:rPr>
          <w:rFonts w:ascii="Helvetica" w:hAnsi="Helvetica" w:cs="Times"/>
          <w:sz w:val="22"/>
          <w:szCs w:val="22"/>
        </w:rPr>
        <w:t>Biological Sciences</w:t>
      </w:r>
      <w:r>
        <w:rPr>
          <w:rFonts w:ascii="Helvetica" w:hAnsi="Helvetica" w:cs="Times"/>
          <w:sz w:val="22"/>
          <w:szCs w:val="22"/>
        </w:rPr>
        <w:t xml:space="preserve"> Department</w:t>
      </w:r>
      <w:r w:rsidRPr="00957F1F">
        <w:rPr>
          <w:rFonts w:ascii="Helvetica" w:hAnsi="Helvetica" w:cs="Times"/>
          <w:sz w:val="22"/>
          <w:szCs w:val="22"/>
        </w:rPr>
        <w:t>, California Polytechnic State University, San Luis Obispo, California 93407 USA </w:t>
      </w:r>
    </w:p>
    <w:p w14:paraId="3F142CC4" w14:textId="0F98B187" w:rsidR="00A66A28" w:rsidRPr="00957F1F" w:rsidRDefault="002C23FC" w:rsidP="00A66A2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00A66A28" w:rsidRPr="00957F1F">
        <w:rPr>
          <w:rFonts w:ascii="Helvetica" w:hAnsi="Helvetica" w:cs="Times"/>
          <w:sz w:val="22"/>
          <w:szCs w:val="22"/>
        </w:rPr>
        <w:t>Department of Economics, University of Hawaii at Manoa, Honolulu, Hawaii 96822 USA </w:t>
      </w:r>
    </w:p>
    <w:p w14:paraId="7F5B5F93" w14:textId="63515B4D" w:rsidR="00A66A28" w:rsidRPr="00646F2D" w:rsidRDefault="002C23FC" w:rsidP="00646F2D">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9</w:t>
      </w:r>
      <w:r w:rsidR="001051F9" w:rsidRPr="001051F9">
        <w:rPr>
          <w:rFonts w:ascii="Helvetica" w:hAnsi="Helvetica" w:cs="Times"/>
          <w:sz w:val="22"/>
          <w:szCs w:val="22"/>
        </w:rPr>
        <w:t xml:space="preserve">School of Resource and Environmental Management, Simon Fraser University, Burnaby, British Columbia V5A 1S6 Canada </w:t>
      </w:r>
    </w:p>
    <w:p w14:paraId="342E40A1" w14:textId="601B004F"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 xml:space="preserve">r, </w:t>
      </w:r>
      <w:r w:rsidR="00B9108F">
        <w:rPr>
          <w:rFonts w:ascii="Helvetica" w:hAnsi="Helvetica" w:cs="Times New Roman"/>
          <w:sz w:val="22"/>
          <w:szCs w:val="22"/>
        </w:rPr>
        <w:t>University of California Santa Barbara</w:t>
      </w:r>
      <w:r w:rsidR="007D28E5" w:rsidRPr="00957F1F">
        <w:rPr>
          <w:rFonts w:ascii="Helvetica" w:hAnsi="Helvetica" w:cs="Times"/>
          <w:sz w:val="22"/>
          <w:szCs w:val="22"/>
        </w:rPr>
        <w:t xml:space="preserve">, </w:t>
      </w:r>
      <w:r w:rsidR="00B9108F">
        <w:rPr>
          <w:rFonts w:ascii="Helvetica" w:hAnsi="Helvetica" w:cs="Times"/>
          <w:sz w:val="22"/>
          <w:szCs w:val="22"/>
        </w:rPr>
        <w:t>Department of Ecology, Evolution, and Marine Biology, Santa Barbara, CA, 93106</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8"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9"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0"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1"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2"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3"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4"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5"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3C29F225" w:rsidR="0022029E" w:rsidRDefault="00984E98" w:rsidP="00984E98">
      <w:pPr>
        <w:rPr>
          <w:rFonts w:ascii="Helvetica" w:hAnsi="Helvetica" w:cs="Helvetica"/>
          <w:sz w:val="22"/>
          <w:szCs w:val="22"/>
        </w:rPr>
      </w:pPr>
      <w:r w:rsidRPr="00927692">
        <w:rPr>
          <w:rFonts w:ascii="Helvetica" w:hAnsi="Helvetica" w:cs="Helvetica"/>
          <w:b/>
          <w:bCs/>
          <w:sz w:val="22"/>
          <w:szCs w:val="22"/>
        </w:rPr>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w:t>
      </w:r>
      <w:r w:rsidR="000A07BA">
        <w:rPr>
          <w:rFonts w:ascii="Helvetica" w:hAnsi="Helvetica"/>
          <w:sz w:val="22"/>
          <w:szCs w:val="22"/>
        </w:rPr>
        <w:t>challenge</w:t>
      </w:r>
      <w:r w:rsidR="000A07BA" w:rsidRPr="00CB7D32">
        <w:rPr>
          <w:rFonts w:ascii="Helvetica" w:hAnsi="Helvetica"/>
          <w:sz w:val="22"/>
          <w:szCs w:val="22"/>
        </w:rPr>
        <w:t xml:space="preserve"> </w:t>
      </w:r>
      <w:r w:rsidR="00442E9E" w:rsidRPr="00CB7D32">
        <w:rPr>
          <w:rFonts w:ascii="Helvetica" w:hAnsi="Helvetica"/>
          <w:sz w:val="22"/>
          <w:szCs w:val="22"/>
        </w:rPr>
        <w:t xml:space="preserve">in sustainability science is how </w:t>
      </w:r>
      <w:r w:rsidR="000A07BA">
        <w:rPr>
          <w:rFonts w:ascii="Helvetica" w:hAnsi="Helvetica"/>
          <w:sz w:val="22"/>
          <w:szCs w:val="22"/>
        </w:rPr>
        <w:t>to</w:t>
      </w:r>
      <w:r w:rsidR="00442E9E" w:rsidRPr="00CB7D32">
        <w:rPr>
          <w:rFonts w:ascii="Helvetica" w:hAnsi="Helvetica"/>
          <w:sz w:val="22"/>
          <w:szCs w:val="22"/>
        </w:rPr>
        <w:t xml:space="preserv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w:t>
      </w:r>
      <w:r w:rsidR="00442E9E" w:rsidRPr="0093151E">
        <w:rPr>
          <w:rFonts w:ascii="Helvetica" w:hAnsi="Helvetica"/>
          <w:sz w:val="22"/>
          <w:szCs w:val="22"/>
        </w:rPr>
        <w:lastRenderedPageBreak/>
        <w:t xml:space="preserve">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r w:rsidR="000A07BA">
        <w:rPr>
          <w:rFonts w:ascii="Helvetica" w:hAnsi="Helvetica"/>
          <w:sz w:val="22"/>
          <w:szCs w:val="22"/>
        </w:rPr>
        <w:t>.</w:t>
      </w:r>
      <w:r w:rsidR="00442E9E" w:rsidRPr="0093151E">
        <w:rPr>
          <w:rFonts w:ascii="Helvetica" w:hAnsi="Helvetica"/>
          <w:sz w:val="22"/>
          <w:szCs w:val="22"/>
        </w:rPr>
        <w:t xml:space="preserve"> </w:t>
      </w:r>
      <w:r w:rsidR="00442E9E">
        <w:rPr>
          <w:rFonts w:ascii="Helvetica" w:hAnsi="Helvetica" w:cs="Helvetica"/>
          <w:bCs/>
          <w:sz w:val="22"/>
          <w:szCs w:val="22"/>
        </w:rPr>
        <w:t xml:space="preserve">Here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 xml:space="preserve">tipping </w:t>
      </w:r>
      <w:commentRangeStart w:id="1"/>
      <w:r w:rsidR="00D45DB1">
        <w:rPr>
          <w:rFonts w:ascii="Helvetica" w:hAnsi="Helvetica" w:cs="Helvetica"/>
          <w:sz w:val="22"/>
          <w:szCs w:val="22"/>
        </w:rPr>
        <w:t>points</w:t>
      </w:r>
      <w:commentRangeEnd w:id="1"/>
      <w:r w:rsidR="00C14DA4">
        <w:rPr>
          <w:rStyle w:val="CommentReference"/>
        </w:rPr>
        <w:commentReference w:id="1"/>
      </w:r>
      <w:r w:rsidR="00D45DB1">
        <w:rPr>
          <w:rFonts w:ascii="Helvetica" w:hAnsi="Helvetica" w:cs="Helvetica"/>
          <w:sz w:val="22"/>
          <w:szCs w:val="22"/>
        </w:rPr>
        <w:t>.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 xml:space="preserve">cal threshold. We show that </w:t>
      </w:r>
      <w:commentRangeStart w:id="2"/>
      <w:r w:rsidR="00D45DB1">
        <w:rPr>
          <w:rFonts w:ascii="Helvetica" w:hAnsi="Helvetica" w:cs="Helvetica"/>
          <w:sz w:val="22"/>
          <w:szCs w:val="22"/>
        </w:rPr>
        <w:t>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w:t>
      </w:r>
      <w:commentRangeEnd w:id="2"/>
      <w:r w:rsidR="006803F7">
        <w:rPr>
          <w:rStyle w:val="CommentReference"/>
        </w:rPr>
        <w:commentReference w:id="2"/>
      </w:r>
      <w:r w:rsidR="009307CE" w:rsidRPr="00927692">
        <w:rPr>
          <w:rFonts w:ascii="Helvetica" w:hAnsi="Helvetica" w:cs="Helvetica"/>
          <w:sz w:val="22"/>
          <w:szCs w:val="22"/>
        </w:rPr>
        <w:t>minimize</w:t>
      </w:r>
      <w:r w:rsidR="009307CE">
        <w:rPr>
          <w:rFonts w:ascii="Helvetica" w:hAnsi="Helvetica" w:cs="Helvetica"/>
          <w:sz w:val="22"/>
          <w:szCs w:val="22"/>
        </w:rPr>
        <w:t xml:space="preserve"> monitoring costs, maximize profits</w:t>
      </w:r>
      <w:r w:rsidR="000A07BA">
        <w:rPr>
          <w:rFonts w:ascii="Helvetica" w:hAnsi="Helvetica" w:cs="Helvetica"/>
          <w:sz w:val="22"/>
          <w:szCs w:val="22"/>
        </w:rPr>
        <w:t>,</w:t>
      </w:r>
      <w:r w:rsidR="009307CE">
        <w:rPr>
          <w:rFonts w:ascii="Helvetica" w:hAnsi="Helvetica" w:cs="Helvetica"/>
          <w:sz w:val="22"/>
          <w:szCs w:val="22"/>
        </w:rPr>
        <w:t xml:space="preserve"> and prevent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w:t>
      </w:r>
      <w:r w:rsidR="000A07BA">
        <w:rPr>
          <w:rFonts w:ascii="Helvetica" w:hAnsi="Helvetica" w:cs="Helvetica"/>
          <w:sz w:val="22"/>
          <w:szCs w:val="22"/>
        </w:rPr>
        <w:t xml:space="preserve">n an era of </w:t>
      </w:r>
      <w:r w:rsidR="000A07BA" w:rsidRPr="00927692">
        <w:rPr>
          <w:rFonts w:ascii="Helvetica" w:hAnsi="Helvetica" w:cs="Helvetica"/>
          <w:sz w:val="22"/>
          <w:szCs w:val="22"/>
        </w:rPr>
        <w:t>finite resources</w:t>
      </w:r>
      <w:r w:rsidR="000A07BA">
        <w:rPr>
          <w:rFonts w:ascii="Helvetica" w:hAnsi="Helvetica" w:cs="Helvetica"/>
          <w:sz w:val="22"/>
          <w:szCs w:val="22"/>
        </w:rPr>
        <w:t>, i</w:t>
      </w:r>
      <w:r w:rsidRPr="00927692">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56C7649E" w14:textId="77777777" w:rsidR="005B1FA4" w:rsidRDefault="005B1FA4" w:rsidP="00EA4926">
      <w:pPr>
        <w:rPr>
          <w:rFonts w:ascii="Helvetica" w:hAnsi="Helvetica"/>
          <w:b/>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Default="00EA4926" w:rsidP="00EA4926">
      <w:pPr>
        <w:rPr>
          <w:rFonts w:ascii="Helvetica" w:hAnsi="Helvetica"/>
          <w:b/>
          <w:sz w:val="22"/>
          <w:szCs w:val="22"/>
        </w:rPr>
      </w:pPr>
    </w:p>
    <w:p w14:paraId="2AE3240F" w14:textId="4DD86E57"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w:t>
      </w:r>
      <w:r w:rsidR="00F6763F">
        <w:rPr>
          <w:rFonts w:ascii="Helvetica" w:hAnsi="Helvetica"/>
          <w:sz w:val="22"/>
          <w:szCs w:val="22"/>
        </w:rPr>
        <w:t xml:space="preserve">the </w:t>
      </w:r>
      <w:r w:rsidRPr="00223CEE">
        <w:rPr>
          <w:rFonts w:ascii="Helvetica" w:hAnsi="Helvetica"/>
          <w:sz w:val="22"/>
          <w:szCs w:val="22"/>
        </w:rPr>
        <w:t xml:space="preserve">risk of </w:t>
      </w:r>
      <w:r>
        <w:rPr>
          <w:rFonts w:ascii="Helvetica" w:hAnsi="Helvetica"/>
          <w:sz w:val="22"/>
          <w:szCs w:val="22"/>
        </w:rPr>
        <w:t xml:space="preserve">species or ecosystem collapse </w:t>
      </w:r>
      <w:r>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Pr>
          <w:rFonts w:ascii="Helvetica" w:hAnsi="Helvetica"/>
          <w:sz w:val="22"/>
          <w:szCs w:val="22"/>
        </w:rPr>
        <w:fldChar w:fldCharType="end"/>
      </w:r>
      <w:commentRangeStart w:id="3"/>
      <w:r w:rsidRPr="00223CEE">
        <w:rPr>
          <w:rFonts w:ascii="Helvetica" w:hAnsi="Helvetica"/>
          <w:sz w:val="22"/>
          <w:szCs w:val="22"/>
        </w:rPr>
        <w:t>?</w:t>
      </w:r>
      <w:commentRangeEnd w:id="3"/>
      <w:r w:rsidR="00C14DA4">
        <w:rPr>
          <w:rStyle w:val="CommentReference"/>
        </w:rPr>
        <w:commentReference w:id="3"/>
      </w:r>
    </w:p>
    <w:p w14:paraId="15B46E01" w14:textId="77777777" w:rsidR="00C14DA4" w:rsidRDefault="008F57EE" w:rsidP="008F57EE">
      <w:pPr>
        <w:ind w:firstLine="810"/>
        <w:rPr>
          <w:ins w:id="4" w:author="Crow White" w:date="2017-04-17T15:10:00Z"/>
          <w:rFonts w:ascii="Helvetica" w:hAnsi="Helvetica"/>
          <w:color w:val="000000" w:themeColor="text1"/>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w:t>
      </w:r>
      <w:r w:rsidR="00EA6C4E">
        <w:rPr>
          <w:rFonts w:ascii="Helvetica" w:eastAsia="Times New Roman" w:hAnsi="Helvetica" w:cs="Times New Roman"/>
          <w:sz w:val="22"/>
          <w:szCs w:val="22"/>
        </w:rPr>
        <w:t>s</w:t>
      </w:r>
      <w:r w:rsidR="00FE78AB">
        <w:rPr>
          <w:rFonts w:ascii="Helvetica" w:eastAsia="Times New Roman" w:hAnsi="Helvetica" w:cs="Times New Roman"/>
          <w:sz w:val="22"/>
          <w:szCs w:val="22"/>
        </w:rPr>
        <w:t>,</w:t>
      </w:r>
      <w:r>
        <w:rPr>
          <w:rFonts w:ascii="Helvetica" w:eastAsia="Times New Roman" w:hAnsi="Helvetica" w:cs="Times New Roman"/>
          <w:sz w:val="22"/>
          <w:szCs w:val="22"/>
        </w:rPr>
        <w:t xml:space="preserve">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 xml:space="preserve">like </w:t>
      </w:r>
      <w:r w:rsidR="00FE78AB">
        <w:rPr>
          <w:rFonts w:ascii="Helvetica" w:eastAsia="Times New Roman" w:hAnsi="Helvetica" w:cs="Times New Roman"/>
          <w:color w:val="000000" w:themeColor="text1"/>
          <w:sz w:val="22"/>
          <w:szCs w:val="22"/>
        </w:rPr>
        <w:t xml:space="preserve">a </w:t>
      </w:r>
      <w:r w:rsidRPr="00573DBE">
        <w:rPr>
          <w:rFonts w:ascii="Helvetica" w:eastAsia="Times New Roman" w:hAnsi="Helvetica" w:cs="Times New Roman"/>
          <w:color w:val="000000" w:themeColor="text1"/>
          <w:sz w:val="22"/>
          <w:szCs w:val="22"/>
        </w:rPr>
        <w:t>fish</w:t>
      </w:r>
      <w:r w:rsidR="00FE78AB">
        <w:rPr>
          <w:rFonts w:ascii="Helvetica" w:eastAsia="Times New Roman" w:hAnsi="Helvetica" w:cs="Times New Roman"/>
          <w:color w:val="000000" w:themeColor="text1"/>
          <w:sz w:val="22"/>
          <w:szCs w:val="22"/>
        </w:rPr>
        <w:t xml:space="preserve"> stock</w:t>
      </w:r>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w:t>
      </w:r>
      <w:r w:rsidR="00F6763F">
        <w:rPr>
          <w:rFonts w:ascii="Helvetica" w:hAnsi="Helvetica"/>
          <w:color w:val="000000" w:themeColor="text1"/>
          <w:sz w:val="22"/>
          <w:szCs w:val="22"/>
        </w:rPr>
        <w:t xml:space="preserve">threshold </w:t>
      </w:r>
      <w:r w:rsidR="003947CD">
        <w:rPr>
          <w:rFonts w:ascii="Helvetica" w:hAnsi="Helvetica"/>
          <w:color w:val="000000" w:themeColor="text1"/>
          <w:sz w:val="22"/>
          <w:szCs w:val="22"/>
        </w:rPr>
        <w:t>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w:t>
      </w:r>
      <w:r w:rsidR="00125F2B" w:rsidRPr="00223CEE">
        <w:rPr>
          <w:rFonts w:ascii="Helvetica" w:hAnsi="Helvetica"/>
          <w:sz w:val="22"/>
          <w:szCs w:val="22"/>
        </w:rPr>
        <w:t xml:space="preserve">the </w:t>
      </w:r>
      <w:r w:rsidR="00125F2B">
        <w:rPr>
          <w:rFonts w:ascii="Helvetica" w:hAnsi="Helvetica"/>
          <w:sz w:val="22"/>
          <w:szCs w:val="22"/>
        </w:rPr>
        <w:t>risk of serious or irreversible harm to populations, ecosystems, economies, and societies is greatly elevated.</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4C35D8">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4C35D8">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0762F3">
        <w:rPr>
          <w:rFonts w:ascii="Helvetica" w:hAnsi="Helvetica"/>
          <w:color w:val="000000" w:themeColor="text1"/>
          <w:sz w:val="22"/>
          <w:szCs w:val="22"/>
        </w:rPr>
        <w:t xml:space="preserve">Such </w:t>
      </w:r>
      <w:r w:rsidR="006D77C6">
        <w:rPr>
          <w:rFonts w:ascii="Helvetica" w:hAnsi="Helvetica"/>
          <w:color w:val="000000" w:themeColor="text1"/>
          <w:sz w:val="22"/>
          <w:szCs w:val="22"/>
        </w:rPr>
        <w:t xml:space="preserve">single species </w:t>
      </w:r>
      <w:r w:rsidR="000762F3">
        <w:rPr>
          <w:rFonts w:ascii="Helvetica" w:hAnsi="Helvetica"/>
          <w:color w:val="000000" w:themeColor="text1"/>
          <w:sz w:val="22"/>
          <w:szCs w:val="22"/>
        </w:rPr>
        <w:t xml:space="preserve">thresholds have been discussed in a diverse array of contexts </w:t>
      </w:r>
      <w:r w:rsidR="006D77C6">
        <w:rPr>
          <w:rFonts w:ascii="Helvetica" w:hAnsi="Helvetica"/>
          <w:color w:val="000000" w:themeColor="text1"/>
          <w:sz w:val="22"/>
          <w:szCs w:val="22"/>
        </w:rPr>
        <w:t xml:space="preserve">ranging from </w:t>
      </w:r>
      <w:r w:rsidR="000762F3">
        <w:rPr>
          <w:rFonts w:ascii="Helvetica" w:hAnsi="Helvetica"/>
          <w:color w:val="000000" w:themeColor="text1"/>
          <w:sz w:val="22"/>
          <w:szCs w:val="22"/>
        </w:rPr>
        <w:t xml:space="preserve">indigenous hunting of geese in Australia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&lt;EndNote&gt;&lt;Cite&gt;&lt;Author&gt;Traill&lt;/Author&gt;&lt;Year&gt;2010&lt;/Year&gt;&lt;RecNum&gt;8452&lt;/RecNum&gt;&lt;DisplayText&gt;(Traill&lt;style face="italic"&gt; et al.&lt;/style&gt; 2010)&lt;/DisplayText&gt;&lt;record&gt;&lt;rec-number&gt;8452&lt;/rec-number&gt;&lt;foreign-keys&gt;&lt;key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(Traill</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2010)</w:t>
      </w:r>
      <w:r w:rsidR="006D77C6">
        <w:rPr>
          <w:rFonts w:ascii="Helvetica" w:hAnsi="Helvetica"/>
          <w:color w:val="000000" w:themeColor="text1"/>
          <w:sz w:val="22"/>
          <w:szCs w:val="22"/>
        </w:rPr>
        <w:fldChar w:fldCharType="end"/>
      </w:r>
      <w:r w:rsidR="000762F3">
        <w:rPr>
          <w:rFonts w:ascii="Helvetica" w:hAnsi="Helvetica"/>
          <w:color w:val="000000" w:themeColor="text1"/>
          <w:sz w:val="22"/>
          <w:szCs w:val="22"/>
        </w:rPr>
        <w:t xml:space="preserve"> </w:t>
      </w:r>
      <w:r w:rsidR="006D77C6">
        <w:rPr>
          <w:rFonts w:ascii="Helvetica" w:hAnsi="Helvetica"/>
          <w:color w:val="000000" w:themeColor="text1"/>
          <w:sz w:val="22"/>
          <w:szCs w:val="22"/>
        </w:rPr>
        <w:t>to clam</w:t>
      </w:r>
      <w:r w:rsidR="000762F3">
        <w:rPr>
          <w:rFonts w:ascii="Helvetica" w:hAnsi="Helvetica"/>
          <w:color w:val="000000" w:themeColor="text1"/>
          <w:sz w:val="22"/>
          <w:szCs w:val="22"/>
        </w:rPr>
        <w:t xml:space="preserve"> fisheries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&lt;EndNote&gt;&lt;Cite&gt;&lt;Author&gt;Ortega&lt;/Author&gt;&lt;Year&gt;2012&lt;/Year&gt;&lt;RecNum&gt;8453&lt;/RecNum&gt;&lt;DisplayText&gt;(Ortega&lt;style face="italic"&gt; et al.&lt;/style&gt; 2012)&lt;/DisplayText&gt;&lt;record&gt;&lt;rec-number&gt;8453&lt;/rec-number&gt;&lt;foreign-keys&gt;&lt;key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(Ortega</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2012)</w:t>
      </w:r>
      <w:r w:rsidR="006D77C6">
        <w:rPr>
          <w:rFonts w:ascii="Helvetica" w:hAnsi="Helvetica"/>
          <w:color w:val="000000" w:themeColor="text1"/>
          <w:sz w:val="22"/>
          <w:szCs w:val="22"/>
        </w:rPr>
        <w:fldChar w:fldCharType="end"/>
      </w:r>
      <w:r w:rsidR="006D77C6">
        <w:rPr>
          <w:rFonts w:ascii="Helvetica" w:hAnsi="Helvetica"/>
          <w:color w:val="000000" w:themeColor="text1"/>
          <w:sz w:val="22"/>
          <w:szCs w:val="22"/>
        </w:rPr>
        <w:t xml:space="preserve">. </w:t>
      </w:r>
    </w:p>
    <w:p w14:paraId="784ECB1A" w14:textId="45ECE4BE" w:rsidR="00002A0A" w:rsidRDefault="004C35D8" w:rsidP="008F57EE">
      <w:pPr>
        <w:ind w:firstLine="810"/>
        <w:rPr>
          <w:rFonts w:ascii="Helvetica" w:hAnsi="Helvetica"/>
          <w:color w:val="000000" w:themeColor="text1"/>
          <w:sz w:val="22"/>
          <w:szCs w:val="22"/>
        </w:rPr>
      </w:pPr>
      <w:del w:id="5" w:author="Crow White" w:date="2017-04-17T15:10:00Z">
        <w:r w:rsidDel="00C14DA4">
          <w:rPr>
            <w:rFonts w:ascii="Helvetica" w:hAnsi="Helvetica"/>
            <w:color w:val="000000" w:themeColor="text1"/>
            <w:sz w:val="22"/>
            <w:szCs w:val="22"/>
          </w:rPr>
          <w:delText xml:space="preserve">Similar limit </w:delText>
        </w:r>
      </w:del>
      <w:ins w:id="6" w:author="Crow White" w:date="2017-04-17T15:10:00Z">
        <w:r w:rsidR="00C14DA4">
          <w:rPr>
            <w:rFonts w:ascii="Helvetica" w:hAnsi="Helvetica"/>
            <w:color w:val="000000" w:themeColor="text1"/>
            <w:sz w:val="22"/>
            <w:szCs w:val="22"/>
          </w:rPr>
          <w:t>R</w:t>
        </w:r>
      </w:ins>
      <w:del w:id="7" w:author="Crow White" w:date="2017-04-17T15:10:00Z">
        <w:r w:rsidDel="00C14DA4">
          <w:rPr>
            <w:rFonts w:ascii="Helvetica" w:hAnsi="Helvetica"/>
            <w:color w:val="000000" w:themeColor="text1"/>
            <w:sz w:val="22"/>
            <w:szCs w:val="22"/>
          </w:rPr>
          <w:delText>r</w:delText>
        </w:r>
      </w:del>
      <w:r>
        <w:rPr>
          <w:rFonts w:ascii="Helvetica" w:hAnsi="Helvetica"/>
          <w:color w:val="000000" w:themeColor="text1"/>
          <w:sz w:val="22"/>
          <w:szCs w:val="22"/>
        </w:rPr>
        <w:t xml:space="preserve">eference points and biological tipping points also exist at </w:t>
      </w:r>
      <w:r w:rsidR="00F658A3" w:rsidRPr="00573DBE">
        <w:rPr>
          <w:rFonts w:ascii="Helvetica" w:hAnsi="Helvetica"/>
          <w:color w:val="000000" w:themeColor="text1"/>
          <w:sz w:val="22"/>
          <w:szCs w:val="22"/>
        </w:rPr>
        <w:t>the ecosystem leve</w:t>
      </w:r>
      <w:r w:rsidR="00F6763F">
        <w:rPr>
          <w:rFonts w:ascii="Helvetica" w:hAnsi="Helvetica"/>
          <w:color w:val="000000" w:themeColor="text1"/>
          <w:sz w:val="22"/>
          <w:szCs w:val="22"/>
        </w:rPr>
        <w:t>l. In these cases,</w:t>
      </w:r>
      <w:r w:rsidR="00F658A3" w:rsidRPr="00573DBE">
        <w:rPr>
          <w:rFonts w:ascii="Helvetica" w:hAnsi="Helvetica"/>
          <w:color w:val="000000" w:themeColor="text1"/>
          <w:sz w:val="22"/>
          <w:szCs w:val="22"/>
        </w:rPr>
        <w:t xml:space="preserve"> </w:t>
      </w:r>
      <w:r>
        <w:rPr>
          <w:rFonts w:ascii="Helvetica" w:hAnsi="Helvetica"/>
          <w:color w:val="000000" w:themeColor="text1"/>
          <w:sz w:val="22"/>
          <w:szCs w:val="22"/>
        </w:rPr>
        <w:t>man</w:t>
      </w:r>
      <w:r w:rsidR="00F6763F">
        <w:rPr>
          <w:rFonts w:ascii="Helvetica" w:hAnsi="Helvetica"/>
          <w:color w:val="000000" w:themeColor="text1"/>
          <w:sz w:val="22"/>
          <w:szCs w:val="22"/>
        </w:rPr>
        <w:t>a</w:t>
      </w:r>
      <w:r>
        <w:rPr>
          <w:rFonts w:ascii="Helvetica" w:hAnsi="Helvetica"/>
          <w:color w:val="000000" w:themeColor="text1"/>
          <w:sz w:val="22"/>
          <w:szCs w:val="22"/>
        </w:rPr>
        <w:t>gers avoid biological tipping points</w:t>
      </w:r>
      <w:r w:rsidR="00F6763F">
        <w:rPr>
          <w:rFonts w:ascii="Helvetica" w:hAnsi="Helvetica"/>
          <w:color w:val="000000" w:themeColor="text1"/>
          <w:sz w:val="22"/>
          <w:szCs w:val="22"/>
        </w:rPr>
        <w:t xml:space="preserve"> that are</w:t>
      </w:r>
      <w:r>
        <w:rPr>
          <w:rFonts w:ascii="Helvetica" w:hAnsi="Helvetica"/>
          <w:color w:val="000000" w:themeColor="text1"/>
          <w:sz w:val="22"/>
          <w:szCs w:val="22"/>
        </w:rPr>
        <w:t xml:space="preserve">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F658A3"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F658A3"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r w:rsidR="00CF1A4E">
        <w:rPr>
          <w:rFonts w:ascii="Helvetica" w:hAnsi="Helvetica"/>
          <w:color w:val="000000" w:themeColor="text1"/>
          <w:sz w:val="22"/>
          <w:szCs w:val="22"/>
        </w:rPr>
        <w:t>E</w:t>
      </w:r>
      <w:r w:rsidR="00EA37F5">
        <w:rPr>
          <w:rFonts w:ascii="Helvetica" w:hAnsi="Helvetica"/>
          <w:color w:val="000000" w:themeColor="text1"/>
          <w:sz w:val="22"/>
          <w:szCs w:val="22"/>
        </w:rPr>
        <w:t>cosystem-level tipping points and accompanying regime shifts have been associated with</w:t>
      </w:r>
      <w:r w:rsidR="0063467E">
        <w:rPr>
          <w:rFonts w:ascii="Helvetica" w:hAnsi="Helvetica"/>
          <w:color w:val="000000" w:themeColor="text1"/>
          <w:sz w:val="22"/>
          <w:szCs w:val="22"/>
        </w:rPr>
        <w:t xml:space="preserve"> combinations of</w:t>
      </w:r>
      <w:r w:rsidR="00EA37F5">
        <w:rPr>
          <w:rFonts w:ascii="Helvetica" w:hAnsi="Helvetica"/>
          <w:color w:val="000000" w:themeColor="text1"/>
          <w:sz w:val="22"/>
          <w:szCs w:val="22"/>
        </w:rPr>
        <w:t xml:space="preserve"> drivers including resource exploitation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Choi&lt;style face="italic"&gt; et al.&lt;/style&gt; 2005; Oguz &amp;amp; Gilbert 2007)&lt;/DisplayText&gt;&lt;record&gt;&lt;rec-number&gt;8455&lt;/rec-number&gt;&lt;foreign-keys&gt;&lt;key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(overfishing; Choi</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2005; Oguz &amp; Gilbert 2007)</w:t>
      </w:r>
      <w:r w:rsidR="00B548BF">
        <w:rPr>
          <w:rFonts w:ascii="Helvetica" w:hAnsi="Helvetica"/>
          <w:color w:val="000000" w:themeColor="text1"/>
          <w:sz w:val="22"/>
          <w:szCs w:val="22"/>
        </w:rPr>
        <w:fldChar w:fldCharType="end"/>
      </w:r>
      <w:r w:rsidR="00EA37F5">
        <w:rPr>
          <w:rFonts w:ascii="Helvetica" w:hAnsi="Helvetica"/>
          <w:color w:val="000000" w:themeColor="text1"/>
          <w:sz w:val="22"/>
          <w:szCs w:val="22"/>
        </w:rPr>
        <w:t xml:space="preserve">, climate shifts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&lt;EndNote&gt;&lt;Cite&gt;&lt;Author&gt;Reyer&lt;/Author&gt;&lt;Year&gt;2015&lt;/Year&gt;&lt;RecNum&gt;8457&lt;/RecNum&gt;&lt;DisplayText&gt;(Hare &amp;amp; Mantua 2000; Reyer&lt;style face="italic"&gt; et al.&lt;/style&gt; 2015)&lt;/DisplayText&gt;&lt;record&gt;&lt;rec-number&gt;8457&lt;/rec-number&gt;&lt;foreign-keys&gt;&lt;key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w:instrText>
      </w:r>
      <w:r w:rsidR="00B548BF">
        <w:rPr>
          <w:rFonts w:ascii="Helvetica" w:hAnsi="Helvetica" w:hint="eastAsia"/>
          <w:color w:val="000000" w:themeColor="text1"/>
          <w:sz w:val="22"/>
          <w:szCs w:val="22"/>
        </w:rPr>
        <w:instrText>tors&gt;&lt;titles&gt;&lt;title&gt;Forest resilience and tipping points at different spatio</w:instrText>
      </w:r>
      <w:r w:rsidR="00B548BF">
        <w:rPr>
          <w:rFonts w:ascii="Helvetica" w:hAnsi="Helvetica" w:hint="eastAsia"/>
          <w:color w:val="000000" w:themeColor="text1"/>
          <w:sz w:val="22"/>
          <w:szCs w:val="22"/>
        </w:rPr>
        <w:instrText>‐</w:instrText>
      </w:r>
      <w:r w:rsidR="00B548BF">
        <w:rPr>
          <w:rFonts w:ascii="Helvetica" w:hAnsi="Helvetica" w:hint="eastAsia"/>
          <w:color w:val="000000" w:themeColor="text1"/>
          <w:sz w:val="22"/>
          <w:szCs w:val="22"/>
        </w:rPr>
        <w:instrText>temporal scales: approaches and challenges&lt;/title&gt;&lt;secondary-title&gt;Journal of Ecology&lt;/secondary-title&gt;&lt;/titles&gt;&lt;periodical&gt;&lt;full-title&gt;Journal of Ecology&lt;/full-title&gt;&lt;/periodica</w:instrText>
      </w:r>
      <w:r w:rsidR="00B548BF">
        <w:rPr>
          <w:rFonts w:ascii="Helvetica" w:hAnsi="Helvetica"/>
          <w:color w:val="000000" w:themeColor="text1"/>
          <w:sz w:val="22"/>
          <w:szCs w:val="22"/>
        </w:rPr>
        <w:instrText>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(Hare &amp; Mantua 2000; Reyer</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2015)</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 xml:space="preserve"> </w:t>
      </w:r>
      <w:r w:rsidR="00EA37F5">
        <w:rPr>
          <w:rFonts w:ascii="Helvetica" w:hAnsi="Helvetica"/>
          <w:color w:val="000000" w:themeColor="text1"/>
          <w:sz w:val="22"/>
          <w:szCs w:val="22"/>
        </w:rPr>
        <w:t xml:space="preserve">and habitat fragmentation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&lt;EndNote&gt;&lt;Cite&gt;&lt;Author&gt;Cumming&lt;/Author&gt;&lt;Year&gt;2012&lt;/Year&gt;&lt;RecNum&gt;8458&lt;/RecNum&gt;&lt;Prefix&gt;deforestation`; &lt;/Prefix&gt;&lt;DisplayText&gt;(deforestation; Cumming&lt;style face="italic"&gt; et al.&lt;/style&gt; 2012)&lt;/DisplayText&gt;&lt;record&gt;&lt;rec-number&gt;8458&lt;/rec-number&gt;&lt;foreign-keys&gt;&lt;key app="EN" db-id="dsrza9wtbra05fevxvw5svf8d0a9a0ptptvp" timestamp="1490826765"&gt;8458&lt;/key&gt;&lt;/foreign-keys&gt;&lt;ref-type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(deforestation; Cumming</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2012)</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w:t>
      </w:r>
    </w:p>
    <w:p w14:paraId="0B02ADA4" w14:textId="572CA041" w:rsidR="008F57EE" w:rsidRPr="009D71DB" w:rsidRDefault="007C79E2" w:rsidP="008F57EE">
      <w:pPr>
        <w:ind w:firstLine="810"/>
        <w:rPr>
          <w:rFonts w:ascii="Helvetica" w:eastAsia="Times New Roman" w:hAnsi="Helvetica" w:cs="Times New Roman"/>
          <w:sz w:val="22"/>
          <w:szCs w:val="22"/>
        </w:rPr>
      </w:pPr>
      <w:r>
        <w:rPr>
          <w:rFonts w:ascii="Helvetica" w:hAnsi="Helvetica"/>
          <w:color w:val="000000" w:themeColor="text1"/>
          <w:sz w:val="22"/>
          <w:szCs w:val="22"/>
        </w:rPr>
        <w:t xml:space="preserve">Whether </w:t>
      </w:r>
      <w:r w:rsidR="00002A0A">
        <w:rPr>
          <w:rFonts w:ascii="Helvetica" w:hAnsi="Helvetica"/>
          <w:color w:val="000000" w:themeColor="text1"/>
          <w:sz w:val="22"/>
          <w:szCs w:val="22"/>
        </w:rPr>
        <w:t>focused on</w:t>
      </w:r>
      <w:r w:rsidR="00F658A3" w:rsidRPr="00573DBE">
        <w:rPr>
          <w:rFonts w:ascii="Helvetica" w:hAnsi="Helvetica"/>
          <w:color w:val="000000" w:themeColor="text1"/>
          <w:sz w:val="22"/>
          <w:szCs w:val="22"/>
        </w:rPr>
        <w:t xml:space="preserve"> a single species or an entire ecosystem, i</w:t>
      </w:r>
      <w:r w:rsidR="008F57EE" w:rsidRPr="00573DBE">
        <w:rPr>
          <w:rFonts w:ascii="Helvetica" w:hAnsi="Helvetica"/>
          <w:color w:val="000000" w:themeColor="text1"/>
          <w:sz w:val="22"/>
          <w:szCs w:val="22"/>
        </w:rPr>
        <w:t xml:space="preserve">ntensive </w:t>
      </w:r>
      <w:r w:rsidR="008F57EE"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008F57EE" w:rsidRPr="00223CEE">
        <w:rPr>
          <w:rFonts w:ascii="Helvetica" w:hAnsi="Helvetica"/>
          <w:sz w:val="22"/>
          <w:szCs w:val="22"/>
        </w:rPr>
        <w:t xml:space="preserve"> </w:t>
      </w:r>
      <w:r w:rsidR="008F57EE">
        <w:rPr>
          <w:rFonts w:ascii="Helvetica" w:hAnsi="Helvetica"/>
          <w:sz w:val="22"/>
          <w:szCs w:val="22"/>
        </w:rPr>
        <w:t>and</w:t>
      </w:r>
      <w:r w:rsidR="008F57EE" w:rsidRPr="00223CEE">
        <w:rPr>
          <w:rFonts w:ascii="Helvetica" w:hAnsi="Helvetica"/>
          <w:sz w:val="22"/>
          <w:szCs w:val="22"/>
        </w:rPr>
        <w:t xml:space="preserve"> </w:t>
      </w:r>
      <w:r w:rsidR="008F57EE">
        <w:rPr>
          <w:rFonts w:ascii="Helvetica" w:hAnsi="Helvetica"/>
          <w:sz w:val="22"/>
          <w:szCs w:val="22"/>
        </w:rPr>
        <w:t>ensure</w:t>
      </w:r>
      <w:r w:rsidR="008F57EE" w:rsidRPr="00223CEE">
        <w:rPr>
          <w:rFonts w:ascii="Helvetica" w:hAnsi="Helvetica"/>
          <w:sz w:val="22"/>
          <w:szCs w:val="22"/>
        </w:rPr>
        <w:t xml:space="preserve"> the delivery of services</w:t>
      </w:r>
      <w:r w:rsidR="00F84D49">
        <w:rPr>
          <w:rFonts w:ascii="Helvetica" w:hAnsi="Helvetica"/>
          <w:sz w:val="22"/>
          <w:szCs w:val="22"/>
        </w:rPr>
        <w:t>,</w:t>
      </w:r>
      <w:r w:rsidR="008F57EE">
        <w:rPr>
          <w:rFonts w:ascii="Helvetica" w:hAnsi="Helvetica"/>
          <w:sz w:val="22"/>
          <w:szCs w:val="22"/>
        </w:rPr>
        <w:t xml:space="preserve"> but can </w:t>
      </w:r>
      <w:r w:rsidR="00002A0A">
        <w:rPr>
          <w:rFonts w:ascii="Helvetica" w:hAnsi="Helvetica"/>
          <w:sz w:val="22"/>
          <w:szCs w:val="22"/>
        </w:rPr>
        <w:t xml:space="preserve">also </w:t>
      </w:r>
      <w:r w:rsidR="008F57EE">
        <w:rPr>
          <w:rFonts w:ascii="Helvetica" w:hAnsi="Helvetica"/>
          <w:sz w:val="22"/>
          <w:szCs w:val="22"/>
        </w:rPr>
        <w:t>be very expensive.</w:t>
      </w:r>
      <w:r w:rsidR="008F57EE" w:rsidRPr="00223CEE">
        <w:rPr>
          <w:rFonts w:ascii="Helvetica" w:hAnsi="Helvetica"/>
          <w:sz w:val="22"/>
          <w:szCs w:val="22"/>
        </w:rPr>
        <w:t xml:space="preserve"> </w:t>
      </w:r>
      <w:r w:rsidR="008F57EE">
        <w:rPr>
          <w:rFonts w:ascii="Helvetica" w:hAnsi="Helvetica"/>
          <w:sz w:val="22"/>
          <w:szCs w:val="22"/>
        </w:rPr>
        <w:t>Moreover,</w:t>
      </w:r>
      <w:r w:rsidR="008F57EE" w:rsidRPr="00223CEE">
        <w:rPr>
          <w:rFonts w:ascii="Helvetica" w:hAnsi="Helvetica"/>
          <w:sz w:val="22"/>
          <w:szCs w:val="22"/>
        </w:rPr>
        <w:t xml:space="preserve"> even with </w:t>
      </w:r>
      <w:r w:rsidR="008F57EE">
        <w:rPr>
          <w:rFonts w:ascii="Helvetica" w:hAnsi="Helvetica"/>
          <w:sz w:val="22"/>
          <w:szCs w:val="22"/>
        </w:rPr>
        <w:t>time-</w:t>
      </w:r>
      <w:r w:rsidR="008F57EE" w:rsidRPr="00223CEE">
        <w:rPr>
          <w:rFonts w:ascii="Helvetica" w:hAnsi="Helvetica"/>
          <w:sz w:val="22"/>
          <w:szCs w:val="22"/>
        </w:rPr>
        <w:t xml:space="preserve">intensive </w:t>
      </w:r>
      <w:r w:rsidR="008F57EE">
        <w:rPr>
          <w:rFonts w:ascii="Helvetica" w:hAnsi="Helvetica"/>
          <w:sz w:val="22"/>
          <w:szCs w:val="22"/>
        </w:rPr>
        <w:t xml:space="preserve">and </w:t>
      </w:r>
      <w:r w:rsidR="00F84D49">
        <w:rPr>
          <w:rFonts w:ascii="Helvetica" w:hAnsi="Helvetica"/>
          <w:sz w:val="22"/>
          <w:szCs w:val="22"/>
        </w:rPr>
        <w:t xml:space="preserve">costly </w:t>
      </w:r>
      <w:r w:rsidR="008F57EE" w:rsidRPr="00223CEE">
        <w:rPr>
          <w:rFonts w:ascii="Helvetica" w:hAnsi="Helvetica"/>
          <w:sz w:val="22"/>
          <w:szCs w:val="22"/>
        </w:rPr>
        <w:t xml:space="preserve">monitoring, managers will never have perfect knowledge </w:t>
      </w:r>
      <w:ins w:id="8" w:author="Crow White" w:date="2017-04-17T15:11:00Z">
        <w:r w:rsidR="00C14DA4">
          <w:rPr>
            <w:rFonts w:ascii="Helvetica" w:hAnsi="Helvetica"/>
            <w:sz w:val="22"/>
            <w:szCs w:val="22"/>
          </w:rPr>
          <w:t xml:space="preserve">of </w:t>
        </w:r>
      </w:ins>
      <w:r w:rsidR="00A84B35">
        <w:rPr>
          <w:rFonts w:ascii="Helvetica" w:hAnsi="Helvetica"/>
          <w:sz w:val="22"/>
          <w:szCs w:val="22"/>
        </w:rPr>
        <w:t>system</w:t>
      </w:r>
      <w:r w:rsidR="008F57EE">
        <w:rPr>
          <w:rFonts w:ascii="Helvetica" w:hAnsi="Helvetica"/>
          <w:sz w:val="22"/>
          <w:szCs w:val="22"/>
        </w:rPr>
        <w:t xml:space="preserve"> state, the linkages and dynamics of the system, </w:t>
      </w:r>
      <w:r w:rsidR="00F84D49">
        <w:rPr>
          <w:rFonts w:ascii="Helvetica" w:hAnsi="Helvetica"/>
          <w:sz w:val="22"/>
          <w:szCs w:val="22"/>
        </w:rPr>
        <w:t xml:space="preserve">or </w:t>
      </w:r>
      <w:r w:rsidR="008F57EE">
        <w:rPr>
          <w:rFonts w:ascii="Helvetica" w:hAnsi="Helvetica"/>
          <w:sz w:val="22"/>
          <w:szCs w:val="22"/>
        </w:rPr>
        <w:t xml:space="preserve">how close a system is to crossing a </w:t>
      </w:r>
      <w:r w:rsidR="00A140A9">
        <w:rPr>
          <w:rFonts w:ascii="Helvetica" w:hAnsi="Helvetica"/>
          <w:sz w:val="22"/>
          <w:szCs w:val="22"/>
        </w:rPr>
        <w:t>tipping point</w:t>
      </w:r>
      <w:r w:rsidR="008F57EE" w:rsidRPr="00223CEE">
        <w:rPr>
          <w:rFonts w:ascii="Helvetica" w:hAnsi="Helvetica"/>
          <w:sz w:val="22"/>
          <w:szCs w:val="22"/>
        </w:rPr>
        <w:t xml:space="preserve">. </w:t>
      </w:r>
      <w:r w:rsidR="008F57EE">
        <w:rPr>
          <w:rFonts w:ascii="Helvetica" w:hAnsi="Helvetica"/>
          <w:sz w:val="22"/>
          <w:szCs w:val="22"/>
        </w:rPr>
        <w:t xml:space="preserve">Two factors underlie this </w:t>
      </w:r>
      <w:r w:rsidR="00F84D49">
        <w:rPr>
          <w:rFonts w:ascii="Helvetica" w:hAnsi="Helvetica"/>
          <w:sz w:val="22"/>
          <w:szCs w:val="22"/>
        </w:rPr>
        <w:t xml:space="preserve">fundamental </w:t>
      </w:r>
      <w:r w:rsidR="008F57EE">
        <w:rPr>
          <w:rFonts w:ascii="Helvetica" w:hAnsi="Helvetica"/>
          <w:sz w:val="22"/>
          <w:szCs w:val="22"/>
        </w:rPr>
        <w:t xml:space="preserve">uncertainty. First, </w:t>
      </w:r>
      <w:r w:rsidR="00A91BC5">
        <w:rPr>
          <w:rFonts w:ascii="Helvetica" w:hAnsi="Helvetica"/>
          <w:sz w:val="22"/>
          <w:szCs w:val="22"/>
        </w:rPr>
        <w:t xml:space="preserve">species and </w:t>
      </w:r>
      <w:r w:rsidR="008F57EE">
        <w:rPr>
          <w:rFonts w:ascii="Helvetica" w:hAnsi="Helvetica"/>
          <w:sz w:val="22"/>
          <w:szCs w:val="22"/>
        </w:rPr>
        <w:t xml:space="preserve">ecosystems are constantly under flux due to changes in external drivers, which can cause </w:t>
      </w:r>
      <w:r w:rsidR="008F57EE" w:rsidRPr="00223CEE">
        <w:rPr>
          <w:rFonts w:ascii="Helvetica" w:hAnsi="Helvetica"/>
          <w:sz w:val="22"/>
          <w:szCs w:val="22"/>
        </w:rPr>
        <w:t xml:space="preserve">assessments </w:t>
      </w:r>
      <w:r w:rsidR="008F57EE">
        <w:rPr>
          <w:rFonts w:ascii="Helvetica" w:hAnsi="Helvetica"/>
          <w:sz w:val="22"/>
          <w:szCs w:val="22"/>
        </w:rPr>
        <w:t>to be</w:t>
      </w:r>
      <w:r w:rsidR="008F57EE" w:rsidRPr="00223CEE">
        <w:rPr>
          <w:rFonts w:ascii="Helvetica" w:hAnsi="Helvetica"/>
          <w:sz w:val="22"/>
          <w:szCs w:val="22"/>
        </w:rPr>
        <w:t xml:space="preserve"> derived from imperfect knowledge about</w:t>
      </w:r>
      <w:r w:rsidR="008F57EE">
        <w:rPr>
          <w:rFonts w:ascii="Helvetica" w:hAnsi="Helvetica"/>
          <w:sz w:val="22"/>
          <w:szCs w:val="22"/>
        </w:rPr>
        <w:t xml:space="preserve"> the location of a threshold before it is crossed </w:t>
      </w:r>
      <w:r w:rsidR="008F57EE">
        <w:rPr>
          <w:rFonts w:ascii="Helvetica" w:hAnsi="Helvetica"/>
          <w:sz w:val="22"/>
          <w:szCs w:val="22"/>
        </w:rPr>
        <w:fldChar w:fldCharType="begin"/>
      </w:r>
      <w:r w:rsidR="00B548BF">
        <w:rPr>
          <w:rFonts w:ascii="Helvetica" w:hAnsi="Helvetica"/>
          <w:sz w:val="22"/>
          <w:szCs w:val="22"/>
        </w:rPr>
        <w:instrText xml:space="preserve"> ADDIN EN.CITE &lt;EndNote&gt;&lt;Cite&gt;&lt;Author&gt;Mangel&lt;/Author&gt;&lt;Year&gt;2000&lt;/Year&gt;&lt;RecNum&gt;4361&lt;/RecNum&gt;&lt;DisplayText&gt;(Mangel 2000)&lt;/DisplayText&gt;&lt;record&gt;&lt;rec-number&gt;4361&lt;/rec-number&gt;&lt;foreign-keys&gt;&lt;key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Pr>
          <w:rFonts w:ascii="Helvetica" w:hAnsi="Helvetica"/>
          <w:sz w:val="22"/>
          <w:szCs w:val="22"/>
        </w:rPr>
        <w:fldChar w:fldCharType="separate"/>
      </w:r>
      <w:r w:rsidR="00B548BF">
        <w:rPr>
          <w:rFonts w:ascii="Helvetica" w:hAnsi="Helvetica"/>
          <w:noProof/>
          <w:sz w:val="22"/>
          <w:szCs w:val="22"/>
        </w:rPr>
        <w:t>(Mangel 2000)</w:t>
      </w:r>
      <w:r w:rsidR="008F57EE">
        <w:rPr>
          <w:rFonts w:ascii="Helvetica" w:hAnsi="Helvetica"/>
          <w:sz w:val="22"/>
          <w:szCs w:val="22"/>
        </w:rPr>
        <w:fldChar w:fldCharType="end"/>
      </w:r>
      <w:r w:rsidR="008F57EE">
        <w:rPr>
          <w:rFonts w:ascii="Helvetica" w:hAnsi="Helvetica"/>
          <w:sz w:val="22"/>
          <w:szCs w:val="22"/>
        </w:rPr>
        <w:t>. Second, no matter what instrument is used, there is always measurement error. Both of these sources of</w:t>
      </w:r>
      <w:r w:rsidR="008F57EE" w:rsidRPr="00223CEE">
        <w:rPr>
          <w:rFonts w:ascii="Helvetica" w:hAnsi="Helvetica"/>
          <w:sz w:val="22"/>
          <w:szCs w:val="22"/>
        </w:rPr>
        <w:t xml:space="preserve"> uncertainty </w:t>
      </w:r>
      <w:r w:rsidR="008F57EE">
        <w:rPr>
          <w:rFonts w:ascii="Helvetica" w:hAnsi="Helvetica"/>
          <w:sz w:val="22"/>
          <w:szCs w:val="22"/>
        </w:rPr>
        <w:t xml:space="preserve">are problematic, </w:t>
      </w:r>
      <w:r w:rsidR="008F57EE" w:rsidRPr="00223CEE">
        <w:rPr>
          <w:rFonts w:ascii="Helvetica" w:hAnsi="Helvetica"/>
          <w:sz w:val="22"/>
          <w:szCs w:val="22"/>
        </w:rPr>
        <w:t xml:space="preserve">because </w:t>
      </w:r>
      <w:r w:rsidR="008F57EE">
        <w:rPr>
          <w:rFonts w:ascii="Helvetica" w:hAnsi="Helvetica"/>
          <w:sz w:val="22"/>
          <w:szCs w:val="22"/>
        </w:rPr>
        <w:t xml:space="preserve">an assessment </w:t>
      </w:r>
      <w:r w:rsidR="008F57EE" w:rsidRPr="00223CEE">
        <w:rPr>
          <w:rFonts w:ascii="Helvetica" w:hAnsi="Helvetica"/>
          <w:sz w:val="22"/>
          <w:szCs w:val="22"/>
        </w:rPr>
        <w:t xml:space="preserve">might </w:t>
      </w:r>
      <w:r w:rsidR="008F57EE">
        <w:rPr>
          <w:rFonts w:ascii="Helvetica" w:hAnsi="Helvetica"/>
          <w:sz w:val="22"/>
          <w:szCs w:val="22"/>
        </w:rPr>
        <w:t>incorrectly categorize a</w:t>
      </w:r>
      <w:r w:rsidR="008F57EE" w:rsidRPr="00223CEE">
        <w:rPr>
          <w:rFonts w:ascii="Helvetica" w:hAnsi="Helvetica"/>
          <w:sz w:val="22"/>
          <w:szCs w:val="22"/>
        </w:rPr>
        <w:t xml:space="preserve"> system </w:t>
      </w:r>
      <w:r w:rsidR="008F57EE">
        <w:rPr>
          <w:rFonts w:ascii="Helvetica" w:hAnsi="Helvetica"/>
          <w:sz w:val="22"/>
          <w:szCs w:val="22"/>
        </w:rPr>
        <w:t>as being a</w:t>
      </w:r>
      <w:r w:rsidR="008F57EE" w:rsidRPr="00223CEE">
        <w:rPr>
          <w:rFonts w:ascii="Helvetica" w:hAnsi="Helvetica"/>
          <w:sz w:val="22"/>
          <w:szCs w:val="22"/>
        </w:rPr>
        <w:t xml:space="preserve"> </w:t>
      </w:r>
      <w:r w:rsidR="008F57EE">
        <w:rPr>
          <w:rFonts w:ascii="Helvetica" w:hAnsi="Helvetica"/>
          <w:sz w:val="22"/>
          <w:szCs w:val="22"/>
        </w:rPr>
        <w:t>“safe” distance from a threshold</w:t>
      </w:r>
      <w:r w:rsidR="008F57EE" w:rsidRPr="00223CEE">
        <w:rPr>
          <w:rFonts w:ascii="Helvetica" w:hAnsi="Helvetica"/>
          <w:sz w:val="22"/>
          <w:szCs w:val="22"/>
        </w:rPr>
        <w:t xml:space="preserve">, when in reality the system is </w:t>
      </w:r>
      <w:r w:rsidR="008F57EE">
        <w:rPr>
          <w:rFonts w:ascii="Helvetica" w:hAnsi="Helvetica"/>
          <w:sz w:val="22"/>
          <w:szCs w:val="22"/>
        </w:rPr>
        <w:t>at</w:t>
      </w:r>
      <w:r w:rsidR="008F57EE" w:rsidRPr="00223CEE">
        <w:rPr>
          <w:rFonts w:ascii="Helvetica" w:hAnsi="Helvetica"/>
          <w:sz w:val="22"/>
          <w:szCs w:val="22"/>
        </w:rPr>
        <w:t xml:space="preserve"> or </w:t>
      </w:r>
      <w:r w:rsidR="008F57EE">
        <w:rPr>
          <w:rFonts w:ascii="Helvetica" w:hAnsi="Helvetica"/>
          <w:sz w:val="22"/>
          <w:szCs w:val="22"/>
        </w:rPr>
        <w:t>past</w:t>
      </w:r>
      <w:r w:rsidR="008F57EE" w:rsidRPr="00223CEE">
        <w:rPr>
          <w:rFonts w:ascii="Helvetica" w:hAnsi="Helvetica"/>
          <w:sz w:val="22"/>
          <w:szCs w:val="22"/>
        </w:rPr>
        <w:t xml:space="preserve"> a threshold beyond which it will take decades to recover. </w:t>
      </w:r>
      <w:r w:rsidR="00F84D49">
        <w:rPr>
          <w:rFonts w:ascii="Helvetica" w:hAnsi="Helvetica"/>
          <w:sz w:val="22"/>
          <w:szCs w:val="22"/>
        </w:rPr>
        <w:t>Given that monitoring</w:t>
      </w:r>
      <w:r w:rsidR="00F84D49" w:rsidRPr="00223CEE">
        <w:rPr>
          <w:rFonts w:ascii="Helvetica" w:hAnsi="Helvetica"/>
          <w:sz w:val="22"/>
          <w:szCs w:val="22"/>
        </w:rPr>
        <w:t xml:space="preserve"> </w:t>
      </w:r>
      <w:r w:rsidR="00F84D49">
        <w:rPr>
          <w:rFonts w:ascii="Helvetica" w:hAnsi="Helvetica"/>
          <w:sz w:val="22"/>
          <w:szCs w:val="22"/>
        </w:rPr>
        <w:t>resources are limited and our knowledge of an ecosystem will always be incomplete, it can be complicated to make decisions about</w:t>
      </w:r>
      <w:r w:rsidR="00F84D49" w:rsidRPr="00223CEE" w:rsidDel="00002A0A">
        <w:rPr>
          <w:rFonts w:ascii="Helvetica" w:hAnsi="Helvetica"/>
          <w:sz w:val="22"/>
          <w:szCs w:val="22"/>
        </w:rPr>
        <w:t xml:space="preserve"> </w:t>
      </w:r>
      <w:r w:rsidR="00002A0A">
        <w:rPr>
          <w:rFonts w:ascii="Helvetica" w:hAnsi="Helvetica"/>
          <w:sz w:val="22"/>
          <w:szCs w:val="22"/>
        </w:rPr>
        <w:t>appropriate monitoring strategies</w:t>
      </w:r>
      <w:r w:rsidR="00002A0A" w:rsidRPr="00223CEE">
        <w:rPr>
          <w:rFonts w:ascii="Helvetica" w:hAnsi="Helvetica"/>
          <w:sz w:val="22"/>
          <w:szCs w:val="22"/>
        </w:rPr>
        <w:t xml:space="preserve"> that </w:t>
      </w:r>
      <w:r w:rsidR="00002A0A">
        <w:rPr>
          <w:rFonts w:ascii="Helvetica" w:hAnsi="Helvetica"/>
          <w:sz w:val="22"/>
          <w:szCs w:val="22"/>
        </w:rPr>
        <w:t>allow managers</w:t>
      </w:r>
      <w:r w:rsidR="00002A0A" w:rsidRPr="00223CEE">
        <w:rPr>
          <w:rFonts w:ascii="Helvetica" w:hAnsi="Helvetica"/>
          <w:sz w:val="22"/>
          <w:szCs w:val="22"/>
        </w:rPr>
        <w:t xml:space="preserve"> to </w:t>
      </w:r>
      <w:r w:rsidR="00002A0A">
        <w:rPr>
          <w:rFonts w:ascii="Helvetica" w:hAnsi="Helvetica"/>
          <w:sz w:val="22"/>
          <w:szCs w:val="22"/>
        </w:rPr>
        <w:t xml:space="preserve">maximize the services </w:t>
      </w:r>
      <w:r w:rsidR="00F84D49">
        <w:rPr>
          <w:rFonts w:ascii="Helvetica" w:hAnsi="Helvetica"/>
          <w:sz w:val="22"/>
          <w:szCs w:val="22"/>
        </w:rPr>
        <w:t xml:space="preserve">provided by </w:t>
      </w:r>
      <w:r w:rsidR="00002A0A">
        <w:rPr>
          <w:rFonts w:ascii="Helvetica" w:hAnsi="Helvetica"/>
          <w:sz w:val="22"/>
          <w:szCs w:val="22"/>
        </w:rPr>
        <w:t>ecosystems without</w:t>
      </w:r>
      <w:r w:rsidR="00002A0A" w:rsidRPr="00223CEE">
        <w:rPr>
          <w:rFonts w:ascii="Helvetica" w:hAnsi="Helvetica"/>
          <w:sz w:val="22"/>
          <w:szCs w:val="22"/>
        </w:rPr>
        <w:t xml:space="preserve"> crossing a threshold</w:t>
      </w:r>
      <w:r w:rsidR="00F84D49">
        <w:rPr>
          <w:rFonts w:ascii="Helvetica" w:hAnsi="Helvetica"/>
          <w:sz w:val="22"/>
          <w:szCs w:val="22"/>
        </w:rPr>
        <w:t>.</w:t>
      </w:r>
      <w:r w:rsidR="008F57EE" w:rsidRPr="00223CEE">
        <w:rPr>
          <w:rFonts w:ascii="Helvetica" w:hAnsi="Helvetica"/>
          <w:sz w:val="22"/>
          <w:szCs w:val="22"/>
        </w:rPr>
        <w:t xml:space="preserve"> </w:t>
      </w:r>
    </w:p>
    <w:p w14:paraId="5CA2BD05" w14:textId="3100AFF8"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w:t>
      </w:r>
      <w:r w:rsidR="002141E4">
        <w:rPr>
          <w:rFonts w:ascii="Helvetica" w:hAnsi="Helvetica"/>
          <w:sz w:val="22"/>
          <w:szCs w:val="22"/>
        </w:rPr>
        <w:t xml:space="preserve">such efforts incur </w:t>
      </w:r>
      <w:r w:rsidR="003663AE">
        <w:rPr>
          <w:rFonts w:ascii="Helvetica" w:hAnsi="Helvetica"/>
          <w:sz w:val="22"/>
          <w:szCs w:val="22"/>
        </w:rPr>
        <w:t>high cost</w:t>
      </w:r>
      <w:r w:rsidR="002141E4">
        <w:rPr>
          <w:rFonts w:ascii="Helvetica" w:hAnsi="Helvetica"/>
          <w:sz w:val="22"/>
          <w:szCs w:val="22"/>
        </w:rPr>
        <w:t>s</w:t>
      </w:r>
      <w:r w:rsidR="003663AE">
        <w:rPr>
          <w:rFonts w:ascii="Helvetica" w:hAnsi="Helvetica"/>
          <w:sz w:val="22"/>
          <w:szCs w:val="22"/>
        </w:rPr>
        <w:t xml:space="preserve"> </w:t>
      </w:r>
      <w:r w:rsidR="002141E4">
        <w:rPr>
          <w:rFonts w:ascii="Helvetica" w:hAnsi="Helvetica"/>
          <w:sz w:val="22"/>
          <w:szCs w:val="22"/>
        </w:rPr>
        <w:t xml:space="preserve">that </w:t>
      </w:r>
      <w:r w:rsidR="003663AE">
        <w:rPr>
          <w:rFonts w:ascii="Helvetica" w:hAnsi="Helvetica"/>
          <w:sz w:val="22"/>
          <w:szCs w:val="22"/>
        </w:rPr>
        <w:t xml:space="preserve">outweigh the management or conservation benefits </w:t>
      </w:r>
      <w:r w:rsidR="0032791E">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Pr>
          <w:rFonts w:ascii="Helvetica" w:hAnsi="Helvetica"/>
          <w:sz w:val="22"/>
          <w:szCs w:val="22"/>
        </w:rPr>
        <w:fldChar w:fldCharType="separate"/>
      </w:r>
      <w:r w:rsidR="00E774D1">
        <w:rPr>
          <w:rFonts w:ascii="Helvetica" w:hAnsi="Helvetica"/>
          <w:noProof/>
          <w:sz w:val="22"/>
          <w:szCs w:val="22"/>
        </w:rPr>
        <w:t>(Legg &amp; Nagy 2006)</w:t>
      </w:r>
      <w:r w:rsidR="0032791E">
        <w:rPr>
          <w:rFonts w:ascii="Helvetica" w:hAnsi="Helvetica"/>
          <w:sz w:val="22"/>
          <w:szCs w:val="22"/>
        </w:rPr>
        <w:fldChar w:fldCharType="end"/>
      </w:r>
      <w:ins w:id="9" w:author="Crow White" w:date="2017-04-17T15:12:00Z">
        <w:r w:rsidR="00214262">
          <w:rPr>
            <w:rFonts w:ascii="Helvetica" w:hAnsi="Helvetica"/>
            <w:sz w:val="22"/>
            <w:szCs w:val="22"/>
          </w:rPr>
          <w:t>,</w:t>
        </w:r>
      </w:ins>
      <w:r w:rsidR="00183C91">
        <w:rPr>
          <w:rFonts w:ascii="Helvetica" w:hAnsi="Helvetica"/>
          <w:sz w:val="22"/>
          <w:szCs w:val="22"/>
        </w:rPr>
        <w:t xml:space="preserve"> such as in the context of 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5136B0">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5136B0">
        <w:rPr>
          <w:rFonts w:ascii="Helvetica" w:hAnsi="Helvetica"/>
          <w:sz w:val="22"/>
          <w:szCs w:val="22"/>
        </w:rPr>
        <w:fldChar w:fldCharType="end"/>
      </w:r>
      <w:r w:rsidR="009934BB">
        <w:rPr>
          <w:rFonts w:ascii="Helvetica" w:hAnsi="Helvetica"/>
          <w:sz w:val="22"/>
          <w:szCs w:val="22"/>
        </w:rPr>
        <w:t xml:space="preserve">, or in reference to limitations of adaptive management </w:t>
      </w:r>
      <w:r w:rsidR="009934BB">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9934BB">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these studies by focusing on the value of monitoring information in systems with one or more critical threshold.</w:t>
      </w:r>
      <w:r w:rsidR="00763A42">
        <w:rPr>
          <w:rFonts w:ascii="Helvetica" w:hAnsi="Helvetica"/>
          <w:sz w:val="22"/>
          <w:szCs w:val="22"/>
        </w:rPr>
        <w:t xml:space="preserve"> W</w:t>
      </w:r>
      <w:r w:rsidR="003663AE">
        <w:rPr>
          <w:rFonts w:ascii="Helvetica" w:hAnsi="Helvetica"/>
          <w:sz w:val="22"/>
          <w:szCs w:val="22"/>
        </w:rPr>
        <w:t>e</w:t>
      </w:r>
      <w:r w:rsidR="00344157" w:rsidRPr="00614769">
        <w:rPr>
          <w:rFonts w:ascii="Helvetica" w:hAnsi="Helvetica"/>
          <w:sz w:val="22"/>
          <w:szCs w:val="22"/>
        </w:rPr>
        <w:t xml:space="preserve"> </w:t>
      </w:r>
      <w:r w:rsidR="004D2470" w:rsidRPr="00614769">
        <w:rPr>
          <w:rFonts w:ascii="Helvetica" w:hAnsi="Helvetica"/>
          <w:sz w:val="22"/>
          <w:szCs w:val="22"/>
        </w:rPr>
        <w:t xml:space="preserve">develop a heuristic </w:t>
      </w:r>
      <w:r w:rsidR="004D2470" w:rsidRPr="00614769">
        <w:rPr>
          <w:rFonts w:ascii="Helvetica" w:hAnsi="Helvetica"/>
          <w:sz w:val="22"/>
          <w:szCs w:val="22"/>
        </w:rPr>
        <w:lastRenderedPageBreak/>
        <w:t>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61EEFE1B"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How does return on monitoring investment </w:t>
      </w:r>
      <w:r w:rsidR="004972A1">
        <w:rPr>
          <w:rFonts w:ascii="Helvetica" w:hAnsi="Helvetica"/>
          <w:sz w:val="22"/>
          <w:szCs w:val="22"/>
        </w:rPr>
        <w:t>change</w:t>
      </w:r>
      <w:r w:rsidR="004972A1" w:rsidRPr="006D7DEA">
        <w:rPr>
          <w:rFonts w:ascii="Helvetica" w:hAnsi="Helvetica"/>
          <w:sz w:val="22"/>
          <w:szCs w:val="22"/>
        </w:rPr>
        <w:t xml:space="preserve"> </w:t>
      </w:r>
      <w:r w:rsidRPr="006D7DEA">
        <w:rPr>
          <w:rFonts w:ascii="Helvetica" w:hAnsi="Helvetica"/>
          <w:sz w:val="22"/>
          <w:szCs w:val="22"/>
        </w:rPr>
        <w:t>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5B4C53F9" w14:textId="5B32F8D6"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4AA24B29" w14:textId="5040B408"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9442F2">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9442F2">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9D7096">
        <w:rPr>
          <w:rFonts w:ascii="Helvetica" w:hAnsi="Helvetica"/>
          <w:sz w:val="22"/>
          <w:szCs w:val="22"/>
        </w:rPr>
        <w:t xml:space="preserve">The </w:t>
      </w:r>
      <w:ins w:id="10" w:author="Crow White" w:date="2017-04-17T15:15:00Z">
        <w:r w:rsidR="00214262">
          <w:rPr>
            <w:rFonts w:ascii="Helvetica" w:hAnsi="Helvetica"/>
            <w:sz w:val="22"/>
            <w:szCs w:val="22"/>
          </w:rPr>
          <w:t>M</w:t>
        </w:r>
      </w:ins>
      <w:del w:id="11" w:author="Crow White" w:date="2017-04-17T15:15:00Z">
        <w:r w:rsidR="009D7096" w:rsidDel="00214262">
          <w:rPr>
            <w:rFonts w:ascii="Helvetica" w:hAnsi="Helvetica"/>
            <w:sz w:val="22"/>
            <w:szCs w:val="22"/>
          </w:rPr>
          <w:delText>m</w:delText>
        </w:r>
      </w:del>
      <w:r w:rsidR="009D7096">
        <w:rPr>
          <w:rFonts w:ascii="Helvetica" w:hAnsi="Helvetica"/>
          <w:sz w:val="22"/>
          <w:szCs w:val="22"/>
        </w:rPr>
        <w:t>SE proceeded in four steps</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CA387C">
        <w:rPr>
          <w:rFonts w:ascii="Helvetica" w:hAnsi="Helvetica"/>
          <w:sz w:val="22"/>
          <w:szCs w:val="22"/>
        </w:rPr>
        <w:t>was</w:t>
      </w:r>
      <w:r w:rsidR="00CA387C" w:rsidRPr="00957F1F">
        <w:rPr>
          <w:rFonts w:ascii="Helvetica" w:hAnsi="Helvetica"/>
          <w:sz w:val="22"/>
          <w:szCs w:val="22"/>
        </w:rPr>
        <w:t xml:space="preserve"> </w:t>
      </w:r>
      <w:r w:rsidR="00861B1D" w:rsidRPr="00957F1F">
        <w:rPr>
          <w:rFonts w:ascii="Helvetica" w:hAnsi="Helvetica"/>
          <w:sz w:val="22"/>
          <w:szCs w:val="22"/>
        </w:rPr>
        <w:t xml:space="preserve">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w:t>
      </w:r>
      <w:r w:rsidR="00CA387C">
        <w:rPr>
          <w:rFonts w:ascii="Helvetica" w:hAnsi="Helvetica"/>
          <w:sz w:val="22"/>
          <w:szCs w:val="22"/>
        </w:rPr>
        <w:t>we used an</w:t>
      </w:r>
      <w:r w:rsidR="00CA387C" w:rsidRPr="00957F1F">
        <w:rPr>
          <w:rFonts w:ascii="Helvetica" w:hAnsi="Helvetica"/>
          <w:sz w:val="22"/>
          <w:szCs w:val="22"/>
        </w:rPr>
        <w:t xml:space="preserve"> </w:t>
      </w:r>
      <w:r w:rsidR="00305441" w:rsidRPr="00957F1F">
        <w:rPr>
          <w:rFonts w:ascii="Helvetica" w:hAnsi="Helvetica"/>
          <w:sz w:val="22"/>
          <w:szCs w:val="22"/>
        </w:rPr>
        <w:t xml:space="preserve">assessment model </w:t>
      </w:r>
      <w:r w:rsidR="00CA387C">
        <w:rPr>
          <w:rFonts w:ascii="Helvetica" w:hAnsi="Helvetica"/>
          <w:sz w:val="22"/>
          <w:szCs w:val="22"/>
        </w:rPr>
        <w:t>to estimate</w:t>
      </w:r>
      <w:r w:rsidR="00CA387C" w:rsidRPr="00957F1F">
        <w:rPr>
          <w:rFonts w:ascii="Helvetica" w:hAnsi="Helvetica"/>
          <w:sz w:val="22"/>
          <w:szCs w:val="22"/>
        </w:rPr>
        <w:t xml:space="preserve"> </w:t>
      </w:r>
      <w:r w:rsidR="00305441" w:rsidRPr="00957F1F">
        <w:rPr>
          <w:rFonts w:ascii="Helvetica" w:hAnsi="Helvetica"/>
          <w:sz w:val="22"/>
          <w:szCs w:val="22"/>
        </w:rPr>
        <w:t xml:space="preserve">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CA387C">
        <w:rPr>
          <w:rFonts w:ascii="Helvetica" w:hAnsi="Helvetica"/>
          <w:sz w:val="22"/>
          <w:szCs w:val="22"/>
        </w:rPr>
        <w:t>determined</w:t>
      </w:r>
      <w:r w:rsidR="00CA387C" w:rsidRPr="00957F1F">
        <w:rPr>
          <w:rFonts w:ascii="Helvetica" w:hAnsi="Helvetica"/>
          <w:sz w:val="22"/>
          <w:szCs w:val="22"/>
        </w:rPr>
        <w:t xml:space="preserve"> </w:t>
      </w:r>
      <w:r w:rsidR="000D71E0" w:rsidRPr="00957F1F">
        <w:rPr>
          <w:rFonts w:ascii="Helvetica" w:hAnsi="Helvetica"/>
          <w:sz w:val="22"/>
          <w:szCs w:val="22"/>
        </w:rPr>
        <w:t xml:space="preserve">the level </w:t>
      </w:r>
      <w:r w:rsidR="009D7096">
        <w:rPr>
          <w:rFonts w:ascii="Helvetica" w:hAnsi="Helvetica"/>
          <w:sz w:val="22"/>
          <w:szCs w:val="22"/>
        </w:rPr>
        <w:t xml:space="preserve">of </w:t>
      </w:r>
      <w:r w:rsidR="000D71E0" w:rsidRPr="00957F1F">
        <w:rPr>
          <w:rFonts w:ascii="Helvetica" w:hAnsi="Helvetica"/>
          <w:sz w:val="22"/>
          <w:szCs w:val="22"/>
        </w:rPr>
        <w:t>resource</w:t>
      </w:r>
      <w:r w:rsidR="00305441" w:rsidRPr="00957F1F">
        <w:rPr>
          <w:rFonts w:ascii="Helvetica" w:hAnsi="Helvetica"/>
          <w:sz w:val="22"/>
          <w:szCs w:val="22"/>
        </w:rPr>
        <w:t xml:space="preserve"> harvest </w:t>
      </w:r>
      <w:r w:rsidR="000D71E0" w:rsidRPr="00957F1F">
        <w:rPr>
          <w:rFonts w:ascii="Helvetica" w:hAnsi="Helvetica"/>
          <w:sz w:val="22"/>
          <w:szCs w:val="22"/>
        </w:rPr>
        <w:t>given the estimated biomass.</w:t>
      </w:r>
      <w:r w:rsidR="009D7096">
        <w:rPr>
          <w:rFonts w:ascii="Helvetica" w:hAnsi="Helvetica"/>
          <w:sz w:val="22"/>
          <w:szCs w:val="22"/>
        </w:rPr>
        <w:t xml:space="preserve"> Following this fourth step, the entire process </w:t>
      </w:r>
      <w:r w:rsidR="00CA387C">
        <w:rPr>
          <w:rFonts w:ascii="Helvetica" w:hAnsi="Helvetica"/>
          <w:sz w:val="22"/>
          <w:szCs w:val="22"/>
        </w:rPr>
        <w:t>was</w:t>
      </w:r>
      <w:r w:rsidR="009D7096">
        <w:rPr>
          <w:rFonts w:ascii="Helvetica" w:hAnsi="Helvetica"/>
          <w:sz w:val="22"/>
          <w:szCs w:val="22"/>
        </w:rPr>
        <w:t xml:space="preserve"> repeated</w:t>
      </w:r>
      <w:r w:rsidR="00435071">
        <w:rPr>
          <w:rFonts w:ascii="Helvetica" w:hAnsi="Helvetica"/>
          <w:sz w:val="22"/>
          <w:szCs w:val="22"/>
        </w:rPr>
        <w:t xml:space="preserve"> for a </w:t>
      </w:r>
      <w:commentRangeStart w:id="12"/>
      <w:r w:rsidR="00286FDA">
        <w:rPr>
          <w:rFonts w:ascii="Helvetica" w:hAnsi="Helvetica"/>
          <w:sz w:val="22"/>
          <w:szCs w:val="22"/>
        </w:rPr>
        <w:t>20-year</w:t>
      </w:r>
      <w:r w:rsidR="00435071">
        <w:rPr>
          <w:rFonts w:ascii="Helvetica" w:hAnsi="Helvetica"/>
          <w:sz w:val="22"/>
          <w:szCs w:val="22"/>
        </w:rPr>
        <w:t xml:space="preserve"> simulation</w:t>
      </w:r>
      <w:commentRangeEnd w:id="12"/>
      <w:r w:rsidR="00214262">
        <w:rPr>
          <w:rStyle w:val="CommentReference"/>
        </w:rPr>
        <w:commentReference w:id="12"/>
      </w:r>
      <w:r w:rsidR="009D7096">
        <w:rPr>
          <w:rFonts w:ascii="Helvetica" w:hAnsi="Helvetica"/>
          <w:sz w:val="22"/>
          <w:szCs w:val="22"/>
        </w:rPr>
        <w:t>.</w:t>
      </w:r>
      <w:r w:rsidR="000D71E0" w:rsidRPr="00957F1F">
        <w:rPr>
          <w:rFonts w:ascii="Helvetica" w:hAnsi="Helvetica"/>
          <w:sz w:val="22"/>
          <w:szCs w:val="22"/>
        </w:rPr>
        <w:t xml:space="preserve"> </w:t>
      </w:r>
    </w:p>
    <w:p w14:paraId="474B7BF5" w14:textId="77777777" w:rsidR="00A140A9" w:rsidRPr="00957F1F" w:rsidRDefault="00A140A9" w:rsidP="00A140A9">
      <w:pPr>
        <w:tabs>
          <w:tab w:val="left" w:pos="2760"/>
        </w:tabs>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3544369A" w14:textId="4167E0B3" w:rsidR="00286FDA" w:rsidRPr="00957F1F" w:rsidRDefault="00286FDA" w:rsidP="00286FDA">
      <w:pPr>
        <w:rPr>
          <w:rFonts w:ascii="Helvetica" w:hAnsi="Helvetica"/>
          <w:sz w:val="22"/>
          <w:szCs w:val="22"/>
        </w:rPr>
      </w:pPr>
      <w:r>
        <w:rPr>
          <w:rFonts w:ascii="Helvetica" w:hAnsi="Helvetica"/>
          <w:sz w:val="22"/>
          <w:szCs w:val="22"/>
          <w:u w:val="single"/>
        </w:rPr>
        <w:t xml:space="preserve">Biological </w:t>
      </w:r>
      <w:r w:rsidRPr="00D76B05">
        <w:rPr>
          <w:rFonts w:ascii="Helvetica" w:hAnsi="Helvetica"/>
          <w:sz w:val="22"/>
          <w:szCs w:val="22"/>
          <w:u w:val="single"/>
        </w:rPr>
        <w:t>Process</w:t>
      </w:r>
      <w:r>
        <w:rPr>
          <w:rFonts w:ascii="Helvetica" w:hAnsi="Helvetica"/>
          <w:sz w:val="22"/>
          <w:szCs w:val="22"/>
          <w:u w:val="single"/>
        </w:rPr>
        <w:t xml:space="preserve"> </w:t>
      </w:r>
      <w:r w:rsidRPr="00D76B05">
        <w:rPr>
          <w:rFonts w:ascii="Helvetica" w:hAnsi="Helvetica"/>
          <w:sz w:val="22"/>
          <w:szCs w:val="22"/>
          <w:u w:val="single"/>
        </w:rPr>
        <w:t>Model</w:t>
      </w:r>
      <w:r>
        <w:rPr>
          <w:rFonts w:ascii="Helvetica" w:hAnsi="Helvetica"/>
          <w:i/>
          <w:sz w:val="22"/>
          <w:szCs w:val="22"/>
        </w:rPr>
        <w:t xml:space="preserve">: </w:t>
      </w:r>
      <w:r w:rsidRPr="00957F1F">
        <w:rPr>
          <w:rFonts w:ascii="Helvetica" w:hAnsi="Helvetica"/>
          <w:sz w:val="22"/>
          <w:szCs w:val="22"/>
        </w:rPr>
        <w:t xml:space="preserve">To describe how monitoring investment is related to thresholds we </w:t>
      </w:r>
      <w:r>
        <w:rPr>
          <w:rFonts w:ascii="Helvetica" w:hAnsi="Helvetica"/>
          <w:sz w:val="22"/>
          <w:szCs w:val="22"/>
        </w:rPr>
        <w:t>focus</w:t>
      </w:r>
      <w:r w:rsidR="00BE5502">
        <w:rPr>
          <w:rFonts w:ascii="Helvetica" w:hAnsi="Helvetica"/>
          <w:sz w:val="22"/>
          <w:szCs w:val="22"/>
        </w:rPr>
        <w:t>ed</w:t>
      </w:r>
      <w:r>
        <w:rPr>
          <w:rFonts w:ascii="Helvetica" w:hAnsi="Helvetica"/>
          <w:sz w:val="22"/>
          <w:szCs w:val="22"/>
        </w:rPr>
        <w:t xml:space="preserve"> on a single species model for simplicity.</w:t>
      </w:r>
      <w:ins w:id="13" w:author="Crow White" w:date="2017-04-17T15:17:00Z">
        <w:r w:rsidR="00214262">
          <w:rPr>
            <w:rFonts w:ascii="Helvetica" w:hAnsi="Helvetica"/>
            <w:sz w:val="22"/>
            <w:szCs w:val="22"/>
          </w:rPr>
          <w:t xml:space="preserve"> O</w:t>
        </w:r>
      </w:ins>
      <w:del w:id="14" w:author="Crow White" w:date="2017-04-17T15:17:00Z">
        <w:r w:rsidDel="00214262">
          <w:rPr>
            <w:rFonts w:ascii="Helvetica" w:hAnsi="Helvetica"/>
            <w:sz w:val="22"/>
            <w:szCs w:val="22"/>
          </w:rPr>
          <w:delText xml:space="preserve"> However, o</w:delText>
        </w:r>
      </w:del>
      <w:r>
        <w:rPr>
          <w:rFonts w:ascii="Helvetica" w:hAnsi="Helvetica"/>
          <w:sz w:val="22"/>
          <w:szCs w:val="22"/>
        </w:rPr>
        <w:t>ur results are general and readily applicable to the monitoring and management of ecosystems with critical thresholds. We specifically m</w:t>
      </w:r>
      <w:r w:rsidRPr="00957F1F">
        <w:rPr>
          <w:rFonts w:ascii="Helvetica" w:hAnsi="Helvetica"/>
          <w:sz w:val="22"/>
          <w:szCs w:val="22"/>
        </w:rPr>
        <w:t>odel</w:t>
      </w:r>
      <w:r>
        <w:rPr>
          <w:rFonts w:ascii="Helvetica" w:hAnsi="Helvetica"/>
          <w:sz w:val="22"/>
          <w:szCs w:val="22"/>
        </w:rPr>
        <w:t>ed</w:t>
      </w:r>
      <w:r w:rsidRPr="00957F1F">
        <w:rPr>
          <w:rFonts w:ascii="Helvetica" w:hAnsi="Helvetica"/>
          <w:sz w:val="22"/>
          <w:szCs w:val="22"/>
        </w:rPr>
        <w:t xml:space="preserve"> </w:t>
      </w:r>
      <w:r>
        <w:rPr>
          <w:rFonts w:ascii="Helvetica" w:hAnsi="Helvetica"/>
          <w:sz w:val="22"/>
          <w:szCs w:val="22"/>
        </w:rPr>
        <w:t xml:space="preserve">species </w:t>
      </w:r>
      <w:r w:rsidRPr="00957F1F">
        <w:rPr>
          <w:rFonts w:ascii="Helvetica" w:hAnsi="Helvetica"/>
          <w:sz w:val="22"/>
          <w:szCs w:val="22"/>
        </w:rPr>
        <w:t xml:space="preserve">biomass through time using a reparameterized </w:t>
      </w:r>
      <w:r>
        <w:rPr>
          <w:rFonts w:ascii="Helvetica" w:hAnsi="Helvetica"/>
          <w:sz w:val="22"/>
          <w:szCs w:val="22"/>
        </w:rPr>
        <w:t>logistic</w:t>
      </w:r>
      <w:r w:rsidRPr="00957F1F">
        <w:rPr>
          <w:rFonts w:ascii="Helvetica" w:hAnsi="Helvetica"/>
          <w:sz w:val="22"/>
          <w:szCs w:val="22"/>
        </w:rPr>
        <w:t xml:space="preserve"> model with an Allee effect</w:t>
      </w:r>
      <w:r>
        <w:rPr>
          <w:rFonts w:ascii="Helvetica" w:hAnsi="Helvetica"/>
          <w:sz w:val="22"/>
          <w:szCs w:val="22"/>
        </w:rPr>
        <w:t xml:space="preserve"> and resource</w:t>
      </w:r>
      <w:r w:rsidRPr="000E6696">
        <w:t xml:space="preserve"> </w:t>
      </w:r>
      <w:r>
        <w:rPr>
          <w:rFonts w:ascii="Helvetica" w:hAnsi="Helvetica"/>
          <w:sz w:val="22"/>
          <w:szCs w:val="22"/>
        </w:rPr>
        <w:t xml:space="preserve">removal </w:t>
      </w:r>
      <w:r>
        <w:rPr>
          <w:rFonts w:ascii="Helvetica" w:hAnsi="Helvetica"/>
          <w:sz w:val="22"/>
          <w:szCs w:val="22"/>
        </w:rPr>
        <w:fldChar w:fldCharType="begin"/>
      </w:r>
      <w:r>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Pr>
          <w:rFonts w:ascii="Helvetica" w:hAnsi="Helvetica"/>
          <w:sz w:val="22"/>
          <w:szCs w:val="22"/>
        </w:rPr>
        <w:fldChar w:fldCharType="separate"/>
      </w:r>
      <w:r>
        <w:rPr>
          <w:rFonts w:ascii="Helvetica" w:hAnsi="Helvetica"/>
          <w:noProof/>
          <w:sz w:val="22"/>
          <w:szCs w:val="22"/>
        </w:rPr>
        <w:t>(Morris &amp; Doak 2002)</w:t>
      </w:r>
      <w:r>
        <w:rPr>
          <w:rFonts w:ascii="Helvetica" w:hAnsi="Helvetica"/>
          <w:sz w:val="22"/>
          <w:szCs w:val="22"/>
        </w:rPr>
        <w:fldChar w:fldCharType="end"/>
      </w:r>
      <w:r w:rsidRPr="00957F1F">
        <w:rPr>
          <w:rFonts w:ascii="Helvetica" w:hAnsi="Helvetica"/>
          <w:sz w:val="22"/>
          <w:szCs w:val="22"/>
        </w:rPr>
        <w:t>:</w:t>
      </w:r>
    </w:p>
    <w:p w14:paraId="14EF6FD7" w14:textId="77777777" w:rsidR="00286FDA" w:rsidRPr="00957F1F" w:rsidRDefault="00286FDA" w:rsidP="00286FDA">
      <w:pPr>
        <w:rPr>
          <w:rFonts w:ascii="Helvetica" w:hAnsi="Helvetica"/>
          <w:sz w:val="22"/>
          <w:szCs w:val="22"/>
        </w:rPr>
      </w:pPr>
    </w:p>
    <w:p w14:paraId="40A23FEE" w14:textId="2ACDA8A1" w:rsidR="00286FDA" w:rsidRPr="00957F1F" w:rsidRDefault="00286FDA" w:rsidP="00286FDA">
      <w:pPr>
        <w:tabs>
          <w:tab w:val="left" w:pos="8640"/>
        </w:tabs>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ab/>
      </w:r>
      <w:commentRangeStart w:id="15"/>
      <w:r>
        <w:rPr>
          <w:rFonts w:ascii="Helvetica" w:hAnsi="Helvetica"/>
          <w:sz w:val="22"/>
          <w:szCs w:val="22"/>
        </w:rPr>
        <w:t>(1)</w:t>
      </w:r>
      <w:commentRangeEnd w:id="15"/>
      <w:r w:rsidR="00214262">
        <w:rPr>
          <w:rStyle w:val="CommentReference"/>
        </w:rPr>
        <w:commentReference w:id="15"/>
      </w:r>
    </w:p>
    <w:p w14:paraId="2B7B6979" w14:textId="77777777" w:rsidR="00286FDA" w:rsidRPr="00957F1F" w:rsidRDefault="00286FDA" w:rsidP="00286FDA">
      <w:pPr>
        <w:rPr>
          <w:rFonts w:ascii="Helvetica" w:hAnsi="Helvetica"/>
          <w:sz w:val="22"/>
          <w:szCs w:val="22"/>
        </w:rPr>
      </w:pPr>
    </w:p>
    <w:p w14:paraId="388A22E5" w14:textId="52A0F513" w:rsidR="00286FDA" w:rsidRPr="00957F1F" w:rsidRDefault="00286FDA" w:rsidP="00286FDA">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00455D7C">
        <w:rPr>
          <w:rFonts w:ascii="Helvetica" w:hAnsi="Helvetica"/>
          <w:sz w:val="22"/>
          <w:szCs w:val="22"/>
        </w:rPr>
        <w:t>is</w:t>
      </w:r>
      <w:r w:rsidRPr="00957F1F">
        <w:rPr>
          <w:rFonts w:ascii="Helvetica" w:hAnsi="Helvetica"/>
          <w:sz w:val="22"/>
          <w:szCs w:val="22"/>
        </w:rPr>
        <w:t xml:space="preserve">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r w:rsidRPr="00957F1F">
        <w:rPr>
          <w:rFonts w:ascii="Helvetica" w:hAnsi="Helvetica"/>
          <w:sz w:val="22"/>
          <w:szCs w:val="22"/>
        </w:rPr>
        <w:t xml:space="preserve">, </w:t>
      </w:r>
      <w:r>
        <w:rPr>
          <w:rFonts w:ascii="Helvetica" w:hAnsi="Helvetica"/>
          <w:sz w:val="22"/>
          <w:szCs w:val="22"/>
        </w:rPr>
        <w:t xml:space="preserve">and </w:t>
      </w:r>
      <w:r w:rsidRPr="00957F1F">
        <w:rPr>
          <w:rFonts w:ascii="Helvetica" w:hAnsi="Helvetica"/>
          <w:i/>
          <w:sz w:val="22"/>
          <w:szCs w:val="22"/>
        </w:rPr>
        <w:t>A</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which the population growth is negative (i.e. the tipping point) as well as the </w:t>
      </w:r>
      <w:r w:rsidRPr="00957F1F">
        <w:rPr>
          <w:rFonts w:ascii="Helvetica" w:hAnsi="Helvetica"/>
          <w:sz w:val="22"/>
          <w:szCs w:val="22"/>
        </w:rPr>
        <w:t xml:space="preserve">strength of the </w:t>
      </w:r>
      <w:r>
        <w:rPr>
          <w:rFonts w:ascii="Helvetica" w:hAnsi="Helvetica"/>
          <w:sz w:val="22"/>
          <w:szCs w:val="22"/>
        </w:rPr>
        <w:t>A</w:t>
      </w:r>
      <w:r w:rsidRPr="00957F1F">
        <w:rPr>
          <w:rFonts w:ascii="Helvetica" w:hAnsi="Helvetica"/>
          <w:sz w:val="22"/>
          <w:szCs w:val="22"/>
        </w:rPr>
        <w:t>llee effect</w:t>
      </w:r>
      <w:r>
        <w:rPr>
          <w:rFonts w:ascii="Helvetica" w:hAnsi="Helvetica"/>
          <w:sz w:val="22"/>
          <w:szCs w:val="22"/>
        </w:rPr>
        <w:t xml:space="preserve"> (Fig. S1). The strength of the Allee effect (</w:t>
      </w:r>
      <w:r w:rsidRPr="00957F1F">
        <w:rPr>
          <w:rFonts w:ascii="Helvetica" w:hAnsi="Helvetica"/>
          <w:i/>
          <w:sz w:val="22"/>
          <w:szCs w:val="22"/>
        </w:rPr>
        <w:t>A</w:t>
      </w:r>
      <w:r>
        <w:rPr>
          <w:rFonts w:ascii="Helvetica" w:hAnsi="Helvetica"/>
          <w:sz w:val="22"/>
          <w:szCs w:val="22"/>
        </w:rPr>
        <w:t>) c</w:t>
      </w:r>
      <w:r w:rsidRPr="00957F1F">
        <w:rPr>
          <w:rFonts w:ascii="Helvetica" w:hAnsi="Helvetica"/>
          <w:sz w:val="22"/>
          <w:szCs w:val="22"/>
        </w:rPr>
        <w:t xml:space="preserve">an be set </w:t>
      </w:r>
      <w:r>
        <w:rPr>
          <w:rFonts w:ascii="Helvetica" w:hAnsi="Helvetica"/>
          <w:sz w:val="22"/>
          <w:szCs w:val="22"/>
        </w:rPr>
        <w:t>to</w:t>
      </w:r>
      <w:r w:rsidRPr="00957F1F">
        <w:rPr>
          <w:rFonts w:ascii="Helvetica" w:hAnsi="Helvetica"/>
          <w:sz w:val="22"/>
          <w:szCs w:val="22"/>
        </w:rPr>
        <w:t xml:space="preserve"> </w:t>
      </w:r>
      <w:r>
        <w:rPr>
          <w:rFonts w:ascii="Helvetica" w:hAnsi="Helvetica" w:cs="Helvetica"/>
          <w:sz w:val="22"/>
          <w:szCs w:val="22"/>
        </w:rPr>
        <w:t xml:space="preserve">≤ </w:t>
      </w:r>
      <w:r w:rsidRPr="00957F1F">
        <w:rPr>
          <w:rFonts w:ascii="Helvetica" w:hAnsi="Helvetica"/>
          <w:sz w:val="22"/>
          <w:szCs w:val="22"/>
        </w:rPr>
        <w:t xml:space="preserve">0, </w:t>
      </w:r>
      <w:r>
        <w:rPr>
          <w:rFonts w:ascii="Helvetica" w:hAnsi="Helvetica"/>
          <w:sz w:val="22"/>
          <w:szCs w:val="22"/>
        </w:rPr>
        <w:t>generating</w:t>
      </w:r>
      <w:r w:rsidRPr="00957F1F">
        <w:rPr>
          <w:rFonts w:ascii="Helvetica" w:hAnsi="Helvetica"/>
          <w:sz w:val="22"/>
          <w:szCs w:val="22"/>
        </w:rPr>
        <w:t xml:space="preserve"> scenarios </w:t>
      </w:r>
      <w:r>
        <w:rPr>
          <w:rFonts w:ascii="Helvetica" w:hAnsi="Helvetica"/>
          <w:sz w:val="22"/>
          <w:szCs w:val="22"/>
        </w:rPr>
        <w:t>without</w:t>
      </w:r>
      <w:r w:rsidRPr="00957F1F">
        <w:rPr>
          <w:rFonts w:ascii="Helvetica" w:hAnsi="Helvetica"/>
          <w:sz w:val="22"/>
          <w:szCs w:val="22"/>
        </w:rPr>
        <w:t xml:space="preserve"> a tipping point, </w:t>
      </w:r>
      <w:r>
        <w:rPr>
          <w:rFonts w:ascii="Helvetica" w:hAnsi="Helvetica"/>
          <w:sz w:val="22"/>
          <w:szCs w:val="22"/>
        </w:rPr>
        <w:t>but with</w:t>
      </w:r>
      <w:r w:rsidRPr="00957F1F">
        <w:rPr>
          <w:rFonts w:ascii="Helvetica" w:hAnsi="Helvetica"/>
          <w:sz w:val="22"/>
          <w:szCs w:val="22"/>
        </w:rPr>
        <w:t xml:space="preserve"> a range of biomass </w:t>
      </w:r>
      <w:r>
        <w:rPr>
          <w:rFonts w:ascii="Helvetica" w:hAnsi="Helvetica"/>
          <w:sz w:val="22"/>
          <w:szCs w:val="22"/>
        </w:rPr>
        <w:t xml:space="preserve">levels </w:t>
      </w:r>
      <w:r w:rsidRPr="00957F1F">
        <w:rPr>
          <w:rFonts w:ascii="Helvetica" w:hAnsi="Helvetica"/>
          <w:sz w:val="22"/>
          <w:szCs w:val="22"/>
        </w:rPr>
        <w:t xml:space="preserve">where productivity becomes very low (but still positive). For </w:t>
      </w:r>
      <w:r w:rsidR="00BE5502" w:rsidRPr="00957F1F">
        <w:rPr>
          <w:rFonts w:ascii="Helvetica" w:hAnsi="Helvetica"/>
          <w:sz w:val="22"/>
          <w:szCs w:val="22"/>
        </w:rPr>
        <w:t>example,</w:t>
      </w:r>
      <w:r w:rsidRPr="00957F1F">
        <w:rPr>
          <w:rFonts w:ascii="Helvetica" w:hAnsi="Helvetica"/>
          <w:sz w:val="22"/>
          <w:szCs w:val="22"/>
        </w:rPr>
        <w:t xml:space="preserve"> when </w:t>
      </w:r>
      <m:oMath>
        <m:r>
          <w:rPr>
            <w:rFonts w:ascii="Cambria Math" w:hAnsi="Cambria Math"/>
            <w:sz w:val="22"/>
            <w:szCs w:val="22"/>
          </w:rPr>
          <m:t>A≅-500</m:t>
        </m:r>
      </m:oMath>
      <w:r w:rsidR="00E4315B">
        <w:rPr>
          <w:rFonts w:ascii="Helvetica" w:hAnsi="Helvetica"/>
          <w:sz w:val="22"/>
          <w:szCs w:val="22"/>
        </w:rPr>
        <w:t xml:space="preserve"> (</w:t>
      </w:r>
      <m:oMath>
        <m:r>
          <w:rPr>
            <w:rFonts w:ascii="Cambria Math" w:hAnsi="Cambria Math"/>
            <w:sz w:val="22"/>
            <w:szCs w:val="22"/>
          </w:rPr>
          <m:t>k=100, r=1.25</m:t>
        </m:r>
      </m:oMath>
      <w:r w:rsidR="00E73EED">
        <w:rPr>
          <w:rFonts w:ascii="Helvetica" w:hAnsi="Helvetica"/>
          <w:sz w:val="22"/>
          <w:szCs w:val="22"/>
        </w:rPr>
        <w:t>)</w:t>
      </w:r>
      <w:r w:rsidRPr="00957F1F">
        <w:rPr>
          <w:rFonts w:ascii="Helvetica" w:hAnsi="Helvetica"/>
          <w:sz w:val="22"/>
          <w:szCs w:val="22"/>
        </w:rPr>
        <w:t xml:space="preserve">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p w14:paraId="26698029" w14:textId="77777777" w:rsidR="00286FDA" w:rsidRPr="00957F1F" w:rsidRDefault="00286FDA" w:rsidP="00286FDA">
      <w:pPr>
        <w:rPr>
          <w:ins w:id="16" w:author="Adrian Stier" w:date="2017-03-29T15:42:00Z"/>
          <w:rFonts w:ascii="Helvetica" w:hAnsi="Helvetica"/>
          <w:sz w:val="22"/>
          <w:szCs w:val="22"/>
        </w:rPr>
      </w:pPr>
    </w:p>
    <w:p w14:paraId="1B96C9A5" w14:textId="57146BD5" w:rsidR="004352AB" w:rsidRPr="00283177" w:rsidRDefault="004352AB" w:rsidP="004352AB">
      <w:pPr>
        <w:pStyle w:val="CommentText"/>
      </w:pPr>
      <w:r w:rsidRPr="00B70217">
        <w:rPr>
          <w:rFonts w:ascii="Helvetica" w:hAnsi="Helvetica"/>
          <w:sz w:val="22"/>
          <w:szCs w:val="22"/>
          <w:u w:val="single"/>
        </w:rPr>
        <w:t>Monitoring Model</w:t>
      </w:r>
      <w:r w:rsidRPr="00FD7CE9">
        <w:rPr>
          <w:rFonts w:ascii="Helvetica" w:hAnsi="Helvetica"/>
          <w:sz w:val="22"/>
          <w:szCs w:val="22"/>
        </w:rPr>
        <w:t xml:space="preserve">: </w:t>
      </w:r>
      <w:r w:rsidRPr="00957F1F">
        <w:rPr>
          <w:rFonts w:ascii="Helvetica" w:hAnsi="Helvetica"/>
          <w:sz w:val="22"/>
          <w:szCs w:val="22"/>
        </w:rPr>
        <w:t xml:space="preserve">Ideally, </w:t>
      </w:r>
      <w:r>
        <w:rPr>
          <w:rFonts w:ascii="Helvetica" w:hAnsi="Helvetica"/>
          <w:sz w:val="22"/>
          <w:szCs w:val="22"/>
        </w:rPr>
        <w:t>natural resource</w:t>
      </w:r>
      <w:r w:rsidRPr="00957F1F">
        <w:rPr>
          <w:rFonts w:ascii="Helvetica" w:hAnsi="Helvetica"/>
          <w:sz w:val="22"/>
          <w:szCs w:val="22"/>
        </w:rPr>
        <w:t xml:space="preserve"> managers would be able to perfectly predict </w:t>
      </w:r>
      <w:r>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perfect knowledge of natural mortality,</w:t>
      </w:r>
      <w:r w:rsidRPr="00957F1F">
        <w:rPr>
          <w:rFonts w:ascii="Helvetica" w:hAnsi="Helvetica"/>
          <w:sz w:val="22"/>
          <w:szCs w:val="22"/>
        </w:rPr>
        <w:t xml:space="preserve"> and</w:t>
      </w:r>
      <w:r>
        <w:rPr>
          <w:rFonts w:ascii="Helvetica" w:hAnsi="Helvetica"/>
          <w:sz w:val="22"/>
          <w:szCs w:val="22"/>
        </w:rPr>
        <w:t xml:space="preserve"> perfect measure of </w:t>
      </w:r>
      <w:r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xml:space="preserve">). However, managers rarely have perfect knowledge of </w:t>
      </w:r>
      <w:ins w:id="17" w:author="Crow White" w:date="2017-04-17T15:26:00Z">
        <w:r w:rsidR="009E0068">
          <w:rPr>
            <w:rFonts w:ascii="Helvetica" w:hAnsi="Helvetica"/>
            <w:sz w:val="22"/>
            <w:szCs w:val="22"/>
          </w:rPr>
          <w:t xml:space="preserve">current </w:t>
        </w:r>
      </w:ins>
      <w:r w:rsidRPr="00957F1F">
        <w:rPr>
          <w:rFonts w:ascii="Helvetica" w:hAnsi="Helvetica"/>
          <w:sz w:val="22"/>
          <w:szCs w:val="22"/>
        </w:rPr>
        <w:t>stock biomass</w:t>
      </w:r>
      <w:r>
        <w:rPr>
          <w:rFonts w:ascii="Helvetica" w:hAnsi="Helvetica"/>
          <w:sz w:val="22"/>
          <w:szCs w:val="22"/>
        </w:rPr>
        <w:t>, or accurate predictive models of stock change.</w:t>
      </w:r>
      <w:r w:rsidRPr="00957F1F">
        <w:rPr>
          <w:rFonts w:ascii="Helvetica" w:hAnsi="Helvetica"/>
          <w:sz w:val="22"/>
          <w:szCs w:val="22"/>
        </w:rPr>
        <w:t xml:space="preserve"> Even with sophisticated stock assessment technique</w:t>
      </w:r>
      <w:r>
        <w:rPr>
          <w:rFonts w:ascii="Helvetica" w:hAnsi="Helvetica"/>
          <w:sz w:val="22"/>
          <w:szCs w:val="22"/>
        </w:rPr>
        <w:t>s</w:t>
      </w:r>
      <w:r w:rsidRPr="00957F1F">
        <w:rPr>
          <w:rFonts w:ascii="Helvetica" w:hAnsi="Helvetica"/>
          <w:sz w:val="22"/>
          <w:szCs w:val="22"/>
        </w:rPr>
        <w:t xml:space="preserve">, estimates of a previous year’s stock biomass nearly </w:t>
      </w:r>
      <w:r w:rsidRPr="00F3098E">
        <w:rPr>
          <w:rFonts w:ascii="Helvetica" w:hAnsi="Helvetica"/>
          <w:sz w:val="22"/>
          <w:szCs w:val="22"/>
        </w:rPr>
        <w:t>always include some uncertainty. Hereafter</w:t>
      </w:r>
      <w:r>
        <w:rPr>
          <w:rFonts w:ascii="Helvetica" w:hAnsi="Helvetica"/>
          <w:sz w:val="22"/>
          <w:szCs w:val="22"/>
        </w:rPr>
        <w:t>,</w:t>
      </w:r>
      <w:r w:rsidRPr="00F3098E">
        <w:rPr>
          <w:rFonts w:ascii="Helvetica" w:hAnsi="Helvetica"/>
          <w:sz w:val="22"/>
          <w:szCs w:val="22"/>
        </w:rPr>
        <w:t xml:space="preserve"> </w:t>
      </w:r>
      <w:r w:rsidRPr="00F3098E">
        <w:rPr>
          <w:rFonts w:ascii="Helvetica" w:hAnsi="Helvetica"/>
          <w:sz w:val="22"/>
          <w:szCs w:val="22"/>
        </w:rPr>
        <w:lastRenderedPageBreak/>
        <w:t xml:space="preserve">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w:t>
      </w:r>
      <w:commentRangeStart w:id="18"/>
      <w:r w:rsidRPr="00F3098E">
        <w:rPr>
          <w:rFonts w:ascii="Helvetica" w:hAnsi="Helvetica"/>
          <w:sz w:val="22"/>
          <w:szCs w:val="22"/>
        </w:rPr>
        <w:t>The</w:t>
      </w:r>
      <w:commentRangeEnd w:id="18"/>
      <w:r w:rsidRPr="00D01283">
        <w:rPr>
          <w:rStyle w:val="CommentReference"/>
          <w:rFonts w:ascii="Helvetica" w:hAnsi="Helvetica"/>
          <w:sz w:val="22"/>
          <w:szCs w:val="22"/>
        </w:rPr>
        <w:commentReference w:id="18"/>
      </w:r>
      <w:r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Pr="00F3098E">
        <w:rPr>
          <w:rFonts w:ascii="Helvetica" w:hAnsi="Helvetica"/>
          <w:sz w:val="22"/>
          <w:szCs w:val="22"/>
        </w:rPr>
        <w:t>) is determined by monitoring precision. We assume</w:t>
      </w:r>
      <w:r w:rsidR="003E4DCD">
        <w:rPr>
          <w:rFonts w:ascii="Helvetica" w:hAnsi="Helvetica"/>
          <w:sz w:val="22"/>
          <w:szCs w:val="22"/>
        </w:rPr>
        <w:t>d</w:t>
      </w:r>
      <w:r w:rsidRPr="00F3098E">
        <w:rPr>
          <w:rFonts w:ascii="Helvetica" w:hAnsi="Helvetica"/>
          <w:sz w:val="22"/>
          <w:szCs w:val="22"/>
        </w:rPr>
        <w:t xml:space="preserve"> measurement error causes a lack in precision but that </w:t>
      </w:r>
      <w:commentRangeStart w:id="19"/>
      <w:r w:rsidRPr="00F3098E">
        <w:rPr>
          <w:rFonts w:ascii="Helvetica" w:hAnsi="Helvetica"/>
          <w:sz w:val="22"/>
          <w:szCs w:val="22"/>
        </w:rPr>
        <w:t xml:space="preserve">accuracy </w:t>
      </w:r>
      <w:r w:rsidR="003E4DCD">
        <w:rPr>
          <w:rFonts w:ascii="Helvetica" w:hAnsi="Helvetica"/>
          <w:sz w:val="22"/>
          <w:szCs w:val="22"/>
        </w:rPr>
        <w:t>was</w:t>
      </w:r>
      <w:r w:rsidRPr="00F3098E">
        <w:rPr>
          <w:rFonts w:ascii="Helvetica" w:hAnsi="Helvetica"/>
          <w:sz w:val="22"/>
          <w:szCs w:val="22"/>
        </w:rPr>
        <w:t xml:space="preserve"> unaffected</w:t>
      </w:r>
      <w:commentRangeEnd w:id="19"/>
      <w:r w:rsidR="009E0068">
        <w:rPr>
          <w:rStyle w:val="CommentReference"/>
        </w:rPr>
        <w:commentReference w:id="19"/>
      </w:r>
      <w:r w:rsidRPr="00F3098E">
        <w:rPr>
          <w:rFonts w:ascii="Helvetica" w:hAnsi="Helvetica"/>
          <w:sz w:val="22"/>
          <w:szCs w:val="22"/>
        </w:rPr>
        <w:t xml:space="preserve">, and modeled monitoring precision error as </w:t>
      </w:r>
      <w:r>
        <w:rPr>
          <w:rFonts w:ascii="Helvetica" w:hAnsi="Helvetica"/>
          <w:sz w:val="22"/>
          <w:szCs w:val="22"/>
        </w:rPr>
        <w:t xml:space="preserve">a </w:t>
      </w:r>
      <w:r w:rsidRPr="00F3098E">
        <w:rPr>
          <w:rFonts w:ascii="Helvetica" w:hAnsi="Helvetica"/>
          <w:sz w:val="22"/>
          <w:szCs w:val="22"/>
        </w:rPr>
        <w:t>log-normal</w:t>
      </w:r>
      <w:r>
        <w:rPr>
          <w:rFonts w:ascii="Helvetica" w:hAnsi="Helvetica"/>
          <w:sz w:val="22"/>
          <w:szCs w:val="22"/>
        </w:rPr>
        <w:t>ly</w:t>
      </w:r>
      <w:r w:rsidRPr="00F3098E">
        <w:rPr>
          <w:rFonts w:ascii="Helvetica" w:hAnsi="Helvetica"/>
          <w:sz w:val="22"/>
          <w:szCs w:val="22"/>
        </w:rPr>
        <w:t xml:space="preserve"> distributed random variable with mean 0 and variance </w:t>
      </w:r>
      <m:oMath>
        <m:r>
          <w:rPr>
            <w:rFonts w:ascii="Cambria Math" w:hAnsi="Cambria Math" w:hint="eastAsia"/>
            <w:sz w:val="22"/>
            <w:szCs w:val="22"/>
          </w:rPr>
          <m:t>ϕ</m:t>
        </m:r>
      </m:oMath>
      <w:r w:rsidRPr="00F3098E">
        <w:rPr>
          <w:rFonts w:ascii="Helvetica" w:hAnsi="Helvetica"/>
          <w:sz w:val="22"/>
          <w:szCs w:val="22"/>
        </w:rPr>
        <w:t xml:space="preserve">. </w:t>
      </w:r>
      <w:r w:rsidRPr="00D01283">
        <w:rPr>
          <w:rFonts w:ascii="Helvetica" w:hAnsi="Helvetica"/>
          <w:sz w:val="22"/>
          <w:szCs w:val="22"/>
        </w:rPr>
        <w:t xml:space="preserve">The degree of monitoring precision in any given system is generally based on the spatial extent, temporal extent, and degree to which monitoring samples are replicated. </w:t>
      </w:r>
      <w:r w:rsidRPr="00F3098E">
        <w:rPr>
          <w:rFonts w:ascii="Helvetica" w:hAnsi="Helvetica"/>
          <w:sz w:val="22"/>
          <w:szCs w:val="22"/>
        </w:rPr>
        <w:t xml:space="preserve">Therefore, at higher monitoring precision (lower </w:t>
      </w:r>
      <m:oMath>
        <m:r>
          <w:rPr>
            <w:rFonts w:ascii="Cambria Math" w:hAnsi="Cambria Math" w:hint="eastAsia"/>
            <w:sz w:val="22"/>
            <w:szCs w:val="22"/>
          </w:rPr>
          <m:t>ϕ</m:t>
        </m:r>
      </m:oMath>
      <w:r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approaches the true biom</w:t>
      </w:r>
      <w:r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We assume</w:t>
      </w:r>
      <w:r w:rsidR="003E4DCD">
        <w:rPr>
          <w:rFonts w:ascii="Helvetica" w:hAnsi="Helvetica"/>
          <w:sz w:val="22"/>
          <w:szCs w:val="22"/>
        </w:rPr>
        <w:t>d</w:t>
      </w:r>
      <w:r>
        <w:rPr>
          <w:rFonts w:ascii="Helvetica" w:hAnsi="Helvetica"/>
          <w:sz w:val="22"/>
          <w:szCs w:val="22"/>
        </w:rPr>
        <w:t xml:space="preserve"> that a</w:t>
      </w:r>
      <w:r w:rsidRPr="00957F1F">
        <w:rPr>
          <w:rFonts w:ascii="Helvetica" w:hAnsi="Helvetica"/>
          <w:sz w:val="22"/>
          <w:szCs w:val="22"/>
        </w:rPr>
        <w:t xml:space="preserve">s monitoring </w:t>
      </w:r>
      <w:r>
        <w:rPr>
          <w:rFonts w:ascii="Helvetica" w:hAnsi="Helvetica"/>
          <w:sz w:val="22"/>
          <w:szCs w:val="22"/>
        </w:rPr>
        <w:t>becomes less precise</w:t>
      </w:r>
      <w:r w:rsidRPr="00957F1F">
        <w:rPr>
          <w:rFonts w:ascii="Helvetica" w:hAnsi="Helvetica"/>
          <w:sz w:val="22"/>
          <w:szCs w:val="22"/>
        </w:rPr>
        <w:t>, the deviation of the estimated biomass from</w:t>
      </w:r>
      <w:r>
        <w:rPr>
          <w:rFonts w:ascii="Helvetica" w:hAnsi="Helvetica"/>
          <w:sz w:val="22"/>
          <w:szCs w:val="22"/>
        </w:rPr>
        <w:t xml:space="preserve"> the</w:t>
      </w:r>
      <w:r w:rsidR="003E4DCD">
        <w:rPr>
          <w:rFonts w:ascii="Helvetica" w:hAnsi="Helvetica"/>
          <w:sz w:val="22"/>
          <w:szCs w:val="22"/>
        </w:rPr>
        <w:t xml:space="preserve"> true biomass increase</w:t>
      </w:r>
      <w:ins w:id="20" w:author="Crow White" w:date="2017-04-17T15:27:00Z">
        <w:r w:rsidR="009E0068">
          <w:rPr>
            <w:rFonts w:ascii="Helvetica" w:hAnsi="Helvetica"/>
            <w:sz w:val="22"/>
            <w:szCs w:val="22"/>
          </w:rPr>
          <w:t>s</w:t>
        </w:r>
      </w:ins>
      <w:del w:id="21" w:author="Crow White" w:date="2017-04-17T15:27:00Z">
        <w:r w:rsidR="003E4DCD" w:rsidDel="009E0068">
          <w:rPr>
            <w:rFonts w:ascii="Helvetica" w:hAnsi="Helvetica"/>
            <w:sz w:val="22"/>
            <w:szCs w:val="22"/>
          </w:rPr>
          <w:delText>d</w:delText>
        </w:r>
      </w:del>
      <w:r w:rsidRPr="00957F1F">
        <w:rPr>
          <w:rFonts w:ascii="Helvetica" w:hAnsi="Helvetica"/>
          <w:sz w:val="22"/>
          <w:szCs w:val="22"/>
        </w:rPr>
        <w:t xml:space="preserve"> exponentially (</w:t>
      </w:r>
      <w:r w:rsidRPr="00957F1F">
        <w:rPr>
          <w:rFonts w:ascii="Helvetica" w:hAnsi="Helvetica"/>
          <w:sz w:val="22"/>
          <w:szCs w:val="22"/>
          <w:highlight w:val="lightGray"/>
        </w:rPr>
        <w:t xml:space="preserve">Fig </w:t>
      </w:r>
      <w:r>
        <w:rPr>
          <w:rFonts w:ascii="Helvetica" w:hAnsi="Helvetica"/>
          <w:sz w:val="22"/>
          <w:szCs w:val="22"/>
          <w:highlight w:val="lightGray"/>
        </w:rPr>
        <w:t>S</w:t>
      </w:r>
      <w:r w:rsidRPr="00957F1F">
        <w:rPr>
          <w:rFonts w:ascii="Helvetica" w:hAnsi="Helvetica"/>
          <w:sz w:val="22"/>
          <w:szCs w:val="22"/>
          <w:highlight w:val="lightGray"/>
        </w:rPr>
        <w:t>1</w:t>
      </w:r>
      <w:r w:rsidRPr="00957F1F">
        <w:rPr>
          <w:rFonts w:ascii="Helvetica" w:hAnsi="Helvetica"/>
          <w:sz w:val="22"/>
          <w:szCs w:val="22"/>
        </w:rPr>
        <w:t xml:space="preserve">). </w:t>
      </w:r>
      <w:r>
        <w:rPr>
          <w:rFonts w:ascii="Helvetica" w:hAnsi="Helvetica"/>
          <w:sz w:val="22"/>
          <w:szCs w:val="22"/>
        </w:rPr>
        <w:t>We also assume</w:t>
      </w:r>
      <w:r w:rsidR="003E4DCD">
        <w:rPr>
          <w:rFonts w:ascii="Helvetica" w:hAnsi="Helvetica"/>
          <w:sz w:val="22"/>
          <w:szCs w:val="22"/>
        </w:rPr>
        <w:t>d</w:t>
      </w:r>
      <w:r>
        <w:rPr>
          <w:rFonts w:ascii="Helvetica" w:hAnsi="Helvetica"/>
          <w:sz w:val="22"/>
          <w:szCs w:val="22"/>
        </w:rPr>
        <w:t xml:space="preserve"> monitoring precision </w:t>
      </w:r>
      <w:r w:rsidR="003E4DCD">
        <w:rPr>
          <w:rFonts w:ascii="Helvetica" w:hAnsi="Helvetica"/>
          <w:sz w:val="22"/>
          <w:szCs w:val="22"/>
        </w:rPr>
        <w:t>was</w:t>
      </w:r>
      <w:r>
        <w:rPr>
          <w:rFonts w:ascii="Helvetica" w:hAnsi="Helvetica"/>
          <w:sz w:val="22"/>
          <w:szCs w:val="22"/>
        </w:rPr>
        <w:t xml:space="preserve"> not autocorrelated and</w:t>
      </w:r>
      <w:r w:rsidR="003E4DCD">
        <w:rPr>
          <w:rFonts w:ascii="Helvetica" w:hAnsi="Helvetica"/>
          <w:sz w:val="22"/>
          <w:szCs w:val="22"/>
        </w:rPr>
        <w:t xml:space="preserve"> was</w:t>
      </w:r>
      <w:r>
        <w:rPr>
          <w:rFonts w:ascii="Helvetica" w:hAnsi="Helvetica"/>
          <w:sz w:val="22"/>
          <w:szCs w:val="22"/>
        </w:rPr>
        <w:t xml:space="preserve"> </w:t>
      </w:r>
      <w:commentRangeStart w:id="22"/>
      <w:r>
        <w:rPr>
          <w:rFonts w:ascii="Helvetica" w:hAnsi="Helvetica"/>
          <w:sz w:val="22"/>
          <w:szCs w:val="22"/>
        </w:rPr>
        <w:t>only dependent upon the current year’s monitoring</w:t>
      </w:r>
      <w:commentRangeEnd w:id="22"/>
      <w:r w:rsidR="009E0068">
        <w:rPr>
          <w:rStyle w:val="CommentReference"/>
        </w:rPr>
        <w:commentReference w:id="22"/>
      </w:r>
      <w:r>
        <w:rPr>
          <w:rFonts w:ascii="Helvetica" w:hAnsi="Helvetica"/>
          <w:sz w:val="22"/>
          <w:szCs w:val="22"/>
        </w:rPr>
        <w:t xml:space="preserve">. </w:t>
      </w:r>
    </w:p>
    <w:p w14:paraId="02C27F3C" w14:textId="77777777" w:rsidR="004352AB" w:rsidRPr="00957F1F" w:rsidRDefault="004352AB" w:rsidP="004352AB">
      <w:pPr>
        <w:ind w:firstLine="720"/>
        <w:rPr>
          <w:rFonts w:ascii="Helvetica" w:hAnsi="Helvetica"/>
          <w:sz w:val="22"/>
          <w:szCs w:val="22"/>
        </w:rPr>
      </w:pPr>
    </w:p>
    <w:p w14:paraId="7A97CE6D" w14:textId="218D8720" w:rsidR="004352AB" w:rsidRDefault="004352AB" w:rsidP="004352AB">
      <w:pPr>
        <w:rPr>
          <w:rFonts w:ascii="Helvetica" w:hAnsi="Helvetica"/>
          <w:sz w:val="22"/>
          <w:szCs w:val="22"/>
        </w:rPr>
      </w:pPr>
      <w:commentRangeStart w:id="23"/>
      <w:r w:rsidRPr="00FD7CE9">
        <w:rPr>
          <w:rFonts w:ascii="Helvetica" w:hAnsi="Helvetica"/>
          <w:sz w:val="22"/>
          <w:szCs w:val="22"/>
          <w:u w:val="single"/>
        </w:rPr>
        <w:t>Management</w:t>
      </w:r>
      <w:commentRangeEnd w:id="23"/>
      <w:r>
        <w:rPr>
          <w:rStyle w:val="CommentReference"/>
        </w:rPr>
        <w:commentReference w:id="23"/>
      </w:r>
      <w:r w:rsidRPr="00FD7CE9">
        <w:rPr>
          <w:rFonts w:ascii="Helvetica" w:hAnsi="Helvetica"/>
          <w:sz w:val="22"/>
          <w:szCs w:val="22"/>
          <w:u w:val="single"/>
        </w:rPr>
        <w:t xml:space="preserve"> Model</w:t>
      </w:r>
      <w:r w:rsidRPr="00FD7CE9">
        <w:rPr>
          <w:rFonts w:ascii="Helvetica" w:hAnsi="Helvetica"/>
          <w:sz w:val="22"/>
          <w:szCs w:val="22"/>
        </w:rPr>
        <w:t xml:space="preserve">: </w:t>
      </w:r>
      <w:r w:rsidRPr="00957F1F">
        <w:rPr>
          <w:rFonts w:ascii="Helvetica" w:hAnsi="Helvetica"/>
          <w:sz w:val="22"/>
          <w:szCs w:val="22"/>
        </w:rPr>
        <w:t xml:space="preserve">When managers invest minimally in monitoring, estimates of future biomass can be highly uncertain, </w:t>
      </w:r>
      <w:r w:rsidR="00A5376C">
        <w:rPr>
          <w:rFonts w:ascii="Helvetica" w:hAnsi="Helvetica"/>
          <w:sz w:val="22"/>
          <w:szCs w:val="22"/>
        </w:rPr>
        <w:t xml:space="preserve">which can lead to </w:t>
      </w:r>
      <w:r w:rsidR="00AE67B2">
        <w:rPr>
          <w:rFonts w:ascii="Helvetica" w:hAnsi="Helvetica"/>
          <w:sz w:val="22"/>
          <w:szCs w:val="22"/>
        </w:rPr>
        <w:t xml:space="preserve">both </w:t>
      </w:r>
      <w:r w:rsidRPr="00957F1F">
        <w:rPr>
          <w:rFonts w:ascii="Helvetica" w:hAnsi="Helvetica"/>
          <w:sz w:val="22"/>
          <w:szCs w:val="22"/>
        </w:rPr>
        <w:t xml:space="preserve">under </w:t>
      </w:r>
      <w:r w:rsidR="00AE67B2">
        <w:rPr>
          <w:rFonts w:ascii="Helvetica" w:hAnsi="Helvetica"/>
          <w:sz w:val="22"/>
          <w:szCs w:val="22"/>
        </w:rPr>
        <w:t>and</w:t>
      </w:r>
      <w:r w:rsidRPr="00957F1F">
        <w:rPr>
          <w:rFonts w:ascii="Helvetica" w:hAnsi="Helvetica"/>
          <w:sz w:val="22"/>
          <w:szCs w:val="22"/>
        </w:rPr>
        <w:t xml:space="preserve"> overharvesting. To simulate resource harvest in our model we first calculated the biomass </w:t>
      </w:r>
      <w:r>
        <w:rPr>
          <w:rFonts w:ascii="Helvetica" w:hAnsi="Helvetica"/>
          <w:sz w:val="22"/>
          <w:szCs w:val="22"/>
        </w:rPr>
        <w:t xml:space="preserve">corresponding to maximum sustainable yield </w:t>
      </w:r>
      <w:r w:rsidRPr="00957F1F">
        <w:rPr>
          <w:rFonts w:ascii="Helvetica" w:hAnsi="Helvetica"/>
          <w:sz w:val="22"/>
          <w:szCs w:val="22"/>
        </w:rPr>
        <w:t>of the</w:t>
      </w:r>
      <w:r>
        <w:rPr>
          <w:rFonts w:ascii="Helvetica" w:hAnsi="Helvetica"/>
          <w:sz w:val="22"/>
          <w:szCs w:val="22"/>
        </w:rPr>
        <w:t xml:space="preserve"> stock</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where</w:t>
      </w:r>
      <w:r>
        <w:rPr>
          <w:rFonts w:ascii="Helvetica" w:hAnsi="Helvetica"/>
          <w:sz w:val="22"/>
          <w:szCs w:val="22"/>
        </w:rPr>
        <w:t>:</w:t>
      </w:r>
    </w:p>
    <w:p w14:paraId="2CD71D31" w14:textId="77777777" w:rsidR="004352AB" w:rsidRDefault="004352AB" w:rsidP="004352AB">
      <w:pPr>
        <w:rPr>
          <w:rFonts w:ascii="Helvetica" w:hAnsi="Helvetica"/>
          <w:sz w:val="22"/>
          <w:szCs w:val="22"/>
        </w:rPr>
      </w:pPr>
    </w:p>
    <w:p w14:paraId="5387B971" w14:textId="77777777"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Pr>
          <w:rFonts w:ascii="Helvetica" w:hAnsi="Helvetica"/>
          <w:sz w:val="22"/>
          <w:szCs w:val="22"/>
        </w:rPr>
        <w:t xml:space="preserve">  </w:t>
      </w:r>
      <w:r>
        <w:rPr>
          <w:rFonts w:ascii="Helvetica" w:hAnsi="Helvetica"/>
          <w:sz w:val="22"/>
          <w:szCs w:val="22"/>
        </w:rPr>
        <w:tab/>
        <w:t>(2)</w:t>
      </w:r>
    </w:p>
    <w:p w14:paraId="18E1F952" w14:textId="77777777" w:rsidR="004352AB" w:rsidRDefault="004352AB" w:rsidP="004352AB">
      <w:pPr>
        <w:rPr>
          <w:rFonts w:ascii="Helvetica" w:hAnsi="Helvetica"/>
          <w:sz w:val="22"/>
          <w:szCs w:val="22"/>
        </w:rPr>
      </w:pPr>
    </w:p>
    <w:p w14:paraId="30268D64" w14:textId="7C4CC76A" w:rsidR="004352AB" w:rsidRDefault="004352AB" w:rsidP="004352AB">
      <w:pPr>
        <w:rPr>
          <w:rFonts w:ascii="Helvetica" w:hAnsi="Helvetica"/>
          <w:sz w:val="22"/>
          <w:szCs w:val="22"/>
        </w:rPr>
      </w:pPr>
      <w:r w:rsidRPr="00957F1F">
        <w:rPr>
          <w:rFonts w:ascii="Helvetica" w:hAnsi="Helvetica"/>
          <w:sz w:val="22"/>
          <w:szCs w:val="22"/>
        </w:rPr>
        <w:t>From that we then calculate</w:t>
      </w:r>
      <w:r w:rsidR="0082304F">
        <w:rPr>
          <w:rFonts w:ascii="Helvetica" w:hAnsi="Helvetica"/>
          <w:sz w:val="22"/>
          <w:szCs w:val="22"/>
        </w:rPr>
        <w:t>d</w:t>
      </w:r>
      <w:r w:rsidRPr="00957F1F">
        <w:rPr>
          <w:rFonts w:ascii="Helvetica" w:hAnsi="Helvetica"/>
          <w:sz w:val="22"/>
          <w:szCs w:val="22"/>
        </w:rPr>
        <w:t xml:space="preserve"> the Maximum Sustainable Yield (MSY) as: </w:t>
      </w:r>
    </w:p>
    <w:p w14:paraId="520AFD8F" w14:textId="77777777" w:rsidR="004352AB" w:rsidRDefault="004352AB" w:rsidP="004352AB">
      <w:pPr>
        <w:rPr>
          <w:rFonts w:ascii="Helvetica" w:hAnsi="Helvetica"/>
          <w:sz w:val="22"/>
          <w:szCs w:val="22"/>
        </w:rPr>
      </w:pPr>
    </w:p>
    <w:p w14:paraId="0AAE34B0" w14:textId="77777777" w:rsidR="004352AB" w:rsidRDefault="004352AB" w:rsidP="004352AB">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(3)</w:t>
      </w:r>
    </w:p>
    <w:p w14:paraId="58280054" w14:textId="77777777" w:rsidR="004352AB" w:rsidRDefault="004352AB" w:rsidP="004352AB">
      <w:pPr>
        <w:rPr>
          <w:rFonts w:ascii="Helvetica" w:hAnsi="Helvetica"/>
          <w:sz w:val="22"/>
          <w:szCs w:val="22"/>
        </w:rPr>
      </w:pPr>
    </w:p>
    <w:p w14:paraId="646F54CC" w14:textId="77777777" w:rsidR="00555417" w:rsidRDefault="004352AB" w:rsidP="004352AB">
      <w:pPr>
        <w:rPr>
          <w:rFonts w:ascii="Helvetica" w:hAnsi="Helvetica"/>
          <w:sz w:val="22"/>
          <w:szCs w:val="22"/>
        </w:rPr>
      </w:pPr>
      <w:r w:rsidRPr="00957F1F">
        <w:rPr>
          <w:rFonts w:ascii="Helvetica" w:hAnsi="Helvetica"/>
          <w:sz w:val="22"/>
          <w:szCs w:val="22"/>
        </w:rPr>
        <w:t xml:space="preserve">The harvest </w:t>
      </w:r>
      <w:r>
        <w:rPr>
          <w:rFonts w:ascii="Helvetica" w:hAnsi="Helvetica"/>
          <w:sz w:val="22"/>
          <w:szCs w:val="22"/>
        </w:rPr>
        <w:t>mortality rate</w:t>
      </w:r>
      <w:r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defined as</w:t>
      </w:r>
      <w:r w:rsidR="00555417">
        <w:rPr>
          <w:rFonts w:ascii="Helvetica" w:hAnsi="Helvetica"/>
          <w:sz w:val="22"/>
          <w:szCs w:val="22"/>
        </w:rPr>
        <w:t>:</w:t>
      </w:r>
    </w:p>
    <w:p w14:paraId="7DFBAC61" w14:textId="77777777" w:rsidR="00555417" w:rsidRDefault="00555417" w:rsidP="004352AB">
      <w:pPr>
        <w:rPr>
          <w:rFonts w:ascii="Helvetica" w:hAnsi="Helvetica"/>
          <w:sz w:val="22"/>
          <w:szCs w:val="22"/>
        </w:rPr>
      </w:pPr>
    </w:p>
    <w:p w14:paraId="524B5884" w14:textId="7ADA2D44" w:rsidR="00555417" w:rsidRDefault="00C14DA4" w:rsidP="00555417">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957F1F">
        <w:rPr>
          <w:rFonts w:ascii="Helvetica" w:hAnsi="Helvetica"/>
          <w:sz w:val="22"/>
          <w:szCs w:val="22"/>
        </w:rPr>
        <w:t xml:space="preserve">. </w:t>
      </w:r>
      <w:r w:rsidR="00555417">
        <w:rPr>
          <w:rFonts w:ascii="Helvetica" w:hAnsi="Helvetica"/>
          <w:sz w:val="22"/>
          <w:szCs w:val="22"/>
        </w:rPr>
        <w:tab/>
        <w:t>(4)</w:t>
      </w:r>
    </w:p>
    <w:p w14:paraId="28893F4C" w14:textId="77777777" w:rsidR="00555417" w:rsidRDefault="00555417" w:rsidP="004352AB">
      <w:pPr>
        <w:rPr>
          <w:rFonts w:ascii="Helvetica" w:hAnsi="Helvetica"/>
          <w:sz w:val="22"/>
          <w:szCs w:val="22"/>
        </w:rPr>
      </w:pPr>
    </w:p>
    <w:p w14:paraId="11A17FCB" w14:textId="2F8F9A51" w:rsidR="004352AB" w:rsidRDefault="004352AB" w:rsidP="004352AB">
      <w:pPr>
        <w:rPr>
          <w:rFonts w:ascii="Helvetica" w:hAnsi="Helvetica"/>
          <w:sz w:val="22"/>
          <w:szCs w:val="22"/>
        </w:rPr>
      </w:pPr>
      <w:r w:rsidRPr="00957F1F">
        <w:rPr>
          <w:rFonts w:ascii="Helvetica" w:hAnsi="Helvetica"/>
          <w:sz w:val="22"/>
          <w:szCs w:val="22"/>
        </w:rPr>
        <w:t>Our simulated management model implement</w:t>
      </w:r>
      <w:r w:rsidR="0082304F">
        <w:rPr>
          <w:rFonts w:ascii="Helvetica" w:hAnsi="Helvetica"/>
          <w:sz w:val="22"/>
          <w:szCs w:val="22"/>
        </w:rPr>
        <w:t>ed</w:t>
      </w:r>
      <w:r w:rsidRPr="00957F1F">
        <w:rPr>
          <w:rFonts w:ascii="Helvetica" w:hAnsi="Helvetica"/>
          <w:sz w:val="22"/>
          <w:szCs w:val="22"/>
        </w:rPr>
        <w:t xml:space="preserve"> a</w:t>
      </w:r>
      <w:r>
        <w:rPr>
          <w:rFonts w:ascii="Helvetica" w:hAnsi="Helvetica"/>
          <w:sz w:val="22"/>
          <w:szCs w:val="22"/>
        </w:rPr>
        <w:t>n adaptive policy whereby allowable removals are set based on estimated population biomass</w:t>
      </w:r>
      <w:r w:rsidRPr="00957F1F">
        <w:rPr>
          <w:rFonts w:ascii="Helvetica" w:hAnsi="Helvetica"/>
          <w:sz w:val="22"/>
          <w:szCs w:val="22"/>
        </w:rPr>
        <w:t xml:space="preserve">. </w:t>
      </w:r>
      <w:r>
        <w:rPr>
          <w:rFonts w:ascii="Helvetica" w:hAnsi="Helvetica"/>
          <w:sz w:val="22"/>
          <w:szCs w:val="22"/>
        </w:rPr>
        <w:t xml:space="preserve"> Consistent with many such harvest rules, we introduce</w:t>
      </w:r>
      <w:r w:rsidR="00C64824">
        <w:rPr>
          <w:rFonts w:ascii="Helvetica" w:hAnsi="Helvetica"/>
          <w:sz w:val="22"/>
          <w:szCs w:val="22"/>
        </w:rPr>
        <w:t>d</w:t>
      </w:r>
      <w:r>
        <w:rPr>
          <w:rFonts w:ascii="Helvetica" w:hAnsi="Helvetica"/>
          <w:sz w:val="22"/>
          <w:szCs w:val="22"/>
        </w:rPr>
        <w:t xml:space="preserve"> a minimum biomass level, here 0.25K, where no harvest is allowed (i.e. the limit reference point). When the estimated population </w:t>
      </w:r>
      <w:r w:rsidR="00C64824">
        <w:rPr>
          <w:rFonts w:ascii="Helvetica" w:hAnsi="Helvetica"/>
          <w:sz w:val="22"/>
          <w:szCs w:val="22"/>
        </w:rPr>
        <w:t>was</w:t>
      </w:r>
      <w:r>
        <w:rPr>
          <w:rFonts w:ascii="Helvetica" w:hAnsi="Helvetica"/>
          <w:sz w:val="22"/>
          <w:szCs w:val="22"/>
        </w:rPr>
        <w:t xml:space="preserve"> at or above </w:t>
      </w:r>
      <w:r w:rsidRPr="00EB37ED">
        <w:rPr>
          <w:rFonts w:ascii="Helvetica" w:hAnsi="Helvetica"/>
          <w:i/>
          <w:sz w:val="22"/>
          <w:szCs w:val="22"/>
        </w:rPr>
        <w:t>B</w:t>
      </w:r>
      <w:r w:rsidRPr="00EB37ED">
        <w:rPr>
          <w:rFonts w:ascii="Helvetica" w:hAnsi="Helvetica"/>
          <w:i/>
          <w:sz w:val="22"/>
          <w:szCs w:val="22"/>
          <w:vertAlign w:val="subscript"/>
        </w:rPr>
        <w:t>MSY</w:t>
      </w:r>
      <w:r>
        <w:rPr>
          <w:rFonts w:ascii="Helvetica" w:hAnsi="Helvetica"/>
          <w:sz w:val="22"/>
          <w:szCs w:val="22"/>
        </w:rPr>
        <w:t xml:space="preserve">, the population </w:t>
      </w:r>
      <w:r w:rsidR="001149C6">
        <w:rPr>
          <w:rFonts w:ascii="Helvetica" w:hAnsi="Helvetica"/>
          <w:sz w:val="22"/>
          <w:szCs w:val="22"/>
        </w:rPr>
        <w:t>was</w:t>
      </w:r>
      <w:r>
        <w:rPr>
          <w:rFonts w:ascii="Helvetica" w:hAnsi="Helvetica"/>
          <w:sz w:val="22"/>
          <w:szCs w:val="22"/>
        </w:rPr>
        <w:t xml:space="preserve"> harvested </w:t>
      </w:r>
      <w:r w:rsidRPr="00957F1F">
        <w:rPr>
          <w:rFonts w:ascii="Helvetica" w:hAnsi="Helvetica"/>
          <w:sz w:val="22"/>
          <w:szCs w:val="22"/>
        </w:rPr>
        <w:t xml:space="preserve">at a maximum harvest </w:t>
      </w:r>
      <w:r>
        <w:rPr>
          <w:rFonts w:ascii="Helvetica" w:hAnsi="Helvetica"/>
          <w:sz w:val="22"/>
          <w:szCs w:val="22"/>
        </w:rPr>
        <w:t xml:space="preserve">mortality </w:t>
      </w:r>
      <w:r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957F1F">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sidR="001149C6">
        <w:rPr>
          <w:rFonts w:ascii="Helvetica" w:hAnsi="Helvetica"/>
          <w:sz w:val="22"/>
          <w:szCs w:val="22"/>
        </w:rPr>
        <w:t>was</w:t>
      </w:r>
      <w:r w:rsidRPr="00957F1F">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sidRPr="00957F1F">
        <w:rPr>
          <w:rFonts w:ascii="Helvetica" w:hAnsi="Helvetica"/>
          <w:sz w:val="22"/>
          <w:szCs w:val="22"/>
        </w:rPr>
        <w:t>the rate of harvest increase</w:t>
      </w:r>
      <w:r w:rsidR="001149C6">
        <w:rPr>
          <w:rFonts w:ascii="Helvetica" w:hAnsi="Helvetica"/>
          <w:sz w:val="22"/>
          <w:szCs w:val="22"/>
        </w:rPr>
        <w:t>d</w:t>
      </w:r>
      <w:r w:rsidRPr="00957F1F">
        <w:rPr>
          <w:rFonts w:ascii="Helvetica" w:hAnsi="Helvetica"/>
          <w:sz w:val="22"/>
          <w:szCs w:val="22"/>
        </w:rPr>
        <w:t xml:space="preserve"> as a linear function of the estimated biomass</w:t>
      </w:r>
      <w:r>
        <w:rPr>
          <w:rFonts w:ascii="Helvetica" w:hAnsi="Helvetica"/>
          <w:sz w:val="22"/>
          <w:szCs w:val="22"/>
        </w:rPr>
        <w:t xml:space="preserve"> </w:t>
      </w:r>
      <w:r w:rsidRPr="00957F1F">
        <w:rPr>
          <w:rFonts w:ascii="Helvetica" w:hAnsi="Helvetica"/>
          <w:sz w:val="22"/>
          <w:szCs w:val="22"/>
        </w:rPr>
        <w:t>(</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p>
    <w:p w14:paraId="7BB04A16" w14:textId="77777777" w:rsidR="004352AB" w:rsidRDefault="004352AB" w:rsidP="004352AB">
      <w:pPr>
        <w:rPr>
          <w:rFonts w:ascii="Helvetica" w:hAnsi="Helvetica"/>
          <w:sz w:val="22"/>
          <w:szCs w:val="22"/>
        </w:rPr>
      </w:pPr>
    </w:p>
    <w:p w14:paraId="351728CD" w14:textId="4310B1B1" w:rsidR="004352AB" w:rsidRDefault="00C14DA4" w:rsidP="004352AB">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Pr>
          <w:rFonts w:ascii="Helvetica" w:hAnsi="Helvetica"/>
          <w:sz w:val="22"/>
          <w:szCs w:val="22"/>
        </w:rPr>
        <w:t>,</w:t>
      </w:r>
      <w:r w:rsidR="004352AB">
        <w:rPr>
          <w:rFonts w:ascii="Helvetica" w:hAnsi="Helvetica"/>
          <w:sz w:val="22"/>
          <w:szCs w:val="22"/>
        </w:rPr>
        <w:tab/>
        <w:t>(</w:t>
      </w:r>
      <w:r w:rsidR="00555417">
        <w:rPr>
          <w:rFonts w:ascii="Helvetica" w:hAnsi="Helvetica"/>
          <w:sz w:val="22"/>
          <w:szCs w:val="22"/>
        </w:rPr>
        <w:t>5</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702A52CD" w14:textId="77777777" w:rsidR="004352AB" w:rsidRDefault="004352AB" w:rsidP="004352AB">
      <w:pPr>
        <w:rPr>
          <w:rFonts w:ascii="Helvetica" w:hAnsi="Helvetica"/>
          <w:sz w:val="22"/>
          <w:szCs w:val="22"/>
        </w:rPr>
      </w:pPr>
      <w:r w:rsidRPr="00957F1F">
        <w:rPr>
          <w:rFonts w:ascii="Helvetica" w:hAnsi="Helvetica"/>
          <w:sz w:val="22"/>
          <w:szCs w:val="22"/>
        </w:rPr>
        <w:t>where the rate of increase in harvest</w:t>
      </w:r>
    </w:p>
    <w:p w14:paraId="229BA9A5" w14:textId="77777777" w:rsidR="004352AB" w:rsidRDefault="004352AB" w:rsidP="004352AB">
      <w:pPr>
        <w:rPr>
          <w:rFonts w:ascii="Helvetica" w:hAnsi="Helvetica"/>
          <w:sz w:val="22"/>
          <w:szCs w:val="22"/>
        </w:rPr>
      </w:pPr>
    </w:p>
    <w:p w14:paraId="454BB25C" w14:textId="5F59C69C"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r>
      <w:commentRangeStart w:id="24"/>
      <w:r>
        <w:rPr>
          <w:rFonts w:ascii="Helvetica" w:hAnsi="Helvetica"/>
          <w:sz w:val="22"/>
          <w:szCs w:val="22"/>
        </w:rPr>
        <w:t>(</w:t>
      </w:r>
      <w:r w:rsidR="00555417">
        <w:rPr>
          <w:rFonts w:ascii="Helvetica" w:hAnsi="Helvetica"/>
          <w:sz w:val="22"/>
          <w:szCs w:val="22"/>
        </w:rPr>
        <w:t>6</w:t>
      </w:r>
      <w:r>
        <w:rPr>
          <w:rFonts w:ascii="Helvetica" w:hAnsi="Helvetica"/>
          <w:sz w:val="22"/>
          <w:szCs w:val="22"/>
        </w:rPr>
        <w:t>)</w:t>
      </w:r>
      <w:commentRangeEnd w:id="24"/>
      <w:r w:rsidR="009E0068">
        <w:rPr>
          <w:rStyle w:val="CommentReference"/>
        </w:rPr>
        <w:commentReference w:id="24"/>
      </w:r>
    </w:p>
    <w:p w14:paraId="74686CB4" w14:textId="77777777" w:rsidR="004352AB" w:rsidRDefault="004352AB" w:rsidP="004352AB">
      <w:pPr>
        <w:rPr>
          <w:rFonts w:ascii="Helvetica" w:hAnsi="Helvetica"/>
          <w:sz w:val="22"/>
          <w:szCs w:val="22"/>
        </w:rPr>
      </w:pPr>
    </w:p>
    <w:p w14:paraId="0E27F355" w14:textId="77777777" w:rsidR="004352AB" w:rsidRDefault="004352AB" w:rsidP="004352AB">
      <w:pPr>
        <w:rPr>
          <w:rFonts w:ascii="Helvetica" w:hAnsi="Helvetica"/>
          <w:sz w:val="22"/>
          <w:szCs w:val="22"/>
        </w:rPr>
      </w:pPr>
      <w:r w:rsidRPr="00957F1F">
        <w:rPr>
          <w:rFonts w:ascii="Helvetica" w:hAnsi="Helvetica"/>
          <w:sz w:val="22"/>
          <w:szCs w:val="22"/>
        </w:rPr>
        <w:t xml:space="preserve">and </w:t>
      </w:r>
    </w:p>
    <w:p w14:paraId="2651C774" w14:textId="77777777" w:rsidR="004352AB" w:rsidRDefault="004352AB" w:rsidP="004352AB">
      <w:pPr>
        <w:rPr>
          <w:rFonts w:ascii="Helvetica" w:hAnsi="Helvetica"/>
          <w:sz w:val="22"/>
          <w:szCs w:val="22"/>
        </w:rPr>
      </w:pPr>
    </w:p>
    <w:p w14:paraId="4B987766" w14:textId="7160E446" w:rsidR="004352AB" w:rsidRDefault="00C14DA4" w:rsidP="004352AB">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957F1F">
        <w:rPr>
          <w:rFonts w:ascii="Helvetica" w:hAnsi="Helvetica"/>
          <w:sz w:val="22"/>
          <w:szCs w:val="22"/>
        </w:rPr>
        <w:t xml:space="preserve">. </w:t>
      </w:r>
      <w:r w:rsidR="004352AB">
        <w:rPr>
          <w:rFonts w:ascii="Helvetica" w:hAnsi="Helvetica"/>
          <w:sz w:val="22"/>
          <w:szCs w:val="22"/>
        </w:rPr>
        <w:tab/>
        <w:t>(</w:t>
      </w:r>
      <w:r w:rsidR="00555417">
        <w:rPr>
          <w:rFonts w:ascii="Helvetica" w:hAnsi="Helvetica"/>
          <w:sz w:val="22"/>
          <w:szCs w:val="22"/>
        </w:rPr>
        <w:t>7</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21D1FD4B" w14:textId="2A1A6824" w:rsidR="004352AB" w:rsidRDefault="004352AB" w:rsidP="004352AB">
      <w:pPr>
        <w:rPr>
          <w:rFonts w:ascii="Helvetica" w:hAnsi="Helvetica"/>
          <w:sz w:val="22"/>
          <w:szCs w:val="22"/>
        </w:rPr>
      </w:pPr>
      <w:r w:rsidRPr="00957F1F">
        <w:rPr>
          <w:rFonts w:ascii="Helvetica" w:hAnsi="Helvetica"/>
          <w:sz w:val="22"/>
          <w:szCs w:val="22"/>
        </w:rPr>
        <w:t>The total</w:t>
      </w:r>
      <w:r>
        <w:rPr>
          <w:rFonts w:ascii="Helvetica" w:hAnsi="Helvetica"/>
          <w:sz w:val="22"/>
          <w:szCs w:val="22"/>
        </w:rPr>
        <w:t xml:space="preserve"> expected</w:t>
      </w:r>
      <w:r w:rsidRPr="00957F1F">
        <w:rPr>
          <w:rFonts w:ascii="Helvetica" w:hAnsi="Helvetica"/>
          <w:sz w:val="22"/>
          <w:szCs w:val="22"/>
        </w:rPr>
        <w:t xml:space="preserve"> yield at time </w:t>
      </w:r>
      <w:r w:rsidRPr="00957F1F">
        <w:rPr>
          <w:rFonts w:ascii="Helvetica" w:hAnsi="Helvetica"/>
          <w:i/>
          <w:sz w:val="22"/>
          <w:szCs w:val="22"/>
        </w:rPr>
        <w:t>t</w:t>
      </w:r>
      <w:r w:rsidRPr="00957F1F">
        <w:rPr>
          <w:rFonts w:ascii="Helvetica" w:hAnsi="Helvetica"/>
          <w:sz w:val="22"/>
          <w:szCs w:val="22"/>
        </w:rPr>
        <w:t xml:space="preserve"> </w:t>
      </w:r>
      <w:r w:rsidR="0073379F">
        <w:rPr>
          <w:rFonts w:ascii="Helvetica" w:hAnsi="Helvetica"/>
          <w:sz w:val="22"/>
          <w:szCs w:val="22"/>
        </w:rPr>
        <w:t>was</w:t>
      </w:r>
      <w:r w:rsidRPr="00957F1F">
        <w:rPr>
          <w:rFonts w:ascii="Helvetica" w:hAnsi="Helvetica"/>
          <w:sz w:val="22"/>
          <w:szCs w:val="22"/>
        </w:rPr>
        <w:t xml:space="preserve"> therefore:</w:t>
      </w:r>
    </w:p>
    <w:p w14:paraId="21A9630A" w14:textId="77777777" w:rsidR="004352AB" w:rsidRDefault="004352AB" w:rsidP="004352AB">
      <w:pPr>
        <w:rPr>
          <w:rFonts w:ascii="Helvetica" w:hAnsi="Helvetica"/>
          <w:sz w:val="22"/>
          <w:szCs w:val="22"/>
        </w:rPr>
      </w:pPr>
    </w:p>
    <w:p w14:paraId="14114F33" w14:textId="0BDA30C0"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8</w:t>
      </w:r>
      <w:r>
        <w:rPr>
          <w:rFonts w:ascii="Helvetica" w:hAnsi="Helvetica"/>
          <w:sz w:val="22"/>
          <w:szCs w:val="22"/>
        </w:rPr>
        <w:t>)</w:t>
      </w:r>
    </w:p>
    <w:p w14:paraId="69BC3F2A" w14:textId="77777777" w:rsidR="004352AB" w:rsidRDefault="004352AB" w:rsidP="004352AB">
      <w:pPr>
        <w:tabs>
          <w:tab w:val="left" w:pos="8640"/>
        </w:tabs>
        <w:rPr>
          <w:rFonts w:ascii="Helvetica" w:hAnsi="Helvetica"/>
          <w:sz w:val="22"/>
          <w:szCs w:val="22"/>
        </w:rPr>
      </w:pPr>
    </w:p>
    <w:p w14:paraId="55C48EA9" w14:textId="358E1C65" w:rsidR="004352AB" w:rsidRPr="00957F1F" w:rsidRDefault="004352AB" w:rsidP="004352AB">
      <w:pPr>
        <w:rPr>
          <w:rFonts w:ascii="Helvetica" w:hAnsi="Helvetica"/>
          <w:sz w:val="22"/>
          <w:szCs w:val="22"/>
        </w:rPr>
      </w:pPr>
      <w:r w:rsidRPr="00957F1F">
        <w:rPr>
          <w:rFonts w:ascii="Helvetica" w:hAnsi="Helvetica"/>
          <w:sz w:val="22"/>
          <w:szCs w:val="22"/>
        </w:rPr>
        <w:lastRenderedPageBreak/>
        <w:t xml:space="preserve">This yield </w:t>
      </w:r>
      <w:ins w:id="25" w:author="Crow White" w:date="2017-04-17T15:33:00Z">
        <w:r w:rsidR="00E76774">
          <w:rPr>
            <w:rFonts w:ascii="Helvetica" w:hAnsi="Helvetica"/>
            <w:sz w:val="22"/>
            <w:szCs w:val="22"/>
          </w:rPr>
          <w:t>wa</w:t>
        </w:r>
      </w:ins>
      <w:del w:id="26" w:author="Crow White" w:date="2017-04-17T15:33:00Z">
        <w:r w:rsidRPr="00957F1F" w:rsidDel="00E76774">
          <w:rPr>
            <w:rFonts w:ascii="Helvetica" w:hAnsi="Helvetica"/>
            <w:sz w:val="22"/>
            <w:szCs w:val="22"/>
          </w:rPr>
          <w:delText>i</w:delText>
        </w:r>
      </w:del>
      <w:r w:rsidRPr="00957F1F">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957F1F">
        <w:rPr>
          <w:rFonts w:ascii="Helvetica" w:hAnsi="Helvetica"/>
          <w:sz w:val="22"/>
          <w:szCs w:val="22"/>
        </w:rPr>
        <w:t xml:space="preserve"> and the model continue</w:t>
      </w:r>
      <w:r w:rsidR="0073379F">
        <w:rPr>
          <w:rFonts w:ascii="Helvetica" w:hAnsi="Helvetica"/>
          <w:sz w:val="22"/>
          <w:szCs w:val="22"/>
        </w:rPr>
        <w:t>d</w:t>
      </w:r>
      <w:r w:rsidRPr="00957F1F">
        <w:rPr>
          <w:rFonts w:ascii="Helvetica" w:hAnsi="Helvetica"/>
          <w:sz w:val="22"/>
          <w:szCs w:val="22"/>
        </w:rPr>
        <w:t xml:space="preserve"> for a 20</w:t>
      </w:r>
      <w:r w:rsidR="0073379F">
        <w:rPr>
          <w:rFonts w:ascii="Helvetica" w:hAnsi="Helvetica"/>
          <w:sz w:val="22"/>
          <w:szCs w:val="22"/>
        </w:rPr>
        <w:t>-</w:t>
      </w:r>
      <w:r w:rsidRPr="00957F1F">
        <w:rPr>
          <w:rFonts w:ascii="Helvetica" w:hAnsi="Helvetica"/>
          <w:sz w:val="22"/>
          <w:szCs w:val="22"/>
        </w:rPr>
        <w:t xml:space="preserve">year simulation. </w:t>
      </w:r>
      <w:r w:rsidR="00B60BD9">
        <w:rPr>
          <w:rFonts w:ascii="Helvetica" w:hAnsi="Helvetica"/>
          <w:sz w:val="22"/>
          <w:szCs w:val="22"/>
        </w:rPr>
        <w:t xml:space="preserve">For graphical representation of the management model and examples of 20-year simulations with low and high uncertainty in estimated biomass see </w:t>
      </w:r>
      <w:r w:rsidR="00B60BD9" w:rsidRPr="00C200F0">
        <w:rPr>
          <w:rFonts w:ascii="Helvetica" w:hAnsi="Helvetica"/>
          <w:sz w:val="22"/>
          <w:szCs w:val="22"/>
          <w:highlight w:val="yellow"/>
        </w:rPr>
        <w:t>Figure S1</w:t>
      </w:r>
      <w:r w:rsidR="00B60BD9">
        <w:rPr>
          <w:rFonts w:ascii="Helvetica" w:hAnsi="Helvetica"/>
          <w:sz w:val="22"/>
          <w:szCs w:val="22"/>
        </w:rPr>
        <w:t xml:space="preserve">. </w:t>
      </w:r>
    </w:p>
    <w:p w14:paraId="103D2771" w14:textId="77777777" w:rsidR="00175C87" w:rsidRPr="00957F1F" w:rsidRDefault="00175C87" w:rsidP="003435AE">
      <w:pPr>
        <w:rPr>
          <w:rFonts w:ascii="Helvetica" w:hAnsi="Helvetica"/>
          <w:sz w:val="22"/>
          <w:szCs w:val="22"/>
        </w:rPr>
      </w:pPr>
    </w:p>
    <w:p w14:paraId="17B925CE" w14:textId="77777777" w:rsidR="00CD565E" w:rsidRDefault="007F61D2" w:rsidP="00175C87">
      <w:pPr>
        <w:rPr>
          <w:rFonts w:ascii="Helvetica" w:hAnsi="Helvetica"/>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27"/>
      <w:commentRangeStart w:id="28"/>
      <w:commentRangeStart w:id="29"/>
      <w:r w:rsidR="00127FEE" w:rsidRPr="00957F1F">
        <w:rPr>
          <w:rFonts w:ascii="Helvetica" w:hAnsi="Helvetica"/>
          <w:sz w:val="22"/>
          <w:szCs w:val="22"/>
        </w:rPr>
        <w:t xml:space="preserve">value </w:t>
      </w:r>
      <w:commentRangeEnd w:id="27"/>
      <w:r w:rsidR="008A1AC7">
        <w:rPr>
          <w:rStyle w:val="CommentReference"/>
        </w:rPr>
        <w:commentReference w:id="27"/>
      </w:r>
      <w:commentRangeEnd w:id="28"/>
      <w:r w:rsidR="001E044E">
        <w:rPr>
          <w:rStyle w:val="CommentReference"/>
        </w:rPr>
        <w:commentReference w:id="28"/>
      </w:r>
      <w:commentRangeEnd w:id="29"/>
      <w:r w:rsidR="00E76774">
        <w:rPr>
          <w:rStyle w:val="CommentReference"/>
        </w:rPr>
        <w:commentReference w:id="29"/>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w:t>
      </w:r>
    </w:p>
    <w:p w14:paraId="00F9AEF2" w14:textId="77777777" w:rsidR="00CD565E" w:rsidRDefault="00CD565E" w:rsidP="00175C87">
      <w:pPr>
        <w:rPr>
          <w:rFonts w:ascii="Helvetica" w:hAnsi="Helvetica"/>
          <w:sz w:val="22"/>
          <w:szCs w:val="22"/>
        </w:rPr>
      </w:pPr>
    </w:p>
    <w:p w14:paraId="68717DBD" w14:textId="780DFEFA" w:rsidR="00CD565E" w:rsidRDefault="006B5E99" w:rsidP="00CD565E">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CD565E">
        <w:rPr>
          <w:rFonts w:ascii="Helvetica" w:hAnsi="Helvetica"/>
          <w:sz w:val="22"/>
          <w:szCs w:val="22"/>
        </w:rPr>
        <w:tab/>
        <w:t>(</w:t>
      </w:r>
      <w:r w:rsidR="00555417">
        <w:rPr>
          <w:rFonts w:ascii="Helvetica" w:hAnsi="Helvetica"/>
          <w:sz w:val="22"/>
          <w:szCs w:val="22"/>
        </w:rPr>
        <w:t>9</w:t>
      </w:r>
      <w:r w:rsidR="00CD565E">
        <w:rPr>
          <w:rFonts w:ascii="Helvetica" w:hAnsi="Helvetica"/>
          <w:sz w:val="22"/>
          <w:szCs w:val="22"/>
        </w:rPr>
        <w:t>)</w:t>
      </w:r>
    </w:p>
    <w:p w14:paraId="23508DDC" w14:textId="77777777" w:rsidR="00CD565E" w:rsidRDefault="00CD565E" w:rsidP="00175C87">
      <w:pPr>
        <w:rPr>
          <w:rFonts w:ascii="Helvetica" w:hAnsi="Helvetica"/>
          <w:sz w:val="22"/>
          <w:szCs w:val="22"/>
        </w:rPr>
      </w:pPr>
    </w:p>
    <w:p w14:paraId="598787DC" w14:textId="77777777" w:rsidR="004F6D9D" w:rsidRDefault="006B5E99" w:rsidP="00175C87">
      <w:pPr>
        <w:rPr>
          <w:rFonts w:ascii="Helvetica" w:hAnsi="Helvetica"/>
          <w:sz w:val="22"/>
          <w:szCs w:val="22"/>
        </w:rPr>
      </w:pPr>
      <w:r w:rsidRPr="00957F1F">
        <w:rPr>
          <w:rFonts w:ascii="Helvetica" w:hAnsi="Helvetica"/>
          <w:sz w:val="22"/>
          <w:szCs w:val="22"/>
        </w:rPr>
        <w:t xml:space="preserve">where </w:t>
      </w:r>
      <m:oMath>
        <m:r>
          <w:rPr>
            <w:rFonts w:ascii="Cambria Math" w:hAnsi="Cambria Math"/>
            <w:sz w:val="22"/>
            <w:szCs w:val="22"/>
          </w:rPr>
          <m:t>p</m:t>
        </m:r>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w:t>
      </w:r>
      <w:r w:rsidR="0082304F">
        <w:rPr>
          <w:rFonts w:ascii="Helvetica" w:hAnsi="Helvetica"/>
          <w:sz w:val="22"/>
          <w:szCs w:val="22"/>
        </w:rPr>
        <w:t>are</w:t>
      </w:r>
      <w:r w:rsidR="009E4C29" w:rsidRPr="00957F1F">
        <w:rPr>
          <w:rFonts w:ascii="Helvetica" w:hAnsi="Helvetica"/>
          <w:sz w:val="22"/>
          <w:szCs w:val="22"/>
        </w:rPr>
        <w:t xml:space="preserve">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for the full duration of the simulation as</w:t>
      </w:r>
      <w:r w:rsidR="004F6D9D">
        <w:rPr>
          <w:rFonts w:ascii="Helvetica" w:hAnsi="Helvetica"/>
          <w:sz w:val="22"/>
          <w:szCs w:val="22"/>
        </w:rPr>
        <w:t>:</w:t>
      </w:r>
    </w:p>
    <w:p w14:paraId="20D8A491" w14:textId="77777777" w:rsidR="004F6D9D" w:rsidRDefault="004F6D9D" w:rsidP="00175C87">
      <w:pPr>
        <w:rPr>
          <w:rFonts w:ascii="Helvetica" w:hAnsi="Helvetica"/>
          <w:sz w:val="22"/>
          <w:szCs w:val="22"/>
        </w:rPr>
      </w:pPr>
    </w:p>
    <w:p w14:paraId="1B047948" w14:textId="3E686897" w:rsidR="004F6D9D" w:rsidRDefault="00B60AEC" w:rsidP="004F6D9D">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w:t>
      </w:r>
      <w:r w:rsidR="004F6D9D">
        <w:rPr>
          <w:rFonts w:ascii="Helvetica" w:hAnsi="Helvetica"/>
          <w:sz w:val="22"/>
          <w:szCs w:val="22"/>
        </w:rPr>
        <w:tab/>
        <w:t>(</w:t>
      </w:r>
      <w:r w:rsidR="00555417">
        <w:rPr>
          <w:rFonts w:ascii="Helvetica" w:hAnsi="Helvetica"/>
          <w:sz w:val="22"/>
          <w:szCs w:val="22"/>
        </w:rPr>
        <w:t>10</w:t>
      </w:r>
      <w:r w:rsidR="004F6D9D">
        <w:rPr>
          <w:rFonts w:ascii="Helvetica" w:hAnsi="Helvetica"/>
          <w:sz w:val="22"/>
          <w:szCs w:val="22"/>
        </w:rPr>
        <w:t>)</w:t>
      </w:r>
    </w:p>
    <w:p w14:paraId="02838321" w14:textId="77777777" w:rsidR="004F6D9D" w:rsidRDefault="004F6D9D" w:rsidP="00175C87">
      <w:pPr>
        <w:rPr>
          <w:rFonts w:ascii="Helvetica" w:hAnsi="Helvetica"/>
          <w:sz w:val="22"/>
          <w:szCs w:val="22"/>
        </w:rPr>
      </w:pPr>
    </w:p>
    <w:p w14:paraId="5389506E" w14:textId="5781FAA4" w:rsidR="002621A5" w:rsidRDefault="00103088" w:rsidP="00175C87">
      <w:pPr>
        <w:rPr>
          <w:rFonts w:ascii="Helvetica" w:hAnsi="Helvetica"/>
          <w:sz w:val="22"/>
          <w:szCs w:val="22"/>
        </w:rPr>
      </w:pPr>
      <w:r w:rsidRPr="00957F1F">
        <w:rPr>
          <w:rFonts w:ascii="Helvetica" w:hAnsi="Helvetica"/>
          <w:sz w:val="22"/>
          <w:szCs w:val="22"/>
        </w:rPr>
        <w:t xml:space="preserve">where the discount </w:t>
      </w:r>
      <w:r w:rsidR="00476BB8" w:rsidRPr="00957F1F">
        <w:rPr>
          <w:rFonts w:ascii="Helvetica" w:hAnsi="Helvetica"/>
          <w:sz w:val="22"/>
          <w:szCs w:val="22"/>
        </w:rPr>
        <w:t>coefficient</w:t>
      </w:r>
      <w:r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w:t>
      </w:r>
    </w:p>
    <w:p w14:paraId="4C6E017D" w14:textId="77777777" w:rsidR="002621A5" w:rsidRDefault="002621A5" w:rsidP="00175C87">
      <w:pPr>
        <w:rPr>
          <w:rFonts w:ascii="Helvetica" w:hAnsi="Helvetica"/>
          <w:sz w:val="22"/>
          <w:szCs w:val="22"/>
        </w:rPr>
      </w:pPr>
    </w:p>
    <w:p w14:paraId="50E6A94A" w14:textId="0D8EF9D4" w:rsidR="002621A5" w:rsidRDefault="00D37D10" w:rsidP="002621A5">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957F1F">
        <w:rPr>
          <w:rFonts w:ascii="Helvetica" w:hAnsi="Helvetica"/>
          <w:sz w:val="22"/>
          <w:szCs w:val="22"/>
        </w:rPr>
        <w:t xml:space="preserve"> </w:t>
      </w:r>
      <w:r w:rsidR="002621A5">
        <w:rPr>
          <w:rFonts w:ascii="Helvetica" w:hAnsi="Helvetica"/>
          <w:sz w:val="22"/>
          <w:szCs w:val="22"/>
        </w:rPr>
        <w:t xml:space="preserve">, </w:t>
      </w:r>
      <w:r w:rsidR="002621A5">
        <w:rPr>
          <w:rFonts w:ascii="Helvetica" w:hAnsi="Helvetica"/>
          <w:sz w:val="22"/>
          <w:szCs w:val="22"/>
        </w:rPr>
        <w:tab/>
        <w:t>(</w:t>
      </w:r>
      <w:r w:rsidR="004F6D9D">
        <w:rPr>
          <w:rFonts w:ascii="Helvetica" w:hAnsi="Helvetica"/>
          <w:sz w:val="22"/>
          <w:szCs w:val="22"/>
        </w:rPr>
        <w:t>1</w:t>
      </w:r>
      <w:r w:rsidR="00555417">
        <w:rPr>
          <w:rFonts w:ascii="Helvetica" w:hAnsi="Helvetica"/>
          <w:sz w:val="22"/>
          <w:szCs w:val="22"/>
        </w:rPr>
        <w:t>1</w:t>
      </w:r>
      <w:r w:rsidR="002621A5">
        <w:rPr>
          <w:rFonts w:ascii="Helvetica" w:hAnsi="Helvetica"/>
          <w:sz w:val="22"/>
          <w:szCs w:val="22"/>
        </w:rPr>
        <w:t>)</w:t>
      </w:r>
      <w:r w:rsidR="00615385" w:rsidRPr="00957F1F">
        <w:rPr>
          <w:rFonts w:ascii="Helvetica" w:hAnsi="Helvetica"/>
          <w:sz w:val="22"/>
          <w:szCs w:val="22"/>
        </w:rPr>
        <w:t xml:space="preserve"> </w:t>
      </w:r>
    </w:p>
    <w:p w14:paraId="4212AE6F" w14:textId="77777777" w:rsidR="002621A5" w:rsidRDefault="002621A5" w:rsidP="00175C87">
      <w:pPr>
        <w:rPr>
          <w:rFonts w:ascii="Helvetica" w:hAnsi="Helvetica"/>
          <w:sz w:val="22"/>
          <w:szCs w:val="22"/>
        </w:rPr>
      </w:pPr>
    </w:p>
    <w:p w14:paraId="7D70D97A" w14:textId="54BDB047" w:rsidR="002621A5" w:rsidRDefault="00615385" w:rsidP="00175C87">
      <w:pPr>
        <w:rPr>
          <w:rFonts w:ascii="Helvetica" w:hAnsi="Helvetica"/>
          <w:sz w:val="22"/>
          <w:szCs w:val="22"/>
        </w:rPr>
      </w:pPr>
      <w:r w:rsidRPr="00957F1F">
        <w:rPr>
          <w:rFonts w:ascii="Helvetica" w:hAnsi="Helvetica"/>
          <w:sz w:val="22"/>
          <w:szCs w:val="22"/>
        </w:rPr>
        <w:t xml:space="preserve">and </w:t>
      </w:r>
      <m:oMath>
        <m:r>
          <w:rPr>
            <w:rFonts w:ascii="Cambria Math" w:hAnsi="Cambria Math"/>
            <w:sz w:val="22"/>
            <w:szCs w:val="22"/>
          </w:rPr>
          <m:t>δ</m:t>
        </m:r>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a value between 0 and 1</w:t>
      </w:r>
      <w:r w:rsidR="000B15BE" w:rsidRPr="00957F1F">
        <w:rPr>
          <w:rFonts w:ascii="Helvetica" w:hAnsi="Helvetica"/>
          <w:sz w:val="22"/>
          <w:szCs w:val="22"/>
        </w:rPr>
        <w:t xml:space="preserve">. </w:t>
      </w:r>
      <w:r w:rsidR="0087797E" w:rsidRPr="00957F1F">
        <w:rPr>
          <w:rFonts w:ascii="Helvetica" w:hAnsi="Helvetica"/>
          <w:sz w:val="22"/>
          <w:szCs w:val="22"/>
        </w:rPr>
        <w:t>We assume</w:t>
      </w:r>
      <w:r w:rsidR="0073379F">
        <w:rPr>
          <w:rFonts w:ascii="Helvetica" w:hAnsi="Helvetica"/>
          <w:sz w:val="22"/>
          <w:szCs w:val="22"/>
        </w:rPr>
        <w:t>d</w:t>
      </w:r>
      <w:r w:rsidR="0087797E" w:rsidRPr="00957F1F">
        <w:rPr>
          <w:rFonts w:ascii="Helvetica" w:hAnsi="Helvetica"/>
          <w:sz w:val="22"/>
          <w:szCs w:val="22"/>
        </w:rPr>
        <w:t xml:space="preserve"> that </w:t>
      </w:r>
      <w:r w:rsidR="007821E5">
        <w:rPr>
          <w:rFonts w:ascii="Helvetica" w:hAnsi="Helvetica"/>
          <w:sz w:val="22"/>
          <w:szCs w:val="22"/>
        </w:rPr>
        <w:t xml:space="preserve">the marginal cost of increasing precision </w:t>
      </w:r>
      <w:r w:rsidR="0073379F">
        <w:rPr>
          <w:rFonts w:ascii="Helvetica" w:hAnsi="Helvetica"/>
          <w:sz w:val="22"/>
          <w:szCs w:val="22"/>
        </w:rPr>
        <w:t>was</w:t>
      </w:r>
      <w:r w:rsidR="007821E5">
        <w:rPr>
          <w:rFonts w:ascii="Helvetica" w:hAnsi="Helvetica"/>
          <w:sz w:val="22"/>
          <w:szCs w:val="22"/>
        </w:rPr>
        <w:t xml:space="preserve"> always positive</w:t>
      </w:r>
      <w:r w:rsidR="00711595">
        <w:rPr>
          <w:rFonts w:ascii="Helvetica" w:hAnsi="Helvetica"/>
          <w:sz w:val="22"/>
          <w:szCs w:val="22"/>
        </w:rPr>
        <w:t>,</w:t>
      </w:r>
      <w:r w:rsidR="007821E5">
        <w:rPr>
          <w:rFonts w:ascii="Helvetica" w:hAnsi="Helvetica"/>
          <w:sz w:val="22"/>
          <w:szCs w:val="22"/>
        </w:rPr>
        <w:t xml:space="preserve"> such that there </w:t>
      </w:r>
      <w:r w:rsidR="0073379F">
        <w:rPr>
          <w:rFonts w:ascii="Helvetica" w:hAnsi="Helvetica"/>
          <w:sz w:val="22"/>
          <w:szCs w:val="22"/>
        </w:rPr>
        <w:t>was</w:t>
      </w:r>
      <w:r w:rsidR="007821E5">
        <w:rPr>
          <w:rFonts w:ascii="Helvetica" w:hAnsi="Helvetica"/>
          <w:sz w:val="22"/>
          <w:szCs w:val="22"/>
        </w:rPr>
        <w:t xml:space="preserve">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73379F">
        <w:rPr>
          <w:rFonts w:ascii="Helvetica" w:hAnsi="Helvetica"/>
          <w:sz w:val="22"/>
          <w:szCs w:val="22"/>
        </w:rPr>
        <w:t>was</w:t>
      </w:r>
      <w:r w:rsidR="00DA46F5" w:rsidRPr="00957F1F">
        <w:rPr>
          <w:rFonts w:ascii="Helvetica" w:hAnsi="Helvetica"/>
          <w:sz w:val="22"/>
          <w:szCs w:val="22"/>
        </w:rPr>
        <w:t xml:space="preserve"> dictated by two parameters </w:t>
      </w:r>
      <w:r w:rsidR="007B46BC" w:rsidRPr="00957F1F">
        <w:rPr>
          <w:rFonts w:ascii="Helvetica" w:hAnsi="Helvetica"/>
          <w:sz w:val="22"/>
          <w:szCs w:val="22"/>
        </w:rPr>
        <w:t xml:space="preserve">in the monitoring cost function: </w:t>
      </w:r>
    </w:p>
    <w:p w14:paraId="4AEE9919" w14:textId="77777777" w:rsidR="002621A5" w:rsidRDefault="002621A5" w:rsidP="00175C87">
      <w:pPr>
        <w:rPr>
          <w:rFonts w:ascii="Helvetica" w:hAnsi="Helvetica"/>
          <w:sz w:val="22"/>
          <w:szCs w:val="22"/>
        </w:rPr>
      </w:pPr>
    </w:p>
    <w:p w14:paraId="4FDA4DE7" w14:textId="68D71F96" w:rsidR="002621A5" w:rsidRDefault="00C14DA4" w:rsidP="00560030">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w:t>
      </w:r>
      <w:r w:rsidR="002621A5">
        <w:rPr>
          <w:rFonts w:ascii="Helvetica" w:hAnsi="Helvetica"/>
          <w:sz w:val="22"/>
          <w:szCs w:val="22"/>
        </w:rPr>
        <w:tab/>
        <w:t>(1</w:t>
      </w:r>
      <w:r w:rsidR="00555417">
        <w:rPr>
          <w:rFonts w:ascii="Helvetica" w:hAnsi="Helvetica"/>
          <w:sz w:val="22"/>
          <w:szCs w:val="22"/>
        </w:rPr>
        <w:t>2</w:t>
      </w:r>
      <w:r w:rsidR="002621A5">
        <w:rPr>
          <w:rFonts w:ascii="Helvetica" w:hAnsi="Helvetica"/>
          <w:sz w:val="22"/>
          <w:szCs w:val="22"/>
        </w:rPr>
        <w:t>)</w:t>
      </w:r>
      <w:r w:rsidR="002621A5">
        <w:rPr>
          <w:rFonts w:ascii="Helvetica" w:hAnsi="Helvetica"/>
          <w:sz w:val="22"/>
          <w:szCs w:val="22"/>
        </w:rPr>
        <w:br/>
      </w:r>
    </w:p>
    <w:p w14:paraId="151EC630" w14:textId="24F18539" w:rsidR="00127FEE" w:rsidRPr="00957F1F" w:rsidRDefault="00F9417D" w:rsidP="00175C87">
      <w:pPr>
        <w:rPr>
          <w:rFonts w:ascii="Helvetica" w:hAnsi="Helvetica"/>
          <w:i/>
          <w:sz w:val="22"/>
          <w:szCs w:val="22"/>
        </w:rPr>
      </w:pPr>
      <w:r w:rsidRPr="00957F1F">
        <w:rPr>
          <w:rFonts w:ascii="Helvetica" w:hAnsi="Helvetica"/>
          <w:sz w:val="22"/>
          <w:szCs w:val="22"/>
        </w:rPr>
        <w:t xml:space="preserve">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w:t>
      </w:r>
      <w:r w:rsidR="0082304F">
        <w:rPr>
          <w:rFonts w:ascii="Helvetica" w:hAnsi="Helvetica"/>
          <w:sz w:val="22"/>
          <w:szCs w:val="22"/>
        </w:rPr>
        <w:t>is</w:t>
      </w:r>
      <w:r w:rsidR="00C9375F" w:rsidRPr="00957F1F">
        <w:rPr>
          <w:rFonts w:ascii="Helvetica" w:hAnsi="Helvetica"/>
          <w:sz w:val="22"/>
          <w:szCs w:val="22"/>
        </w:rPr>
        <w:t xml:space="preserve">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w:t>
      </w:r>
      <w:r w:rsidR="002548A8">
        <w:rPr>
          <w:rFonts w:ascii="Helvetica" w:hAnsi="Helvetica"/>
          <w:sz w:val="22"/>
          <w:szCs w:val="22"/>
        </w:rPr>
        <w:t>is</w:t>
      </w:r>
      <w:r w:rsidR="00403E71" w:rsidRPr="00957F1F">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 xml:space="preserve">g </w:t>
      </w:r>
      <w:r w:rsidR="002548A8">
        <w:rPr>
          <w:rFonts w:ascii="Helvetica" w:hAnsi="Helvetica"/>
          <w:sz w:val="22"/>
          <w:szCs w:val="22"/>
        </w:rPr>
        <w:t>is</w:t>
      </w:r>
      <w:r w:rsidR="00A352EA">
        <w:rPr>
          <w:rFonts w:ascii="Helvetica" w:hAnsi="Helvetica"/>
          <w:sz w:val="22"/>
          <w:szCs w:val="22"/>
        </w:rPr>
        <w:t xml:space="preserve">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30"/>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harvest rates and monitoring efforts, we focus</w:t>
      </w:r>
      <w:r w:rsidR="0073379F">
        <w:rPr>
          <w:rFonts w:ascii="Helvetica" w:hAnsi="Helvetica"/>
          <w:sz w:val="22"/>
          <w:szCs w:val="22"/>
        </w:rPr>
        <w:t>ed</w:t>
      </w:r>
      <w:r w:rsidR="00EF1924" w:rsidRPr="00957F1F">
        <w:rPr>
          <w:rFonts w:ascii="Helvetica" w:hAnsi="Helvetica"/>
          <w:sz w:val="22"/>
          <w:szCs w:val="22"/>
        </w:rPr>
        <w:t xml:space="preserve">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30"/>
      <w:r w:rsidR="00D866F3">
        <w:rPr>
          <w:rStyle w:val="CommentReference"/>
        </w:rPr>
        <w:commentReference w:id="30"/>
      </w:r>
      <w:r w:rsidR="00EF1924" w:rsidRPr="00957F1F">
        <w:rPr>
          <w:rFonts w:ascii="Helvetica" w:hAnsi="Helvetica"/>
          <w:sz w:val="22"/>
          <w:szCs w:val="22"/>
        </w:rPr>
        <w:t xml:space="preserve"> </w:t>
      </w:r>
      <w:r w:rsidR="00EE58CA">
        <w:rPr>
          <w:rFonts w:ascii="Helvetica" w:hAnsi="Helvetica"/>
          <w:sz w:val="22"/>
          <w:szCs w:val="22"/>
        </w:rPr>
        <w:t>We first ignore</w:t>
      </w:r>
      <w:r w:rsidR="0073379F">
        <w:rPr>
          <w:rFonts w:ascii="Helvetica" w:hAnsi="Helvetica"/>
          <w:sz w:val="22"/>
          <w:szCs w:val="22"/>
        </w:rPr>
        <w:t>d</w:t>
      </w:r>
      <w:r w:rsidR="00EE58CA">
        <w:rPr>
          <w:rFonts w:ascii="Helvetica" w:hAnsi="Helvetica"/>
          <w:sz w:val="22"/>
          <w:szCs w:val="22"/>
        </w:rPr>
        <w:t xml:space="preserve"> the monitoring costs to reveal the basic properties of the coupled resource-management system under different levels of uncertainty. Then, we incorporate</w:t>
      </w:r>
      <w:r w:rsidR="0073379F">
        <w:rPr>
          <w:rFonts w:ascii="Helvetica" w:hAnsi="Helvetica"/>
          <w:sz w:val="22"/>
          <w:szCs w:val="22"/>
        </w:rPr>
        <w:t>d</w:t>
      </w:r>
      <w:r w:rsidR="00EE58CA">
        <w:rPr>
          <w:rFonts w:ascii="Helvetica" w:hAnsi="Helvetica"/>
          <w:sz w:val="22"/>
          <w:szCs w:val="22"/>
        </w:rPr>
        <w:t xml:space="preserv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w:t>
      </w:r>
      <w:r w:rsidR="00752E40">
        <w:rPr>
          <w:rFonts w:ascii="Helvetica" w:hAnsi="Helvetica"/>
          <w:sz w:val="22"/>
          <w:szCs w:val="22"/>
        </w:rPr>
        <w:t xml:space="preserve">as well as the </w:t>
      </w:r>
      <w:r w:rsidR="00EE58CA">
        <w:rPr>
          <w:rFonts w:ascii="Helvetica" w:hAnsi="Helvetica"/>
          <w:sz w:val="22"/>
          <w:szCs w:val="22"/>
        </w:rPr>
        <w:t>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EE58CA">
        <w:rPr>
          <w:rFonts w:ascii="Helvetica" w:hAnsi="Helvetica"/>
          <w:sz w:val="22"/>
          <w:szCs w:val="22"/>
        </w:rPr>
        <w:t xml:space="preserve"> of different monitoring </w:t>
      </w:r>
      <w:commentRangeStart w:id="31"/>
      <w:r w:rsidR="00EE58CA">
        <w:rPr>
          <w:rFonts w:ascii="Helvetica" w:hAnsi="Helvetica"/>
          <w:sz w:val="22"/>
          <w:szCs w:val="22"/>
        </w:rPr>
        <w:t>strategies</w:t>
      </w:r>
      <w:commentRangeEnd w:id="31"/>
      <w:r w:rsidR="00A228F7">
        <w:rPr>
          <w:rStyle w:val="CommentReference"/>
        </w:rPr>
        <w:commentReference w:id="31"/>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5F8B22C7"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 xml:space="preserve">Median standing stock biomass across </w:t>
      </w:r>
      <w:commentRangeStart w:id="32"/>
      <w:r w:rsidR="0064383B" w:rsidRPr="00940663">
        <w:rPr>
          <w:rFonts w:ascii="Helvetica" w:hAnsi="Helvetica"/>
          <w:sz w:val="22"/>
          <w:szCs w:val="22"/>
        </w:rPr>
        <w:t>iterations</w:t>
      </w:r>
      <w:commentRangeEnd w:id="32"/>
      <w:r w:rsidR="006F7FEE">
        <w:rPr>
          <w:rStyle w:val="CommentReference"/>
        </w:rPr>
        <w:commentReference w:id="32"/>
      </w:r>
      <w:r w:rsidR="0064383B" w:rsidRPr="00940663">
        <w:rPr>
          <w:rFonts w:ascii="Helvetica" w:hAnsi="Helvetica"/>
          <w:sz w:val="22"/>
          <w:szCs w:val="22"/>
        </w:rPr>
        <w:t xml:space="preserve">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r w:rsidR="00EF18C9">
        <w:rPr>
          <w:rFonts w:ascii="Helvetica" w:hAnsi="Helvetica"/>
          <w:sz w:val="22"/>
          <w:szCs w:val="22"/>
        </w:rPr>
        <w:t xml:space="preserve">: </w:t>
      </w:r>
      <w:commentRangeStart w:id="33"/>
      <w:r w:rsidR="00EF18C9">
        <w:rPr>
          <w:rFonts w:ascii="Helvetica" w:hAnsi="Helvetica"/>
          <w:sz w:val="22"/>
          <w:szCs w:val="22"/>
        </w:rPr>
        <w:t>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w:t>
      </w:r>
      <w:r w:rsidR="00942F18">
        <w:rPr>
          <w:rFonts w:ascii="Helvetica" w:hAnsi="Helvetica"/>
          <w:sz w:val="22"/>
          <w:szCs w:val="22"/>
        </w:rPr>
        <w:t>pre</w:t>
      </w:r>
      <w:r w:rsidR="001446C8">
        <w:rPr>
          <w:rFonts w:ascii="Helvetica" w:hAnsi="Helvetica"/>
          <w:sz w:val="22"/>
          <w:szCs w:val="22"/>
        </w:rPr>
        <w:t>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r>
              <m:rPr>
                <m:sty m:val="p"/>
              </m:rPr>
              <w:rPr>
                <w:rStyle w:val="CommentReference"/>
              </w:rPr>
              <w:commentReference w:id="34"/>
            </m:r>
          </m:sub>
        </m:sSub>
      </m:oMath>
      <w:r w:rsidR="00893B1A" w:rsidRPr="00940663">
        <w:rPr>
          <w:rFonts w:ascii="Helvetica" w:hAnsi="Helvetica"/>
          <w:sz w:val="22"/>
          <w:szCs w:val="22"/>
        </w:rPr>
        <w:t xml:space="preserve">. </w:t>
      </w:r>
      <w:commentRangeEnd w:id="33"/>
      <w:r w:rsidR="006F7FEE">
        <w:rPr>
          <w:rStyle w:val="CommentReference"/>
        </w:rPr>
        <w:commentReference w:id="33"/>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commentRangeStart w:id="35"/>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commentRangeEnd w:id="35"/>
      <w:r w:rsidR="00A66C1C">
        <w:rPr>
          <w:rStyle w:val="CommentReference"/>
        </w:rPr>
        <w:commentReference w:id="35"/>
      </w:r>
    </w:p>
    <w:p w14:paraId="001AE190" w14:textId="77777777" w:rsidR="005F3455" w:rsidRDefault="005F3455" w:rsidP="00995761">
      <w:pPr>
        <w:tabs>
          <w:tab w:val="left" w:pos="2760"/>
        </w:tabs>
        <w:rPr>
          <w:rFonts w:ascii="Helvetica" w:hAnsi="Helvetica"/>
          <w:i/>
          <w:sz w:val="22"/>
          <w:szCs w:val="22"/>
        </w:rPr>
      </w:pPr>
    </w:p>
    <w:p w14:paraId="4B7181E5" w14:textId="7FCA2078"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w:t>
      </w:r>
      <w:r w:rsidR="00B82B45">
        <w:rPr>
          <w:rFonts w:ascii="Helvetica" w:hAnsi="Helvetica"/>
          <w:sz w:val="22"/>
          <w:szCs w:val="22"/>
        </w:rPr>
        <w:t>was</w:t>
      </w:r>
      <w:r w:rsidR="00995761">
        <w:rPr>
          <w:rFonts w:ascii="Helvetica" w:hAnsi="Helvetica"/>
          <w:sz w:val="22"/>
          <w:szCs w:val="22"/>
        </w:rPr>
        <w:t xml:space="preserve">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E57861">
        <w:rPr>
          <w:rFonts w:ascii="Helvetica" w:hAnsi="Helvetica"/>
          <w:sz w:val="22"/>
          <w:szCs w:val="22"/>
        </w:rPr>
        <w:t>,</w:t>
      </w:r>
      <w:r w:rsidR="00995761">
        <w:rPr>
          <w:rFonts w:ascii="Helvetica" w:hAnsi="Helvetica"/>
          <w:sz w:val="22"/>
          <w:szCs w:val="22"/>
        </w:rPr>
        <w:t xml:space="preserve"> the </w:t>
      </w:r>
      <w:commentRangeStart w:id="36"/>
      <w:r w:rsidR="00995761">
        <w:rPr>
          <w:rFonts w:ascii="Helvetica" w:hAnsi="Helvetica"/>
          <w:sz w:val="22"/>
          <w:szCs w:val="22"/>
        </w:rPr>
        <w:t xml:space="preserve">value of a resource </w:t>
      </w:r>
      <w:r w:rsidR="00B82B45">
        <w:rPr>
          <w:rFonts w:ascii="Helvetica" w:hAnsi="Helvetica"/>
          <w:sz w:val="22"/>
          <w:szCs w:val="22"/>
        </w:rPr>
        <w:t>was</w:t>
      </w:r>
      <w:r w:rsidR="00995761">
        <w:rPr>
          <w:rFonts w:ascii="Helvetica" w:hAnsi="Helvetica"/>
          <w:sz w:val="22"/>
          <w:szCs w:val="22"/>
        </w:rPr>
        <w:t xml:space="preserve"> highest </w:t>
      </w:r>
      <w:r w:rsidR="00995761">
        <w:rPr>
          <w:rFonts w:ascii="Helvetica" w:hAnsi="Helvetica"/>
          <w:sz w:val="22"/>
          <w:szCs w:val="22"/>
        </w:rPr>
        <w:lastRenderedPageBreak/>
        <w:t xml:space="preserve">when monitoring precision </w:t>
      </w:r>
      <w:r w:rsidR="00B82B45">
        <w:rPr>
          <w:rFonts w:ascii="Helvetica" w:hAnsi="Helvetica"/>
          <w:sz w:val="22"/>
          <w:szCs w:val="22"/>
        </w:rPr>
        <w:t>was</w:t>
      </w:r>
      <w:r w:rsidR="00995761">
        <w:rPr>
          <w:rFonts w:ascii="Helvetica" w:hAnsi="Helvetica"/>
          <w:sz w:val="22"/>
          <w:szCs w:val="22"/>
        </w:rPr>
        <w:t xml:space="preserve"> high</w:t>
      </w:r>
      <w:commentRangeEnd w:id="36"/>
      <w:r w:rsidR="006F7FEE">
        <w:rPr>
          <w:rStyle w:val="CommentReference"/>
        </w:rPr>
        <w:commentReference w:id="36"/>
      </w:r>
      <w:r w:rsidR="00995761">
        <w:rPr>
          <w:rFonts w:ascii="Helvetica" w:hAnsi="Helvetica"/>
          <w:sz w:val="22"/>
          <w:szCs w:val="22"/>
        </w:rPr>
        <w:t xml:space="preserve">, and harvest pressure </w:t>
      </w:r>
      <w:r w:rsidR="00B82B45">
        <w:rPr>
          <w:rFonts w:ascii="Helvetica" w:hAnsi="Helvetica"/>
          <w:sz w:val="22"/>
          <w:szCs w:val="22"/>
        </w:rPr>
        <w:t>was</w:t>
      </w:r>
      <w:r w:rsidR="00995761">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w:t>
      </w:r>
      <w:commentRangeStart w:id="37"/>
      <w:r w:rsidR="00995761" w:rsidRPr="00651B44">
        <w:rPr>
          <w:rFonts w:ascii="Helvetica" w:hAnsi="Helvetica"/>
          <w:sz w:val="22"/>
          <w:szCs w:val="22"/>
        </w:rPr>
        <w:t xml:space="preserve">n </w:t>
      </w:r>
      <w:del w:id="38" w:author="Crow White" w:date="2017-04-17T16:01:00Z">
        <w:r w:rsidR="00995761" w:rsidRPr="00651B44" w:rsidDel="00A66C1C">
          <w:rPr>
            <w:rFonts w:ascii="Helvetica" w:hAnsi="Helvetica"/>
            <w:sz w:val="22"/>
            <w:szCs w:val="22"/>
          </w:rPr>
          <w:delText>Net Present Value</w:delText>
        </w:r>
      </w:del>
      <w:ins w:id="39" w:author="Crow White" w:date="2017-04-17T16:01:00Z">
        <w:r w:rsidR="00A66C1C">
          <w:rPr>
            <w:rFonts w:ascii="Helvetica" w:hAnsi="Helvetica"/>
            <w:sz w:val="22"/>
            <w:szCs w:val="22"/>
          </w:rPr>
          <w:t>NPV</w:t>
        </w:r>
      </w:ins>
      <w:r w:rsidR="00995761" w:rsidRPr="00651B44">
        <w:rPr>
          <w:rFonts w:ascii="Helvetica" w:hAnsi="Helvetica"/>
          <w:sz w:val="22"/>
          <w:szCs w:val="22"/>
        </w:rPr>
        <w:t xml:space="preserv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w:t>
      </w:r>
      <w:commentRangeEnd w:id="37"/>
      <w:r w:rsidR="00A66C1C">
        <w:rPr>
          <w:rStyle w:val="CommentReference"/>
        </w:rPr>
        <w:commentReference w:id="37"/>
      </w:r>
      <w:r>
        <w:rPr>
          <w:rFonts w:ascii="Helvetica" w:hAnsi="Helvetica"/>
          <w:sz w:val="22"/>
          <w:szCs w:val="22"/>
        </w:rPr>
        <w:t>M</w:t>
      </w:r>
      <w:r w:rsidR="00995761" w:rsidRPr="00940663">
        <w:rPr>
          <w:rFonts w:ascii="Helvetica" w:hAnsi="Helvetica"/>
          <w:sz w:val="22"/>
          <w:szCs w:val="22"/>
        </w:rPr>
        <w:t xml:space="preserve">onitoring precision </w:t>
      </w:r>
      <w:r w:rsidR="00B82B45">
        <w:rPr>
          <w:rFonts w:ascii="Helvetica" w:hAnsi="Helvetica"/>
          <w:sz w:val="22"/>
          <w:szCs w:val="22"/>
        </w:rPr>
        <w:t>was</w:t>
      </w:r>
      <w:r w:rsidR="00995761" w:rsidRPr="00940663">
        <w:rPr>
          <w:rFonts w:ascii="Helvetica" w:hAnsi="Helvetica"/>
          <w:sz w:val="22"/>
          <w:szCs w:val="22"/>
        </w:rPr>
        <w:t xml:space="preserve">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w:t>
      </w:r>
      <w:r w:rsidR="00757E86">
        <w:rPr>
          <w:rFonts w:ascii="Helvetica" w:hAnsi="Helvetica"/>
          <w:sz w:val="22"/>
          <w:szCs w:val="22"/>
        </w:rPr>
        <w:t>harvest</w:t>
      </w:r>
      <w:r w:rsidR="00995761" w:rsidRPr="00940663">
        <w:rPr>
          <w:rFonts w:ascii="Helvetica" w:hAnsi="Helvetica"/>
          <w:sz w:val="22"/>
          <w:szCs w:val="22"/>
        </w:rPr>
        <w:t xml:space="preserve"> rate </w:t>
      </w:r>
      <w:r w:rsidR="00B82B45">
        <w:rPr>
          <w:rFonts w:ascii="Helvetica" w:hAnsi="Helvetica"/>
          <w:sz w:val="22"/>
          <w:szCs w:val="22"/>
        </w:rPr>
        <w:t>was</w:t>
      </w:r>
      <w:r w:rsidR="00995761" w:rsidRPr="00940663">
        <w:rPr>
          <w:rFonts w:ascii="Helvetica" w:hAnsi="Helvetica"/>
          <w:sz w:val="22"/>
          <w:szCs w:val="22"/>
        </w:rPr>
        <w:t xml:space="preserve"> high. </w:t>
      </w:r>
      <w:r w:rsidR="00995761" w:rsidRPr="002041D9">
        <w:rPr>
          <w:rFonts w:ascii="Helvetica" w:hAnsi="Helvetica"/>
          <w:sz w:val="22"/>
          <w:szCs w:val="22"/>
        </w:rPr>
        <w:t xml:space="preserve">Across simulations the probability of tipping </w:t>
      </w:r>
      <w:r w:rsidR="00B82B45">
        <w:rPr>
          <w:rFonts w:ascii="Helvetica" w:hAnsi="Helvetica"/>
          <w:sz w:val="22"/>
          <w:szCs w:val="22"/>
        </w:rPr>
        <w:t>was</w:t>
      </w:r>
      <w:r w:rsidR="00995761" w:rsidRPr="002041D9">
        <w:rPr>
          <w:rFonts w:ascii="Helvetica" w:hAnsi="Helvetica"/>
          <w:sz w:val="22"/>
          <w:szCs w:val="22"/>
        </w:rPr>
        <w:t xml:space="preserve"> low when monitoring precision </w:t>
      </w:r>
      <w:r w:rsidR="00B82B45">
        <w:rPr>
          <w:rFonts w:ascii="Helvetica" w:hAnsi="Helvetica"/>
          <w:sz w:val="22"/>
          <w:szCs w:val="22"/>
        </w:rPr>
        <w:t>was</w:t>
      </w:r>
      <w:r w:rsidR="00995761" w:rsidRPr="002041D9">
        <w:rPr>
          <w:rFonts w:ascii="Helvetica" w:hAnsi="Helvetica"/>
          <w:sz w:val="22"/>
          <w:szCs w:val="22"/>
        </w:rPr>
        <w:t xml:space="preserve"> high, but increase</w:t>
      </w:r>
      <w:r w:rsidR="00B82B45">
        <w:rPr>
          <w:rFonts w:ascii="Helvetica" w:hAnsi="Helvetica"/>
          <w:sz w:val="22"/>
          <w:szCs w:val="22"/>
        </w:rPr>
        <w:t>d</w:t>
      </w:r>
      <w:r w:rsidR="00995761" w:rsidRPr="002041D9">
        <w:rPr>
          <w:rFonts w:ascii="Helvetica" w:hAnsi="Helvetica"/>
          <w:sz w:val="22"/>
          <w:szCs w:val="22"/>
        </w:rPr>
        <w:t xml:space="preserve"> at higher exploitation rates</w:t>
      </w:r>
      <w:r w:rsidR="002F1AC5">
        <w:rPr>
          <w:rFonts w:ascii="Helvetica" w:hAnsi="Helvetica"/>
          <w:sz w:val="22"/>
          <w:szCs w:val="22"/>
        </w:rPr>
        <w:t xml:space="preserve"> (Fig. 1</w:t>
      </w:r>
      <w:r w:rsidR="00995761">
        <w:rPr>
          <w:rFonts w:ascii="Helvetica" w:hAnsi="Helvetica"/>
          <w:sz w:val="22"/>
          <w:szCs w:val="22"/>
        </w:rPr>
        <w:t>a)</w:t>
      </w:r>
      <w:r w:rsidR="00995761" w:rsidRPr="002041D9">
        <w:rPr>
          <w:rFonts w:ascii="Helvetica" w:hAnsi="Helvetica"/>
          <w:sz w:val="22"/>
          <w:szCs w:val="22"/>
        </w:rPr>
        <w:t xml:space="preserve">. </w:t>
      </w:r>
      <w:r w:rsidR="00B82B45">
        <w:rPr>
          <w:rFonts w:ascii="Helvetica" w:hAnsi="Helvetica"/>
          <w:sz w:val="22"/>
          <w:szCs w:val="22"/>
        </w:rPr>
        <w:t>Net Present Value peaked at</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w:t>
      </w:r>
      <w:r w:rsidR="00B82B45">
        <w:rPr>
          <w:rFonts w:ascii="Helvetica" w:hAnsi="Helvetica"/>
          <w:sz w:val="22"/>
          <w:szCs w:val="22"/>
        </w:rPr>
        <w:t>was</w:t>
      </w:r>
      <w:r w:rsidR="00995761" w:rsidRPr="00940663">
        <w:rPr>
          <w:rFonts w:ascii="Helvetica" w:hAnsi="Helvetica"/>
          <w:sz w:val="22"/>
          <w:szCs w:val="22"/>
        </w:rPr>
        <w:t xml:space="preserve">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w:t>
      </w:r>
      <w:r w:rsidR="00B82B45">
        <w:rPr>
          <w:rFonts w:ascii="Helvetica" w:hAnsi="Helvetica"/>
          <w:sz w:val="22"/>
          <w:szCs w:val="22"/>
        </w:rPr>
        <w:t>was</w:t>
      </w:r>
      <w:r w:rsidR="00995761">
        <w:rPr>
          <w:rFonts w:ascii="Helvetica" w:hAnsi="Helvetica"/>
          <w:sz w:val="22"/>
          <w:szCs w:val="22"/>
        </w:rPr>
        <w:t xml:space="preserve"> because high precision monitoring allow</w:t>
      </w:r>
      <w:r w:rsidR="00B82B45">
        <w:rPr>
          <w:rFonts w:ascii="Helvetica" w:hAnsi="Helvetica"/>
          <w:sz w:val="22"/>
          <w:szCs w:val="22"/>
        </w:rPr>
        <w:t>ed</w:t>
      </w:r>
      <w:r w:rsidR="00995761">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which maximize</w:t>
      </w:r>
      <w:r w:rsidR="00B82B45">
        <w:rPr>
          <w:rFonts w:ascii="Helvetica" w:hAnsi="Helvetica"/>
          <w:sz w:val="22"/>
          <w:szCs w:val="22"/>
        </w:rPr>
        <w:t>d</w:t>
      </w:r>
      <w:r w:rsidR="00995761">
        <w:rPr>
          <w:rFonts w:ascii="Helvetica" w:hAnsi="Helvetica"/>
          <w:sz w:val="22"/>
          <w:szCs w:val="22"/>
        </w:rPr>
        <w:t xml:space="preserve"> population growth and yield.</w:t>
      </w:r>
      <w:r w:rsidR="00995761" w:rsidRPr="00940663">
        <w:rPr>
          <w:rFonts w:ascii="Helvetica" w:hAnsi="Helvetica"/>
          <w:sz w:val="22"/>
          <w:szCs w:val="22"/>
        </w:rPr>
        <w:t xml:space="preserve"> The benefits of high monitoring precision (i.e., CV = 0.1 relative to CV = 0.5) </w:t>
      </w:r>
      <w:r w:rsidR="00B82B45">
        <w:rPr>
          <w:rFonts w:ascii="Helvetica" w:hAnsi="Helvetica"/>
          <w:sz w:val="22"/>
          <w:szCs w:val="22"/>
        </w:rPr>
        <w:t>were</w:t>
      </w:r>
      <w:r w:rsidR="00995761" w:rsidRPr="00940663">
        <w:rPr>
          <w:rFonts w:ascii="Helvetica" w:hAnsi="Helvetica"/>
          <w:sz w:val="22"/>
          <w:szCs w:val="22"/>
        </w:rPr>
        <w:t xml:space="preserve"> minimal when the maximum harvest rate </w:t>
      </w:r>
      <w:r w:rsidR="00B82B45">
        <w:rPr>
          <w:rFonts w:ascii="Helvetica" w:hAnsi="Helvetica"/>
          <w:sz w:val="22"/>
          <w:szCs w:val="22"/>
        </w:rPr>
        <w:t>was</w:t>
      </w:r>
      <w:r w:rsidR="00995761" w:rsidRPr="00940663">
        <w:rPr>
          <w:rFonts w:ascii="Helvetica" w:hAnsi="Helvetica"/>
          <w:sz w:val="22"/>
          <w:szCs w:val="22"/>
        </w:rPr>
        <w:t xml:space="preserve"> low, but increase</w:t>
      </w:r>
      <w:r w:rsidR="00B82B45">
        <w:rPr>
          <w:rFonts w:ascii="Helvetica" w:hAnsi="Helvetica"/>
          <w:sz w:val="22"/>
          <w:szCs w:val="22"/>
        </w:rPr>
        <w:t>d</w:t>
      </w:r>
      <w:r w:rsidR="00995761" w:rsidRPr="00940663">
        <w:rPr>
          <w:rFonts w:ascii="Helvetica" w:hAnsi="Helvetica"/>
          <w:sz w:val="22"/>
          <w:szCs w:val="22"/>
        </w:rPr>
        <w:t xml:space="preserve"> as harvest rate exceed</w:t>
      </w:r>
      <w:r w:rsidR="00B82B45">
        <w:rPr>
          <w:rFonts w:ascii="Helvetica" w:hAnsi="Helvetica"/>
          <w:sz w:val="22"/>
          <w:szCs w:val="22"/>
        </w:rPr>
        <w:t>ed</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B82B45">
        <w:rPr>
          <w:rFonts w:ascii="Helvetica" w:hAnsi="Helvetica"/>
          <w:sz w:val="22"/>
          <w:szCs w:val="22"/>
        </w:rPr>
        <w:t>d</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w:t>
      </w:r>
      <w:r w:rsidR="00B82B45">
        <w:rPr>
          <w:rFonts w:ascii="Helvetica" w:hAnsi="Helvetica"/>
          <w:sz w:val="22"/>
          <w:szCs w:val="22"/>
        </w:rPr>
        <w:t>d</w:t>
      </w:r>
      <w:r w:rsidR="00995761">
        <w:rPr>
          <w:rFonts w:ascii="Helvetica" w:hAnsi="Helvetica"/>
          <w:sz w:val="22"/>
          <w:szCs w:val="22"/>
        </w:rPr>
        <w:t xml:space="preserve"> but remain</w:t>
      </w:r>
      <w:r w:rsidR="00B82B45">
        <w:rPr>
          <w:rFonts w:ascii="Helvetica" w:hAnsi="Helvetica"/>
          <w:sz w:val="22"/>
          <w:szCs w:val="22"/>
        </w:rPr>
        <w:t>ed</w:t>
      </w:r>
      <w:r w:rsidR="00995761">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3F194BCE" w:rsidR="00EB4914" w:rsidRDefault="00F82FC2" w:rsidP="00BA3468">
      <w:pPr>
        <w:rPr>
          <w:rFonts w:ascii="Helvetica" w:hAnsi="Helvetica"/>
          <w:sz w:val="22"/>
          <w:szCs w:val="22"/>
        </w:rPr>
      </w:pPr>
      <w:r w:rsidRPr="00677C8E">
        <w:rPr>
          <w:rFonts w:ascii="Helvetica" w:hAnsi="Helvetica"/>
          <w:sz w:val="22"/>
          <w:szCs w:val="22"/>
        </w:rPr>
        <w:t xml:space="preserve">We </w:t>
      </w:r>
      <w:r w:rsidR="0018626E">
        <w:rPr>
          <w:rFonts w:ascii="Helvetica" w:hAnsi="Helvetica"/>
          <w:sz w:val="22"/>
          <w:szCs w:val="22"/>
        </w:rPr>
        <w:t>compared</w:t>
      </w:r>
      <w:r w:rsidRPr="00677C8E">
        <w:rPr>
          <w:rFonts w:ascii="Helvetica" w:hAnsi="Helvetica"/>
          <w:sz w:val="22"/>
          <w:szCs w:val="22"/>
        </w:rPr>
        <w:t xml:space="preserve">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w:t>
      </w:r>
      <w:r w:rsidR="00D35A9C">
        <w:rPr>
          <w:rFonts w:ascii="Helvetica" w:hAnsi="Helvetica"/>
          <w:sz w:val="22"/>
          <w:szCs w:val="22"/>
        </w:rPr>
        <w:t>,</w:t>
      </w:r>
      <w:r w:rsidRPr="00677C8E">
        <w:rPr>
          <w:rFonts w:ascii="Helvetica" w:hAnsi="Helvetica"/>
          <w:sz w:val="22"/>
          <w:szCs w:val="22"/>
        </w:rPr>
        <w:t xml:space="preserve"> for simulations with high and low precision (CV = 0.1</w:t>
      </w:r>
      <w:ins w:id="40" w:author="Crow White" w:date="2017-04-17T16:06:00Z">
        <w:r w:rsidR="00A66C1C">
          <w:rPr>
            <w:rFonts w:ascii="Helvetica" w:hAnsi="Helvetica"/>
            <w:sz w:val="22"/>
            <w:szCs w:val="22"/>
          </w:rPr>
          <w:t xml:space="preserve"> or</w:t>
        </w:r>
      </w:ins>
      <w:del w:id="41" w:author="Crow White" w:date="2017-04-17T16:06:00Z">
        <w:r w:rsidRPr="00677C8E" w:rsidDel="00A66C1C">
          <w:rPr>
            <w:rFonts w:ascii="Helvetica" w:hAnsi="Helvetica"/>
            <w:sz w:val="22"/>
            <w:szCs w:val="22"/>
          </w:rPr>
          <w:delText>/CV =</w:delText>
        </w:r>
      </w:del>
      <w:r w:rsidRPr="00677C8E">
        <w:rPr>
          <w:rFonts w:ascii="Helvetica" w:hAnsi="Helvetica"/>
          <w:sz w:val="22"/>
          <w:szCs w:val="22"/>
        </w:rPr>
        <w:t xml:space="preserve"> 0.5)</w:t>
      </w:r>
      <w:r w:rsidR="0018626E">
        <w:rPr>
          <w:rFonts w:ascii="Helvetica" w:hAnsi="Helvetica"/>
          <w:sz w:val="22"/>
          <w:szCs w:val="22"/>
        </w:rPr>
        <w:t xml:space="preserve">, </w:t>
      </w:r>
      <w:r w:rsidR="00D35A9C">
        <w:rPr>
          <w:rFonts w:ascii="Helvetica" w:hAnsi="Helvetica"/>
          <w:sz w:val="22"/>
          <w:szCs w:val="22"/>
        </w:rPr>
        <w:t>expecting</w:t>
      </w:r>
      <w:r w:rsidR="0018626E">
        <w:rPr>
          <w:rFonts w:ascii="Helvetica" w:hAnsi="Helvetica"/>
          <w:sz w:val="22"/>
          <w:szCs w:val="22"/>
        </w:rPr>
        <w:t xml:space="preserve"> that </w:t>
      </w:r>
      <w:r w:rsidR="0018626E" w:rsidRPr="00677C8E">
        <w:rPr>
          <w:rFonts w:ascii="Helvetica" w:hAnsi="Helvetica"/>
          <w:sz w:val="22"/>
          <w:szCs w:val="22"/>
        </w:rPr>
        <w:t xml:space="preserve">the benefits of </w:t>
      </w:r>
      <w:r w:rsidR="00D35A9C">
        <w:rPr>
          <w:rFonts w:ascii="Helvetica" w:hAnsi="Helvetica"/>
          <w:sz w:val="22"/>
          <w:szCs w:val="22"/>
        </w:rPr>
        <w:t xml:space="preserve">precise </w:t>
      </w:r>
      <w:r w:rsidR="0018626E" w:rsidRPr="00677C8E">
        <w:rPr>
          <w:rFonts w:ascii="Helvetica" w:hAnsi="Helvetica"/>
          <w:sz w:val="22"/>
          <w:szCs w:val="22"/>
        </w:rPr>
        <w:t xml:space="preserve">monitoring would increase when the population was proximate to either a </w:t>
      </w:r>
      <w:r w:rsidR="0018626E">
        <w:rPr>
          <w:rFonts w:ascii="Helvetica" w:hAnsi="Helvetica"/>
          <w:sz w:val="22"/>
          <w:szCs w:val="22"/>
        </w:rPr>
        <w:t>tipping point or</w:t>
      </w:r>
      <w:r w:rsidR="0018626E" w:rsidRPr="00677C8E">
        <w:rPr>
          <w:rFonts w:ascii="Helvetica" w:hAnsi="Helvetica"/>
          <w:sz w:val="22"/>
          <w:szCs w:val="22"/>
        </w:rPr>
        <w:t xml:space="preserve"> </w:t>
      </w:r>
      <w:r w:rsidR="0018626E" w:rsidRPr="00E96363">
        <w:rPr>
          <w:rFonts w:ascii="Helvetica" w:hAnsi="Helvetica"/>
          <w:sz w:val="22"/>
          <w:szCs w:val="22"/>
        </w:rPr>
        <w:t>limit reference point</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tipping point to carrying capacity and for a range of maximum exploitation </w:t>
      </w:r>
      <w:commentRangeStart w:id="42"/>
      <w:r w:rsidRPr="00677C8E">
        <w:rPr>
          <w:rFonts w:ascii="Helvetica" w:hAnsi="Helvetica"/>
          <w:sz w:val="22"/>
          <w:szCs w:val="22"/>
        </w:rPr>
        <w:t>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xml:space="preserve">: </w:t>
      </w:r>
      <w:commentRangeEnd w:id="42"/>
      <w:r w:rsidR="00A66C1C">
        <w:rPr>
          <w:rStyle w:val="CommentReference"/>
        </w:rPr>
        <w:commentReference w:id="42"/>
      </w:r>
      <w:r w:rsidRPr="00677C8E">
        <w:rPr>
          <w:rFonts w:ascii="Helvetica" w:hAnsi="Helvetica"/>
          <w:sz w:val="22"/>
          <w:szCs w:val="22"/>
        </w:rPr>
        <w:t>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w:t>
      </w:r>
      <w:r w:rsidR="00DF03B8">
        <w:rPr>
          <w:rFonts w:ascii="Helvetica" w:hAnsi="Helvetica"/>
          <w:sz w:val="22"/>
          <w:szCs w:val="22"/>
        </w:rPr>
        <w:t>, a time period long enough to capture the important qualitative behavior of the models</w:t>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w:commentRangeStart w:id="43"/>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commentRangeEnd w:id="43"/>
      <w:r w:rsidR="00A66C1C">
        <w:rPr>
          <w:rStyle w:val="CommentReference"/>
        </w:rPr>
        <w:commentReference w:id="43"/>
      </w:r>
    </w:p>
    <w:p w14:paraId="469BE41F" w14:textId="77777777" w:rsidR="007F6B81" w:rsidRDefault="007F6B81" w:rsidP="007F6B81">
      <w:pPr>
        <w:rPr>
          <w:rFonts w:ascii="Helvetica" w:hAnsi="Helvetica"/>
          <w:i/>
          <w:sz w:val="22"/>
          <w:szCs w:val="22"/>
        </w:rPr>
      </w:pPr>
    </w:p>
    <w:p w14:paraId="24F93785" w14:textId="7F398EE9" w:rsidR="00A64170" w:rsidRDefault="00A64170" w:rsidP="00A64170">
      <w:pPr>
        <w:rPr>
          <w:rFonts w:ascii="Helvetica" w:hAnsi="Helvetica"/>
          <w:i/>
          <w:sz w:val="22"/>
          <w:szCs w:val="22"/>
        </w:rPr>
      </w:pPr>
      <w:del w:id="44" w:author="Crow White" w:date="2017-04-17T16:35:00Z">
        <w:r w:rsidRPr="00940663" w:rsidDel="0049640F">
          <w:rPr>
            <w:rFonts w:ascii="Helvetica" w:hAnsi="Helvetica"/>
            <w:i/>
            <w:sz w:val="22"/>
            <w:szCs w:val="22"/>
          </w:rPr>
          <w:delText xml:space="preserve">Given tipping points </w:delText>
        </w:r>
        <w:r w:rsidDel="0049640F">
          <w:rPr>
            <w:rFonts w:ascii="Helvetica" w:hAnsi="Helvetica"/>
            <w:i/>
            <w:sz w:val="22"/>
            <w:szCs w:val="22"/>
          </w:rPr>
          <w:delText>are crossed when monitoring precision is low</w:delText>
        </w:r>
        <w:r w:rsidRPr="00940663" w:rsidDel="0049640F">
          <w:rPr>
            <w:rFonts w:ascii="Helvetica" w:hAnsi="Helvetica"/>
            <w:i/>
            <w:sz w:val="22"/>
            <w:szCs w:val="22"/>
          </w:rPr>
          <w:delText xml:space="preserve"> and extraction pressure</w:delText>
        </w:r>
        <w:r w:rsidDel="0049640F">
          <w:rPr>
            <w:rFonts w:ascii="Helvetica" w:hAnsi="Helvetica"/>
            <w:i/>
            <w:sz w:val="22"/>
            <w:szCs w:val="22"/>
          </w:rPr>
          <w:delText xml:space="preserve"> is high</w:delText>
        </w:r>
        <w:r w:rsidRPr="00940663" w:rsidDel="0049640F">
          <w:rPr>
            <w:rFonts w:ascii="Helvetica" w:hAnsi="Helvetica"/>
            <w:i/>
            <w:sz w:val="22"/>
            <w:szCs w:val="22"/>
          </w:rPr>
          <w:delText>, w</w:delText>
        </w:r>
      </w:del>
      <w:ins w:id="45" w:author="Crow White" w:date="2017-04-17T16:35:00Z">
        <w:r w:rsidR="0049640F">
          <w:rPr>
            <w:rFonts w:ascii="Helvetica" w:hAnsi="Helvetica"/>
            <w:i/>
            <w:sz w:val="22"/>
            <w:szCs w:val="22"/>
          </w:rPr>
          <w:t>W</w:t>
        </w:r>
      </w:ins>
      <w:r w:rsidRPr="00940663">
        <w:rPr>
          <w:rFonts w:ascii="Helvetica" w:hAnsi="Helvetica"/>
          <w:i/>
          <w:sz w:val="22"/>
          <w:szCs w:val="22"/>
        </w:rPr>
        <w:t xml:space="preserve">hat is the safe operating space? </w:t>
      </w:r>
    </w:p>
    <w:p w14:paraId="28B9B1F7" w14:textId="77777777" w:rsidR="007F6B81" w:rsidRDefault="007F6B81" w:rsidP="007F6B81">
      <w:pPr>
        <w:rPr>
          <w:rFonts w:ascii="Helvetica" w:hAnsi="Helvetica"/>
          <w:i/>
          <w:sz w:val="22"/>
          <w:szCs w:val="22"/>
        </w:rPr>
      </w:pPr>
    </w:p>
    <w:p w14:paraId="76ED173C" w14:textId="3A804E87" w:rsidR="007F6B81" w:rsidRPr="00940663" w:rsidRDefault="007F6B81" w:rsidP="007F6B81">
      <w:pPr>
        <w:rPr>
          <w:rFonts w:ascii="Helvetica" w:hAnsi="Helvetica"/>
          <w:sz w:val="22"/>
          <w:szCs w:val="22"/>
        </w:rPr>
      </w:pPr>
      <w:r w:rsidRPr="00930F73">
        <w:rPr>
          <w:rFonts w:ascii="Helvetica" w:hAnsi="Helvetica"/>
          <w:sz w:val="22"/>
          <w:szCs w:val="22"/>
        </w:rPr>
        <w:t xml:space="preserve">We calculated a safe operating space </w:t>
      </w:r>
      <w:r w:rsidR="0073602F">
        <w:rPr>
          <w:rFonts w:ascii="Helvetica" w:hAnsi="Helvetica"/>
          <w:sz w:val="22"/>
          <w:szCs w:val="22"/>
        </w:rPr>
        <w:t>defined by different</w:t>
      </w:r>
      <w:r w:rsidRPr="00930F73">
        <w:rPr>
          <w:rFonts w:ascii="Helvetica" w:hAnsi="Helvetica"/>
          <w:sz w:val="22"/>
          <w:szCs w:val="22"/>
        </w:rPr>
        <w:t xml:space="preserve"> combinations of monitoring precision and resource extraction rates. </w:t>
      </w:r>
      <w:r w:rsidR="0073602F">
        <w:rPr>
          <w:rFonts w:ascii="Helvetica" w:hAnsi="Helvetica"/>
          <w:sz w:val="22"/>
          <w:szCs w:val="22"/>
        </w:rPr>
        <w:t xml:space="preserve">Because resource users vary in their aversion to risk, we defined </w:t>
      </w:r>
      <w:commentRangeStart w:id="46"/>
      <w:r w:rsidR="0073602F">
        <w:rPr>
          <w:rFonts w:ascii="Helvetica" w:hAnsi="Helvetica"/>
          <w:sz w:val="22"/>
          <w:szCs w:val="22"/>
        </w:rPr>
        <w:t>safe as a 1</w:t>
      </w:r>
      <w:del w:id="47" w:author="Crow White" w:date="2017-04-17T16:10:00Z">
        <w:r w:rsidR="0073602F" w:rsidDel="00A66C1C">
          <w:rPr>
            <w:rFonts w:ascii="Helvetica" w:hAnsi="Helvetica"/>
            <w:sz w:val="22"/>
            <w:szCs w:val="22"/>
          </w:rPr>
          <w:delText>%</w:delText>
        </w:r>
      </w:del>
      <w:r w:rsidR="0073602F">
        <w:rPr>
          <w:rFonts w:ascii="Helvetica" w:hAnsi="Helvetica"/>
          <w:sz w:val="22"/>
          <w:szCs w:val="22"/>
        </w:rPr>
        <w:t>-20% probability of</w:t>
      </w:r>
      <w:r w:rsidR="0073602F" w:rsidRPr="0073602F">
        <w:rPr>
          <w:rFonts w:ascii="Helvetica" w:hAnsi="Helvetica"/>
          <w:sz w:val="22"/>
          <w:szCs w:val="22"/>
        </w:rPr>
        <w:t xml:space="preserve"> </w:t>
      </w:r>
      <w:r w:rsidR="0073602F" w:rsidRPr="00930F73">
        <w:rPr>
          <w:rFonts w:ascii="Helvetica" w:hAnsi="Helvetica"/>
          <w:sz w:val="22"/>
          <w:szCs w:val="22"/>
        </w:rPr>
        <w:t xml:space="preserve">crossing a </w:t>
      </w:r>
      <w:r w:rsidR="0073602F">
        <w:rPr>
          <w:rFonts w:ascii="Helvetica" w:hAnsi="Helvetica"/>
          <w:sz w:val="22"/>
          <w:szCs w:val="22"/>
        </w:rPr>
        <w:t xml:space="preserve">tipping point or </w:t>
      </w:r>
      <w:r w:rsidR="0073602F" w:rsidRPr="00E96363">
        <w:rPr>
          <w:rFonts w:ascii="Helvetica" w:hAnsi="Helvetica"/>
          <w:sz w:val="22"/>
          <w:szCs w:val="22"/>
        </w:rPr>
        <w:t>limit reference point</w:t>
      </w:r>
      <w:r w:rsidR="0073602F">
        <w:rPr>
          <w:rFonts w:ascii="Helvetica" w:hAnsi="Helvetica"/>
          <w:sz w:val="22"/>
          <w:szCs w:val="22"/>
        </w:rPr>
        <w:t>.</w:t>
      </w:r>
      <w:r w:rsidR="0073602F" w:rsidRPr="00930F73">
        <w:rPr>
          <w:rFonts w:ascii="Helvetica" w:hAnsi="Helvetica"/>
          <w:sz w:val="22"/>
          <w:szCs w:val="22"/>
        </w:rPr>
        <w:t xml:space="preserve"> </w:t>
      </w:r>
      <w:r w:rsidRPr="00930F73">
        <w:rPr>
          <w:rFonts w:ascii="Helvetica" w:hAnsi="Helvetica"/>
          <w:sz w:val="22"/>
          <w:szCs w:val="22"/>
        </w:rPr>
        <w:t xml:space="preserve">To </w:t>
      </w:r>
      <w:r w:rsidR="0073602F">
        <w:rPr>
          <w:rFonts w:ascii="Helvetica" w:hAnsi="Helvetica"/>
          <w:sz w:val="22"/>
          <w:szCs w:val="22"/>
        </w:rPr>
        <w:t xml:space="preserve">determine the SOS, </w:t>
      </w:r>
      <w:r w:rsidRPr="00930F73">
        <w:rPr>
          <w:rFonts w:ascii="Helvetica" w:hAnsi="Helvetica"/>
          <w:sz w:val="22"/>
          <w:szCs w:val="22"/>
        </w:rPr>
        <w:t>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commentRangeEnd w:id="46"/>
      <w:r w:rsidR="00B45EB7">
        <w:rPr>
          <w:rStyle w:val="CommentReference"/>
        </w:rPr>
        <w:commentReference w:id="46"/>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7BB6EC20" w:rsidR="000879F4" w:rsidRPr="0027357B" w:rsidRDefault="00E76BD0" w:rsidP="000879F4">
      <w:pPr>
        <w:rPr>
          <w:rFonts w:ascii="Helvetica" w:hAnsi="Helvetica"/>
          <w:sz w:val="22"/>
          <w:szCs w:val="22"/>
        </w:rPr>
      </w:pPr>
      <w:r w:rsidRPr="004F51CB">
        <w:rPr>
          <w:rFonts w:ascii="Helvetica" w:hAnsi="Helvetica"/>
          <w:sz w:val="22"/>
          <w:szCs w:val="22"/>
        </w:rPr>
        <w:t xml:space="preserve">A key determinate of the chosen combination of monitoring precision and extraction pressure will be the cost of monitoring relative to the </w:t>
      </w:r>
      <w:commentRangeStart w:id="48"/>
      <w:r w:rsidRPr="004F51CB">
        <w:rPr>
          <w:rFonts w:ascii="Helvetica" w:hAnsi="Helvetica"/>
          <w:sz w:val="22"/>
          <w:szCs w:val="22"/>
        </w:rPr>
        <w:t>value</w:t>
      </w:r>
      <w:commentRangeEnd w:id="48"/>
      <w:r w:rsidR="007E284B">
        <w:rPr>
          <w:rStyle w:val="CommentReference"/>
        </w:rPr>
        <w:commentReference w:id="48"/>
      </w:r>
      <w:r w:rsidRPr="004F51CB">
        <w:rPr>
          <w:rFonts w:ascii="Helvetica" w:hAnsi="Helvetica"/>
          <w:sz w:val="22"/>
          <w:szCs w:val="22"/>
        </w:rPr>
        <w:t xml:space="preserv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w:t>
      </w:r>
      <w:commentRangeStart w:id="49"/>
      <w:r w:rsidRPr="004F51CB">
        <w:rPr>
          <w:rFonts w:ascii="Helvetica" w:hAnsi="Helvetica"/>
          <w:sz w:val="22"/>
          <w:szCs w:val="22"/>
        </w:rPr>
        <w:t>highest</w:t>
      </w:r>
      <w:commentRangeEnd w:id="49"/>
      <w:r w:rsidR="007E284B">
        <w:rPr>
          <w:rStyle w:val="CommentReference"/>
        </w:rPr>
        <w:commentReference w:id="49"/>
      </w:r>
      <w:r w:rsidRPr="004F51CB">
        <w:rPr>
          <w:rFonts w:ascii="Helvetica" w:hAnsi="Helvetica"/>
          <w:sz w:val="22"/>
          <w:szCs w:val="22"/>
        </w:rPr>
        <w:t xml:space="preserve">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beneficial</w:t>
      </w:r>
      <w:r w:rsidR="00B25961">
        <w:rPr>
          <w:rFonts w:ascii="Helvetica" w:hAnsi="Helvetica"/>
          <w:sz w:val="22"/>
          <w:szCs w:val="22"/>
        </w:rPr>
        <w:t xml:space="preserve"> </w:t>
      </w:r>
      <w:r w:rsidR="00571557">
        <w:rPr>
          <w:rFonts w:ascii="Helvetica" w:hAnsi="Helvetica"/>
          <w:sz w:val="22"/>
          <w:szCs w:val="22"/>
        </w:rPr>
        <w:t xml:space="preserve">by </w:t>
      </w:r>
      <w:r w:rsidR="00B25961">
        <w:rPr>
          <w:rFonts w:ascii="Helvetica" w:hAnsi="Helvetica"/>
          <w:sz w:val="22"/>
          <w:szCs w:val="22"/>
        </w:rPr>
        <w:t xml:space="preserve">minimizing </w:t>
      </w:r>
      <w:r w:rsidR="00B25961">
        <w:rPr>
          <w:rFonts w:ascii="Helvetica" w:hAnsi="Helvetica"/>
          <w:sz w:val="22"/>
          <w:szCs w:val="22"/>
        </w:rPr>
        <w:lastRenderedPageBreak/>
        <w:t>monitoring costs while remaining at a low probability of crossing into a less preferred state</w:t>
      </w:r>
      <w:r w:rsidRPr="004F51CB">
        <w:rPr>
          <w:rFonts w:ascii="Helvetica" w:hAnsi="Helvetica"/>
          <w:sz w:val="22"/>
          <w:szCs w:val="22"/>
        </w:rPr>
        <w:t>. To demonstrate th</w:t>
      </w:r>
      <w:r w:rsidR="00571557">
        <w:rPr>
          <w:rFonts w:ascii="Helvetica" w:hAnsi="Helvetica"/>
          <w:sz w:val="22"/>
          <w:szCs w:val="22"/>
        </w:rPr>
        <w:t>is particular utility of precautionary buffers</w:t>
      </w:r>
      <w:r w:rsidRPr="004F51CB">
        <w:rPr>
          <w:rFonts w:ascii="Helvetica" w:hAnsi="Helvetica"/>
          <w:sz w:val="22"/>
          <w:szCs w:val="22"/>
        </w:rPr>
        <w:t xml:space="preserve">, we quantified the </w:t>
      </w:r>
      <w:del w:id="50" w:author="Crow White" w:date="2017-04-17T16:15:00Z">
        <w:r w:rsidRPr="004F51CB" w:rsidDel="007E284B">
          <w:rPr>
            <w:rFonts w:ascii="Helvetica" w:hAnsi="Helvetica"/>
            <w:sz w:val="22"/>
            <w:szCs w:val="22"/>
          </w:rPr>
          <w:delText>net present value</w:delText>
        </w:r>
      </w:del>
      <w:ins w:id="51" w:author="Crow White" w:date="2017-04-17T16:15:00Z">
        <w:r w:rsidR="007E284B">
          <w:rPr>
            <w:rFonts w:ascii="Helvetica" w:hAnsi="Helvetica"/>
            <w:sz w:val="22"/>
            <w:szCs w:val="22"/>
          </w:rPr>
          <w:t>NPV</w:t>
        </w:r>
      </w:ins>
      <w:r w:rsidRPr="004F51CB">
        <w:rPr>
          <w:rFonts w:ascii="Helvetica" w:hAnsi="Helvetica"/>
          <w:sz w:val="22"/>
          <w:szCs w:val="22"/>
        </w:rPr>
        <w:t xml:space="preserv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w:t>
      </w:r>
      <w:r w:rsidR="007D4DF9">
        <w:rPr>
          <w:rFonts w:ascii="Helvetica" w:hAnsi="Helvetica"/>
          <w:sz w:val="22"/>
          <w:szCs w:val="22"/>
        </w:rPr>
        <w:t xml:space="preserve">Because we us a </w:t>
      </w:r>
      <w:r w:rsidR="00FB50B2" w:rsidRPr="009A32AC">
        <w:rPr>
          <w:rFonts w:ascii="Helvetica" w:hAnsi="Helvetica"/>
          <w:sz w:val="22"/>
          <w:szCs w:val="22"/>
        </w:rPr>
        <w:t xml:space="preserve">heuristic </w:t>
      </w:r>
      <w:r w:rsidR="007D4DF9">
        <w:rPr>
          <w:rFonts w:ascii="Helvetica" w:hAnsi="Helvetica"/>
          <w:sz w:val="22"/>
          <w:szCs w:val="22"/>
        </w:rPr>
        <w:t>model, the exact monetary cost from increased monitoring or profit from increased harvest effort is arbitrary. Therefore, we explore the</w:t>
      </w:r>
      <w:r w:rsidR="00171A5E">
        <w:rPr>
          <w:rFonts w:ascii="Helvetica" w:hAnsi="Helvetica"/>
          <w:sz w:val="22"/>
          <w:szCs w:val="22"/>
        </w:rPr>
        <w:t xml:space="preserv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6F125E7E"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 xml:space="preserve">(Fig.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covaries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53218C39" w14:textId="12429298" w:rsidR="00DC33F5" w:rsidRDefault="00DC33F5" w:rsidP="00DC33F5">
      <w:pPr>
        <w:rPr>
          <w:rFonts w:ascii="Helvetica" w:hAnsi="Helvetica"/>
          <w:i/>
          <w:sz w:val="22"/>
          <w:szCs w:val="22"/>
        </w:rPr>
      </w:pPr>
      <w:del w:id="52" w:author="Crow White" w:date="2017-04-17T16:17:00Z">
        <w:r w:rsidRPr="00940663" w:rsidDel="007E284B">
          <w:rPr>
            <w:rFonts w:ascii="Helvetica" w:hAnsi="Helvetica"/>
            <w:i/>
            <w:sz w:val="22"/>
            <w:szCs w:val="22"/>
          </w:rPr>
          <w:delText>Given</w:delText>
        </w:r>
        <w:r w:rsidR="00D707B4" w:rsidDel="007E284B">
          <w:rPr>
            <w:rFonts w:ascii="Helvetica" w:hAnsi="Helvetica"/>
            <w:i/>
            <w:sz w:val="22"/>
            <w:szCs w:val="22"/>
          </w:rPr>
          <w:delText xml:space="preserve"> that</w:delText>
        </w:r>
        <w:r w:rsidRPr="00940663" w:rsidDel="007E284B">
          <w:rPr>
            <w:rFonts w:ascii="Helvetica" w:hAnsi="Helvetica"/>
            <w:i/>
            <w:sz w:val="22"/>
            <w:szCs w:val="22"/>
          </w:rPr>
          <w:delText xml:space="preserve"> tipping points </w:delText>
        </w:r>
        <w:r w:rsidDel="007E284B">
          <w:rPr>
            <w:rFonts w:ascii="Helvetica" w:hAnsi="Helvetica"/>
            <w:i/>
            <w:sz w:val="22"/>
            <w:szCs w:val="22"/>
          </w:rPr>
          <w:delText xml:space="preserve">are crossed </w:delText>
        </w:r>
        <w:r w:rsidR="00A64170" w:rsidDel="007E284B">
          <w:rPr>
            <w:rFonts w:ascii="Helvetica" w:hAnsi="Helvetica"/>
            <w:i/>
            <w:sz w:val="22"/>
            <w:szCs w:val="22"/>
          </w:rPr>
          <w:delText>when monitoring precision is low</w:delText>
        </w:r>
        <w:r w:rsidRPr="00940663" w:rsidDel="007E284B">
          <w:rPr>
            <w:rFonts w:ascii="Helvetica" w:hAnsi="Helvetica"/>
            <w:i/>
            <w:sz w:val="22"/>
            <w:szCs w:val="22"/>
          </w:rPr>
          <w:delText xml:space="preserve"> and extraction pressure</w:delText>
        </w:r>
        <w:r w:rsidR="00A64170" w:rsidDel="007E284B">
          <w:rPr>
            <w:rFonts w:ascii="Helvetica" w:hAnsi="Helvetica"/>
            <w:i/>
            <w:sz w:val="22"/>
            <w:szCs w:val="22"/>
          </w:rPr>
          <w:delText xml:space="preserve"> is high</w:delText>
        </w:r>
        <w:r w:rsidRPr="00940663" w:rsidDel="007E284B">
          <w:rPr>
            <w:rFonts w:ascii="Helvetica" w:hAnsi="Helvetica"/>
            <w:i/>
            <w:sz w:val="22"/>
            <w:szCs w:val="22"/>
          </w:rPr>
          <w:delText>, w</w:delText>
        </w:r>
      </w:del>
      <w:ins w:id="53" w:author="Crow White" w:date="2017-04-17T16:17:00Z">
        <w:r w:rsidR="007E284B">
          <w:rPr>
            <w:rFonts w:ascii="Helvetica" w:hAnsi="Helvetica"/>
            <w:i/>
            <w:sz w:val="22"/>
            <w:szCs w:val="22"/>
          </w:rPr>
          <w:t>W</w:t>
        </w:r>
      </w:ins>
      <w:r w:rsidRPr="00940663">
        <w:rPr>
          <w:rFonts w:ascii="Helvetica" w:hAnsi="Helvetica"/>
          <w:i/>
          <w:sz w:val="22"/>
          <w:szCs w:val="22"/>
        </w:rPr>
        <w:t xml:space="preserve">hat is the safe operating space? </w:t>
      </w:r>
    </w:p>
    <w:p w14:paraId="4A51AC44" w14:textId="77777777" w:rsidR="00A0799D" w:rsidRPr="00A0799D" w:rsidRDefault="00A0799D" w:rsidP="00F82B54">
      <w:pPr>
        <w:rPr>
          <w:rFonts w:ascii="Helvetica" w:hAnsi="Helvetica"/>
          <w:sz w:val="22"/>
          <w:szCs w:val="22"/>
        </w:rPr>
      </w:pPr>
    </w:p>
    <w:p w14:paraId="7D4A3249" w14:textId="6FC0655E" w:rsidR="001C5532" w:rsidRPr="00930F73" w:rsidRDefault="00A0799D" w:rsidP="001C5532">
      <w:pPr>
        <w:rPr>
          <w:rFonts w:ascii="Helvetica" w:hAnsi="Helvetica"/>
          <w:sz w:val="22"/>
          <w:szCs w:val="22"/>
        </w:rPr>
      </w:pPr>
      <w:r w:rsidRPr="00A0799D">
        <w:rPr>
          <w:rFonts w:ascii="Helvetica" w:hAnsi="Helvetica"/>
          <w:sz w:val="22"/>
          <w:szCs w:val="22"/>
        </w:rP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r w:rsidR="00A86ABB">
        <w:rPr>
          <w:rFonts w:ascii="Helvetica" w:hAnsi="Helvetica"/>
          <w:sz w:val="22"/>
          <w:szCs w:val="22"/>
        </w:rPr>
        <w:t xml:space="preserve">. </w:t>
      </w:r>
      <w:commentRangeStart w:id="54"/>
      <w:commentRangeStart w:id="55"/>
      <w:r w:rsidR="00CA4F64">
        <w:rPr>
          <w:rFonts w:ascii="Helvetica" w:hAnsi="Helvetica"/>
          <w:sz w:val="22"/>
          <w:szCs w:val="22"/>
        </w:rPr>
        <w:t xml:space="preserve">We defined a </w:t>
      </w:r>
      <w:r w:rsidR="00933791" w:rsidRPr="00940663">
        <w:rPr>
          <w:rFonts w:ascii="Helvetica" w:hAnsi="Helvetica"/>
          <w:sz w:val="22"/>
          <w:szCs w:val="22"/>
        </w:rPr>
        <w:t xml:space="preserve">safe operating space </w:t>
      </w:r>
      <w:r w:rsidR="00CA4F64">
        <w:rPr>
          <w:rFonts w:ascii="Helvetica" w:hAnsi="Helvetica"/>
          <w:sz w:val="22"/>
          <w:szCs w:val="22"/>
        </w:rPr>
        <w:t>as</w:t>
      </w:r>
      <w:r w:rsidR="00933791" w:rsidRPr="00940663">
        <w:rPr>
          <w:rFonts w:ascii="Helvetica" w:hAnsi="Helvetica"/>
          <w:sz w:val="22"/>
          <w:szCs w:val="22"/>
        </w:rPr>
        <w:t xml:space="preserve"> </w:t>
      </w:r>
      <w:r w:rsidR="00D707B4">
        <w:rPr>
          <w:rFonts w:ascii="Helvetica" w:hAnsi="Helvetica"/>
          <w:sz w:val="22"/>
          <w:szCs w:val="22"/>
        </w:rPr>
        <w:t xml:space="preserve">a </w:t>
      </w:r>
      <w:r w:rsidR="00933791" w:rsidRPr="00940663">
        <w:rPr>
          <w:rFonts w:ascii="Helvetica" w:hAnsi="Helvetica"/>
          <w:sz w:val="22"/>
          <w:szCs w:val="22"/>
        </w:rPr>
        <w:t>combination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sidR="00CA4F64">
        <w:rPr>
          <w:rFonts w:ascii="Helvetica" w:hAnsi="Helvetica"/>
          <w:sz w:val="22"/>
          <w:szCs w:val="22"/>
        </w:rPr>
        <w:t xml:space="preserve">. The </w:t>
      </w:r>
      <w:r w:rsidR="00211620">
        <w:rPr>
          <w:rFonts w:ascii="Helvetica" w:hAnsi="Helvetica"/>
          <w:sz w:val="22"/>
          <w:szCs w:val="22"/>
        </w:rPr>
        <w:t xml:space="preserve">operating space </w:t>
      </w:r>
      <w:r w:rsidR="00CA4F64">
        <w:rPr>
          <w:rFonts w:ascii="Helvetica" w:hAnsi="Helvetica"/>
          <w:sz w:val="22"/>
          <w:szCs w:val="22"/>
        </w:rPr>
        <w:t xml:space="preserve">defined as “safe” </w:t>
      </w:r>
      <w:r w:rsidR="00B16D69">
        <w:rPr>
          <w:rFonts w:ascii="Helvetica" w:hAnsi="Helvetica"/>
          <w:sz w:val="22"/>
          <w:szCs w:val="22"/>
        </w:rPr>
        <w:t>becomes</w:t>
      </w:r>
      <w:r w:rsidR="00B16D69" w:rsidRPr="00940663">
        <w:rPr>
          <w:rFonts w:ascii="Helvetica" w:hAnsi="Helvetica"/>
          <w:sz w:val="22"/>
          <w:szCs w:val="22"/>
        </w:rPr>
        <w:t xml:space="preserve"> </w:t>
      </w:r>
      <w:r w:rsidR="00B3069E" w:rsidRPr="00940663">
        <w:rPr>
          <w:rFonts w:ascii="Helvetica" w:hAnsi="Helvetica"/>
          <w:sz w:val="22"/>
          <w:szCs w:val="22"/>
        </w:rPr>
        <w:t xml:space="preserve">narrower </w:t>
      </w:r>
      <w:r w:rsidR="00B16D69">
        <w:rPr>
          <w:rFonts w:ascii="Helvetica" w:hAnsi="Helvetica"/>
          <w:sz w:val="22"/>
          <w:szCs w:val="22"/>
        </w:rPr>
        <w:t>as the manager or stakeholder’s aversion to risk increases</w:t>
      </w:r>
      <w:r w:rsidR="00B16D69" w:rsidRPr="00940663">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sidR="00CA4F64">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sidR="00CA4F64">
        <w:rPr>
          <w:rFonts w:ascii="Helvetica" w:hAnsi="Helvetica"/>
          <w:sz w:val="22"/>
          <w:szCs w:val="22"/>
        </w:rPr>
        <w:t xml:space="preserve">precautionary approach </w:t>
      </w:r>
      <w:r w:rsidR="00D7486C">
        <w:rPr>
          <w:rFonts w:ascii="Helvetica" w:hAnsi="Helvetica"/>
          <w:sz w:val="22"/>
          <w:szCs w:val="22"/>
        </w:rPr>
        <w:t>with</w:t>
      </w:r>
      <w:r w:rsidR="00CA4F64">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w:t>
      </w:r>
      <w:commentRangeEnd w:id="54"/>
      <w:r w:rsidR="003A5CE7">
        <w:rPr>
          <w:rStyle w:val="CommentReference"/>
        </w:rPr>
        <w:commentReference w:id="54"/>
      </w:r>
      <w:commentRangeEnd w:id="55"/>
      <w:r w:rsidR="0049640F">
        <w:rPr>
          <w:rStyle w:val="CommentReference"/>
        </w:rPr>
        <w:commentReference w:id="55"/>
      </w:r>
      <w:r w:rsidR="00A53D50" w:rsidRPr="00940663">
        <w:rPr>
          <w:rFonts w:ascii="Helvetica" w:hAnsi="Helvetica"/>
          <w:sz w:val="22"/>
          <w:szCs w:val="22"/>
        </w:rPr>
        <w:t xml:space="preserve">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than it is to avoid tipp</w:t>
      </w:r>
      <w:r w:rsidR="001C5532">
        <w:rPr>
          <w:rFonts w:ascii="Helvetica" w:hAnsi="Helvetica"/>
          <w:sz w:val="22"/>
          <w:szCs w:val="22"/>
        </w:rPr>
        <w:t xml:space="preserve">ing points.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6C92E731"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w:t>
      </w:r>
      <w:r w:rsidR="00B16D69">
        <w:rPr>
          <w:rFonts w:ascii="Helvetica" w:hAnsi="Helvetica"/>
          <w:i/>
          <w:sz w:val="22"/>
          <w:szCs w:val="22"/>
        </w:rPr>
        <w:t xml:space="preserve"> the</w:t>
      </w:r>
      <w:r w:rsidRPr="00940663">
        <w:rPr>
          <w:rFonts w:ascii="Helvetica" w:hAnsi="Helvetica"/>
          <w:i/>
          <w:sz w:val="22"/>
          <w:szCs w:val="22"/>
        </w:rPr>
        <w:t xml:space="preserve">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00DCF03B" w:rsidR="00D92C7A" w:rsidRDefault="009E631B" w:rsidP="00466A9D">
      <w:pPr>
        <w:rPr>
          <w:rFonts w:ascii="Helvetica" w:hAnsi="Helvetica"/>
          <w:sz w:val="22"/>
          <w:szCs w:val="22"/>
        </w:rPr>
      </w:pPr>
      <w:r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xml:space="preserve">, </w:t>
      </w:r>
      <w:commentRangeStart w:id="56"/>
      <w:del w:id="57" w:author="Crow White" w:date="2017-04-17T16:18:00Z">
        <w:r w:rsidR="005F1942" w:rsidRPr="0027357B" w:rsidDel="007E284B">
          <w:rPr>
            <w:rFonts w:ascii="Helvetica" w:hAnsi="Helvetica"/>
            <w:sz w:val="22"/>
            <w:szCs w:val="22"/>
          </w:rPr>
          <w:delText>n</w:delText>
        </w:r>
        <w:r w:rsidR="0050378A" w:rsidRPr="0027357B" w:rsidDel="007E284B">
          <w:rPr>
            <w:rFonts w:ascii="Helvetica" w:hAnsi="Helvetica"/>
            <w:sz w:val="22"/>
            <w:szCs w:val="22"/>
          </w:rPr>
          <w:delText>et present value</w:delText>
        </w:r>
      </w:del>
      <w:ins w:id="58" w:author="Crow White" w:date="2017-04-17T16:18:00Z">
        <w:r w:rsidR="007E284B">
          <w:rPr>
            <w:rFonts w:ascii="Helvetica" w:hAnsi="Helvetica"/>
            <w:sz w:val="22"/>
            <w:szCs w:val="22"/>
          </w:rPr>
          <w:t>NPV</w:t>
        </w:r>
        <w:commentRangeEnd w:id="56"/>
        <w:r w:rsidR="007E284B">
          <w:rPr>
            <w:rStyle w:val="CommentReference"/>
          </w:rPr>
          <w:commentReference w:id="56"/>
        </w:r>
      </w:ins>
      <w:r w:rsidR="0050378A" w:rsidRPr="0027357B">
        <w:rPr>
          <w:rFonts w:ascii="Helvetica" w:hAnsi="Helvetica"/>
          <w:sz w:val="22"/>
          <w:szCs w:val="22"/>
        </w:rPr>
        <w:t xml:space="preserv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w:t>
      </w:r>
      <w:r w:rsidR="00B16D69">
        <w:rPr>
          <w:rFonts w:ascii="Helvetica" w:hAnsi="Helvetica"/>
          <w:sz w:val="22"/>
          <w:szCs w:val="22"/>
        </w:rPr>
        <w:t>.</w:t>
      </w:r>
      <w:r w:rsidR="00DE4DC0">
        <w:rPr>
          <w:rFonts w:ascii="Helvetica" w:hAnsi="Helvetica"/>
          <w:sz w:val="22"/>
          <w:szCs w:val="22"/>
        </w:rPr>
        <w:t xml:space="preserve"> </w:t>
      </w:r>
      <w:r w:rsidR="00B16D69">
        <w:rPr>
          <w:rFonts w:ascii="Helvetica" w:hAnsi="Helvetica"/>
          <w:sz w:val="22"/>
          <w:szCs w:val="22"/>
        </w:rPr>
        <w:t>H</w:t>
      </w:r>
      <w:r w:rsidR="00DE4DC0">
        <w:rPr>
          <w:rFonts w:ascii="Helvetica" w:hAnsi="Helvetica"/>
          <w:sz w:val="22"/>
          <w:szCs w:val="22"/>
        </w:rPr>
        <w:t>owever</w:t>
      </w:r>
      <w:r w:rsidR="000D0034">
        <w:rPr>
          <w:rFonts w:ascii="Helvetica" w:hAnsi="Helvetica"/>
          <w:sz w:val="22"/>
          <w:szCs w:val="22"/>
        </w:rPr>
        <w:t>,</w:t>
      </w:r>
      <w:r w:rsidR="00DE4DC0">
        <w:rPr>
          <w:rFonts w:ascii="Helvetica" w:hAnsi="Helvetica"/>
          <w:sz w:val="22"/>
          <w:szCs w:val="22"/>
        </w:rPr>
        <w:t xml:space="preserve"> </w:t>
      </w:r>
      <w:r w:rsidR="00B82848" w:rsidRPr="0027357B">
        <w:rPr>
          <w:rFonts w:ascii="Helvetica" w:hAnsi="Helvetica"/>
          <w:sz w:val="22"/>
          <w:szCs w:val="22"/>
        </w:rPr>
        <w:t>monitoring is most costly</w:t>
      </w:r>
      <w:r w:rsidR="00B16D69">
        <w:rPr>
          <w:rFonts w:ascii="Helvetica" w:hAnsi="Helvetica"/>
          <w:sz w:val="22"/>
          <w:szCs w:val="22"/>
        </w:rPr>
        <w:t xml:space="preserve"> under these same circumstances</w:t>
      </w:r>
      <w:r w:rsidR="00171438">
        <w:rPr>
          <w:rFonts w:ascii="Helvetica" w:hAnsi="Helvetica"/>
          <w:sz w:val="22"/>
          <w:szCs w:val="22"/>
        </w:rPr>
        <w:t xml:space="preserve">. </w:t>
      </w:r>
      <w:r w:rsidR="00A262AC" w:rsidRPr="0027357B">
        <w:rPr>
          <w:rFonts w:ascii="Helvetica" w:hAnsi="Helvetica"/>
          <w:sz w:val="22"/>
          <w:szCs w:val="22"/>
        </w:rPr>
        <w:t>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B16D69">
        <w:rPr>
          <w:rFonts w:ascii="Helvetica" w:hAnsi="Helvetica"/>
          <w:sz w:val="22"/>
          <w:szCs w:val="22"/>
        </w:rPr>
        <w:t xml:space="preserve">and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D0034D">
        <w:rPr>
          <w:rFonts w:ascii="Helvetica" w:hAnsi="Helvetica"/>
          <w:sz w:val="22"/>
          <w:szCs w:val="22"/>
        </w:rPr>
        <w:t>,</w:t>
      </w:r>
      <w:r w:rsidR="0012059B" w:rsidRPr="0027357B">
        <w:rPr>
          <w:rFonts w:ascii="Helvetica" w:hAnsi="Helvetica"/>
          <w:sz w:val="22"/>
          <w:szCs w:val="22"/>
        </w:rPr>
        <w:t xml:space="preserve">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t>
      </w:r>
      <w:r w:rsidR="00B16D69">
        <w:rPr>
          <w:rFonts w:ascii="Helvetica" w:hAnsi="Helvetica"/>
          <w:sz w:val="22"/>
          <w:szCs w:val="22"/>
        </w:rPr>
        <w:t xml:space="preserve">with regard to </w:t>
      </w:r>
      <w:r w:rsidR="0012059B" w:rsidRPr="0027357B">
        <w:rPr>
          <w:rFonts w:ascii="Helvetica" w:hAnsi="Helvetica"/>
          <w:sz w:val="22"/>
          <w:szCs w:val="22"/>
        </w:rPr>
        <w:t xml:space="preserve">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w:t>
      </w:r>
      <w:r w:rsidR="00B16D69">
        <w:rPr>
          <w:rFonts w:ascii="Helvetica" w:hAnsi="Helvetica"/>
          <w:sz w:val="22"/>
          <w:szCs w:val="22"/>
        </w:rPr>
        <w:t>minimizing</w:t>
      </w:r>
      <w:r w:rsidR="00B16D69" w:rsidRPr="0027357B">
        <w:rPr>
          <w:rFonts w:ascii="Helvetica" w:hAnsi="Helvetica"/>
          <w:sz w:val="22"/>
          <w:szCs w:val="22"/>
        </w:rPr>
        <w:t xml:space="preserve"> </w:t>
      </w:r>
      <w:r w:rsidR="007F159D" w:rsidRPr="0027357B">
        <w:rPr>
          <w:rFonts w:ascii="Helvetica" w:hAnsi="Helvetica"/>
          <w:sz w:val="22"/>
          <w:szCs w:val="22"/>
        </w:rPr>
        <w:t>monitoring costs and</w:t>
      </w:r>
      <w:r w:rsidR="00B16D69">
        <w:rPr>
          <w:rFonts w:ascii="Helvetica" w:hAnsi="Helvetica"/>
          <w:sz w:val="22"/>
          <w:szCs w:val="22"/>
        </w:rPr>
        <w:t xml:space="preserve"> the</w:t>
      </w:r>
      <w:r w:rsidR="007F159D" w:rsidRPr="0027357B">
        <w:rPr>
          <w:rFonts w:ascii="Helvetica" w:hAnsi="Helvetica"/>
          <w:sz w:val="22"/>
          <w:szCs w:val="22"/>
        </w:rPr>
        <w:t xml:space="preserve"> risk of population collapse</w:t>
      </w:r>
      <w:r w:rsidR="00741A2F">
        <w:rPr>
          <w:rFonts w:ascii="Helvetica" w:hAnsi="Helvetica"/>
          <w:sz w:val="22"/>
          <w:szCs w:val="22"/>
        </w:rPr>
        <w:t>.</w:t>
      </w:r>
      <w:r w:rsidR="00466A9D">
        <w:rPr>
          <w:rFonts w:ascii="Helvetica" w:hAnsi="Helvetica"/>
          <w:sz w:val="22"/>
          <w:szCs w:val="22"/>
        </w:rPr>
        <w:t xml:space="preserve"> </w:t>
      </w:r>
      <w:r w:rsidR="00BE24D6">
        <w:rPr>
          <w:rFonts w:ascii="Helvetica" w:hAnsi="Helvetica"/>
          <w:sz w:val="22"/>
          <w:szCs w:val="22"/>
        </w:rPr>
        <w:t xml:space="preserve">(Fig. </w:t>
      </w:r>
      <w:r w:rsidR="002366A6">
        <w:rPr>
          <w:rFonts w:ascii="Helvetica" w:hAnsi="Helvetica"/>
          <w:sz w:val="22"/>
          <w:szCs w:val="22"/>
        </w:rPr>
        <w:t>4</w:t>
      </w:r>
      <w:r w:rsidR="00BE24D6">
        <w:rPr>
          <w:rFonts w:ascii="Helvetica" w:hAnsi="Helvetica"/>
          <w:sz w:val="22"/>
          <w:szCs w:val="22"/>
        </w:rPr>
        <w:t>)</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088E8398"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w:t>
      </w:r>
      <w:r>
        <w:rPr>
          <w:rFonts w:ascii="Helvetica" w:hAnsi="Helvetica" w:cs="Helvetica Neue"/>
          <w:sz w:val="22"/>
          <w:szCs w:val="22"/>
        </w:rPr>
        <w:lastRenderedPageBreak/>
        <w:t xml:space="preserve">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77253E">
        <w:rPr>
          <w:rFonts w:ascii="Helvetica" w:hAnsi="Helvetica" w:cs="Helvetica Neue"/>
          <w:sz w:val="22"/>
          <w:szCs w:val="22"/>
        </w:rPr>
        <w:t xml:space="preserve">a change in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w:t>
      </w:r>
      <w:r w:rsidR="00B14689">
        <w:rPr>
          <w:rFonts w:ascii="Helvetica" w:hAnsi="Helvetica" w:cs="Helvetica Neue"/>
          <w:sz w:val="22"/>
          <w:szCs w:val="22"/>
        </w:rPr>
        <w:t>,</w:t>
      </w:r>
      <w:r w:rsidR="007D3A17" w:rsidRPr="00005901">
        <w:rPr>
          <w:rFonts w:ascii="Helvetica" w:hAnsi="Helvetica" w:cs="Helvetica Neue"/>
          <w:sz w:val="22"/>
          <w:szCs w:val="22"/>
        </w:rPr>
        <w:t xml:space="preserve">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w:t>
      </w:r>
      <w:r w:rsidR="00B14689">
        <w:rPr>
          <w:rFonts w:ascii="Helvetica" w:hAnsi="Helvetica" w:cs="Helvetica"/>
          <w:sz w:val="22"/>
          <w:szCs w:val="22"/>
        </w:rPr>
        <w:t xml:space="preserve"> </w:t>
      </w:r>
      <w:r w:rsidR="005F40F4">
        <w:rPr>
          <w:rFonts w:ascii="Helvetica" w:hAnsi="Helvetica" w:cs="Helvetica"/>
          <w:sz w:val="22"/>
          <w:szCs w:val="22"/>
        </w:rPr>
        <w:t xml:space="preserve">monitoring program that takes </w:t>
      </w:r>
      <w:r w:rsidR="00B14689">
        <w:rPr>
          <w:rFonts w:ascii="Helvetica" w:hAnsi="Helvetica" w:cs="Helvetica"/>
          <w:sz w:val="22"/>
          <w:szCs w:val="22"/>
        </w:rPr>
        <w:t>advantage</w:t>
      </w:r>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costs</w:t>
      </w:r>
      <w:r w:rsidR="00B22036">
        <w:rPr>
          <w:rFonts w:ascii="Helvetica" w:hAnsi="Helvetica" w:cs="Helvetica"/>
          <w:sz w:val="22"/>
          <w:szCs w:val="22"/>
        </w:rPr>
        <w:t>, maximize profits</w:t>
      </w:r>
      <w:r w:rsidR="00B14689">
        <w:rPr>
          <w:rFonts w:ascii="Helvetica" w:hAnsi="Helvetica" w:cs="Helvetica"/>
          <w:sz w:val="22"/>
          <w:szCs w:val="22"/>
        </w:rPr>
        <w:t>,</w:t>
      </w:r>
      <w:r w:rsidR="00B22036">
        <w:rPr>
          <w:rFonts w:ascii="Helvetica" w:hAnsi="Helvetica" w:cs="Helvetica"/>
          <w:sz w:val="22"/>
          <w:szCs w:val="22"/>
        </w:rPr>
        <w:t xml:space="preserve">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77253E">
        <w:rPr>
          <w:rFonts w:ascii="Helvetica" w:hAnsi="Helvetica" w:cs="Helvetica"/>
          <w:sz w:val="22"/>
          <w:szCs w:val="22"/>
        </w:rPr>
        <w:t>managers who are working with</w:t>
      </w:r>
      <w:r w:rsidR="0077253E" w:rsidRPr="00927692">
        <w:rPr>
          <w:rFonts w:ascii="Helvetica" w:hAnsi="Helvetica" w:cs="Helvetica"/>
          <w:sz w:val="22"/>
          <w:szCs w:val="22"/>
        </w:rPr>
        <w:t xml:space="preserve"> </w:t>
      </w:r>
      <w:r w:rsidR="009233A8" w:rsidRPr="00927692">
        <w:rPr>
          <w:rFonts w:ascii="Helvetica" w:hAnsi="Helvetica" w:cs="Helvetica"/>
          <w:sz w:val="22"/>
          <w:szCs w:val="22"/>
        </w:rPr>
        <w:t>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0858E110" w:rsidR="008020E6" w:rsidRDefault="007937E8" w:rsidP="008020E6">
      <w:pPr>
        <w:ind w:firstLine="720"/>
        <w:rPr>
          <w:rFonts w:ascii="Helvetica" w:hAnsi="Helvetica"/>
          <w:sz w:val="22"/>
          <w:szCs w:val="22"/>
        </w:rPr>
      </w:pPr>
      <w:r>
        <w:rPr>
          <w:rFonts w:ascii="Helvetica" w:hAnsi="Helvetica"/>
          <w:sz w:val="22"/>
          <w:szCs w:val="22"/>
        </w:rPr>
        <w:t>Our examination of the relative cost</w:t>
      </w:r>
      <w:r w:rsidR="0077253E">
        <w:rPr>
          <w:rFonts w:ascii="Helvetica" w:hAnsi="Helvetica"/>
          <w:sz w:val="22"/>
          <w:szCs w:val="22"/>
        </w:rPr>
        <w:t>s</w:t>
      </w:r>
      <w:r>
        <w:rPr>
          <w:rFonts w:ascii="Helvetica" w:hAnsi="Helvetica"/>
          <w:sz w:val="22"/>
          <w:szCs w:val="22"/>
        </w:rPr>
        <w:t xml:space="preserve"> and benefit</w:t>
      </w:r>
      <w:r w:rsidR="0077253E">
        <w:rPr>
          <w:rFonts w:ascii="Helvetica" w:hAnsi="Helvetica"/>
          <w:sz w:val="22"/>
          <w:szCs w:val="22"/>
        </w:rPr>
        <w:t>s</w:t>
      </w:r>
      <w:r>
        <w:rPr>
          <w:rFonts w:ascii="Helvetica" w:hAnsi="Helvetica"/>
          <w:sz w:val="22"/>
          <w:szCs w:val="22"/>
        </w:rPr>
        <w:t xml:space="preserve"> of different monitoring strategies suggest</w:t>
      </w:r>
      <w:r w:rsidR="001D34F7">
        <w:rPr>
          <w:rFonts w:ascii="Helvetica" w:hAnsi="Helvetica"/>
          <w:sz w:val="22"/>
          <w:szCs w:val="22"/>
        </w:rPr>
        <w:t>s</w:t>
      </w:r>
      <w:r>
        <w:rPr>
          <w:rFonts w:ascii="Helvetica" w:hAnsi="Helvetica"/>
          <w:sz w:val="22"/>
          <w:szCs w:val="22"/>
        </w:rPr>
        <w:t xml:space="preserve">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w:t>
      </w:r>
      <w:r w:rsidR="0077253E">
        <w:rPr>
          <w:rFonts w:ascii="Helvetica" w:hAnsi="Helvetica"/>
          <w:sz w:val="22"/>
          <w:szCs w:val="22"/>
        </w:rPr>
        <w:t>payment</w:t>
      </w:r>
      <w:r>
        <w:rPr>
          <w:rFonts w:ascii="Helvetica" w:hAnsi="Helvetica"/>
          <w:sz w:val="22"/>
          <w:szCs w:val="22"/>
        </w:rPr>
        <w:t xml:space="preserve"> depends on the state of the system and </w:t>
      </w:r>
      <w:r w:rsidR="000C41E2">
        <w:rPr>
          <w:rFonts w:ascii="Helvetica" w:hAnsi="Helvetica"/>
          <w:sz w:val="22"/>
          <w:szCs w:val="22"/>
        </w:rPr>
        <w:t>the resources</w:t>
      </w:r>
      <w:r>
        <w:rPr>
          <w:rFonts w:ascii="Helvetica" w:hAnsi="Helvetica"/>
          <w:sz w:val="22"/>
          <w:szCs w:val="22"/>
        </w:rPr>
        <w:t xml:space="preserve"> industry or government agen</w:t>
      </w:r>
      <w:r w:rsidR="002F2EBF">
        <w:rPr>
          <w:rFonts w:ascii="Helvetica" w:hAnsi="Helvetica"/>
          <w:sz w:val="22"/>
          <w:szCs w:val="22"/>
        </w:rPr>
        <w:t xml:space="preserve">cies </w:t>
      </w:r>
      <w:r w:rsidR="000C41E2">
        <w:rPr>
          <w:rFonts w:ascii="Helvetica" w:hAnsi="Helvetica"/>
          <w:sz w:val="22"/>
          <w:szCs w:val="22"/>
        </w:rPr>
        <w:t>have to cover</w:t>
      </w:r>
      <w:r w:rsidR="0077253E">
        <w:rPr>
          <w:rFonts w:ascii="Helvetica" w:hAnsi="Helvetica"/>
          <w:sz w:val="22"/>
          <w:szCs w:val="22"/>
        </w:rPr>
        <w:t xml:space="preserve"> the costs of </w:t>
      </w:r>
      <w:r w:rsidR="002F2EBF">
        <w:rPr>
          <w:rFonts w:ascii="Helvetica" w:hAnsi="Helvetica"/>
          <w:sz w:val="22"/>
          <w:szCs w:val="22"/>
        </w:rPr>
        <w:t>monitoring</w:t>
      </w:r>
      <w:r w:rsidR="0077253E">
        <w:rPr>
          <w:rFonts w:ascii="Helvetica" w:hAnsi="Helvetica"/>
          <w:sz w:val="22"/>
          <w:szCs w:val="22"/>
        </w:rPr>
        <w:t xml:space="preserve"> efforts</w:t>
      </w:r>
      <w:r w:rsidR="002F2EBF">
        <w:rPr>
          <w:rFonts w:ascii="Helvetica" w:hAnsi="Helvetica"/>
          <w:sz w:val="22"/>
          <w:szCs w:val="22"/>
        </w:rPr>
        <w:t xml:space="preserve">. </w:t>
      </w:r>
      <w:r w:rsidR="0062782B">
        <w:rPr>
          <w:rFonts w:ascii="Helvetica" w:hAnsi="Helvetica"/>
          <w:sz w:val="22"/>
          <w:szCs w:val="22"/>
        </w:rPr>
        <w:t xml:space="preserve">In some circumstances </w:t>
      </w:r>
      <w:r>
        <w:rPr>
          <w:rFonts w:ascii="Helvetica" w:hAnsi="Helvetica"/>
          <w:sz w:val="22"/>
          <w:szCs w:val="22"/>
        </w:rPr>
        <w:t>‘moral hazard</w:t>
      </w:r>
      <w:r w:rsidR="0062782B">
        <w:rPr>
          <w:rFonts w:ascii="Helvetica" w:hAnsi="Helvetica"/>
          <w:sz w:val="22"/>
          <w:szCs w:val="22"/>
        </w:rPr>
        <w:t>s</w:t>
      </w:r>
      <w:r>
        <w:rPr>
          <w:rFonts w:ascii="Helvetica" w:hAnsi="Helvetica"/>
          <w:sz w:val="22"/>
          <w:szCs w:val="22"/>
        </w:rPr>
        <w:t>’</w:t>
      </w:r>
      <w:r w:rsidR="0062782B">
        <w:rPr>
          <w:rFonts w:ascii="Helvetica" w:hAnsi="Helvetica"/>
          <w:sz w:val="22"/>
          <w:szCs w:val="22"/>
        </w:rPr>
        <w:t xml:space="preserve"> can emerge,</w:t>
      </w:r>
      <w:r>
        <w:rPr>
          <w:rFonts w:ascii="Helvetica" w:hAnsi="Helvetica"/>
          <w:sz w:val="22"/>
          <w:szCs w:val="22"/>
        </w:rPr>
        <w:t xml:space="preserve"> where </w:t>
      </w:r>
      <w:r w:rsidR="00496CEF">
        <w:rPr>
          <w:rFonts w:ascii="Helvetica" w:hAnsi="Helvetica"/>
          <w:sz w:val="22"/>
          <w:szCs w:val="22"/>
        </w:rPr>
        <w:t>one organization</w:t>
      </w:r>
      <w:r>
        <w:rPr>
          <w:rFonts w:ascii="Helvetica" w:hAnsi="Helvetica"/>
          <w:sz w:val="22"/>
          <w:szCs w:val="22"/>
        </w:rPr>
        <w:t xml:space="preserve"> 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w:t>
      </w:r>
      <w:commentRangeStart w:id="59"/>
      <w:r w:rsidR="00496CEF">
        <w:rPr>
          <w:rFonts w:ascii="Helvetica" w:hAnsi="Helvetica"/>
          <w:sz w:val="22"/>
          <w:szCs w:val="22"/>
        </w:rPr>
        <w:t>party</w:t>
      </w:r>
      <w:r>
        <w:rPr>
          <w:rFonts w:ascii="Helvetica" w:hAnsi="Helvetica"/>
          <w:sz w:val="22"/>
          <w:szCs w:val="22"/>
        </w:rPr>
        <w:t xml:space="preserve"> that incurs </w:t>
      </w:r>
      <w:r w:rsidR="00496CEF">
        <w:rPr>
          <w:rFonts w:ascii="Helvetica" w:hAnsi="Helvetica"/>
          <w:sz w:val="22"/>
          <w:szCs w:val="22"/>
        </w:rPr>
        <w:t>the cost</w:t>
      </w:r>
      <w:r w:rsidR="00BC5AA5">
        <w:rPr>
          <w:rFonts w:ascii="Helvetica" w:hAnsi="Helvetica"/>
          <w:sz w:val="22"/>
          <w:szCs w:val="22"/>
        </w:rPr>
        <w:t xml:space="preserve"> </w:t>
      </w:r>
      <w:commentRangeEnd w:id="59"/>
      <w:r w:rsidR="006803F7">
        <w:rPr>
          <w:rStyle w:val="CommentReference"/>
        </w:rPr>
        <w:commentReference w:id="59"/>
      </w:r>
      <w:r w:rsidR="00496CEF">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496CEF">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w:t>
      </w:r>
      <w:r w:rsidR="00DB4CE5">
        <w:rPr>
          <w:rFonts w:ascii="Helvetica" w:hAnsi="Helvetica"/>
          <w:sz w:val="22"/>
          <w:szCs w:val="22"/>
        </w:rPr>
        <w:t xml:space="preserve"> of</w:t>
      </w:r>
      <w:r w:rsidR="00182080">
        <w:rPr>
          <w:rFonts w:ascii="Helvetica" w:hAnsi="Helvetica"/>
          <w:sz w:val="22"/>
          <w:szCs w:val="22"/>
        </w:rPr>
        <w:t xml:space="preserve">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30E04225"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w:t>
      </w:r>
      <w:r w:rsidR="00DB4CE5">
        <w:rPr>
          <w:rFonts w:ascii="Helvetica" w:hAnsi="Helvetica"/>
          <w:sz w:val="22"/>
          <w:szCs w:val="22"/>
        </w:rPr>
        <w:t xml:space="preserve">that </w:t>
      </w:r>
      <w:ins w:id="60" w:author="Crow White" w:date="2017-04-17T16:24:00Z">
        <w:r w:rsidR="006803F7">
          <w:rPr>
            <w:rFonts w:ascii="Helvetica" w:hAnsi="Helvetica"/>
            <w:sz w:val="22"/>
            <w:szCs w:val="22"/>
          </w:rPr>
          <w:t xml:space="preserve">an </w:t>
        </w:r>
      </w:ins>
      <w:r w:rsidR="007E4DA3">
        <w:rPr>
          <w:rFonts w:ascii="Helvetica" w:hAnsi="Helvetica"/>
          <w:sz w:val="22"/>
          <w:szCs w:val="22"/>
        </w:rPr>
        <w:t xml:space="preserve">economic incentive </w:t>
      </w:r>
      <w:r w:rsidR="00BC5AA5">
        <w:rPr>
          <w:rFonts w:ascii="Helvetica" w:hAnsi="Helvetica"/>
          <w:sz w:val="22"/>
          <w:szCs w:val="22"/>
        </w:rPr>
        <w:t>exists for</w:t>
      </w:r>
      <w:r w:rsidR="007E4DA3">
        <w:rPr>
          <w:rFonts w:ascii="Helvetica" w:hAnsi="Helvetica"/>
          <w:sz w:val="22"/>
          <w:szCs w:val="22"/>
        </w:rPr>
        <w:t xml:space="preserve"> </w:t>
      </w:r>
      <w:r w:rsidR="00E331DD">
        <w:rPr>
          <w:rFonts w:ascii="Helvetica" w:hAnsi="Helvetica"/>
          <w:sz w:val="22"/>
          <w:szCs w:val="22"/>
        </w:rPr>
        <w:t>an organization</w:t>
      </w:r>
      <w:r w:rsidR="007E4DA3">
        <w:rPr>
          <w:rFonts w:ascii="Helvetica" w:hAnsi="Helvetica"/>
          <w:sz w:val="22"/>
          <w:szCs w:val="22"/>
        </w:rPr>
        <w:t xml:space="preserve">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agencies are incentivized to keep the ecosystem healthy but to minimize costs to taxpayers. This asymmetry </w:t>
      </w:r>
      <w:r w:rsidR="00C94671">
        <w:rPr>
          <w:rFonts w:ascii="Helvetica" w:hAnsi="Helvetica"/>
          <w:sz w:val="22"/>
          <w:szCs w:val="22"/>
        </w:rPr>
        <w:t xml:space="preserve">in incentives </w:t>
      </w:r>
      <w:r w:rsidR="00604D51">
        <w:rPr>
          <w:rFonts w:ascii="Helvetica" w:hAnsi="Helvetica"/>
          <w:sz w:val="22"/>
          <w:szCs w:val="22"/>
        </w:rPr>
        <w:t xml:space="preserve">for different stakeholders </w:t>
      </w:r>
      <w:r w:rsidR="00C94671">
        <w:rPr>
          <w:rFonts w:ascii="Helvetica" w:hAnsi="Helvetica"/>
          <w:sz w:val="22"/>
          <w:szCs w:val="22"/>
        </w:rPr>
        <w:t>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272A37">
        <w:rPr>
          <w:rFonts w:ascii="Helvetica" w:hAnsi="Helvetica"/>
          <w:sz w:val="22"/>
          <w:szCs w:val="22"/>
        </w:rPr>
        <w:t xml:space="preserve">Thus, 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E42600">
        <w:rPr>
          <w:rFonts w:ascii="Helvetica" w:hAnsi="Helvetica"/>
          <w:sz w:val="22"/>
          <w:szCs w:val="22"/>
        </w:rPr>
        <w:t xml:space="preserve"> are critical</w:t>
      </w:r>
      <w:r w:rsidR="00F9071C">
        <w:rPr>
          <w:rFonts w:ascii="Helvetica" w:hAnsi="Helvetica"/>
          <w:sz w:val="22"/>
          <w:szCs w:val="22"/>
        </w:rPr>
        <w:t xml:space="preserve">. </w:t>
      </w:r>
    </w:p>
    <w:p w14:paraId="344BC563" w14:textId="5A80C545" w:rsidR="00F9071C" w:rsidRDefault="00F9071C" w:rsidP="00F9071C">
      <w:pPr>
        <w:rPr>
          <w:rFonts w:ascii="Helvetica" w:hAnsi="Helvetica"/>
          <w:sz w:val="22"/>
          <w:szCs w:val="22"/>
        </w:rPr>
      </w:pPr>
      <w:r>
        <w:rPr>
          <w:rFonts w:ascii="Helvetica" w:hAnsi="Helvetica"/>
          <w:sz w:val="22"/>
          <w:szCs w:val="22"/>
        </w:rPr>
        <w:tab/>
      </w:r>
      <w:r w:rsidR="00272A37">
        <w:rPr>
          <w:rFonts w:ascii="Helvetica" w:hAnsi="Helvetica"/>
          <w:sz w:val="22"/>
          <w:szCs w:val="22"/>
        </w:rPr>
        <w:t>C</w:t>
      </w:r>
      <w:r>
        <w:rPr>
          <w:rFonts w:ascii="Helvetica" w:hAnsi="Helvetica"/>
          <w:sz w:val="22"/>
          <w:szCs w:val="22"/>
        </w:rPr>
        <w:t xml:space="preserve">ommercial fisheries offer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61"/>
      <w:r>
        <w:rPr>
          <w:rFonts w:ascii="Helvetica" w:hAnsi="Helvetica"/>
          <w:sz w:val="22"/>
          <w:szCs w:val="22"/>
        </w:rPr>
        <w:t>.</w:t>
      </w:r>
      <w:commentRangeEnd w:id="61"/>
      <w:r>
        <w:rPr>
          <w:rStyle w:val="CommentReference"/>
        </w:rPr>
        <w:commentReference w:id="61"/>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Pr>
          <w:rFonts w:ascii="Helvetica" w:hAnsi="Helvetica"/>
          <w:sz w:val="22"/>
          <w:szCs w:val="22"/>
        </w:rPr>
        <w:fldChar w:fldCharType="begin"/>
      </w:r>
      <w:r w:rsidR="00B548B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Pr>
          <w:rFonts w:ascii="Helvetica" w:hAnsi="Helvetica"/>
          <w:sz w:val="22"/>
          <w:szCs w:val="22"/>
        </w:rPr>
        <w:fldChar w:fldCharType="separate"/>
      </w:r>
      <w:r w:rsidR="00B548BF">
        <w:rPr>
          <w:rFonts w:ascii="Helvetica" w:hAnsi="Helvetica"/>
          <w:noProof/>
          <w:sz w:val="22"/>
          <w:szCs w:val="22"/>
        </w:rPr>
        <w:t>(Hölmstrom 1979)</w:t>
      </w:r>
      <w:r>
        <w:rPr>
          <w:rFonts w:ascii="Helvetica" w:hAnsi="Helvetica"/>
          <w:sz w:val="22"/>
          <w:szCs w:val="22"/>
        </w:rPr>
        <w:fldChar w:fldCharType="end"/>
      </w:r>
      <w:r>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This case highlight</w:t>
      </w:r>
      <w:r w:rsidR="004813DA">
        <w:rPr>
          <w:rFonts w:ascii="Helvetica" w:hAnsi="Helvetica"/>
          <w:sz w:val="22"/>
          <w:szCs w:val="22"/>
        </w:rPr>
        <w:t>s</w:t>
      </w:r>
      <w:r w:rsidR="00272A37">
        <w:rPr>
          <w:rFonts w:ascii="Helvetica" w:hAnsi="Helvetica"/>
          <w:sz w:val="22"/>
          <w:szCs w:val="22"/>
        </w:rPr>
        <w:t xml:space="preserve"> a key consideration in monitoring programs: </w:t>
      </w:r>
      <w:r w:rsidR="00680130">
        <w:rPr>
          <w:rFonts w:ascii="Helvetica" w:hAnsi="Helvetica"/>
          <w:sz w:val="22"/>
          <w:szCs w:val="22"/>
        </w:rPr>
        <w:t xml:space="preserve">if information is most valuable </w:t>
      </w:r>
      <w:r w:rsidR="00272A37">
        <w:rPr>
          <w:rFonts w:ascii="Helvetica" w:hAnsi="Helvetica"/>
          <w:sz w:val="22"/>
          <w:szCs w:val="22"/>
        </w:rPr>
        <w:t>as</w:t>
      </w:r>
      <w:r w:rsidR="00680130">
        <w:rPr>
          <w:rFonts w:ascii="Helvetica" w:hAnsi="Helvetica"/>
          <w:sz w:val="22"/>
          <w:szCs w:val="22"/>
        </w:rPr>
        <w:t xml:space="preserve"> a</w:t>
      </w:r>
      <w:r>
        <w:rPr>
          <w:rFonts w:ascii="Helvetica" w:hAnsi="Helvetica"/>
          <w:sz w:val="22"/>
          <w:szCs w:val="22"/>
        </w:rPr>
        <w:t xml:space="preserve"> fishery </w:t>
      </w:r>
      <w:r w:rsidR="00272A37">
        <w:rPr>
          <w:rFonts w:ascii="Helvetica" w:hAnsi="Helvetica"/>
          <w:sz w:val="22"/>
          <w:szCs w:val="22"/>
        </w:rPr>
        <w:t xml:space="preserve">approaches collapse, </w:t>
      </w:r>
      <w:r w:rsidR="00680130">
        <w:rPr>
          <w:rFonts w:ascii="Helvetica" w:hAnsi="Helvetica"/>
          <w:sz w:val="22"/>
          <w:szCs w:val="22"/>
        </w:rPr>
        <w:t>it may be best to ensure that funding for monitoring is independent from stock size</w:t>
      </w:r>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 xml:space="preserve">The Value of Monitoring Depends on the </w:t>
      </w:r>
      <w:commentRangeStart w:id="62"/>
      <w:r w:rsidRPr="00976D8B">
        <w:rPr>
          <w:rFonts w:ascii="Helvetica" w:hAnsi="Helvetica"/>
          <w:i/>
          <w:sz w:val="22"/>
          <w:szCs w:val="22"/>
        </w:rPr>
        <w:t>Stakeholder</w:t>
      </w:r>
      <w:commentRangeEnd w:id="62"/>
      <w:r w:rsidR="00B16EAD">
        <w:rPr>
          <w:rStyle w:val="CommentReference"/>
        </w:rPr>
        <w:commentReference w:id="62"/>
      </w:r>
    </w:p>
    <w:p w14:paraId="6CFFB7E9" w14:textId="77777777" w:rsidR="0056105D" w:rsidRPr="00976D8B" w:rsidRDefault="0056105D" w:rsidP="00C55CC4">
      <w:pPr>
        <w:rPr>
          <w:rFonts w:ascii="Helvetica" w:hAnsi="Helvetica"/>
          <w:i/>
          <w:sz w:val="22"/>
          <w:szCs w:val="22"/>
        </w:rPr>
      </w:pPr>
    </w:p>
    <w:p w14:paraId="1B549306" w14:textId="46363C9E" w:rsidR="0021032B" w:rsidRPr="002738FD" w:rsidRDefault="00017F4B" w:rsidP="002D1A12">
      <w:pPr>
        <w:ind w:firstLine="720"/>
        <w:rPr>
          <w:rFonts w:ascii="Helvetica" w:hAnsi="Helvetica" w:cs="Helvetica Neue"/>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574730" w:rsidRPr="00940663">
        <w:rPr>
          <w:rFonts w:ascii="Helvetica" w:hAnsi="Helvetica" w:cs="Helvetica Neue"/>
          <w:sz w:val="22"/>
          <w:szCs w:val="22"/>
        </w:rPr>
        <w:t xml:space="preserve">The high volatility </w:t>
      </w:r>
      <w:r w:rsidR="00574730">
        <w:rPr>
          <w:rFonts w:ascii="Helvetica" w:hAnsi="Helvetica" w:cs="Helvetica Neue"/>
          <w:sz w:val="22"/>
          <w:szCs w:val="22"/>
        </w:rPr>
        <w:t xml:space="preserve">that </w:t>
      </w:r>
      <w:r w:rsidR="00574730" w:rsidRPr="00940663">
        <w:rPr>
          <w:rFonts w:ascii="Helvetica" w:hAnsi="Helvetica" w:cs="Helvetica Neue"/>
          <w:sz w:val="22"/>
          <w:szCs w:val="22"/>
        </w:rPr>
        <w:t xml:space="preserve">emerges from low monitoring investment </w:t>
      </w:r>
      <w:r w:rsidR="00574730">
        <w:rPr>
          <w:rFonts w:ascii="Helvetica" w:hAnsi="Helvetica" w:cs="Helvetica Neue"/>
          <w:sz w:val="22"/>
          <w:szCs w:val="22"/>
        </w:rPr>
        <w:t>may</w:t>
      </w:r>
      <w:r w:rsidR="00574730" w:rsidRPr="00940663">
        <w:rPr>
          <w:rFonts w:ascii="Helvetica" w:hAnsi="Helvetica" w:cs="Helvetica Neue"/>
          <w:sz w:val="22"/>
          <w:szCs w:val="22"/>
        </w:rPr>
        <w:t xml:space="preserve"> be particularly challenging</w:t>
      </w:r>
      <w:ins w:id="63" w:author="Timothy Essington" w:date="2017-04-17T14:21:00Z">
        <w:r w:rsidR="00CB5799">
          <w:rPr>
            <w:rFonts w:ascii="Helvetica" w:hAnsi="Helvetica" w:cs="Helvetica Neue"/>
            <w:sz w:val="22"/>
            <w:szCs w:val="22"/>
          </w:rPr>
          <w:t xml:space="preserve"> </w:t>
        </w:r>
      </w:ins>
      <w:ins w:id="64" w:author="Crow White" w:date="2017-04-17T16:26:00Z">
        <w:r w:rsidR="006803F7">
          <w:rPr>
            <w:rFonts w:ascii="Helvetica" w:hAnsi="Helvetica" w:cs="Helvetica Neue"/>
            <w:sz w:val="22"/>
            <w:szCs w:val="22"/>
          </w:rPr>
          <w:t xml:space="preserve">to </w:t>
        </w:r>
      </w:ins>
      <w:ins w:id="65" w:author="Timothy Essington" w:date="2017-04-17T14:21:00Z">
        <w:r w:rsidR="00CB5799">
          <w:rPr>
            <w:rFonts w:ascii="Helvetica" w:hAnsi="Helvetica" w:cs="Helvetica Neue"/>
            <w:sz w:val="22"/>
            <w:szCs w:val="22"/>
          </w:rPr>
          <w:t xml:space="preserve">some </w:t>
        </w:r>
        <w:r w:rsidR="00CB5799">
          <w:rPr>
            <w:rFonts w:ascii="Helvetica" w:hAnsi="Helvetica" w:cs="Helvetica Neue"/>
            <w:sz w:val="22"/>
            <w:szCs w:val="22"/>
          </w:rPr>
          <w:lastRenderedPageBreak/>
          <w:t xml:space="preserve">stakeholders while others might be less affected.  For instance, </w:t>
        </w:r>
      </w:ins>
      <w:del w:id="66" w:author="Timothy Essington" w:date="2017-04-17T14:21:00Z">
        <w:r w:rsidR="00574730" w:rsidRPr="00940663" w:rsidDel="00CB5799">
          <w:rPr>
            <w:rFonts w:ascii="Helvetica" w:hAnsi="Helvetica" w:cs="Helvetica Neue"/>
            <w:sz w:val="22"/>
            <w:szCs w:val="22"/>
          </w:rPr>
          <w:delText xml:space="preserve"> for </w:delText>
        </w:r>
      </w:del>
      <w:r w:rsidR="00574730" w:rsidRPr="00940663">
        <w:rPr>
          <w:rFonts w:ascii="Helvetica" w:hAnsi="Helvetica" w:cs="Helvetica Neue"/>
          <w:sz w:val="22"/>
          <w:szCs w:val="22"/>
        </w:rPr>
        <w:t>subsistence harvesters</w:t>
      </w:r>
      <w:r w:rsidR="00574730">
        <w:rPr>
          <w:rFonts w:ascii="Helvetica" w:hAnsi="Helvetica" w:cs="Helvetica Neue"/>
          <w:sz w:val="22"/>
          <w:szCs w:val="22"/>
        </w:rPr>
        <w:t xml:space="preserve"> and small businesses</w:t>
      </w:r>
      <w:del w:id="67" w:author="Timothy Essington" w:date="2017-04-17T14:21:00Z">
        <w:r w:rsidR="00574730" w:rsidDel="00CB5799">
          <w:rPr>
            <w:rFonts w:ascii="Helvetica" w:hAnsi="Helvetica" w:cs="Helvetica Neue"/>
            <w:sz w:val="22"/>
            <w:szCs w:val="22"/>
          </w:rPr>
          <w:delText>.</w:delText>
        </w:r>
        <w:r w:rsidR="002738FD" w:rsidRPr="002738FD" w:rsidDel="00CB5799">
          <w:rPr>
            <w:rFonts w:ascii="Helvetica" w:hAnsi="Helvetica" w:cs="Helvetica Neue"/>
            <w:sz w:val="22"/>
            <w:szCs w:val="22"/>
          </w:rPr>
          <w:delText xml:space="preserve"> </w:delText>
        </w:r>
        <w:r w:rsidR="002738FD" w:rsidDel="00CB5799">
          <w:rPr>
            <w:rFonts w:ascii="Helvetica" w:hAnsi="Helvetica" w:cs="Helvetica Neue"/>
            <w:sz w:val="22"/>
            <w:szCs w:val="22"/>
          </w:rPr>
          <w:delText>Smaller resource harvesting operations</w:delText>
        </w:r>
      </w:del>
      <w:r w:rsidR="002738FD">
        <w:rPr>
          <w:rFonts w:ascii="Helvetica" w:hAnsi="Helvetica" w:cs="Helvetica Neue"/>
          <w:sz w:val="22"/>
          <w:szCs w:val="22"/>
        </w:rPr>
        <w:t xml:space="preserve"> often </w:t>
      </w:r>
      <w:r w:rsidR="002738FD" w:rsidRPr="00940663">
        <w:rPr>
          <w:rFonts w:ascii="Helvetica" w:hAnsi="Helvetica" w:cs="Helvetica Neue"/>
          <w:sz w:val="22"/>
          <w:szCs w:val="22"/>
        </w:rPr>
        <w:t xml:space="preserve">have </w:t>
      </w:r>
      <w:r w:rsidR="002738FD">
        <w:rPr>
          <w:rFonts w:ascii="Helvetica" w:hAnsi="Helvetica" w:cs="Helvetica Neue"/>
          <w:sz w:val="22"/>
          <w:szCs w:val="22"/>
        </w:rPr>
        <w:t xml:space="preserve">relatively </w:t>
      </w:r>
      <w:r w:rsidR="002738FD" w:rsidRPr="00940663">
        <w:rPr>
          <w:rFonts w:ascii="Helvetica" w:hAnsi="Helvetica" w:cs="Helvetica Neue"/>
          <w:sz w:val="22"/>
          <w:szCs w:val="22"/>
        </w:rPr>
        <w:t>lower mobility and limited capacity to take advantage of “boom” years</w:t>
      </w:r>
      <w:r w:rsidR="002738FD">
        <w:rPr>
          <w:rFonts w:ascii="Helvetica" w:hAnsi="Helvetica" w:cs="Helvetica Neue"/>
          <w:sz w:val="22"/>
          <w:szCs w:val="22"/>
        </w:rPr>
        <w:t>,</w:t>
      </w:r>
      <w:r w:rsidR="002738FD" w:rsidRPr="00940663">
        <w:rPr>
          <w:rFonts w:ascii="Helvetica" w:hAnsi="Helvetica" w:cs="Helvetica Neue"/>
          <w:sz w:val="22"/>
          <w:szCs w:val="22"/>
        </w:rPr>
        <w:t xml:space="preserve"> or adapt to harvesting a new resource in “bust” years.</w:t>
      </w:r>
      <w:r w:rsidR="002738FD" w:rsidRPr="002738FD">
        <w:rPr>
          <w:rFonts w:ascii="Helvetica" w:hAnsi="Helvetica" w:cs="Helvetica Neue"/>
          <w:sz w:val="22"/>
          <w:szCs w:val="22"/>
        </w:rPr>
        <w:t xml:space="preserve"> </w:t>
      </w:r>
      <w:del w:id="68" w:author="Timothy Essington" w:date="2017-04-17T14:21:00Z">
        <w:r w:rsidR="002738FD" w:rsidRPr="00940663" w:rsidDel="00CB5799">
          <w:rPr>
            <w:rFonts w:ascii="Helvetica" w:hAnsi="Helvetica" w:cs="Helvetica Neue"/>
            <w:sz w:val="22"/>
            <w:szCs w:val="22"/>
          </w:rPr>
          <w:delText>For example, s</w:delText>
        </w:r>
      </w:del>
      <w:ins w:id="69" w:author="Timothy Essington" w:date="2017-04-17T14:21:00Z">
        <w:r w:rsidR="00CB5799">
          <w:rPr>
            <w:rFonts w:ascii="Helvetica" w:hAnsi="Helvetica" w:cs="Helvetica Neue"/>
            <w:sz w:val="22"/>
            <w:szCs w:val="22"/>
          </w:rPr>
          <w:t>S</w:t>
        </w:r>
      </w:ins>
      <w:r w:rsidR="002738FD" w:rsidRPr="00940663">
        <w:rPr>
          <w:rFonts w:ascii="Helvetica" w:hAnsi="Helvetica" w:cs="Helvetica Neue"/>
          <w:sz w:val="22"/>
          <w:szCs w:val="22"/>
        </w:rPr>
        <w:t>urveys of Kenyan fishers suggest that socioeconomic background drives willingness to leave a fishery</w:t>
      </w:r>
      <w:r w:rsidR="002738FD">
        <w:rPr>
          <w:rFonts w:ascii="Helvetica" w:hAnsi="Helvetica" w:cs="Helvetica Neue"/>
          <w:sz w:val="22"/>
          <w:szCs w:val="22"/>
        </w:rPr>
        <w:t>; w</w:t>
      </w:r>
      <w:r w:rsidR="002738FD" w:rsidRPr="00940663">
        <w:rPr>
          <w:rFonts w:ascii="Helvetica" w:hAnsi="Helvetica" w:cs="Helvetica Neue"/>
          <w:sz w:val="22"/>
          <w:szCs w:val="22"/>
        </w:rPr>
        <w:t>ealthy individuals were more likely to leave the fishery after large declines in catche</w:t>
      </w:r>
      <w:r w:rsidR="002738FD">
        <w:rPr>
          <w:rFonts w:ascii="Helvetica" w:hAnsi="Helvetica" w:cs="Helvetica Neue"/>
          <w:sz w:val="22"/>
          <w:szCs w:val="22"/>
        </w:rPr>
        <w:t>s</w:t>
      </w:r>
      <w:r w:rsidR="002738FD" w:rsidRPr="00940663">
        <w:rPr>
          <w:rFonts w:ascii="Helvetica" w:hAnsi="Helvetica" w:cs="Helvetica Neue"/>
          <w:sz w:val="22"/>
          <w:szCs w:val="22"/>
        </w:rPr>
        <w:t xml:space="preserve">, whereas low-income households would become stuck in poverty traps due to a lack of resources to switch occupations </w:t>
      </w:r>
      <w:r w:rsidR="002738FD" w:rsidRPr="00940663">
        <w:rPr>
          <w:rFonts w:ascii="Helvetica" w:hAnsi="Helvetica"/>
          <w:sz w:val="22"/>
          <w:szCs w:val="22"/>
        </w:rPr>
        <w:fldChar w:fldCharType="begin"/>
      </w:r>
      <w:r w:rsidR="00B548BF">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940663">
        <w:rPr>
          <w:rFonts w:ascii="Helvetica" w:hAnsi="Helvetica"/>
          <w:sz w:val="22"/>
          <w:szCs w:val="22"/>
        </w:rPr>
        <w:fldChar w:fldCharType="separate"/>
      </w:r>
      <w:r w:rsidR="00B548BF">
        <w:rPr>
          <w:rFonts w:ascii="Helvetica" w:hAnsi="Helvetica"/>
          <w:noProof/>
          <w:sz w:val="22"/>
          <w:szCs w:val="22"/>
        </w:rPr>
        <w:t>(Schrank</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2003)</w:t>
      </w:r>
      <w:r w:rsidR="002738FD" w:rsidRPr="00940663">
        <w:rPr>
          <w:rFonts w:ascii="Helvetica" w:hAnsi="Helvetica"/>
          <w:sz w:val="22"/>
          <w:szCs w:val="22"/>
        </w:rPr>
        <w:fldChar w:fldCharType="end"/>
      </w:r>
      <w:r w:rsidR="002738FD" w:rsidRPr="00940663">
        <w:rPr>
          <w:rFonts w:ascii="Helvetica" w:hAnsi="Helvetica" w:cs="Helvetica Neue"/>
          <w:sz w:val="22"/>
          <w:szCs w:val="22"/>
        </w:rPr>
        <w:t>.</w:t>
      </w:r>
      <w:r w:rsidR="002738FD" w:rsidRPr="002738FD">
        <w:rPr>
          <w:rFonts w:ascii="Helvetica" w:hAnsi="Helvetica" w:cs="Helvetica Neue"/>
          <w:sz w:val="22"/>
          <w:szCs w:val="22"/>
        </w:rPr>
        <w:t xml:space="preserve"> </w:t>
      </w:r>
      <w:r w:rsidR="002738FD">
        <w:rPr>
          <w:rFonts w:ascii="Helvetica" w:hAnsi="Helvetica" w:cs="Helvetica Neue"/>
          <w:sz w:val="22"/>
          <w:szCs w:val="22"/>
        </w:rPr>
        <w:t>In contrast, l</w:t>
      </w:r>
      <w:r w:rsidR="002738FD" w:rsidRPr="00940663">
        <w:rPr>
          <w:rFonts w:ascii="Helvetica" w:hAnsi="Helvetica" w:cs="Helvetica Neue"/>
          <w:sz w:val="22"/>
          <w:szCs w:val="22"/>
        </w:rPr>
        <w:t xml:space="preserve">arge </w:t>
      </w:r>
      <w:r w:rsidR="002738FD">
        <w:rPr>
          <w:rFonts w:ascii="Helvetica" w:hAnsi="Helvetica" w:cs="Helvetica Neue"/>
          <w:sz w:val="22"/>
          <w:szCs w:val="22"/>
        </w:rPr>
        <w:t>industrial fishing operations may</w:t>
      </w:r>
      <w:r w:rsidR="002738FD" w:rsidRPr="00940663">
        <w:rPr>
          <w:rFonts w:ascii="Helvetica" w:hAnsi="Helvetica" w:cs="Helvetica Neue"/>
          <w:sz w:val="22"/>
          <w:szCs w:val="22"/>
        </w:rPr>
        <w:t xml:space="preserve"> have high</w:t>
      </w:r>
      <w:r w:rsidR="002738FD">
        <w:rPr>
          <w:rFonts w:ascii="Helvetica" w:hAnsi="Helvetica" w:cs="Helvetica Neue"/>
          <w:sz w:val="22"/>
          <w:szCs w:val="22"/>
        </w:rPr>
        <w:t>er</w:t>
      </w:r>
      <w:r w:rsidR="002738FD" w:rsidRPr="00940663">
        <w:rPr>
          <w:rFonts w:ascii="Helvetica" w:hAnsi="Helvetica" w:cs="Helvetica Neue"/>
          <w:sz w:val="22"/>
          <w:szCs w:val="22"/>
        </w:rPr>
        <w:t xml:space="preserve"> travel capacity to harvest in another location where the resource remains plentiful</w:t>
      </w:r>
      <w:ins w:id="70" w:author="Crow White" w:date="2017-04-17T16:27:00Z">
        <w:r w:rsidR="006803F7">
          <w:rPr>
            <w:rFonts w:ascii="Helvetica" w:hAnsi="Helvetica" w:cs="Helvetica Neue"/>
            <w:sz w:val="22"/>
            <w:szCs w:val="22"/>
          </w:rPr>
          <w:t>,</w:t>
        </w:r>
      </w:ins>
      <w:r w:rsidR="002738FD" w:rsidRPr="00940663">
        <w:rPr>
          <w:rFonts w:ascii="Helvetica" w:hAnsi="Helvetica" w:cs="Helvetica Neue"/>
          <w:sz w:val="22"/>
          <w:szCs w:val="22"/>
        </w:rPr>
        <w:t xml:space="preserve"> or are capable of investing in the gear and infrastructure need</w:t>
      </w:r>
      <w:r w:rsidR="002738FD">
        <w:rPr>
          <w:rFonts w:ascii="Helvetica" w:hAnsi="Helvetica" w:cs="Helvetica Neue"/>
          <w:sz w:val="22"/>
          <w:szCs w:val="22"/>
        </w:rPr>
        <w:t>ed</w:t>
      </w:r>
      <w:r w:rsidR="002738FD" w:rsidRPr="00940663">
        <w:rPr>
          <w:rFonts w:ascii="Helvetica" w:hAnsi="Helvetica" w:cs="Helvetica Neue"/>
          <w:sz w:val="22"/>
          <w:szCs w:val="22"/>
        </w:rPr>
        <w:t xml:space="preserve"> to switch to harvesting a different resource.</w:t>
      </w:r>
      <w:r w:rsidR="00DB4CE5">
        <w:rPr>
          <w:rFonts w:ascii="Helvetica" w:hAnsi="Helvetica" w:cs="Helvetica Neue"/>
          <w:sz w:val="22"/>
          <w:szCs w:val="22"/>
        </w:rPr>
        <w:t xml:space="preserve"> </w:t>
      </w:r>
      <w:r w:rsidR="00143673">
        <w:rPr>
          <w:rFonts w:ascii="Helvetica" w:hAnsi="Helvetica" w:cs="Helvetica Neue"/>
          <w:sz w:val="22"/>
          <w:szCs w:val="22"/>
        </w:rPr>
        <w:t>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60FDCEEF" w:rsidR="00EE4CEA" w:rsidRDefault="00EE4CEA" w:rsidP="00EE4CEA">
      <w:pPr>
        <w:rPr>
          <w:rFonts w:ascii="Helvetica" w:hAnsi="Helvetica"/>
          <w:i/>
          <w:sz w:val="22"/>
          <w:szCs w:val="22"/>
        </w:rPr>
      </w:pPr>
      <w:r w:rsidRPr="00C3551B">
        <w:rPr>
          <w:rFonts w:ascii="Helvetica" w:hAnsi="Helvetica"/>
          <w:i/>
          <w:sz w:val="22"/>
          <w:szCs w:val="22"/>
        </w:rPr>
        <w:t xml:space="preserve">What if the </w:t>
      </w:r>
      <w:r w:rsidR="00DB4CE5">
        <w:rPr>
          <w:rFonts w:ascii="Helvetica" w:hAnsi="Helvetica"/>
          <w:i/>
          <w:sz w:val="22"/>
          <w:szCs w:val="22"/>
        </w:rPr>
        <w:t>E</w:t>
      </w:r>
      <w:r w:rsidR="00DB4CE5" w:rsidRPr="00C3551B">
        <w:rPr>
          <w:rFonts w:ascii="Helvetica" w:hAnsi="Helvetica"/>
          <w:i/>
          <w:sz w:val="22"/>
          <w:szCs w:val="22"/>
        </w:rPr>
        <w:t xml:space="preserve">xistence </w:t>
      </w:r>
      <w:r w:rsidRPr="00C3551B">
        <w:rPr>
          <w:rFonts w:ascii="Helvetica" w:hAnsi="Helvetica"/>
          <w:i/>
          <w:sz w:val="22"/>
          <w:szCs w:val="22"/>
        </w:rPr>
        <w:t xml:space="preserve">or </w:t>
      </w:r>
      <w:r w:rsidR="00DB4CE5">
        <w:rPr>
          <w:rFonts w:ascii="Helvetica" w:hAnsi="Helvetica"/>
          <w:i/>
          <w:sz w:val="22"/>
          <w:szCs w:val="22"/>
        </w:rPr>
        <w:t>L</w:t>
      </w:r>
      <w:r w:rsidR="00DB4CE5" w:rsidRPr="00C3551B">
        <w:rPr>
          <w:rFonts w:ascii="Helvetica" w:hAnsi="Helvetica"/>
          <w:i/>
          <w:sz w:val="22"/>
          <w:szCs w:val="22"/>
        </w:rPr>
        <w:t xml:space="preserve">ocation </w:t>
      </w:r>
      <w:r w:rsidRPr="00C3551B">
        <w:rPr>
          <w:rFonts w:ascii="Helvetica" w:hAnsi="Helvetica"/>
          <w:i/>
          <w:sz w:val="22"/>
          <w:szCs w:val="22"/>
        </w:rPr>
        <w:t xml:space="preserve">of the </w:t>
      </w:r>
      <w:r w:rsidR="00DB4CE5">
        <w:rPr>
          <w:rFonts w:ascii="Helvetica" w:hAnsi="Helvetica"/>
          <w:i/>
          <w:sz w:val="22"/>
          <w:szCs w:val="22"/>
        </w:rPr>
        <w:t>T</w:t>
      </w:r>
      <w:r w:rsidR="00DB4CE5" w:rsidRPr="00C3551B">
        <w:rPr>
          <w:rFonts w:ascii="Helvetica" w:hAnsi="Helvetica"/>
          <w:i/>
          <w:sz w:val="22"/>
          <w:szCs w:val="22"/>
        </w:rPr>
        <w:t xml:space="preserve">ipping </w:t>
      </w:r>
      <w:r w:rsidR="00DB4CE5">
        <w:rPr>
          <w:rFonts w:ascii="Helvetica" w:hAnsi="Helvetica"/>
          <w:i/>
          <w:sz w:val="22"/>
          <w:szCs w:val="22"/>
        </w:rPr>
        <w:t>P</w:t>
      </w:r>
      <w:r w:rsidR="00DB4CE5" w:rsidRPr="00C3551B">
        <w:rPr>
          <w:rFonts w:ascii="Helvetica" w:hAnsi="Helvetica"/>
          <w:i/>
          <w:sz w:val="22"/>
          <w:szCs w:val="22"/>
        </w:rPr>
        <w:t xml:space="preserve">oint </w:t>
      </w:r>
      <w:r w:rsidRPr="00C3551B">
        <w:rPr>
          <w:rFonts w:ascii="Helvetica" w:hAnsi="Helvetica"/>
          <w:i/>
          <w:sz w:val="22"/>
          <w:szCs w:val="22"/>
        </w:rPr>
        <w:t xml:space="preserve">is </w:t>
      </w:r>
      <w:r w:rsidR="00DB4CE5">
        <w:rPr>
          <w:rFonts w:ascii="Helvetica" w:hAnsi="Helvetica"/>
          <w:i/>
          <w:sz w:val="22"/>
          <w:szCs w:val="22"/>
        </w:rPr>
        <w:t>A</w:t>
      </w:r>
      <w:r w:rsidR="00DB4CE5" w:rsidRPr="00C3551B">
        <w:rPr>
          <w:rFonts w:ascii="Helvetica" w:hAnsi="Helvetica"/>
          <w:i/>
          <w:sz w:val="22"/>
          <w:szCs w:val="22"/>
        </w:rPr>
        <w:t>mbiguous</w:t>
      </w:r>
      <w:r w:rsidRPr="00C3551B">
        <w:rPr>
          <w:rFonts w:ascii="Helvetica" w:hAnsi="Helvetica"/>
          <w:i/>
          <w:sz w:val="22"/>
          <w:szCs w:val="22"/>
        </w:rPr>
        <w:t xml:space="preserve">? </w:t>
      </w:r>
    </w:p>
    <w:p w14:paraId="42AB159A" w14:textId="77777777" w:rsidR="00DB4CE5" w:rsidRPr="00C3551B" w:rsidRDefault="00DB4CE5" w:rsidP="00EE4CEA">
      <w:pPr>
        <w:rPr>
          <w:rFonts w:ascii="Helvetica" w:hAnsi="Helvetica"/>
          <w:i/>
          <w:sz w:val="22"/>
          <w:szCs w:val="22"/>
        </w:rPr>
      </w:pPr>
    </w:p>
    <w:p w14:paraId="70E65A7D" w14:textId="6541FD8E" w:rsidR="006049ED" w:rsidRDefault="006049ED" w:rsidP="00032BBC">
      <w:pPr>
        <w:ind w:firstLine="720"/>
        <w:rPr>
          <w:rFonts w:ascii="Helvetica" w:hAnsi="Helvetica"/>
          <w:sz w:val="22"/>
          <w:szCs w:val="22"/>
        </w:rPr>
      </w:pPr>
      <w:r>
        <w:rPr>
          <w:rFonts w:ascii="Helvetica" w:hAnsi="Helvetica"/>
          <w:sz w:val="22"/>
          <w:szCs w:val="22"/>
        </w:rPr>
        <w:t xml:space="preserve">In systems with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sidR="00B548BF">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sidR="00B548BF">
        <w:rPr>
          <w:rFonts w:ascii="Helvetica" w:hAnsi="Helvetica"/>
          <w:noProof/>
          <w:sz w:val="22"/>
          <w:szCs w:val="22"/>
        </w:rPr>
        <w:t>(Cleary 2014)</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Indeed, s</w:t>
      </w:r>
      <w:r w:rsidRPr="009A32AC">
        <w:rPr>
          <w:rFonts w:ascii="Helvetica" w:hAnsi="Helvetica"/>
          <w:sz w:val="22"/>
          <w:szCs w:val="22"/>
        </w:rPr>
        <w:t xml:space="preserve">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5516A9">
        <w:rPr>
          <w:rFonts w:ascii="Helvetica" w:hAnsi="Helvetica"/>
          <w:sz w:val="22"/>
          <w:szCs w:val="22"/>
        </w:rPr>
        <w:fldChar w:fldCharType="end"/>
      </w:r>
      <w:r>
        <w:rPr>
          <w:rFonts w:ascii="Helvetica" w:hAnsi="Helvetica"/>
          <w:sz w:val="22"/>
          <w:szCs w:val="22"/>
        </w:rPr>
        <w:t>. U</w:t>
      </w:r>
      <w:r w:rsidRPr="005516A9">
        <w:rPr>
          <w:rFonts w:ascii="Helvetica" w:hAnsi="Helvetica"/>
          <w:sz w:val="22"/>
          <w:szCs w:val="22"/>
        </w:rPr>
        <w:t>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w:t>
      </w:r>
      <w:r w:rsidR="00DB4CE5">
        <w:rPr>
          <w:rFonts w:ascii="Helvetica" w:hAnsi="Helvetica"/>
          <w:sz w:val="22"/>
          <w:szCs w:val="22"/>
        </w:rPr>
        <w:t xml:space="preserve"> in our models</w:t>
      </w:r>
      <w:r w:rsidRPr="005516A9">
        <w:rPr>
          <w:rFonts w:ascii="Helvetica" w:hAnsi="Helvetica"/>
          <w:sz w:val="22"/>
          <w:szCs w:val="22"/>
        </w:rPr>
        <w:t xml:space="preserve">; however, gaining greater certainty about the location of a tipping point can be achieved through adaptive management </w:t>
      </w:r>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(Cinner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2009)</w:t>
      </w:r>
      <w:r w:rsidRPr="005516A9">
        <w:rPr>
          <w:rFonts w:ascii="Helvetica" w:hAnsi="Helvetica"/>
          <w:sz w:val="22"/>
          <w:szCs w:val="22"/>
        </w:rPr>
        <w:fldChar w:fldCharType="end"/>
      </w:r>
      <w:r w:rsidRPr="00A96D69">
        <w:rPr>
          <w:rFonts w:ascii="Helvetica" w:hAnsi="Helvetica"/>
          <w:sz w:val="22"/>
          <w:szCs w:val="22"/>
        </w:rPr>
        <w:t>. For example, Boettinger et al.</w:t>
      </w:r>
      <w:r w:rsidR="00BB5495" w:rsidRPr="00BB5495">
        <w:t xml:space="preserve"> </w:t>
      </w:r>
      <w:r w:rsidR="009068EB">
        <w:rPr>
          <w:rFonts w:ascii="Helvetica" w:hAnsi="Helvetica"/>
          <w:sz w:val="22"/>
          <w:szCs w:val="22"/>
        </w:rPr>
        <w:fldChar w:fldCharType="begin"/>
      </w:r>
      <w:r w:rsidR="009068EB">
        <w:rPr>
          <w:rFonts w:ascii="Helvetica" w:hAnsi="Helvetica"/>
          <w:sz w:val="22"/>
          <w:szCs w:val="22"/>
        </w:rPr>
        <w:instrText xml:space="preserve"> ADDIN EN.CITE &lt;EndNote&gt;&lt;Cite ExcludeAuth="1"&gt;&lt;Author&gt;Boettiger&lt;/Author&gt;&lt;Year&gt;2015&lt;/Year&gt;&lt;RecNum&gt;8459&lt;/RecNum&gt;&lt;DisplayText&gt;(2015)&lt;/DisplayText&gt;&lt;record&gt;&lt;rec-number&gt;8459&lt;/rec-number&gt;&lt;foreign-keys&gt;&lt;key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Pr>
          <w:rFonts w:ascii="Helvetica" w:hAnsi="Helvetica"/>
          <w:sz w:val="22"/>
          <w:szCs w:val="22"/>
        </w:rPr>
        <w:fldChar w:fldCharType="separate"/>
      </w:r>
      <w:r w:rsidR="009068EB">
        <w:rPr>
          <w:rFonts w:ascii="Helvetica" w:hAnsi="Helvetica"/>
          <w:noProof/>
          <w:sz w:val="22"/>
          <w:szCs w:val="22"/>
        </w:rPr>
        <w:t>(2015)</w:t>
      </w:r>
      <w:r w:rsidR="009068EB">
        <w:rPr>
          <w:rFonts w:ascii="Helvetica" w:hAnsi="Helvetica"/>
          <w:sz w:val="22"/>
          <w:szCs w:val="22"/>
        </w:rPr>
        <w:fldChar w:fldCharType="end"/>
      </w:r>
      <w:r w:rsidR="00BB5495">
        <w:rPr>
          <w:rFonts w:ascii="Helvetica" w:hAnsi="Helvetica"/>
          <w:sz w:val="22"/>
          <w:szCs w:val="22"/>
        </w:rPr>
        <w:t xml:space="preserve"> </w:t>
      </w:r>
      <w:r w:rsidRPr="00A96D69">
        <w:rPr>
          <w:rFonts w:ascii="Helvetica" w:hAnsi="Helvetica"/>
          <w:sz w:val="22"/>
          <w:szCs w:val="22"/>
        </w:rPr>
        <w:t>recently described how Gaussian process stochastic dynamic programming</w:t>
      </w:r>
      <w:ins w:id="71" w:author="Timothy Essington" w:date="2017-04-17T14:22:00Z">
        <w:r w:rsidR="00CB5799">
          <w:rPr>
            <w:rFonts w:ascii="Helvetica" w:hAnsi="Helvetica"/>
            <w:sz w:val="22"/>
            <w:szCs w:val="22"/>
          </w:rPr>
          <w:t xml:space="preserve">, which makes few structural assumptions about population production functions, </w:t>
        </w:r>
      </w:ins>
      <w:del w:id="72" w:author="Timothy Essington" w:date="2017-04-17T14:22:00Z">
        <w:r w:rsidRPr="00A96D69" w:rsidDel="00CB5799">
          <w:rPr>
            <w:rFonts w:ascii="Helvetica" w:hAnsi="Helvetica"/>
            <w:sz w:val="22"/>
            <w:szCs w:val="22"/>
          </w:rPr>
          <w:delText xml:space="preserve"> </w:delText>
        </w:r>
      </w:del>
      <w:r w:rsidRPr="00A96D69">
        <w:rPr>
          <w:rFonts w:ascii="Helvetica" w:hAnsi="Helvetica"/>
          <w:sz w:val="22"/>
          <w:szCs w:val="22"/>
        </w:rPr>
        <w:t xml:space="preserve">can allow managers </w:t>
      </w:r>
      <w:r w:rsidR="00DB4CE5">
        <w:rPr>
          <w:rFonts w:ascii="Helvetica" w:hAnsi="Helvetica"/>
          <w:sz w:val="22"/>
          <w:szCs w:val="22"/>
        </w:rPr>
        <w:t xml:space="preserve">the </w:t>
      </w:r>
      <w:r w:rsidRPr="00A96D69">
        <w:rPr>
          <w:rFonts w:ascii="Helvetica" w:hAnsi="Helvetica"/>
          <w:sz w:val="22"/>
          <w:szCs w:val="22"/>
        </w:rPr>
        <w:t>opportunit</w:t>
      </w:r>
      <w:r w:rsidR="00DB4CE5">
        <w:rPr>
          <w:rFonts w:ascii="Helvetica" w:hAnsi="Helvetica"/>
          <w:sz w:val="22"/>
          <w:szCs w:val="22"/>
        </w:rPr>
        <w:t>y</w:t>
      </w:r>
      <w:ins w:id="73" w:author="Timothy Essington" w:date="2017-04-17T14:22:00Z">
        <w:r w:rsidR="00CB5799">
          <w:rPr>
            <w:rFonts w:ascii="Helvetica" w:hAnsi="Helvetica"/>
            <w:sz w:val="22"/>
            <w:szCs w:val="22"/>
          </w:rPr>
          <w:t xml:space="preserve"> make decisions in light of uncertainty in </w:t>
        </w:r>
      </w:ins>
      <w:del w:id="74" w:author="Timothy Essington" w:date="2017-04-17T14:22:00Z">
        <w:r w:rsidRPr="00A96D69" w:rsidDel="00CB5799">
          <w:rPr>
            <w:rFonts w:ascii="Helvetica" w:hAnsi="Helvetica"/>
            <w:sz w:val="22"/>
            <w:szCs w:val="22"/>
          </w:rPr>
          <w:delText xml:space="preserve"> to learn more about </w:delText>
        </w:r>
      </w:del>
      <w:r w:rsidRPr="00A96D69">
        <w:rPr>
          <w:rFonts w:ascii="Helvetica" w:hAnsi="Helvetica"/>
          <w:sz w:val="22"/>
          <w:szCs w:val="22"/>
        </w:rPr>
        <w:t>threshold locations.</w:t>
      </w:r>
      <w:r>
        <w:rPr>
          <w:rFonts w:ascii="Helvetica" w:hAnsi="Helvetica"/>
          <w:sz w:val="22"/>
          <w:szCs w:val="22"/>
        </w:rPr>
        <w:t xml:space="preserve"> However, even with </w:t>
      </w:r>
      <w:r w:rsidRPr="00A96D69">
        <w:rPr>
          <w:rFonts w:ascii="Helvetica" w:hAnsi="Helvetica"/>
          <w:sz w:val="22"/>
          <w:szCs w:val="22"/>
        </w:rPr>
        <w:t xml:space="preserve">better monitoring </w:t>
      </w:r>
      <w:r>
        <w:rPr>
          <w:rFonts w:ascii="Helvetica" w:hAnsi="Helvetica"/>
          <w:sz w:val="22"/>
          <w:szCs w:val="22"/>
        </w:rPr>
        <w:t>and analysis,</w:t>
      </w:r>
      <w:r w:rsidRPr="00A96D69">
        <w:rPr>
          <w:rFonts w:ascii="Helvetica" w:hAnsi="Helvetica"/>
          <w:sz w:val="22"/>
          <w:szCs w:val="22"/>
        </w:rPr>
        <w:t xml:space="preserve"> </w:t>
      </w:r>
      <w:r>
        <w:rPr>
          <w:rFonts w:ascii="Helvetica" w:hAnsi="Helvetica"/>
          <w:sz w:val="22"/>
          <w:szCs w:val="22"/>
        </w:rPr>
        <w:t>some</w:t>
      </w:r>
      <w:r w:rsidRPr="00A96D69">
        <w:rPr>
          <w:rFonts w:ascii="Helvetica" w:hAnsi="Helvetica"/>
          <w:sz w:val="22"/>
          <w:szCs w:val="22"/>
        </w:rPr>
        <w:t xml:space="preserve"> uncertainty </w:t>
      </w:r>
      <w:r>
        <w:rPr>
          <w:rFonts w:ascii="Helvetica" w:hAnsi="Helvetica"/>
          <w:sz w:val="22"/>
          <w:szCs w:val="22"/>
        </w:rPr>
        <w:t>is</w:t>
      </w:r>
      <w:r w:rsidRPr="00A96D69">
        <w:rPr>
          <w:rFonts w:ascii="Helvetica" w:hAnsi="Helvetica"/>
          <w:sz w:val="22"/>
          <w:szCs w:val="22"/>
        </w:rPr>
        <w:t xml:space="preserve"> irreducible </w:t>
      </w:r>
      <w:r w:rsidRPr="00A96D6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A96D6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A96D69">
        <w:rPr>
          <w:rFonts w:ascii="Helvetica" w:hAnsi="Helvetica"/>
          <w:sz w:val="22"/>
          <w:szCs w:val="22"/>
        </w:rPr>
        <w:fldChar w:fldCharType="end"/>
      </w:r>
      <w:r>
        <w:rPr>
          <w:rFonts w:ascii="Helvetica" w:hAnsi="Helvetica"/>
          <w:sz w:val="22"/>
          <w:szCs w:val="22"/>
        </w:rPr>
        <w:t>.</w:t>
      </w:r>
    </w:p>
    <w:p w14:paraId="48E4FCDD" w14:textId="4AA49D54" w:rsidR="007E6EA2" w:rsidRDefault="00EE4CEA" w:rsidP="00032BBC">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w:t>
      </w:r>
      <w:r w:rsidR="006049ED">
        <w:rPr>
          <w:rFonts w:ascii="Helvetica" w:hAnsi="Helvetica"/>
          <w:sz w:val="22"/>
          <w:szCs w:val="22"/>
        </w:rPr>
        <w:t xml:space="preserve">the </w:t>
      </w:r>
      <w:r>
        <w:rPr>
          <w:rFonts w:ascii="Helvetica" w:hAnsi="Helvetica"/>
          <w:sz w:val="22"/>
          <w:szCs w:val="22"/>
        </w:rPr>
        <w:t xml:space="preserve">results are broadly applicable to systems where a 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 xml:space="preserve">does. Indeed, our model </w:t>
      </w:r>
      <w:r w:rsidR="006049ED">
        <w:rPr>
          <w:rFonts w:ascii="Helvetica" w:hAnsi="Helvetica"/>
          <w:sz w:val="22"/>
          <w:szCs w:val="22"/>
        </w:rPr>
        <w:t>demonstrates</w:t>
      </w:r>
      <w:r>
        <w:rPr>
          <w:rFonts w:ascii="Helvetica" w:hAnsi="Helvetica"/>
          <w:sz w:val="22"/>
          <w:szCs w:val="22"/>
        </w:rPr>
        <w:t xml:space="preserve">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w:t>
      </w:r>
    </w:p>
    <w:p w14:paraId="51C16C50" w14:textId="323D6A16" w:rsidR="00342681" w:rsidRDefault="00342681" w:rsidP="00032BBC">
      <w:pPr>
        <w:ind w:firstLine="720"/>
        <w:rPr>
          <w:rFonts w:ascii="Helvetica" w:hAnsi="Helvetica"/>
          <w:sz w:val="22"/>
          <w:szCs w:val="22"/>
        </w:rPr>
      </w:pPr>
    </w:p>
    <w:p w14:paraId="04652470" w14:textId="37339B54" w:rsid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5F852485" w14:textId="77777777" w:rsidR="00DB4CE5" w:rsidRPr="00342681" w:rsidRDefault="00DB4CE5" w:rsidP="00342681">
      <w:pPr>
        <w:widowControl w:val="0"/>
        <w:autoSpaceDE w:val="0"/>
        <w:autoSpaceDN w:val="0"/>
        <w:adjustRightInd w:val="0"/>
        <w:rPr>
          <w:rFonts w:ascii="Helvetica" w:hAnsi="Helvetica"/>
          <w:i/>
          <w:sz w:val="22"/>
          <w:szCs w:val="22"/>
        </w:rPr>
      </w:pPr>
    </w:p>
    <w:p w14:paraId="276F0B71" w14:textId="2371158C"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 xml:space="preserve">Mangers, policy makers, and stakeholders will all likely benefit from purposeful connections between monitoring effort and the state of the system. Yet, this will be difficult given </w:t>
      </w:r>
      <w:r w:rsidR="001F0A49">
        <w:rPr>
          <w:rFonts w:ascii="Helvetica" w:hAnsi="Helvetica" w:cs="Helvetica Neue"/>
          <w:sz w:val="22"/>
          <w:szCs w:val="22"/>
        </w:rPr>
        <w:t xml:space="preserve">the inherent </w:t>
      </w:r>
      <w:r w:rsidRPr="00E3695A">
        <w:rPr>
          <w:rFonts w:ascii="Helvetica" w:hAnsi="Helvetica" w:cs="Helvetica Neue"/>
          <w:sz w:val="22"/>
          <w:szCs w:val="22"/>
        </w:rPr>
        <w:t>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t>
      </w:r>
      <w:r w:rsidR="001F0A49">
        <w:rPr>
          <w:rFonts w:ascii="Helvetica" w:hAnsi="Helvetica" w:cs="Helvetica Neue"/>
          <w:sz w:val="22"/>
          <w:szCs w:val="22"/>
        </w:rPr>
        <w:t xml:space="preserve">the location of </w:t>
      </w:r>
      <w:r w:rsidR="00F141EE">
        <w:rPr>
          <w:rFonts w:ascii="Helvetica" w:hAnsi="Helvetica" w:cs="Helvetica Neue"/>
          <w:sz w:val="22"/>
          <w:szCs w:val="22"/>
        </w:rPr>
        <w:t xml:space="preserve">tipping points.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Default="00CC1E16" w:rsidP="001838F7">
      <w:pPr>
        <w:ind w:firstLine="720"/>
        <w:rPr>
          <w:rFonts w:ascii="Helvetica" w:hAnsi="Helvetica" w:cs="Helvetica Neue"/>
          <w:sz w:val="22"/>
          <w:szCs w:val="22"/>
        </w:rPr>
      </w:pPr>
    </w:p>
    <w:p w14:paraId="46A35327" w14:textId="6A16A472" w:rsidR="00C1536D" w:rsidRPr="00957F1F" w:rsidRDefault="007C7982" w:rsidP="00A25BC3">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511986D2"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w:t>
      </w:r>
      <w:r w:rsidR="00D72220">
        <w:rPr>
          <w:rFonts w:ascii="Helvetica" w:hAnsi="Helvetica"/>
          <w:sz w:val="22"/>
          <w:szCs w:val="22"/>
        </w:rPr>
        <w:t xml:space="preserve">M. Gladwell, </w:t>
      </w:r>
      <w:r w:rsidRPr="00957F1F">
        <w:rPr>
          <w:rFonts w:ascii="Helvetica" w:hAnsi="Helvetica"/>
          <w:sz w:val="22"/>
          <w:szCs w:val="22"/>
        </w:rPr>
        <w:t xml:space="preserve">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24BAB5CA" w14:textId="77777777" w:rsidR="005255D6" w:rsidRPr="005255D6" w:rsidRDefault="006C170D" w:rsidP="005255D6">
      <w:pPr>
        <w:pStyle w:val="EndNoteBibliography"/>
        <w:ind w:left="720" w:hanging="720"/>
        <w:rPr>
          <w:noProof/>
        </w:rPr>
      </w:pPr>
      <w:r>
        <w:fldChar w:fldCharType="begin"/>
      </w:r>
      <w:r w:rsidR="00D106C7">
        <w:instrText xml:space="preserve"> ADDIN EN.REFLIST </w:instrText>
      </w:r>
      <w:r>
        <w:fldChar w:fldCharType="separate"/>
      </w:r>
      <w:r w:rsidR="005255D6" w:rsidRPr="005255D6">
        <w:rPr>
          <w:noProof/>
        </w:rPr>
        <w:t>1.</w:t>
      </w:r>
    </w:p>
    <w:p w14:paraId="146B57BE" w14:textId="77777777" w:rsidR="005255D6" w:rsidRPr="005255D6" w:rsidRDefault="005255D6" w:rsidP="005255D6">
      <w:pPr>
        <w:pStyle w:val="EndNoteBibliography"/>
        <w:ind w:left="720" w:hanging="720"/>
        <w:rPr>
          <w:noProof/>
        </w:rPr>
      </w:pPr>
      <w:r w:rsidRPr="005255D6">
        <w:rPr>
          <w:noProof/>
        </w:rPr>
        <w:t xml:space="preserve">Boettiger, C., Mangel, M. &amp; Munch, S. (2015). Avoiding tipping points in fisheries management through Gaussian process dynamic programming. </w:t>
      </w:r>
      <w:r w:rsidRPr="005255D6">
        <w:rPr>
          <w:i/>
          <w:noProof/>
        </w:rPr>
        <w:t>Proceedings of the Royal Society of London B: Biological Sciences</w:t>
      </w:r>
      <w:r w:rsidRPr="005255D6">
        <w:rPr>
          <w:noProof/>
        </w:rPr>
        <w:t>, 282, 20141631.</w:t>
      </w:r>
    </w:p>
    <w:p w14:paraId="47D157A5" w14:textId="77777777" w:rsidR="005255D6" w:rsidRPr="005255D6" w:rsidRDefault="005255D6" w:rsidP="005255D6">
      <w:pPr>
        <w:pStyle w:val="EndNoteBibliography"/>
        <w:ind w:left="720" w:hanging="720"/>
        <w:rPr>
          <w:noProof/>
        </w:rPr>
      </w:pPr>
      <w:r w:rsidRPr="005255D6">
        <w:rPr>
          <w:noProof/>
        </w:rPr>
        <w:t>2.</w:t>
      </w:r>
    </w:p>
    <w:p w14:paraId="624220CE" w14:textId="77777777" w:rsidR="005255D6" w:rsidRPr="005255D6" w:rsidRDefault="005255D6" w:rsidP="005255D6">
      <w:pPr>
        <w:pStyle w:val="EndNoteBibliography"/>
        <w:ind w:left="720" w:hanging="720"/>
        <w:rPr>
          <w:noProof/>
        </w:rPr>
      </w:pPr>
      <w:r w:rsidRPr="005255D6">
        <w:rPr>
          <w:noProof/>
        </w:rPr>
        <w:t xml:space="preserve">Bunnefeld, N., Hoshino, E. &amp; Milner-Gulland, E.J. (2011). Management strategy evaluation: a powerful tool for conservation? </w:t>
      </w:r>
      <w:r w:rsidRPr="005255D6">
        <w:rPr>
          <w:i/>
          <w:noProof/>
        </w:rPr>
        <w:t>Trends in ecology &amp; evolution</w:t>
      </w:r>
      <w:r w:rsidRPr="005255D6">
        <w:rPr>
          <w:noProof/>
        </w:rPr>
        <w:t>, 26, 441-447.</w:t>
      </w:r>
    </w:p>
    <w:p w14:paraId="5205B270" w14:textId="77777777" w:rsidR="005255D6" w:rsidRPr="005255D6" w:rsidRDefault="005255D6" w:rsidP="005255D6">
      <w:pPr>
        <w:pStyle w:val="EndNoteBibliography"/>
        <w:ind w:left="720" w:hanging="720"/>
        <w:rPr>
          <w:noProof/>
        </w:rPr>
      </w:pPr>
      <w:r w:rsidRPr="005255D6">
        <w:rPr>
          <w:noProof/>
        </w:rPr>
        <w:t>3.</w:t>
      </w:r>
    </w:p>
    <w:p w14:paraId="0A7606E4" w14:textId="77777777" w:rsidR="005255D6" w:rsidRPr="005255D6" w:rsidRDefault="005255D6" w:rsidP="005255D6">
      <w:pPr>
        <w:pStyle w:val="EndNoteBibliography"/>
        <w:ind w:left="720" w:hanging="720"/>
        <w:rPr>
          <w:noProof/>
        </w:rPr>
      </w:pPr>
      <w:r w:rsidRPr="005255D6">
        <w:rPr>
          <w:noProof/>
        </w:rPr>
        <w:t xml:space="preserve">Chadès, I., McDonald-Madden, E., McCarthy, M.A., Wintle, B., Linkie, M. &amp; Possingham, H.P. (2008). When to stop managing or surveying cryptic threatened species. </w:t>
      </w:r>
      <w:r w:rsidRPr="005255D6">
        <w:rPr>
          <w:i/>
          <w:noProof/>
        </w:rPr>
        <w:t>Proceedings of the National Academy of Sciences</w:t>
      </w:r>
      <w:r w:rsidRPr="005255D6">
        <w:rPr>
          <w:noProof/>
        </w:rPr>
        <w:t>, 105, 13936-13940.</w:t>
      </w:r>
    </w:p>
    <w:p w14:paraId="41EFAC3C" w14:textId="77777777" w:rsidR="005255D6" w:rsidRPr="005255D6" w:rsidRDefault="005255D6" w:rsidP="005255D6">
      <w:pPr>
        <w:pStyle w:val="EndNoteBibliography"/>
        <w:ind w:left="720" w:hanging="720"/>
        <w:rPr>
          <w:noProof/>
        </w:rPr>
      </w:pPr>
      <w:r w:rsidRPr="005255D6">
        <w:rPr>
          <w:noProof/>
        </w:rPr>
        <w:t>4.</w:t>
      </w:r>
    </w:p>
    <w:p w14:paraId="045831CB" w14:textId="77777777" w:rsidR="005255D6" w:rsidRPr="005255D6" w:rsidRDefault="005255D6" w:rsidP="005255D6">
      <w:pPr>
        <w:pStyle w:val="EndNoteBibliography"/>
        <w:ind w:left="720" w:hanging="720"/>
        <w:rPr>
          <w:noProof/>
        </w:rPr>
      </w:pPr>
      <w:r w:rsidRPr="005255D6">
        <w:rPr>
          <w:noProof/>
        </w:rPr>
        <w:t xml:space="preserve">Choi, J., Frank, K., Petrie, B. &amp; Leggett, W. (2005). Integrated assessment of a large marine ecosystem: a case study of the devolution of the eastern Scotian Shelf, Canada. </w:t>
      </w:r>
      <w:r w:rsidRPr="005255D6">
        <w:rPr>
          <w:i/>
          <w:noProof/>
        </w:rPr>
        <w:t>Oceanography and Marine Biology</w:t>
      </w:r>
      <w:r w:rsidRPr="005255D6">
        <w:rPr>
          <w:noProof/>
        </w:rPr>
        <w:t>, 43, 47.</w:t>
      </w:r>
    </w:p>
    <w:p w14:paraId="732A0ADF" w14:textId="77777777" w:rsidR="005255D6" w:rsidRPr="005255D6" w:rsidRDefault="005255D6" w:rsidP="005255D6">
      <w:pPr>
        <w:pStyle w:val="EndNoteBibliography"/>
        <w:ind w:left="720" w:hanging="720"/>
        <w:rPr>
          <w:noProof/>
        </w:rPr>
      </w:pPr>
      <w:r w:rsidRPr="005255D6">
        <w:rPr>
          <w:noProof/>
        </w:rPr>
        <w:t>5.</w:t>
      </w:r>
    </w:p>
    <w:p w14:paraId="67878A35" w14:textId="77777777" w:rsidR="005255D6" w:rsidRPr="005255D6" w:rsidRDefault="005255D6" w:rsidP="005255D6">
      <w:pPr>
        <w:pStyle w:val="EndNoteBibliography"/>
        <w:ind w:left="720" w:hanging="720"/>
        <w:rPr>
          <w:noProof/>
        </w:rPr>
      </w:pPr>
      <w:r w:rsidRPr="005255D6">
        <w:rPr>
          <w:noProof/>
        </w:rPr>
        <w:t xml:space="preserve">Cinner, J., Daw, T. &amp; McClanahan, T. (2009). Socioeconomic factors that affect artisanal fishers’ readiness to exit a declining fishery. </w:t>
      </w:r>
      <w:r w:rsidRPr="005255D6">
        <w:rPr>
          <w:i/>
          <w:noProof/>
        </w:rPr>
        <w:t>Conservation Biology</w:t>
      </w:r>
      <w:r w:rsidRPr="005255D6">
        <w:rPr>
          <w:noProof/>
        </w:rPr>
        <w:t>, 23, 124-130.</w:t>
      </w:r>
    </w:p>
    <w:p w14:paraId="5960B421" w14:textId="77777777" w:rsidR="005255D6" w:rsidRPr="005255D6" w:rsidRDefault="005255D6" w:rsidP="005255D6">
      <w:pPr>
        <w:pStyle w:val="EndNoteBibliography"/>
        <w:ind w:left="720" w:hanging="720"/>
        <w:rPr>
          <w:noProof/>
        </w:rPr>
      </w:pPr>
      <w:r w:rsidRPr="005255D6">
        <w:rPr>
          <w:noProof/>
        </w:rPr>
        <w:t>6.</w:t>
      </w:r>
    </w:p>
    <w:p w14:paraId="746294FE" w14:textId="77777777" w:rsidR="005255D6" w:rsidRPr="005255D6" w:rsidRDefault="005255D6" w:rsidP="005255D6">
      <w:pPr>
        <w:pStyle w:val="EndNoteBibliography"/>
        <w:ind w:left="720" w:hanging="720"/>
        <w:rPr>
          <w:noProof/>
        </w:rPr>
      </w:pPr>
      <w:r w:rsidRPr="005255D6">
        <w:rPr>
          <w:noProof/>
        </w:rPr>
        <w:t>Cleary, J.S. (2014). Stock assessment and management advice for British Columbia pacific herring: 2013 Status and 2014 forecast. Canadian Science Advisory Science Scretariate.</w:t>
      </w:r>
    </w:p>
    <w:p w14:paraId="2496AB00" w14:textId="77777777" w:rsidR="005255D6" w:rsidRPr="005255D6" w:rsidRDefault="005255D6" w:rsidP="005255D6">
      <w:pPr>
        <w:pStyle w:val="EndNoteBibliography"/>
        <w:ind w:left="720" w:hanging="720"/>
        <w:rPr>
          <w:noProof/>
        </w:rPr>
      </w:pPr>
      <w:r w:rsidRPr="005255D6">
        <w:rPr>
          <w:noProof/>
        </w:rPr>
        <w:t>7.</w:t>
      </w:r>
    </w:p>
    <w:p w14:paraId="45510B9A" w14:textId="77777777" w:rsidR="005255D6" w:rsidRPr="005255D6" w:rsidRDefault="005255D6" w:rsidP="005255D6">
      <w:pPr>
        <w:pStyle w:val="EndNoteBibliography"/>
        <w:ind w:left="720" w:hanging="720"/>
        <w:rPr>
          <w:noProof/>
        </w:rPr>
      </w:pPr>
      <w:r w:rsidRPr="005255D6">
        <w:rPr>
          <w:noProof/>
        </w:rPr>
        <w:t xml:space="preserve">Courchamp, F., Clutton-Brock, T. &amp; Grenfell, B. (1999). Inverse density dependence and the Allee effect. </w:t>
      </w:r>
      <w:r w:rsidRPr="005255D6">
        <w:rPr>
          <w:i/>
          <w:noProof/>
        </w:rPr>
        <w:t>Trends in Ecology &amp; Evolution</w:t>
      </w:r>
      <w:r w:rsidRPr="005255D6">
        <w:rPr>
          <w:noProof/>
        </w:rPr>
        <w:t>, 14, 405-410.</w:t>
      </w:r>
    </w:p>
    <w:p w14:paraId="44A21B9F" w14:textId="77777777" w:rsidR="005255D6" w:rsidRPr="005255D6" w:rsidRDefault="005255D6" w:rsidP="005255D6">
      <w:pPr>
        <w:pStyle w:val="EndNoteBibliography"/>
        <w:ind w:left="720" w:hanging="720"/>
        <w:rPr>
          <w:noProof/>
        </w:rPr>
      </w:pPr>
      <w:r w:rsidRPr="005255D6">
        <w:rPr>
          <w:noProof/>
        </w:rPr>
        <w:t>8.</w:t>
      </w:r>
    </w:p>
    <w:p w14:paraId="47FF8A81" w14:textId="77777777" w:rsidR="005255D6" w:rsidRPr="005255D6" w:rsidRDefault="005255D6" w:rsidP="005255D6">
      <w:pPr>
        <w:pStyle w:val="EndNoteBibliography"/>
        <w:ind w:left="720" w:hanging="720"/>
        <w:rPr>
          <w:noProof/>
        </w:rPr>
      </w:pPr>
      <w:r w:rsidRPr="005255D6">
        <w:rPr>
          <w:noProof/>
        </w:rPr>
        <w:t xml:space="preserve">Cumming, G.S., Southworth, J., Rondon, X.J. &amp; Marsik, M. (2012). Spatial complexity in fragmenting Amazonian rainforests: Do feedbacks from edge effects push forests towards an ecological threshold? </w:t>
      </w:r>
      <w:r w:rsidRPr="005255D6">
        <w:rPr>
          <w:i/>
          <w:noProof/>
        </w:rPr>
        <w:t>Ecological Complexity</w:t>
      </w:r>
      <w:r w:rsidRPr="005255D6">
        <w:rPr>
          <w:noProof/>
        </w:rPr>
        <w:t>, 11, 67-74.</w:t>
      </w:r>
    </w:p>
    <w:p w14:paraId="61B38C43" w14:textId="77777777" w:rsidR="005255D6" w:rsidRPr="005255D6" w:rsidRDefault="005255D6" w:rsidP="005255D6">
      <w:pPr>
        <w:pStyle w:val="EndNoteBibliography"/>
        <w:ind w:left="720" w:hanging="720"/>
        <w:rPr>
          <w:noProof/>
        </w:rPr>
      </w:pPr>
      <w:r w:rsidRPr="005255D6">
        <w:rPr>
          <w:noProof/>
        </w:rPr>
        <w:t>9.</w:t>
      </w:r>
    </w:p>
    <w:p w14:paraId="1226C427" w14:textId="77777777" w:rsidR="005255D6" w:rsidRPr="005255D6" w:rsidRDefault="005255D6" w:rsidP="005255D6">
      <w:pPr>
        <w:pStyle w:val="EndNoteBibliography"/>
        <w:ind w:left="720" w:hanging="720"/>
        <w:rPr>
          <w:noProof/>
        </w:rPr>
      </w:pPr>
      <w:r w:rsidRPr="005255D6">
        <w:rPr>
          <w:noProof/>
        </w:rPr>
        <w:t xml:space="preserve">Hare, S.R. &amp; Mantua, N.J. (2000). Empirical evidence for North Pacific regime shifts in 1977 and 1989. </w:t>
      </w:r>
      <w:r w:rsidRPr="005255D6">
        <w:rPr>
          <w:i/>
          <w:noProof/>
        </w:rPr>
        <w:t>Progress in oceanography</w:t>
      </w:r>
      <w:r w:rsidRPr="005255D6">
        <w:rPr>
          <w:noProof/>
        </w:rPr>
        <w:t>, 47, 103-145.</w:t>
      </w:r>
    </w:p>
    <w:p w14:paraId="4BBF1917" w14:textId="77777777" w:rsidR="005255D6" w:rsidRPr="005255D6" w:rsidRDefault="005255D6" w:rsidP="005255D6">
      <w:pPr>
        <w:pStyle w:val="EndNoteBibliography"/>
        <w:ind w:left="720" w:hanging="720"/>
        <w:rPr>
          <w:noProof/>
        </w:rPr>
      </w:pPr>
      <w:r w:rsidRPr="005255D6">
        <w:rPr>
          <w:noProof/>
        </w:rPr>
        <w:t>10.</w:t>
      </w:r>
    </w:p>
    <w:p w14:paraId="42FD6C68" w14:textId="77777777" w:rsidR="005255D6" w:rsidRPr="005255D6" w:rsidRDefault="005255D6" w:rsidP="005255D6">
      <w:pPr>
        <w:pStyle w:val="EndNoteBibliography"/>
        <w:ind w:left="720" w:hanging="720"/>
        <w:rPr>
          <w:noProof/>
        </w:rPr>
      </w:pPr>
      <w:r w:rsidRPr="005255D6">
        <w:rPr>
          <w:noProof/>
        </w:rPr>
        <w:t xml:space="preserve">Hilborn, R., Maguire, J.-J., Parma, A.M. &amp; Rosenberg, A.A. (2001). The Precautionary Approach and risk management: can they increase the probability of successes in fishery management? </w:t>
      </w:r>
      <w:r w:rsidRPr="005255D6">
        <w:rPr>
          <w:i/>
          <w:noProof/>
        </w:rPr>
        <w:t>Canadian Journal of Fisheries and Aquatic Sciences</w:t>
      </w:r>
      <w:r w:rsidRPr="005255D6">
        <w:rPr>
          <w:noProof/>
        </w:rPr>
        <w:t>, 58, 99-107.</w:t>
      </w:r>
    </w:p>
    <w:p w14:paraId="738BDA37" w14:textId="77777777" w:rsidR="005255D6" w:rsidRPr="005255D6" w:rsidRDefault="005255D6" w:rsidP="005255D6">
      <w:pPr>
        <w:pStyle w:val="EndNoteBibliography"/>
        <w:ind w:left="720" w:hanging="720"/>
        <w:rPr>
          <w:noProof/>
        </w:rPr>
      </w:pPr>
      <w:r w:rsidRPr="005255D6">
        <w:rPr>
          <w:noProof/>
        </w:rPr>
        <w:t>11.</w:t>
      </w:r>
    </w:p>
    <w:p w14:paraId="7263DAA8" w14:textId="77777777" w:rsidR="005255D6" w:rsidRPr="005255D6" w:rsidRDefault="005255D6" w:rsidP="005255D6">
      <w:pPr>
        <w:pStyle w:val="EndNoteBibliography"/>
        <w:ind w:left="720" w:hanging="720"/>
        <w:rPr>
          <w:noProof/>
        </w:rPr>
      </w:pPr>
      <w:r w:rsidRPr="005255D6">
        <w:rPr>
          <w:noProof/>
        </w:rPr>
        <w:t xml:space="preserve">Hölmstrom, B. (1979). Moral hazard and observability. </w:t>
      </w:r>
      <w:r w:rsidRPr="005255D6">
        <w:rPr>
          <w:i/>
          <w:noProof/>
        </w:rPr>
        <w:t>The Bell journal of economics</w:t>
      </w:r>
      <w:r w:rsidRPr="005255D6">
        <w:rPr>
          <w:noProof/>
        </w:rPr>
        <w:t>, 74-91.</w:t>
      </w:r>
    </w:p>
    <w:p w14:paraId="4C6B470D" w14:textId="77777777" w:rsidR="005255D6" w:rsidRPr="005255D6" w:rsidRDefault="005255D6" w:rsidP="005255D6">
      <w:pPr>
        <w:pStyle w:val="EndNoteBibliography"/>
        <w:ind w:left="720" w:hanging="720"/>
        <w:rPr>
          <w:noProof/>
        </w:rPr>
      </w:pPr>
      <w:r w:rsidRPr="005255D6">
        <w:rPr>
          <w:noProof/>
        </w:rPr>
        <w:t>12.</w:t>
      </w:r>
    </w:p>
    <w:p w14:paraId="4D340F36" w14:textId="77777777" w:rsidR="005255D6" w:rsidRPr="005255D6" w:rsidRDefault="005255D6" w:rsidP="005255D6">
      <w:pPr>
        <w:pStyle w:val="EndNoteBibliography"/>
        <w:ind w:left="720" w:hanging="720"/>
        <w:rPr>
          <w:noProof/>
        </w:rPr>
      </w:pPr>
      <w:r w:rsidRPr="005255D6">
        <w:rPr>
          <w:noProof/>
        </w:rPr>
        <w:t>Kates, R.W., Clark, W.C., Corell, R., Hall, J.M., Jaeger, C.C., Lowe, I.</w:t>
      </w:r>
      <w:r w:rsidRPr="005255D6">
        <w:rPr>
          <w:i/>
          <w:noProof/>
        </w:rPr>
        <w:t xml:space="preserve"> et al.</w:t>
      </w:r>
      <w:r w:rsidRPr="005255D6">
        <w:rPr>
          <w:noProof/>
        </w:rPr>
        <w:t xml:space="preserve"> (2001). Sustainability Science. </w:t>
      </w:r>
      <w:r w:rsidRPr="005255D6">
        <w:rPr>
          <w:i/>
          <w:noProof/>
        </w:rPr>
        <w:t>Science</w:t>
      </w:r>
      <w:r w:rsidRPr="005255D6">
        <w:rPr>
          <w:noProof/>
        </w:rPr>
        <w:t>, 292, 641-642.</w:t>
      </w:r>
    </w:p>
    <w:p w14:paraId="4A533B1C" w14:textId="77777777" w:rsidR="005255D6" w:rsidRPr="005255D6" w:rsidRDefault="005255D6" w:rsidP="005255D6">
      <w:pPr>
        <w:pStyle w:val="EndNoteBibliography"/>
        <w:ind w:left="720" w:hanging="720"/>
        <w:rPr>
          <w:noProof/>
        </w:rPr>
      </w:pPr>
      <w:r w:rsidRPr="005255D6">
        <w:rPr>
          <w:noProof/>
        </w:rPr>
        <w:t>13.</w:t>
      </w:r>
    </w:p>
    <w:p w14:paraId="5A154451" w14:textId="77777777" w:rsidR="005255D6" w:rsidRPr="005255D6" w:rsidRDefault="005255D6" w:rsidP="005255D6">
      <w:pPr>
        <w:pStyle w:val="EndNoteBibliography"/>
        <w:ind w:left="720" w:hanging="720"/>
        <w:rPr>
          <w:noProof/>
        </w:rPr>
      </w:pPr>
      <w:r w:rsidRPr="005255D6">
        <w:rPr>
          <w:noProof/>
        </w:rPr>
        <w:t xml:space="preserve">Legg, C.J. &amp; Nagy, L. (2006). Why most conservation monitoring is, but need not be, a waste of time. </w:t>
      </w:r>
      <w:r w:rsidRPr="005255D6">
        <w:rPr>
          <w:i/>
          <w:noProof/>
        </w:rPr>
        <w:t>Journal of environmental management</w:t>
      </w:r>
      <w:r w:rsidRPr="005255D6">
        <w:rPr>
          <w:noProof/>
        </w:rPr>
        <w:t>, 78, 194-199.</w:t>
      </w:r>
    </w:p>
    <w:p w14:paraId="54A1D83A" w14:textId="77777777" w:rsidR="005255D6" w:rsidRPr="005255D6" w:rsidRDefault="005255D6" w:rsidP="005255D6">
      <w:pPr>
        <w:pStyle w:val="EndNoteBibliography"/>
        <w:ind w:left="720" w:hanging="720"/>
        <w:rPr>
          <w:noProof/>
        </w:rPr>
      </w:pPr>
      <w:r w:rsidRPr="005255D6">
        <w:rPr>
          <w:noProof/>
        </w:rPr>
        <w:lastRenderedPageBreak/>
        <w:t>14.</w:t>
      </w:r>
    </w:p>
    <w:p w14:paraId="3AAAC618" w14:textId="77777777" w:rsidR="005255D6" w:rsidRPr="005255D6" w:rsidRDefault="005255D6" w:rsidP="005255D6">
      <w:pPr>
        <w:pStyle w:val="EndNoteBibliography"/>
        <w:ind w:left="720" w:hanging="720"/>
        <w:rPr>
          <w:noProof/>
        </w:rPr>
      </w:pPr>
      <w:r w:rsidRPr="005255D6">
        <w:rPr>
          <w:noProof/>
        </w:rPr>
        <w:t xml:space="preserve">Mangel, M. (2000). Irreducible uncertainties, sustainable fisheries and marine reserves. </w:t>
      </w:r>
      <w:r w:rsidRPr="005255D6">
        <w:rPr>
          <w:i/>
          <w:noProof/>
        </w:rPr>
        <w:t>Evolutionary Ecology Research</w:t>
      </w:r>
      <w:r w:rsidRPr="005255D6">
        <w:rPr>
          <w:noProof/>
        </w:rPr>
        <w:t>, 2, 547-557.</w:t>
      </w:r>
    </w:p>
    <w:p w14:paraId="3FD5196A" w14:textId="77777777" w:rsidR="005255D6" w:rsidRPr="005255D6" w:rsidRDefault="005255D6" w:rsidP="005255D6">
      <w:pPr>
        <w:pStyle w:val="EndNoteBibliography"/>
        <w:ind w:left="720" w:hanging="720"/>
        <w:rPr>
          <w:noProof/>
        </w:rPr>
      </w:pPr>
      <w:r w:rsidRPr="005255D6">
        <w:rPr>
          <w:noProof/>
        </w:rPr>
        <w:t>15.</w:t>
      </w:r>
    </w:p>
    <w:p w14:paraId="63E30E27" w14:textId="77777777" w:rsidR="005255D6" w:rsidRPr="005255D6" w:rsidRDefault="005255D6" w:rsidP="005255D6">
      <w:pPr>
        <w:pStyle w:val="EndNoteBibliography"/>
        <w:ind w:left="720" w:hanging="720"/>
        <w:rPr>
          <w:noProof/>
        </w:rPr>
      </w:pPr>
      <w:r w:rsidRPr="005255D6">
        <w:rPr>
          <w:noProof/>
        </w:rPr>
        <w:t xml:space="preserve">May, R.M. (1977). Thresholds and breakpoints in ecosystems with a multiplicity of stable states. </w:t>
      </w:r>
      <w:r w:rsidRPr="005255D6">
        <w:rPr>
          <w:i/>
          <w:noProof/>
        </w:rPr>
        <w:t>Nature</w:t>
      </w:r>
      <w:r w:rsidRPr="005255D6">
        <w:rPr>
          <w:noProof/>
        </w:rPr>
        <w:t>, 269, 471-477.</w:t>
      </w:r>
    </w:p>
    <w:p w14:paraId="3CCDADA0" w14:textId="77777777" w:rsidR="005255D6" w:rsidRPr="005255D6" w:rsidRDefault="005255D6" w:rsidP="005255D6">
      <w:pPr>
        <w:pStyle w:val="EndNoteBibliography"/>
        <w:ind w:left="720" w:hanging="720"/>
        <w:rPr>
          <w:noProof/>
        </w:rPr>
      </w:pPr>
      <w:r w:rsidRPr="005255D6">
        <w:rPr>
          <w:noProof/>
        </w:rPr>
        <w:t>16.</w:t>
      </w:r>
    </w:p>
    <w:p w14:paraId="4AC3B952" w14:textId="77777777" w:rsidR="005255D6" w:rsidRPr="005255D6" w:rsidRDefault="005255D6" w:rsidP="005255D6">
      <w:pPr>
        <w:pStyle w:val="EndNoteBibliography"/>
        <w:ind w:left="720" w:hanging="720"/>
        <w:rPr>
          <w:noProof/>
        </w:rPr>
      </w:pPr>
      <w:r w:rsidRPr="005255D6">
        <w:rPr>
          <w:noProof/>
        </w:rPr>
        <w:t>McDonald-Madden, E., Baxter, P.W., Fuller, R.A., Martin, T.G., Game, E.T., Montambault, J.</w:t>
      </w:r>
      <w:r w:rsidRPr="005255D6">
        <w:rPr>
          <w:i/>
          <w:noProof/>
        </w:rPr>
        <w:t xml:space="preserve"> et al.</w:t>
      </w:r>
      <w:r w:rsidRPr="005255D6">
        <w:rPr>
          <w:noProof/>
        </w:rPr>
        <w:t xml:space="preserve"> (2010). Monitoring does not always count. </w:t>
      </w:r>
      <w:r w:rsidRPr="005255D6">
        <w:rPr>
          <w:i/>
          <w:noProof/>
        </w:rPr>
        <w:t>Trends in Ecology &amp; Evolution</w:t>
      </w:r>
      <w:r w:rsidRPr="005255D6">
        <w:rPr>
          <w:noProof/>
        </w:rPr>
        <w:t>, 25, 547-550.</w:t>
      </w:r>
    </w:p>
    <w:p w14:paraId="67D9B43F" w14:textId="77777777" w:rsidR="005255D6" w:rsidRPr="005255D6" w:rsidRDefault="005255D6" w:rsidP="005255D6">
      <w:pPr>
        <w:pStyle w:val="EndNoteBibliography"/>
        <w:ind w:left="720" w:hanging="720"/>
        <w:rPr>
          <w:noProof/>
        </w:rPr>
      </w:pPr>
      <w:r w:rsidRPr="005255D6">
        <w:rPr>
          <w:noProof/>
        </w:rPr>
        <w:t>17.</w:t>
      </w:r>
    </w:p>
    <w:p w14:paraId="532C4EEE" w14:textId="77777777" w:rsidR="005255D6" w:rsidRPr="005255D6" w:rsidRDefault="005255D6" w:rsidP="005255D6">
      <w:pPr>
        <w:pStyle w:val="EndNoteBibliography"/>
        <w:ind w:left="720" w:hanging="720"/>
        <w:rPr>
          <w:noProof/>
        </w:rPr>
      </w:pPr>
      <w:r w:rsidRPr="005255D6">
        <w:rPr>
          <w:noProof/>
        </w:rPr>
        <w:t xml:space="preserve">Morris, W.F. &amp; Doak, D.F. (2002). Quantitative conservation biology. </w:t>
      </w:r>
      <w:r w:rsidRPr="005255D6">
        <w:rPr>
          <w:i/>
          <w:noProof/>
        </w:rPr>
        <w:t>Sinauer, Sunderland, Massachusetts, USA</w:t>
      </w:r>
      <w:r w:rsidRPr="005255D6">
        <w:rPr>
          <w:noProof/>
        </w:rPr>
        <w:t>.</w:t>
      </w:r>
    </w:p>
    <w:p w14:paraId="637EDB5A" w14:textId="77777777" w:rsidR="005255D6" w:rsidRPr="005255D6" w:rsidRDefault="005255D6" w:rsidP="005255D6">
      <w:pPr>
        <w:pStyle w:val="EndNoteBibliography"/>
        <w:ind w:left="720" w:hanging="720"/>
        <w:rPr>
          <w:noProof/>
        </w:rPr>
      </w:pPr>
      <w:r w:rsidRPr="005255D6">
        <w:rPr>
          <w:noProof/>
        </w:rPr>
        <w:t>18.</w:t>
      </w:r>
    </w:p>
    <w:p w14:paraId="0EFE5573" w14:textId="77777777" w:rsidR="005255D6" w:rsidRPr="005255D6" w:rsidRDefault="005255D6" w:rsidP="005255D6">
      <w:pPr>
        <w:pStyle w:val="EndNoteBibliography"/>
        <w:ind w:left="720" w:hanging="720"/>
        <w:rPr>
          <w:noProof/>
        </w:rPr>
      </w:pPr>
      <w:r w:rsidRPr="005255D6">
        <w:rPr>
          <w:noProof/>
        </w:rPr>
        <w:t xml:space="preserve">Oguz, T. &amp; Gilbert, D. (2007). Abrupt transitions of the top-down controlled Black Sea pelagic ecosystem during 1960–2000: evidence for regime-shifts under strong fishery exploitation and nutrient enrichment modulated by climate-induced variations. </w:t>
      </w:r>
      <w:r w:rsidRPr="005255D6">
        <w:rPr>
          <w:i/>
          <w:noProof/>
        </w:rPr>
        <w:t>Deep Sea Research Part I: Oceanographic Research Papers</w:t>
      </w:r>
      <w:r w:rsidRPr="005255D6">
        <w:rPr>
          <w:noProof/>
        </w:rPr>
        <w:t>, 54, 220-242.</w:t>
      </w:r>
    </w:p>
    <w:p w14:paraId="5F2C5964" w14:textId="77777777" w:rsidR="005255D6" w:rsidRPr="005255D6" w:rsidRDefault="005255D6" w:rsidP="005255D6">
      <w:pPr>
        <w:pStyle w:val="EndNoteBibliography"/>
        <w:ind w:left="720" w:hanging="720"/>
        <w:rPr>
          <w:noProof/>
        </w:rPr>
      </w:pPr>
      <w:r w:rsidRPr="005255D6">
        <w:rPr>
          <w:noProof/>
        </w:rPr>
        <w:t>19.</w:t>
      </w:r>
    </w:p>
    <w:p w14:paraId="739EF9E1" w14:textId="77777777" w:rsidR="005255D6" w:rsidRPr="005255D6" w:rsidRDefault="005255D6" w:rsidP="005255D6">
      <w:pPr>
        <w:pStyle w:val="EndNoteBibliography"/>
        <w:ind w:left="720" w:hanging="720"/>
        <w:rPr>
          <w:noProof/>
        </w:rPr>
      </w:pPr>
      <w:r w:rsidRPr="005255D6">
        <w:rPr>
          <w:noProof/>
        </w:rPr>
        <w:t xml:space="preserve">Ortega, L., Castilla, J.C., Espino, M., Yamashiro, C. &amp; Defeo, O. (2012). Effects of fishing, market price, and climate on two South American clam species. </w:t>
      </w:r>
      <w:r w:rsidRPr="005255D6">
        <w:rPr>
          <w:i/>
          <w:noProof/>
        </w:rPr>
        <w:t>Marine Ecology Progress Series</w:t>
      </w:r>
      <w:r w:rsidRPr="005255D6">
        <w:rPr>
          <w:noProof/>
        </w:rPr>
        <w:t>, 469, 71-85.</w:t>
      </w:r>
    </w:p>
    <w:p w14:paraId="52C11BEC" w14:textId="77777777" w:rsidR="005255D6" w:rsidRPr="005255D6" w:rsidRDefault="005255D6" w:rsidP="005255D6">
      <w:pPr>
        <w:pStyle w:val="EndNoteBibliography"/>
        <w:ind w:left="720" w:hanging="720"/>
        <w:rPr>
          <w:noProof/>
        </w:rPr>
      </w:pPr>
      <w:r w:rsidRPr="005255D6">
        <w:rPr>
          <w:noProof/>
        </w:rPr>
        <w:t>20.</w:t>
      </w:r>
    </w:p>
    <w:p w14:paraId="7A32F3E9" w14:textId="77777777" w:rsidR="005255D6" w:rsidRPr="005255D6" w:rsidRDefault="005255D6" w:rsidP="005255D6">
      <w:pPr>
        <w:pStyle w:val="EndNoteBibliography"/>
        <w:ind w:left="720" w:hanging="720"/>
        <w:rPr>
          <w:noProof/>
        </w:rPr>
      </w:pPr>
      <w:r w:rsidRPr="005255D6">
        <w:rPr>
          <w:noProof/>
        </w:rPr>
        <w:t>Reyer, C.P., Brouwers, N., Rammig, A., Brook, B.W., Epila, J., Grant, R.F.</w:t>
      </w:r>
      <w:r w:rsidRPr="005255D6">
        <w:rPr>
          <w:i/>
          <w:noProof/>
        </w:rPr>
        <w:t xml:space="preserve"> et al.</w:t>
      </w:r>
      <w:r w:rsidRPr="005255D6">
        <w:rPr>
          <w:noProof/>
        </w:rPr>
        <w:t xml:space="preserve"> (2015). Forest resil</w:t>
      </w:r>
      <w:r w:rsidRPr="005255D6">
        <w:rPr>
          <w:rFonts w:hint="eastAsia"/>
          <w:noProof/>
        </w:rPr>
        <w:t>ience and tipping points at different spatio</w:t>
      </w:r>
      <w:r w:rsidRPr="005255D6">
        <w:rPr>
          <w:rFonts w:hint="eastAsia"/>
          <w:noProof/>
        </w:rPr>
        <w:t>‐</w:t>
      </w:r>
      <w:r w:rsidRPr="005255D6">
        <w:rPr>
          <w:rFonts w:hint="eastAsia"/>
          <w:noProof/>
        </w:rPr>
        <w:t xml:space="preserve">temporal scales: approaches and challenges. </w:t>
      </w:r>
      <w:r w:rsidRPr="005255D6">
        <w:rPr>
          <w:rFonts w:hint="eastAsia"/>
          <w:i/>
          <w:noProof/>
        </w:rPr>
        <w:t>Journal of Ecology</w:t>
      </w:r>
      <w:r w:rsidRPr="005255D6">
        <w:rPr>
          <w:rFonts w:hint="eastAsia"/>
          <w:noProof/>
        </w:rPr>
        <w:t>, 103, 5-15.</w:t>
      </w:r>
    </w:p>
    <w:p w14:paraId="71D944AF" w14:textId="77777777" w:rsidR="005255D6" w:rsidRPr="005255D6" w:rsidRDefault="005255D6" w:rsidP="005255D6">
      <w:pPr>
        <w:pStyle w:val="EndNoteBibliography"/>
        <w:ind w:left="720" w:hanging="720"/>
        <w:rPr>
          <w:noProof/>
        </w:rPr>
      </w:pPr>
      <w:r w:rsidRPr="005255D6">
        <w:rPr>
          <w:noProof/>
        </w:rPr>
        <w:t>21.</w:t>
      </w:r>
    </w:p>
    <w:p w14:paraId="4FC4F2F8" w14:textId="77777777" w:rsidR="005255D6" w:rsidRPr="005255D6" w:rsidRDefault="005255D6" w:rsidP="005255D6">
      <w:pPr>
        <w:pStyle w:val="EndNoteBibliography"/>
        <w:ind w:left="720" w:hanging="720"/>
        <w:rPr>
          <w:noProof/>
        </w:rPr>
      </w:pPr>
      <w:r w:rsidRPr="005255D6">
        <w:rPr>
          <w:noProof/>
        </w:rPr>
        <w:t xml:space="preserve">Scheffer, M., Carpenter, S., Foley, J.A., Folke, C. &amp; Walker, B. (2001). Catastrophic shifts in ecosystems. </w:t>
      </w:r>
      <w:r w:rsidRPr="005255D6">
        <w:rPr>
          <w:i/>
          <w:noProof/>
        </w:rPr>
        <w:t>Nature</w:t>
      </w:r>
      <w:r w:rsidRPr="005255D6">
        <w:rPr>
          <w:noProof/>
        </w:rPr>
        <w:t>, 413, 591-596.</w:t>
      </w:r>
    </w:p>
    <w:p w14:paraId="2A77F236" w14:textId="77777777" w:rsidR="005255D6" w:rsidRPr="005255D6" w:rsidRDefault="005255D6" w:rsidP="005255D6">
      <w:pPr>
        <w:pStyle w:val="EndNoteBibliography"/>
        <w:ind w:left="720" w:hanging="720"/>
        <w:rPr>
          <w:noProof/>
        </w:rPr>
      </w:pPr>
      <w:r w:rsidRPr="005255D6">
        <w:rPr>
          <w:noProof/>
        </w:rPr>
        <w:t>22.</w:t>
      </w:r>
    </w:p>
    <w:p w14:paraId="7CE4B363" w14:textId="77777777" w:rsidR="005255D6" w:rsidRPr="005255D6" w:rsidRDefault="005255D6" w:rsidP="005255D6">
      <w:pPr>
        <w:pStyle w:val="EndNoteBibliography"/>
        <w:ind w:left="720" w:hanging="720"/>
        <w:rPr>
          <w:noProof/>
        </w:rPr>
      </w:pPr>
      <w:r w:rsidRPr="005255D6">
        <w:rPr>
          <w:noProof/>
        </w:rPr>
        <w:t>Schindler, D.E., Hilborn, R., Chasco, B., Boatright, C.P., Quinn, T.P., Rogers, L.A.</w:t>
      </w:r>
      <w:r w:rsidRPr="005255D6">
        <w:rPr>
          <w:i/>
          <w:noProof/>
        </w:rPr>
        <w:t xml:space="preserve"> et al.</w:t>
      </w:r>
      <w:r w:rsidRPr="005255D6">
        <w:rPr>
          <w:noProof/>
        </w:rPr>
        <w:t xml:space="preserve"> (2010). Population diversity and the portfolio effect in an exploited species. </w:t>
      </w:r>
      <w:r w:rsidRPr="005255D6">
        <w:rPr>
          <w:i/>
          <w:noProof/>
        </w:rPr>
        <w:t>Nature</w:t>
      </w:r>
      <w:r w:rsidRPr="005255D6">
        <w:rPr>
          <w:noProof/>
        </w:rPr>
        <w:t>, 465, 609-612.</w:t>
      </w:r>
    </w:p>
    <w:p w14:paraId="0C57D907" w14:textId="77777777" w:rsidR="005255D6" w:rsidRPr="005255D6" w:rsidRDefault="005255D6" w:rsidP="005255D6">
      <w:pPr>
        <w:pStyle w:val="EndNoteBibliography"/>
        <w:ind w:left="720" w:hanging="720"/>
        <w:rPr>
          <w:noProof/>
        </w:rPr>
      </w:pPr>
      <w:r w:rsidRPr="005255D6">
        <w:rPr>
          <w:noProof/>
        </w:rPr>
        <w:t>23.</w:t>
      </w:r>
    </w:p>
    <w:p w14:paraId="5F2AEFAC" w14:textId="77777777" w:rsidR="005255D6" w:rsidRPr="005255D6" w:rsidRDefault="005255D6" w:rsidP="005255D6">
      <w:pPr>
        <w:pStyle w:val="EndNoteBibliography"/>
        <w:ind w:left="720" w:hanging="720"/>
        <w:rPr>
          <w:noProof/>
        </w:rPr>
      </w:pPr>
      <w:r w:rsidRPr="005255D6">
        <w:rPr>
          <w:noProof/>
        </w:rPr>
        <w:t xml:space="preserve">Schrank, W.E., Arnason, R. &amp; Hannesson, R. (2003). </w:t>
      </w:r>
      <w:r w:rsidRPr="005255D6">
        <w:rPr>
          <w:i/>
          <w:noProof/>
        </w:rPr>
        <w:t>The cost of fisheries management</w:t>
      </w:r>
      <w:r w:rsidRPr="005255D6">
        <w:rPr>
          <w:noProof/>
        </w:rPr>
        <w:t>. Gower Publishing, Ltd.</w:t>
      </w:r>
    </w:p>
    <w:p w14:paraId="739C1FB2" w14:textId="77777777" w:rsidR="005255D6" w:rsidRPr="005255D6" w:rsidRDefault="005255D6" w:rsidP="005255D6">
      <w:pPr>
        <w:pStyle w:val="EndNoteBibliography"/>
        <w:ind w:left="720" w:hanging="720"/>
        <w:rPr>
          <w:noProof/>
        </w:rPr>
      </w:pPr>
      <w:r w:rsidRPr="005255D6">
        <w:rPr>
          <w:noProof/>
        </w:rPr>
        <w:t>24.</w:t>
      </w:r>
    </w:p>
    <w:p w14:paraId="215041AC" w14:textId="77777777" w:rsidR="005255D6" w:rsidRPr="005255D6" w:rsidRDefault="005255D6" w:rsidP="005255D6">
      <w:pPr>
        <w:pStyle w:val="EndNoteBibliography"/>
        <w:ind w:left="720" w:hanging="720"/>
        <w:rPr>
          <w:noProof/>
        </w:rPr>
      </w:pPr>
      <w:r w:rsidRPr="005255D6">
        <w:rPr>
          <w:noProof/>
        </w:rPr>
        <w:t xml:space="preserve">Traill, L.W., Bradshaw, C.J., Delean, S. &amp; Brook, B.W. (2010). Wetland conservation and sustainable use under global change: a tropical Australian case study using magpie geese. </w:t>
      </w:r>
      <w:r w:rsidRPr="005255D6">
        <w:rPr>
          <w:i/>
          <w:noProof/>
        </w:rPr>
        <w:t>Ecography</w:t>
      </w:r>
      <w:r w:rsidRPr="005255D6">
        <w:rPr>
          <w:noProof/>
        </w:rPr>
        <w:t>, 33, 818-825.</w:t>
      </w:r>
    </w:p>
    <w:p w14:paraId="3FADD14E" w14:textId="0499F4C8"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commentRangeStart w:id="75"/>
      <w:r w:rsidRPr="00957F1F">
        <w:rPr>
          <w:rFonts w:ascii="Helvetica" w:hAnsi="Helvetica"/>
          <w:b/>
          <w:sz w:val="22"/>
          <w:szCs w:val="22"/>
        </w:rPr>
        <w:lastRenderedPageBreak/>
        <w:t>FIGURES</w:t>
      </w:r>
      <w:commentRangeEnd w:id="75"/>
      <w:r w:rsidR="007E284B">
        <w:rPr>
          <w:rStyle w:val="CommentReference"/>
        </w:rPr>
        <w:commentReference w:id="75"/>
      </w:r>
    </w:p>
    <w:p w14:paraId="56432D6B" w14:textId="77777777" w:rsidR="00D44095" w:rsidRPr="00957F1F" w:rsidRDefault="00D44095" w:rsidP="00A800CF">
      <w:pPr>
        <w:rPr>
          <w:rFonts w:ascii="Helvetica" w:hAnsi="Helvetica"/>
          <w:b/>
          <w:sz w:val="22"/>
          <w:szCs w:val="22"/>
        </w:rPr>
      </w:pPr>
    </w:p>
    <w:p w14:paraId="775BED48" w14:textId="4281CADA"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r w:rsidR="005D1A49">
        <w:rPr>
          <w:rFonts w:ascii="Helvetica" w:hAnsi="Helvetica"/>
          <w:b/>
          <w:noProof/>
          <w:sz w:val="22"/>
          <w:szCs w:val="22"/>
          <w:lang w:val="en-GB" w:eastAsia="en-GB"/>
        </w:rPr>
        <w:drawing>
          <wp:inline distT="0" distB="0" distL="0" distR="0" wp14:anchorId="084FE923" wp14:editId="7CAF9251">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391535BE" w:rsidR="00992EEE" w:rsidRPr="00957F1F" w:rsidRDefault="00992EEE" w:rsidP="00D64561">
      <w:pPr>
        <w:rPr>
          <w:rFonts w:ascii="Helvetica" w:hAnsi="Helvetica"/>
          <w:sz w:val="22"/>
          <w:szCs w:val="22"/>
        </w:rPr>
      </w:pPr>
    </w:p>
    <w:p w14:paraId="6024E980" w14:textId="77777777" w:rsidR="00992EEE" w:rsidRPr="00957F1F" w:rsidRDefault="00992EEE" w:rsidP="00D64561">
      <w:pPr>
        <w:rPr>
          <w:rFonts w:ascii="Helvetica" w:hAnsi="Helvetica"/>
          <w:sz w:val="22"/>
          <w:szCs w:val="22"/>
        </w:rPr>
      </w:pPr>
    </w:p>
    <w:p w14:paraId="031EC731" w14:textId="793F3828"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3DDCD1DE" w:rsidR="003E2FCD" w:rsidRPr="00E35113" w:rsidRDefault="00894043" w:rsidP="003E2FCD">
      <w:pPr>
        <w:rPr>
          <w:rFonts w:ascii="Helvetica" w:hAnsi="Helvetica"/>
          <w:sz w:val="22"/>
          <w:szCs w:val="22"/>
        </w:rPr>
      </w:pPr>
      <w:r w:rsidRPr="00E35113">
        <w:rPr>
          <w:rFonts w:ascii="Helvetica" w:hAnsi="Helvetica"/>
          <w:b/>
          <w:sz w:val="22"/>
          <w:szCs w:val="22"/>
        </w:rPr>
        <w:lastRenderedPageBreak/>
        <w:t xml:space="preserve">Figure </w:t>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E803085" w:rsidR="003D48B0" w:rsidRDefault="0002156A">
      <w:pPr>
        <w:rPr>
          <w:rFonts w:ascii="Helvetica" w:hAnsi="Helvetica"/>
          <w:sz w:val="22"/>
          <w:szCs w:val="22"/>
        </w:rPr>
      </w:pPr>
      <w:r>
        <w:rPr>
          <w:rFonts w:ascii="Helvetica" w:hAnsi="Helvetica"/>
          <w:noProof/>
          <w:sz w:val="22"/>
          <w:szCs w:val="22"/>
          <w:lang w:val="en-GB" w:eastAsia="en-GB"/>
        </w:rPr>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31DA08F6"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4108A1">
        <w:rPr>
          <w:rFonts w:ascii="Helvetica" w:hAnsi="Helvetica"/>
          <w:sz w:val="22"/>
          <w:szCs w:val="22"/>
        </w:rPr>
        <w:t>Safe c</w:t>
      </w:r>
      <w:r w:rsidR="00815639">
        <w:rPr>
          <w:rFonts w:ascii="Helvetica" w:hAnsi="Helvetica"/>
          <w:sz w:val="22"/>
          <w:szCs w:val="22"/>
        </w:rPr>
        <w:t xml:space="preserve">ombination of monitoring and harvest </w:t>
      </w:r>
      <w:r w:rsidR="004108A1">
        <w:rPr>
          <w:rFonts w:ascii="Helvetica" w:hAnsi="Helvetica"/>
          <w:sz w:val="22"/>
          <w:szCs w:val="22"/>
        </w:rPr>
        <w:t>rates that avoids</w:t>
      </w:r>
      <w:r w:rsidR="00815639">
        <w:rPr>
          <w:rFonts w:ascii="Helvetica" w:hAnsi="Helvetica"/>
          <w:sz w:val="22"/>
          <w:szCs w:val="22"/>
        </w:rPr>
        <w:t xml:space="preserve"> crossing a tipping point (a) or limit reference point (b) </w:t>
      </w:r>
      <w:r w:rsidR="004108A1">
        <w:rPr>
          <w:rFonts w:ascii="Helvetica" w:hAnsi="Helvetica"/>
          <w:sz w:val="22"/>
          <w:szCs w:val="22"/>
        </w:rPr>
        <w:t>given</w:t>
      </w:r>
      <w:r w:rsidR="00815639">
        <w:rPr>
          <w:rFonts w:ascii="Helvetica" w:hAnsi="Helvetica"/>
          <w:sz w:val="22"/>
          <w:szCs w:val="22"/>
        </w:rPr>
        <w:t xml:space="preserve"> a certain amount of </w:t>
      </w:r>
      <w:r w:rsidR="004108A1">
        <w:rPr>
          <w:rFonts w:ascii="Helvetica" w:hAnsi="Helvetica"/>
          <w:sz w:val="22"/>
          <w:szCs w:val="22"/>
        </w:rPr>
        <w:t xml:space="preserve">accepted </w:t>
      </w:r>
      <w:r w:rsidR="00815639">
        <w:rPr>
          <w:rFonts w:ascii="Helvetica" w:hAnsi="Helvetica"/>
          <w:sz w:val="22"/>
          <w:szCs w:val="22"/>
        </w:rPr>
        <w:t xml:space="preserve">risk. </w:t>
      </w:r>
      <w:r w:rsidR="00A800CF" w:rsidRPr="00957F1F">
        <w:rPr>
          <w:rFonts w:ascii="Helvetica" w:hAnsi="Helvetica"/>
          <w:sz w:val="22"/>
          <w:szCs w:val="22"/>
        </w:rPr>
        <w:t xml:space="preserve">The maximum allowable CV </w:t>
      </w:r>
      <w:r w:rsidR="00815639">
        <w:rPr>
          <w:rFonts w:ascii="Helvetica" w:hAnsi="Helvetica"/>
          <w:sz w:val="22"/>
          <w:szCs w:val="22"/>
        </w:rPr>
        <w:t xml:space="preserve">(high CV corresponds to less monitoring) </w:t>
      </w:r>
      <w:r w:rsidR="00A800CF" w:rsidRPr="00957F1F">
        <w:rPr>
          <w:rFonts w:ascii="Helvetica" w:hAnsi="Helvetica"/>
          <w:sz w:val="22"/>
          <w:szCs w:val="22"/>
        </w:rPr>
        <w:t xml:space="preserve">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w:t>
      </w:r>
      <w:r w:rsidR="00067FDC">
        <w:rPr>
          <w:rFonts w:ascii="Helvetica" w:hAnsi="Helvetica"/>
          <w:sz w:val="22"/>
          <w:szCs w:val="22"/>
        </w:rPr>
        <w:t xml:space="preserve">monitoring </w:t>
      </w:r>
      <w:r w:rsidR="00B25D66">
        <w:rPr>
          <w:rFonts w:ascii="Helvetica" w:hAnsi="Helvetica"/>
          <w:sz w:val="22"/>
          <w:szCs w:val="22"/>
        </w:rPr>
        <w:t xml:space="preserve">and lower rate of </w:t>
      </w:r>
      <w:r w:rsidR="00A800CF" w:rsidRPr="00957F1F">
        <w:rPr>
          <w:rFonts w:ascii="Helvetica" w:hAnsi="Helvetica"/>
          <w:sz w:val="22"/>
          <w:szCs w:val="22"/>
        </w:rPr>
        <w:t xml:space="preserve">harvest </w:t>
      </w:r>
      <w:r w:rsidR="00B97BB9" w:rsidRPr="00957F1F">
        <w:rPr>
          <w:rFonts w:ascii="Helvetica" w:hAnsi="Helvetica"/>
          <w:sz w:val="22"/>
          <w:szCs w:val="22"/>
        </w:rPr>
        <w:t>is required to</w:t>
      </w:r>
      <w:r w:rsidR="00A800CF" w:rsidRPr="00957F1F">
        <w:rPr>
          <w:rFonts w:ascii="Helvetica" w:hAnsi="Helvetica"/>
          <w:sz w:val="22"/>
          <w:szCs w:val="22"/>
        </w:rPr>
        <w:t xml:space="preserve"> avoid a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r w:rsidR="00B25D66">
        <w:rPr>
          <w:rFonts w:ascii="Helvetica" w:hAnsi="Helvetica"/>
          <w:sz w:val="22"/>
          <w:szCs w:val="22"/>
        </w:rPr>
        <w:t xml:space="preserve">Smoothed </w:t>
      </w:r>
      <w:r w:rsidR="00815639" w:rsidRPr="00957F1F">
        <w:rPr>
          <w:rFonts w:ascii="Helvetica" w:hAnsi="Helvetica"/>
          <w:sz w:val="22"/>
          <w:szCs w:val="22"/>
        </w:rPr>
        <w:t>of 1000 twenty-year simulations across a range of monitoring investment (CV of true biomass) and maximum harvest rate (percentage of F</w:t>
      </w:r>
      <w:r w:rsidR="00815639" w:rsidRPr="000E2671">
        <w:rPr>
          <w:rFonts w:ascii="Helvetica" w:hAnsi="Helvetica"/>
          <w:sz w:val="22"/>
          <w:szCs w:val="22"/>
          <w:vertAlign w:val="subscript"/>
        </w:rPr>
        <w:t>msy</w:t>
      </w:r>
      <w:r w:rsidR="00815639" w:rsidRPr="00957F1F">
        <w:rPr>
          <w:rFonts w:ascii="Helvetica" w:hAnsi="Helvetica"/>
          <w:sz w:val="22"/>
          <w:szCs w:val="22"/>
        </w:rPr>
        <w:t xml:space="preserve"> - pF</w:t>
      </w:r>
      <w:r w:rsidR="00815639" w:rsidRPr="000E2671">
        <w:rPr>
          <w:rFonts w:ascii="Helvetica" w:hAnsi="Helvetica"/>
          <w:sz w:val="22"/>
          <w:szCs w:val="22"/>
          <w:vertAlign w:val="subscript"/>
        </w:rPr>
        <w:t>msy</w:t>
      </w:r>
      <w:r w:rsidR="00815639" w:rsidRPr="00957F1F">
        <w:rPr>
          <w:rFonts w:ascii="Helvetica" w:hAnsi="Helvetica"/>
          <w:sz w:val="22"/>
          <w:szCs w:val="22"/>
        </w:rPr>
        <w:t>).</w:t>
      </w:r>
    </w:p>
    <w:p w14:paraId="1C56C96E" w14:textId="534D866E" w:rsidR="00A800CF" w:rsidRPr="00957F1F" w:rsidRDefault="00EB3D61" w:rsidP="000626DC">
      <w:pPr>
        <w:rPr>
          <w:rFonts w:ascii="Helvetica" w:hAnsi="Helvetica"/>
          <w:sz w:val="22"/>
          <w:szCs w:val="22"/>
        </w:rPr>
      </w:pPr>
      <w:r>
        <w:rPr>
          <w:rFonts w:ascii="Helvetica" w:hAnsi="Helvetica"/>
          <w:noProof/>
          <w:sz w:val="22"/>
          <w:szCs w:val="22"/>
          <w:lang w:val="en-GB" w:eastAsia="en-GB"/>
        </w:rPr>
        <w:drawing>
          <wp:inline distT="0" distB="0" distL="0" distR="0" wp14:anchorId="5701B9A4" wp14:editId="663F1E04">
            <wp:extent cx="4356735" cy="6647431"/>
            <wp:effectExtent l="0" t="0" r="0" b="0"/>
            <wp:docPr id="11" name="Picture 11" descr="../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de/Figures/Fig3_P_Tip_Fmsy_CV/Safe%20operating%20space.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3730" cy="6658103"/>
                    </a:xfrm>
                    <a:prstGeom prst="rect">
                      <a:avLst/>
                    </a:prstGeom>
                    <a:noFill/>
                    <a:ln>
                      <a:noFill/>
                    </a:ln>
                  </pic:spPr>
                </pic:pic>
              </a:graphicData>
            </a:graphic>
          </wp:inline>
        </w:drawing>
      </w:r>
    </w:p>
    <w:p w14:paraId="22F527D7" w14:textId="2F04043D" w:rsidR="00A0237B" w:rsidRDefault="00A800CF" w:rsidP="006825A4">
      <w:pPr>
        <w:rPr>
          <w:rFonts w:ascii="Helvetica" w:hAnsi="Helvetica"/>
          <w:b/>
          <w:sz w:val="22"/>
          <w:szCs w:val="22"/>
        </w:rPr>
      </w:pPr>
      <w:r w:rsidRPr="00957F1F">
        <w:rPr>
          <w:rFonts w:ascii="Helvetica" w:hAnsi="Helvetica"/>
          <w:b/>
          <w:sz w:val="22"/>
          <w:szCs w:val="22"/>
        </w:rPr>
        <w:br w:type="page"/>
      </w:r>
      <w:r w:rsidR="00A90388" w:rsidRPr="004F63A4">
        <w:rPr>
          <w:rFonts w:ascii="Helvetica" w:hAnsi="Helvetica"/>
          <w:b/>
          <w:sz w:val="22"/>
          <w:szCs w:val="22"/>
        </w:rPr>
        <w:lastRenderedPageBreak/>
        <w:t xml:space="preserve">Figure </w:t>
      </w:r>
      <w:r w:rsidR="00516DE9">
        <w:rPr>
          <w:rFonts w:ascii="Helvetica" w:hAnsi="Helvetica"/>
          <w:b/>
          <w:sz w:val="22"/>
          <w:szCs w:val="22"/>
        </w:rPr>
        <w:t>4</w:t>
      </w:r>
      <w:r w:rsidR="00A90388"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32062F75" w14:textId="006DB858" w:rsidR="00A67FE0" w:rsidRDefault="00A67FE0" w:rsidP="00783ACA">
      <w:pPr>
        <w:rPr>
          <w:rFonts w:ascii="Helvetica" w:hAnsi="Helvetica"/>
          <w:b/>
          <w:sz w:val="22"/>
          <w:szCs w:val="22"/>
        </w:rPr>
      </w:pPr>
    </w:p>
    <w:p w14:paraId="325778DE" w14:textId="37BCAE53" w:rsidR="00A67FE0" w:rsidRDefault="00FF097E" w:rsidP="00783ACA">
      <w:pPr>
        <w:rPr>
          <w:rFonts w:ascii="Helvetica" w:hAnsi="Helvetica"/>
          <w:b/>
          <w:sz w:val="22"/>
          <w:szCs w:val="22"/>
        </w:rPr>
      </w:pPr>
      <w:r>
        <w:rPr>
          <w:rFonts w:ascii="Helvetica" w:hAnsi="Helvetica"/>
          <w:b/>
          <w:noProof/>
          <w:sz w:val="22"/>
          <w:szCs w:val="22"/>
          <w:lang w:val="en-GB" w:eastAsia="en-GB"/>
        </w:rPr>
        <w:drawing>
          <wp:inline distT="0" distB="0" distL="0" distR="0" wp14:anchorId="0AFC83B0" wp14:editId="2CA4577A">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p>
    <w:p w14:paraId="0FDD2871" w14:textId="7BCC7127"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Crow White" w:date="2017-04-17T15:02:00Z" w:initials="CW">
    <w:p w14:paraId="63AEC954" w14:textId="45A7F3A3" w:rsidR="00C14DA4" w:rsidRDefault="00C14DA4">
      <w:pPr>
        <w:pStyle w:val="CommentText"/>
      </w:pPr>
      <w:r>
        <w:rPr>
          <w:rStyle w:val="CommentReference"/>
        </w:rPr>
        <w:annotationRef/>
      </w:r>
      <w:r>
        <w:t>Plural?</w:t>
      </w:r>
      <w:r w:rsidR="00A66C1C">
        <w:t xml:space="preserve"> No, we evaluate using a model with one biological tipping point (allee effect) and one management tipping point (0.25K)</w:t>
      </w:r>
    </w:p>
  </w:comment>
  <w:comment w:id="2" w:author="Crow White" w:date="2017-04-17T16:29:00Z" w:initials="CW">
    <w:p w14:paraId="644554B6" w14:textId="29E611B8" w:rsidR="006803F7" w:rsidRDefault="006803F7">
      <w:pPr>
        <w:pStyle w:val="CommentText"/>
      </w:pPr>
      <w:r>
        <w:rPr>
          <w:rStyle w:val="CommentReference"/>
        </w:rPr>
        <w:annotationRef/>
      </w:r>
      <w:r>
        <w:t>This is a/the key result. See my comment in FIGURES on a figure format I was expecting to see</w:t>
      </w:r>
    </w:p>
  </w:comment>
  <w:comment w:id="3" w:author="Crow White" w:date="2017-04-17T15:06:00Z" w:initials="CW">
    <w:p w14:paraId="495446B4" w14:textId="77777777" w:rsidR="00C14DA4" w:rsidRDefault="00C14DA4">
      <w:pPr>
        <w:pStyle w:val="CommentText"/>
      </w:pPr>
      <w:r>
        <w:rPr>
          <w:rStyle w:val="CommentReference"/>
        </w:rPr>
        <w:annotationRef/>
      </w:r>
      <w:r>
        <w:t xml:space="preserve">Your ref seems very broad. </w:t>
      </w:r>
      <w:r>
        <w:rPr>
          <w:rFonts w:ascii="Segoe UI" w:hAnsi="Segoe UI" w:cs="Segoe UI"/>
          <w:sz w:val="40"/>
          <w:szCs w:val="40"/>
          <w:lang w:val="en-GB"/>
        </w:rPr>
        <w:t>A review covering the Q of when to monitor would be best</w:t>
      </w:r>
      <w:r>
        <w:t xml:space="preserve"> </w:t>
      </w:r>
    </w:p>
    <w:p w14:paraId="271FF7D9" w14:textId="77777777" w:rsidR="00C14DA4" w:rsidRDefault="00C14DA4">
      <w:pPr>
        <w:pStyle w:val="CommentText"/>
      </w:pPr>
    </w:p>
    <w:p w14:paraId="5304DB54" w14:textId="179F80F9" w:rsidR="00C14DA4" w:rsidRDefault="00C14DA4">
      <w:pPr>
        <w:pStyle w:val="CommentText"/>
      </w:pPr>
    </w:p>
  </w:comment>
  <w:comment w:id="12" w:author="Crow White" w:date="2017-04-17T15:16:00Z" w:initials="CW">
    <w:p w14:paraId="763F0A9F" w14:textId="27891BA0" w:rsidR="00214262" w:rsidRDefault="00214262">
      <w:pPr>
        <w:pStyle w:val="CommentText"/>
      </w:pPr>
      <w:r>
        <w:rPr>
          <w:rStyle w:val="CommentReference"/>
        </w:rPr>
        <w:annotationRef/>
      </w:r>
      <w:r>
        <w:t>With NPV or annuity perspective?</w:t>
      </w:r>
    </w:p>
  </w:comment>
  <w:comment w:id="15" w:author="Crow White" w:date="2017-04-17T15:21:00Z" w:initials="CW">
    <w:p w14:paraId="756E671C" w14:textId="3420151A" w:rsidR="00214262" w:rsidRDefault="00214262">
      <w:pPr>
        <w:pStyle w:val="CommentText"/>
      </w:pPr>
      <w:r>
        <w:rPr>
          <w:rStyle w:val="CommentReference"/>
        </w:rPr>
        <w:annotationRef/>
      </w:r>
      <w:r>
        <w:t>Just for my info, where in Morris and Doak is this discrete-time model of popn growth with allee effect? I can’t find it in their book. The best eqn I can find for this is a differential equation in Mill</w:t>
      </w:r>
      <w:r w:rsidR="009E0068">
        <w:t>s 2013 (Conservation of Wildlife Populations) – a text book. On p138 it cites Courchamp et al. 2008, which is a book I’ve never been able to get a hard copy of. Do you have it?</w:t>
      </w:r>
    </w:p>
  </w:comment>
  <w:comment w:id="18" w:author="Timothy Essington" w:date="2017-04-17T13:59:00Z" w:initials="TE">
    <w:p w14:paraId="70A1D98F" w14:textId="77777777" w:rsidR="00C14DA4" w:rsidRDefault="00C14DA4" w:rsidP="004352AB">
      <w:pPr>
        <w:pStyle w:val="CommentText"/>
      </w:pPr>
      <w:r>
        <w:rPr>
          <w:rStyle w:val="CommentReference"/>
        </w:rPr>
        <w:annotationRef/>
      </w:r>
      <w:r>
        <w:t xml:space="preserve">Is the error autocorrelated?  If not, that should be included as a new scenario / dimension.  </w:t>
      </w:r>
    </w:p>
    <w:p w14:paraId="0C243FEF" w14:textId="77777777" w:rsidR="00C14DA4" w:rsidRDefault="00C14DA4" w:rsidP="004352AB">
      <w:pPr>
        <w:pStyle w:val="CommentText"/>
      </w:pPr>
    </w:p>
    <w:p w14:paraId="65B56666" w14:textId="77777777" w:rsidR="00C14DA4" w:rsidRDefault="00C14DA4" w:rsidP="004352AB">
      <w:pPr>
        <w:pStyle w:val="CommentText"/>
      </w:pPr>
      <w:r w:rsidRPr="00B75DF6">
        <w:rPr>
          <w:b/>
        </w:rPr>
        <w:t>AS:</w:t>
      </w:r>
      <w:r>
        <w:t xml:space="preserve"> No, it’s not. I think we can wait for reviews to fix this if it comes up. I Don’t think it will change the qualitative answer, but maybe I’m not thinking clearly about it.   </w:t>
      </w:r>
    </w:p>
    <w:p w14:paraId="217D47E6" w14:textId="77777777" w:rsidR="00C14DA4" w:rsidRDefault="00C14DA4" w:rsidP="004352AB">
      <w:pPr>
        <w:pStyle w:val="CommentText"/>
      </w:pPr>
    </w:p>
    <w:p w14:paraId="55D4A0A3" w14:textId="4029DFD8" w:rsidR="00C14DA4" w:rsidRDefault="00C14DA4" w:rsidP="004352AB">
      <w:pPr>
        <w:pStyle w:val="CommentText"/>
      </w:pPr>
      <w:r>
        <w:t>TEE: OK</w:t>
      </w:r>
    </w:p>
  </w:comment>
  <w:comment w:id="19" w:author="Crow White" w:date="2017-04-17T15:27:00Z" w:initials="CW">
    <w:p w14:paraId="78319EAD" w14:textId="54D9E8A5" w:rsidR="009E0068" w:rsidRDefault="009E0068">
      <w:pPr>
        <w:pStyle w:val="CommentText"/>
      </w:pPr>
      <w:r>
        <w:rPr>
          <w:rStyle w:val="CommentReference"/>
        </w:rPr>
        <w:annotationRef/>
      </w:r>
      <w:r>
        <w:t>A whole ‘nother paper!</w:t>
      </w:r>
    </w:p>
  </w:comment>
  <w:comment w:id="22" w:author="Crow White" w:date="2017-04-17T15:28:00Z" w:initials="CW">
    <w:p w14:paraId="5153FA20" w14:textId="2BD43DF3" w:rsidR="009E0068" w:rsidRDefault="009E0068">
      <w:pPr>
        <w:pStyle w:val="CommentText"/>
      </w:pPr>
      <w:r>
        <w:rPr>
          <w:rStyle w:val="CommentReference"/>
        </w:rPr>
        <w:annotationRef/>
      </w:r>
      <w:r>
        <w:t>A Bayesian model would enable relaxation of this assumption, whereby previous data improved precision of current data. I think. Just rambling</w:t>
      </w:r>
    </w:p>
  </w:comment>
  <w:comment w:id="23" w:author="Timothy Essington" w:date="2017-04-17T14:00:00Z" w:initials="TE">
    <w:p w14:paraId="06AC8AA6" w14:textId="77777777" w:rsidR="00C14DA4" w:rsidRDefault="00C14DA4" w:rsidP="004352AB">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244FA5BF" w14:textId="77777777" w:rsidR="00C14DA4" w:rsidRDefault="00C14DA4" w:rsidP="004352AB">
      <w:pPr>
        <w:pStyle w:val="CommentText"/>
      </w:pPr>
    </w:p>
    <w:p w14:paraId="6310637C" w14:textId="77777777" w:rsidR="00C14DA4" w:rsidRDefault="00C14DA4" w:rsidP="004352AB">
      <w:pPr>
        <w:pStyle w:val="CommentText"/>
      </w:pPr>
      <w:r w:rsidRPr="00C70EF4">
        <w:rPr>
          <w:b/>
        </w:rPr>
        <w:t>AS:</w:t>
      </w:r>
      <w:r>
        <w:t xml:space="preserve"> I’d like to keep it broad but inspired by fisheries. If there are places where you think we need to expand on the description to do this better, please flag them so I can tackle it.</w:t>
      </w:r>
    </w:p>
    <w:p w14:paraId="50E930D5" w14:textId="77777777" w:rsidR="00C14DA4" w:rsidRDefault="00C14DA4" w:rsidP="004352AB">
      <w:pPr>
        <w:pStyle w:val="CommentText"/>
      </w:pPr>
    </w:p>
    <w:p w14:paraId="1E966702" w14:textId="726BA5DF" w:rsidR="00C14DA4" w:rsidRDefault="00C14DA4" w:rsidP="004352AB">
      <w:pPr>
        <w:pStyle w:val="CommentText"/>
      </w:pPr>
      <w:r>
        <w:t xml:space="preserve">TEE: I think the framing does a good job of this </w:t>
      </w:r>
    </w:p>
  </w:comment>
  <w:comment w:id="24" w:author="Crow White" w:date="2017-04-17T15:31:00Z" w:initials="CW">
    <w:p w14:paraId="23FBFBAA" w14:textId="0E1F224A" w:rsidR="009E0068" w:rsidRDefault="009E0068">
      <w:pPr>
        <w:pStyle w:val="CommentText"/>
      </w:pPr>
      <w:r>
        <w:rPr>
          <w:rStyle w:val="CommentReference"/>
        </w:rPr>
        <w:annotationRef/>
      </w:r>
      <w:r>
        <w:t>So, harvest mortality scales linearly with biomass. Correct? Is that optimal, given that the model of population growth is nonlinear wrt biomass?</w:t>
      </w:r>
    </w:p>
  </w:comment>
  <w:comment w:id="27" w:author="Phillip Levin" w:date="2016-02-04T17:50:00Z" w:initials="LP">
    <w:p w14:paraId="7692C26C" w14:textId="187A7297" w:rsidR="00C14DA4" w:rsidRDefault="00C14DA4">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28" w:author="Adrian Stier" w:date="2017-03-29T16:39:00Z" w:initials="AS">
    <w:p w14:paraId="73ABFE95" w14:textId="6ED98086" w:rsidR="00C14DA4" w:rsidRDefault="00C14DA4">
      <w:pPr>
        <w:pStyle w:val="CommentText"/>
      </w:pPr>
      <w:r>
        <w:rPr>
          <w:rStyle w:val="CommentReference"/>
        </w:rPr>
        <w:annotationRef/>
      </w:r>
      <w:r>
        <w:t xml:space="preserve">I see what you’re saying and could use price, and change little “p” to “market price” or something like that? </w:t>
      </w:r>
    </w:p>
  </w:comment>
  <w:comment w:id="29" w:author="Crow White" w:date="2017-04-17T15:34:00Z" w:initials="CW">
    <w:p w14:paraId="4D81A83A" w14:textId="1C4283A5" w:rsidR="00E76774" w:rsidRDefault="00E76774">
      <w:pPr>
        <w:pStyle w:val="CommentText"/>
      </w:pPr>
      <w:r>
        <w:rPr>
          <w:rStyle w:val="CommentReference"/>
        </w:rPr>
        <w:annotationRef/>
      </w:r>
      <w:r>
        <w:t xml:space="preserve">I think Vt is “profit” in year t. </w:t>
      </w:r>
    </w:p>
  </w:comment>
  <w:comment w:id="30" w:author="Ben Halpern" w:date="2016-11-17T11:28:00Z" w:initials="BH">
    <w:p w14:paraId="5A39CAF1" w14:textId="77777777" w:rsidR="00C14DA4" w:rsidRDefault="00C14DA4">
      <w:pPr>
        <w:pStyle w:val="CommentText"/>
      </w:pPr>
      <w:r>
        <w:rPr>
          <w:rStyle w:val="CommentReference"/>
        </w:rPr>
        <w:annotationRef/>
      </w:r>
      <w:r>
        <w:t>I’m not convinced of this.  Don’t we need some way to directly compare c_e and c_m??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C14DA4" w:rsidRDefault="00C14DA4">
      <w:pPr>
        <w:pStyle w:val="CommentText"/>
      </w:pPr>
    </w:p>
    <w:p w14:paraId="773F4C70" w14:textId="3D80B7CC" w:rsidR="00C14DA4" w:rsidRDefault="00C14DA4">
      <w:pPr>
        <w:pStyle w:val="CommentText"/>
      </w:pPr>
      <w:r w:rsidRPr="00331440">
        <w:rPr>
          <w:b/>
        </w:rPr>
        <w:t>AS</w:t>
      </w:r>
      <w:r>
        <w:t>: I’m a little still stumped on how to describe this relationship effectively. We’re making up prices, so I’m feeling wary of subtraction, but perhaps the ratio is okay to explore. I’d love some feedback on this and hope that Fig 5 tackles this to some degree.</w:t>
      </w:r>
    </w:p>
    <w:p w14:paraId="07AC6510" w14:textId="77777777" w:rsidR="00C14DA4" w:rsidRDefault="00C14DA4">
      <w:pPr>
        <w:pStyle w:val="CommentText"/>
      </w:pPr>
    </w:p>
    <w:p w14:paraId="52B71F87" w14:textId="77777777" w:rsidR="00C14DA4" w:rsidRDefault="00C14DA4">
      <w:pPr>
        <w:pStyle w:val="CommentText"/>
      </w:pPr>
      <w:r w:rsidRPr="00EF3C36">
        <w:rPr>
          <w:b/>
        </w:rPr>
        <w:t>js:</w:t>
      </w:r>
      <w:r>
        <w:t xml:space="preserve"> i dont think we want to compare the unit cost of harvest to the total cost of monitoring. you could look at the ratio of NPV to Cm, or plot these quantities against one another. which is what i think Fig5 does anyway</w:t>
      </w:r>
    </w:p>
  </w:comment>
  <w:comment w:id="31" w:author="Phillip Levin" w:date="2017-04-17T14:20:00Z" w:initials="LP">
    <w:p w14:paraId="47554831" w14:textId="77F535DC" w:rsidR="00C14DA4" w:rsidRDefault="00C14DA4">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p w14:paraId="1520274B" w14:textId="383FD4E0" w:rsidR="00C14DA4" w:rsidRDefault="00C14DA4">
      <w:pPr>
        <w:pStyle w:val="CommentText"/>
      </w:pPr>
    </w:p>
    <w:p w14:paraId="03D66840" w14:textId="77777777" w:rsidR="00C14DA4" w:rsidRDefault="00C14DA4">
      <w:pPr>
        <w:pStyle w:val="CommentText"/>
      </w:pPr>
      <w:r w:rsidRPr="008E360D">
        <w:rPr>
          <w:b/>
        </w:rPr>
        <w:t>js:</w:t>
      </w:r>
      <w:r>
        <w:t xml:space="preserve"> i think this is ok as long as it comes up in the discussion</w:t>
      </w:r>
    </w:p>
    <w:p w14:paraId="11DC8D97" w14:textId="77777777" w:rsidR="00C14DA4" w:rsidRDefault="00C14DA4">
      <w:pPr>
        <w:pStyle w:val="CommentText"/>
      </w:pPr>
    </w:p>
    <w:p w14:paraId="4C93E915" w14:textId="6CDF05B6" w:rsidR="00C14DA4" w:rsidRDefault="00C14DA4" w:rsidP="00CB5799">
      <w:pPr>
        <w:pStyle w:val="CommentText"/>
      </w:pPr>
      <w:r>
        <w:t>TEE: agreed that we should note somewhere and the discussion does a good job of this.</w:t>
      </w:r>
    </w:p>
  </w:comment>
  <w:comment w:id="32" w:author="Crow White" w:date="2017-04-17T15:56:00Z" w:initials="CW">
    <w:p w14:paraId="610CB178" w14:textId="1214BE6F" w:rsidR="006F7FEE" w:rsidRDefault="006F7FEE">
      <w:pPr>
        <w:pStyle w:val="CommentText"/>
      </w:pPr>
      <w:r>
        <w:rPr>
          <w:rStyle w:val="CommentReference"/>
        </w:rPr>
        <w:annotationRef/>
      </w:r>
      <w:r>
        <w:t>You mean across the 20-year time horizon</w:t>
      </w:r>
    </w:p>
  </w:comment>
  <w:comment w:id="34" w:author="Timothy Essington" w:date="2017-04-17T14:12:00Z" w:initials="TE">
    <w:p w14:paraId="27632ED3" w14:textId="1AD630B8" w:rsidR="00C14DA4" w:rsidRDefault="00C14DA4">
      <w:pPr>
        <w:pStyle w:val="CommentText"/>
      </w:pPr>
      <w:r>
        <w:rPr>
          <w:rStyle w:val="CommentReference"/>
        </w:rPr>
        <w:annotationRef/>
      </w:r>
      <w:r>
        <w:t xml:space="preserve">Just wondering why only Bfinal?  I’m sure a reviewer might wonder.  </w:t>
      </w:r>
    </w:p>
  </w:comment>
  <w:comment w:id="33" w:author="Crow White" w:date="2017-04-17T15:58:00Z" w:initials="CW">
    <w:p w14:paraId="4DA93777" w14:textId="37C3CC4B" w:rsidR="006F7FEE" w:rsidRDefault="006F7FEE">
      <w:pPr>
        <w:pStyle w:val="CommentText"/>
      </w:pPr>
      <w:r>
        <w:rPr>
          <w:rStyle w:val="CommentReference"/>
        </w:rPr>
        <w:annotationRef/>
      </w:r>
      <w:r>
        <w:t>I think it would be useful to point out that the first tipping point is a biological tipping point and the second is a management tipping point. Also, since the biological tipping point is typically associated with a smaller stock size than the management tipping point, perhaps put it last</w:t>
      </w:r>
    </w:p>
  </w:comment>
  <w:comment w:id="35" w:author="Crow White" w:date="2017-04-17T16:03:00Z" w:initials="CW">
    <w:p w14:paraId="55F56DC7" w14:textId="3F858681" w:rsidR="00A66C1C" w:rsidRDefault="00A66C1C">
      <w:pPr>
        <w:pStyle w:val="CommentText"/>
      </w:pPr>
      <w:r>
        <w:rPr>
          <w:rStyle w:val="CommentReference"/>
        </w:rPr>
        <w:annotationRef/>
      </w:r>
      <w:r>
        <w:t>This reads like Methods and Results intermixed. Not a very clear or smooth-flowing paragraph</w:t>
      </w:r>
    </w:p>
  </w:comment>
  <w:comment w:id="36" w:author="Crow White" w:date="2017-04-17T16:00:00Z" w:initials="CW">
    <w:p w14:paraId="74B5E53E" w14:textId="78687D91" w:rsidR="006F7FEE" w:rsidRDefault="006F7FEE">
      <w:pPr>
        <w:pStyle w:val="CommentText"/>
      </w:pPr>
      <w:r>
        <w:rPr>
          <w:rStyle w:val="CommentReference"/>
        </w:rPr>
        <w:annotationRef/>
      </w:r>
      <w:r>
        <w:t xml:space="preserve">But, isn’t profit a function of monitoring cost, thus it is not necessarily maximized with high monitoring precision? Also, these sentences read like Results. </w:t>
      </w:r>
    </w:p>
  </w:comment>
  <w:comment w:id="37" w:author="Crow White" w:date="2017-04-17T16:02:00Z" w:initials="CW">
    <w:p w14:paraId="2F5BE0E1" w14:textId="279F7F5D" w:rsidR="00A66C1C" w:rsidRDefault="00A66C1C">
      <w:pPr>
        <w:pStyle w:val="CommentText"/>
      </w:pPr>
      <w:r>
        <w:rPr>
          <w:rStyle w:val="CommentReference"/>
        </w:rPr>
        <w:annotationRef/>
      </w:r>
      <w:r>
        <w:t>Break up for clarity</w:t>
      </w:r>
    </w:p>
  </w:comment>
  <w:comment w:id="42" w:author="Crow White" w:date="2017-04-17T16:07:00Z" w:initials="CW">
    <w:p w14:paraId="17E1D47A" w14:textId="37E897DD" w:rsidR="00A66C1C" w:rsidRDefault="00A66C1C">
      <w:pPr>
        <w:pStyle w:val="CommentText"/>
      </w:pPr>
      <w:r>
        <w:rPr>
          <w:rStyle w:val="CommentReference"/>
        </w:rPr>
        <w:annotationRef/>
      </w:r>
      <w:r>
        <w:t>Is pH_MSY one variable? Maybe I missed it but didn’t see it above. Or, is p referring to price??</w:t>
      </w:r>
    </w:p>
  </w:comment>
  <w:comment w:id="43" w:author="Crow White" w:date="2017-04-17T16:09:00Z" w:initials="CW">
    <w:p w14:paraId="6B85EF16" w14:textId="79EEF796" w:rsidR="00A66C1C" w:rsidRDefault="00A66C1C">
      <w:pPr>
        <w:pStyle w:val="CommentText"/>
      </w:pPr>
      <w:r>
        <w:rPr>
          <w:rStyle w:val="CommentReference"/>
        </w:rPr>
        <w:annotationRef/>
      </w:r>
      <w:r>
        <w:t>Since there is a parameter indicating the bio TP (A), perhaps also have one for the management TP (e.g., B_TP = 0.25B_MSY)</w:t>
      </w:r>
    </w:p>
  </w:comment>
  <w:comment w:id="46" w:author="Crow White" w:date="2017-04-17T16:11:00Z" w:initials="CW">
    <w:p w14:paraId="53665929" w14:textId="19931505" w:rsidR="00B45EB7" w:rsidRDefault="00B45EB7">
      <w:pPr>
        <w:pStyle w:val="CommentText"/>
      </w:pPr>
      <w:r>
        <w:rPr>
          <w:rStyle w:val="CommentReference"/>
        </w:rPr>
        <w:annotationRef/>
      </w:r>
      <w:r>
        <w:t>I’m confused. If &lt;20% risk of crossing TP, then considered “safe”?</w:t>
      </w:r>
    </w:p>
  </w:comment>
  <w:comment w:id="48" w:author="Crow White" w:date="2017-04-17T16:14:00Z" w:initials="CW">
    <w:p w14:paraId="4098DC9E" w14:textId="027D0591" w:rsidR="007E284B" w:rsidRDefault="007E284B">
      <w:pPr>
        <w:pStyle w:val="CommentText"/>
      </w:pPr>
      <w:r>
        <w:rPr>
          <w:rStyle w:val="CommentReference"/>
        </w:rPr>
        <w:annotationRef/>
      </w:r>
      <w:r>
        <w:t>I think you mean revenue here. then P=R-C and NPV=f(Pt)</w:t>
      </w:r>
    </w:p>
  </w:comment>
  <w:comment w:id="49" w:author="Crow White" w:date="2017-04-17T16:14:00Z" w:initials="CW">
    <w:p w14:paraId="305E76D0" w14:textId="6AD2D874" w:rsidR="007E284B" w:rsidRDefault="007E284B">
      <w:pPr>
        <w:pStyle w:val="CommentText"/>
      </w:pPr>
      <w:r>
        <w:rPr>
          <w:rStyle w:val="CommentReference"/>
        </w:rPr>
        <w:annotationRef/>
      </w:r>
      <w:r>
        <w:t>NPV? Does it necessarily?</w:t>
      </w:r>
    </w:p>
  </w:comment>
  <w:comment w:id="54" w:author="Jameal Samhouri" w:date="2017-01-05T14:06:00Z" w:initials="JS">
    <w:p w14:paraId="4F0A54BE" w14:textId="3461970A" w:rsidR="00C14DA4" w:rsidRDefault="00C14DA4">
      <w:pPr>
        <w:pStyle w:val="CommentText"/>
      </w:pPr>
      <w:r>
        <w:rPr>
          <w:rStyle w:val="CommentReference"/>
        </w:rPr>
        <w:annotationRef/>
      </w:r>
      <w:r>
        <w:t>This is a simple point said in a complicated way. Maybe try:</w:t>
      </w:r>
    </w:p>
    <w:p w14:paraId="1A9A815D" w14:textId="77777777" w:rsidR="00C14DA4" w:rsidRDefault="00C14DA4">
      <w:pPr>
        <w:pStyle w:val="CommentText"/>
      </w:pPr>
    </w:p>
    <w:p w14:paraId="4E21528D" w14:textId="31EB7DAD" w:rsidR="00C14DA4" w:rsidRDefault="00C14DA4">
      <w:pPr>
        <w:pStyle w:val="CommentText"/>
      </w:pPr>
      <w: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p>
    <w:p w14:paraId="3A78D0E2" w14:textId="77777777" w:rsidR="00C14DA4" w:rsidRDefault="00C14DA4">
      <w:pPr>
        <w:pStyle w:val="CommentText"/>
      </w:pPr>
    </w:p>
    <w:p w14:paraId="7C50BB07" w14:textId="71FE4F37" w:rsidR="00C14DA4" w:rsidRDefault="00C14DA4">
      <w:pPr>
        <w:pStyle w:val="CommentText"/>
      </w:pPr>
      <w:r>
        <w:t>Can you reorient the y axis to represent “monitoring investment required to avoid threshold”, low to high</w:t>
      </w:r>
    </w:p>
    <w:p w14:paraId="3AB3DEAE" w14:textId="77777777" w:rsidR="00C14DA4" w:rsidRDefault="00C14DA4">
      <w:pPr>
        <w:pStyle w:val="CommentText"/>
      </w:pPr>
    </w:p>
    <w:p w14:paraId="3838B803" w14:textId="69AC59F4" w:rsidR="00C14DA4" w:rsidRDefault="00C14DA4">
      <w:pPr>
        <w:pStyle w:val="CommentText"/>
      </w:pPr>
      <w:r>
        <w:t>This visual is not one of a space as in SOS. Maybe shading the area under each curve would help?</w:t>
      </w:r>
    </w:p>
  </w:comment>
  <w:comment w:id="55" w:author="Crow White" w:date="2017-04-17T16:39:00Z" w:initials="CW">
    <w:p w14:paraId="1E15729C" w14:textId="37DA839E" w:rsidR="0049640F" w:rsidRDefault="0049640F">
      <w:pPr>
        <w:pStyle w:val="CommentText"/>
      </w:pPr>
      <w:r>
        <w:rPr>
          <w:rStyle w:val="CommentReference"/>
        </w:rPr>
        <w:annotationRef/>
      </w:r>
    </w:p>
  </w:comment>
  <w:comment w:id="56" w:author="Crow White" w:date="2017-04-17T16:18:00Z" w:initials="CW">
    <w:p w14:paraId="433ABBA7" w14:textId="10CD7F7B" w:rsidR="007E284B" w:rsidRDefault="007E284B">
      <w:pPr>
        <w:pStyle w:val="CommentText"/>
      </w:pPr>
      <w:r>
        <w:rPr>
          <w:rStyle w:val="CommentReference"/>
        </w:rPr>
        <w:annotationRef/>
      </w:r>
      <w:r>
        <w:t>Or, spell out every time (I always prefer spelling things out, if possible space-wise). Either way, be consistent</w:t>
      </w:r>
    </w:p>
  </w:comment>
  <w:comment w:id="59" w:author="Crow White" w:date="2017-04-17T16:23:00Z" w:initials="CW">
    <w:p w14:paraId="000AD1F8" w14:textId="430DE17B" w:rsidR="006803F7" w:rsidRDefault="006803F7">
      <w:pPr>
        <w:pStyle w:val="CommentText"/>
      </w:pPr>
      <w:r>
        <w:rPr>
          <w:rStyle w:val="CommentReference"/>
        </w:rPr>
        <w:annotationRef/>
      </w:r>
      <w:r>
        <w:t>e.g., the government and society, tasked with doing and funding the monitoring, respectively</w:t>
      </w:r>
    </w:p>
  </w:comment>
  <w:comment w:id="61" w:author="Anne Salomon" w:date="2016-01-19T11:40:00Z" w:initials="AS">
    <w:p w14:paraId="47BA8F2A" w14:textId="77777777" w:rsidR="00C14DA4" w:rsidRDefault="00C14DA4" w:rsidP="00F9071C">
      <w:pPr>
        <w:pStyle w:val="CommentText"/>
      </w:pPr>
      <w:r>
        <w:rPr>
          <w:rStyle w:val="CommentReference"/>
        </w:rPr>
        <w:annotationRef/>
      </w:r>
      <w:r>
        <w:t>We’ll need to find a good set of references for this example. I’ll see what I can dig up.</w:t>
      </w:r>
    </w:p>
    <w:p w14:paraId="27C05F66" w14:textId="77777777" w:rsidR="00C14DA4" w:rsidRDefault="00C14DA4" w:rsidP="00F9071C">
      <w:pPr>
        <w:pStyle w:val="CommentText"/>
      </w:pPr>
    </w:p>
    <w:p w14:paraId="632EE88E" w14:textId="0A2F5634" w:rsidR="00C14DA4" w:rsidRPr="00FD69FF" w:rsidRDefault="00C14DA4" w:rsidP="00FD69FF">
      <w:pPr>
        <w:rPr>
          <w:rFonts w:ascii="Times" w:eastAsia="Times New Roman" w:hAnsi="Times" w:cs="Times New Roman"/>
          <w:sz w:val="20"/>
          <w:szCs w:val="20"/>
          <w:lang w:eastAsia="en-US"/>
        </w:rPr>
      </w:pPr>
      <w:r>
        <w:t xml:space="preserve">AS: Yup. And it’s more complicated because of the Larocque decision, baring fish for science strategies.  </w:t>
      </w:r>
    </w:p>
    <w:p w14:paraId="1A18A692" w14:textId="24DA3BA5" w:rsidR="00C14DA4" w:rsidRDefault="00C14DA4" w:rsidP="00F9071C">
      <w:pPr>
        <w:pStyle w:val="CommentText"/>
      </w:pPr>
      <w:r>
        <w:t xml:space="preserve">decision </w:t>
      </w:r>
    </w:p>
    <w:p w14:paraId="193617B8" w14:textId="77777777" w:rsidR="00C14DA4" w:rsidRDefault="00C14DA4" w:rsidP="00F9071C">
      <w:pPr>
        <w:pStyle w:val="CommentText"/>
      </w:pPr>
    </w:p>
    <w:p w14:paraId="4B38B4BA" w14:textId="3BCFE1F0" w:rsidR="00C14DA4" w:rsidRDefault="00C14DA4" w:rsidP="00F9071C">
      <w:pPr>
        <w:pStyle w:val="CommentText"/>
      </w:pPr>
      <w:r w:rsidRPr="00EC660C">
        <w:t>http://www.dfo-mpo.gc.ca/fm-gp/policies-politiques/fish-allocation-finance-poisson-eng.htm</w:t>
      </w:r>
    </w:p>
  </w:comment>
  <w:comment w:id="62" w:author="Jameal Samhouri" w:date="2017-01-05T14:53:00Z" w:initials="JS">
    <w:p w14:paraId="292F674B" w14:textId="786B96A0" w:rsidR="00C14DA4" w:rsidRDefault="00C14DA4">
      <w:pPr>
        <w:pStyle w:val="CommentText"/>
      </w:pPr>
      <w:r>
        <w:rPr>
          <w:rStyle w:val="CommentReference"/>
        </w:rPr>
        <w:annotationRef/>
      </w:r>
      <w:r>
        <w:t>I think this same general argument would hold if we did less to vilify big industry and sing the praises of the little guys.</w:t>
      </w:r>
    </w:p>
    <w:p w14:paraId="4F472BE4" w14:textId="77777777" w:rsidR="00C14DA4" w:rsidRDefault="00C14DA4">
      <w:pPr>
        <w:pStyle w:val="CommentText"/>
      </w:pPr>
    </w:p>
    <w:p w14:paraId="3CF4DC09" w14:textId="0A60399C" w:rsidR="00C14DA4" w:rsidRDefault="00C14DA4">
      <w:pPr>
        <w:pStyle w:val="CommentText"/>
      </w:pPr>
      <w:r>
        <w:t>Alternatively, you could run with the approach you had in here and refer directly to big Ag vs small farmers, starbucks vs tullys, and other parallel stories</w:t>
      </w:r>
    </w:p>
  </w:comment>
  <w:comment w:id="75" w:author="Crow White" w:date="2017-04-17T16:20:00Z" w:initials="CW">
    <w:p w14:paraId="6777612A" w14:textId="095838EC" w:rsidR="007E284B" w:rsidRDefault="007E284B">
      <w:pPr>
        <w:pStyle w:val="CommentText"/>
      </w:pPr>
      <w:r>
        <w:rPr>
          <w:rStyle w:val="CommentReference"/>
        </w:rPr>
        <w:annotationRef/>
      </w:r>
      <w:r>
        <w:t xml:space="preserve">Reading through the Intro and Methods, I was expecting a figure that plots NPV (the ultimate metric of value that incorporates revenue from harvest, cost from monitoring, and the time discount) as a function of </w:t>
      </w:r>
      <w:r w:rsidR="006803F7">
        <w:t>management strategy</w:t>
      </w:r>
      <w:r w:rsidR="0049640F">
        <w:t xml:space="preserve"> (e.g., precautionary versus others)</w:t>
      </w:r>
      <w:r w:rsidR="006803F7">
        <w:t xml:space="preserve">. Such a figure would clearly indicate what strategy is the most valuable.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3AEC954" w15:done="0"/>
  <w15:commentEx w15:paraId="644554B6" w15:done="0"/>
  <w15:commentEx w15:paraId="5304DB54" w15:done="0"/>
  <w15:commentEx w15:paraId="763F0A9F" w15:done="0"/>
  <w15:commentEx w15:paraId="756E671C" w15:done="0"/>
  <w15:commentEx w15:paraId="55D4A0A3" w15:done="0"/>
  <w15:commentEx w15:paraId="78319EAD" w15:done="0"/>
  <w15:commentEx w15:paraId="5153FA20" w15:done="0"/>
  <w15:commentEx w15:paraId="1E966702" w15:done="0"/>
  <w15:commentEx w15:paraId="23FBFBAA" w15:done="0"/>
  <w15:commentEx w15:paraId="7692C26C" w15:done="0"/>
  <w15:commentEx w15:paraId="73ABFE95" w15:paraIdParent="7692C26C" w15:done="0"/>
  <w15:commentEx w15:paraId="4D81A83A" w15:paraIdParent="7692C26C" w15:done="0"/>
  <w15:commentEx w15:paraId="52B71F87" w15:done="0"/>
  <w15:commentEx w15:paraId="4C93E915" w15:done="0"/>
  <w15:commentEx w15:paraId="610CB178" w15:done="0"/>
  <w15:commentEx w15:paraId="27632ED3" w15:done="0"/>
  <w15:commentEx w15:paraId="4DA93777" w15:done="0"/>
  <w15:commentEx w15:paraId="55F56DC7" w15:done="0"/>
  <w15:commentEx w15:paraId="74B5E53E" w15:done="0"/>
  <w15:commentEx w15:paraId="2F5BE0E1" w15:done="0"/>
  <w15:commentEx w15:paraId="17E1D47A" w15:done="0"/>
  <w15:commentEx w15:paraId="6B85EF16" w15:done="0"/>
  <w15:commentEx w15:paraId="53665929" w15:done="0"/>
  <w15:commentEx w15:paraId="4098DC9E" w15:done="0"/>
  <w15:commentEx w15:paraId="305E76D0" w15:done="0"/>
  <w15:commentEx w15:paraId="3838B803" w15:done="0"/>
  <w15:commentEx w15:paraId="1E15729C" w15:paraIdParent="3838B803" w15:done="0"/>
  <w15:commentEx w15:paraId="433ABBA7" w15:done="0"/>
  <w15:commentEx w15:paraId="000AD1F8" w15:done="0"/>
  <w15:commentEx w15:paraId="4B38B4BA" w15:done="0"/>
  <w15:commentEx w15:paraId="3CF4DC09" w15:done="0"/>
  <w15:commentEx w15:paraId="6777612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CCD423" w14:textId="77777777" w:rsidR="008878AD" w:rsidRDefault="008878AD" w:rsidP="00135D5C">
      <w:r>
        <w:separator/>
      </w:r>
    </w:p>
  </w:endnote>
  <w:endnote w:type="continuationSeparator" w:id="0">
    <w:p w14:paraId="19E016A6" w14:textId="77777777" w:rsidR="008878AD" w:rsidRDefault="008878AD"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42C7CF" w14:textId="77777777" w:rsidR="008878AD" w:rsidRDefault="008878AD" w:rsidP="00135D5C">
      <w:r>
        <w:separator/>
      </w:r>
    </w:p>
  </w:footnote>
  <w:footnote w:type="continuationSeparator" w:id="0">
    <w:p w14:paraId="6AE79983" w14:textId="77777777" w:rsidR="008878AD" w:rsidRDefault="008878AD" w:rsidP="00135D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rson w15:author="Adrian Stier">
    <w15:presenceInfo w15:providerId="Windows Live" w15:userId="af3c3376d5e677fa"/>
  </w15:person>
  <w15:person w15:author="Jameal Samhouri">
    <w15:presenceInfo w15:providerId="None" w15:userId="Jameal Samhou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8026&lt;/item&gt;&lt;item&gt;8048&lt;/item&gt;&lt;item&gt;8077&lt;/item&gt;&lt;item&gt;8328&lt;/item&gt;&lt;item&gt;8452&lt;/item&gt;&lt;item&gt;8453&lt;/item&gt;&lt;item&gt;8454&lt;/item&gt;&lt;item&gt;8455&lt;/item&gt;&lt;item&gt;8456&lt;/item&gt;&lt;item&gt;8457&lt;/item&gt;&lt;item&gt;8458&lt;/item&gt;&lt;item&gt;8459&lt;/item&gt;&lt;/record-ids&gt;&lt;/item&gt;&lt;/Libraries&gt;"/>
  </w:docVars>
  <w:rsids>
    <w:rsidRoot w:val="00EA4926"/>
    <w:rsid w:val="00000104"/>
    <w:rsid w:val="00000549"/>
    <w:rsid w:val="000005D9"/>
    <w:rsid w:val="00000733"/>
    <w:rsid w:val="00000928"/>
    <w:rsid w:val="00000D1E"/>
    <w:rsid w:val="00001AA5"/>
    <w:rsid w:val="00002A0A"/>
    <w:rsid w:val="00005901"/>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5769B"/>
    <w:rsid w:val="0006213F"/>
    <w:rsid w:val="000626DC"/>
    <w:rsid w:val="0006444E"/>
    <w:rsid w:val="00064856"/>
    <w:rsid w:val="000656D3"/>
    <w:rsid w:val="00067023"/>
    <w:rsid w:val="00067FDC"/>
    <w:rsid w:val="0007003B"/>
    <w:rsid w:val="0007073E"/>
    <w:rsid w:val="00072CB4"/>
    <w:rsid w:val="00073DBF"/>
    <w:rsid w:val="00073EE0"/>
    <w:rsid w:val="00074A3A"/>
    <w:rsid w:val="00075A42"/>
    <w:rsid w:val="000762F3"/>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7BA"/>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5754"/>
    <w:rsid w:val="000B7485"/>
    <w:rsid w:val="000B7BB6"/>
    <w:rsid w:val="000B7CCD"/>
    <w:rsid w:val="000C1142"/>
    <w:rsid w:val="000C253D"/>
    <w:rsid w:val="000C2EA4"/>
    <w:rsid w:val="000C41E2"/>
    <w:rsid w:val="000C489C"/>
    <w:rsid w:val="000C54FE"/>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E36"/>
    <w:rsid w:val="0010088B"/>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49C6"/>
    <w:rsid w:val="0011581A"/>
    <w:rsid w:val="00115A5E"/>
    <w:rsid w:val="0012059B"/>
    <w:rsid w:val="001228A2"/>
    <w:rsid w:val="00123731"/>
    <w:rsid w:val="00125042"/>
    <w:rsid w:val="001251A8"/>
    <w:rsid w:val="0012544A"/>
    <w:rsid w:val="00125F2B"/>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330E"/>
    <w:rsid w:val="00153F6B"/>
    <w:rsid w:val="00155703"/>
    <w:rsid w:val="00156B80"/>
    <w:rsid w:val="00156FFE"/>
    <w:rsid w:val="00160AB3"/>
    <w:rsid w:val="00160AFB"/>
    <w:rsid w:val="0016114A"/>
    <w:rsid w:val="00161963"/>
    <w:rsid w:val="00162533"/>
    <w:rsid w:val="001632F3"/>
    <w:rsid w:val="00163E3E"/>
    <w:rsid w:val="00164E67"/>
    <w:rsid w:val="0016574C"/>
    <w:rsid w:val="001658CC"/>
    <w:rsid w:val="001663C7"/>
    <w:rsid w:val="00167452"/>
    <w:rsid w:val="00167A52"/>
    <w:rsid w:val="00167FE8"/>
    <w:rsid w:val="001704B9"/>
    <w:rsid w:val="00170B74"/>
    <w:rsid w:val="00171438"/>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5301"/>
    <w:rsid w:val="001D5C7E"/>
    <w:rsid w:val="001D608F"/>
    <w:rsid w:val="001D682D"/>
    <w:rsid w:val="001D7ECD"/>
    <w:rsid w:val="001E0063"/>
    <w:rsid w:val="001E044E"/>
    <w:rsid w:val="001E08B3"/>
    <w:rsid w:val="001E1282"/>
    <w:rsid w:val="001E1B2C"/>
    <w:rsid w:val="001E1F1C"/>
    <w:rsid w:val="001E24EF"/>
    <w:rsid w:val="001E286F"/>
    <w:rsid w:val="001E400D"/>
    <w:rsid w:val="001E571F"/>
    <w:rsid w:val="001E579D"/>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DF3"/>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4262"/>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4BA2"/>
    <w:rsid w:val="00255456"/>
    <w:rsid w:val="00256F1E"/>
    <w:rsid w:val="00256F91"/>
    <w:rsid w:val="00257D20"/>
    <w:rsid w:val="00260959"/>
    <w:rsid w:val="00260BCF"/>
    <w:rsid w:val="00260DF2"/>
    <w:rsid w:val="00260E11"/>
    <w:rsid w:val="002621A5"/>
    <w:rsid w:val="00262AEF"/>
    <w:rsid w:val="002633A4"/>
    <w:rsid w:val="00263781"/>
    <w:rsid w:val="00264A0D"/>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37FB"/>
    <w:rsid w:val="002B6213"/>
    <w:rsid w:val="002B68BD"/>
    <w:rsid w:val="002B753F"/>
    <w:rsid w:val="002C01BB"/>
    <w:rsid w:val="002C038F"/>
    <w:rsid w:val="002C2049"/>
    <w:rsid w:val="002C23FC"/>
    <w:rsid w:val="002C4E99"/>
    <w:rsid w:val="002C619E"/>
    <w:rsid w:val="002C6D5D"/>
    <w:rsid w:val="002C71C5"/>
    <w:rsid w:val="002C7231"/>
    <w:rsid w:val="002C7454"/>
    <w:rsid w:val="002D198C"/>
    <w:rsid w:val="002D1A12"/>
    <w:rsid w:val="002D269A"/>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910"/>
    <w:rsid w:val="00300F98"/>
    <w:rsid w:val="0030245C"/>
    <w:rsid w:val="00302537"/>
    <w:rsid w:val="003030A9"/>
    <w:rsid w:val="003038C0"/>
    <w:rsid w:val="003041B4"/>
    <w:rsid w:val="00305441"/>
    <w:rsid w:val="00312A7A"/>
    <w:rsid w:val="00312C20"/>
    <w:rsid w:val="00321EF4"/>
    <w:rsid w:val="00323101"/>
    <w:rsid w:val="003250F7"/>
    <w:rsid w:val="00325A3A"/>
    <w:rsid w:val="0032699A"/>
    <w:rsid w:val="0032791E"/>
    <w:rsid w:val="00330924"/>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CD0"/>
    <w:rsid w:val="003663AE"/>
    <w:rsid w:val="003669A5"/>
    <w:rsid w:val="00366FC8"/>
    <w:rsid w:val="00367A4C"/>
    <w:rsid w:val="0037009F"/>
    <w:rsid w:val="003703B2"/>
    <w:rsid w:val="00372CA4"/>
    <w:rsid w:val="00374C01"/>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7CD"/>
    <w:rsid w:val="0039483D"/>
    <w:rsid w:val="00395369"/>
    <w:rsid w:val="00395390"/>
    <w:rsid w:val="00395CA6"/>
    <w:rsid w:val="00395CDC"/>
    <w:rsid w:val="00396EAC"/>
    <w:rsid w:val="00397162"/>
    <w:rsid w:val="00397E19"/>
    <w:rsid w:val="003A1BE4"/>
    <w:rsid w:val="003A20A9"/>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9C7"/>
    <w:rsid w:val="003D1E8F"/>
    <w:rsid w:val="003D22E1"/>
    <w:rsid w:val="003D48B0"/>
    <w:rsid w:val="003D4CC5"/>
    <w:rsid w:val="003D5F09"/>
    <w:rsid w:val="003D67FD"/>
    <w:rsid w:val="003D6D37"/>
    <w:rsid w:val="003D7E67"/>
    <w:rsid w:val="003E12CA"/>
    <w:rsid w:val="003E2360"/>
    <w:rsid w:val="003E2FCD"/>
    <w:rsid w:val="003E3042"/>
    <w:rsid w:val="003E347C"/>
    <w:rsid w:val="003E4DCD"/>
    <w:rsid w:val="003E545D"/>
    <w:rsid w:val="003E5486"/>
    <w:rsid w:val="003E6594"/>
    <w:rsid w:val="003F11C0"/>
    <w:rsid w:val="003F1EFF"/>
    <w:rsid w:val="003F2A24"/>
    <w:rsid w:val="003F3080"/>
    <w:rsid w:val="003F3560"/>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5028A"/>
    <w:rsid w:val="00450605"/>
    <w:rsid w:val="004519BF"/>
    <w:rsid w:val="00453D75"/>
    <w:rsid w:val="00454793"/>
    <w:rsid w:val="00455D7C"/>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40F"/>
    <w:rsid w:val="00496C2C"/>
    <w:rsid w:val="00496CEF"/>
    <w:rsid w:val="004972A1"/>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794"/>
    <w:rsid w:val="004D56DF"/>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6D9D"/>
    <w:rsid w:val="004F79E2"/>
    <w:rsid w:val="00500067"/>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292"/>
    <w:rsid w:val="00555417"/>
    <w:rsid w:val="00555F85"/>
    <w:rsid w:val="005573F4"/>
    <w:rsid w:val="00560030"/>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6E3"/>
    <w:rsid w:val="005A61AA"/>
    <w:rsid w:val="005A7356"/>
    <w:rsid w:val="005A7748"/>
    <w:rsid w:val="005B13F6"/>
    <w:rsid w:val="005B1FA4"/>
    <w:rsid w:val="005B3057"/>
    <w:rsid w:val="005B50A3"/>
    <w:rsid w:val="005B69F7"/>
    <w:rsid w:val="005B7132"/>
    <w:rsid w:val="005B7365"/>
    <w:rsid w:val="005C00B8"/>
    <w:rsid w:val="005C0E01"/>
    <w:rsid w:val="005C1110"/>
    <w:rsid w:val="005C14D0"/>
    <w:rsid w:val="005C1861"/>
    <w:rsid w:val="005C1FDB"/>
    <w:rsid w:val="005C392D"/>
    <w:rsid w:val="005C3AE9"/>
    <w:rsid w:val="005C542F"/>
    <w:rsid w:val="005C5E21"/>
    <w:rsid w:val="005C7499"/>
    <w:rsid w:val="005C7C2E"/>
    <w:rsid w:val="005D02E3"/>
    <w:rsid w:val="005D1A49"/>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E63"/>
    <w:rsid w:val="0060062E"/>
    <w:rsid w:val="0060220F"/>
    <w:rsid w:val="00602A5F"/>
    <w:rsid w:val="006049ED"/>
    <w:rsid w:val="00604B57"/>
    <w:rsid w:val="00604D51"/>
    <w:rsid w:val="0060700C"/>
    <w:rsid w:val="00607316"/>
    <w:rsid w:val="006078BE"/>
    <w:rsid w:val="006103FD"/>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BE7"/>
    <w:rsid w:val="0063467E"/>
    <w:rsid w:val="00640B72"/>
    <w:rsid w:val="00640BB2"/>
    <w:rsid w:val="006414BE"/>
    <w:rsid w:val="00641C1C"/>
    <w:rsid w:val="0064270B"/>
    <w:rsid w:val="00642EF9"/>
    <w:rsid w:val="0064319D"/>
    <w:rsid w:val="0064383B"/>
    <w:rsid w:val="0064571F"/>
    <w:rsid w:val="00645768"/>
    <w:rsid w:val="00645AA4"/>
    <w:rsid w:val="006462F3"/>
    <w:rsid w:val="00646D89"/>
    <w:rsid w:val="00646F2D"/>
    <w:rsid w:val="00646FC9"/>
    <w:rsid w:val="00647F49"/>
    <w:rsid w:val="0065066F"/>
    <w:rsid w:val="00651B44"/>
    <w:rsid w:val="00652020"/>
    <w:rsid w:val="00652914"/>
    <w:rsid w:val="006536A6"/>
    <w:rsid w:val="00653F41"/>
    <w:rsid w:val="00654100"/>
    <w:rsid w:val="006542CC"/>
    <w:rsid w:val="00654636"/>
    <w:rsid w:val="00654A7D"/>
    <w:rsid w:val="006554B9"/>
    <w:rsid w:val="00655803"/>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762"/>
    <w:rsid w:val="00673A69"/>
    <w:rsid w:val="00673D26"/>
    <w:rsid w:val="00674346"/>
    <w:rsid w:val="0067511F"/>
    <w:rsid w:val="006765C8"/>
    <w:rsid w:val="0067734F"/>
    <w:rsid w:val="00677931"/>
    <w:rsid w:val="00677C8E"/>
    <w:rsid w:val="00680130"/>
    <w:rsid w:val="006803F7"/>
    <w:rsid w:val="00681484"/>
    <w:rsid w:val="00681D63"/>
    <w:rsid w:val="0068219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312E"/>
    <w:rsid w:val="006A5EAE"/>
    <w:rsid w:val="006A6686"/>
    <w:rsid w:val="006A6A5D"/>
    <w:rsid w:val="006A7790"/>
    <w:rsid w:val="006A798A"/>
    <w:rsid w:val="006A7CB0"/>
    <w:rsid w:val="006B0DD7"/>
    <w:rsid w:val="006B1524"/>
    <w:rsid w:val="006B2DE9"/>
    <w:rsid w:val="006B4846"/>
    <w:rsid w:val="006B4BB6"/>
    <w:rsid w:val="006B5602"/>
    <w:rsid w:val="006B5A2B"/>
    <w:rsid w:val="006B5E99"/>
    <w:rsid w:val="006B6AE8"/>
    <w:rsid w:val="006B7FDF"/>
    <w:rsid w:val="006C06F9"/>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7C6"/>
    <w:rsid w:val="006D7DEA"/>
    <w:rsid w:val="006E29EF"/>
    <w:rsid w:val="006E37A9"/>
    <w:rsid w:val="006E3884"/>
    <w:rsid w:val="006E4F13"/>
    <w:rsid w:val="006E5489"/>
    <w:rsid w:val="006E5826"/>
    <w:rsid w:val="006E5F41"/>
    <w:rsid w:val="006E6384"/>
    <w:rsid w:val="006E75C6"/>
    <w:rsid w:val="006F097F"/>
    <w:rsid w:val="006F2FF2"/>
    <w:rsid w:val="006F314B"/>
    <w:rsid w:val="006F39E3"/>
    <w:rsid w:val="006F4702"/>
    <w:rsid w:val="006F4FED"/>
    <w:rsid w:val="006F59E4"/>
    <w:rsid w:val="006F639B"/>
    <w:rsid w:val="006F68B0"/>
    <w:rsid w:val="006F7FEE"/>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602F"/>
    <w:rsid w:val="0073640D"/>
    <w:rsid w:val="0073729F"/>
    <w:rsid w:val="007405BF"/>
    <w:rsid w:val="00740942"/>
    <w:rsid w:val="00740EE9"/>
    <w:rsid w:val="0074108B"/>
    <w:rsid w:val="007419C2"/>
    <w:rsid w:val="00741A2F"/>
    <w:rsid w:val="00741FDF"/>
    <w:rsid w:val="007439A8"/>
    <w:rsid w:val="007446F4"/>
    <w:rsid w:val="007458FD"/>
    <w:rsid w:val="00745FD2"/>
    <w:rsid w:val="00746AF5"/>
    <w:rsid w:val="007479CC"/>
    <w:rsid w:val="00747E1B"/>
    <w:rsid w:val="00750DE9"/>
    <w:rsid w:val="0075100A"/>
    <w:rsid w:val="00751648"/>
    <w:rsid w:val="00751D71"/>
    <w:rsid w:val="007522A9"/>
    <w:rsid w:val="00752CA9"/>
    <w:rsid w:val="00752E40"/>
    <w:rsid w:val="00755116"/>
    <w:rsid w:val="0075678D"/>
    <w:rsid w:val="00756FD4"/>
    <w:rsid w:val="00757736"/>
    <w:rsid w:val="00757E8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531"/>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3559"/>
    <w:rsid w:val="007C43D7"/>
    <w:rsid w:val="007C4AC0"/>
    <w:rsid w:val="007C6077"/>
    <w:rsid w:val="007C6829"/>
    <w:rsid w:val="007C6900"/>
    <w:rsid w:val="007C7982"/>
    <w:rsid w:val="007C79E2"/>
    <w:rsid w:val="007D0B82"/>
    <w:rsid w:val="007D1B24"/>
    <w:rsid w:val="007D28E5"/>
    <w:rsid w:val="007D2E9C"/>
    <w:rsid w:val="007D370A"/>
    <w:rsid w:val="007D3941"/>
    <w:rsid w:val="007D3A17"/>
    <w:rsid w:val="007D3BA8"/>
    <w:rsid w:val="007D3DCA"/>
    <w:rsid w:val="007D4DF9"/>
    <w:rsid w:val="007D5B2D"/>
    <w:rsid w:val="007D654C"/>
    <w:rsid w:val="007D6F08"/>
    <w:rsid w:val="007D7401"/>
    <w:rsid w:val="007D7402"/>
    <w:rsid w:val="007E05E7"/>
    <w:rsid w:val="007E09C2"/>
    <w:rsid w:val="007E1052"/>
    <w:rsid w:val="007E284B"/>
    <w:rsid w:val="007E4DA3"/>
    <w:rsid w:val="007E6BD4"/>
    <w:rsid w:val="007E6EA2"/>
    <w:rsid w:val="007E7F32"/>
    <w:rsid w:val="007F035A"/>
    <w:rsid w:val="007F159D"/>
    <w:rsid w:val="007F212E"/>
    <w:rsid w:val="007F29C8"/>
    <w:rsid w:val="007F2FC1"/>
    <w:rsid w:val="007F391F"/>
    <w:rsid w:val="007F3A66"/>
    <w:rsid w:val="007F61D2"/>
    <w:rsid w:val="007F6AB8"/>
    <w:rsid w:val="007F6B81"/>
    <w:rsid w:val="007F7C95"/>
    <w:rsid w:val="007F7D66"/>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B2E"/>
    <w:rsid w:val="00817BAB"/>
    <w:rsid w:val="0082087B"/>
    <w:rsid w:val="0082199E"/>
    <w:rsid w:val="00822127"/>
    <w:rsid w:val="00822189"/>
    <w:rsid w:val="0082304F"/>
    <w:rsid w:val="008235B2"/>
    <w:rsid w:val="00824008"/>
    <w:rsid w:val="00824946"/>
    <w:rsid w:val="008250F7"/>
    <w:rsid w:val="00825E6A"/>
    <w:rsid w:val="00830792"/>
    <w:rsid w:val="00830A31"/>
    <w:rsid w:val="00831604"/>
    <w:rsid w:val="0083186A"/>
    <w:rsid w:val="008318D2"/>
    <w:rsid w:val="008324A7"/>
    <w:rsid w:val="00832AFD"/>
    <w:rsid w:val="008339B7"/>
    <w:rsid w:val="00834115"/>
    <w:rsid w:val="00834C39"/>
    <w:rsid w:val="0083507C"/>
    <w:rsid w:val="0083534E"/>
    <w:rsid w:val="008357DB"/>
    <w:rsid w:val="00835B29"/>
    <w:rsid w:val="0083661C"/>
    <w:rsid w:val="00836E1D"/>
    <w:rsid w:val="00837EA0"/>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1FB"/>
    <w:rsid w:val="008853EB"/>
    <w:rsid w:val="008856FB"/>
    <w:rsid w:val="008876F8"/>
    <w:rsid w:val="00887732"/>
    <w:rsid w:val="008878AD"/>
    <w:rsid w:val="00887DEA"/>
    <w:rsid w:val="00890FA8"/>
    <w:rsid w:val="0089257A"/>
    <w:rsid w:val="00892738"/>
    <w:rsid w:val="00893B1A"/>
    <w:rsid w:val="00894043"/>
    <w:rsid w:val="00894965"/>
    <w:rsid w:val="00894D75"/>
    <w:rsid w:val="008965D3"/>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053C"/>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256B"/>
    <w:rsid w:val="008F273E"/>
    <w:rsid w:val="008F3894"/>
    <w:rsid w:val="008F48D9"/>
    <w:rsid w:val="008F57EE"/>
    <w:rsid w:val="008F600E"/>
    <w:rsid w:val="008F6241"/>
    <w:rsid w:val="008F6443"/>
    <w:rsid w:val="008F67BA"/>
    <w:rsid w:val="008F762F"/>
    <w:rsid w:val="008F7C25"/>
    <w:rsid w:val="0090182E"/>
    <w:rsid w:val="009018DE"/>
    <w:rsid w:val="00901DBA"/>
    <w:rsid w:val="0090267C"/>
    <w:rsid w:val="00902FDF"/>
    <w:rsid w:val="00903261"/>
    <w:rsid w:val="0090347F"/>
    <w:rsid w:val="00904C9C"/>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12DC"/>
    <w:rsid w:val="0092160F"/>
    <w:rsid w:val="00922184"/>
    <w:rsid w:val="00922B3B"/>
    <w:rsid w:val="00923293"/>
    <w:rsid w:val="009233A8"/>
    <w:rsid w:val="00923B4E"/>
    <w:rsid w:val="00923E05"/>
    <w:rsid w:val="00924028"/>
    <w:rsid w:val="009242C5"/>
    <w:rsid w:val="00924566"/>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6F4"/>
    <w:rsid w:val="009C7059"/>
    <w:rsid w:val="009C7629"/>
    <w:rsid w:val="009D169F"/>
    <w:rsid w:val="009D19F0"/>
    <w:rsid w:val="009D1D2E"/>
    <w:rsid w:val="009D280A"/>
    <w:rsid w:val="009D41C8"/>
    <w:rsid w:val="009D5844"/>
    <w:rsid w:val="009D6AEE"/>
    <w:rsid w:val="009D6B3E"/>
    <w:rsid w:val="009D6F0A"/>
    <w:rsid w:val="009D7096"/>
    <w:rsid w:val="009E0068"/>
    <w:rsid w:val="009E0D73"/>
    <w:rsid w:val="009E1D43"/>
    <w:rsid w:val="009E2207"/>
    <w:rsid w:val="009E261A"/>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4FC4"/>
    <w:rsid w:val="00A053EC"/>
    <w:rsid w:val="00A05B27"/>
    <w:rsid w:val="00A05BB4"/>
    <w:rsid w:val="00A05F7F"/>
    <w:rsid w:val="00A0618F"/>
    <w:rsid w:val="00A065BA"/>
    <w:rsid w:val="00A0799D"/>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377"/>
    <w:rsid w:val="00A50FD9"/>
    <w:rsid w:val="00A516BD"/>
    <w:rsid w:val="00A528D2"/>
    <w:rsid w:val="00A5376C"/>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4AF7"/>
    <w:rsid w:val="00A95AA5"/>
    <w:rsid w:val="00A96350"/>
    <w:rsid w:val="00A969DB"/>
    <w:rsid w:val="00A96D69"/>
    <w:rsid w:val="00AA08F3"/>
    <w:rsid w:val="00AA1176"/>
    <w:rsid w:val="00AA158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050"/>
    <w:rsid w:val="00AD5B14"/>
    <w:rsid w:val="00AD608E"/>
    <w:rsid w:val="00AD68A7"/>
    <w:rsid w:val="00AD75A7"/>
    <w:rsid w:val="00AD7FE0"/>
    <w:rsid w:val="00AE5F3B"/>
    <w:rsid w:val="00AE67B2"/>
    <w:rsid w:val="00AE6EC0"/>
    <w:rsid w:val="00AE78DC"/>
    <w:rsid w:val="00AE7ABA"/>
    <w:rsid w:val="00AF01B6"/>
    <w:rsid w:val="00AF0F99"/>
    <w:rsid w:val="00AF4B0A"/>
    <w:rsid w:val="00AF4C4C"/>
    <w:rsid w:val="00AF5665"/>
    <w:rsid w:val="00AF59DE"/>
    <w:rsid w:val="00AF65DE"/>
    <w:rsid w:val="00B00779"/>
    <w:rsid w:val="00B007A5"/>
    <w:rsid w:val="00B017AB"/>
    <w:rsid w:val="00B01ECA"/>
    <w:rsid w:val="00B02E53"/>
    <w:rsid w:val="00B03969"/>
    <w:rsid w:val="00B040A5"/>
    <w:rsid w:val="00B056B9"/>
    <w:rsid w:val="00B05D67"/>
    <w:rsid w:val="00B06275"/>
    <w:rsid w:val="00B06380"/>
    <w:rsid w:val="00B0649F"/>
    <w:rsid w:val="00B06625"/>
    <w:rsid w:val="00B07614"/>
    <w:rsid w:val="00B07933"/>
    <w:rsid w:val="00B0795D"/>
    <w:rsid w:val="00B079EB"/>
    <w:rsid w:val="00B101E0"/>
    <w:rsid w:val="00B10CF4"/>
    <w:rsid w:val="00B10D68"/>
    <w:rsid w:val="00B11514"/>
    <w:rsid w:val="00B11A7A"/>
    <w:rsid w:val="00B11A89"/>
    <w:rsid w:val="00B1245F"/>
    <w:rsid w:val="00B14009"/>
    <w:rsid w:val="00B14689"/>
    <w:rsid w:val="00B14CE4"/>
    <w:rsid w:val="00B14EBC"/>
    <w:rsid w:val="00B1587C"/>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3555"/>
    <w:rsid w:val="00B35F0C"/>
    <w:rsid w:val="00B369FD"/>
    <w:rsid w:val="00B40F2C"/>
    <w:rsid w:val="00B428F2"/>
    <w:rsid w:val="00B44413"/>
    <w:rsid w:val="00B445BD"/>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54B0"/>
    <w:rsid w:val="00B57C57"/>
    <w:rsid w:val="00B60AEC"/>
    <w:rsid w:val="00B60BD9"/>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4128"/>
    <w:rsid w:val="00B85510"/>
    <w:rsid w:val="00B85FD8"/>
    <w:rsid w:val="00B86217"/>
    <w:rsid w:val="00B87221"/>
    <w:rsid w:val="00B878AE"/>
    <w:rsid w:val="00B902D9"/>
    <w:rsid w:val="00B903AC"/>
    <w:rsid w:val="00B90574"/>
    <w:rsid w:val="00B9108F"/>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2602"/>
    <w:rsid w:val="00BB36F6"/>
    <w:rsid w:val="00BB399F"/>
    <w:rsid w:val="00BB3E78"/>
    <w:rsid w:val="00BB408F"/>
    <w:rsid w:val="00BB45A6"/>
    <w:rsid w:val="00BB4E62"/>
    <w:rsid w:val="00BB4F66"/>
    <w:rsid w:val="00BB4FBD"/>
    <w:rsid w:val="00BB5460"/>
    <w:rsid w:val="00BB5495"/>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13B6"/>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502"/>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0D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4DA4"/>
    <w:rsid w:val="00C1536D"/>
    <w:rsid w:val="00C167E1"/>
    <w:rsid w:val="00C16EAA"/>
    <w:rsid w:val="00C200F0"/>
    <w:rsid w:val="00C20510"/>
    <w:rsid w:val="00C20652"/>
    <w:rsid w:val="00C21539"/>
    <w:rsid w:val="00C25845"/>
    <w:rsid w:val="00C26953"/>
    <w:rsid w:val="00C27890"/>
    <w:rsid w:val="00C30965"/>
    <w:rsid w:val="00C33FD4"/>
    <w:rsid w:val="00C35049"/>
    <w:rsid w:val="00C3551B"/>
    <w:rsid w:val="00C35712"/>
    <w:rsid w:val="00C35E20"/>
    <w:rsid w:val="00C36237"/>
    <w:rsid w:val="00C3705C"/>
    <w:rsid w:val="00C404D8"/>
    <w:rsid w:val="00C415BD"/>
    <w:rsid w:val="00C4598D"/>
    <w:rsid w:val="00C459AF"/>
    <w:rsid w:val="00C4739A"/>
    <w:rsid w:val="00C50ECC"/>
    <w:rsid w:val="00C517D5"/>
    <w:rsid w:val="00C52B27"/>
    <w:rsid w:val="00C55C0B"/>
    <w:rsid w:val="00C55CC4"/>
    <w:rsid w:val="00C55DFB"/>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42D3"/>
    <w:rsid w:val="00C75ADB"/>
    <w:rsid w:val="00C761B9"/>
    <w:rsid w:val="00C77B06"/>
    <w:rsid w:val="00C77FC4"/>
    <w:rsid w:val="00C80369"/>
    <w:rsid w:val="00C83F8C"/>
    <w:rsid w:val="00C85C4B"/>
    <w:rsid w:val="00C85D10"/>
    <w:rsid w:val="00C85F42"/>
    <w:rsid w:val="00C878E2"/>
    <w:rsid w:val="00C92046"/>
    <w:rsid w:val="00C9375F"/>
    <w:rsid w:val="00C943DB"/>
    <w:rsid w:val="00C94671"/>
    <w:rsid w:val="00C949EB"/>
    <w:rsid w:val="00C95D45"/>
    <w:rsid w:val="00C96CFE"/>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3FC8"/>
    <w:rsid w:val="00CB5178"/>
    <w:rsid w:val="00CB5799"/>
    <w:rsid w:val="00CB64E0"/>
    <w:rsid w:val="00CB6E99"/>
    <w:rsid w:val="00CB757F"/>
    <w:rsid w:val="00CB7D32"/>
    <w:rsid w:val="00CC1E16"/>
    <w:rsid w:val="00CC1EDB"/>
    <w:rsid w:val="00CC2731"/>
    <w:rsid w:val="00CC296A"/>
    <w:rsid w:val="00CC3AF9"/>
    <w:rsid w:val="00CC4060"/>
    <w:rsid w:val="00CC59DD"/>
    <w:rsid w:val="00CC6BE8"/>
    <w:rsid w:val="00CD200B"/>
    <w:rsid w:val="00CD3379"/>
    <w:rsid w:val="00CD4716"/>
    <w:rsid w:val="00CD4773"/>
    <w:rsid w:val="00CD565E"/>
    <w:rsid w:val="00CD6A68"/>
    <w:rsid w:val="00CD6FF0"/>
    <w:rsid w:val="00CE0468"/>
    <w:rsid w:val="00CE0882"/>
    <w:rsid w:val="00CE20E8"/>
    <w:rsid w:val="00CE215F"/>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34D"/>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486"/>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5320"/>
    <w:rsid w:val="00D855B9"/>
    <w:rsid w:val="00D8585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A26C6"/>
    <w:rsid w:val="00DA3304"/>
    <w:rsid w:val="00DA36E2"/>
    <w:rsid w:val="00DA46F5"/>
    <w:rsid w:val="00DA46FB"/>
    <w:rsid w:val="00DA5D1C"/>
    <w:rsid w:val="00DA6395"/>
    <w:rsid w:val="00DA644E"/>
    <w:rsid w:val="00DA6DB6"/>
    <w:rsid w:val="00DA7745"/>
    <w:rsid w:val="00DA7846"/>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4C3D"/>
    <w:rsid w:val="00DE4DA7"/>
    <w:rsid w:val="00DE4DC0"/>
    <w:rsid w:val="00DE5859"/>
    <w:rsid w:val="00DE590B"/>
    <w:rsid w:val="00DE61F7"/>
    <w:rsid w:val="00DE6B03"/>
    <w:rsid w:val="00DF03B8"/>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B2"/>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31DD"/>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600"/>
    <w:rsid w:val="00E42C99"/>
    <w:rsid w:val="00E4315B"/>
    <w:rsid w:val="00E44576"/>
    <w:rsid w:val="00E45819"/>
    <w:rsid w:val="00E476B1"/>
    <w:rsid w:val="00E47DE3"/>
    <w:rsid w:val="00E52A43"/>
    <w:rsid w:val="00E564B2"/>
    <w:rsid w:val="00E568A8"/>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37F6"/>
    <w:rsid w:val="00E73EED"/>
    <w:rsid w:val="00E7577E"/>
    <w:rsid w:val="00E75DF8"/>
    <w:rsid w:val="00E76774"/>
    <w:rsid w:val="00E76BD0"/>
    <w:rsid w:val="00E77438"/>
    <w:rsid w:val="00E774D1"/>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C88"/>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641"/>
    <w:rsid w:val="00F42ABB"/>
    <w:rsid w:val="00F43CFF"/>
    <w:rsid w:val="00F44B0F"/>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4CC3"/>
    <w:rsid w:val="00F658A3"/>
    <w:rsid w:val="00F66381"/>
    <w:rsid w:val="00F6763F"/>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B16"/>
    <w:rsid w:val="00F9417D"/>
    <w:rsid w:val="00F94636"/>
    <w:rsid w:val="00F94C4E"/>
    <w:rsid w:val="00F9688E"/>
    <w:rsid w:val="00F96C02"/>
    <w:rsid w:val="00FA059A"/>
    <w:rsid w:val="00FA0D96"/>
    <w:rsid w:val="00FA0F70"/>
    <w:rsid w:val="00FA2006"/>
    <w:rsid w:val="00FA2819"/>
    <w:rsid w:val="00FA2C42"/>
    <w:rsid w:val="00FA3C1E"/>
    <w:rsid w:val="00FA3F15"/>
    <w:rsid w:val="00FA4267"/>
    <w:rsid w:val="00FA4BA7"/>
    <w:rsid w:val="00FA5DE7"/>
    <w:rsid w:val="00FA641D"/>
    <w:rsid w:val="00FA68C5"/>
    <w:rsid w:val="00FA7652"/>
    <w:rsid w:val="00FB078C"/>
    <w:rsid w:val="00FB2A4D"/>
    <w:rsid w:val="00FB389E"/>
    <w:rsid w:val="00FB3C24"/>
    <w:rsid w:val="00FB4775"/>
    <w:rsid w:val="00FB50B2"/>
    <w:rsid w:val="00FB56BE"/>
    <w:rsid w:val="00FB5D49"/>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E78AB"/>
    <w:rsid w:val="00FF055F"/>
    <w:rsid w:val="00FF097E"/>
    <w:rsid w:val="00FF0CDC"/>
    <w:rsid w:val="00FF4070"/>
    <w:rsid w:val="00FF40CE"/>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D9BEE8A7-4A92-4736-98C3-D4196B623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rian.stier@gmail.com" TargetMode="External"/><Relationship Id="rId13" Type="http://schemas.openxmlformats.org/officeDocument/2006/relationships/hyperlink" Target="mailto:lynham@hawaii.edu" TargetMode="External"/><Relationship Id="rId18" Type="http://schemas.openxmlformats.org/officeDocument/2006/relationships/image" Target="media/image1.emf"/><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phil.levin@noaa.gov" TargetMode="External"/><Relationship Id="rId23" Type="http://schemas.microsoft.com/office/2011/relationships/people" Target="people.xml"/><Relationship Id="rId10" Type="http://schemas.openxmlformats.org/officeDocument/2006/relationships/hyperlink" Target="mailto:essing@uw.edu" TargetMode="External"/><Relationship Id="rId19"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23C0F3-02D6-4335-8067-8A713C63F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16</Pages>
  <Words>9926</Words>
  <Characters>56581</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66375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Crow White</cp:lastModifiedBy>
  <cp:revision>5</cp:revision>
  <dcterms:created xsi:type="dcterms:W3CDTF">2017-04-17T22:01:00Z</dcterms:created>
  <dcterms:modified xsi:type="dcterms:W3CDTF">2017-04-17T23:40:00Z</dcterms:modified>
</cp:coreProperties>
</file>