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0C3A112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w:t>
      </w:r>
      <w:proofErr w:type="gramStart"/>
      <w:r w:rsidRPr="00957F1F">
        <w:rPr>
          <w:rFonts w:ascii="Helvetica" w:hAnsi="Helvetica" w:cs="Times New Roman"/>
          <w:bCs/>
          <w:sz w:val="22"/>
          <w:szCs w:val="22"/>
          <w:vertAlign w:val="superscript"/>
        </w:rPr>
        <w:t>,5,6</w:t>
      </w:r>
      <w:proofErr w:type="gramEnd"/>
      <w:r w:rsidRPr="00957F1F">
        <w:rPr>
          <w:rFonts w:ascii="Helvetica" w:hAnsi="Helvetica" w:cs="Times New Roman"/>
          <w:bCs/>
          <w:sz w:val="22"/>
          <w:szCs w:val="22"/>
          <w:vertAlign w:val="superscript"/>
        </w:rPr>
        <w:t xml:space="preserve">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54D1E97E"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proofErr w:type="gramStart"/>
      <w:r w:rsidRPr="00957F1F">
        <w:rPr>
          <w:rFonts w:ascii="Helvetica" w:hAnsi="Helvetica" w:cs="Times New Roman"/>
          <w:i/>
          <w:sz w:val="22"/>
          <w:szCs w:val="22"/>
        </w:rPr>
        <w:t>;</w:t>
      </w:r>
      <w:proofErr w:type="gramEnd"/>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54191EF1"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and </w:t>
      </w:r>
      <w:proofErr w:type="gramStart"/>
      <w:r w:rsidR="00CC4060">
        <w:rPr>
          <w:rFonts w:ascii="Helvetica" w:hAnsi="Helvetica" w:cs="Helvetica"/>
          <w:sz w:val="22"/>
          <w:szCs w:val="22"/>
        </w:rPr>
        <w:t xml:space="preserve">management </w:t>
      </w:r>
      <w:r w:rsidR="00296B45" w:rsidRPr="00957F1F">
        <w:rPr>
          <w:rFonts w:ascii="Helvetica" w:hAnsi="Helvetica" w:cs="Helvetica"/>
          <w:sz w:val="22"/>
          <w:szCs w:val="22"/>
        </w:rPr>
        <w:t xml:space="preserve"> tipping</w:t>
      </w:r>
      <w:proofErr w:type="gramEnd"/>
      <w:r w:rsidR="00296B45" w:rsidRPr="00957F1F">
        <w:rPr>
          <w:rFonts w:ascii="Helvetica" w:hAnsi="Helvetica" w:cs="Helvetica"/>
          <w:sz w:val="22"/>
          <w:szCs w:val="22"/>
        </w:rPr>
        <w:t xml:space="preserve"> point</w:t>
      </w:r>
      <w:r w:rsidR="00CC4060">
        <w:rPr>
          <w:rFonts w:ascii="Helvetica" w:hAnsi="Helvetica" w:cs="Helvetica"/>
          <w:sz w:val="22"/>
          <w:szCs w:val="22"/>
        </w:rPr>
        <w:t>s</w:t>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harvest rate and monitoring precision lead </w:t>
      </w:r>
      <w:r w:rsidR="00B2465F">
        <w:rPr>
          <w:rFonts w:ascii="Helvetica" w:hAnsi="Helvetica" w:cs="Helvetica"/>
          <w:sz w:val="22"/>
          <w:szCs w:val="22"/>
        </w:rPr>
        <w:t xml:space="preserve">to low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w:t>
      </w:r>
      <w:commentRangeStart w:id="2"/>
      <w:r w:rsidRPr="00957F1F">
        <w:rPr>
          <w:rFonts w:ascii="Helvetica" w:hAnsi="Helvetica" w:cs="Helvetica"/>
          <w:sz w:val="22"/>
          <w:szCs w:val="22"/>
        </w:rPr>
        <w:t>threshold</w:t>
      </w:r>
      <w:commentRangeEnd w:id="2"/>
      <w:r w:rsidR="00BB6688">
        <w:rPr>
          <w:rStyle w:val="CommentReference"/>
        </w:rPr>
        <w:commentReference w:id="2"/>
      </w:r>
      <w:r w:rsidRPr="00957F1F">
        <w:rPr>
          <w:rFonts w:ascii="Helvetica" w:hAnsi="Helvetica" w:cs="Helvetica"/>
          <w:sz w:val="22"/>
          <w:szCs w:val="22"/>
        </w:rPr>
        <w:t>.</w:t>
      </w:r>
      <w:r w:rsidRPr="00957F1F">
        <w:rPr>
          <w:rFonts w:ascii="Helvetica" w:hAnsi="Helvetica" w:cs="Helvetica"/>
          <w:b/>
          <w:sz w:val="22"/>
          <w:szCs w:val="22"/>
        </w:rPr>
        <w:t xml:space="preserve"> </w:t>
      </w:r>
      <w:commentRangeStart w:id="3"/>
      <w:r w:rsidRPr="00957F1F">
        <w:rPr>
          <w:rFonts w:ascii="Helvetica" w:hAnsi="Helvetica" w:cs="Helvetica"/>
          <w:sz w:val="22"/>
          <w:szCs w:val="22"/>
        </w:rPr>
        <w:t>A comprehensive understanding of how ecosystem characteristics dictate the trade</w:t>
      </w:r>
      <w:ins w:id="4" w:author="Anne Salomon" w:date="2015-09-28T22:47:00Z">
        <w:r w:rsidR="00D92B83">
          <w:rPr>
            <w:rFonts w:ascii="Helvetica" w:hAnsi="Helvetica" w:cs="Helvetica"/>
            <w:sz w:val="22"/>
            <w:szCs w:val="22"/>
          </w:rPr>
          <w:t>-</w:t>
        </w:r>
      </w:ins>
      <w:r w:rsidRPr="00957F1F">
        <w:rPr>
          <w:rFonts w:ascii="Helvetica" w:hAnsi="Helvetica" w:cs="Helvetica"/>
          <w:sz w:val="22"/>
          <w:szCs w:val="22"/>
        </w:rPr>
        <w:t>off between precision in ecosystem state estimates and the costs of overexploitation is utilitarian for agencies and managers with finite resources.</w:t>
      </w:r>
      <w:commentRangeEnd w:id="3"/>
      <w:r w:rsidR="00CB00AD">
        <w:rPr>
          <w:rStyle w:val="CommentReference"/>
        </w:rPr>
        <w:commentReference w:id="3"/>
      </w:r>
    </w:p>
    <w:p w14:paraId="79F3AFB3"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14A86F73" w14:textId="77777777" w:rsidR="00EA4926" w:rsidRPr="00957F1F" w:rsidRDefault="00EA4926" w:rsidP="00EA4926">
      <w:pPr>
        <w:rPr>
          <w:rFonts w:ascii="Helvetica" w:hAnsi="Helvetica"/>
          <w:b/>
          <w:sz w:val="22"/>
          <w:szCs w:val="22"/>
        </w:rPr>
      </w:pPr>
      <w:commentRangeStart w:id="5"/>
      <w:r w:rsidRPr="00957F1F">
        <w:rPr>
          <w:rFonts w:ascii="Helvetica" w:hAnsi="Helvetica"/>
          <w:b/>
          <w:sz w:val="22"/>
          <w:szCs w:val="22"/>
        </w:rPr>
        <w:lastRenderedPageBreak/>
        <w:t>INTRODUCTIO</w:t>
      </w:r>
      <w:commentRangeStart w:id="6"/>
      <w:r w:rsidRPr="00957F1F">
        <w:rPr>
          <w:rFonts w:ascii="Helvetica" w:hAnsi="Helvetica"/>
          <w:b/>
          <w:sz w:val="22"/>
          <w:szCs w:val="22"/>
        </w:rPr>
        <w:t>N</w:t>
      </w:r>
      <w:commentRangeEnd w:id="5"/>
      <w:r w:rsidR="006270AF">
        <w:rPr>
          <w:rStyle w:val="CommentReference"/>
        </w:rPr>
        <w:commentReference w:id="5"/>
      </w:r>
      <w:commentRangeEnd w:id="6"/>
      <w:r w:rsidR="00D92B83">
        <w:rPr>
          <w:rStyle w:val="CommentReference"/>
        </w:rPr>
        <w:commentReference w:id="6"/>
      </w:r>
    </w:p>
    <w:p w14:paraId="1CC8475A" w14:textId="77777777" w:rsidR="00EA4926" w:rsidRPr="00957F1F" w:rsidRDefault="00EA4926" w:rsidP="00EA4926">
      <w:pPr>
        <w:rPr>
          <w:rFonts w:ascii="Helvetica" w:hAnsi="Helvetica"/>
          <w:b/>
          <w:sz w:val="22"/>
          <w:szCs w:val="22"/>
        </w:rPr>
      </w:pPr>
    </w:p>
    <w:p w14:paraId="4A66007E" w14:textId="7777777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0847BF" w:rsidRPr="0093151E">
        <w:rPr>
          <w:rFonts w:ascii="Helvetica" w:hAnsi="Helvetica"/>
          <w:sz w:val="22"/>
          <w:szCs w:val="22"/>
        </w:rPr>
        <w:t xml:space="preserve">Examples include coral reefs, kelp forest ecosystems, and north pacific pelagic systems. </w:t>
      </w:r>
      <w:r w:rsidR="00EE6528" w:rsidRPr="0093151E">
        <w:rPr>
          <w:rFonts w:ascii="Helvetica" w:hAnsi="Helvetica"/>
          <w:sz w:val="22"/>
          <w:szCs w:val="22"/>
        </w:rPr>
        <w:t xml:space="preserve">Once tipping points are crossed, positive </w:t>
      </w:r>
      <w:proofErr w:type="gramStart"/>
      <w:r w:rsidR="00EE6528" w:rsidRPr="0093151E">
        <w:rPr>
          <w:rFonts w:ascii="Helvetica" w:hAnsi="Helvetica"/>
          <w:sz w:val="22"/>
          <w:szCs w:val="22"/>
        </w:rPr>
        <w:t>feedback</w:t>
      </w:r>
      <w:proofErr w:type="gramEnd"/>
      <w:r w:rsidR="00EE6528" w:rsidRPr="0093151E">
        <w:rPr>
          <w:rFonts w:ascii="Helvetica" w:hAnsi="Helvetica"/>
          <w:sz w:val="22"/>
          <w:szCs w:val="22"/>
        </w:rPr>
        <w:t xml:space="preserve"> loops can maintain degraded or less-preferred states</w:t>
      </w:r>
      <w:r w:rsidR="004F6B19" w:rsidRPr="0093151E">
        <w:rPr>
          <w:rFonts w:ascii="Helvetica" w:hAnsi="Helvetica"/>
          <w:sz w:val="22"/>
          <w:szCs w:val="22"/>
        </w:rPr>
        <w:t xml:space="preserve"> and make it difficult to recover disrupted social-ecological systems</w:t>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ecosystem services </w:t>
      </w:r>
      <w:r w:rsidR="004F6B19" w:rsidRPr="0093151E">
        <w:rPr>
          <w:rFonts w:ascii="Helvetica" w:hAnsi="Helvetica"/>
          <w:sz w:val="22"/>
          <w:szCs w:val="22"/>
        </w:rPr>
        <w:t>while</w:t>
      </w:r>
      <w:r w:rsidR="001C6065" w:rsidRPr="0093151E">
        <w:rPr>
          <w:rFonts w:ascii="Helvetica" w:hAnsi="Helvetica"/>
          <w:sz w:val="22"/>
          <w:szCs w:val="22"/>
        </w:rPr>
        <w:t xml:space="preserve"> avoid</w:t>
      </w:r>
      <w:r w:rsidR="004F6B19" w:rsidRPr="0093151E">
        <w:rPr>
          <w:rFonts w:ascii="Helvetica" w:hAnsi="Helvetica"/>
          <w:sz w:val="22"/>
          <w:szCs w:val="22"/>
        </w:rPr>
        <w:t>ing</w:t>
      </w:r>
      <w:r w:rsidR="001C6065" w:rsidRPr="0093151E">
        <w:rPr>
          <w:rFonts w:ascii="Helvetica" w:hAnsi="Helvetica"/>
          <w:sz w:val="22"/>
          <w:szCs w:val="22"/>
        </w:rPr>
        <w:t xml:space="preserve"> </w:t>
      </w:r>
      <w:r w:rsidR="004F6B19" w:rsidRPr="0093151E">
        <w:rPr>
          <w:rFonts w:ascii="Helvetica" w:hAnsi="Helvetica"/>
          <w:sz w:val="22"/>
          <w:szCs w:val="22"/>
        </w:rPr>
        <w:t xml:space="preserve">exploitation rates that cause </w:t>
      </w:r>
      <w:r w:rsidR="001C46CB" w:rsidRPr="0093151E">
        <w:rPr>
          <w:rFonts w:ascii="Helvetica" w:hAnsi="Helvetica"/>
          <w:sz w:val="22"/>
          <w:szCs w:val="22"/>
        </w:rPr>
        <w:t>system</w:t>
      </w:r>
      <w:r w:rsidR="005C0E01" w:rsidRPr="0093151E">
        <w:rPr>
          <w:rFonts w:ascii="Helvetica" w:hAnsi="Helvetica"/>
          <w:sz w:val="22"/>
          <w:szCs w:val="22"/>
        </w:rPr>
        <w:t>s to</w:t>
      </w:r>
      <w:r w:rsidR="00C03B37" w:rsidRPr="0093151E">
        <w:rPr>
          <w:rFonts w:ascii="Helvetica" w:hAnsi="Helvetica"/>
          <w:sz w:val="22"/>
          <w:szCs w:val="22"/>
        </w:rPr>
        <w:t xml:space="preserve"> 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035B6B" w:rsidRPr="0093151E">
        <w:rPr>
          <w:rFonts w:ascii="Helvetica" w:hAnsi="Helvetica"/>
          <w:sz w:val="22"/>
          <w:szCs w:val="22"/>
        </w:rPr>
        <w:t xml:space="preserve">. </w:t>
      </w:r>
    </w:p>
    <w:p w14:paraId="462DAF79" w14:textId="173B1D20"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7"/>
      <w:r w:rsidRPr="00957F1F">
        <w:rPr>
          <w:rFonts w:ascii="Helvetica" w:hAnsi="Helvetica"/>
          <w:sz w:val="22"/>
          <w:szCs w:val="22"/>
        </w:rPr>
        <w:t>maximize ecosystem services</w:t>
      </w:r>
      <w:commentRangeEnd w:id="7"/>
      <w:r w:rsidR="00622E61">
        <w:rPr>
          <w:rStyle w:val="CommentReference"/>
        </w:rPr>
        <w:commentReference w:id="7"/>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 xml:space="preserve">the cause(s) of fluctuations in resource availability (i.e.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yield 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stochasticity due to weather or other disturbance events, or because of inaccuracy in measurement</w:t>
      </w:r>
      <w:r w:rsidR="0082087B" w:rsidRPr="0082087B">
        <w:t xml:space="preserve"> </w: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 </w:instrText>
      </w:r>
      <w:r w:rsidR="00A85C7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ZWNvbmRhcnktdGl0bGU+UGhpbGlzb3BoaWNhbCBUcmFuc2FjdGlvbnMgLSBSb3lhbCBTb2NpZXR5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</w:fldData>
        </w:fldChar>
      </w:r>
      <w:r w:rsidR="00A85C7B">
        <w:rPr>
          <w:rFonts w:ascii="Helvetica" w:hAnsi="Helvetica"/>
          <w:sz w:val="22"/>
          <w:szCs w:val="22"/>
        </w:rPr>
        <w:instrText xml:space="preserve"> ADDIN EN.CITE.DATA </w:instrText>
      </w:r>
      <w:r w:rsidR="00A85C7B">
        <w:rPr>
          <w:rFonts w:ascii="Helvetica" w:hAnsi="Helvetica"/>
          <w:sz w:val="22"/>
          <w:szCs w:val="22"/>
        </w:rPr>
      </w:r>
      <w:r w:rsidR="00A85C7B">
        <w:rPr>
          <w:rFonts w:ascii="Helvetica" w:hAnsi="Helvetica"/>
          <w:sz w:val="22"/>
          <w:szCs w:val="22"/>
        </w:rPr>
        <w:fldChar w:fldCharType="end"/>
      </w:r>
      <w:r w:rsidR="0074108B" w:rsidRPr="002A3B6B">
        <w:rPr>
          <w:rFonts w:ascii="Helvetica" w:hAnsi="Helvetica"/>
          <w:sz w:val="22"/>
          <w:szCs w:val="22"/>
        </w:rPr>
      </w:r>
      <w:r w:rsidR="0074108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74108B" w:rsidRPr="002A3B6B">
        <w:rPr>
          <w:rFonts w:ascii="Helvetica" w:hAnsi="Helvetica"/>
          <w:sz w:val="22"/>
          <w:szCs w:val="22"/>
        </w:rPr>
        <w:fldChar w:fldCharType="end"/>
      </w:r>
      <w:r w:rsidR="00CA483C" w:rsidRPr="002A3B6B">
        <w:rPr>
          <w:rFonts w:ascii="Helvetica" w:hAnsi="Helvetica"/>
          <w:sz w:val="22"/>
          <w:szCs w:val="22"/>
        </w:rPr>
        <w:t>. Furthermore when uncertainty can be minimized</w:t>
      </w:r>
      <w:r w:rsidR="00BB6688">
        <w:rPr>
          <w:rFonts w:ascii="Helvetica" w:hAnsi="Helvetica"/>
          <w:sz w:val="22"/>
          <w:szCs w:val="22"/>
        </w:rPr>
        <w:t xml:space="preserve"> though additional monitoring of data collection, these information needs are costly, so their benefits need to be weighted against these costs</w:t>
      </w:r>
      <w:commentRangeStart w:id="8"/>
      <w:r w:rsidR="00CA483C" w:rsidRPr="002A3B6B">
        <w:rPr>
          <w:rFonts w:ascii="Helvetica" w:hAnsi="Helvetica"/>
          <w:sz w:val="22"/>
          <w:szCs w:val="22"/>
        </w:rPr>
        <w:t>.</w:t>
      </w:r>
      <w:commentRangeEnd w:id="8"/>
      <w:r w:rsidR="00AB3EB9">
        <w:rPr>
          <w:rStyle w:val="CommentReference"/>
        </w:rPr>
        <w:commentReference w:id="8"/>
      </w:r>
      <w:r w:rsidR="005C1861" w:rsidRPr="002A3B6B">
        <w:rPr>
          <w:rFonts w:ascii="Helvetica" w:hAnsi="Helvetica"/>
          <w:sz w:val="22"/>
          <w:szCs w:val="22"/>
        </w:rPr>
        <w:t xml:space="preserve"> </w:t>
      </w:r>
      <w:commentRangeStart w:id="9"/>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when it comes to predicting the availability of extractable resources</w:t>
      </w:r>
      <w:commentRangeEnd w:id="9"/>
      <w:r w:rsidR="00B00779">
        <w:rPr>
          <w:rStyle w:val="CommentReference"/>
        </w:rPr>
        <w:commentReference w:id="9"/>
      </w:r>
      <w:commentRangeStart w:id="10"/>
      <w:r w:rsidR="00DC6532" w:rsidRPr="002D30DC">
        <w:rPr>
          <w:rFonts w:ascii="Helvetica" w:hAnsi="Helvetica"/>
          <w:sz w:val="22"/>
          <w:szCs w:val="22"/>
        </w:rPr>
        <w:t>.</w:t>
      </w:r>
      <w:r w:rsidR="0077306C">
        <w:rPr>
          <w:rFonts w:ascii="Helvetica" w:hAnsi="Helvetica"/>
          <w:sz w:val="22"/>
          <w:szCs w:val="22"/>
        </w:rPr>
        <w:t xml:space="preserve"> </w:t>
      </w:r>
      <w:commentRangeEnd w:id="10"/>
      <w:r w:rsidR="00BB6688">
        <w:rPr>
          <w:rStyle w:val="CommentReference"/>
        </w:rPr>
        <w:commentReference w:id="10"/>
      </w:r>
      <w:r w:rsidR="00A64D09" w:rsidRPr="0077306C">
        <w:rPr>
          <w:rFonts w:ascii="Helvetica" w:hAnsi="Helvetica"/>
          <w:sz w:val="22"/>
          <w:szCs w:val="22"/>
        </w:rPr>
        <w:t xml:space="preserve">In ecosystems with </w:t>
      </w:r>
      <w:commentRangeStart w:id="11"/>
      <w:r w:rsidR="00A64D09" w:rsidRPr="0077306C">
        <w:rPr>
          <w:rFonts w:ascii="Helvetica" w:hAnsi="Helvetica"/>
          <w:sz w:val="22"/>
          <w:szCs w:val="22"/>
        </w:rPr>
        <w:t xml:space="preserve">critical </w:t>
      </w:r>
      <w:r w:rsidR="00244D28">
        <w:rPr>
          <w:rFonts w:ascii="Helvetica" w:hAnsi="Helvetica"/>
          <w:sz w:val="22"/>
          <w:szCs w:val="22"/>
        </w:rPr>
        <w:t xml:space="preserve">management or biological </w:t>
      </w:r>
      <w:r w:rsidR="00A64D09" w:rsidRPr="0077306C">
        <w:rPr>
          <w:rFonts w:ascii="Helvetica" w:hAnsi="Helvetica"/>
          <w:sz w:val="22"/>
          <w:szCs w:val="22"/>
        </w:rPr>
        <w:t>thresholds, this limited predictive power is particularly risky</w:t>
      </w:r>
      <w:r w:rsidR="006270AF" w:rsidRPr="0077306C">
        <w:rPr>
          <w:rFonts w:ascii="Helvetica" w:hAnsi="Helvetica"/>
          <w:sz w:val="22"/>
          <w:szCs w:val="22"/>
        </w:rPr>
        <w:t xml:space="preserve"> under normal harvest strategies</w:t>
      </w:r>
      <w:r w:rsidR="00A64D09" w:rsidRPr="0077306C">
        <w:rPr>
          <w:rFonts w:ascii="Helvetica" w:hAnsi="Helvetica"/>
          <w:sz w:val="22"/>
          <w:szCs w:val="22"/>
        </w:rPr>
        <w:t xml:space="preserve">, because a manager might estimate a population 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commentRangeEnd w:id="11"/>
      <w:r w:rsidR="00944D13">
        <w:rPr>
          <w:rStyle w:val="CommentReference"/>
        </w:rPr>
        <w:commentReference w:id="11"/>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AB3EB9">
        <w:rPr>
          <w:rStyle w:val="CommentReference"/>
        </w:rPr>
        <w:commentReference w:id="12"/>
      </w:r>
      <w:r w:rsidR="00C10ECB" w:rsidRPr="00533EAD">
        <w:rPr>
          <w:rFonts w:ascii="Helvetica" w:hAnsi="Helvetica"/>
          <w:sz w:val="22"/>
          <w:szCs w:val="22"/>
        </w:rPr>
        <w:t>, optimizing yield, and minimizing costs of monitoring?</w:t>
      </w:r>
      <w:r w:rsidR="001B4DEE" w:rsidRPr="001B4DEE">
        <w:t xml:space="preserve"> </w:t>
      </w:r>
    </w:p>
    <w:p w14:paraId="61B19CA8" w14:textId="3E0A67A4"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D87B47" w:rsidRPr="00614769">
        <w:rPr>
          <w:rFonts w:ascii="Helvetica" w:hAnsi="Helvetica"/>
          <w:sz w:val="22"/>
          <w:szCs w:val="22"/>
        </w:rPr>
        <w:t xml:space="preserve">when seeking sustainable harvest 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54657C" w:rsidRPr="00614769">
        <w:rPr>
          <w:rFonts w:ascii="Helvetica" w:hAnsi="Helvetica"/>
          <w:sz w:val="22"/>
          <w:szCs w:val="22"/>
        </w:rPr>
        <w:t xml:space="preserve">use a management strategy evaluation </w:t>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74108B" w:rsidRPr="00614769">
        <w:rPr>
          <w:rFonts w:ascii="Helvetica" w:hAnsi="Helvetica"/>
          <w:sz w:val="22"/>
          <w:szCs w:val="22"/>
        </w:rPr>
        <w:fldChar w:fldCharType="end"/>
      </w:r>
      <w:r w:rsidR="0054657C" w:rsidRPr="00614769">
        <w:rPr>
          <w:rFonts w:ascii="Helvetica" w:hAnsi="Helvetica"/>
          <w:sz w:val="22"/>
          <w:szCs w:val="22"/>
        </w:rPr>
        <w:t xml:space="preserve"> to </w:t>
      </w:r>
      <w:commentRangeStart w:id="13"/>
      <w:r w:rsidR="00E22BBC" w:rsidRPr="00614769">
        <w:rPr>
          <w:rFonts w:ascii="Helvetica" w:hAnsi="Helvetica"/>
          <w:sz w:val="22"/>
          <w:szCs w:val="22"/>
        </w:rPr>
        <w:t>evaluate</w:t>
      </w:r>
      <w:r w:rsidR="00D87B47" w:rsidRPr="00614769">
        <w:rPr>
          <w:rFonts w:ascii="Helvetica" w:hAnsi="Helvetica"/>
          <w:sz w:val="22"/>
          <w:szCs w:val="22"/>
        </w:rPr>
        <w:t xml:space="preserve"> </w:t>
      </w:r>
      <w:r w:rsidR="006E5826" w:rsidRPr="00614769">
        <w:rPr>
          <w:rFonts w:ascii="Helvetica" w:hAnsi="Helvetica"/>
          <w:sz w:val="22"/>
          <w:szCs w:val="22"/>
        </w:rPr>
        <w:t>a</w:t>
      </w:r>
      <w:r w:rsidR="00D87B47" w:rsidRPr="00614769">
        <w:rPr>
          <w:rFonts w:ascii="Helvetica" w:hAnsi="Helvetica"/>
          <w:sz w:val="22"/>
          <w:szCs w:val="22"/>
        </w:rPr>
        <w:t xml:space="preserve"> single species population model </w:t>
      </w:r>
      <w:r w:rsidR="0054657C" w:rsidRPr="00614769">
        <w:rPr>
          <w:rFonts w:ascii="Helvetica" w:hAnsi="Helvetica"/>
          <w:sz w:val="22"/>
          <w:szCs w:val="22"/>
        </w:rPr>
        <w:t>with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13"/>
      <w:r w:rsidR="00BB6688">
        <w:rPr>
          <w:rStyle w:val="CommentReference"/>
        </w:rPr>
        <w:commentReference w:id="13"/>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 a tipping point)</w:t>
      </w:r>
      <w:r w:rsidR="006E5826" w:rsidRPr="00614769">
        <w:rPr>
          <w:rFonts w:ascii="Helvetica" w:hAnsi="Helvetica"/>
          <w:sz w:val="22"/>
          <w:szCs w:val="22"/>
        </w:rPr>
        <w:t>.</w:t>
      </w:r>
      <w:r w:rsidR="0067734F">
        <w:rPr>
          <w:rFonts w:ascii="Helvetica" w:hAnsi="Helvetica"/>
          <w:sz w:val="22"/>
          <w:szCs w:val="22"/>
        </w:rPr>
        <w:t xml:space="preserve"> </w:t>
      </w:r>
      <w:proofErr w:type="spellStart"/>
      <w:r w:rsidR="0067734F">
        <w:rPr>
          <w:rFonts w:ascii="Helvetica" w:hAnsi="Helvetica"/>
          <w:sz w:val="22"/>
          <w:szCs w:val="22"/>
        </w:rPr>
        <w:t>Depensatory</w:t>
      </w:r>
      <w:proofErr w:type="spellEnd"/>
      <w:r w:rsidR="0067734F">
        <w:rPr>
          <w:rFonts w:ascii="Helvetica" w:hAnsi="Helvetica"/>
          <w:sz w:val="22"/>
          <w:szCs w:val="22"/>
        </w:rPr>
        <w:t xml:space="preserve"> </w:t>
      </w:r>
      <w:proofErr w:type="spellStart"/>
      <w:r w:rsidR="0067734F">
        <w:rPr>
          <w:rFonts w:ascii="Helvetica" w:hAnsi="Helvetica"/>
          <w:sz w:val="22"/>
          <w:szCs w:val="22"/>
        </w:rPr>
        <w:t>dynamcis</w:t>
      </w:r>
      <w:proofErr w:type="spellEnd"/>
      <w:r w:rsidR="0067734F">
        <w:rPr>
          <w:rFonts w:ascii="Helvetica" w:hAnsi="Helvetica"/>
          <w:sz w:val="22"/>
          <w:szCs w:val="22"/>
        </w:rPr>
        <w:t xml:space="preserve"> are well known to occur across numerous taxa including fish, insects, mammals, birds, and </w:t>
      </w:r>
      <w:proofErr w:type="spellStart"/>
      <w:r w:rsidR="0067734F">
        <w:rPr>
          <w:rFonts w:ascii="Helvetica" w:hAnsi="Helvetica"/>
          <w:sz w:val="22"/>
          <w:szCs w:val="22"/>
        </w:rPr>
        <w:t>invertebtrates</w:t>
      </w:r>
      <w:proofErr w:type="spellEnd"/>
      <w:r w:rsidR="0067734F">
        <w:rPr>
          <w:rFonts w:ascii="Helvetica" w:hAnsi="Helvetica"/>
          <w:sz w:val="22"/>
          <w:szCs w:val="22"/>
        </w:rPr>
        <w:t xml:space="preserve">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management and </w:t>
      </w:r>
      <w:r w:rsidR="00FA4267" w:rsidRPr="00614769">
        <w:rPr>
          <w:rFonts w:ascii="Helvetica" w:hAnsi="Helvetica"/>
          <w:sz w:val="22"/>
          <w:szCs w:val="22"/>
        </w:rPr>
        <w:t xml:space="preserve">biological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 monitoring investment</w:t>
      </w:r>
      <w:commentRangeStart w:id="14"/>
      <w:r w:rsidR="001361AB" w:rsidRPr="00957F1F">
        <w:rPr>
          <w:rFonts w:ascii="Helvetica" w:hAnsi="Helvetica"/>
          <w:sz w:val="22"/>
          <w:szCs w:val="22"/>
        </w:rPr>
        <w:t xml:space="preserve">) </w:t>
      </w:r>
      <w:commentRangeEnd w:id="14"/>
      <w:r w:rsidR="00764ACF">
        <w:rPr>
          <w:rStyle w:val="CommentReference"/>
        </w:rPr>
        <w:commentReference w:id="14"/>
      </w:r>
      <w:r w:rsidR="001361AB" w:rsidRPr="00957F1F">
        <w:rPr>
          <w:rFonts w:ascii="Helvetica" w:hAnsi="Helvetica"/>
          <w:sz w:val="22"/>
          <w:szCs w:val="22"/>
        </w:rPr>
        <w:t xml:space="preserve">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w:t>
      </w:r>
      <w:commentRangeStart w:id="15"/>
      <w:r w:rsidR="002D198C" w:rsidRPr="00957F1F">
        <w:rPr>
          <w:rFonts w:ascii="Helvetica" w:hAnsi="Helvetica"/>
          <w:sz w:val="22"/>
          <w:szCs w:val="22"/>
        </w:rPr>
        <w:t>monitoring</w:t>
      </w:r>
      <w:commentRangeEnd w:id="15"/>
      <w:r w:rsidR="00BB6688">
        <w:rPr>
          <w:rStyle w:val="CommentReference"/>
        </w:rPr>
        <w:commentReference w:id="15"/>
      </w:r>
      <w:r w:rsidR="002D198C" w:rsidRPr="00957F1F">
        <w:rPr>
          <w:rFonts w:ascii="Helvetica" w:hAnsi="Helvetica"/>
          <w:sz w:val="22"/>
          <w:szCs w:val="22"/>
        </w:rPr>
        <w:t xml:space="preserve">?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16"/>
      <w:r w:rsidR="00944D13">
        <w:rPr>
          <w:rFonts w:ascii="Helvetica" w:hAnsi="Helvetica"/>
          <w:sz w:val="22"/>
          <w:szCs w:val="22"/>
        </w:rPr>
        <w:t>estimate</w:t>
      </w:r>
      <w:commentRangeEnd w:id="16"/>
      <w:r w:rsidR="00944D13">
        <w:rPr>
          <w:rStyle w:val="CommentReference"/>
        </w:rPr>
        <w:commentReference w:id="16"/>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77777777"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17"/>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w:t>
      </w:r>
      <w:commentRangeStart w:id="18"/>
      <w:r w:rsidR="00EA70AE" w:rsidRPr="00957F1F">
        <w:rPr>
          <w:rFonts w:ascii="Helvetica" w:hAnsi="Helvetica"/>
          <w:sz w:val="22"/>
          <w:szCs w:val="22"/>
        </w:rPr>
        <w:t>effect</w:t>
      </w:r>
      <w:commentRangeEnd w:id="18"/>
      <w:r w:rsidR="00BB6688">
        <w:rPr>
          <w:rStyle w:val="CommentReference"/>
        </w:rPr>
        <w:commentReference w:id="18"/>
      </w:r>
      <w:r w:rsidR="00EA70AE" w:rsidRPr="00957F1F">
        <w:rPr>
          <w:rFonts w:ascii="Helvetica" w:hAnsi="Helvetica"/>
          <w:sz w:val="22"/>
          <w:szCs w:val="22"/>
        </w:rPr>
        <w:t>:</w:t>
      </w:r>
      <w:commentRangeEnd w:id="17"/>
      <w:r w:rsidR="005F17E4">
        <w:rPr>
          <w:rStyle w:val="CommentReference"/>
        </w:rPr>
        <w:commentReference w:id="17"/>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8E7707D"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5E0CEF">
        <w:rPr>
          <w:rFonts w:ascii="Helvetica" w:hAnsi="Helvetica"/>
          <w:sz w:val="22"/>
          <w:szCs w:val="22"/>
        </w:rPr>
        <w:t>allee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4C1B0E7F"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 the yield 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w:t>
      </w:r>
      <w:commentRangeStart w:id="19"/>
      <w:r w:rsidR="00CF750D" w:rsidRPr="00957F1F">
        <w:rPr>
          <w:rFonts w:ascii="Helvetica" w:hAnsi="Helvetica"/>
          <w:sz w:val="22"/>
          <w:szCs w:val="22"/>
        </w:rPr>
        <w:t>The</w:t>
      </w:r>
      <w:commentRangeEnd w:id="19"/>
      <w:r w:rsidR="00D5784C">
        <w:rPr>
          <w:rStyle w:val="CommentReference"/>
        </w:rPr>
        <w:commentReference w:id="19"/>
      </w:r>
      <w:r w:rsidR="00CF750D" w:rsidRPr="00957F1F">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proofErr w:type="gramStart"/>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proofErr w:type="gramEnd"/>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commentRangeStart w:id="20"/>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w:t>
      </w:r>
      <w:r w:rsidR="004200B2">
        <w:rPr>
          <w:rFonts w:ascii="Helvetica" w:hAnsi="Helvetica"/>
          <w:sz w:val="22"/>
          <w:szCs w:val="22"/>
        </w:rPr>
        <w:t>grid</w:t>
      </w:r>
      <w:r w:rsidR="00F6430A" w:rsidRPr="00957F1F">
        <w:rPr>
          <w:rFonts w:ascii="Helvetica" w:hAnsi="Helvetica"/>
          <w:sz w:val="22"/>
          <w:szCs w:val="22"/>
        </w:rPr>
        <w:t xml:space="preserve">,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commentRangeEnd w:id="20"/>
      <w:r w:rsidR="00B35F0C">
        <w:rPr>
          <w:rStyle w:val="CommentReference"/>
        </w:rPr>
        <w:commentReference w:id="20"/>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w:t>
      </w:r>
      <w:commentRangeStart w:id="21"/>
      <w:r w:rsidR="00996689" w:rsidRPr="00957F1F">
        <w:rPr>
          <w:rFonts w:ascii="Helvetica" w:hAnsi="Helvetica"/>
          <w:sz w:val="22"/>
          <w:szCs w:val="22"/>
        </w:rPr>
        <w:t xml:space="preserve">increases exponentially </w:t>
      </w:r>
      <w:commentRangeEnd w:id="21"/>
      <w:r w:rsidR="00D10E87">
        <w:rPr>
          <w:rStyle w:val="CommentReference"/>
        </w:rPr>
        <w:commentReference w:id="21"/>
      </w:r>
      <w:r w:rsidR="00996689" w:rsidRPr="00957F1F">
        <w:rPr>
          <w:rFonts w:ascii="Helvetica" w:hAnsi="Helvetica"/>
          <w:sz w:val="22"/>
          <w:szCs w:val="22"/>
        </w:rPr>
        <w:t>(</w:t>
      </w:r>
      <w:r w:rsidR="00996689" w:rsidRPr="00957F1F">
        <w:rPr>
          <w:rFonts w:ascii="Helvetica" w:hAnsi="Helvetica"/>
          <w:sz w:val="22"/>
          <w:szCs w:val="22"/>
          <w:highlight w:val="lightGray"/>
        </w:rPr>
        <w:t xml:space="preserve">Fig </w:t>
      </w:r>
      <w:commentRangeStart w:id="22"/>
      <w:r w:rsidR="00996689" w:rsidRPr="00957F1F">
        <w:rPr>
          <w:rFonts w:ascii="Helvetica" w:hAnsi="Helvetica"/>
          <w:sz w:val="22"/>
          <w:szCs w:val="22"/>
          <w:highlight w:val="lightGray"/>
        </w:rPr>
        <w:t>1b</w:t>
      </w:r>
      <w:commentRangeEnd w:id="22"/>
      <w:r w:rsidR="00B35F0C">
        <w:rPr>
          <w:rStyle w:val="CommentReference"/>
        </w:rPr>
        <w:commentReference w:id="22"/>
      </w:r>
      <w:r w:rsidR="00996689" w:rsidRPr="00957F1F">
        <w:rPr>
          <w:rFonts w:ascii="Helvetica" w:hAnsi="Helvetica"/>
          <w:sz w:val="22"/>
          <w:szCs w:val="22"/>
        </w:rPr>
        <w:t>)</w:t>
      </w:r>
      <w:r w:rsidR="00CF750D" w:rsidRPr="00957F1F">
        <w:rPr>
          <w:rFonts w:ascii="Helvetica" w:hAnsi="Helvetica"/>
          <w:sz w:val="22"/>
          <w:szCs w:val="22"/>
        </w:rPr>
        <w:t xml:space="preserve">. </w:t>
      </w:r>
    </w:p>
    <w:p w14:paraId="37B265FC" w14:textId="77777777" w:rsidR="00BB45A6" w:rsidRPr="00957F1F" w:rsidRDefault="00BB45A6" w:rsidP="00CF750D">
      <w:pPr>
        <w:ind w:firstLine="720"/>
        <w:rPr>
          <w:rFonts w:ascii="Helvetica" w:hAnsi="Helvetica"/>
          <w:sz w:val="22"/>
          <w:szCs w:val="22"/>
        </w:rPr>
      </w:pPr>
    </w:p>
    <w:p w14:paraId="51FF4339" w14:textId="26BA9ECB" w:rsidR="003435AE" w:rsidRPr="00957F1F" w:rsidRDefault="00FD7CE9" w:rsidP="003435AE">
      <w:pPr>
        <w:rPr>
          <w:rFonts w:ascii="Helvetica" w:hAnsi="Helvetica"/>
          <w:sz w:val="22"/>
          <w:szCs w:val="22"/>
        </w:rPr>
      </w:pPr>
      <w:commentRangeStart w:id="23"/>
      <w:r w:rsidRPr="00FD7CE9">
        <w:rPr>
          <w:rFonts w:ascii="Helvetica" w:hAnsi="Helvetica"/>
          <w:sz w:val="22"/>
          <w:szCs w:val="22"/>
          <w:u w:val="single"/>
        </w:rPr>
        <w:t>Management</w:t>
      </w:r>
      <w:commentRangeEnd w:id="23"/>
      <w:r w:rsidR="00B35F0C">
        <w:rPr>
          <w:rStyle w:val="CommentReference"/>
        </w:rPr>
        <w:commentReference w:id="2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commentRangeStart w:id="24"/>
      <w:r w:rsidR="00CF750D" w:rsidRPr="00957F1F">
        <w:rPr>
          <w:rFonts w:ascii="Helvetica" w:hAnsi="Helvetica"/>
          <w:sz w:val="22"/>
          <w:szCs w:val="22"/>
        </w:rPr>
        <w:t>causin</w:t>
      </w:r>
      <w:r w:rsidR="00035AE1" w:rsidRPr="00957F1F">
        <w:rPr>
          <w:rFonts w:ascii="Helvetica" w:hAnsi="Helvetica"/>
          <w:sz w:val="22"/>
          <w:szCs w:val="22"/>
        </w:rPr>
        <w:t xml:space="preserve">g </w:t>
      </w:r>
      <w:commentRangeEnd w:id="24"/>
      <w:r w:rsidR="004200B2">
        <w:rPr>
          <w:rFonts w:ascii="Helvetica" w:hAnsi="Helvetica"/>
          <w:sz w:val="22"/>
          <w:szCs w:val="22"/>
        </w:rPr>
        <w:t xml:space="preserve">allowable removals to be poorly scaled </w:t>
      </w:r>
      <w:proofErr w:type="spellStart"/>
      <w:proofErr w:type="gramStart"/>
      <w:r w:rsidR="004200B2">
        <w:rPr>
          <w:rFonts w:ascii="Helvetica" w:hAnsi="Helvetica"/>
          <w:sz w:val="22"/>
          <w:szCs w:val="22"/>
        </w:rPr>
        <w:t>ot</w:t>
      </w:r>
      <w:proofErr w:type="spellEnd"/>
      <w:proofErr w:type="gramEnd"/>
      <w:r w:rsidR="004200B2">
        <w:rPr>
          <w:rFonts w:ascii="Helvetica" w:hAnsi="Helvetica"/>
          <w:sz w:val="22"/>
          <w:szCs w:val="22"/>
        </w:rPr>
        <w:t xml:space="preserve"> </w:t>
      </w:r>
      <w:proofErr w:type="spellStart"/>
      <w:r w:rsidR="004200B2">
        <w:rPr>
          <w:rFonts w:ascii="Helvetica" w:hAnsi="Helvetica"/>
          <w:sz w:val="22"/>
          <w:szCs w:val="22"/>
        </w:rPr>
        <w:t>ht</w:t>
      </w:r>
      <w:proofErr w:type="spellEnd"/>
      <w:r w:rsidR="004200B2">
        <w:rPr>
          <w:rFonts w:ascii="Helvetica" w:hAnsi="Helvetica"/>
          <w:sz w:val="22"/>
          <w:szCs w:val="22"/>
        </w:rPr>
        <w:t xml:space="preserve"> </w:t>
      </w:r>
      <w:proofErr w:type="spellStart"/>
      <w:r w:rsidR="004200B2">
        <w:rPr>
          <w:rFonts w:ascii="Helvetica" w:hAnsi="Helvetica"/>
          <w:sz w:val="22"/>
          <w:szCs w:val="22"/>
        </w:rPr>
        <w:t>epopulation</w:t>
      </w:r>
      <w:proofErr w:type="spellEnd"/>
      <w:r w:rsidR="004200B2">
        <w:rPr>
          <w:rFonts w:ascii="Helvetica" w:hAnsi="Helvetica"/>
          <w:sz w:val="22"/>
          <w:szCs w:val="22"/>
        </w:rPr>
        <w:t xml:space="preserve"> productivity in a year</w:t>
      </w:r>
      <w:r w:rsidR="004200B2" w:rsidRPr="00957F1F">
        <w:rPr>
          <w:rFonts w:ascii="Helvetica" w:hAnsi="Helvetica"/>
          <w:sz w:val="22"/>
          <w:szCs w:val="22"/>
        </w:rPr>
        <w:t xml:space="preserve"> </w:t>
      </w:r>
      <w:r w:rsidR="00B35F0C">
        <w:rPr>
          <w:rStyle w:val="CommentReference"/>
        </w:rPr>
        <w:commentReference w:id="24"/>
      </w:r>
      <w:r w:rsidR="00035AE1" w:rsidRPr="00957F1F">
        <w:rPr>
          <w:rFonts w:ascii="Helvetica" w:hAnsi="Helvetica"/>
          <w:sz w:val="22"/>
          <w:szCs w:val="22"/>
        </w:rPr>
        <w:t xml:space="preserve">(i.e.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25"/>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25"/>
      <w:r w:rsidR="00FC6CF1">
        <w:rPr>
          <w:rStyle w:val="CommentReference"/>
        </w:rPr>
        <w:commentReference w:id="25"/>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proofErr w:type="spellStart"/>
      <w:r w:rsidR="007821E5">
        <w:rPr>
          <w:rFonts w:ascii="Helvetica" w:hAnsi="Helvetica"/>
          <w:sz w:val="22"/>
          <w:szCs w:val="22"/>
        </w:rPr>
        <w:t>Bmsy</w:t>
      </w:r>
      <w:proofErr w:type="spellEnd"/>
      <w:r w:rsidR="007821E5">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26"/>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26"/>
      <w:r w:rsidR="008451D2">
        <w:rPr>
          <w:rStyle w:val="CommentReference"/>
        </w:rPr>
        <w:commentReference w:id="26"/>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6F98E3B5"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Fishery and </w:t>
      </w:r>
      <w:commentRangeStart w:id="27"/>
      <w:r w:rsidRPr="00A155E2">
        <w:rPr>
          <w:rFonts w:ascii="Helvetica" w:hAnsi="Helvetica"/>
          <w:sz w:val="22"/>
          <w:szCs w:val="22"/>
          <w:u w:val="single"/>
        </w:rPr>
        <w:t>Cost of Monitoring</w:t>
      </w:r>
      <w:commentRangeEnd w:id="27"/>
      <w:r w:rsidR="008D572B" w:rsidRPr="00A155E2">
        <w:rPr>
          <w:rStyle w:val="CommentReference"/>
          <w:u w:val="single"/>
        </w:rPr>
        <w:commentReference w:id="27"/>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28"/>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28"/>
        <m:r>
          <m:rPr>
            <m:sty m:val="p"/>
          </m:rPr>
          <w:rPr>
            <w:rStyle w:val="CommentReference"/>
          </w:rPr>
          <w:commentReference w:id="28"/>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 xml:space="preserve">benefits. </w:t>
      </w:r>
    </w:p>
    <w:p w14:paraId="21AAB698" w14:textId="77777777" w:rsidR="00127FEE" w:rsidRPr="00123731" w:rsidRDefault="00127FEE" w:rsidP="00127FEE">
      <w:pPr>
        <w:rPr>
          <w:rFonts w:ascii="Helvetica" w:hAnsi="Helvetica"/>
        </w:rPr>
      </w:pPr>
    </w:p>
    <w:p w14:paraId="2D2BB791"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Pr="00940663">
        <w:rPr>
          <w:rFonts w:ascii="Helvetica" w:hAnsi="Helvetica"/>
          <w:sz w:val="22"/>
          <w:szCs w:val="22"/>
        </w:rPr>
        <w:t xml:space="preserve">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sidRPr="00940663">
        <w:rPr>
          <w:rFonts w:ascii="Helvetica" w:hAnsi="Helvetica"/>
          <w:sz w:val="22"/>
          <w:szCs w:val="22"/>
        </w:rPr>
        <w:t xml:space="preserve">, (5) </w:t>
      </w:r>
      <w:commentRangeStart w:id="29"/>
      <w:r w:rsidRPr="00940663">
        <w:rPr>
          <w:rFonts w:ascii="Helvetica" w:hAnsi="Helvetica"/>
          <w:sz w:val="22"/>
          <w:szCs w:val="22"/>
        </w:rPr>
        <w:t>Proportion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29"/>
        <m:r>
          <m:rPr>
            <m:sty m:val="p"/>
          </m:rPr>
          <w:rPr>
            <w:rStyle w:val="CommentReference"/>
            <w:sz w:val="22"/>
            <w:szCs w:val="22"/>
          </w:rPr>
          <w:commentReference w:id="29"/>
        </m:r>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5CEB4595" w14:textId="77777777" w:rsidR="00726D79" w:rsidRPr="00940663" w:rsidRDefault="000418D3" w:rsidP="008D7005">
      <w:pPr>
        <w:rPr>
          <w:rFonts w:ascii="Helvetica" w:hAnsi="Helvetica"/>
          <w:sz w:val="22"/>
          <w:szCs w:val="22"/>
        </w:rPr>
      </w:pPr>
      <w:r w:rsidRPr="00940663">
        <w:rPr>
          <w:rFonts w:ascii="Helvetica" w:hAnsi="Helvetica"/>
          <w:sz w:val="22"/>
          <w:szCs w:val="22"/>
        </w:rPr>
        <w:t xml:space="preserve">Re: </w:t>
      </w:r>
      <w:r w:rsidR="00AB50E2" w:rsidRPr="00940663">
        <w:rPr>
          <w:rFonts w:ascii="Helvetica" w:hAnsi="Helvetica"/>
          <w:sz w:val="22"/>
          <w:szCs w:val="22"/>
        </w:rPr>
        <w:t>(</w:t>
      </w:r>
      <w:commentRangeStart w:id="30"/>
      <w:r w:rsidR="007B04D3" w:rsidRPr="00940663">
        <w:rPr>
          <w:rFonts w:ascii="Helvetica" w:hAnsi="Helvetica"/>
          <w:sz w:val="22"/>
          <w:szCs w:val="22"/>
        </w:rPr>
        <w:t>0.25</w:t>
      </w:r>
      <w:commentRangeEnd w:id="30"/>
      <w:r w:rsidR="00D81AE0" w:rsidRPr="00940663">
        <w:rPr>
          <w:rStyle w:val="CommentReference"/>
          <w:sz w:val="22"/>
          <w:szCs w:val="22"/>
        </w:rPr>
        <w:commentReference w:id="30"/>
      </w:r>
      <w:r w:rsidR="007B04D3" w:rsidRPr="00940663">
        <w:rPr>
          <w:rFonts w:ascii="Helvetica" w:hAnsi="Helvetica"/>
          <w:sz w:val="22"/>
          <w:szCs w:val="22"/>
        </w:rPr>
        <w:t>Bmsy</w:t>
      </w:r>
      <w:r w:rsidR="00AB50E2" w:rsidRPr="00940663">
        <w:rPr>
          <w:rFonts w:ascii="Helvetica" w:hAnsi="Helvetica"/>
          <w:sz w:val="22"/>
          <w:szCs w:val="22"/>
        </w:rPr>
        <w:t>)</w:t>
      </w:r>
    </w:p>
    <w:p w14:paraId="48D95A9E" w14:textId="77777777" w:rsidR="00726D79" w:rsidRPr="00940663" w:rsidRDefault="00726D79" w:rsidP="00726D79">
      <w:pPr>
        <w:rPr>
          <w:rFonts w:ascii="Helvetica" w:hAnsi="Helvetica"/>
          <w:i/>
          <w:sz w:val="22"/>
          <w:szCs w:val="22"/>
        </w:rPr>
      </w:pPr>
    </w:p>
    <w:p w14:paraId="55763D82" w14:textId="2C8F0AF1" w:rsidR="00767630" w:rsidRPr="00940663" w:rsidRDefault="001477DE" w:rsidP="00726D79">
      <w:pPr>
        <w:rPr>
          <w:rFonts w:ascii="Helvetica" w:hAnsi="Helvetica"/>
          <w:b/>
          <w:sz w:val="22"/>
          <w:szCs w:val="22"/>
        </w:rPr>
      </w:pPr>
      <w:r>
        <w:rPr>
          <w:rFonts w:ascii="Helvetica" w:hAnsi="Helvetica"/>
          <w:b/>
          <w:sz w:val="22"/>
          <w:szCs w:val="22"/>
        </w:rPr>
        <w:t>SCENARIOS</w:t>
      </w:r>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Default="00726D79" w:rsidP="00726D79">
      <w:pPr>
        <w:rPr>
          <w:rFonts w:ascii="Helvetica" w:hAnsi="Helvetica"/>
          <w:i/>
          <w:sz w:val="22"/>
          <w:szCs w:val="22"/>
        </w:rPr>
      </w:pPr>
      <w:r w:rsidRPr="00940663">
        <w:rPr>
          <w:rFonts w:ascii="Helvetica" w:hAnsi="Helvetica"/>
          <w:i/>
          <w:sz w:val="22"/>
          <w:szCs w:val="22"/>
        </w:rPr>
        <w:t xml:space="preserve">What combination of resource exploitation rates and </w:t>
      </w:r>
      <w:r w:rsidR="00957471" w:rsidRPr="00940663">
        <w:rPr>
          <w:rFonts w:ascii="Helvetica" w:hAnsi="Helvetica"/>
          <w:i/>
          <w:sz w:val="22"/>
          <w:szCs w:val="22"/>
        </w:rPr>
        <w:t xml:space="preserve">monitoring precision maximize yield and minimize risk? </w:t>
      </w:r>
    </w:p>
    <w:p w14:paraId="4484918D" w14:textId="77777777" w:rsidR="00A0221F" w:rsidRPr="00940663" w:rsidRDefault="00A0221F" w:rsidP="00726D79">
      <w:pPr>
        <w:rPr>
          <w:rFonts w:ascii="Helvetica" w:hAnsi="Helvetica"/>
          <w:i/>
          <w:sz w:val="22"/>
          <w:szCs w:val="22"/>
        </w:rPr>
      </w:pPr>
    </w:p>
    <w:p w14:paraId="4DEA1BAE" w14:textId="77777777" w:rsidR="00256F91" w:rsidRDefault="00480363" w:rsidP="000B470F">
      <w:pPr>
        <w:rPr>
          <w:rFonts w:ascii="Helvetica" w:hAnsi="Helvetica"/>
          <w:sz w:val="22"/>
          <w:szCs w:val="22"/>
        </w:rPr>
      </w:pPr>
      <w:r w:rsidRPr="00651B44">
        <w:rPr>
          <w:rFonts w:ascii="Helvetica" w:hAnsi="Helvetica"/>
          <w:sz w:val="22"/>
          <w:szCs w:val="22"/>
        </w:rPr>
        <w:t xml:space="preserve">We hypothesized that </w:t>
      </w:r>
      <w:r w:rsidR="005952B2" w:rsidRPr="00651B44">
        <w:rPr>
          <w:rFonts w:ascii="Helvetica" w:hAnsi="Helvetica"/>
          <w:sz w:val="22"/>
          <w:szCs w:val="22"/>
        </w:rPr>
        <w:t>the</w:t>
      </w:r>
      <w:r w:rsidRPr="00651B44">
        <w:rPr>
          <w:rFonts w:ascii="Helvetica" w:hAnsi="Helvetica"/>
          <w:sz w:val="22"/>
          <w:szCs w:val="22"/>
        </w:rPr>
        <w:t xml:space="preserve"> Net Present Value </w:t>
      </w:r>
      <w:r w:rsidR="004D6F47" w:rsidRPr="00651B44">
        <w:rPr>
          <w:rFonts w:ascii="Helvetica" w:hAnsi="Helvetica"/>
          <w:sz w:val="22"/>
          <w:szCs w:val="22"/>
        </w:rPr>
        <w:t xml:space="preserve">would be greatest under high precision monitoring and at maximum </w:t>
      </w:r>
      <w:r w:rsidR="002671A2" w:rsidRPr="00651B44">
        <w:rPr>
          <w:rFonts w:ascii="Helvetica" w:hAnsi="Helvetica"/>
          <w:sz w:val="22"/>
          <w:szCs w:val="22"/>
        </w:rPr>
        <w:t xml:space="preserve">exploitation </w:t>
      </w:r>
      <w:r w:rsidR="004D6F47" w:rsidRPr="00651B44">
        <w:rPr>
          <w:rFonts w:ascii="Helvetica" w:hAnsi="Helvetica"/>
          <w:sz w:val="22"/>
          <w:szCs w:val="22"/>
        </w:rPr>
        <w:t xml:space="preserve">at maximum sustainable yield. </w:t>
      </w:r>
      <w:r w:rsidR="00CE484B" w:rsidRPr="00651B44">
        <w:rPr>
          <w:rFonts w:ascii="Helvetica" w:hAnsi="Helvetica"/>
          <w:sz w:val="22"/>
          <w:szCs w:val="22"/>
        </w:rPr>
        <w:t>We also hypothesize that the</w:t>
      </w:r>
      <w:r w:rsidR="00B45C16" w:rsidRPr="00651B44">
        <w:rPr>
          <w:rFonts w:ascii="Helvetica" w:hAnsi="Helvetica"/>
          <w:sz w:val="22"/>
          <w:szCs w:val="22"/>
        </w:rPr>
        <w:t xml:space="preserve"> probability of crossing a biological or management tipping point would be lowest </w:t>
      </w:r>
      <w:r w:rsidR="00CE484B" w:rsidRPr="00651B44">
        <w:rPr>
          <w:rFonts w:ascii="Helvetica" w:hAnsi="Helvetica"/>
          <w:sz w:val="22"/>
          <w:szCs w:val="22"/>
        </w:rPr>
        <w:t xml:space="preserve">when maximum exploitation rate is low and monitoring precision is high. </w:t>
      </w:r>
      <w:r w:rsidR="00B45C16" w:rsidRPr="00651B44">
        <w:rPr>
          <w:rFonts w:ascii="Helvetica" w:hAnsi="Helvetica"/>
          <w:sz w:val="22"/>
          <w:szCs w:val="22"/>
        </w:rPr>
        <w:t xml:space="preserve"> </w:t>
      </w:r>
      <w:r w:rsidR="004D6F47" w:rsidRPr="00651B44">
        <w:rPr>
          <w:rFonts w:ascii="Helvetica" w:hAnsi="Helvetica"/>
          <w:sz w:val="22"/>
          <w:szCs w:val="22"/>
        </w:rPr>
        <w:t xml:space="preserve">To test </w:t>
      </w:r>
      <w:proofErr w:type="gramStart"/>
      <w:r w:rsidR="00CE484B" w:rsidRPr="00651B44">
        <w:rPr>
          <w:rFonts w:ascii="Helvetica" w:hAnsi="Helvetica"/>
          <w:sz w:val="22"/>
          <w:szCs w:val="22"/>
        </w:rPr>
        <w:t>these</w:t>
      </w:r>
      <w:r w:rsidR="004D6F47" w:rsidRPr="00651B44">
        <w:rPr>
          <w:rFonts w:ascii="Helvetica" w:hAnsi="Helvetica"/>
          <w:sz w:val="22"/>
          <w:szCs w:val="22"/>
        </w:rPr>
        <w:t xml:space="preserve"> hypothesis</w:t>
      </w:r>
      <w:proofErr w:type="gramEnd"/>
      <w:r w:rsidR="004D6F47" w:rsidRPr="00651B44">
        <w:rPr>
          <w:rFonts w:ascii="Helvetica" w:hAnsi="Helvetica"/>
          <w:sz w:val="22"/>
          <w:szCs w:val="22"/>
        </w:rPr>
        <w:t xml:space="preserve"> we </w:t>
      </w:r>
      <w:r w:rsidR="007A09A4" w:rsidRPr="00651B44">
        <w:rPr>
          <w:rFonts w:ascii="Helvetica" w:hAnsi="Helvetica"/>
          <w:sz w:val="22"/>
          <w:szCs w:val="22"/>
        </w:rPr>
        <w:t xml:space="preserve">explored parameter space to </w:t>
      </w:r>
      <w:r w:rsidRPr="00651B44">
        <w:rPr>
          <w:rFonts w:ascii="Helvetica" w:hAnsi="Helvetica"/>
          <w:sz w:val="22"/>
          <w:szCs w:val="22"/>
        </w:rPr>
        <w:t>quantify</w:t>
      </w:r>
      <w:r w:rsidR="00E35113" w:rsidRPr="00651B44">
        <w:rPr>
          <w:rFonts w:ascii="Helvetica" w:hAnsi="Helvetica"/>
          <w:sz w:val="22"/>
          <w:szCs w:val="22"/>
        </w:rPr>
        <w:t xml:space="preserve"> the probability of crossing a tipping point and </w:t>
      </w:r>
      <w:r w:rsidR="007A09A4" w:rsidRPr="00651B44">
        <w:rPr>
          <w:rFonts w:ascii="Helvetica" w:hAnsi="Helvetica"/>
          <w:sz w:val="22"/>
          <w:szCs w:val="22"/>
        </w:rPr>
        <w:t>the peak</w:t>
      </w:r>
      <w:r w:rsidR="008B0BCB" w:rsidRPr="00651B44">
        <w:rPr>
          <w:rFonts w:ascii="Helvetica" w:hAnsi="Helvetica"/>
          <w:sz w:val="22"/>
          <w:szCs w:val="22"/>
        </w:rPr>
        <w:t xml:space="preserve"> median</w:t>
      </w:r>
      <w:r w:rsidR="007A09A4" w:rsidRPr="00651B44">
        <w:rPr>
          <w:rFonts w:ascii="Helvetica" w:hAnsi="Helvetica"/>
          <w:sz w:val="22"/>
          <w:szCs w:val="22"/>
        </w:rPr>
        <w:t xml:space="preserve"> </w:t>
      </w:r>
      <w:r w:rsidR="008B0BCB" w:rsidRPr="00651B44">
        <w:rPr>
          <w:rFonts w:ascii="Helvetica" w:hAnsi="Helvetica"/>
          <w:sz w:val="22"/>
          <w:szCs w:val="22"/>
        </w:rPr>
        <w:t>Net Present Value</w:t>
      </w:r>
      <w:r w:rsidR="007A09A4" w:rsidRPr="00651B44">
        <w:rPr>
          <w:rFonts w:ascii="Helvetica" w:hAnsi="Helvetica"/>
          <w:sz w:val="22"/>
          <w:szCs w:val="22"/>
        </w:rPr>
        <w:t xml:space="preserve"> for a range of monitoring investment </w:t>
      </w:r>
      <w:r w:rsidR="00D5383C" w:rsidRPr="00651B44">
        <w:rPr>
          <w:rFonts w:ascii="Helvetica" w:hAnsi="Helvetica"/>
          <w:sz w:val="22"/>
          <w:szCs w:val="22"/>
        </w:rPr>
        <w:t xml:space="preserve">(CV of Biomass: 0.0 – 0.5) </w:t>
      </w:r>
      <w:r w:rsidR="007A09A4" w:rsidRPr="00651B44">
        <w:rPr>
          <w:rFonts w:ascii="Helvetica" w:hAnsi="Helvetica"/>
          <w:sz w:val="22"/>
          <w:szCs w:val="22"/>
        </w:rPr>
        <w:t xml:space="preserve">and range of </w:t>
      </w:r>
      <w:r w:rsidR="008B0BCB" w:rsidRPr="00651B44">
        <w:rPr>
          <w:rFonts w:ascii="Helvetica" w:hAnsi="Helvetica"/>
          <w:sz w:val="22"/>
          <w:szCs w:val="22"/>
        </w:rPr>
        <w:t xml:space="preserve">maximum </w:t>
      </w:r>
      <w:r w:rsidR="007A09A4" w:rsidRPr="00651B44">
        <w:rPr>
          <w:rFonts w:ascii="Helvetica" w:hAnsi="Helvetica"/>
          <w:sz w:val="22"/>
          <w:szCs w:val="22"/>
        </w:rPr>
        <w:t xml:space="preserve">exploitation </w:t>
      </w:r>
      <w:r w:rsidR="008B0BCB" w:rsidRPr="00651B44">
        <w:rPr>
          <w:rFonts w:ascii="Helvetica" w:hAnsi="Helvetica"/>
          <w:sz w:val="22"/>
          <w:szCs w:val="22"/>
        </w:rPr>
        <w:t xml:space="preserve">rates </w:t>
      </w:r>
      <w:r w:rsidR="009C7629" w:rsidRPr="00651B44">
        <w:rPr>
          <w:rFonts w:ascii="Helvetica" w:hAnsi="Helvetica"/>
          <w:sz w:val="22"/>
          <w:szCs w:val="22"/>
        </w:rPr>
        <w:t>(</w:t>
      </w:r>
      <w:proofErr w:type="spellStart"/>
      <w:r w:rsidR="009C7629" w:rsidRPr="00651B44">
        <w:rPr>
          <w:rFonts w:ascii="Helvetica" w:hAnsi="Helvetica"/>
          <w:sz w:val="22"/>
          <w:szCs w:val="22"/>
        </w:rPr>
        <w:t>p</w:t>
      </w:r>
      <w:r w:rsidR="00D5383C" w:rsidRPr="00651B44">
        <w:rPr>
          <w:rFonts w:ascii="Helvetica" w:hAnsi="Helvetica"/>
          <w:sz w:val="22"/>
          <w:szCs w:val="22"/>
        </w:rPr>
        <w:t>Fmsy</w:t>
      </w:r>
      <w:proofErr w:type="spellEnd"/>
      <w:r w:rsidR="00D5383C" w:rsidRPr="00651B44">
        <w:rPr>
          <w:rFonts w:ascii="Helvetica" w:hAnsi="Helvetica"/>
          <w:sz w:val="22"/>
          <w:szCs w:val="22"/>
        </w:rPr>
        <w:t>: 0.0 – 2.0)</w:t>
      </w:r>
      <w:r w:rsidR="00C96CFE" w:rsidRPr="00651B44">
        <w:rPr>
          <w:rFonts w:ascii="Helvetica" w:hAnsi="Helvetica"/>
          <w:sz w:val="22"/>
          <w:szCs w:val="22"/>
        </w:rPr>
        <w:t xml:space="preserve"> for 10,000 iterations of a 20 year </w:t>
      </w:r>
      <w:r w:rsidR="009C7629" w:rsidRPr="00651B44">
        <w:rPr>
          <w:rFonts w:ascii="Helvetica" w:hAnsi="Helvetica"/>
          <w:sz w:val="22"/>
          <w:szCs w:val="22"/>
        </w:rPr>
        <w:t>simulation</w:t>
      </w:r>
      <w:r w:rsidR="00E31197" w:rsidRPr="00651B44">
        <w:rPr>
          <w:rFonts w:ascii="Helvetica" w:hAnsi="Helvetica"/>
          <w:sz w:val="22"/>
          <w:szCs w:val="22"/>
        </w:rPr>
        <w:t xml:space="preserve"> star</w:t>
      </w:r>
      <w:r w:rsidR="00963D6B" w:rsidRPr="00651B44">
        <w:rPr>
          <w:rFonts w:ascii="Helvetica" w:hAnsi="Helvetica"/>
          <w:sz w:val="22"/>
          <w:szCs w:val="22"/>
        </w:rPr>
        <w:t>t</w:t>
      </w:r>
      <w:r w:rsidR="00E31197" w:rsidRPr="00651B44">
        <w:rPr>
          <w:rFonts w:ascii="Helvetica" w:hAnsi="Helvetica"/>
          <w:sz w:val="22"/>
          <w:szCs w:val="22"/>
        </w:rPr>
        <w:t xml:space="preserve">ing at </w:t>
      </w:r>
      <w:r w:rsidR="009C7629" w:rsidRPr="00651B44">
        <w:rPr>
          <w:rFonts w:ascii="Helvetica" w:hAnsi="Helvetica"/>
          <w:sz w:val="22"/>
          <w:szCs w:val="22"/>
        </w:rPr>
        <w:t xml:space="preserve">population </w:t>
      </w:r>
      <w:r w:rsidR="00E31197" w:rsidRPr="00651B44">
        <w:rPr>
          <w:rFonts w:ascii="Helvetica" w:hAnsi="Helvetica"/>
          <w:sz w:val="22"/>
          <w:szCs w:val="22"/>
        </w:rPr>
        <w:t>carrying capacity</w:t>
      </w:r>
      <w:r w:rsidR="00CE0882" w:rsidRPr="00651B44">
        <w:rPr>
          <w:rFonts w:ascii="Helvetica" w:hAnsi="Helvetica"/>
          <w:sz w:val="22"/>
          <w:szCs w:val="22"/>
        </w:rPr>
        <w:t>.</w:t>
      </w:r>
      <w:r w:rsidR="00651B44">
        <w:rPr>
          <w:rFonts w:ascii="Helvetica" w:hAnsi="Helvetica"/>
          <w:sz w:val="22"/>
          <w:szCs w:val="22"/>
        </w:rPr>
        <w:t xml:space="preserve"> </w:t>
      </w:r>
      <w:r w:rsidR="00E35113" w:rsidRPr="00940663">
        <w:rPr>
          <w:rFonts w:ascii="Helvetica" w:hAnsi="Helvetica"/>
          <w:sz w:val="22"/>
          <w:szCs w:val="22"/>
        </w:rPr>
        <w:t>We also quantified the risk measured as the probability of tipping across a</w:t>
      </w:r>
      <w:r w:rsidR="002041D9">
        <w:rPr>
          <w:rFonts w:ascii="Helvetica" w:hAnsi="Helvetica"/>
          <w:sz w:val="22"/>
          <w:szCs w:val="22"/>
        </w:rPr>
        <w:t xml:space="preserve"> biological threshold. </w:t>
      </w:r>
    </w:p>
    <w:p w14:paraId="127056D7" w14:textId="4A6C74F2" w:rsidR="00AA1176" w:rsidRPr="00940663" w:rsidRDefault="00AA1176" w:rsidP="00256F91">
      <w:pPr>
        <w:ind w:firstLine="720"/>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w:t>
      </w:r>
      <w:ins w:id="31" w:author="Timothy Essington" w:date="2015-10-22T14:17:00Z">
        <w:r w:rsidR="00D5784C">
          <w:rPr>
            <w:rFonts w:ascii="Helvetica" w:hAnsi="Helvetica"/>
            <w:sz w:val="22"/>
            <w:szCs w:val="22"/>
          </w:rPr>
          <w:t xml:space="preserve">target </w:t>
        </w:r>
      </w:ins>
      <w:r w:rsidRPr="00940663">
        <w:rPr>
          <w:rFonts w:ascii="Helvetica" w:hAnsi="Helvetica"/>
          <w:sz w:val="22"/>
          <w:szCs w:val="22"/>
        </w:rPr>
        <w:t xml:space="preserve">maximum </w:t>
      </w:r>
      <w:r w:rsidR="00814137" w:rsidRPr="00940663">
        <w:rPr>
          <w:rFonts w:ascii="Helvetica" w:hAnsi="Helvetica"/>
          <w:sz w:val="22"/>
          <w:szCs w:val="22"/>
        </w:rPr>
        <w:t>exploitation rate</w:t>
      </w:r>
      <w:r w:rsidRPr="00940663">
        <w:rPr>
          <w:rFonts w:ascii="Helvetica" w:hAnsi="Helvetica"/>
          <w:sz w:val="22"/>
          <w:szCs w:val="22"/>
        </w:rPr>
        <w:t xml:space="preserve"> is high. </w:t>
      </w:r>
      <w:r w:rsidR="001F74B9" w:rsidRPr="002041D9">
        <w:rPr>
          <w:rFonts w:ascii="Helvetica" w:hAnsi="Helvetica"/>
          <w:sz w:val="22"/>
          <w:szCs w:val="22"/>
        </w:rPr>
        <w:t xml:space="preserve">Across simulations the probability of tipping is low </w:t>
      </w:r>
      <w:r w:rsidR="00EC571F" w:rsidRPr="002041D9">
        <w:rPr>
          <w:rFonts w:ascii="Helvetica" w:hAnsi="Helvetica"/>
          <w:sz w:val="22"/>
          <w:szCs w:val="22"/>
        </w:rPr>
        <w:t>when monitoring precision is high, but increases at higher exploitation rates</w:t>
      </w:r>
      <w:r w:rsidR="001228A2">
        <w:rPr>
          <w:rFonts w:ascii="Helvetica" w:hAnsi="Helvetica"/>
          <w:sz w:val="22"/>
          <w:szCs w:val="22"/>
        </w:rPr>
        <w:t xml:space="preserve"> (Fig. 2a)</w:t>
      </w:r>
      <w:r w:rsidR="00EC571F" w:rsidRPr="002041D9">
        <w:rPr>
          <w:rFonts w:ascii="Helvetica" w:hAnsi="Helvetica"/>
          <w:sz w:val="22"/>
          <w:szCs w:val="22"/>
        </w:rPr>
        <w:t xml:space="preserve">. </w:t>
      </w:r>
      <w:r w:rsidR="00DB617C" w:rsidRPr="00940663">
        <w:rPr>
          <w:rFonts w:ascii="Helvetica" w:hAnsi="Helvetica"/>
          <w:sz w:val="22"/>
          <w:szCs w:val="22"/>
        </w:rPr>
        <w:t>Net Present Value</w:t>
      </w:r>
      <w:r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Pr="00940663">
        <w:rPr>
          <w:rFonts w:ascii="Helvetica" w:hAnsi="Helvetica"/>
          <w:sz w:val="22"/>
          <w:szCs w:val="22"/>
        </w:rPr>
        <w:t>and is hi</w:t>
      </w:r>
      <w:r w:rsidR="0007073E" w:rsidRPr="00940663">
        <w:rPr>
          <w:rFonts w:ascii="Helvetica" w:hAnsi="Helvetica"/>
          <w:sz w:val="22"/>
          <w:szCs w:val="22"/>
        </w:rPr>
        <w:t xml:space="preserve">ghest with precise </w:t>
      </w:r>
      <w:r w:rsidRPr="00940663">
        <w:rPr>
          <w:rFonts w:ascii="Helvetica" w:hAnsi="Helvetica"/>
          <w:sz w:val="22"/>
          <w:szCs w:val="22"/>
        </w:rPr>
        <w:t>biomass</w:t>
      </w:r>
      <w:r w:rsidR="0007073E" w:rsidRPr="00940663">
        <w:rPr>
          <w:rFonts w:ascii="Helvetica" w:hAnsi="Helvetica"/>
          <w:sz w:val="22"/>
          <w:szCs w:val="22"/>
        </w:rPr>
        <w:t xml:space="preserve"> estimates</w:t>
      </w:r>
      <w:r w:rsidRPr="00940663">
        <w:rPr>
          <w:rFonts w:ascii="Helvetica" w:hAnsi="Helvetica"/>
          <w:sz w:val="22"/>
          <w:szCs w:val="22"/>
        </w:rPr>
        <w:t xml:space="preserve"> (CV = 0.1). The benefits of high monitoring precision (i.e.</w:t>
      </w:r>
      <w:r w:rsidR="00963D6B" w:rsidRPr="00940663">
        <w:rPr>
          <w:rFonts w:ascii="Helvetica" w:hAnsi="Helvetica"/>
          <w:sz w:val="22"/>
          <w:szCs w:val="22"/>
        </w:rPr>
        <w:t>,</w:t>
      </w:r>
      <w:r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940663">
        <w:rPr>
          <w:rFonts w:ascii="Helvetica" w:hAnsi="Helvetica"/>
          <w:sz w:val="22"/>
          <w:szCs w:val="22"/>
        </w:rPr>
        <w:t xml:space="preserve"> (Fig</w:t>
      </w:r>
      <w:r w:rsidR="000354FD">
        <w:rPr>
          <w:rFonts w:ascii="Helvetica" w:hAnsi="Helvetica"/>
          <w:sz w:val="22"/>
          <w:szCs w:val="22"/>
        </w:rPr>
        <w:t>.</w:t>
      </w:r>
      <w:r w:rsidRPr="00940663">
        <w:rPr>
          <w:rFonts w:ascii="Helvetica" w:hAnsi="Helvetica"/>
          <w:sz w:val="22"/>
          <w:szCs w:val="22"/>
        </w:rPr>
        <w:t xml:space="preserve"> 2</w:t>
      </w:r>
      <w:r w:rsidR="00043C70" w:rsidRPr="00940663">
        <w:rPr>
          <w:rFonts w:ascii="Helvetica" w:hAnsi="Helvetica"/>
          <w:sz w:val="22"/>
          <w:szCs w:val="22"/>
        </w:rPr>
        <w:t>b</w:t>
      </w:r>
      <w:r w:rsidRPr="00940663">
        <w:rPr>
          <w:rFonts w:ascii="Helvetica" w:hAnsi="Helvetica"/>
          <w:sz w:val="22"/>
          <w:szCs w:val="22"/>
        </w:rPr>
        <w:t>).</w:t>
      </w:r>
      <w:ins w:id="32" w:author="Timothy Essington" w:date="2015-10-22T14:18:00Z">
        <w:r w:rsidR="00D5784C">
          <w:rPr>
            <w:rFonts w:ascii="Helvetica" w:hAnsi="Helvetica"/>
            <w:sz w:val="22"/>
            <w:szCs w:val="22"/>
          </w:rPr>
          <w:t xml:space="preserve">  Another way to think about this graph is </w:t>
        </w:r>
      </w:ins>
      <w:ins w:id="33" w:author="Timothy Essington" w:date="2015-10-22T14:19:00Z">
        <w:r w:rsidR="00D5784C">
          <w:rPr>
            <w:rFonts w:ascii="Helvetica" w:hAnsi="Helvetica"/>
            <w:sz w:val="22"/>
            <w:szCs w:val="22"/>
          </w:rPr>
          <w:t>how much more NPV is generated from a large increase in precision – differences get really bit after target &gt;HMSY</w:t>
        </w:r>
      </w:ins>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65D75F23" w14:textId="49B72DC1" w:rsidR="00256F91" w:rsidRDefault="004D6F47" w:rsidP="004A65CB">
      <w:pPr>
        <w:rPr>
          <w:rFonts w:ascii="Helvetica" w:hAnsi="Helvetica"/>
          <w:sz w:val="22"/>
          <w:szCs w:val="22"/>
        </w:rPr>
      </w:pPr>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677C8E">
        <w:rPr>
          <w:rFonts w:ascii="Helvetica" w:hAnsi="Helvetica"/>
          <w:sz w:val="22"/>
          <w:szCs w:val="22"/>
        </w:rPr>
        <w:t xml:space="preserve">evaluated the </w:t>
      </w:r>
      <w:r w:rsidR="006D283D" w:rsidRPr="00677C8E">
        <w:rPr>
          <w:rFonts w:ascii="Helvetica" w:hAnsi="Helvetica"/>
          <w:sz w:val="22"/>
          <w:szCs w:val="22"/>
        </w:rPr>
        <w:t xml:space="preserve">return on monitoring investment (measured as the </w:t>
      </w:r>
      <w:r w:rsidR="00480363" w:rsidRPr="00677C8E">
        <w:rPr>
          <w:rFonts w:ascii="Helvetica" w:hAnsi="Helvetica"/>
          <w:sz w:val="22"/>
          <w:szCs w:val="22"/>
        </w:rPr>
        <w:t>ratio of Net Present Value for simulations with high and low</w:t>
      </w:r>
      <w:r w:rsidR="00F37A73" w:rsidRPr="00677C8E">
        <w:rPr>
          <w:rFonts w:ascii="Helvetica" w:hAnsi="Helvetica"/>
          <w:sz w:val="22"/>
          <w:szCs w:val="22"/>
        </w:rPr>
        <w:t xml:space="preserve"> precision (CV = 0.1/CV = 0.5</w:t>
      </w:r>
      <w:r w:rsidR="007B77F1" w:rsidRPr="00677C8E">
        <w:rPr>
          <w:rFonts w:ascii="Helvetica" w:hAnsi="Helvetica"/>
          <w:sz w:val="22"/>
          <w:szCs w:val="22"/>
        </w:rPr>
        <w:t>)</w:t>
      </w:r>
      <w:r w:rsidR="006D283D" w:rsidRPr="00677C8E">
        <w:rPr>
          <w:rFonts w:ascii="Helvetica" w:hAnsi="Helvetica"/>
          <w:sz w:val="22"/>
          <w:szCs w:val="22"/>
        </w:rPr>
        <w:t>)</w:t>
      </w:r>
      <w:r w:rsidR="007B77F1" w:rsidRPr="00677C8E">
        <w:rPr>
          <w:rFonts w:ascii="Helvetica" w:hAnsi="Helvetica"/>
          <w:sz w:val="22"/>
          <w:szCs w:val="22"/>
        </w:rPr>
        <w:t xml:space="preserve"> for simulations with starting biomass ranging from just above the </w:t>
      </w:r>
      <w:r w:rsidR="00677C8E">
        <w:rPr>
          <w:rFonts w:ascii="Helvetica" w:hAnsi="Helvetica"/>
          <w:sz w:val="22"/>
          <w:szCs w:val="22"/>
        </w:rPr>
        <w:t xml:space="preserve">biological </w:t>
      </w:r>
      <w:r w:rsidR="007B77F1" w:rsidRPr="00677C8E">
        <w:rPr>
          <w:rFonts w:ascii="Helvetica" w:hAnsi="Helvetica"/>
          <w:sz w:val="22"/>
          <w:szCs w:val="22"/>
        </w:rPr>
        <w:t>tipping point to starting at carrying capacity</w:t>
      </w:r>
      <w:r w:rsidR="00D42E6F" w:rsidRPr="00677C8E">
        <w:rPr>
          <w:rFonts w:ascii="Helvetica" w:hAnsi="Helvetica"/>
          <w:sz w:val="22"/>
          <w:szCs w:val="22"/>
        </w:rPr>
        <w:t xml:space="preserve"> and for a rang</w:t>
      </w:r>
      <w:r w:rsidR="00963D6B" w:rsidRPr="00677C8E">
        <w:rPr>
          <w:rFonts w:ascii="Helvetica" w:hAnsi="Helvetica"/>
          <w:sz w:val="22"/>
          <w:szCs w:val="22"/>
        </w:rPr>
        <w:t>e</w:t>
      </w:r>
      <w:r w:rsidR="00D42E6F" w:rsidRPr="00677C8E">
        <w:rPr>
          <w:rFonts w:ascii="Helvetica" w:hAnsi="Helvetica"/>
          <w:sz w:val="22"/>
          <w:szCs w:val="22"/>
        </w:rPr>
        <w:t xml:space="preserve"> of maximum </w:t>
      </w:r>
      <w:r w:rsidR="009458F0" w:rsidRPr="00677C8E">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677C8E">
        <w:rPr>
          <w:rFonts w:ascii="Helvetica" w:hAnsi="Helvetica"/>
          <w:sz w:val="22"/>
          <w:szCs w:val="22"/>
        </w:rPr>
        <w:t>: 0.0 – 2.0</w:t>
      </w:r>
      <w:r w:rsidR="007A0F69" w:rsidRPr="00677C8E">
        <w:rPr>
          <w:rFonts w:ascii="Helvetica" w:hAnsi="Helvetica"/>
          <w:sz w:val="22"/>
          <w:szCs w:val="22"/>
        </w:rPr>
        <w:t>).</w:t>
      </w:r>
      <w:r w:rsidR="007B77F1" w:rsidRPr="00677C8E">
        <w:rPr>
          <w:rFonts w:ascii="Helvetica" w:hAnsi="Helvetica"/>
          <w:sz w:val="22"/>
          <w:szCs w:val="22"/>
        </w:rPr>
        <w:t xml:space="preserve"> We </w:t>
      </w:r>
      <w:r w:rsidR="006D283D" w:rsidRPr="00677C8E">
        <w:rPr>
          <w:rFonts w:ascii="Helvetica" w:hAnsi="Helvetica"/>
          <w:sz w:val="22"/>
          <w:szCs w:val="22"/>
        </w:rPr>
        <w:t xml:space="preserve">compare the </w:t>
      </w:r>
      <w:r w:rsidR="001C54B9" w:rsidRPr="00677C8E">
        <w:rPr>
          <w:rFonts w:ascii="Helvetica" w:hAnsi="Helvetica"/>
          <w:sz w:val="22"/>
          <w:szCs w:val="22"/>
        </w:rPr>
        <w:t xml:space="preserve">median return on investment for 10,000 iterations of </w:t>
      </w:r>
      <w:proofErr w:type="gramStart"/>
      <w:r w:rsidR="001C54B9" w:rsidRPr="00677C8E">
        <w:rPr>
          <w:rFonts w:ascii="Helvetica" w:hAnsi="Helvetica"/>
          <w:sz w:val="22"/>
          <w:szCs w:val="22"/>
        </w:rPr>
        <w:t>20 year</w:t>
      </w:r>
      <w:proofErr w:type="gramEnd"/>
      <w:r w:rsidR="001C54B9" w:rsidRPr="00677C8E">
        <w:rPr>
          <w:rFonts w:ascii="Helvetica" w:hAnsi="Helvetica"/>
          <w:sz w:val="22"/>
          <w:szCs w:val="22"/>
        </w:rPr>
        <w:t xml:space="preserve"> simulation</w:t>
      </w:r>
      <w:r w:rsidR="00CF7725" w:rsidRPr="00677C8E">
        <w:rPr>
          <w:rFonts w:ascii="Helvetica" w:hAnsi="Helvetica"/>
          <w:sz w:val="22"/>
          <w:szCs w:val="22"/>
        </w:rPr>
        <w:t>s. We evaluate</w:t>
      </w:r>
      <w:r w:rsidR="00963D6B" w:rsidRPr="00677C8E">
        <w:rPr>
          <w:rFonts w:ascii="Helvetica" w:hAnsi="Helvetica"/>
          <w:sz w:val="22"/>
          <w:szCs w:val="22"/>
        </w:rPr>
        <w:t>d</w:t>
      </w:r>
      <w:r w:rsidR="00CF7725" w:rsidRPr="00677C8E">
        <w:rPr>
          <w:rFonts w:ascii="Helvetica" w:hAnsi="Helvetica"/>
          <w:sz w:val="22"/>
          <w:szCs w:val="22"/>
        </w:rPr>
        <w:t xml:space="preserve"> return on investment relative to a biological th</w:t>
      </w:r>
      <w:r w:rsidR="00543E30">
        <w:rPr>
          <w:rFonts w:ascii="Helvetica" w:hAnsi="Helvetica"/>
          <w:sz w:val="22"/>
          <w:szCs w:val="22"/>
        </w:rPr>
        <w:t xml:space="preserve">reshold of A = 10 (i.e. the biomass </w:t>
      </w:r>
      <w:r w:rsidR="00CF7725" w:rsidRPr="00677C8E">
        <w:rPr>
          <w:rFonts w:ascii="Helvetica" w:hAnsi="Helvetica"/>
          <w:sz w:val="22"/>
          <w:szCs w:val="22"/>
        </w:rPr>
        <w:t xml:space="preserve">threshold below which the </w:t>
      </w:r>
      <w:r w:rsidR="002414FD" w:rsidRPr="00677C8E">
        <w:rPr>
          <w:rFonts w:ascii="Helvetica" w:hAnsi="Helvetica"/>
          <w:sz w:val="22"/>
          <w:szCs w:val="22"/>
        </w:rPr>
        <w:t>population growth rate is negative) and a management threshold of 0.25Bmsy</w:t>
      </w:r>
      <w:r w:rsidR="007F2FC1" w:rsidRPr="00677C8E">
        <w:rPr>
          <w:rFonts w:ascii="Helvetica" w:hAnsi="Helvetica"/>
          <w:sz w:val="22"/>
          <w:szCs w:val="22"/>
        </w:rPr>
        <w:t xml:space="preserve"> (a common natur</w:t>
      </w:r>
      <w:r w:rsidR="00A8136F" w:rsidRPr="00677C8E">
        <w:rPr>
          <w:rFonts w:ascii="Helvetica" w:hAnsi="Helvetica"/>
          <w:sz w:val="22"/>
          <w:szCs w:val="22"/>
        </w:rPr>
        <w:t>al res</w:t>
      </w:r>
      <w:r w:rsidR="004A65CB">
        <w:rPr>
          <w:rFonts w:ascii="Helvetica" w:hAnsi="Helvetica"/>
          <w:sz w:val="22"/>
          <w:szCs w:val="22"/>
        </w:rPr>
        <w:t xml:space="preserve">ource management target, CITE). </w:t>
      </w:r>
    </w:p>
    <w:p w14:paraId="3D4FD566" w14:textId="488B283F" w:rsidR="00D27AA4" w:rsidRPr="00940663" w:rsidRDefault="00D27AA4" w:rsidP="00256F91">
      <w:pPr>
        <w:ind w:firstLine="720"/>
        <w:rPr>
          <w:rFonts w:ascii="Helvetica" w:hAnsi="Helvetica"/>
          <w:sz w:val="22"/>
          <w:szCs w:val="22"/>
        </w:rPr>
      </w:pPr>
      <w:r w:rsidRPr="00940663">
        <w:rPr>
          <w:rFonts w:ascii="Helvetica" w:hAnsi="Helvetica"/>
          <w:sz w:val="22"/>
          <w:szCs w:val="22"/>
        </w:rPr>
        <w:t xml:space="preserve">We also found support for </w:t>
      </w:r>
      <w:r w:rsidR="00256F91">
        <w:rPr>
          <w:rFonts w:ascii="Helvetica" w:hAnsi="Helvetica"/>
          <w:sz w:val="22"/>
          <w:szCs w:val="22"/>
        </w:rPr>
        <w:t>the</w:t>
      </w:r>
      <w:r w:rsidRPr="00940663">
        <w:rPr>
          <w:rFonts w:ascii="Helvetica" w:hAnsi="Helvetica"/>
          <w:sz w:val="22"/>
          <w:szCs w:val="22"/>
        </w:rPr>
        <w:t xml:space="preserve"> hypothesis that the return on monitoring investment increase</w:t>
      </w:r>
      <w:r w:rsidR="002D6CA1" w:rsidRPr="00940663">
        <w:rPr>
          <w:rFonts w:ascii="Helvetica" w:hAnsi="Helvetica"/>
          <w:sz w:val="22"/>
          <w:szCs w:val="22"/>
        </w:rPr>
        <w:t>s</w:t>
      </w:r>
      <w:r w:rsidRPr="00940663">
        <w:rPr>
          <w:rFonts w:ascii="Helvetica" w:hAnsi="Helvetica"/>
          <w:sz w:val="22"/>
          <w:szCs w:val="22"/>
        </w:rPr>
        <w:t xml:space="preserve"> when populations were closer to biological </w:t>
      </w:r>
      <w:r w:rsidR="00DC361F" w:rsidRPr="00940663">
        <w:rPr>
          <w:rFonts w:ascii="Helvetica" w:hAnsi="Helvetica"/>
          <w:sz w:val="22"/>
          <w:szCs w:val="22"/>
        </w:rPr>
        <w:t>and</w:t>
      </w:r>
      <w:r w:rsidRPr="00940663">
        <w:rPr>
          <w:rFonts w:ascii="Helvetica" w:hAnsi="Helvetica"/>
          <w:sz w:val="22"/>
          <w:szCs w:val="22"/>
        </w:rPr>
        <w:t xml:space="preserve"> management </w:t>
      </w:r>
      <w:r w:rsidR="00DC361F" w:rsidRPr="00940663">
        <w:rPr>
          <w:rFonts w:ascii="Helvetica" w:hAnsi="Helvetica"/>
          <w:sz w:val="22"/>
          <w:szCs w:val="22"/>
        </w:rPr>
        <w:t>tipping points</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65473F01" w:rsidR="001C5532" w:rsidRPr="00930F73" w:rsidRDefault="009B2081" w:rsidP="001C5532">
      <w:pPr>
        <w:rPr>
          <w:rFonts w:ascii="Helvetica" w:hAnsi="Helvetica"/>
          <w:sz w:val="22"/>
          <w:szCs w:val="22"/>
        </w:rPr>
      </w:pPr>
      <w:r w:rsidRPr="00930F73">
        <w:rPr>
          <w:rFonts w:ascii="Helvetica" w:hAnsi="Helvetica"/>
          <w:sz w:val="22"/>
          <w:szCs w:val="22"/>
        </w:rPr>
        <w:t>Stakeholders vary in their aversion to risk. For example,</w:t>
      </w:r>
      <w:r w:rsidR="00EE634F" w:rsidRPr="00930F73">
        <w:rPr>
          <w:rFonts w:ascii="Helvetica" w:hAnsi="Helvetica"/>
          <w:sz w:val="22"/>
          <w:szCs w:val="22"/>
        </w:rPr>
        <w:t xml:space="preserve"> a</w:t>
      </w:r>
      <w:r w:rsidR="001C13E8" w:rsidRPr="00930F73">
        <w:rPr>
          <w:rFonts w:ascii="Helvetica" w:hAnsi="Helvetica"/>
          <w:sz w:val="22"/>
          <w:szCs w:val="22"/>
        </w:rPr>
        <w:t xml:space="preserve"> stakeholder</w:t>
      </w:r>
      <w:r w:rsidRPr="00930F73">
        <w:rPr>
          <w:rFonts w:ascii="Helvetica" w:hAnsi="Helvetica"/>
          <w:sz w:val="22"/>
          <w:szCs w:val="22"/>
        </w:rPr>
        <w:t xml:space="preserve"> harvesting a diverse portfolio of natural resources migh</w:t>
      </w:r>
      <w:r w:rsidR="00930F73">
        <w:rPr>
          <w:rFonts w:ascii="Helvetica" w:hAnsi="Helvetica"/>
          <w:sz w:val="22"/>
          <w:szCs w:val="22"/>
        </w:rPr>
        <w:t xml:space="preserve">t be interested in harvesting any single </w:t>
      </w:r>
      <w:r w:rsidRPr="00930F73">
        <w:rPr>
          <w:rFonts w:ascii="Helvetica" w:hAnsi="Helvetica"/>
          <w:sz w:val="22"/>
          <w:szCs w:val="22"/>
        </w:rPr>
        <w:t xml:space="preserve">resource aggressively </w:t>
      </w:r>
      <w:r w:rsidR="000936DC" w:rsidRPr="00930F73">
        <w:rPr>
          <w:rFonts w:ascii="Helvetica" w:hAnsi="Helvetica"/>
          <w:sz w:val="22"/>
          <w:szCs w:val="22"/>
        </w:rPr>
        <w:t xml:space="preserve">and assuming higher risk of crossing a biological or management threshold. We calculated a safe operating space that defines </w:t>
      </w:r>
      <w:r w:rsidR="0071106A" w:rsidRPr="00930F73">
        <w:rPr>
          <w:rFonts w:ascii="Helvetica" w:hAnsi="Helvetica"/>
          <w:sz w:val="22"/>
          <w:szCs w:val="22"/>
        </w:rPr>
        <w:t xml:space="preserve">which </w:t>
      </w:r>
      <w:r w:rsidR="000936DC" w:rsidRPr="00930F73">
        <w:rPr>
          <w:rFonts w:ascii="Helvetica" w:hAnsi="Helvetica"/>
          <w:sz w:val="22"/>
          <w:szCs w:val="22"/>
        </w:rPr>
        <w:t>comb</w:t>
      </w:r>
      <w:r w:rsidR="0071106A" w:rsidRPr="00930F73">
        <w:rPr>
          <w:rFonts w:ascii="Helvetica" w:hAnsi="Helvetica"/>
          <w:sz w:val="22"/>
          <w:szCs w:val="22"/>
        </w:rPr>
        <w:t xml:space="preserve">inations of </w:t>
      </w:r>
      <w:r w:rsidR="004866D3" w:rsidRPr="00930F73">
        <w:rPr>
          <w:rFonts w:ascii="Helvetica" w:hAnsi="Helvetica"/>
          <w:sz w:val="22"/>
          <w:szCs w:val="22"/>
        </w:rPr>
        <w:t xml:space="preserve">monitoring precision and </w:t>
      </w:r>
      <w:r w:rsidR="0071106A" w:rsidRPr="00930F73">
        <w:rPr>
          <w:rFonts w:ascii="Helvetica" w:hAnsi="Helvetica"/>
          <w:sz w:val="22"/>
          <w:szCs w:val="22"/>
        </w:rPr>
        <w:t xml:space="preserve">resource extraction </w:t>
      </w:r>
      <w:r w:rsidR="002334F6" w:rsidRPr="00930F73">
        <w:rPr>
          <w:rFonts w:ascii="Helvetica" w:hAnsi="Helvetica"/>
          <w:sz w:val="22"/>
          <w:szCs w:val="22"/>
        </w:rPr>
        <w:t>rates</w:t>
      </w:r>
      <w:r w:rsidR="0071106A" w:rsidRPr="00930F73">
        <w:rPr>
          <w:rFonts w:ascii="Helvetica" w:hAnsi="Helvetica"/>
          <w:sz w:val="22"/>
          <w:szCs w:val="22"/>
        </w:rPr>
        <w:t xml:space="preserve"> </w:t>
      </w:r>
      <w:r w:rsidR="002334F6" w:rsidRPr="00930F73">
        <w:rPr>
          <w:rFonts w:ascii="Helvetica" w:hAnsi="Helvetica"/>
          <w:sz w:val="22"/>
          <w:szCs w:val="22"/>
        </w:rPr>
        <w:t>are safe</w:t>
      </w:r>
      <w:r w:rsidR="001D33B6" w:rsidRPr="00930F73">
        <w:rPr>
          <w:rFonts w:ascii="Helvetica" w:hAnsi="Helvetica"/>
          <w:sz w:val="22"/>
          <w:szCs w:val="22"/>
        </w:rPr>
        <w:t xml:space="preserve"> given the probability of crossing a </w:t>
      </w:r>
      <w:r w:rsidR="004C4D00">
        <w:rPr>
          <w:rFonts w:ascii="Helvetica" w:hAnsi="Helvetica"/>
          <w:sz w:val="22"/>
          <w:szCs w:val="22"/>
        </w:rPr>
        <w:t xml:space="preserve">biological and </w:t>
      </w:r>
      <w:commentRangeStart w:id="34"/>
      <w:r w:rsidR="004C4D00">
        <w:rPr>
          <w:rFonts w:ascii="Helvetica" w:hAnsi="Helvetica"/>
          <w:sz w:val="22"/>
          <w:szCs w:val="22"/>
        </w:rPr>
        <w:t xml:space="preserve">management </w:t>
      </w:r>
      <w:r w:rsidR="001D33B6" w:rsidRPr="00930F73">
        <w:rPr>
          <w:rFonts w:ascii="Helvetica" w:hAnsi="Helvetica"/>
          <w:sz w:val="22"/>
          <w:szCs w:val="22"/>
        </w:rPr>
        <w:t>tipping point</w:t>
      </w:r>
      <w:commentRangeEnd w:id="34"/>
      <w:r w:rsidR="005053A5">
        <w:rPr>
          <w:rStyle w:val="CommentReference"/>
        </w:rPr>
        <w:commentReference w:id="34"/>
      </w:r>
      <w:r w:rsidR="001D33B6" w:rsidRPr="00930F73">
        <w:rPr>
          <w:rFonts w:ascii="Helvetica" w:hAnsi="Helvetica"/>
          <w:sz w:val="22"/>
          <w:szCs w:val="22"/>
        </w:rPr>
        <w:t xml:space="preserve">. To do this we calculated the minimum precision (Max CV in estimated biomass) needed to avoid </w:t>
      </w:r>
      <w:r w:rsidR="00195F71" w:rsidRPr="00930F73">
        <w:rPr>
          <w:rFonts w:ascii="Helvetica" w:hAnsi="Helvetica"/>
          <w:sz w:val="22"/>
          <w:szCs w:val="22"/>
        </w:rPr>
        <w:t xml:space="preserve">crossing </w:t>
      </w:r>
      <w:r w:rsidR="001D33B6" w:rsidRPr="00930F73">
        <w:rPr>
          <w:rFonts w:ascii="Helvetica" w:hAnsi="Helvetica"/>
          <w:sz w:val="22"/>
          <w:szCs w:val="22"/>
        </w:rPr>
        <w:t>a</w:t>
      </w:r>
      <w:r w:rsidR="00A05BB4">
        <w:rPr>
          <w:rFonts w:ascii="Helvetica" w:hAnsi="Helvetica"/>
          <w:sz w:val="22"/>
          <w:szCs w:val="22"/>
        </w:rPr>
        <w:t xml:space="preserve"> biological or management</w:t>
      </w:r>
      <w:r w:rsidR="001D33B6" w:rsidRPr="00930F73">
        <w:rPr>
          <w:rFonts w:ascii="Helvetica" w:hAnsi="Helvetica"/>
          <w:sz w:val="22"/>
          <w:szCs w:val="22"/>
        </w:rPr>
        <w:t xml:space="preserve"> </w:t>
      </w:r>
      <w:r w:rsidRPr="00930F73">
        <w:rPr>
          <w:rFonts w:ascii="Helvetica" w:hAnsi="Helvetica"/>
          <w:sz w:val="22"/>
          <w:szCs w:val="22"/>
        </w:rPr>
        <w:t xml:space="preserve">tipping </w:t>
      </w:r>
      <w:r w:rsidR="001D33B6" w:rsidRPr="00930F73">
        <w:rPr>
          <w:rFonts w:ascii="Helvetica" w:hAnsi="Helvetica"/>
          <w:sz w:val="22"/>
          <w:szCs w:val="22"/>
        </w:rPr>
        <w:t>point</w:t>
      </w:r>
      <w:r w:rsidR="008B3245" w:rsidRPr="00930F73">
        <w:rPr>
          <w:rFonts w:ascii="Helvetica" w:hAnsi="Helvetica"/>
          <w:sz w:val="22"/>
          <w:szCs w:val="22"/>
        </w:rPr>
        <w:t>,</w:t>
      </w:r>
      <w:r w:rsidR="001D33B6" w:rsidRPr="00930F73">
        <w:rPr>
          <w:rFonts w:ascii="Helvetica" w:hAnsi="Helvetica"/>
          <w:sz w:val="22"/>
          <w:szCs w:val="22"/>
        </w:rPr>
        <w:t xml:space="preserve"> given </w:t>
      </w:r>
      <w:r w:rsidR="00195F71" w:rsidRPr="00930F73">
        <w:rPr>
          <w:rFonts w:ascii="Helvetica" w:hAnsi="Helvetica"/>
          <w:sz w:val="22"/>
          <w:szCs w:val="22"/>
        </w:rPr>
        <w:t xml:space="preserve">a </w:t>
      </w:r>
      <w:r w:rsidR="001D33B6" w:rsidRPr="00930F73">
        <w:rPr>
          <w:rFonts w:ascii="Helvetica" w:hAnsi="Helvetica"/>
          <w:sz w:val="22"/>
          <w:szCs w:val="22"/>
        </w:rPr>
        <w:t>resource extraction rate</w:t>
      </w:r>
      <w:r w:rsidR="002C2049" w:rsidRPr="00930F73">
        <w:rPr>
          <w:rFonts w:ascii="Helvetica" w:hAnsi="Helvetica"/>
          <w:sz w:val="22"/>
          <w:szCs w:val="22"/>
        </w:rPr>
        <w:t xml:space="preserve"> and assumed level of risk ranging from 1% to 20%</w:t>
      </w:r>
      <w:r w:rsidR="000D0C63" w:rsidRPr="00930F73">
        <w:rPr>
          <w:rFonts w:ascii="Helvetica" w:hAnsi="Helvetica"/>
          <w:sz w:val="22"/>
          <w:szCs w:val="22"/>
        </w:rPr>
        <w:t xml:space="preserve"> over the 20 year simulation</w:t>
      </w:r>
      <w:r w:rsidR="008B06A6" w:rsidRPr="00930F73">
        <w:rPr>
          <w:rFonts w:ascii="Helvetica" w:hAnsi="Helvetica"/>
          <w:sz w:val="22"/>
          <w:szCs w:val="22"/>
        </w:rPr>
        <w:t xml:space="preserve">. </w:t>
      </w:r>
      <w:r w:rsidR="009B4040" w:rsidRPr="00930F73">
        <w:rPr>
          <w:rFonts w:ascii="Helvetica" w:hAnsi="Helvetica"/>
          <w:sz w:val="22"/>
          <w:szCs w:val="22"/>
        </w:rPr>
        <w:t xml:space="preserve">The relationship between resource extraction rate and minimum precision needed to avoid tipping point defines a </w:t>
      </w:r>
      <w:r w:rsidR="009B4040" w:rsidRPr="00930F73">
        <w:rPr>
          <w:rFonts w:ascii="Helvetica" w:hAnsi="Helvetica"/>
          <w:sz w:val="22"/>
          <w:szCs w:val="22"/>
        </w:rPr>
        <w:lastRenderedPageBreak/>
        <w:t>two-dimensional “safe” space above which lower monitoring precis</w:t>
      </w:r>
      <w:r w:rsidR="00CD6FF0" w:rsidRPr="00930F73">
        <w:rPr>
          <w:rFonts w:ascii="Helvetica" w:hAnsi="Helvetica"/>
          <w:sz w:val="22"/>
          <w:szCs w:val="22"/>
        </w:rPr>
        <w:t>ion and higher extraction rates</w:t>
      </w:r>
      <w:r w:rsidR="008B3245" w:rsidRPr="00930F73">
        <w:rPr>
          <w:rFonts w:ascii="Helvetica" w:hAnsi="Helvetica"/>
          <w:sz w:val="22"/>
          <w:szCs w:val="22"/>
        </w:rPr>
        <w:t xml:space="preserve"> cause the system to tip with probability greater than the assumed risk level</w:t>
      </w:r>
      <w:r w:rsidR="00CD6FF0" w:rsidRPr="00930F73">
        <w:rPr>
          <w:rFonts w:ascii="Helvetica" w:hAnsi="Helvetica"/>
          <w:sz w:val="22"/>
          <w:szCs w:val="22"/>
        </w:rPr>
        <w:t xml:space="preserve">. </w:t>
      </w:r>
      <w:r w:rsidR="00933791" w:rsidRPr="00940663">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2E7C9A56" w14:textId="77777777" w:rsidR="004F51CB" w:rsidRDefault="004F51CB" w:rsidP="004F51CB">
      <w:pPr>
        <w:rPr>
          <w:rFonts w:ascii="Helvetica" w:hAnsi="Helvetica"/>
          <w:sz w:val="22"/>
          <w:szCs w:val="22"/>
        </w:rPr>
      </w:pPr>
    </w:p>
    <w:p w14:paraId="1F0D6940" w14:textId="77777777" w:rsidR="005D4007" w:rsidRPr="004F51CB" w:rsidRDefault="005D4007" w:rsidP="004F51CB">
      <w:pPr>
        <w:rPr>
          <w:rFonts w:ascii="Helvetica" w:hAnsi="Helvetica"/>
          <w:i/>
          <w:sz w:val="22"/>
          <w:szCs w:val="22"/>
        </w:rPr>
      </w:pPr>
      <w:r w:rsidRPr="004F51CB">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sidRPr="004F51CB">
        <w:rPr>
          <w:rFonts w:ascii="Helvetica" w:hAnsi="Helvetica"/>
          <w:sz w:val="22"/>
          <w:szCs w:val="22"/>
        </w:rPr>
        <w:t>resource after it is collected (i.e</w:t>
      </w:r>
      <w:r w:rsidRPr="004F51CB">
        <w:rPr>
          <w:rFonts w:ascii="Helvetica" w:hAnsi="Helvetica"/>
          <w:sz w:val="22"/>
          <w:szCs w:val="22"/>
        </w:rPr>
        <w:t>.</w:t>
      </w:r>
      <w:r w:rsidR="00FB2A4D" w:rsidRPr="004F51CB">
        <w:rPr>
          <w:rFonts w:ascii="Helvetica" w:hAnsi="Helvetica"/>
          <w:sz w:val="22"/>
          <w:szCs w:val="22"/>
        </w:rPr>
        <w:t xml:space="preserve"> NPV). </w:t>
      </w:r>
      <w:r w:rsidR="003D4CC5" w:rsidRPr="004F51CB">
        <w:rPr>
          <w:rFonts w:ascii="Helvetica" w:hAnsi="Helvetica"/>
          <w:sz w:val="22"/>
          <w:szCs w:val="22"/>
        </w:rPr>
        <w:t xml:space="preserve">It is clear that high precision monitoring yields the highest </w:t>
      </w:r>
      <w:r w:rsidR="005F45F4" w:rsidRPr="004F51CB">
        <w:rPr>
          <w:rFonts w:ascii="Helvetica" w:hAnsi="Helvetica"/>
          <w:sz w:val="22"/>
          <w:szCs w:val="22"/>
        </w:rPr>
        <w:t>resource</w:t>
      </w:r>
      <w:r w:rsidR="003D4CC5" w:rsidRPr="004F51CB">
        <w:rPr>
          <w:rFonts w:ascii="Helvetica" w:hAnsi="Helvetica"/>
          <w:sz w:val="22"/>
          <w:szCs w:val="22"/>
        </w:rPr>
        <w:t xml:space="preserve"> value as well as the lowest risk of crossing tipping points; however</w:t>
      </w:r>
      <w:r w:rsidR="00701617" w:rsidRPr="004F51CB">
        <w:rPr>
          <w:rFonts w:ascii="Helvetica" w:hAnsi="Helvetica"/>
          <w:sz w:val="22"/>
          <w:szCs w:val="22"/>
        </w:rPr>
        <w:t>,</w:t>
      </w:r>
      <w:r w:rsidR="003D4CC5" w:rsidRPr="004F51CB">
        <w:rPr>
          <w:rFonts w:ascii="Helvetica" w:hAnsi="Helvetica"/>
          <w:sz w:val="22"/>
          <w:szCs w:val="22"/>
        </w:rPr>
        <w:t xml:space="preserve"> high precision monitoring is expensive. </w:t>
      </w:r>
      <w:r w:rsidR="00685475" w:rsidRPr="004F51CB">
        <w:rPr>
          <w:rFonts w:ascii="Helvetica" w:hAnsi="Helvetica"/>
          <w:sz w:val="22"/>
          <w:szCs w:val="22"/>
        </w:rPr>
        <w:t xml:space="preserve">One approach that might mitigate the cost of monitoring is a precautionary buffer </w:t>
      </w:r>
      <w:commentRangeStart w:id="35"/>
      <w:r w:rsidR="00685475" w:rsidRPr="004F51CB">
        <w:rPr>
          <w:rFonts w:ascii="Helvetica" w:hAnsi="Helvetica"/>
          <w:sz w:val="22"/>
          <w:szCs w:val="22"/>
        </w:rPr>
        <w:t>below which monitoring is high precision and above which monitoring is low</w:t>
      </w:r>
      <w:r w:rsidR="005116B5" w:rsidRPr="004F51CB">
        <w:rPr>
          <w:rFonts w:ascii="Helvetica" w:hAnsi="Helvetica"/>
          <w:sz w:val="22"/>
          <w:szCs w:val="22"/>
        </w:rPr>
        <w:t xml:space="preserve"> precision</w:t>
      </w:r>
      <w:commentRangeEnd w:id="35"/>
      <w:r w:rsidR="00701617" w:rsidRPr="00940663">
        <w:rPr>
          <w:rStyle w:val="CommentReference"/>
          <w:sz w:val="22"/>
          <w:szCs w:val="22"/>
        </w:rPr>
        <w:commentReference w:id="35"/>
      </w:r>
      <w:r w:rsidR="00685475" w:rsidRPr="004F51CB">
        <w:rPr>
          <w:rFonts w:ascii="Helvetica" w:hAnsi="Helvetica"/>
          <w:sz w:val="22"/>
          <w:szCs w:val="22"/>
        </w:rPr>
        <w:t xml:space="preserve">. </w:t>
      </w:r>
      <w:r w:rsidR="00A70AD8" w:rsidRPr="004F51CB">
        <w:rPr>
          <w:rFonts w:ascii="Helvetica" w:hAnsi="Helvetica"/>
          <w:sz w:val="22"/>
          <w:szCs w:val="22"/>
        </w:rPr>
        <w:t>P</w:t>
      </w:r>
      <w:r w:rsidR="00685475" w:rsidRPr="004F51CB">
        <w:rPr>
          <w:rFonts w:ascii="Helvetica" w:hAnsi="Helvetica"/>
          <w:sz w:val="22"/>
          <w:szCs w:val="22"/>
        </w:rPr>
        <w:t>recautionary buffer</w:t>
      </w:r>
      <w:r w:rsidR="00A70AD8" w:rsidRPr="004F51CB">
        <w:rPr>
          <w:rFonts w:ascii="Helvetica" w:hAnsi="Helvetica"/>
          <w:sz w:val="22"/>
          <w:szCs w:val="22"/>
        </w:rPr>
        <w:t>s are</w:t>
      </w:r>
      <w:r w:rsidR="00685475" w:rsidRPr="004F51CB">
        <w:rPr>
          <w:rFonts w:ascii="Helvetica" w:hAnsi="Helvetica"/>
          <w:sz w:val="22"/>
          <w:szCs w:val="22"/>
        </w:rPr>
        <w:t xml:space="preserve"> an established principle in risk management </w:t>
      </w:r>
      <w:r w:rsidR="00F719FC" w:rsidRPr="004F51CB">
        <w:rPr>
          <w:rFonts w:ascii="Helvetica" w:hAnsi="Helvetica"/>
          <w:sz w:val="22"/>
          <w:szCs w:val="22"/>
        </w:rPr>
        <w:t xml:space="preserve">of natural resources </w:t>
      </w:r>
      <w:r w:rsidR="0074108B" w:rsidRPr="004F51CB">
        <w:rPr>
          <w:rFonts w:ascii="Helvetica" w:hAnsi="Helvetica"/>
          <w:sz w:val="22"/>
          <w:szCs w:val="22"/>
        </w:rPr>
        <w:fldChar w:fldCharType="begin"/>
      </w:r>
      <w:r w:rsidR="00FC7BA4"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4F51CB">
        <w:rPr>
          <w:rFonts w:ascii="Helvetica" w:hAnsi="Helvetica"/>
          <w:sz w:val="22"/>
          <w:szCs w:val="22"/>
        </w:rPr>
        <w:fldChar w:fldCharType="separate"/>
      </w:r>
      <w:r w:rsidR="00FC7BA4" w:rsidRPr="004F51CB">
        <w:rPr>
          <w:rFonts w:ascii="Helvetica" w:hAnsi="Helvetica"/>
          <w:noProof/>
          <w:sz w:val="22"/>
          <w:szCs w:val="22"/>
        </w:rPr>
        <w:t>(Hilborn</w:t>
      </w:r>
      <w:r w:rsidR="00FC7BA4" w:rsidRPr="004F51CB">
        <w:rPr>
          <w:rFonts w:ascii="Helvetica" w:hAnsi="Helvetica"/>
          <w:i/>
          <w:noProof/>
          <w:sz w:val="22"/>
          <w:szCs w:val="22"/>
        </w:rPr>
        <w:t xml:space="preserve"> et al.</w:t>
      </w:r>
      <w:r w:rsidR="00FC7BA4" w:rsidRPr="004F51CB">
        <w:rPr>
          <w:rFonts w:ascii="Helvetica" w:hAnsi="Helvetica"/>
          <w:noProof/>
          <w:sz w:val="22"/>
          <w:szCs w:val="22"/>
        </w:rPr>
        <w:t xml:space="preserve"> 2001)</w:t>
      </w:r>
      <w:r w:rsidR="0074108B" w:rsidRPr="004F51CB">
        <w:rPr>
          <w:rFonts w:ascii="Helvetica" w:hAnsi="Helvetica"/>
          <w:sz w:val="22"/>
          <w:szCs w:val="22"/>
        </w:rPr>
        <w:fldChar w:fldCharType="end"/>
      </w:r>
      <w:r w:rsidR="00F719FC" w:rsidRPr="004F51CB">
        <w:rPr>
          <w:rFonts w:ascii="Helvetica" w:hAnsi="Helvetica"/>
          <w:sz w:val="22"/>
          <w:szCs w:val="22"/>
        </w:rPr>
        <w:t xml:space="preserve"> </w:t>
      </w:r>
      <w:r w:rsidR="00A70AD8" w:rsidRPr="004F51CB">
        <w:rPr>
          <w:rFonts w:ascii="Helvetica" w:hAnsi="Helvetica"/>
          <w:sz w:val="22"/>
          <w:szCs w:val="22"/>
        </w:rPr>
        <w:t xml:space="preserve">and in the presence of tipping points </w:t>
      </w:r>
      <w:r w:rsidR="005116B5" w:rsidRPr="004F51CB">
        <w:rPr>
          <w:rFonts w:ascii="Helvetica" w:hAnsi="Helvetica"/>
          <w:sz w:val="22"/>
          <w:szCs w:val="22"/>
        </w:rPr>
        <w:t>may be</w:t>
      </w:r>
      <w:r w:rsidR="00A70AD8" w:rsidRPr="004F51CB">
        <w:rPr>
          <w:rFonts w:ascii="Helvetica" w:hAnsi="Helvetica"/>
          <w:sz w:val="22"/>
          <w:szCs w:val="22"/>
        </w:rPr>
        <w:t xml:space="preserve"> particularly beneficial. </w:t>
      </w:r>
      <w:r w:rsidR="00944FBA" w:rsidRPr="004F51CB">
        <w:rPr>
          <w:rFonts w:ascii="Helvetica" w:hAnsi="Helvetica"/>
          <w:sz w:val="22"/>
          <w:szCs w:val="22"/>
        </w:rPr>
        <w:t>To demonstrate the utility of precautionary buffers as tools to reduce monitoring costs while remaining low risk, we quantified the net present value</w:t>
      </w:r>
      <w:r w:rsidR="00701617" w:rsidRPr="004F51CB">
        <w:rPr>
          <w:rFonts w:ascii="Helvetica" w:hAnsi="Helvetica"/>
          <w:sz w:val="22"/>
          <w:szCs w:val="22"/>
        </w:rPr>
        <w:t>,</w:t>
      </w:r>
      <w:r w:rsidR="00944FBA" w:rsidRPr="004F51CB">
        <w:rPr>
          <w:rFonts w:ascii="Helvetica" w:hAnsi="Helvetica"/>
          <w:sz w:val="22"/>
          <w:szCs w:val="22"/>
        </w:rPr>
        <w:t xml:space="preserve"> the probability of tipping, and the cost of the resource </w:t>
      </w:r>
      <w:r w:rsidR="008D4713" w:rsidRPr="004F51CB">
        <w:rPr>
          <w:rFonts w:ascii="Helvetica" w:hAnsi="Helvetica"/>
          <w:sz w:val="22"/>
          <w:szCs w:val="22"/>
        </w:rPr>
        <w:t xml:space="preserve">given three monitoring </w:t>
      </w:r>
      <w:r w:rsidR="00E2412C" w:rsidRPr="004F51CB">
        <w:rPr>
          <w:rFonts w:ascii="Helvetica" w:hAnsi="Helvetica"/>
          <w:sz w:val="22"/>
          <w:szCs w:val="22"/>
        </w:rPr>
        <w:t xml:space="preserve">approaches: 1) high precision (CV = 0.1), low precision (CV = 0.5), and </w:t>
      </w:r>
      <w:r w:rsidR="00E3658A" w:rsidRPr="004F51CB">
        <w:rPr>
          <w:rFonts w:ascii="Helvetica" w:hAnsi="Helvetica"/>
          <w:sz w:val="22"/>
          <w:szCs w:val="22"/>
        </w:rPr>
        <w:t xml:space="preserve">a precautionary buffer where monitoring precision is </w:t>
      </w:r>
      <w:r w:rsidR="00CA58EE" w:rsidRPr="004F51CB">
        <w:rPr>
          <w:rFonts w:ascii="Helvetica" w:hAnsi="Helvetica"/>
          <w:sz w:val="22"/>
          <w:szCs w:val="22"/>
        </w:rPr>
        <w:t>low</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4F51CB">
        <w:rPr>
          <w:rFonts w:ascii="Helvetica" w:hAnsi="Helvetica"/>
          <w:sz w:val="22"/>
          <w:szCs w:val="22"/>
        </w:rPr>
        <w:t xml:space="preserve">and is </w:t>
      </w:r>
      <w:r w:rsidR="001E24EF" w:rsidRPr="004F51CB">
        <w:rPr>
          <w:rFonts w:ascii="Helvetica" w:hAnsi="Helvetica"/>
          <w:sz w:val="22"/>
          <w:szCs w:val="22"/>
        </w:rPr>
        <w:t>high</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r>
              <m:rPr>
                <m:sty m:val="p"/>
              </m:rPr>
              <w:rPr>
                <w:rStyle w:val="CommentReference"/>
              </w:rPr>
              <w:commentReference w:id="36"/>
            </m:r>
          </m:sub>
        </m:sSub>
      </m:oMath>
      <w:r w:rsidR="00B17E27" w:rsidRPr="004F51CB">
        <w:rPr>
          <w:rFonts w:ascii="Helvetica" w:hAnsi="Helvetica"/>
          <w:sz w:val="22"/>
          <w:szCs w:val="22"/>
        </w:rPr>
        <w:t xml:space="preserve">. </w:t>
      </w:r>
    </w:p>
    <w:p w14:paraId="60A8DFF9" w14:textId="77777777" w:rsidR="00EA70AE" w:rsidRPr="0027357B" w:rsidRDefault="0050378A" w:rsidP="0027357B">
      <w:pPr>
        <w:ind w:firstLine="720"/>
        <w:rPr>
          <w:rFonts w:ascii="Helvetica" w:hAnsi="Helvetica"/>
          <w:sz w:val="22"/>
          <w:szCs w:val="22"/>
        </w:rPr>
      </w:pPr>
      <w:r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X%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37"/>
      <w:r w:rsidR="007F159D" w:rsidRPr="0027357B">
        <w:rPr>
          <w:rFonts w:ascii="Helvetica" w:hAnsi="Helvetica"/>
          <w:sz w:val="22"/>
          <w:szCs w:val="22"/>
        </w:rPr>
        <w:t>collapse</w:t>
      </w:r>
      <w:commentRangeEnd w:id="37"/>
      <w:r w:rsidR="00B96E6A">
        <w:rPr>
          <w:rStyle w:val="CommentReference"/>
        </w:rPr>
        <w:commentReference w:id="37"/>
      </w:r>
      <w:r w:rsidR="007F159D" w:rsidRPr="0027357B">
        <w:rPr>
          <w:rFonts w:ascii="Helvetica" w:hAnsi="Helvetica"/>
          <w:sz w:val="22"/>
          <w:szCs w:val="22"/>
        </w:rPr>
        <w:t xml:space="preserve">. </w:t>
      </w:r>
      <w:r w:rsidR="006C1856" w:rsidRPr="0027357B">
        <w:rPr>
          <w:rFonts w:ascii="Helvetica" w:hAnsi="Helvetica"/>
          <w:sz w:val="22"/>
          <w:szCs w:val="22"/>
        </w:rPr>
        <w:t xml:space="preserve"> </w:t>
      </w:r>
    </w:p>
    <w:p w14:paraId="49A53E4E" w14:textId="77777777" w:rsidR="00C25845" w:rsidRPr="00940663" w:rsidRDefault="00C2584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47D78FC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management </w:t>
      </w:r>
      <w:r w:rsidR="004758C3" w:rsidRPr="00A21B6D">
        <w:rPr>
          <w:rFonts w:ascii="Helvetica" w:hAnsi="Helvetica" w:cs="Helvetica Neue"/>
          <w:sz w:val="22"/>
          <w:szCs w:val="22"/>
        </w:rPr>
        <w:t>or biological 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monitoring levels. Instead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decisions including identifying the location of tipping points, aligning </w:t>
      </w:r>
      <w:r w:rsidR="00E3695A" w:rsidRPr="00F351F1">
        <w:rPr>
          <w:rFonts w:ascii="Helvetica" w:hAnsi="Helvetica"/>
          <w:sz w:val="22"/>
          <w:szCs w:val="22"/>
        </w:rPr>
        <w:lastRenderedPageBreak/>
        <w:t xml:space="preserve">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0C9DBDA1"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management and biological tipping points. However, decision makers are rarely fortunate enough to have perfect knowledge of biological thresholds until after the threshold has been crossed.</w:t>
      </w:r>
      <w:r w:rsidR="0073729F">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 xml:space="preserve">We do not address process uncertainty (e.g.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Pr="005516A9">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Washington)&lt;/secondary-title&gt;&lt;/titles&gt;&lt;periodical&gt;&lt;full-title&gt;Science(Washington)&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Pr="00940663">
        <w:rPr>
          <w:rFonts w:ascii="Helvetica" w:hAnsi="Helvetica"/>
          <w:sz w:val="22"/>
          <w:szCs w:val="22"/>
        </w:rPr>
        <w:t>Therefore threshold management such as through the use of moderate harvest thresholds or precautionary buffers as proposed above may be effective ways to avoid crossing irreversible tipping points.</w:t>
      </w:r>
    </w:p>
    <w:p w14:paraId="527B8223" w14:textId="03E9A9A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industry or 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4A52C8">
        <w:rPr>
          <w:rFonts w:ascii="Helvetica" w:hAnsi="Helvetica"/>
          <w:sz w:val="22"/>
          <w:szCs w:val="22"/>
        </w:rPr>
        <w:t>is</w:t>
      </w:r>
      <w:r w:rsidR="00486C18">
        <w:rPr>
          <w:rFonts w:ascii="Helvetica" w:hAnsi="Helvetica"/>
          <w:sz w:val="22"/>
          <w:szCs w:val="22"/>
        </w:rPr>
        <w:t xml:space="preserve"> only</w:t>
      </w:r>
      <w:r w:rsidR="004A52C8">
        <w:rPr>
          <w:rFonts w:ascii="Helvetica" w:hAnsi="Helvetica"/>
          <w:sz w:val="22"/>
          <w:szCs w:val="22"/>
        </w:rPr>
        <w:t xml:space="preserve"> incentivized to pay for monitoring </w:t>
      </w:r>
      <w:r w:rsidR="00194FF6">
        <w:rPr>
          <w:rFonts w:ascii="Helvetica" w:hAnsi="Helvetica"/>
          <w:sz w:val="22"/>
          <w:szCs w:val="22"/>
        </w:rPr>
        <w:t xml:space="preserve">when the system is healthy. In contrast, agencies are incentivized to keep the system healthy but minimize costs to taxpayers. This difference in </w:t>
      </w:r>
      <w:r w:rsidR="00374F31">
        <w:rPr>
          <w:rFonts w:ascii="Helvetica" w:hAnsi="Helvetica"/>
          <w:sz w:val="22"/>
          <w:szCs w:val="22"/>
        </w:rPr>
        <w:t>incentives</w:t>
      </w:r>
      <w:r w:rsidR="00194FF6">
        <w:rPr>
          <w:rFonts w:ascii="Helvetica" w:hAnsi="Helvetica"/>
          <w:sz w:val="22"/>
          <w:szCs w:val="22"/>
        </w:rPr>
        <w:t xml:space="preserve"> between industry and agencies is risky, because agencies often have limited resources to provide high precision monitoring, while industry is </w:t>
      </w:r>
      <w:r w:rsidR="00163E3E">
        <w:rPr>
          <w:rFonts w:ascii="Helvetica" w:hAnsi="Helvetica"/>
          <w:sz w:val="22"/>
          <w:szCs w:val="22"/>
        </w:rPr>
        <w:t xml:space="preserve">economically incentivized to maximize profits by harvesting as many resources as possible at the lowest cost. </w:t>
      </w:r>
    </w:p>
    <w:p w14:paraId="3ECB8036" w14:textId="77777777"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in placing the burden of monitoring costs on industry.</w:t>
      </w:r>
      <w:r w:rsidR="004367AD">
        <w:rPr>
          <w:rFonts w:ascii="Helvetica" w:hAnsi="Helvetica"/>
          <w:sz w:val="22"/>
          <w:szCs w:val="22"/>
        </w:rPr>
        <w:t xml:space="preserve"> For example in Canada and Australia industry is primarily fiscally responsible for monitoring costs with the philosophy that the burden of proof for sustainability is on the stakeholder interested in </w:t>
      </w:r>
      <w:r w:rsidR="00B33555">
        <w:rPr>
          <w:rFonts w:ascii="Helvetica" w:hAnsi="Helvetica"/>
          <w:sz w:val="22"/>
          <w:szCs w:val="22"/>
        </w:rPr>
        <w:t>harvesting the system.</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 xml:space="preserve">of spring herring spawns is primarily funded by the fishing industry. However the fishery crossed a management threshold over a decade ago and has not fully recovered.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r w:rsidR="00BF7C89">
        <w:rPr>
          <w:rFonts w:ascii="Helvetica" w:hAnsi="Helvetica" w:cs="Helvetica Neue"/>
          <w:sz w:val="22"/>
          <w:szCs w:val="22"/>
        </w:rPr>
        <w:t xml:space="preserve">economics and </w:t>
      </w:r>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degree to which </w:t>
      </w:r>
      <w:r w:rsidR="00C55CC4">
        <w:rPr>
          <w:rFonts w:ascii="Helvetica" w:hAnsi="Helvetica" w:cs="Helvetica Neue"/>
          <w:sz w:val="22"/>
          <w:szCs w:val="22"/>
        </w:rPr>
        <w:t xml:space="preserve">information values more or less to </w:t>
      </w:r>
      <w:r w:rsidR="006E5F41" w:rsidRPr="00AC60BF">
        <w:rPr>
          <w:rFonts w:ascii="Helvetica" w:hAnsi="Helvetica" w:cs="Helvetica Neue"/>
          <w:sz w:val="22"/>
          <w:szCs w:val="22"/>
        </w:rPr>
        <w:t xml:space="preserve">individual stakeholders </w:t>
      </w:r>
    </w:p>
    <w:p w14:paraId="3AFA1E91" w14:textId="54E6ACA9" w:rsidR="0021032B" w:rsidRPr="00940663"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lastRenderedPageBreak/>
        <w:t>A large 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management or biological 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far from home and </w:t>
      </w:r>
      <w:r w:rsidR="00C949EB" w:rsidRPr="00940663">
        <w:rPr>
          <w:rFonts w:ascii="Helvetica" w:hAnsi="Helvetica" w:cs="Helvetica Neue"/>
          <w:sz w:val="22"/>
          <w:szCs w:val="22"/>
        </w:rPr>
        <w:t>might not offer 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981D2A" w:rsidRPr="00940663">
        <w:rPr>
          <w:rFonts w:ascii="Helvetica" w:hAnsi="Helvetica" w:cs="Helvetica Neue"/>
          <w:sz w:val="22"/>
          <w:szCs w:val="22"/>
        </w:rPr>
        <w:t>. Wealthy individuals were more likely to leave the fishery after l</w:t>
      </w:r>
      <w:r w:rsidR="001433A8" w:rsidRPr="00940663">
        <w:rPr>
          <w:rFonts w:ascii="Helvetica" w:hAnsi="Helvetica" w:cs="Helvetica Neue"/>
          <w:sz w:val="22"/>
          <w:szCs w:val="22"/>
        </w:rPr>
        <w:t>arge declines in catcher,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 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emerges from low monitoring investment would likely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 xml:space="preserve">harvesters that may have lower mobility and limited capacity to take advantage of “boom” years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30E8B214" w14:textId="49296DEE"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 we don’t always know where tipping points are), economic incentives that deter 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Monitoring Investment in the real world rarely matches where our model predicts high value  </w:t>
      </w:r>
    </w:p>
    <w:p w14:paraId="516BEB42"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38"/>
      <w:r w:rsidRPr="00CC59DD">
        <w:rPr>
          <w:rFonts w:ascii="Helvetica" w:hAnsi="Helvetica"/>
          <w:sz w:val="22"/>
          <w:szCs w:val="22"/>
        </w:rPr>
        <w:t>monitoring</w:t>
      </w:r>
      <w:commentRangeEnd w:id="38"/>
      <w:r w:rsidRPr="00CC59DD">
        <w:rPr>
          <w:rStyle w:val="CommentReference"/>
          <w:sz w:val="22"/>
          <w:szCs w:val="22"/>
        </w:rPr>
        <w:commentReference w:id="38"/>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5372D3E2"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5F61A2B2" w:rsidR="00B96E6A" w:rsidRPr="00CC59DD" w:rsidRDefault="00B96E6A" w:rsidP="003A77C7">
      <w:pPr>
        <w:pStyle w:val="ListParagraph"/>
        <w:numPr>
          <w:ilvl w:val="2"/>
          <w:numId w:val="1"/>
        </w:numPr>
        <w:rPr>
          <w:rFonts w:ascii="Helvetica" w:hAnsi="Helvetica"/>
          <w:sz w:val="22"/>
          <w:szCs w:val="22"/>
        </w:rPr>
      </w:pPr>
      <w:r>
        <w:rPr>
          <w:rFonts w:ascii="Helvetica" w:hAnsi="Helvetica"/>
          <w:sz w:val="22"/>
          <w:szCs w:val="22"/>
        </w:rPr>
        <w:t>Probably the whole idea of whether tipping points can even be identified in advanced (</w:t>
      </w:r>
      <w:proofErr w:type="spellStart"/>
      <w:r>
        <w:rPr>
          <w:rFonts w:ascii="Helvetica" w:hAnsi="Helvetica"/>
          <w:sz w:val="22"/>
          <w:szCs w:val="22"/>
        </w:rPr>
        <w:t>Boettinger’s</w:t>
      </w:r>
      <w:proofErr w:type="spellEnd"/>
      <w:r>
        <w:rPr>
          <w:rFonts w:ascii="Helvetica" w:hAnsi="Helvetica"/>
          <w:sz w:val="22"/>
          <w:szCs w:val="22"/>
        </w:rPr>
        <w:t xml:space="preserve"> point I think).  Also, we can talk about this as a very simplified version where 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Making sure we cross that chasm of assumption to reality will be important. </w:t>
      </w:r>
    </w:p>
    <w:p w14:paraId="1F28ED2C" w14:textId="77777777" w:rsidR="00423CCA" w:rsidRDefault="00423CCA">
      <w:pPr>
        <w:rPr>
          <w:rFonts w:ascii="Helvetica" w:hAnsi="Helvetica" w:cs="Times New Roman"/>
          <w:b/>
          <w:sz w:val="22"/>
          <w:szCs w:val="22"/>
        </w:rPr>
      </w:pPr>
    </w:p>
    <w:p w14:paraId="40DAD4C6" w14:textId="77777777" w:rsidR="00CC59DD" w:rsidRPr="000E4BC8" w:rsidRDefault="00CC59DD" w:rsidP="00CC59DD">
      <w:pPr>
        <w:pStyle w:val="ListParagraph"/>
        <w:numPr>
          <w:ilvl w:val="0"/>
          <w:numId w:val="7"/>
        </w:numPr>
        <w:rPr>
          <w:rFonts w:ascii="Helvetica" w:hAnsi="Helvetica"/>
          <w:b/>
          <w:sz w:val="22"/>
          <w:szCs w:val="22"/>
        </w:rPr>
      </w:pPr>
      <w:r w:rsidRPr="000E4BC8">
        <w:rPr>
          <w:rFonts w:ascii="Helvetica" w:hAnsi="Helvetica"/>
          <w:b/>
          <w:sz w:val="22"/>
          <w:szCs w:val="22"/>
        </w:rPr>
        <w:t>POTENTIAL TO DO</w:t>
      </w:r>
      <w:r>
        <w:rPr>
          <w:rFonts w:ascii="Helvetica" w:hAnsi="Helvetica"/>
          <w:b/>
          <w:sz w:val="22"/>
          <w:szCs w:val="22"/>
        </w:rPr>
        <w:t xml:space="preserve"> LIST</w:t>
      </w:r>
      <w:r w:rsidRPr="000E4BC8">
        <w:rPr>
          <w:rFonts w:ascii="Helvetica" w:hAnsi="Helvetica"/>
          <w:b/>
          <w:sz w:val="22"/>
          <w:szCs w:val="22"/>
        </w:rPr>
        <w:t xml:space="preserve"> FOR </w:t>
      </w:r>
      <w:r>
        <w:rPr>
          <w:rFonts w:ascii="Helvetica" w:hAnsi="Helvetica"/>
          <w:b/>
          <w:sz w:val="22"/>
          <w:szCs w:val="22"/>
        </w:rPr>
        <w:t>COAUTHORS</w:t>
      </w:r>
    </w:p>
    <w:p w14:paraId="26218B58" w14:textId="77777777" w:rsidR="00CC59DD" w:rsidRPr="000807F2" w:rsidRDefault="00CC59DD" w:rsidP="00CC59DD">
      <w:pPr>
        <w:rPr>
          <w:rFonts w:ascii="Helvetica" w:hAnsi="Helvetica"/>
          <w:sz w:val="22"/>
          <w:szCs w:val="22"/>
        </w:rPr>
      </w:pPr>
    </w:p>
    <w:p w14:paraId="6FEB7985"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and/or feedback on and editing of discussion paragraph about incentives and economics of who pays for the fishery. Contextualize with value of information in the economics literature. </w:t>
      </w:r>
    </w:p>
    <w:p w14:paraId="37A1D941" w14:textId="77777777" w:rsidR="00CC59DD" w:rsidRPr="00527C7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JL: offer insight into figure 4 and 4s to think of better way to display. </w:t>
      </w:r>
    </w:p>
    <w:p w14:paraId="571868DB"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CW write a 500 word box as a case study  </w:t>
      </w:r>
    </w:p>
    <w:p w14:paraId="5E7B7605" w14:textId="77777777" w:rsidR="00CC59DD" w:rsidRPr="00C83F8C" w:rsidRDefault="00CC59DD" w:rsidP="00CC59DD">
      <w:pPr>
        <w:pStyle w:val="ListParagraph"/>
        <w:numPr>
          <w:ilvl w:val="2"/>
          <w:numId w:val="7"/>
        </w:numPr>
        <w:rPr>
          <w:rFonts w:ascii="Helvetica" w:hAnsi="Helvetica"/>
          <w:sz w:val="22"/>
          <w:szCs w:val="22"/>
        </w:rPr>
      </w:pPr>
      <w:r>
        <w:rPr>
          <w:rFonts w:ascii="Helvetica" w:hAnsi="Helvetica"/>
          <w:sz w:val="22"/>
          <w:szCs w:val="22"/>
        </w:rPr>
        <w:t xml:space="preserve">MPA etc. Citations: </w: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 </w:instrTex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EN.CITE.DATA </w:instrText>
      </w:r>
      <w:r>
        <w:rPr>
          <w:rFonts w:ascii="Helvetica" w:hAnsi="Helvetica"/>
          <w:sz w:val="22"/>
          <w:szCs w:val="22"/>
        </w:rPr>
      </w:r>
      <w:r>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Pr>
          <w:rFonts w:ascii="Helvetica" w:hAnsi="Helvetica"/>
          <w:noProof/>
          <w:sz w:val="22"/>
          <w:szCs w:val="22"/>
        </w:rPr>
        <w:t>(Grafton</w:t>
      </w:r>
      <w:r w:rsidRPr="006C270B">
        <w:rPr>
          <w:rFonts w:ascii="Helvetica" w:hAnsi="Helvetica"/>
          <w:i/>
          <w:noProof/>
          <w:sz w:val="22"/>
          <w:szCs w:val="22"/>
        </w:rPr>
        <w:t xml:space="preserve"> et al.</w:t>
      </w:r>
      <w:r>
        <w:rPr>
          <w:rFonts w:ascii="Helvetica" w:hAnsi="Helvetica"/>
          <w:noProof/>
          <w:sz w:val="22"/>
          <w:szCs w:val="22"/>
        </w:rPr>
        <w:t xml:space="preserve"> 2005; Sethi</w:t>
      </w:r>
      <w:r w:rsidRPr="006C270B">
        <w:rPr>
          <w:rFonts w:ascii="Helvetica" w:hAnsi="Helvetica"/>
          <w:i/>
          <w:noProof/>
          <w:sz w:val="22"/>
          <w:szCs w:val="22"/>
        </w:rPr>
        <w:t xml:space="preserve"> et al.</w:t>
      </w:r>
      <w:r>
        <w:rPr>
          <w:rFonts w:ascii="Helvetica" w:hAnsi="Helvetica"/>
          <w:noProof/>
          <w:sz w:val="22"/>
          <w:szCs w:val="22"/>
        </w:rPr>
        <w:t xml:space="preserve"> 2005; Costello &amp; Polasky 2008; Costello</w:t>
      </w:r>
      <w:r w:rsidRPr="006C270B">
        <w:rPr>
          <w:rFonts w:ascii="Helvetica" w:hAnsi="Helvetica"/>
          <w:i/>
          <w:noProof/>
          <w:sz w:val="22"/>
          <w:szCs w:val="22"/>
        </w:rPr>
        <w:t xml:space="preserve"> et al.</w:t>
      </w:r>
      <w:r>
        <w:rPr>
          <w:rFonts w:ascii="Helvetica" w:hAnsi="Helvetica"/>
          <w:noProof/>
          <w:sz w:val="22"/>
          <w:szCs w:val="22"/>
        </w:rPr>
        <w:t xml:space="preserve"> 2010; Polasky</w:t>
      </w:r>
      <w:r w:rsidRPr="006C270B">
        <w:rPr>
          <w:rFonts w:ascii="Helvetica" w:hAnsi="Helvetica"/>
          <w:i/>
          <w:noProof/>
          <w:sz w:val="22"/>
          <w:szCs w:val="22"/>
        </w:rPr>
        <w:t xml:space="preserve"> et al.</w:t>
      </w:r>
      <w:r>
        <w:rPr>
          <w:rFonts w:ascii="Helvetica" w:hAnsi="Helvetica"/>
          <w:noProof/>
          <w:sz w:val="22"/>
          <w:szCs w:val="22"/>
        </w:rPr>
        <w:t xml:space="preserve"> 2011)</w:t>
      </w:r>
      <w:r>
        <w:rPr>
          <w:rFonts w:ascii="Helvetica" w:hAnsi="Helvetica"/>
          <w:sz w:val="22"/>
          <w:szCs w:val="22"/>
        </w:rPr>
        <w:fldChar w:fldCharType="end"/>
      </w:r>
      <w:r w:rsidRPr="005A02B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Pr>
          <w:rFonts w:ascii="Helvetica" w:hAnsi="Helvetica"/>
          <w:sz w:val="22"/>
          <w:szCs w:val="22"/>
        </w:rPr>
        <w:fldChar w:fldCharType="separate"/>
      </w:r>
      <w:r>
        <w:rPr>
          <w:rFonts w:ascii="Helvetica" w:hAnsi="Helvetica"/>
          <w:noProof/>
          <w:sz w:val="22"/>
          <w:szCs w:val="22"/>
        </w:rPr>
        <w:t>(Mangel 2000)</w:t>
      </w:r>
      <w:r>
        <w:rPr>
          <w:rFonts w:ascii="Helvetica" w:hAnsi="Helvetica"/>
          <w:sz w:val="22"/>
          <w:szCs w:val="22"/>
        </w:rPr>
        <w:fldChar w:fldCharType="end"/>
      </w:r>
      <w:r w:rsidRPr="00DD6B4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(Stefansson &amp; Rosenberg 2005)</w:t>
      </w:r>
      <w:r>
        <w:rPr>
          <w:rFonts w:ascii="Helvetica" w:hAnsi="Helvetica"/>
          <w:sz w:val="22"/>
          <w:szCs w:val="22"/>
        </w:rPr>
        <w:fldChar w:fldCharType="end"/>
      </w:r>
    </w:p>
    <w:p w14:paraId="416B7D33" w14:textId="77777777" w:rsidR="00CC59DD" w:rsidRPr="00570D99" w:rsidRDefault="00CC59DD" w:rsidP="00CC59DD">
      <w:pPr>
        <w:pStyle w:val="ListParagraph"/>
        <w:numPr>
          <w:ilvl w:val="1"/>
          <w:numId w:val="7"/>
        </w:numPr>
        <w:rPr>
          <w:rFonts w:ascii="Helvetica" w:hAnsi="Helvetica"/>
          <w:sz w:val="22"/>
          <w:szCs w:val="22"/>
        </w:rPr>
      </w:pPr>
      <w:r w:rsidRPr="00570D99">
        <w:rPr>
          <w:rFonts w:ascii="Helvetica" w:hAnsi="Helvetica"/>
          <w:sz w:val="22"/>
          <w:szCs w:val="22"/>
        </w:rPr>
        <w:t xml:space="preserve">BH paragraph in introduction on defining safe operating space </w:t>
      </w:r>
      <w:r w:rsidRPr="00570D99">
        <w:rPr>
          <w:rFonts w:ascii="Helvetica" w:hAnsi="Helvetica"/>
          <w:sz w:val="22"/>
          <w:szCs w:val="22"/>
        </w:rPr>
        <w:fldChar w:fldCharType="begin"/>
      </w:r>
      <w:r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Pr="00570D99">
        <w:rPr>
          <w:rFonts w:ascii="Helvetica" w:hAnsi="Helvetica"/>
          <w:sz w:val="22"/>
          <w:szCs w:val="22"/>
        </w:rPr>
        <w:fldChar w:fldCharType="separate"/>
      </w:r>
      <w:r w:rsidRPr="00570D99">
        <w:rPr>
          <w:rFonts w:ascii="Helvetica" w:hAnsi="Helvetica"/>
          <w:noProof/>
          <w:sz w:val="22"/>
          <w:szCs w:val="22"/>
        </w:rPr>
        <w:t>(Rockström</w:t>
      </w:r>
      <w:r w:rsidRPr="00570D99">
        <w:rPr>
          <w:rFonts w:ascii="Helvetica" w:hAnsi="Helvetica"/>
          <w:i/>
          <w:noProof/>
          <w:sz w:val="22"/>
          <w:szCs w:val="22"/>
        </w:rPr>
        <w:t xml:space="preserve"> et al.</w:t>
      </w:r>
      <w:r w:rsidRPr="00570D99">
        <w:rPr>
          <w:rFonts w:ascii="Helvetica" w:hAnsi="Helvetica"/>
          <w:noProof/>
          <w:sz w:val="22"/>
          <w:szCs w:val="22"/>
        </w:rPr>
        <w:t xml:space="preserve"> 2009)</w:t>
      </w:r>
      <w:r w:rsidRPr="00570D99">
        <w:rPr>
          <w:rFonts w:ascii="Helvetica" w:hAnsi="Helvetica"/>
          <w:sz w:val="22"/>
          <w:szCs w:val="22"/>
        </w:rPr>
        <w:fldChar w:fldCharType="end"/>
      </w:r>
      <w:r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3AEF022"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PL and/or Ann S edit paragraph in discussion about how value of information depends on the stakeholder. </w:t>
      </w:r>
    </w:p>
    <w:p w14:paraId="793F23B0"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All: Brainstorm on supplement figure. </w:t>
      </w:r>
    </w:p>
    <w:p w14:paraId="064900E4" w14:textId="77777777" w:rsidR="00CC59DD"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JS to dig into </w:t>
      </w:r>
      <w:proofErr w:type="spellStart"/>
      <w:r>
        <w:rPr>
          <w:rFonts w:ascii="Helvetica" w:hAnsi="Helvetica"/>
          <w:sz w:val="22"/>
          <w:szCs w:val="22"/>
        </w:rPr>
        <w:t>neubauer</w:t>
      </w:r>
      <w:proofErr w:type="spellEnd"/>
      <w:r>
        <w:rPr>
          <w:rFonts w:ascii="Helvetica" w:hAnsi="Helvetica"/>
          <w:sz w:val="22"/>
          <w:szCs w:val="22"/>
        </w:rPr>
        <w:t xml:space="preserve"> table to ask what natural range of harvest rates are in fisheries.</w:t>
      </w:r>
    </w:p>
    <w:p w14:paraId="39B3D84F" w14:textId="77777777" w:rsidR="00CC59DD" w:rsidRPr="002464C0" w:rsidRDefault="00CC59DD" w:rsidP="00CC59DD">
      <w:pPr>
        <w:pStyle w:val="ListParagraph"/>
        <w:numPr>
          <w:ilvl w:val="1"/>
          <w:numId w:val="7"/>
        </w:numPr>
        <w:rPr>
          <w:rFonts w:ascii="Helvetica" w:hAnsi="Helvetica"/>
          <w:sz w:val="22"/>
          <w:szCs w:val="22"/>
        </w:rPr>
      </w:pPr>
      <w:r>
        <w:rPr>
          <w:rFonts w:ascii="Helvetica" w:hAnsi="Helvetica"/>
          <w:sz w:val="22"/>
          <w:szCs w:val="22"/>
        </w:rPr>
        <w:t xml:space="preserve">RK to add section to discussion or box on policy challenges or opportunities associated with modifying </w:t>
      </w:r>
      <w:proofErr w:type="spellStart"/>
      <w:r>
        <w:rPr>
          <w:rFonts w:ascii="Helvetica" w:hAnsi="Helvetica"/>
          <w:sz w:val="22"/>
          <w:szCs w:val="22"/>
        </w:rPr>
        <w:t>Forrestry</w:t>
      </w:r>
      <w:proofErr w:type="spellEnd"/>
      <w:r>
        <w:rPr>
          <w:rFonts w:ascii="Helvetica" w:hAnsi="Helvetica"/>
          <w:sz w:val="22"/>
          <w:szCs w:val="22"/>
        </w:rPr>
        <w:t xml:space="preserve"> or Fisheries laws to include status dependent monitoring efforts</w:t>
      </w:r>
    </w:p>
    <w:p w14:paraId="641CD316" w14:textId="77777777" w:rsidR="00CC59DD" w:rsidRDefault="00CC59DD">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7FC07EAB" w14:textId="77777777" w:rsidR="005516A9" w:rsidRPr="005516A9" w:rsidRDefault="0074108B" w:rsidP="005516A9">
      <w:pPr>
        <w:pStyle w:val="EndNoteBibliography"/>
        <w:ind w:left="720" w:hanging="720"/>
        <w:rPr>
          <w:noProof/>
        </w:rPr>
      </w:pPr>
      <w:r>
        <w:fldChar w:fldCharType="begin"/>
      </w:r>
      <w:r w:rsidR="00D106C7">
        <w:instrText xml:space="preserve"> ADDIN EN.REFLIST </w:instrText>
      </w:r>
      <w:r>
        <w:fldChar w:fldCharType="separate"/>
      </w:r>
      <w:r w:rsidR="005516A9" w:rsidRPr="005516A9">
        <w:rPr>
          <w:noProof/>
        </w:rPr>
        <w:t>1.</w:t>
      </w:r>
    </w:p>
    <w:p w14:paraId="1ED12982" w14:textId="77777777" w:rsidR="005516A9" w:rsidRPr="005516A9" w:rsidRDefault="005516A9" w:rsidP="005516A9">
      <w:pPr>
        <w:pStyle w:val="EndNoteBibliography"/>
        <w:ind w:left="720" w:hanging="720"/>
        <w:rPr>
          <w:noProof/>
        </w:rPr>
      </w:pPr>
      <w:r w:rsidRPr="005516A9">
        <w:rPr>
          <w:noProof/>
        </w:rPr>
        <w:t xml:space="preserve">Boettiger, C., Mangel, M. &amp; Munch, S. (2015). Avoiding tipping points in fisheries management through Gaussian process dynamic programming. </w:t>
      </w:r>
      <w:r w:rsidRPr="005516A9">
        <w:rPr>
          <w:i/>
          <w:noProof/>
        </w:rPr>
        <w:t>Proceedings of the Royal Society of London B: Biological Sciences</w:t>
      </w:r>
      <w:r w:rsidRPr="005516A9">
        <w:rPr>
          <w:noProof/>
        </w:rPr>
        <w:t>, 282, 20141631.</w:t>
      </w:r>
    </w:p>
    <w:p w14:paraId="73B174F6" w14:textId="77777777" w:rsidR="005516A9" w:rsidRPr="005516A9" w:rsidRDefault="005516A9" w:rsidP="005516A9">
      <w:pPr>
        <w:pStyle w:val="EndNoteBibliography"/>
        <w:ind w:left="720" w:hanging="720"/>
        <w:rPr>
          <w:noProof/>
        </w:rPr>
      </w:pPr>
      <w:r w:rsidRPr="005516A9">
        <w:rPr>
          <w:noProof/>
        </w:rPr>
        <w:t>2.</w:t>
      </w:r>
    </w:p>
    <w:p w14:paraId="1C06DA7E" w14:textId="77777777" w:rsidR="005516A9" w:rsidRPr="005516A9" w:rsidRDefault="005516A9" w:rsidP="005516A9">
      <w:pPr>
        <w:pStyle w:val="EndNoteBibliography"/>
        <w:ind w:left="720" w:hanging="720"/>
        <w:rPr>
          <w:noProof/>
        </w:rPr>
      </w:pPr>
      <w:r w:rsidRPr="005516A9">
        <w:rPr>
          <w:noProof/>
        </w:rPr>
        <w:t xml:space="preserve">Bunnefeld, N., Hoshino, E. &amp; Milner-Gulland, E.J. (2011). Management strategy evaluation: a powerful tool for conservation? </w:t>
      </w:r>
      <w:r w:rsidRPr="005516A9">
        <w:rPr>
          <w:i/>
          <w:noProof/>
        </w:rPr>
        <w:t>Trends in Ecology &amp; Evolution</w:t>
      </w:r>
      <w:r w:rsidRPr="005516A9">
        <w:rPr>
          <w:noProof/>
        </w:rPr>
        <w:t>, 26, 441-447.</w:t>
      </w:r>
    </w:p>
    <w:p w14:paraId="605921DF" w14:textId="77777777" w:rsidR="005516A9" w:rsidRPr="005516A9" w:rsidRDefault="005516A9" w:rsidP="005516A9">
      <w:pPr>
        <w:pStyle w:val="EndNoteBibliography"/>
        <w:ind w:left="720" w:hanging="720"/>
        <w:rPr>
          <w:noProof/>
        </w:rPr>
      </w:pPr>
      <w:r w:rsidRPr="005516A9">
        <w:rPr>
          <w:noProof/>
        </w:rPr>
        <w:t>3.</w:t>
      </w:r>
    </w:p>
    <w:p w14:paraId="6DBF4DBF" w14:textId="77777777" w:rsidR="005516A9" w:rsidRPr="005516A9" w:rsidRDefault="005516A9" w:rsidP="005516A9">
      <w:pPr>
        <w:pStyle w:val="EndNoteBibliography"/>
        <w:ind w:left="720" w:hanging="720"/>
        <w:rPr>
          <w:noProof/>
        </w:rPr>
      </w:pPr>
      <w:r w:rsidRPr="005516A9">
        <w:rPr>
          <w:noProof/>
        </w:rPr>
        <w:t xml:space="preserve">Cinner, J., Daw, T. &amp; McClanahan, T. (2009). Socioeconomic factors that affect artisanal fishers’ readiness to exit a declining fishery. </w:t>
      </w:r>
      <w:r w:rsidRPr="005516A9">
        <w:rPr>
          <w:i/>
          <w:noProof/>
        </w:rPr>
        <w:t>Conservation Biology</w:t>
      </w:r>
      <w:r w:rsidRPr="005516A9">
        <w:rPr>
          <w:noProof/>
        </w:rPr>
        <w:t>, 23, 124-130.</w:t>
      </w:r>
    </w:p>
    <w:p w14:paraId="7FA6B915" w14:textId="77777777" w:rsidR="005516A9" w:rsidRPr="005516A9" w:rsidRDefault="005516A9" w:rsidP="005516A9">
      <w:pPr>
        <w:pStyle w:val="EndNoteBibliography"/>
        <w:ind w:left="720" w:hanging="720"/>
        <w:rPr>
          <w:noProof/>
        </w:rPr>
      </w:pPr>
      <w:r w:rsidRPr="005516A9">
        <w:rPr>
          <w:noProof/>
        </w:rPr>
        <w:t>4.</w:t>
      </w:r>
    </w:p>
    <w:p w14:paraId="2E2C81E2" w14:textId="77777777" w:rsidR="005516A9" w:rsidRPr="005516A9" w:rsidRDefault="005516A9" w:rsidP="005516A9">
      <w:pPr>
        <w:pStyle w:val="EndNoteBibliography"/>
        <w:ind w:left="720" w:hanging="720"/>
        <w:rPr>
          <w:noProof/>
        </w:rPr>
      </w:pPr>
      <w:r w:rsidRPr="005516A9">
        <w:rPr>
          <w:noProof/>
        </w:rPr>
        <w:t xml:space="preserve">Costello, C. &amp; Polasky, S. (2008). Optimal harvesting of stochastic spatial resources. </w:t>
      </w:r>
      <w:r w:rsidRPr="005516A9">
        <w:rPr>
          <w:i/>
          <w:noProof/>
        </w:rPr>
        <w:t>Journal of Environmental Economics and Management</w:t>
      </w:r>
      <w:r w:rsidRPr="005516A9">
        <w:rPr>
          <w:noProof/>
        </w:rPr>
        <w:t>, 56, 1-18.</w:t>
      </w:r>
    </w:p>
    <w:p w14:paraId="4168826D" w14:textId="77777777" w:rsidR="005516A9" w:rsidRPr="005516A9" w:rsidRDefault="005516A9" w:rsidP="005516A9">
      <w:pPr>
        <w:pStyle w:val="EndNoteBibliography"/>
        <w:ind w:left="720" w:hanging="720"/>
        <w:rPr>
          <w:noProof/>
        </w:rPr>
      </w:pPr>
      <w:r w:rsidRPr="005516A9">
        <w:rPr>
          <w:noProof/>
        </w:rPr>
        <w:t>5.</w:t>
      </w:r>
    </w:p>
    <w:p w14:paraId="42FD36A9" w14:textId="77777777" w:rsidR="005516A9" w:rsidRPr="005516A9" w:rsidRDefault="005516A9" w:rsidP="005516A9">
      <w:pPr>
        <w:pStyle w:val="EndNoteBibliography"/>
        <w:ind w:left="720" w:hanging="720"/>
        <w:rPr>
          <w:noProof/>
        </w:rPr>
      </w:pPr>
      <w:r w:rsidRPr="005516A9">
        <w:rPr>
          <w:noProof/>
        </w:rPr>
        <w:t xml:space="preserve">Costello, C., Rassweiler, A., Siegel, D., De Leo, G., Micheli, F. &amp; Rosenberg, A. (2010). The value of spatial information in MPA network design. </w:t>
      </w:r>
      <w:r w:rsidRPr="005516A9">
        <w:rPr>
          <w:i/>
          <w:noProof/>
        </w:rPr>
        <w:t>Proceedings of the National Academy of Sciences</w:t>
      </w:r>
      <w:r w:rsidRPr="005516A9">
        <w:rPr>
          <w:noProof/>
        </w:rPr>
        <w:t>, 107, 18294-18299.</w:t>
      </w:r>
    </w:p>
    <w:p w14:paraId="748C42C5" w14:textId="77777777" w:rsidR="005516A9" w:rsidRPr="005516A9" w:rsidRDefault="005516A9" w:rsidP="005516A9">
      <w:pPr>
        <w:pStyle w:val="EndNoteBibliography"/>
        <w:ind w:left="720" w:hanging="720"/>
        <w:rPr>
          <w:noProof/>
        </w:rPr>
      </w:pPr>
      <w:r w:rsidRPr="005516A9">
        <w:rPr>
          <w:noProof/>
        </w:rPr>
        <w:t>6.</w:t>
      </w:r>
    </w:p>
    <w:p w14:paraId="27A149C0" w14:textId="77777777" w:rsidR="005516A9" w:rsidRPr="005516A9" w:rsidRDefault="005516A9" w:rsidP="005516A9">
      <w:pPr>
        <w:pStyle w:val="EndNoteBibliography"/>
        <w:ind w:left="720" w:hanging="720"/>
        <w:rPr>
          <w:noProof/>
        </w:rPr>
      </w:pPr>
      <w:r w:rsidRPr="005516A9">
        <w:rPr>
          <w:noProof/>
        </w:rPr>
        <w:t xml:space="preserve">Courchamp, F., Berec, L. &amp; Gascoigne, J. (2008). </w:t>
      </w:r>
      <w:r w:rsidRPr="005516A9">
        <w:rPr>
          <w:i/>
          <w:noProof/>
        </w:rPr>
        <w:t>Allee effects in ecology and conservation</w:t>
      </w:r>
      <w:r w:rsidRPr="005516A9">
        <w:rPr>
          <w:noProof/>
        </w:rPr>
        <w:t>. Oxford University Press, New York.</w:t>
      </w:r>
    </w:p>
    <w:p w14:paraId="4E2FC8DB" w14:textId="77777777" w:rsidR="005516A9" w:rsidRPr="005516A9" w:rsidRDefault="005516A9" w:rsidP="005516A9">
      <w:pPr>
        <w:pStyle w:val="EndNoteBibliography"/>
        <w:ind w:left="720" w:hanging="720"/>
        <w:rPr>
          <w:noProof/>
        </w:rPr>
      </w:pPr>
      <w:r w:rsidRPr="005516A9">
        <w:rPr>
          <w:noProof/>
        </w:rPr>
        <w:t>7.</w:t>
      </w:r>
    </w:p>
    <w:p w14:paraId="23CE46E7" w14:textId="77777777" w:rsidR="005516A9" w:rsidRPr="005516A9" w:rsidRDefault="005516A9" w:rsidP="005516A9">
      <w:pPr>
        <w:pStyle w:val="EndNoteBibliography"/>
        <w:ind w:left="720" w:hanging="720"/>
        <w:rPr>
          <w:noProof/>
        </w:rPr>
      </w:pPr>
      <w:r w:rsidRPr="005516A9">
        <w:rPr>
          <w:noProof/>
        </w:rPr>
        <w:t>Doak, D.F., Estes, J.A., Halpern, B.S., Jacob, U., Lindberg, D.R., Lovvorn, J.</w:t>
      </w:r>
      <w:r w:rsidRPr="005516A9">
        <w:rPr>
          <w:i/>
          <w:noProof/>
        </w:rPr>
        <w:t xml:space="preserve"> et al.</w:t>
      </w:r>
      <w:r w:rsidRPr="005516A9">
        <w:rPr>
          <w:noProof/>
        </w:rPr>
        <w:t xml:space="preserve"> (2008). Understanding and predicting ecological dynamics: are major surprises inevitable. </w:t>
      </w:r>
      <w:r w:rsidRPr="005516A9">
        <w:rPr>
          <w:i/>
          <w:noProof/>
        </w:rPr>
        <w:t>Ecology</w:t>
      </w:r>
      <w:r w:rsidRPr="005516A9">
        <w:rPr>
          <w:noProof/>
        </w:rPr>
        <w:t>, 89, 952-961.</w:t>
      </w:r>
    </w:p>
    <w:p w14:paraId="2399047C" w14:textId="77777777" w:rsidR="005516A9" w:rsidRPr="005516A9" w:rsidRDefault="005516A9" w:rsidP="005516A9">
      <w:pPr>
        <w:pStyle w:val="EndNoteBibliography"/>
        <w:ind w:left="720" w:hanging="720"/>
        <w:rPr>
          <w:noProof/>
        </w:rPr>
      </w:pPr>
      <w:r w:rsidRPr="005516A9">
        <w:rPr>
          <w:noProof/>
        </w:rPr>
        <w:t>8.</w:t>
      </w:r>
    </w:p>
    <w:p w14:paraId="2FEF0708" w14:textId="77777777" w:rsidR="005516A9" w:rsidRPr="005516A9" w:rsidRDefault="005516A9" w:rsidP="005516A9">
      <w:pPr>
        <w:pStyle w:val="EndNoteBibliography"/>
        <w:ind w:left="720" w:hanging="720"/>
        <w:rPr>
          <w:noProof/>
        </w:rPr>
      </w:pPr>
      <w:r w:rsidRPr="005516A9">
        <w:rPr>
          <w:noProof/>
        </w:rPr>
        <w:t xml:space="preserve">Drechsler, M., Johst, K., Wätzold, F. &amp; Westphal, M.I. (2006). Integrating economic costs into the analysis of flexible conservation management strategies. </w:t>
      </w:r>
      <w:r w:rsidRPr="005516A9">
        <w:rPr>
          <w:i/>
          <w:noProof/>
        </w:rPr>
        <w:t>Ecological Applications</w:t>
      </w:r>
      <w:r w:rsidRPr="005516A9">
        <w:rPr>
          <w:noProof/>
        </w:rPr>
        <w:t>, 16, 1959-1966.</w:t>
      </w:r>
    </w:p>
    <w:p w14:paraId="546876A9" w14:textId="77777777" w:rsidR="005516A9" w:rsidRPr="005516A9" w:rsidRDefault="005516A9" w:rsidP="005516A9">
      <w:pPr>
        <w:pStyle w:val="EndNoteBibliography"/>
        <w:ind w:left="720" w:hanging="720"/>
        <w:rPr>
          <w:noProof/>
        </w:rPr>
      </w:pPr>
      <w:r w:rsidRPr="005516A9">
        <w:rPr>
          <w:noProof/>
        </w:rPr>
        <w:t>9.</w:t>
      </w:r>
    </w:p>
    <w:p w14:paraId="651C606E" w14:textId="77777777" w:rsidR="005516A9" w:rsidRPr="005516A9" w:rsidRDefault="005516A9" w:rsidP="005516A9">
      <w:pPr>
        <w:pStyle w:val="EndNoteBibliography"/>
        <w:ind w:left="720" w:hanging="720"/>
        <w:rPr>
          <w:noProof/>
        </w:rPr>
      </w:pPr>
      <w:r w:rsidRPr="005516A9">
        <w:rPr>
          <w:noProof/>
        </w:rPr>
        <w:t xml:space="preserve">Fuller, M.M., Gross, L.J., Duke-Sylvester, S.M. &amp; Palmer, M. (2008). Testing the robustness of management decisions to uncertainty: Everglades restoration scenarios. </w:t>
      </w:r>
      <w:r w:rsidRPr="005516A9">
        <w:rPr>
          <w:i/>
          <w:noProof/>
        </w:rPr>
        <w:t>Ecological Applications</w:t>
      </w:r>
      <w:r w:rsidRPr="005516A9">
        <w:rPr>
          <w:noProof/>
        </w:rPr>
        <w:t>, 18, 711-723.</w:t>
      </w:r>
    </w:p>
    <w:p w14:paraId="4A197749" w14:textId="77777777" w:rsidR="005516A9" w:rsidRPr="005516A9" w:rsidRDefault="005516A9" w:rsidP="005516A9">
      <w:pPr>
        <w:pStyle w:val="EndNoteBibliography"/>
        <w:ind w:left="720" w:hanging="720"/>
        <w:rPr>
          <w:noProof/>
        </w:rPr>
      </w:pPr>
      <w:r w:rsidRPr="005516A9">
        <w:rPr>
          <w:noProof/>
        </w:rPr>
        <w:t>10.</w:t>
      </w:r>
    </w:p>
    <w:p w14:paraId="7CA31106" w14:textId="77777777" w:rsidR="005516A9" w:rsidRPr="005516A9" w:rsidRDefault="005516A9" w:rsidP="005516A9">
      <w:pPr>
        <w:pStyle w:val="EndNoteBibliography"/>
        <w:ind w:left="720" w:hanging="720"/>
        <w:rPr>
          <w:noProof/>
        </w:rPr>
      </w:pPr>
      <w:r w:rsidRPr="005516A9">
        <w:rPr>
          <w:noProof/>
        </w:rPr>
        <w:t xml:space="preserve">Grafton, R.Q., Kompas, T. &amp; Lindenmayer, D. (2005). Marine reserves with ecological uncertainty. </w:t>
      </w:r>
      <w:r w:rsidRPr="005516A9">
        <w:rPr>
          <w:i/>
          <w:noProof/>
        </w:rPr>
        <w:t>Bulletin of Mathematical Biology</w:t>
      </w:r>
      <w:r w:rsidRPr="005516A9">
        <w:rPr>
          <w:noProof/>
        </w:rPr>
        <w:t>, 67, 957-971.</w:t>
      </w:r>
    </w:p>
    <w:p w14:paraId="6F5CD746" w14:textId="77777777" w:rsidR="005516A9" w:rsidRPr="005516A9" w:rsidRDefault="005516A9" w:rsidP="005516A9">
      <w:pPr>
        <w:pStyle w:val="EndNoteBibliography"/>
        <w:ind w:left="720" w:hanging="720"/>
        <w:rPr>
          <w:noProof/>
        </w:rPr>
      </w:pPr>
      <w:r w:rsidRPr="005516A9">
        <w:rPr>
          <w:noProof/>
        </w:rPr>
        <w:t>11.</w:t>
      </w:r>
    </w:p>
    <w:p w14:paraId="52CCF152" w14:textId="77777777" w:rsidR="005516A9" w:rsidRPr="005516A9" w:rsidRDefault="005516A9" w:rsidP="005516A9">
      <w:pPr>
        <w:pStyle w:val="EndNoteBibliography"/>
        <w:ind w:left="720" w:hanging="720"/>
        <w:rPr>
          <w:noProof/>
        </w:rPr>
      </w:pPr>
      <w:r w:rsidRPr="005516A9">
        <w:rPr>
          <w:noProof/>
        </w:rPr>
        <w:t xml:space="preserve">Hauser, C.E., Pople, A.R. &amp; Possingham, H.P. (2006). Should managed populations be monitored every year? </w:t>
      </w:r>
      <w:r w:rsidRPr="005516A9">
        <w:rPr>
          <w:i/>
          <w:noProof/>
        </w:rPr>
        <w:t>Ecological Applications</w:t>
      </w:r>
      <w:r w:rsidRPr="005516A9">
        <w:rPr>
          <w:noProof/>
        </w:rPr>
        <w:t>, 16, 807-819.</w:t>
      </w:r>
    </w:p>
    <w:p w14:paraId="4DAB0988" w14:textId="77777777" w:rsidR="005516A9" w:rsidRPr="005516A9" w:rsidRDefault="005516A9" w:rsidP="005516A9">
      <w:pPr>
        <w:pStyle w:val="EndNoteBibliography"/>
        <w:ind w:left="720" w:hanging="720"/>
        <w:rPr>
          <w:noProof/>
        </w:rPr>
      </w:pPr>
      <w:r w:rsidRPr="005516A9">
        <w:rPr>
          <w:noProof/>
        </w:rPr>
        <w:t>12.</w:t>
      </w:r>
    </w:p>
    <w:p w14:paraId="36B7551B" w14:textId="77777777" w:rsidR="005516A9" w:rsidRPr="005516A9" w:rsidRDefault="005516A9" w:rsidP="005516A9">
      <w:pPr>
        <w:pStyle w:val="EndNoteBibliography"/>
        <w:ind w:left="720" w:hanging="720"/>
        <w:rPr>
          <w:noProof/>
        </w:rPr>
      </w:pPr>
      <w:r w:rsidRPr="005516A9">
        <w:rPr>
          <w:noProof/>
        </w:rPr>
        <w:t xml:space="preserve">Higgins, P.A., Mastrandrea, M.D. &amp; Schneider, S.H. (2002). Dynamics of climate and ecosystem coupling: abrupt changes and multiple equilibria. </w:t>
      </w:r>
      <w:r w:rsidRPr="005516A9">
        <w:rPr>
          <w:i/>
          <w:noProof/>
        </w:rPr>
        <w:t>Philisophical Transactions - Royal Society of London Series B Biological Sciences</w:t>
      </w:r>
      <w:r w:rsidRPr="005516A9">
        <w:rPr>
          <w:noProof/>
        </w:rPr>
        <w:t>, 357, 647-656.</w:t>
      </w:r>
    </w:p>
    <w:p w14:paraId="2E6F4F2A" w14:textId="77777777" w:rsidR="005516A9" w:rsidRPr="005516A9" w:rsidRDefault="005516A9" w:rsidP="005516A9">
      <w:pPr>
        <w:pStyle w:val="EndNoteBibliography"/>
        <w:ind w:left="720" w:hanging="720"/>
        <w:rPr>
          <w:noProof/>
        </w:rPr>
      </w:pPr>
      <w:r w:rsidRPr="005516A9">
        <w:rPr>
          <w:noProof/>
        </w:rPr>
        <w:lastRenderedPageBreak/>
        <w:t>13.</w:t>
      </w:r>
    </w:p>
    <w:p w14:paraId="0B18A458" w14:textId="77777777" w:rsidR="005516A9" w:rsidRPr="005516A9" w:rsidRDefault="005516A9" w:rsidP="005516A9">
      <w:pPr>
        <w:pStyle w:val="EndNoteBibliography"/>
        <w:ind w:left="720" w:hanging="720"/>
        <w:rPr>
          <w:noProof/>
        </w:rPr>
      </w:pPr>
      <w:r w:rsidRPr="005516A9">
        <w:rPr>
          <w:noProof/>
        </w:rPr>
        <w:t xml:space="preserve">Hilborn, R., Maguire, J.-J., Parma, A.M. &amp; Rosenberg, A.A. (2001). The Precautionary Approach and risk management: can they increase the probability of successes in fishery management? </w:t>
      </w:r>
      <w:r w:rsidRPr="005516A9">
        <w:rPr>
          <w:i/>
          <w:noProof/>
        </w:rPr>
        <w:t>Canadian Journal of Fisheries and Aquatic Sciences</w:t>
      </w:r>
      <w:r w:rsidRPr="005516A9">
        <w:rPr>
          <w:noProof/>
        </w:rPr>
        <w:t>, 58, 99-107.</w:t>
      </w:r>
    </w:p>
    <w:p w14:paraId="0FA9B652" w14:textId="77777777" w:rsidR="005516A9" w:rsidRPr="005516A9" w:rsidRDefault="005516A9" w:rsidP="005516A9">
      <w:pPr>
        <w:pStyle w:val="EndNoteBibliography"/>
        <w:ind w:left="720" w:hanging="720"/>
        <w:rPr>
          <w:noProof/>
        </w:rPr>
      </w:pPr>
      <w:r w:rsidRPr="005516A9">
        <w:rPr>
          <w:noProof/>
        </w:rPr>
        <w:t>14.</w:t>
      </w:r>
    </w:p>
    <w:p w14:paraId="33A63F6C" w14:textId="77777777" w:rsidR="005516A9" w:rsidRPr="005516A9" w:rsidRDefault="005516A9" w:rsidP="005516A9">
      <w:pPr>
        <w:pStyle w:val="EndNoteBibliography"/>
        <w:ind w:left="720" w:hanging="720"/>
        <w:rPr>
          <w:noProof/>
        </w:rPr>
      </w:pPr>
      <w:r w:rsidRPr="005516A9">
        <w:rPr>
          <w:noProof/>
        </w:rPr>
        <w:t>Kates, R.W., Clark, W.C., Corell, R., Hall, J.M., Jaeger, C.C., Lowe, I.</w:t>
      </w:r>
      <w:r w:rsidRPr="005516A9">
        <w:rPr>
          <w:i/>
          <w:noProof/>
        </w:rPr>
        <w:t xml:space="preserve"> et al.</w:t>
      </w:r>
      <w:r w:rsidRPr="005516A9">
        <w:rPr>
          <w:noProof/>
        </w:rPr>
        <w:t xml:space="preserve"> (2001). Sustainability Science. </w:t>
      </w:r>
      <w:r w:rsidRPr="005516A9">
        <w:rPr>
          <w:i/>
          <w:noProof/>
        </w:rPr>
        <w:t>Science</w:t>
      </w:r>
      <w:r w:rsidRPr="005516A9">
        <w:rPr>
          <w:noProof/>
        </w:rPr>
        <w:t>, 292, 641-642.</w:t>
      </w:r>
    </w:p>
    <w:p w14:paraId="0EA90A54" w14:textId="77777777" w:rsidR="005516A9" w:rsidRPr="005516A9" w:rsidRDefault="005516A9" w:rsidP="005516A9">
      <w:pPr>
        <w:pStyle w:val="EndNoteBibliography"/>
        <w:ind w:left="720" w:hanging="720"/>
        <w:rPr>
          <w:noProof/>
        </w:rPr>
      </w:pPr>
      <w:r w:rsidRPr="005516A9">
        <w:rPr>
          <w:noProof/>
        </w:rPr>
        <w:t>15.</w:t>
      </w:r>
    </w:p>
    <w:p w14:paraId="79EB9A16" w14:textId="77777777" w:rsidR="005516A9" w:rsidRPr="005516A9" w:rsidRDefault="005516A9" w:rsidP="005516A9">
      <w:pPr>
        <w:pStyle w:val="EndNoteBibliography"/>
        <w:ind w:left="720" w:hanging="720"/>
        <w:rPr>
          <w:noProof/>
        </w:rPr>
      </w:pPr>
      <w:r w:rsidRPr="005516A9">
        <w:rPr>
          <w:noProof/>
        </w:rPr>
        <w:t xml:space="preserve">Ludwig, D., Hilborn, R. &amp; Walters, C. (1993). Uncertainty, resource exploitation, and conservation: lessons from history. </w:t>
      </w:r>
      <w:r w:rsidRPr="005516A9">
        <w:rPr>
          <w:i/>
          <w:noProof/>
        </w:rPr>
        <w:t>Science(Washington)</w:t>
      </w:r>
      <w:r w:rsidRPr="005516A9">
        <w:rPr>
          <w:noProof/>
        </w:rPr>
        <w:t>, 260, 17.</w:t>
      </w:r>
    </w:p>
    <w:p w14:paraId="6DA7E275" w14:textId="77777777" w:rsidR="005516A9" w:rsidRPr="005516A9" w:rsidRDefault="005516A9" w:rsidP="005516A9">
      <w:pPr>
        <w:pStyle w:val="EndNoteBibliography"/>
        <w:ind w:left="720" w:hanging="720"/>
        <w:rPr>
          <w:noProof/>
        </w:rPr>
      </w:pPr>
      <w:r w:rsidRPr="005516A9">
        <w:rPr>
          <w:noProof/>
        </w:rPr>
        <w:t>16.</w:t>
      </w:r>
    </w:p>
    <w:p w14:paraId="163D9C63" w14:textId="77777777" w:rsidR="005516A9" w:rsidRPr="005516A9" w:rsidRDefault="005516A9" w:rsidP="005516A9">
      <w:pPr>
        <w:pStyle w:val="EndNoteBibliography"/>
        <w:ind w:left="720" w:hanging="720"/>
        <w:rPr>
          <w:noProof/>
        </w:rPr>
      </w:pPr>
      <w:r w:rsidRPr="005516A9">
        <w:rPr>
          <w:noProof/>
        </w:rPr>
        <w:t xml:space="preserve">Mangel, M. (2000). Irreducible uncertainties, sustainable fisheries and marine reserves. </w:t>
      </w:r>
      <w:r w:rsidRPr="005516A9">
        <w:rPr>
          <w:i/>
          <w:noProof/>
        </w:rPr>
        <w:t>Evolutionary Ecology Research</w:t>
      </w:r>
      <w:r w:rsidRPr="005516A9">
        <w:rPr>
          <w:noProof/>
        </w:rPr>
        <w:t>, 2, 547-557.</w:t>
      </w:r>
    </w:p>
    <w:p w14:paraId="61C938AB" w14:textId="77777777" w:rsidR="005516A9" w:rsidRPr="005516A9" w:rsidRDefault="005516A9" w:rsidP="005516A9">
      <w:pPr>
        <w:pStyle w:val="EndNoteBibliography"/>
        <w:ind w:left="720" w:hanging="720"/>
        <w:rPr>
          <w:noProof/>
        </w:rPr>
      </w:pPr>
      <w:r w:rsidRPr="005516A9">
        <w:rPr>
          <w:noProof/>
        </w:rPr>
        <w:t>17.</w:t>
      </w:r>
    </w:p>
    <w:p w14:paraId="4E287D00" w14:textId="77777777" w:rsidR="005516A9" w:rsidRPr="005516A9" w:rsidRDefault="005516A9" w:rsidP="005516A9">
      <w:pPr>
        <w:pStyle w:val="EndNoteBibliography"/>
        <w:ind w:left="720" w:hanging="720"/>
        <w:rPr>
          <w:noProof/>
        </w:rPr>
      </w:pPr>
      <w:r w:rsidRPr="005516A9">
        <w:rPr>
          <w:noProof/>
        </w:rPr>
        <w:t xml:space="preserve">May, R.M. (1977). Thresholds and breakpoints in ecosystems with a multiplicity of stable states. </w:t>
      </w:r>
      <w:r w:rsidRPr="005516A9">
        <w:rPr>
          <w:i/>
          <w:noProof/>
        </w:rPr>
        <w:t>Nature</w:t>
      </w:r>
      <w:r w:rsidRPr="005516A9">
        <w:rPr>
          <w:noProof/>
        </w:rPr>
        <w:t>, 269, 471-477.</w:t>
      </w:r>
    </w:p>
    <w:p w14:paraId="5D5775CF" w14:textId="77777777" w:rsidR="005516A9" w:rsidRPr="005516A9" w:rsidRDefault="005516A9" w:rsidP="005516A9">
      <w:pPr>
        <w:pStyle w:val="EndNoteBibliography"/>
        <w:ind w:left="720" w:hanging="720"/>
        <w:rPr>
          <w:noProof/>
        </w:rPr>
      </w:pPr>
      <w:r w:rsidRPr="005516A9">
        <w:rPr>
          <w:noProof/>
        </w:rPr>
        <w:t>18.</w:t>
      </w:r>
    </w:p>
    <w:p w14:paraId="0C6CB574" w14:textId="77777777" w:rsidR="005516A9" w:rsidRPr="005516A9" w:rsidRDefault="005516A9" w:rsidP="005516A9">
      <w:pPr>
        <w:pStyle w:val="EndNoteBibliography"/>
        <w:ind w:left="720" w:hanging="720"/>
        <w:rPr>
          <w:noProof/>
        </w:rPr>
      </w:pPr>
      <w:r w:rsidRPr="005516A9">
        <w:rPr>
          <w:noProof/>
        </w:rPr>
        <w:t xml:space="preserve">Polasky, S., Carpenter, S.R., Folke, C. &amp; Keeler, B. (2011). Decision-making under great uncertainty: environmental management in an era of global change. </w:t>
      </w:r>
      <w:r w:rsidRPr="005516A9">
        <w:rPr>
          <w:i/>
          <w:noProof/>
        </w:rPr>
        <w:t>Trends in ecology &amp; evolution</w:t>
      </w:r>
      <w:r w:rsidRPr="005516A9">
        <w:rPr>
          <w:noProof/>
        </w:rPr>
        <w:t>, 26, 398-404.</w:t>
      </w:r>
    </w:p>
    <w:p w14:paraId="7936E80F" w14:textId="77777777" w:rsidR="005516A9" w:rsidRPr="005516A9" w:rsidRDefault="005516A9" w:rsidP="005516A9">
      <w:pPr>
        <w:pStyle w:val="EndNoteBibliography"/>
        <w:ind w:left="720" w:hanging="720"/>
        <w:rPr>
          <w:noProof/>
        </w:rPr>
      </w:pPr>
      <w:r w:rsidRPr="005516A9">
        <w:rPr>
          <w:noProof/>
        </w:rPr>
        <w:t>19.</w:t>
      </w:r>
    </w:p>
    <w:p w14:paraId="597E9553" w14:textId="77777777" w:rsidR="005516A9" w:rsidRPr="005516A9" w:rsidRDefault="005516A9" w:rsidP="005516A9">
      <w:pPr>
        <w:pStyle w:val="EndNoteBibliography"/>
        <w:ind w:left="720" w:hanging="720"/>
        <w:rPr>
          <w:noProof/>
        </w:rPr>
      </w:pPr>
      <w:r w:rsidRPr="005516A9">
        <w:rPr>
          <w:noProof/>
        </w:rPr>
        <w:t>Rockström, J., Steffen, W., Noone, K., Persson, Å., Chapin, F.S., Lambin, E.F.</w:t>
      </w:r>
      <w:r w:rsidRPr="005516A9">
        <w:rPr>
          <w:i/>
          <w:noProof/>
        </w:rPr>
        <w:t xml:space="preserve"> et al.</w:t>
      </w:r>
      <w:r w:rsidRPr="005516A9">
        <w:rPr>
          <w:noProof/>
        </w:rPr>
        <w:t xml:space="preserve"> (2009). A safe operating space for humanity. </w:t>
      </w:r>
      <w:r w:rsidRPr="005516A9">
        <w:rPr>
          <w:i/>
          <w:noProof/>
        </w:rPr>
        <w:t>Nature</w:t>
      </w:r>
      <w:r w:rsidRPr="005516A9">
        <w:rPr>
          <w:noProof/>
        </w:rPr>
        <w:t>, 461, 472-475.</w:t>
      </w:r>
    </w:p>
    <w:p w14:paraId="194B9C03" w14:textId="77777777" w:rsidR="005516A9" w:rsidRPr="005516A9" w:rsidRDefault="005516A9" w:rsidP="005516A9">
      <w:pPr>
        <w:pStyle w:val="EndNoteBibliography"/>
        <w:ind w:left="720" w:hanging="720"/>
        <w:rPr>
          <w:noProof/>
        </w:rPr>
      </w:pPr>
      <w:r w:rsidRPr="005516A9">
        <w:rPr>
          <w:noProof/>
        </w:rPr>
        <w:t>20.</w:t>
      </w:r>
    </w:p>
    <w:p w14:paraId="78EB0A3F" w14:textId="77777777" w:rsidR="005516A9" w:rsidRPr="005516A9" w:rsidRDefault="005516A9" w:rsidP="005516A9">
      <w:pPr>
        <w:pStyle w:val="EndNoteBibliography"/>
        <w:ind w:left="720" w:hanging="720"/>
        <w:rPr>
          <w:noProof/>
        </w:rPr>
      </w:pPr>
      <w:r w:rsidRPr="005516A9">
        <w:rPr>
          <w:noProof/>
        </w:rPr>
        <w:t xml:space="preserve">Scheffer, M., Carpenter, S., Foley, J.A., Folke, C. &amp; Walker, B. (2001). Catastrophic shifts in ecosystems. </w:t>
      </w:r>
      <w:r w:rsidRPr="005516A9">
        <w:rPr>
          <w:i/>
          <w:noProof/>
        </w:rPr>
        <w:t>Nature</w:t>
      </w:r>
      <w:r w:rsidRPr="005516A9">
        <w:rPr>
          <w:noProof/>
        </w:rPr>
        <w:t>, 413, 591-596.</w:t>
      </w:r>
    </w:p>
    <w:p w14:paraId="303875BA" w14:textId="77777777" w:rsidR="005516A9" w:rsidRPr="005516A9" w:rsidRDefault="005516A9" w:rsidP="005516A9">
      <w:pPr>
        <w:pStyle w:val="EndNoteBibliography"/>
        <w:ind w:left="720" w:hanging="720"/>
        <w:rPr>
          <w:noProof/>
        </w:rPr>
      </w:pPr>
      <w:r w:rsidRPr="005516A9">
        <w:rPr>
          <w:noProof/>
        </w:rPr>
        <w:t>21.</w:t>
      </w:r>
    </w:p>
    <w:p w14:paraId="64A1675F" w14:textId="77777777" w:rsidR="005516A9" w:rsidRPr="005516A9" w:rsidRDefault="005516A9" w:rsidP="005516A9">
      <w:pPr>
        <w:pStyle w:val="EndNoteBibliography"/>
        <w:ind w:left="720" w:hanging="720"/>
        <w:rPr>
          <w:noProof/>
        </w:rPr>
      </w:pPr>
      <w:r w:rsidRPr="005516A9">
        <w:rPr>
          <w:noProof/>
        </w:rPr>
        <w:t>Selkoe, K.A., Blenckner, T., Caldwell, M.R., Crowder, L.B., Erickson, A.L., Essington, T.E.</w:t>
      </w:r>
      <w:r w:rsidRPr="005516A9">
        <w:rPr>
          <w:i/>
          <w:noProof/>
        </w:rPr>
        <w:t xml:space="preserve"> et al.</w:t>
      </w:r>
      <w:r w:rsidRPr="005516A9">
        <w:rPr>
          <w:noProof/>
        </w:rPr>
        <w:t xml:space="preserve"> (2015). Principles for managing marine ecosystems prone to tipping points. </w:t>
      </w:r>
      <w:r w:rsidRPr="005516A9">
        <w:rPr>
          <w:i/>
          <w:noProof/>
        </w:rPr>
        <w:t>Ecosystem Health and Sustainability</w:t>
      </w:r>
      <w:r w:rsidRPr="005516A9">
        <w:rPr>
          <w:noProof/>
        </w:rPr>
        <w:t>, 1, art17.</w:t>
      </w:r>
    </w:p>
    <w:p w14:paraId="00B1CC13" w14:textId="77777777" w:rsidR="005516A9" w:rsidRPr="005516A9" w:rsidRDefault="005516A9" w:rsidP="005516A9">
      <w:pPr>
        <w:pStyle w:val="EndNoteBibliography"/>
        <w:ind w:left="720" w:hanging="720"/>
        <w:rPr>
          <w:noProof/>
        </w:rPr>
      </w:pPr>
      <w:r w:rsidRPr="005516A9">
        <w:rPr>
          <w:noProof/>
        </w:rPr>
        <w:t>22.</w:t>
      </w:r>
    </w:p>
    <w:p w14:paraId="06CBC1F0" w14:textId="77777777" w:rsidR="005516A9" w:rsidRPr="005516A9" w:rsidRDefault="005516A9" w:rsidP="005516A9">
      <w:pPr>
        <w:pStyle w:val="EndNoteBibliography"/>
        <w:ind w:left="720" w:hanging="720"/>
        <w:rPr>
          <w:noProof/>
        </w:rPr>
      </w:pPr>
      <w:r w:rsidRPr="005516A9">
        <w:rPr>
          <w:noProof/>
        </w:rPr>
        <w:t xml:space="preserve">Sethi, G., Costello, C., Fisher, A., Hanemann, M. &amp; Karp, L. (2005). Fishery management under multiple uncertainty. </w:t>
      </w:r>
      <w:r w:rsidRPr="005516A9">
        <w:rPr>
          <w:i/>
          <w:noProof/>
        </w:rPr>
        <w:t>Journal of Environmental Economics and Management</w:t>
      </w:r>
      <w:r w:rsidRPr="005516A9">
        <w:rPr>
          <w:noProof/>
        </w:rPr>
        <w:t>, 50, 300-318.</w:t>
      </w:r>
    </w:p>
    <w:p w14:paraId="7A1CB8AE" w14:textId="77777777" w:rsidR="005516A9" w:rsidRPr="005516A9" w:rsidRDefault="005516A9" w:rsidP="005516A9">
      <w:pPr>
        <w:pStyle w:val="EndNoteBibliography"/>
        <w:ind w:left="720" w:hanging="720"/>
        <w:rPr>
          <w:noProof/>
        </w:rPr>
      </w:pPr>
      <w:r w:rsidRPr="005516A9">
        <w:rPr>
          <w:noProof/>
        </w:rPr>
        <w:t>23.</w:t>
      </w:r>
    </w:p>
    <w:p w14:paraId="10DC153B" w14:textId="77777777" w:rsidR="005516A9" w:rsidRPr="005516A9" w:rsidRDefault="005516A9" w:rsidP="005516A9">
      <w:pPr>
        <w:pStyle w:val="EndNoteBibliography"/>
        <w:ind w:left="720" w:hanging="720"/>
        <w:rPr>
          <w:noProof/>
        </w:rPr>
      </w:pPr>
      <w:r w:rsidRPr="005516A9">
        <w:rPr>
          <w:noProof/>
        </w:rPr>
        <w:t xml:space="preserve">Smith, D.R., Snyder, C.D., Hitt, N.P. &amp; Geissler, P.H. (2014). Monitoring for Threshold-Dependent Decisions. In: </w:t>
      </w:r>
      <w:r w:rsidRPr="005516A9">
        <w:rPr>
          <w:i/>
          <w:noProof/>
        </w:rPr>
        <w:t>Application of Threshold Concepts in Natural Resource Decision Making</w:t>
      </w:r>
      <w:r w:rsidRPr="005516A9">
        <w:rPr>
          <w:noProof/>
        </w:rPr>
        <w:t>. Springer, pp. 87-100.</w:t>
      </w:r>
    </w:p>
    <w:p w14:paraId="07C69B94" w14:textId="77777777" w:rsidR="005516A9" w:rsidRPr="005516A9" w:rsidRDefault="005516A9" w:rsidP="005516A9">
      <w:pPr>
        <w:pStyle w:val="EndNoteBibliography"/>
        <w:ind w:left="720" w:hanging="720"/>
        <w:rPr>
          <w:noProof/>
        </w:rPr>
      </w:pPr>
      <w:r w:rsidRPr="005516A9">
        <w:rPr>
          <w:noProof/>
        </w:rPr>
        <w:t>24.</w:t>
      </w:r>
    </w:p>
    <w:p w14:paraId="05583830" w14:textId="77777777" w:rsidR="005516A9" w:rsidRPr="005516A9" w:rsidRDefault="005516A9" w:rsidP="005516A9">
      <w:pPr>
        <w:pStyle w:val="EndNoteBibliography"/>
        <w:ind w:left="720" w:hanging="720"/>
        <w:rPr>
          <w:noProof/>
        </w:rPr>
      </w:pPr>
      <w:r w:rsidRPr="005516A9">
        <w:rPr>
          <w:noProof/>
        </w:rPr>
        <w:t xml:space="preserve">Stefansson, G. &amp; Rosenberg, A.A. (2005). Combining control measures for more effective management of fisheries under uncertainty: quotas, effort limitation and protected areas. </w:t>
      </w:r>
      <w:r w:rsidRPr="005516A9">
        <w:rPr>
          <w:i/>
          <w:noProof/>
        </w:rPr>
        <w:t>Philosophical Transactions of the Royal Society B: Biological Sciences</w:t>
      </w:r>
      <w:r w:rsidRPr="005516A9">
        <w:rPr>
          <w:noProof/>
        </w:rPr>
        <w:t>, 360, 133-146.</w:t>
      </w:r>
    </w:p>
    <w:p w14:paraId="7F3721B0" w14:textId="77777777" w:rsidR="005516A9" w:rsidRPr="005516A9" w:rsidRDefault="005516A9" w:rsidP="005516A9">
      <w:pPr>
        <w:pStyle w:val="EndNoteBibliography"/>
        <w:ind w:left="720" w:hanging="720"/>
        <w:rPr>
          <w:noProof/>
        </w:rPr>
      </w:pPr>
      <w:r w:rsidRPr="005516A9">
        <w:rPr>
          <w:noProof/>
        </w:rPr>
        <w:t>25.</w:t>
      </w:r>
    </w:p>
    <w:p w14:paraId="04012E85" w14:textId="77777777" w:rsidR="005516A9" w:rsidRPr="005516A9" w:rsidRDefault="005516A9" w:rsidP="005516A9">
      <w:pPr>
        <w:pStyle w:val="EndNoteBibliography"/>
        <w:ind w:left="720" w:hanging="720"/>
        <w:rPr>
          <w:noProof/>
        </w:rPr>
      </w:pPr>
      <w:r w:rsidRPr="005516A9">
        <w:rPr>
          <w:noProof/>
        </w:rPr>
        <w:t xml:space="preserve">Stephens, P.A., Sutherland, W.J. &amp; Freckleton, R.P. (1999). What is the Allee effect? </w:t>
      </w:r>
      <w:r w:rsidRPr="005516A9">
        <w:rPr>
          <w:i/>
          <w:noProof/>
        </w:rPr>
        <w:t>Oikos</w:t>
      </w:r>
      <w:r w:rsidRPr="005516A9">
        <w:rPr>
          <w:noProof/>
        </w:rPr>
        <w:t>, 185-190.</w:t>
      </w:r>
    </w:p>
    <w:p w14:paraId="20E0A5AC" w14:textId="77777777" w:rsidR="005516A9" w:rsidRPr="005516A9" w:rsidRDefault="005516A9" w:rsidP="005516A9">
      <w:pPr>
        <w:pStyle w:val="EndNoteBibliography"/>
        <w:ind w:left="720" w:hanging="720"/>
        <w:rPr>
          <w:noProof/>
        </w:rPr>
      </w:pPr>
      <w:r w:rsidRPr="005516A9">
        <w:rPr>
          <w:noProof/>
        </w:rPr>
        <w:t>26.</w:t>
      </w:r>
    </w:p>
    <w:p w14:paraId="17586853" w14:textId="77777777" w:rsidR="005516A9" w:rsidRPr="005516A9" w:rsidRDefault="005516A9" w:rsidP="005516A9">
      <w:pPr>
        <w:pStyle w:val="EndNoteBibliography"/>
        <w:ind w:left="720" w:hanging="720"/>
        <w:rPr>
          <w:noProof/>
        </w:rPr>
      </w:pPr>
      <w:r w:rsidRPr="005516A9">
        <w:rPr>
          <w:noProof/>
        </w:rPr>
        <w:t xml:space="preserve">Taylor, B.L. (1995). The reliability of using population viability analysis for risk classification of species. </w:t>
      </w:r>
      <w:r w:rsidRPr="005516A9">
        <w:rPr>
          <w:i/>
          <w:noProof/>
        </w:rPr>
        <w:t>Conservation Biology</w:t>
      </w:r>
      <w:r w:rsidRPr="005516A9">
        <w:rPr>
          <w:noProof/>
        </w:rPr>
        <w:t>, 9, 551-558.</w:t>
      </w:r>
    </w:p>
    <w:p w14:paraId="63EEA004" w14:textId="77777777" w:rsidR="005516A9" w:rsidRPr="005516A9" w:rsidRDefault="005516A9" w:rsidP="005516A9">
      <w:pPr>
        <w:pStyle w:val="EndNoteBibliography"/>
        <w:ind w:left="720" w:hanging="720"/>
        <w:rPr>
          <w:noProof/>
        </w:rPr>
      </w:pPr>
      <w:r w:rsidRPr="005516A9">
        <w:rPr>
          <w:noProof/>
        </w:rPr>
        <w:t>27.</w:t>
      </w:r>
    </w:p>
    <w:p w14:paraId="717FAACB" w14:textId="77777777" w:rsidR="005516A9" w:rsidRPr="005516A9" w:rsidRDefault="005516A9" w:rsidP="005516A9">
      <w:pPr>
        <w:pStyle w:val="EndNoteBibliography"/>
        <w:ind w:left="720" w:hanging="720"/>
        <w:rPr>
          <w:noProof/>
        </w:rPr>
      </w:pPr>
      <w:r w:rsidRPr="005516A9">
        <w:rPr>
          <w:noProof/>
        </w:rPr>
        <w:lastRenderedPageBreak/>
        <w:t xml:space="preserve">Walters, C.J. &amp; Hilborn, R. (1978). Ecological optimization and adaptive management. </w:t>
      </w:r>
      <w:r w:rsidRPr="005516A9">
        <w:rPr>
          <w:i/>
          <w:noProof/>
        </w:rPr>
        <w:t>Annual review of Ecology and Systematics</w:t>
      </w:r>
      <w:r w:rsidRPr="005516A9">
        <w:rPr>
          <w:noProof/>
        </w:rPr>
        <w:t>, 157-188.</w:t>
      </w:r>
    </w:p>
    <w:p w14:paraId="6B7F62EF" w14:textId="547D99BC"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39"/>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39"/>
      <w:r w:rsidR="007821E5">
        <w:rPr>
          <w:rStyle w:val="CommentReference"/>
        </w:rPr>
        <w:commentReference w:id="39"/>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w:t>
      </w:r>
      <w:commentRangeStart w:id="40"/>
      <w:r w:rsidR="00C33FD4" w:rsidRPr="00957F1F">
        <w:rPr>
          <w:rFonts w:ascii="Helvetica" w:hAnsi="Helvetica"/>
          <w:sz w:val="22"/>
          <w:szCs w:val="22"/>
        </w:rPr>
        <w:t>NPV</w:t>
      </w:r>
      <w:commentRangeEnd w:id="40"/>
      <w:r w:rsidR="00D5784C">
        <w:rPr>
          <w:rStyle w:val="CommentReference"/>
        </w:rPr>
        <w:commentReference w:id="40"/>
      </w:r>
      <w:r w:rsidR="00C33FD4" w:rsidRPr="00957F1F">
        <w:rPr>
          <w:rFonts w:ascii="Helvetica" w:hAnsi="Helvetica"/>
          <w:sz w:val="22"/>
          <w:szCs w:val="22"/>
        </w:rPr>
        <w:t>)</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commentRangeStart w:id="42"/>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commentRangeEnd w:id="42"/>
      <w:r w:rsidR="005053A5">
        <w:rPr>
          <w:rStyle w:val="CommentReference"/>
        </w:rPr>
        <w:commentReference w:id="42"/>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43"/>
      <w:r w:rsidR="00DC0240" w:rsidRPr="004D1678">
        <w:rPr>
          <w:rFonts w:ascii="Helvetica" w:hAnsi="Helvetica"/>
          <w:sz w:val="22"/>
          <w:szCs w:val="22"/>
        </w:rPr>
        <w:t>benefits of resource extraction</w:t>
      </w:r>
      <w:commentRangeEnd w:id="43"/>
      <w:r w:rsidR="009C7059">
        <w:rPr>
          <w:rStyle w:val="CommentReference"/>
        </w:rPr>
        <w:commentReference w:id="43"/>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77777777"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6CFF0E60" w14:textId="77777777" w:rsidR="00A01EFD" w:rsidRDefault="00B15BAF" w:rsidP="00EC2B9C">
      <w:pPr>
        <w:pStyle w:val="ListParagraph"/>
        <w:numPr>
          <w:ilvl w:val="1"/>
          <w:numId w:val="1"/>
        </w:numPr>
        <w:rPr>
          <w:rFonts w:ascii="Helvetica" w:hAnsi="Helvetica"/>
          <w:sz w:val="22"/>
          <w:szCs w:val="22"/>
        </w:rPr>
      </w:pPr>
      <w:commentRangeStart w:id="44"/>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44"/>
      <w:r w:rsidR="00923293">
        <w:rPr>
          <w:rStyle w:val="CommentReference"/>
        </w:rPr>
        <w:commentReference w:id="44"/>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45"/>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45"/>
      <w:r w:rsidR="00BF77F3">
        <w:rPr>
          <w:rStyle w:val="CommentReference"/>
        </w:rPr>
        <w:commentReference w:id="45"/>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77777777"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5053A5" w:rsidRDefault="005053A5">
      <w:pPr>
        <w:pStyle w:val="CommentText"/>
      </w:pPr>
      <w:r>
        <w:rPr>
          <w:rStyle w:val="CommentReference"/>
        </w:rPr>
        <w:annotationRef/>
      </w:r>
      <w:r>
        <w:t>Colons are not allowed by some journals. Not sure on “s</w:t>
      </w:r>
    </w:p>
    <w:p w14:paraId="7BBEC488" w14:textId="77777777" w:rsidR="005053A5" w:rsidRDefault="005053A5">
      <w:pPr>
        <w:pStyle w:val="CommentText"/>
      </w:pPr>
      <w:r>
        <w:t>Also, feel free to take or leave any of my edits…</w:t>
      </w:r>
      <w:proofErr w:type="gramStart"/>
      <w:r>
        <w:t>.I</w:t>
      </w:r>
      <w:proofErr w:type="gramEnd"/>
      <w:r>
        <w:t xml:space="preserve"> won’t be offended.</w:t>
      </w:r>
    </w:p>
    <w:p w14:paraId="6086A245" w14:textId="77777777" w:rsidR="005053A5" w:rsidRDefault="005053A5">
      <w:pPr>
        <w:pStyle w:val="CommentText"/>
      </w:pPr>
    </w:p>
    <w:p w14:paraId="280C1D7D" w14:textId="77777777" w:rsidR="005053A5" w:rsidRDefault="005053A5">
      <w:pPr>
        <w:pStyle w:val="CommentText"/>
      </w:pPr>
      <w:r>
        <w:t>BSH: I don’t like titles with colons regardless, so let’s change.  How about ‘Using better monitoring strategies to avoid resource tipping points’</w:t>
      </w:r>
    </w:p>
    <w:p w14:paraId="73D417E1" w14:textId="77777777" w:rsidR="005053A5" w:rsidRDefault="005053A5">
      <w:pPr>
        <w:pStyle w:val="CommentText"/>
      </w:pPr>
    </w:p>
    <w:p w14:paraId="2AA4F9EB" w14:textId="77777777" w:rsidR="005053A5" w:rsidRDefault="005053A5">
      <w:pPr>
        <w:pStyle w:val="CommentText"/>
      </w:pPr>
    </w:p>
  </w:comment>
  <w:comment w:id="1" w:author="Anne Salomon" w:date="2015-09-30T14:37:00Z" w:initials="AS">
    <w:p w14:paraId="1614647F" w14:textId="77777777" w:rsidR="005053A5" w:rsidRDefault="005053A5" w:rsidP="00CC4060">
      <w:pPr>
        <w:pStyle w:val="CommentText"/>
      </w:pPr>
      <w:r>
        <w:rPr>
          <w:rStyle w:val="CommentReference"/>
        </w:rPr>
        <w:annotationRef/>
      </w:r>
    </w:p>
    <w:p w14:paraId="2760117D" w14:textId="77777777" w:rsidR="005053A5" w:rsidRDefault="005053A5" w:rsidP="00CC4060">
      <w:pPr>
        <w:pStyle w:val="CommentText"/>
      </w:pPr>
    </w:p>
    <w:p w14:paraId="2B8BA87A" w14:textId="77777777" w:rsidR="005053A5" w:rsidRDefault="005053A5" w:rsidP="00CC4060">
      <w:pPr>
        <w:pStyle w:val="CommentText"/>
      </w:pPr>
      <w:r>
        <w:t>Or for those of you who like parsimony:</w:t>
      </w:r>
    </w:p>
    <w:p w14:paraId="27CB0F69" w14:textId="77777777" w:rsidR="005053A5" w:rsidRDefault="005053A5" w:rsidP="00CC4060">
      <w:pPr>
        <w:pStyle w:val="CommentText"/>
      </w:pPr>
    </w:p>
    <w:p w14:paraId="341B06BD" w14:textId="77777777" w:rsidR="005053A5" w:rsidRDefault="005053A5" w:rsidP="00CC4060">
      <w:pPr>
        <w:pStyle w:val="CommentText"/>
      </w:pPr>
      <w:r>
        <w:t>Monitoring strategies to avoid resource tipping points</w:t>
      </w:r>
    </w:p>
    <w:p w14:paraId="0BDE411A" w14:textId="77777777" w:rsidR="005053A5" w:rsidRDefault="005053A5" w:rsidP="00CC4060">
      <w:pPr>
        <w:pStyle w:val="CommentText"/>
      </w:pPr>
    </w:p>
    <w:p w14:paraId="68743E03" w14:textId="77777777" w:rsidR="005053A5" w:rsidRDefault="005053A5" w:rsidP="00CC4060">
      <w:pPr>
        <w:pStyle w:val="CommentText"/>
      </w:pPr>
      <w:r>
        <w:t>Or</w:t>
      </w:r>
    </w:p>
    <w:p w14:paraId="4E7BE270" w14:textId="77777777" w:rsidR="005053A5" w:rsidRDefault="005053A5" w:rsidP="00CC4060">
      <w:pPr>
        <w:pStyle w:val="CommentText"/>
      </w:pPr>
    </w:p>
    <w:p w14:paraId="01AACB5E" w14:textId="77777777" w:rsidR="005053A5" w:rsidRDefault="005053A5" w:rsidP="00CC4060">
      <w:pPr>
        <w:pStyle w:val="CommentText"/>
      </w:pPr>
      <w:r>
        <w:t>Cost effective monitoring strategies to avoid resource tipping points</w:t>
      </w:r>
    </w:p>
  </w:comment>
  <w:comment w:id="2" w:author="Timothy Essington" w:date="2015-10-22T13:36:00Z" w:initials="TE">
    <w:p w14:paraId="0EB77F03" w14:textId="2702E62E" w:rsidR="005053A5" w:rsidRDefault="005053A5">
      <w:pPr>
        <w:pStyle w:val="CommentText"/>
      </w:pPr>
      <w:r>
        <w:rPr>
          <w:rStyle w:val="CommentReference"/>
        </w:rPr>
        <w:annotationRef/>
      </w:r>
      <w:r>
        <w:t>More specific results needed here, this will help with the last point</w:t>
      </w:r>
    </w:p>
  </w:comment>
  <w:comment w:id="3" w:author="Crow White" w:date="2015-09-30T14:37:00Z" w:initials="CW">
    <w:p w14:paraId="10487F1D" w14:textId="77777777" w:rsidR="005053A5" w:rsidRDefault="005053A5">
      <w:pPr>
        <w:pStyle w:val="CommentText"/>
      </w:pPr>
      <w:r>
        <w:rPr>
          <w:rStyle w:val="CommentReference"/>
        </w:rPr>
        <w:annotationRef/>
      </w:r>
      <w:r>
        <w:t>True, but connection with our study needs to be made stronger</w:t>
      </w:r>
    </w:p>
    <w:p w14:paraId="48412439" w14:textId="77777777" w:rsidR="005053A5" w:rsidRDefault="005053A5">
      <w:pPr>
        <w:pStyle w:val="CommentText"/>
      </w:pPr>
    </w:p>
    <w:p w14:paraId="06178164" w14:textId="77777777" w:rsidR="005053A5" w:rsidRDefault="005053A5">
      <w:pPr>
        <w:pStyle w:val="CommentText"/>
      </w:pPr>
      <w:r>
        <w:t>BSH: agreed</w:t>
      </w:r>
    </w:p>
  </w:comment>
  <w:comment w:id="5" w:author="halpern" w:date="2015-10-22T13:37:00Z" w:initials="h">
    <w:p w14:paraId="4ECB9545" w14:textId="77777777" w:rsidR="005053A5" w:rsidRDefault="005053A5" w:rsidP="00BF3D9A">
      <w:pPr>
        <w:pStyle w:val="CommentText"/>
      </w:pPr>
      <w:r>
        <w:rPr>
          <w:rStyle w:val="CommentReference"/>
        </w:rPr>
        <w:annotationRef/>
      </w:r>
      <w:r>
        <w:t xml:space="preserve">(1) </w:t>
      </w: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732A5DE4" w14:textId="77777777" w:rsidR="005053A5" w:rsidRDefault="005053A5">
      <w:pPr>
        <w:pStyle w:val="CommentText"/>
      </w:pPr>
    </w:p>
    <w:p w14:paraId="3E1254D8" w14:textId="604DB99C" w:rsidR="005053A5" w:rsidRDefault="005053A5">
      <w:pPr>
        <w:pStyle w:val="CommentText"/>
      </w:pPr>
      <w:r>
        <w:t>TEE: I think this is really important context.  My suggestion would be to keep the current focus on avoiding a tipping point, but acknowledge that this is one case of a broader set of information or management goals</w:t>
      </w:r>
    </w:p>
    <w:p w14:paraId="1EE8F3ED" w14:textId="77777777" w:rsidR="005053A5" w:rsidRDefault="005053A5">
      <w:pPr>
        <w:pStyle w:val="CommentText"/>
      </w:pPr>
    </w:p>
  </w:comment>
  <w:comment w:id="6" w:author="Anne Salomon" w:date="2015-09-30T14:37:00Z" w:initials="AS">
    <w:p w14:paraId="69E29A38" w14:textId="77777777" w:rsidR="005053A5" w:rsidRDefault="005053A5">
      <w:pPr>
        <w:pStyle w:val="CommentText"/>
      </w:pPr>
      <w:r>
        <w:rPr>
          <w:rStyle w:val="CommentReference"/>
        </w:rPr>
        <w:annotationRef/>
      </w:r>
      <w:r>
        <w:t>If we consider Ben’s suggestion above re: restoration, we may want to / need to introduce the ‘transformation’ literature: (Per Olsson and others in the RA…). For example:</w:t>
      </w:r>
    </w:p>
    <w:p w14:paraId="35434F5B" w14:textId="77777777" w:rsidR="005053A5" w:rsidRDefault="005053A5">
      <w:pPr>
        <w:pStyle w:val="CommentText"/>
      </w:pPr>
      <w:r>
        <w:t xml:space="preserve">Moore et al. 2014 E&amp;S Studying the complexity of change: Toward an analytical framework for understanding deliberate social-ecological transformations. But having gone through this </w:t>
      </w:r>
      <w:proofErr w:type="spellStart"/>
      <w:r>
        <w:t>ms</w:t>
      </w:r>
      <w:proofErr w:type="spellEnd"/>
      <w:r>
        <w:t xml:space="preserve"> now, I think getting into the idea of restoration and monitoring is 'mission creep'</w:t>
      </w:r>
    </w:p>
  </w:comment>
  <w:comment w:id="7" w:author="Crow White" w:date="2015-09-30T14:37:00Z" w:initials="CW">
    <w:p w14:paraId="724816F2" w14:textId="77777777" w:rsidR="005053A5" w:rsidRDefault="005053A5">
      <w:pPr>
        <w:pStyle w:val="CommentText"/>
      </w:pPr>
      <w:r>
        <w:rPr>
          <w:rStyle w:val="CommentReference"/>
        </w:rPr>
        <w:annotationRef/>
      </w:r>
      <w:r>
        <w:t>Costello et al. 2010 PNAS: Value of spatial information in designing MPAs to increase fisheries profits</w:t>
      </w:r>
    </w:p>
    <w:p w14:paraId="52A5274B" w14:textId="77777777" w:rsidR="005053A5" w:rsidRDefault="005053A5">
      <w:pPr>
        <w:pStyle w:val="CommentText"/>
      </w:pPr>
    </w:p>
    <w:p w14:paraId="24E138F2" w14:textId="77777777" w:rsidR="005053A5" w:rsidRDefault="005053A5">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5053A5" w:rsidRDefault="005053A5">
      <w:pPr>
        <w:pStyle w:val="CommentText"/>
      </w:pPr>
    </w:p>
    <w:p w14:paraId="4757377C" w14:textId="77777777" w:rsidR="005053A5" w:rsidRDefault="005053A5">
      <w:pPr>
        <w:pStyle w:val="CommentText"/>
      </w:pPr>
      <w:proofErr w:type="spellStart"/>
      <w:r>
        <w:t>Sethi</w:t>
      </w:r>
      <w:proofErr w:type="spellEnd"/>
      <w:r>
        <w:t xml:space="preserve"> et al. 2005 JEEM: Similar to C&amp;P 2008 JEEM</w:t>
      </w:r>
    </w:p>
    <w:p w14:paraId="77F87D5D" w14:textId="77777777" w:rsidR="005053A5" w:rsidRDefault="005053A5">
      <w:pPr>
        <w:pStyle w:val="CommentText"/>
      </w:pPr>
    </w:p>
    <w:p w14:paraId="12EE5984" w14:textId="77777777" w:rsidR="005053A5" w:rsidRDefault="005053A5">
      <w:pPr>
        <w:pStyle w:val="CommentText"/>
      </w:pPr>
      <w:r>
        <w:t xml:space="preserve">See </w:t>
      </w:r>
      <w:proofErr w:type="spellStart"/>
      <w:r>
        <w:t>Polasky</w:t>
      </w:r>
      <w:proofErr w:type="spellEnd"/>
      <w:r>
        <w:t xml:space="preserve"> et al. 2011 TREE for discussion of how thresholds science changes (simplifies) the </w:t>
      </w:r>
      <w:proofErr w:type="spellStart"/>
      <w:r>
        <w:t>decisionspace</w:t>
      </w:r>
      <w:proofErr w:type="spellEnd"/>
      <w:r>
        <w:t xml:space="preserve"> for managers</w:t>
      </w:r>
    </w:p>
  </w:comment>
  <w:comment w:id="8" w:author="Anne Salomon" w:date="2015-09-30T14:37:00Z" w:initials="AS">
    <w:p w14:paraId="2E61A650" w14:textId="77777777" w:rsidR="005053A5" w:rsidRDefault="005053A5">
      <w:pPr>
        <w:pStyle w:val="CommentText"/>
      </w:pPr>
      <w:r>
        <w:rPr>
          <w:rStyle w:val="CommentReference"/>
        </w:rPr>
        <w:annotationRef/>
      </w:r>
      <w:r>
        <w:t xml:space="preserve">What about when stocks are low and their value soars due to limited availability – think abalone or </w:t>
      </w:r>
      <w:proofErr w:type="spellStart"/>
      <w:r>
        <w:t>geoduck</w:t>
      </w:r>
      <w:proofErr w:type="spellEnd"/>
      <w:r>
        <w:t>. Under these circumstances, there is more motivation to monitor to keep a fishery open....</w:t>
      </w:r>
    </w:p>
  </w:comment>
  <w:comment w:id="9" w:author="Crow White" w:date="2015-09-30T14:37:00Z" w:initials="CW">
    <w:p w14:paraId="73360FD8" w14:textId="77777777" w:rsidR="005053A5" w:rsidRDefault="005053A5">
      <w:pPr>
        <w:pStyle w:val="CommentText"/>
      </w:pPr>
      <w:r>
        <w:rPr>
          <w:rStyle w:val="CommentReference"/>
        </w:rPr>
        <w:annotationRef/>
      </w:r>
      <w:r>
        <w:t>Possibly some relevant literature:</w:t>
      </w:r>
    </w:p>
    <w:p w14:paraId="7C0AC7ED" w14:textId="77777777" w:rsidR="005053A5" w:rsidRDefault="005053A5">
      <w:pPr>
        <w:pStyle w:val="CommentText"/>
      </w:pPr>
      <w:r>
        <w:t xml:space="preserve">Fuller et al. 2008 </w:t>
      </w:r>
      <w:proofErr w:type="spellStart"/>
      <w:r>
        <w:t>Ecol</w:t>
      </w:r>
      <w:proofErr w:type="spellEnd"/>
      <w:r>
        <w:t xml:space="preserve"> Apps</w:t>
      </w:r>
    </w:p>
    <w:p w14:paraId="44A4D60B" w14:textId="77777777" w:rsidR="005053A5" w:rsidRDefault="005053A5">
      <w:pPr>
        <w:pStyle w:val="CommentText"/>
      </w:pPr>
    </w:p>
    <w:p w14:paraId="02B44316" w14:textId="77777777" w:rsidR="005053A5" w:rsidRDefault="005053A5">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5053A5" w:rsidRDefault="005053A5">
      <w:pPr>
        <w:pStyle w:val="CommentText"/>
      </w:pPr>
    </w:p>
    <w:p w14:paraId="7EEB0C3E" w14:textId="77777777" w:rsidR="005053A5" w:rsidRDefault="005053A5">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10" w:author="Timothy Essington" w:date="2015-10-22T13:43:00Z" w:initials="TE">
    <w:p w14:paraId="6798E324" w14:textId="3DF7AB65" w:rsidR="005053A5" w:rsidRDefault="005053A5">
      <w:pPr>
        <w:pStyle w:val="CommentText"/>
      </w:pPr>
      <w:r>
        <w:rPr>
          <w:rStyle w:val="CommentReference"/>
        </w:rPr>
        <w:annotationRef/>
      </w:r>
      <w:r>
        <w:t xml:space="preserve">Found this sentence </w:t>
      </w:r>
      <w:proofErr w:type="gramStart"/>
      <w:r>
        <w:t>a  bit</w:t>
      </w:r>
      <w:proofErr w:type="gramEnd"/>
      <w:r>
        <w:t xml:space="preserve"> confusing because it mixes ecosystem assessments with resource assessments.  The latter would be applied in considering a range of human activities.  Perhaps just change the end to reflect that point?</w:t>
      </w:r>
    </w:p>
  </w:comment>
  <w:comment w:id="11" w:author="Crow White" w:date="2015-09-30T14:37:00Z" w:initials="CW">
    <w:p w14:paraId="1A41A5FB" w14:textId="77777777" w:rsidR="005053A5" w:rsidRDefault="005053A5">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6389409C" w14:textId="77777777" w:rsidR="005053A5" w:rsidRDefault="005053A5">
      <w:pPr>
        <w:pStyle w:val="CommentText"/>
      </w:pPr>
    </w:p>
    <w:p w14:paraId="238083E1" w14:textId="77777777" w:rsidR="005053A5" w:rsidRDefault="005053A5">
      <w:pPr>
        <w:pStyle w:val="CommentText"/>
      </w:pPr>
      <w:r>
        <w:t>BSH: right, so it is risky under normal (most) harvest strategies.</w:t>
      </w:r>
    </w:p>
    <w:p w14:paraId="14501519" w14:textId="77777777" w:rsidR="005053A5" w:rsidRDefault="005053A5">
      <w:pPr>
        <w:pStyle w:val="CommentText"/>
      </w:pPr>
    </w:p>
    <w:p w14:paraId="5F462910" w14:textId="77777777" w:rsidR="005053A5" w:rsidRDefault="005053A5">
      <w:pPr>
        <w:pStyle w:val="CommentText"/>
      </w:pPr>
      <w:r>
        <w:t xml:space="preserve">AKS: Right - this is reflected in Ludwig et al 1993 if I'm </w:t>
      </w:r>
      <w:proofErr w:type="spellStart"/>
      <w:r>
        <w:t>remebering</w:t>
      </w:r>
      <w:proofErr w:type="spellEnd"/>
      <w:r>
        <w:t xml:space="preserve"> correctly</w:t>
      </w:r>
    </w:p>
  </w:comment>
  <w:comment w:id="12" w:author="Anne Salomon" w:date="2015-09-30T14:37:00Z" w:initials="AS">
    <w:p w14:paraId="63EC31C5" w14:textId="77777777" w:rsidR="005053A5" w:rsidRDefault="005053A5">
      <w:pPr>
        <w:pStyle w:val="CommentText"/>
      </w:pPr>
      <w:r>
        <w:rPr>
          <w:rStyle w:val="CommentReference"/>
        </w:rPr>
        <w:annotationRef/>
      </w:r>
      <w:r>
        <w:t xml:space="preserve">I love the simultaneous analysis of ecosystem tipping points and management thresholds. We need to distinguish between them and set them up here in the intro </w:t>
      </w:r>
    </w:p>
  </w:comment>
  <w:comment w:id="13" w:author="Timothy Essington" w:date="2015-10-22T13:45:00Z" w:initials="TE">
    <w:p w14:paraId="2EBEC0BB" w14:textId="7CB6D0D2" w:rsidR="005053A5" w:rsidRDefault="005053A5">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comment>
  <w:comment w:id="14" w:author="Anne Salomon" w:date="2015-09-30T14:37:00Z" w:initials="AS">
    <w:p w14:paraId="2A1A4259" w14:textId="77777777" w:rsidR="005053A5" w:rsidRDefault="005053A5">
      <w:pPr>
        <w:pStyle w:val="CommentText"/>
      </w:pPr>
      <w:r>
        <w:rPr>
          <w:rStyle w:val="CommentReference"/>
        </w:rPr>
        <w:annotationRef/>
      </w:r>
      <w:r>
        <w:t>This reminds me of the arguments made in Ludwig et al. 1993 – we should consider citing this up front….</w:t>
      </w:r>
    </w:p>
  </w:comment>
  <w:comment w:id="15" w:author="Timothy Essington" w:date="2015-10-22T13:46:00Z" w:initials="TE">
    <w:p w14:paraId="67A66690" w14:textId="500D4559" w:rsidR="005053A5" w:rsidRDefault="005053A5">
      <w:pPr>
        <w:pStyle w:val="CommentText"/>
      </w:pPr>
      <w:r>
        <w:rPr>
          <w:rStyle w:val="CommentReference"/>
        </w:rPr>
        <w:annotationRef/>
      </w:r>
      <w:r>
        <w:t>Worth emphasizing here that we are looking at both costs and benefits of monitoring (this may not be clear when stating "value of monitoring")</w:t>
      </w:r>
    </w:p>
  </w:comment>
  <w:comment w:id="16" w:author="Crow White" w:date="2015-09-30T14:37:00Z" w:initials="CW">
    <w:p w14:paraId="4C7016B0" w14:textId="77777777" w:rsidR="005053A5" w:rsidRDefault="005053A5">
      <w:pPr>
        <w:pStyle w:val="CommentText"/>
      </w:pPr>
      <w:r>
        <w:rPr>
          <w:rStyle w:val="CommentReference"/>
        </w:rPr>
        <w:annotationRef/>
      </w:r>
      <w:r>
        <w:t>Does the assessment model know the error, or just the estimate of the sample?</w:t>
      </w:r>
    </w:p>
    <w:p w14:paraId="03234D49" w14:textId="77777777" w:rsidR="005053A5" w:rsidRDefault="005053A5">
      <w:pPr>
        <w:pStyle w:val="CommentText"/>
      </w:pPr>
    </w:p>
    <w:p w14:paraId="7C5899D8" w14:textId="77777777" w:rsidR="005053A5" w:rsidRDefault="005053A5">
      <w:pPr>
        <w:pStyle w:val="CommentText"/>
      </w:pPr>
      <w:r>
        <w:t xml:space="preserve"> AS: The assessment model only knows the estimate of the sample (</w:t>
      </w:r>
      <w:proofErr w:type="spellStart"/>
      <w:r>
        <w:t>Bhat</w:t>
      </w:r>
      <w:proofErr w:type="spellEnd"/>
      <w:r>
        <w:t>)</w:t>
      </w:r>
    </w:p>
  </w:comment>
  <w:comment w:id="18" w:author="Timothy Essington" w:date="2015-10-22T13:48:00Z" w:initials="TE">
    <w:p w14:paraId="4A41AF94" w14:textId="42217709" w:rsidR="005053A5" w:rsidRDefault="005053A5">
      <w:pPr>
        <w:pStyle w:val="CommentText"/>
      </w:pPr>
      <w:r>
        <w:rPr>
          <w:rStyle w:val="CommentReference"/>
        </w:rPr>
        <w:annotationRef/>
      </w:r>
      <w:r>
        <w:t xml:space="preserve">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p w14:paraId="09263120" w14:textId="77777777" w:rsidR="005053A5" w:rsidRDefault="005053A5">
      <w:pPr>
        <w:pStyle w:val="CommentText"/>
      </w:pPr>
    </w:p>
    <w:p w14:paraId="19375E16" w14:textId="05DF5C0E" w:rsidR="005053A5" w:rsidRDefault="005053A5">
      <w:pPr>
        <w:pStyle w:val="CommentText"/>
      </w:pPr>
      <w:r>
        <w:t>Also, we can drop the Gordon-Schaefer nod as this is also just a modified logistic model with removals</w:t>
      </w:r>
    </w:p>
  </w:comment>
  <w:comment w:id="17" w:author="Crow White" w:date="2015-09-30T14:37:00Z" w:initials="CW">
    <w:p w14:paraId="6E12F9BD" w14:textId="77777777" w:rsidR="005053A5" w:rsidRDefault="005053A5">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6903CBC2" w14:textId="77777777" w:rsidR="005053A5" w:rsidRDefault="005053A5">
      <w:pPr>
        <w:pStyle w:val="CommentText"/>
      </w:pPr>
    </w:p>
    <w:p w14:paraId="51ACB44E" w14:textId="77777777" w:rsidR="005053A5" w:rsidRDefault="005053A5">
      <w:pPr>
        <w:pStyle w:val="CommentText"/>
      </w:pPr>
      <w:r>
        <w:t xml:space="preserve">AS: I like the </w:t>
      </w:r>
      <w:proofErr w:type="spellStart"/>
      <w:r>
        <w:t>courchamp</w:t>
      </w:r>
      <w:proofErr w:type="spellEnd"/>
      <w:r>
        <w:t xml:space="preserve"> one too, but I think we should stick with this one since it’s nice to have A as the tipping point location. Tim, I think had an additional thought. </w:t>
      </w:r>
    </w:p>
  </w:comment>
  <w:comment w:id="19" w:author="Timothy Essington" w:date="2015-10-22T14:13:00Z" w:initials="TE">
    <w:p w14:paraId="5FD92AC9" w14:textId="69447D31" w:rsidR="005053A5" w:rsidRDefault="005053A5">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comment>
  <w:comment w:id="20" w:author="Timothy Essington" w:date="2015-10-22T13:57:00Z" w:initials="TE">
    <w:p w14:paraId="6C3DD5F1" w14:textId="684E8D4A" w:rsidR="005053A5" w:rsidRDefault="005053A5">
      <w:pPr>
        <w:pStyle w:val="CommentText"/>
      </w:pPr>
      <w:r>
        <w:rPr>
          <w:rStyle w:val="CommentReference"/>
        </w:rPr>
        <w:annotationRef/>
      </w:r>
      <w:r>
        <w:t>I didn’t follow this – I think because you used the word matrix so I assumed this was some mathematical property.  I think it is simple to say the degree of precision in the real world could be based on the spatial extent, temporal extent, and degree to which samples are replicated.</w:t>
      </w:r>
    </w:p>
  </w:comment>
  <w:comment w:id="21" w:author="Anne Salomon" w:date="2015-09-30T14:37:00Z" w:initials="AS">
    <w:p w14:paraId="698E0494" w14:textId="77777777" w:rsidR="005053A5" w:rsidRDefault="005053A5">
      <w:pPr>
        <w:pStyle w:val="CommentText"/>
      </w:pPr>
      <w:r>
        <w:rPr>
          <w:rStyle w:val="CommentReference"/>
        </w:rPr>
        <w:annotationRef/>
      </w:r>
      <w:r>
        <w:t>Why?</w:t>
      </w:r>
    </w:p>
    <w:p w14:paraId="08527F5B" w14:textId="77777777" w:rsidR="005053A5" w:rsidRDefault="005053A5">
      <w:pPr>
        <w:pStyle w:val="CommentText"/>
      </w:pPr>
    </w:p>
    <w:p w14:paraId="5FEC7483" w14:textId="77777777" w:rsidR="005053A5" w:rsidRDefault="005053A5">
      <w:pPr>
        <w:pStyle w:val="CommentText"/>
      </w:pPr>
      <w:r>
        <w:t>State as an assumption?</w:t>
      </w:r>
    </w:p>
  </w:comment>
  <w:comment w:id="22" w:author="Timothy Essington" w:date="2015-10-22T13:55:00Z" w:initials="TE">
    <w:p w14:paraId="0DB313B9" w14:textId="589158AE" w:rsidR="005053A5" w:rsidRDefault="005053A5">
      <w:pPr>
        <w:pStyle w:val="CommentText"/>
      </w:pPr>
      <w:r>
        <w:rPr>
          <w:rStyle w:val="CommentReference"/>
        </w:rPr>
        <w:annotationRef/>
      </w:r>
      <w:r>
        <w:t>Also we are assuming that precision depends only on current year monitoring</w:t>
      </w:r>
    </w:p>
  </w:comment>
  <w:comment w:id="23" w:author="Timothy Essington" w:date="2015-10-22T13:59:00Z" w:initials="TE">
    <w:p w14:paraId="7946C0CF" w14:textId="0F1D623E" w:rsidR="005053A5" w:rsidRDefault="005053A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comment>
  <w:comment w:id="24" w:author="Timothy Essington" w:date="2015-10-22T13:58:00Z" w:initials="TE">
    <w:p w14:paraId="4716390F" w14:textId="270A652E" w:rsidR="005053A5" w:rsidRDefault="005053A5">
      <w:pPr>
        <w:pStyle w:val="CommentText"/>
      </w:pPr>
      <w:r>
        <w:rPr>
          <w:rStyle w:val="CommentReference"/>
        </w:rPr>
        <w:annotationRef/>
      </w:r>
      <w:r>
        <w:t>Probably should avoid this word – causing allowable removals to be poorly scaled to the population productivity in a year.</w:t>
      </w:r>
    </w:p>
  </w:comment>
  <w:comment w:id="25" w:author="Crow White" w:date="2015-10-15T13:19:00Z" w:initials="CW">
    <w:p w14:paraId="0D3EB71C" w14:textId="77777777" w:rsidR="005053A5" w:rsidRDefault="005053A5">
      <w:pPr>
        <w:pStyle w:val="CommentText"/>
      </w:pPr>
      <w:r>
        <w:rPr>
          <w:rStyle w:val="CommentReference"/>
        </w:rPr>
        <w:annotationRef/>
      </w:r>
      <w:r>
        <w:t xml:space="preserve">This may be fine, but, technically, I think you mean fishing mortality rate, F, which is a function of effort and </w:t>
      </w:r>
      <w:proofErr w:type="spellStart"/>
      <w:r>
        <w:t>catchability</w:t>
      </w:r>
      <w:proofErr w:type="spellEnd"/>
      <w:r>
        <w:t>: F=E*q</w:t>
      </w:r>
    </w:p>
    <w:p w14:paraId="3A0367C4" w14:textId="77777777" w:rsidR="005053A5" w:rsidRDefault="005053A5">
      <w:pPr>
        <w:pStyle w:val="CommentText"/>
      </w:pPr>
    </w:p>
    <w:p w14:paraId="242EF06A" w14:textId="40EC5185" w:rsidR="005053A5" w:rsidRDefault="005053A5">
      <w:pPr>
        <w:pStyle w:val="CommentText"/>
      </w:pPr>
      <w:r>
        <w:t xml:space="preserve">AS: Yes </w:t>
      </w:r>
    </w:p>
    <w:p w14:paraId="2FB0A5B1" w14:textId="77777777" w:rsidR="005053A5" w:rsidRDefault="005053A5">
      <w:pPr>
        <w:pStyle w:val="CommentText"/>
      </w:pPr>
    </w:p>
  </w:comment>
  <w:comment w:id="26" w:author="Crow White" w:date="2015-09-30T14:37:00Z" w:initials="CW">
    <w:p w14:paraId="45E3921B" w14:textId="77777777" w:rsidR="005053A5" w:rsidRDefault="005053A5">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5053A5" w:rsidRDefault="005053A5">
      <w:pPr>
        <w:pStyle w:val="CommentText"/>
      </w:pPr>
    </w:p>
    <w:p w14:paraId="423D2ACC" w14:textId="77777777" w:rsidR="005053A5" w:rsidRDefault="005053A5">
      <w:pPr>
        <w:pStyle w:val="CommentText"/>
      </w:pPr>
      <w:r>
        <w:t xml:space="preserve">AS: you’re right. H is max harvest mortality H = Eq. </w:t>
      </w:r>
    </w:p>
  </w:comment>
  <w:comment w:id="27" w:author="halpern" w:date="2015-09-30T14:37:00Z" w:initials="h">
    <w:p w14:paraId="3F9FA721" w14:textId="77777777" w:rsidR="005053A5" w:rsidRDefault="005053A5">
      <w:pPr>
        <w:pStyle w:val="CommentText"/>
      </w:pPr>
      <w:r>
        <w:rPr>
          <w:rStyle w:val="CommentReference"/>
        </w:rPr>
        <w:annotationRef/>
      </w:r>
      <w:r>
        <w:t xml:space="preserve">I’m lost on all the cost variables. </w:t>
      </w:r>
      <w:proofErr w:type="spellStart"/>
      <w:proofErr w:type="gramStart"/>
      <w:r>
        <w:t>c</w:t>
      </w:r>
      <w:proofErr w:type="gramEnd"/>
      <w:r>
        <w:t>_e</w:t>
      </w:r>
      <w:proofErr w:type="spellEnd"/>
      <w:r>
        <w:t xml:space="preserve"> is the per unit cost of extracting, right? What is ‘e’ in the sum equation (</w:t>
      </w:r>
      <w:proofErr w:type="spellStart"/>
      <w:r>
        <w:t>c_i</w:t>
      </w:r>
      <w:proofErr w:type="spellEnd"/>
      <w:r>
        <w:t>*</w:t>
      </w:r>
      <w:proofErr w:type="spellStart"/>
      <w:r>
        <w:t>e^c_s</w:t>
      </w:r>
      <w:proofErr w:type="spellEnd"/>
      <w:r>
        <w:t xml:space="preserve">*phi)? And what’s the big C in that equation and how does it relate to </w:t>
      </w:r>
      <w:proofErr w:type="spellStart"/>
      <w:r>
        <w:t>c_e</w:t>
      </w:r>
      <w:proofErr w:type="spellEnd"/>
      <w:r>
        <w:t>?</w:t>
      </w:r>
    </w:p>
    <w:p w14:paraId="6ADB80B7" w14:textId="77777777" w:rsidR="005053A5" w:rsidRDefault="005053A5">
      <w:pPr>
        <w:pStyle w:val="CommentText"/>
      </w:pPr>
    </w:p>
    <w:p w14:paraId="01E5E39F" w14:textId="77777777" w:rsidR="005053A5" w:rsidRDefault="005053A5">
      <w:pPr>
        <w:pStyle w:val="CommentText"/>
      </w:pPr>
      <w:r>
        <w:t xml:space="preserve">AS: I’ve edited to clarify a bit here. Cm is now cost of monitoring and </w:t>
      </w:r>
      <w:proofErr w:type="spellStart"/>
      <w:r>
        <w:t>Vt</w:t>
      </w:r>
      <w:proofErr w:type="spellEnd"/>
      <w:r>
        <w:t xml:space="preserve"> is the value. But maybe I should use different notation. The Cs in the first equation are independent of the </w:t>
      </w:r>
    </w:p>
  </w:comment>
  <w:comment w:id="28" w:author="Timothy Essington" w:date="2015-10-22T14:26:00Z" w:initials="TE">
    <w:p w14:paraId="47EB07A4" w14:textId="12CB7D72" w:rsidR="005053A5" w:rsidRDefault="005053A5">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comment>
  <w:comment w:id="29" w:author="Anne Salomon" w:date="2015-09-30T14:37:00Z" w:initials="AS">
    <w:p w14:paraId="6B59F70B" w14:textId="77777777" w:rsidR="005053A5" w:rsidRDefault="005053A5">
      <w:pPr>
        <w:pStyle w:val="CommentText"/>
      </w:pPr>
      <w:r>
        <w:rPr>
          <w:rStyle w:val="CommentReference"/>
        </w:rPr>
        <w:annotationRef/>
      </w:r>
      <w:r>
        <w:t>Or very close to 0.25Bmsy given error</w:t>
      </w:r>
    </w:p>
  </w:comment>
  <w:comment w:id="30" w:author="Crow White" w:date="2015-10-22T14:07:00Z" w:initials="CW">
    <w:p w14:paraId="7567483F" w14:textId="77777777" w:rsidR="005053A5" w:rsidRDefault="005053A5">
      <w:pPr>
        <w:pStyle w:val="CommentText"/>
      </w:pPr>
      <w:r>
        <w:rPr>
          <w:rStyle w:val="CommentReference"/>
        </w:rPr>
        <w:annotationRef/>
      </w:r>
      <w:r>
        <w:t xml:space="preserve">This could be a parameter that is varied as well.  Possibly even have it be multiplied by A so the management tipping point is explicitly linked to the biological tipping point. </w:t>
      </w:r>
      <w:proofErr w:type="gramStart"/>
      <w:r>
        <w:t>i</w:t>
      </w:r>
      <w:proofErr w:type="gramEnd"/>
      <w:r>
        <w:t xml:space="preserve">.e., </w:t>
      </w:r>
      <w:proofErr w:type="spellStart"/>
      <w:r>
        <w:t>B_mgmtTP</w:t>
      </w:r>
      <w:proofErr w:type="spellEnd"/>
      <w:r>
        <w:t xml:space="preserve"> = omega*A, where omega is &gt;=1 and varied to reflect how cautionary management is </w:t>
      </w:r>
      <w:proofErr w:type="spellStart"/>
      <w:r>
        <w:t>wrt</w:t>
      </w:r>
      <w:proofErr w:type="spellEnd"/>
      <w:r>
        <w:t xml:space="preserve"> the TP.</w:t>
      </w:r>
    </w:p>
    <w:p w14:paraId="164B9558" w14:textId="77777777" w:rsidR="005053A5" w:rsidRDefault="005053A5">
      <w:pPr>
        <w:pStyle w:val="CommentText"/>
      </w:pPr>
      <w:r>
        <w:t>Just a thought</w:t>
      </w:r>
    </w:p>
    <w:p w14:paraId="6CAD1F91" w14:textId="77777777" w:rsidR="005053A5" w:rsidRDefault="005053A5">
      <w:pPr>
        <w:pStyle w:val="CommentText"/>
      </w:pPr>
    </w:p>
    <w:p w14:paraId="48A0EC45" w14:textId="0B12BAF0" w:rsidR="005053A5" w:rsidRDefault="005053A5">
      <w:pPr>
        <w:pStyle w:val="CommentText"/>
      </w:pPr>
      <w:r>
        <w:t xml:space="preserve">AS: I think that’s cleaner. </w:t>
      </w:r>
    </w:p>
    <w:p w14:paraId="689A3F5C" w14:textId="30B1874E" w:rsidR="005053A5" w:rsidRDefault="005053A5">
      <w:pPr>
        <w:pStyle w:val="CommentText"/>
      </w:pPr>
    </w:p>
    <w:p w14:paraId="25A08F08" w14:textId="77777777" w:rsidR="005053A5" w:rsidRDefault="005053A5">
      <w:pPr>
        <w:pStyle w:val="CommentText"/>
      </w:pPr>
      <w:r>
        <w:t>TEE: agreed</w:t>
      </w:r>
    </w:p>
  </w:comment>
  <w:comment w:id="34" w:author="Timothy Essington" w:date="2015-10-22T14:29:00Z" w:initials="TE">
    <w:p w14:paraId="15FB5401" w14:textId="4114F479" w:rsidR="005053A5" w:rsidRDefault="005053A5">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comment>
  <w:comment w:id="35" w:author="Crow White" w:date="2015-09-30T14:37:00Z" w:initials="CW">
    <w:p w14:paraId="0EE6CF4C" w14:textId="77777777" w:rsidR="005053A5" w:rsidRDefault="005053A5">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36" w:author="Timothy Essington" w:date="2015-10-22T14:32:00Z" w:initials="TE">
    <w:p w14:paraId="1F6ECD66" w14:textId="6A2673E0" w:rsidR="00B96E6A" w:rsidRDefault="00B96E6A">
      <w:pPr>
        <w:pStyle w:val="CommentText"/>
      </w:pPr>
      <w:r>
        <w:rPr>
          <w:rStyle w:val="CommentReference"/>
        </w:rPr>
        <w:annotationRef/>
      </w:r>
      <w:r>
        <w:t xml:space="preserve">The figure shows 4 scenarios but I’m having trouble figuring out the fourth.  Here you describe three. </w:t>
      </w:r>
    </w:p>
  </w:comment>
  <w:comment w:id="37" w:author="Timothy Essington" w:date="2015-10-22T14:33:00Z" w:initials="TE">
    <w:p w14:paraId="3C7ECF32" w14:textId="431405FB" w:rsidR="00B96E6A" w:rsidRDefault="00B96E6A">
      <w:pPr>
        <w:pStyle w:val="CommentText"/>
      </w:pPr>
      <w:r>
        <w:rPr>
          <w:rStyle w:val="CommentReference"/>
        </w:rPr>
        <w:annotationRef/>
      </w:r>
      <w:r>
        <w:t>Wondering why the NPV is so low for CV=0.5 given what you’ve shown in figure 2</w:t>
      </w:r>
    </w:p>
  </w:comment>
  <w:comment w:id="38" w:author="Crow White" w:date="2015-10-15T15:56:00Z" w:initials="CW">
    <w:p w14:paraId="6D7ECFA8" w14:textId="77777777" w:rsidR="005053A5" w:rsidRDefault="005053A5" w:rsidP="00423CCA">
      <w:pPr>
        <w:pStyle w:val="CommentText"/>
      </w:pPr>
      <w:r>
        <w:rPr>
          <w:rStyle w:val="CommentReference"/>
        </w:rPr>
        <w:annotationRef/>
      </w:r>
      <w:r>
        <w:t>Some refs worth considering:</w:t>
      </w:r>
    </w:p>
    <w:p w14:paraId="34F163FB" w14:textId="77777777" w:rsidR="005053A5" w:rsidRDefault="005053A5" w:rsidP="00423CCA">
      <w:pPr>
        <w:pStyle w:val="CommentText"/>
      </w:pPr>
    </w:p>
    <w:p w14:paraId="2B956914" w14:textId="77777777" w:rsidR="005053A5" w:rsidRDefault="005053A5"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5053A5" w:rsidRDefault="005053A5" w:rsidP="00423CCA">
      <w:pPr>
        <w:pStyle w:val="CommentText"/>
      </w:pPr>
    </w:p>
    <w:p w14:paraId="26B510CE" w14:textId="77777777" w:rsidR="005053A5" w:rsidRDefault="005053A5"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5053A5" w:rsidRDefault="005053A5" w:rsidP="00423CCA">
      <w:pPr>
        <w:pStyle w:val="CommentText"/>
      </w:pPr>
      <w:r>
        <w:t>But see:</w:t>
      </w:r>
    </w:p>
    <w:p w14:paraId="72E0053D" w14:textId="77777777" w:rsidR="005053A5" w:rsidRDefault="005053A5"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5053A5" w:rsidRDefault="005053A5" w:rsidP="00423CCA">
      <w:pPr>
        <w:pStyle w:val="CommentText"/>
      </w:pPr>
    </w:p>
    <w:p w14:paraId="0C941CA4" w14:textId="77777777" w:rsidR="005053A5" w:rsidRDefault="005053A5"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5053A5" w:rsidRDefault="005053A5" w:rsidP="00423CCA">
      <w:pPr>
        <w:pStyle w:val="CommentText"/>
      </w:pPr>
    </w:p>
    <w:p w14:paraId="1DFCC78B" w14:textId="77777777" w:rsidR="005053A5" w:rsidRDefault="005053A5"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5053A5" w:rsidRDefault="005053A5" w:rsidP="00423CCA">
      <w:pPr>
        <w:pStyle w:val="CommentText"/>
      </w:pPr>
    </w:p>
  </w:comment>
  <w:comment w:id="39" w:author="Timothy Essington" w:date="2015-10-22T14:10:00Z" w:initials="TE">
    <w:p w14:paraId="35A3703D" w14:textId="4C50A4F5" w:rsidR="005053A5" w:rsidRDefault="005053A5">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comment>
  <w:comment w:id="40" w:author="Timothy Essington" w:date="2015-10-22T14:12:00Z" w:initials="TE">
    <w:p w14:paraId="470A8255" w14:textId="4CF362A3" w:rsidR="005053A5" w:rsidRDefault="005053A5">
      <w:pPr>
        <w:pStyle w:val="CommentText"/>
      </w:pPr>
      <w:r>
        <w:rPr>
          <w:rStyle w:val="CommentReference"/>
        </w:rPr>
        <w:annotationRef/>
      </w:r>
      <w:r>
        <w:t xml:space="preserve">Should the y axis on the first panel be </w:t>
      </w:r>
      <w:proofErr w:type="spellStart"/>
      <w:r>
        <w:t>pHsm</w:t>
      </w:r>
      <w:bookmarkStart w:id="41" w:name="_GoBack"/>
      <w:bookmarkEnd w:id="41"/>
      <w:r>
        <w:t>sy</w:t>
      </w:r>
      <w:proofErr w:type="spellEnd"/>
      <w:r>
        <w:t xml:space="preserve"> to match the second panel?  Also, is this the “target” </w:t>
      </w:r>
      <w:proofErr w:type="spellStart"/>
      <w:r>
        <w:t>pHSMY</w:t>
      </w:r>
      <w:proofErr w:type="spellEnd"/>
      <w:r>
        <w:t xml:space="preserve">, or the value ratio of target </w:t>
      </w:r>
      <w:proofErr w:type="spellStart"/>
      <w:r>
        <w:t>Hmax</w:t>
      </w:r>
      <w:proofErr w:type="spellEnd"/>
      <w:r>
        <w:t xml:space="preserve"> to HMSY?</w:t>
      </w:r>
    </w:p>
  </w:comment>
  <w:comment w:id="42" w:author="Timothy Essington" w:date="2015-10-22T14:29:00Z" w:initials="TE">
    <w:p w14:paraId="2C78B24F" w14:textId="7730C54D" w:rsidR="005053A5" w:rsidRDefault="005053A5">
      <w:pPr>
        <w:pStyle w:val="CommentText"/>
      </w:pPr>
      <w:r>
        <w:rPr>
          <w:rStyle w:val="CommentReference"/>
        </w:rPr>
        <w:annotationRef/>
      </w:r>
      <w:r>
        <w:t>It’s kind of jumpy, wonder if it is worth presenting a smoothed line to the simulations.</w:t>
      </w:r>
    </w:p>
  </w:comment>
  <w:comment w:id="43" w:author="Crow White" w:date="2015-09-30T14:37:00Z" w:initials="CW">
    <w:p w14:paraId="34F12B08" w14:textId="77777777" w:rsidR="005053A5" w:rsidRDefault="005053A5">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5053A5" w:rsidRDefault="005053A5">
      <w:pPr>
        <w:pStyle w:val="CommentText"/>
      </w:pPr>
    </w:p>
    <w:p w14:paraId="3787772C" w14:textId="77777777" w:rsidR="005053A5" w:rsidRDefault="005053A5">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44" w:author="halpern" w:date="2015-09-30T14:37:00Z" w:initials="h">
    <w:p w14:paraId="62F3A8DA" w14:textId="77777777" w:rsidR="005053A5" w:rsidRDefault="005053A5">
      <w:pPr>
        <w:pStyle w:val="CommentText"/>
      </w:pPr>
      <w:r>
        <w:rPr>
          <w:rStyle w:val="CommentReference"/>
        </w:rPr>
        <w:annotationRef/>
      </w:r>
      <w:r>
        <w:t>I think this is a separate question and probably too much to put into this paper.</w:t>
      </w:r>
    </w:p>
  </w:comment>
  <w:comment w:id="45" w:author="halpern" w:date="2015-09-30T14:37:00Z" w:initials="h">
    <w:p w14:paraId="38A1932E" w14:textId="77777777" w:rsidR="005053A5" w:rsidRDefault="005053A5">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3AACA" w14:textId="77777777" w:rsidR="005053A5" w:rsidRDefault="005053A5" w:rsidP="00135D5C">
      <w:r>
        <w:separator/>
      </w:r>
    </w:p>
  </w:endnote>
  <w:endnote w:type="continuationSeparator" w:id="0">
    <w:p w14:paraId="4786AA82" w14:textId="77777777" w:rsidR="005053A5" w:rsidRDefault="005053A5"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0D8F9" w14:textId="77777777" w:rsidR="005053A5" w:rsidRDefault="005053A5" w:rsidP="00135D5C">
      <w:r>
        <w:separator/>
      </w:r>
    </w:p>
  </w:footnote>
  <w:footnote w:type="continuationSeparator" w:id="0">
    <w:p w14:paraId="791C0E4D" w14:textId="77777777" w:rsidR="005053A5" w:rsidRDefault="005053A5"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7947&lt;/item&gt;&lt;item&gt;8002&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3223B"/>
    <w:rsid w:val="000354FD"/>
    <w:rsid w:val="00035AE1"/>
    <w:rsid w:val="00035B6B"/>
    <w:rsid w:val="00036BA2"/>
    <w:rsid w:val="000418D3"/>
    <w:rsid w:val="000437E9"/>
    <w:rsid w:val="00043C70"/>
    <w:rsid w:val="00045D2C"/>
    <w:rsid w:val="000460B4"/>
    <w:rsid w:val="00051687"/>
    <w:rsid w:val="00055097"/>
    <w:rsid w:val="00055424"/>
    <w:rsid w:val="00056E95"/>
    <w:rsid w:val="0006213F"/>
    <w:rsid w:val="000626DC"/>
    <w:rsid w:val="00064856"/>
    <w:rsid w:val="00067023"/>
    <w:rsid w:val="0007003B"/>
    <w:rsid w:val="0007073E"/>
    <w:rsid w:val="00072CB4"/>
    <w:rsid w:val="00073EE0"/>
    <w:rsid w:val="000807F2"/>
    <w:rsid w:val="000814E3"/>
    <w:rsid w:val="00081FA2"/>
    <w:rsid w:val="0008452C"/>
    <w:rsid w:val="000847BF"/>
    <w:rsid w:val="00084B2A"/>
    <w:rsid w:val="000869C2"/>
    <w:rsid w:val="00091253"/>
    <w:rsid w:val="000936DC"/>
    <w:rsid w:val="00097BDF"/>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253D"/>
    <w:rsid w:val="000C489C"/>
    <w:rsid w:val="000C5D7B"/>
    <w:rsid w:val="000C6E81"/>
    <w:rsid w:val="000D0C63"/>
    <w:rsid w:val="000D1ADB"/>
    <w:rsid w:val="000D60B9"/>
    <w:rsid w:val="000D6717"/>
    <w:rsid w:val="000D71E0"/>
    <w:rsid w:val="000D7A36"/>
    <w:rsid w:val="000E1CB4"/>
    <w:rsid w:val="000E4B23"/>
    <w:rsid w:val="000E4BC8"/>
    <w:rsid w:val="000E50C6"/>
    <w:rsid w:val="000E67EE"/>
    <w:rsid w:val="000E6926"/>
    <w:rsid w:val="000F2389"/>
    <w:rsid w:val="000F26C5"/>
    <w:rsid w:val="000F476C"/>
    <w:rsid w:val="000F5FBD"/>
    <w:rsid w:val="000F66DC"/>
    <w:rsid w:val="000F7E36"/>
    <w:rsid w:val="00103088"/>
    <w:rsid w:val="001043D9"/>
    <w:rsid w:val="00104868"/>
    <w:rsid w:val="001051F9"/>
    <w:rsid w:val="00105D06"/>
    <w:rsid w:val="00106445"/>
    <w:rsid w:val="0010719A"/>
    <w:rsid w:val="001107BC"/>
    <w:rsid w:val="001115EF"/>
    <w:rsid w:val="00113DB6"/>
    <w:rsid w:val="00114129"/>
    <w:rsid w:val="0011581A"/>
    <w:rsid w:val="0012059B"/>
    <w:rsid w:val="001228A2"/>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30DD"/>
    <w:rsid w:val="001433A8"/>
    <w:rsid w:val="00143BB8"/>
    <w:rsid w:val="00146CDF"/>
    <w:rsid w:val="001477DE"/>
    <w:rsid w:val="00153F6B"/>
    <w:rsid w:val="00155703"/>
    <w:rsid w:val="00160AB3"/>
    <w:rsid w:val="00160AFB"/>
    <w:rsid w:val="00161963"/>
    <w:rsid w:val="00163E3E"/>
    <w:rsid w:val="0016574C"/>
    <w:rsid w:val="00167452"/>
    <w:rsid w:val="001704B9"/>
    <w:rsid w:val="00170B74"/>
    <w:rsid w:val="00171C87"/>
    <w:rsid w:val="00174E19"/>
    <w:rsid w:val="00175C87"/>
    <w:rsid w:val="00176024"/>
    <w:rsid w:val="001761E2"/>
    <w:rsid w:val="00176CBD"/>
    <w:rsid w:val="00177457"/>
    <w:rsid w:val="001777EA"/>
    <w:rsid w:val="001801B3"/>
    <w:rsid w:val="00181EF6"/>
    <w:rsid w:val="00183F68"/>
    <w:rsid w:val="001840A1"/>
    <w:rsid w:val="00185A27"/>
    <w:rsid w:val="001876E3"/>
    <w:rsid w:val="001915FF"/>
    <w:rsid w:val="00193870"/>
    <w:rsid w:val="001949D3"/>
    <w:rsid w:val="00194FF6"/>
    <w:rsid w:val="00195F71"/>
    <w:rsid w:val="00196608"/>
    <w:rsid w:val="001966A5"/>
    <w:rsid w:val="001968EB"/>
    <w:rsid w:val="00197742"/>
    <w:rsid w:val="001A61FF"/>
    <w:rsid w:val="001A7253"/>
    <w:rsid w:val="001A77E7"/>
    <w:rsid w:val="001A7D34"/>
    <w:rsid w:val="001B27C4"/>
    <w:rsid w:val="001B2DD7"/>
    <w:rsid w:val="001B43B3"/>
    <w:rsid w:val="001B4919"/>
    <w:rsid w:val="001B4DEE"/>
    <w:rsid w:val="001B690A"/>
    <w:rsid w:val="001C13E8"/>
    <w:rsid w:val="001C46CB"/>
    <w:rsid w:val="001C54B9"/>
    <w:rsid w:val="001C5532"/>
    <w:rsid w:val="001C5893"/>
    <w:rsid w:val="001C6065"/>
    <w:rsid w:val="001C7224"/>
    <w:rsid w:val="001D087A"/>
    <w:rsid w:val="001D33B6"/>
    <w:rsid w:val="001D5301"/>
    <w:rsid w:val="001D7ECD"/>
    <w:rsid w:val="001E0063"/>
    <w:rsid w:val="001E08B3"/>
    <w:rsid w:val="001E24EF"/>
    <w:rsid w:val="001E400D"/>
    <w:rsid w:val="001E6D63"/>
    <w:rsid w:val="001F0907"/>
    <w:rsid w:val="001F0E38"/>
    <w:rsid w:val="001F1D2C"/>
    <w:rsid w:val="001F2F09"/>
    <w:rsid w:val="001F5CDF"/>
    <w:rsid w:val="001F6772"/>
    <w:rsid w:val="001F74B9"/>
    <w:rsid w:val="002041D9"/>
    <w:rsid w:val="00205BC7"/>
    <w:rsid w:val="00207CAC"/>
    <w:rsid w:val="0021032B"/>
    <w:rsid w:val="0021105A"/>
    <w:rsid w:val="00211779"/>
    <w:rsid w:val="00211D22"/>
    <w:rsid w:val="00212DD7"/>
    <w:rsid w:val="002153B6"/>
    <w:rsid w:val="002156DA"/>
    <w:rsid w:val="0021760A"/>
    <w:rsid w:val="0022223C"/>
    <w:rsid w:val="00223B96"/>
    <w:rsid w:val="002259D7"/>
    <w:rsid w:val="00227285"/>
    <w:rsid w:val="002279DC"/>
    <w:rsid w:val="002334F6"/>
    <w:rsid w:val="00234836"/>
    <w:rsid w:val="0023491A"/>
    <w:rsid w:val="00234A53"/>
    <w:rsid w:val="00236AD5"/>
    <w:rsid w:val="00236EBC"/>
    <w:rsid w:val="00240A1C"/>
    <w:rsid w:val="002414FD"/>
    <w:rsid w:val="00241882"/>
    <w:rsid w:val="002433F1"/>
    <w:rsid w:val="00244D28"/>
    <w:rsid w:val="002464C0"/>
    <w:rsid w:val="00247A7D"/>
    <w:rsid w:val="002540BB"/>
    <w:rsid w:val="00256F91"/>
    <w:rsid w:val="00257D20"/>
    <w:rsid w:val="00260E11"/>
    <w:rsid w:val="00262AEF"/>
    <w:rsid w:val="002633A4"/>
    <w:rsid w:val="002671A2"/>
    <w:rsid w:val="002674AC"/>
    <w:rsid w:val="0027142D"/>
    <w:rsid w:val="0027335B"/>
    <w:rsid w:val="0027357B"/>
    <w:rsid w:val="00280EBB"/>
    <w:rsid w:val="002818A7"/>
    <w:rsid w:val="002851F5"/>
    <w:rsid w:val="00285C11"/>
    <w:rsid w:val="00286797"/>
    <w:rsid w:val="002937D2"/>
    <w:rsid w:val="00294391"/>
    <w:rsid w:val="00295023"/>
    <w:rsid w:val="002956DD"/>
    <w:rsid w:val="002961C9"/>
    <w:rsid w:val="00296B45"/>
    <w:rsid w:val="002A360C"/>
    <w:rsid w:val="002A3B6B"/>
    <w:rsid w:val="002B37FB"/>
    <w:rsid w:val="002B6213"/>
    <w:rsid w:val="002B68BD"/>
    <w:rsid w:val="002B753F"/>
    <w:rsid w:val="002C2049"/>
    <w:rsid w:val="002C619E"/>
    <w:rsid w:val="002C6D5D"/>
    <w:rsid w:val="002C71C5"/>
    <w:rsid w:val="002D198C"/>
    <w:rsid w:val="002D30DC"/>
    <w:rsid w:val="002D5253"/>
    <w:rsid w:val="002D6723"/>
    <w:rsid w:val="002D6CA1"/>
    <w:rsid w:val="002D6F35"/>
    <w:rsid w:val="002D7259"/>
    <w:rsid w:val="002D7AB2"/>
    <w:rsid w:val="002E03E3"/>
    <w:rsid w:val="002E1A41"/>
    <w:rsid w:val="002E3961"/>
    <w:rsid w:val="002E7780"/>
    <w:rsid w:val="002F0F1B"/>
    <w:rsid w:val="002F1F04"/>
    <w:rsid w:val="002F5988"/>
    <w:rsid w:val="002F64A9"/>
    <w:rsid w:val="0030245C"/>
    <w:rsid w:val="00302537"/>
    <w:rsid w:val="003030A9"/>
    <w:rsid w:val="003041B4"/>
    <w:rsid w:val="00305441"/>
    <w:rsid w:val="00312C20"/>
    <w:rsid w:val="003250F7"/>
    <w:rsid w:val="0032699A"/>
    <w:rsid w:val="00331EB5"/>
    <w:rsid w:val="00332702"/>
    <w:rsid w:val="00335F01"/>
    <w:rsid w:val="00340075"/>
    <w:rsid w:val="00342124"/>
    <w:rsid w:val="003426F7"/>
    <w:rsid w:val="003435AE"/>
    <w:rsid w:val="00344157"/>
    <w:rsid w:val="00344A84"/>
    <w:rsid w:val="00345A54"/>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765FA"/>
    <w:rsid w:val="003808E3"/>
    <w:rsid w:val="003842DD"/>
    <w:rsid w:val="00385903"/>
    <w:rsid w:val="00385CA7"/>
    <w:rsid w:val="0039037D"/>
    <w:rsid w:val="00393873"/>
    <w:rsid w:val="0039483D"/>
    <w:rsid w:val="00395369"/>
    <w:rsid w:val="00397162"/>
    <w:rsid w:val="00397E19"/>
    <w:rsid w:val="003A29D4"/>
    <w:rsid w:val="003A3718"/>
    <w:rsid w:val="003A5CF9"/>
    <w:rsid w:val="003A6B7F"/>
    <w:rsid w:val="003A7290"/>
    <w:rsid w:val="003A77C7"/>
    <w:rsid w:val="003A7B9F"/>
    <w:rsid w:val="003B28B3"/>
    <w:rsid w:val="003B60C5"/>
    <w:rsid w:val="003C10CF"/>
    <w:rsid w:val="003C2569"/>
    <w:rsid w:val="003C28DB"/>
    <w:rsid w:val="003C3540"/>
    <w:rsid w:val="003C4513"/>
    <w:rsid w:val="003C49F2"/>
    <w:rsid w:val="003C513B"/>
    <w:rsid w:val="003C59C5"/>
    <w:rsid w:val="003D19C7"/>
    <w:rsid w:val="003D1E8F"/>
    <w:rsid w:val="003D48B0"/>
    <w:rsid w:val="003D4CC5"/>
    <w:rsid w:val="003D5F09"/>
    <w:rsid w:val="003E12CA"/>
    <w:rsid w:val="003E2FCD"/>
    <w:rsid w:val="003E3042"/>
    <w:rsid w:val="003E545D"/>
    <w:rsid w:val="003F11C0"/>
    <w:rsid w:val="003F3560"/>
    <w:rsid w:val="003F6580"/>
    <w:rsid w:val="00400DBD"/>
    <w:rsid w:val="00400F2A"/>
    <w:rsid w:val="0040141F"/>
    <w:rsid w:val="0040280B"/>
    <w:rsid w:val="00403E71"/>
    <w:rsid w:val="004045EF"/>
    <w:rsid w:val="00404E42"/>
    <w:rsid w:val="00405667"/>
    <w:rsid w:val="00407BE3"/>
    <w:rsid w:val="00407CFB"/>
    <w:rsid w:val="004117F9"/>
    <w:rsid w:val="00412FCD"/>
    <w:rsid w:val="0041490E"/>
    <w:rsid w:val="004200B2"/>
    <w:rsid w:val="004206B9"/>
    <w:rsid w:val="004207DC"/>
    <w:rsid w:val="00421D99"/>
    <w:rsid w:val="00423AB5"/>
    <w:rsid w:val="00423CCA"/>
    <w:rsid w:val="004250DF"/>
    <w:rsid w:val="00425F02"/>
    <w:rsid w:val="004271DD"/>
    <w:rsid w:val="00430114"/>
    <w:rsid w:val="0043160D"/>
    <w:rsid w:val="00433F41"/>
    <w:rsid w:val="00433F5A"/>
    <w:rsid w:val="00435DD9"/>
    <w:rsid w:val="004367AD"/>
    <w:rsid w:val="00436E8E"/>
    <w:rsid w:val="0043776B"/>
    <w:rsid w:val="00437F91"/>
    <w:rsid w:val="0044109F"/>
    <w:rsid w:val="00444278"/>
    <w:rsid w:val="004445D3"/>
    <w:rsid w:val="00450605"/>
    <w:rsid w:val="00454793"/>
    <w:rsid w:val="0046187D"/>
    <w:rsid w:val="0046231B"/>
    <w:rsid w:val="004641FB"/>
    <w:rsid w:val="00466369"/>
    <w:rsid w:val="004676D2"/>
    <w:rsid w:val="00467F98"/>
    <w:rsid w:val="00473EB7"/>
    <w:rsid w:val="004758C3"/>
    <w:rsid w:val="00476BB8"/>
    <w:rsid w:val="00480363"/>
    <w:rsid w:val="00480B70"/>
    <w:rsid w:val="00481E32"/>
    <w:rsid w:val="00481EF0"/>
    <w:rsid w:val="00483A26"/>
    <w:rsid w:val="00485EE6"/>
    <w:rsid w:val="00486187"/>
    <w:rsid w:val="004866D3"/>
    <w:rsid w:val="00486C18"/>
    <w:rsid w:val="004879B3"/>
    <w:rsid w:val="00487E08"/>
    <w:rsid w:val="00490125"/>
    <w:rsid w:val="0049032F"/>
    <w:rsid w:val="0049083F"/>
    <w:rsid w:val="0049147E"/>
    <w:rsid w:val="00492F1C"/>
    <w:rsid w:val="00493E2E"/>
    <w:rsid w:val="00494745"/>
    <w:rsid w:val="004948F7"/>
    <w:rsid w:val="00494D2F"/>
    <w:rsid w:val="00496C2C"/>
    <w:rsid w:val="004A0E87"/>
    <w:rsid w:val="004A131B"/>
    <w:rsid w:val="004A23D3"/>
    <w:rsid w:val="004A29D8"/>
    <w:rsid w:val="004A3C47"/>
    <w:rsid w:val="004A52C8"/>
    <w:rsid w:val="004A6454"/>
    <w:rsid w:val="004A65CB"/>
    <w:rsid w:val="004B0E4B"/>
    <w:rsid w:val="004B151D"/>
    <w:rsid w:val="004B4748"/>
    <w:rsid w:val="004B4FF8"/>
    <w:rsid w:val="004B5027"/>
    <w:rsid w:val="004B5079"/>
    <w:rsid w:val="004C02ED"/>
    <w:rsid w:val="004C05AC"/>
    <w:rsid w:val="004C1101"/>
    <w:rsid w:val="004C1294"/>
    <w:rsid w:val="004C16FE"/>
    <w:rsid w:val="004C4D00"/>
    <w:rsid w:val="004C7606"/>
    <w:rsid w:val="004D042C"/>
    <w:rsid w:val="004D1678"/>
    <w:rsid w:val="004D219F"/>
    <w:rsid w:val="004D2470"/>
    <w:rsid w:val="004D351F"/>
    <w:rsid w:val="004D6F47"/>
    <w:rsid w:val="004D7EBD"/>
    <w:rsid w:val="004E202B"/>
    <w:rsid w:val="004E297D"/>
    <w:rsid w:val="004E3FD4"/>
    <w:rsid w:val="004F1994"/>
    <w:rsid w:val="004F44F9"/>
    <w:rsid w:val="004F45A2"/>
    <w:rsid w:val="004F51CB"/>
    <w:rsid w:val="004F5277"/>
    <w:rsid w:val="004F63A4"/>
    <w:rsid w:val="004F6B19"/>
    <w:rsid w:val="004F79E2"/>
    <w:rsid w:val="00500122"/>
    <w:rsid w:val="00502291"/>
    <w:rsid w:val="0050378A"/>
    <w:rsid w:val="00505070"/>
    <w:rsid w:val="005053A5"/>
    <w:rsid w:val="00511544"/>
    <w:rsid w:val="005116B5"/>
    <w:rsid w:val="00512E82"/>
    <w:rsid w:val="00513001"/>
    <w:rsid w:val="00515966"/>
    <w:rsid w:val="00517F5E"/>
    <w:rsid w:val="00522D02"/>
    <w:rsid w:val="005232F7"/>
    <w:rsid w:val="005234FF"/>
    <w:rsid w:val="00527276"/>
    <w:rsid w:val="00527C70"/>
    <w:rsid w:val="00530EFF"/>
    <w:rsid w:val="00533EAD"/>
    <w:rsid w:val="005341A5"/>
    <w:rsid w:val="00534350"/>
    <w:rsid w:val="00542233"/>
    <w:rsid w:val="00542E2F"/>
    <w:rsid w:val="00543E30"/>
    <w:rsid w:val="0054657C"/>
    <w:rsid w:val="0054777B"/>
    <w:rsid w:val="0055021B"/>
    <w:rsid w:val="00550724"/>
    <w:rsid w:val="005510FC"/>
    <w:rsid w:val="0055146A"/>
    <w:rsid w:val="005516A9"/>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7B65"/>
    <w:rsid w:val="00580714"/>
    <w:rsid w:val="005821C1"/>
    <w:rsid w:val="00583724"/>
    <w:rsid w:val="005878C6"/>
    <w:rsid w:val="005901B3"/>
    <w:rsid w:val="00590C63"/>
    <w:rsid w:val="0059227E"/>
    <w:rsid w:val="00592597"/>
    <w:rsid w:val="00593793"/>
    <w:rsid w:val="005952B2"/>
    <w:rsid w:val="00595548"/>
    <w:rsid w:val="00595F1A"/>
    <w:rsid w:val="005A02B5"/>
    <w:rsid w:val="005A07C7"/>
    <w:rsid w:val="005A61AA"/>
    <w:rsid w:val="005B13F6"/>
    <w:rsid w:val="005B69F7"/>
    <w:rsid w:val="005B7132"/>
    <w:rsid w:val="005C00B8"/>
    <w:rsid w:val="005C0E01"/>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12ED"/>
    <w:rsid w:val="0061273E"/>
    <w:rsid w:val="00614769"/>
    <w:rsid w:val="00614BB8"/>
    <w:rsid w:val="00615385"/>
    <w:rsid w:val="00615C4D"/>
    <w:rsid w:val="0061657F"/>
    <w:rsid w:val="006215F7"/>
    <w:rsid w:val="00621710"/>
    <w:rsid w:val="00621DB4"/>
    <w:rsid w:val="00622E61"/>
    <w:rsid w:val="006235E3"/>
    <w:rsid w:val="006257E3"/>
    <w:rsid w:val="006270AF"/>
    <w:rsid w:val="006276F5"/>
    <w:rsid w:val="00631B82"/>
    <w:rsid w:val="00640B72"/>
    <w:rsid w:val="00641C1C"/>
    <w:rsid w:val="00642EF9"/>
    <w:rsid w:val="0064383B"/>
    <w:rsid w:val="00645768"/>
    <w:rsid w:val="00645AA4"/>
    <w:rsid w:val="006462F3"/>
    <w:rsid w:val="00647F49"/>
    <w:rsid w:val="0065066F"/>
    <w:rsid w:val="00651B44"/>
    <w:rsid w:val="00652914"/>
    <w:rsid w:val="00653F41"/>
    <w:rsid w:val="00654100"/>
    <w:rsid w:val="00654636"/>
    <w:rsid w:val="00654A7D"/>
    <w:rsid w:val="0065689A"/>
    <w:rsid w:val="0065689D"/>
    <w:rsid w:val="0065744C"/>
    <w:rsid w:val="006601BD"/>
    <w:rsid w:val="00662941"/>
    <w:rsid w:val="00662BF4"/>
    <w:rsid w:val="006650A0"/>
    <w:rsid w:val="00672295"/>
    <w:rsid w:val="00673A69"/>
    <w:rsid w:val="00674346"/>
    <w:rsid w:val="0067734F"/>
    <w:rsid w:val="00677931"/>
    <w:rsid w:val="00677C8E"/>
    <w:rsid w:val="00681484"/>
    <w:rsid w:val="00681D63"/>
    <w:rsid w:val="0068315A"/>
    <w:rsid w:val="006834D3"/>
    <w:rsid w:val="00685475"/>
    <w:rsid w:val="00690845"/>
    <w:rsid w:val="006921C0"/>
    <w:rsid w:val="00694EFA"/>
    <w:rsid w:val="006A2CEE"/>
    <w:rsid w:val="006A6686"/>
    <w:rsid w:val="006A798A"/>
    <w:rsid w:val="006B0DD7"/>
    <w:rsid w:val="006B1524"/>
    <w:rsid w:val="006B2DE9"/>
    <w:rsid w:val="006B5602"/>
    <w:rsid w:val="006B5E99"/>
    <w:rsid w:val="006C0FB8"/>
    <w:rsid w:val="006C1856"/>
    <w:rsid w:val="006C270B"/>
    <w:rsid w:val="006C49AC"/>
    <w:rsid w:val="006C7181"/>
    <w:rsid w:val="006D0741"/>
    <w:rsid w:val="006D283D"/>
    <w:rsid w:val="006D43BE"/>
    <w:rsid w:val="006D4A47"/>
    <w:rsid w:val="006D4A73"/>
    <w:rsid w:val="006D4B25"/>
    <w:rsid w:val="006D6D3F"/>
    <w:rsid w:val="006D7714"/>
    <w:rsid w:val="006E37A9"/>
    <w:rsid w:val="006E3884"/>
    <w:rsid w:val="006E4F13"/>
    <w:rsid w:val="006E5826"/>
    <w:rsid w:val="006E5F41"/>
    <w:rsid w:val="006E75C6"/>
    <w:rsid w:val="006F097F"/>
    <w:rsid w:val="006F314B"/>
    <w:rsid w:val="00701617"/>
    <w:rsid w:val="00703C1A"/>
    <w:rsid w:val="00704500"/>
    <w:rsid w:val="00705635"/>
    <w:rsid w:val="0071106A"/>
    <w:rsid w:val="00711454"/>
    <w:rsid w:val="00714A4E"/>
    <w:rsid w:val="00714BCA"/>
    <w:rsid w:val="007165A5"/>
    <w:rsid w:val="00716896"/>
    <w:rsid w:val="00716EA9"/>
    <w:rsid w:val="00717073"/>
    <w:rsid w:val="00720779"/>
    <w:rsid w:val="00720D36"/>
    <w:rsid w:val="00722241"/>
    <w:rsid w:val="00722ACF"/>
    <w:rsid w:val="00726D79"/>
    <w:rsid w:val="007271B1"/>
    <w:rsid w:val="007271E1"/>
    <w:rsid w:val="00730431"/>
    <w:rsid w:val="00730D6C"/>
    <w:rsid w:val="00732BDD"/>
    <w:rsid w:val="0073729F"/>
    <w:rsid w:val="00740EE9"/>
    <w:rsid w:val="0074108B"/>
    <w:rsid w:val="00745FD2"/>
    <w:rsid w:val="00746AF5"/>
    <w:rsid w:val="0075100A"/>
    <w:rsid w:val="00751648"/>
    <w:rsid w:val="00751D71"/>
    <w:rsid w:val="007522A9"/>
    <w:rsid w:val="00756FD4"/>
    <w:rsid w:val="00757736"/>
    <w:rsid w:val="007611A3"/>
    <w:rsid w:val="00763C8D"/>
    <w:rsid w:val="00764ACF"/>
    <w:rsid w:val="00767630"/>
    <w:rsid w:val="00770B54"/>
    <w:rsid w:val="00771179"/>
    <w:rsid w:val="0077306C"/>
    <w:rsid w:val="00774CA4"/>
    <w:rsid w:val="00775AA8"/>
    <w:rsid w:val="00776AA3"/>
    <w:rsid w:val="007770BC"/>
    <w:rsid w:val="00781354"/>
    <w:rsid w:val="00781ACA"/>
    <w:rsid w:val="007821E5"/>
    <w:rsid w:val="007830F7"/>
    <w:rsid w:val="00783ACA"/>
    <w:rsid w:val="0078656A"/>
    <w:rsid w:val="00786844"/>
    <w:rsid w:val="00790460"/>
    <w:rsid w:val="00793658"/>
    <w:rsid w:val="00795873"/>
    <w:rsid w:val="0079751B"/>
    <w:rsid w:val="007A09A4"/>
    <w:rsid w:val="007A0F69"/>
    <w:rsid w:val="007A29AE"/>
    <w:rsid w:val="007A57ED"/>
    <w:rsid w:val="007A744C"/>
    <w:rsid w:val="007B0093"/>
    <w:rsid w:val="007B04D3"/>
    <w:rsid w:val="007B0895"/>
    <w:rsid w:val="007B24BD"/>
    <w:rsid w:val="007B444D"/>
    <w:rsid w:val="007B46BC"/>
    <w:rsid w:val="007B77F1"/>
    <w:rsid w:val="007C0895"/>
    <w:rsid w:val="007C3306"/>
    <w:rsid w:val="007C6900"/>
    <w:rsid w:val="007C7982"/>
    <w:rsid w:val="007D0B82"/>
    <w:rsid w:val="007D1B24"/>
    <w:rsid w:val="007D3A17"/>
    <w:rsid w:val="007D3BA8"/>
    <w:rsid w:val="007D6F08"/>
    <w:rsid w:val="007E1052"/>
    <w:rsid w:val="007E6BD4"/>
    <w:rsid w:val="007E7F32"/>
    <w:rsid w:val="007F159D"/>
    <w:rsid w:val="007F29C8"/>
    <w:rsid w:val="007F2FC1"/>
    <w:rsid w:val="007F61D2"/>
    <w:rsid w:val="007F6AB8"/>
    <w:rsid w:val="007F7C95"/>
    <w:rsid w:val="008058FB"/>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534E"/>
    <w:rsid w:val="008357DB"/>
    <w:rsid w:val="00836E1D"/>
    <w:rsid w:val="00840202"/>
    <w:rsid w:val="0084436E"/>
    <w:rsid w:val="00844BD4"/>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0B50"/>
    <w:rsid w:val="00881076"/>
    <w:rsid w:val="008876F8"/>
    <w:rsid w:val="00887732"/>
    <w:rsid w:val="00887DEA"/>
    <w:rsid w:val="00892738"/>
    <w:rsid w:val="00893B1A"/>
    <w:rsid w:val="00894043"/>
    <w:rsid w:val="00894965"/>
    <w:rsid w:val="00894D75"/>
    <w:rsid w:val="0089795C"/>
    <w:rsid w:val="008A063E"/>
    <w:rsid w:val="008A0772"/>
    <w:rsid w:val="008A179C"/>
    <w:rsid w:val="008A5938"/>
    <w:rsid w:val="008A5E7A"/>
    <w:rsid w:val="008A62BB"/>
    <w:rsid w:val="008A79AE"/>
    <w:rsid w:val="008B06A6"/>
    <w:rsid w:val="008B0BCB"/>
    <w:rsid w:val="008B2153"/>
    <w:rsid w:val="008B2608"/>
    <w:rsid w:val="008B2ED7"/>
    <w:rsid w:val="008B3245"/>
    <w:rsid w:val="008B569A"/>
    <w:rsid w:val="008B7F3C"/>
    <w:rsid w:val="008D000D"/>
    <w:rsid w:val="008D3A1D"/>
    <w:rsid w:val="008D4713"/>
    <w:rsid w:val="008D572B"/>
    <w:rsid w:val="008D6FD4"/>
    <w:rsid w:val="008D7005"/>
    <w:rsid w:val="008E0704"/>
    <w:rsid w:val="008E0D7D"/>
    <w:rsid w:val="008E216A"/>
    <w:rsid w:val="008E403D"/>
    <w:rsid w:val="008E4C18"/>
    <w:rsid w:val="008E64B1"/>
    <w:rsid w:val="008E77A7"/>
    <w:rsid w:val="008F273E"/>
    <w:rsid w:val="008F48D9"/>
    <w:rsid w:val="008F6443"/>
    <w:rsid w:val="0090182E"/>
    <w:rsid w:val="009018DE"/>
    <w:rsid w:val="00901DBA"/>
    <w:rsid w:val="00903261"/>
    <w:rsid w:val="00904C9C"/>
    <w:rsid w:val="00905369"/>
    <w:rsid w:val="009122ED"/>
    <w:rsid w:val="0091246B"/>
    <w:rsid w:val="00913154"/>
    <w:rsid w:val="00913757"/>
    <w:rsid w:val="00913E3E"/>
    <w:rsid w:val="00913F9D"/>
    <w:rsid w:val="00915FB5"/>
    <w:rsid w:val="009212DC"/>
    <w:rsid w:val="00922B3B"/>
    <w:rsid w:val="00923293"/>
    <w:rsid w:val="00923B4E"/>
    <w:rsid w:val="00923E05"/>
    <w:rsid w:val="009242C5"/>
    <w:rsid w:val="00926543"/>
    <w:rsid w:val="009275F8"/>
    <w:rsid w:val="00927D14"/>
    <w:rsid w:val="00927ED3"/>
    <w:rsid w:val="00930F61"/>
    <w:rsid w:val="00930F73"/>
    <w:rsid w:val="0093151E"/>
    <w:rsid w:val="0093228E"/>
    <w:rsid w:val="00933791"/>
    <w:rsid w:val="00934691"/>
    <w:rsid w:val="00936002"/>
    <w:rsid w:val="00936124"/>
    <w:rsid w:val="009365AC"/>
    <w:rsid w:val="00940663"/>
    <w:rsid w:val="00941805"/>
    <w:rsid w:val="009439A1"/>
    <w:rsid w:val="00944D13"/>
    <w:rsid w:val="00944FBA"/>
    <w:rsid w:val="0094542B"/>
    <w:rsid w:val="00945667"/>
    <w:rsid w:val="009458F0"/>
    <w:rsid w:val="009473E6"/>
    <w:rsid w:val="00952344"/>
    <w:rsid w:val="00952FA6"/>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71BD9"/>
    <w:rsid w:val="00972145"/>
    <w:rsid w:val="009732FF"/>
    <w:rsid w:val="009741A2"/>
    <w:rsid w:val="0097481E"/>
    <w:rsid w:val="00981D2A"/>
    <w:rsid w:val="009830E7"/>
    <w:rsid w:val="00984D47"/>
    <w:rsid w:val="009900D6"/>
    <w:rsid w:val="00990F56"/>
    <w:rsid w:val="00992A4F"/>
    <w:rsid w:val="00992EEE"/>
    <w:rsid w:val="00995A39"/>
    <w:rsid w:val="0099664B"/>
    <w:rsid w:val="00996689"/>
    <w:rsid w:val="00997EC9"/>
    <w:rsid w:val="009A0A54"/>
    <w:rsid w:val="009A25CE"/>
    <w:rsid w:val="009A313F"/>
    <w:rsid w:val="009A32AC"/>
    <w:rsid w:val="009A6302"/>
    <w:rsid w:val="009B1019"/>
    <w:rsid w:val="009B186C"/>
    <w:rsid w:val="009B1C48"/>
    <w:rsid w:val="009B2081"/>
    <w:rsid w:val="009B4040"/>
    <w:rsid w:val="009B42C0"/>
    <w:rsid w:val="009B6325"/>
    <w:rsid w:val="009B6DE2"/>
    <w:rsid w:val="009B7010"/>
    <w:rsid w:val="009B7333"/>
    <w:rsid w:val="009C1AB2"/>
    <w:rsid w:val="009C25E1"/>
    <w:rsid w:val="009C66F4"/>
    <w:rsid w:val="009C7059"/>
    <w:rsid w:val="009C7629"/>
    <w:rsid w:val="009D19F0"/>
    <w:rsid w:val="009D280A"/>
    <w:rsid w:val="009D5844"/>
    <w:rsid w:val="009D6AEE"/>
    <w:rsid w:val="009E0D73"/>
    <w:rsid w:val="009E4C29"/>
    <w:rsid w:val="009E631B"/>
    <w:rsid w:val="009E7EA1"/>
    <w:rsid w:val="009F4787"/>
    <w:rsid w:val="009F4D90"/>
    <w:rsid w:val="009F53A6"/>
    <w:rsid w:val="009F736F"/>
    <w:rsid w:val="00A01EFD"/>
    <w:rsid w:val="00A0221F"/>
    <w:rsid w:val="00A0237B"/>
    <w:rsid w:val="00A05BB4"/>
    <w:rsid w:val="00A065BA"/>
    <w:rsid w:val="00A126E5"/>
    <w:rsid w:val="00A1383A"/>
    <w:rsid w:val="00A155E2"/>
    <w:rsid w:val="00A15769"/>
    <w:rsid w:val="00A16F31"/>
    <w:rsid w:val="00A20252"/>
    <w:rsid w:val="00A20A56"/>
    <w:rsid w:val="00A21B6D"/>
    <w:rsid w:val="00A262AC"/>
    <w:rsid w:val="00A33B0A"/>
    <w:rsid w:val="00A4057C"/>
    <w:rsid w:val="00A40D0F"/>
    <w:rsid w:val="00A42591"/>
    <w:rsid w:val="00A429D5"/>
    <w:rsid w:val="00A42F1A"/>
    <w:rsid w:val="00A50FD9"/>
    <w:rsid w:val="00A53937"/>
    <w:rsid w:val="00A53D50"/>
    <w:rsid w:val="00A54F3F"/>
    <w:rsid w:val="00A55818"/>
    <w:rsid w:val="00A55BC6"/>
    <w:rsid w:val="00A56A78"/>
    <w:rsid w:val="00A64D09"/>
    <w:rsid w:val="00A65A95"/>
    <w:rsid w:val="00A66A28"/>
    <w:rsid w:val="00A671A5"/>
    <w:rsid w:val="00A67434"/>
    <w:rsid w:val="00A67AA6"/>
    <w:rsid w:val="00A70AD8"/>
    <w:rsid w:val="00A72F15"/>
    <w:rsid w:val="00A800CF"/>
    <w:rsid w:val="00A8037E"/>
    <w:rsid w:val="00A8136F"/>
    <w:rsid w:val="00A82A90"/>
    <w:rsid w:val="00A85C7B"/>
    <w:rsid w:val="00A90388"/>
    <w:rsid w:val="00A920AE"/>
    <w:rsid w:val="00A94AF7"/>
    <w:rsid w:val="00A96D69"/>
    <w:rsid w:val="00AA1176"/>
    <w:rsid w:val="00AA30AC"/>
    <w:rsid w:val="00AA4FC1"/>
    <w:rsid w:val="00AA5908"/>
    <w:rsid w:val="00AA7668"/>
    <w:rsid w:val="00AB0BAD"/>
    <w:rsid w:val="00AB1E73"/>
    <w:rsid w:val="00AB3B51"/>
    <w:rsid w:val="00AB3EB9"/>
    <w:rsid w:val="00AB50E2"/>
    <w:rsid w:val="00AB5589"/>
    <w:rsid w:val="00AB6309"/>
    <w:rsid w:val="00AC3212"/>
    <w:rsid w:val="00AC375B"/>
    <w:rsid w:val="00AC3C96"/>
    <w:rsid w:val="00AC44FD"/>
    <w:rsid w:val="00AC60BF"/>
    <w:rsid w:val="00AC7FCC"/>
    <w:rsid w:val="00AD0D32"/>
    <w:rsid w:val="00AD3FB0"/>
    <w:rsid w:val="00AD4F07"/>
    <w:rsid w:val="00AD608E"/>
    <w:rsid w:val="00AD68A7"/>
    <w:rsid w:val="00AD75A7"/>
    <w:rsid w:val="00AD7FE0"/>
    <w:rsid w:val="00AE5F3B"/>
    <w:rsid w:val="00AE6EC0"/>
    <w:rsid w:val="00AE7ABA"/>
    <w:rsid w:val="00AF4B0A"/>
    <w:rsid w:val="00AF59DE"/>
    <w:rsid w:val="00AF65DE"/>
    <w:rsid w:val="00B00779"/>
    <w:rsid w:val="00B02E53"/>
    <w:rsid w:val="00B056B9"/>
    <w:rsid w:val="00B06275"/>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3768"/>
    <w:rsid w:val="00B24271"/>
    <w:rsid w:val="00B2465F"/>
    <w:rsid w:val="00B3069E"/>
    <w:rsid w:val="00B3217E"/>
    <w:rsid w:val="00B33555"/>
    <w:rsid w:val="00B35F0C"/>
    <w:rsid w:val="00B40F2C"/>
    <w:rsid w:val="00B44413"/>
    <w:rsid w:val="00B454E2"/>
    <w:rsid w:val="00B457A8"/>
    <w:rsid w:val="00B45C16"/>
    <w:rsid w:val="00B469CE"/>
    <w:rsid w:val="00B505A1"/>
    <w:rsid w:val="00B50E58"/>
    <w:rsid w:val="00B53FE8"/>
    <w:rsid w:val="00B54349"/>
    <w:rsid w:val="00B545E1"/>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3AC"/>
    <w:rsid w:val="00B90574"/>
    <w:rsid w:val="00B92114"/>
    <w:rsid w:val="00B9465F"/>
    <w:rsid w:val="00B9643B"/>
    <w:rsid w:val="00B964D1"/>
    <w:rsid w:val="00B96E6A"/>
    <w:rsid w:val="00B97BB9"/>
    <w:rsid w:val="00BA1E62"/>
    <w:rsid w:val="00BA33BA"/>
    <w:rsid w:val="00BA3612"/>
    <w:rsid w:val="00BA6B19"/>
    <w:rsid w:val="00BA74E8"/>
    <w:rsid w:val="00BA7A92"/>
    <w:rsid w:val="00BB041C"/>
    <w:rsid w:val="00BB36F6"/>
    <w:rsid w:val="00BB399F"/>
    <w:rsid w:val="00BB408F"/>
    <w:rsid w:val="00BB45A6"/>
    <w:rsid w:val="00BB4FBD"/>
    <w:rsid w:val="00BB5F15"/>
    <w:rsid w:val="00BB6688"/>
    <w:rsid w:val="00BB68F9"/>
    <w:rsid w:val="00BB6D2F"/>
    <w:rsid w:val="00BC0C9A"/>
    <w:rsid w:val="00BC14C8"/>
    <w:rsid w:val="00BC2416"/>
    <w:rsid w:val="00BC5AC6"/>
    <w:rsid w:val="00BC6F8C"/>
    <w:rsid w:val="00BC7541"/>
    <w:rsid w:val="00BD12EC"/>
    <w:rsid w:val="00BD23C9"/>
    <w:rsid w:val="00BD2455"/>
    <w:rsid w:val="00BD25C8"/>
    <w:rsid w:val="00BD3299"/>
    <w:rsid w:val="00BD3DE4"/>
    <w:rsid w:val="00BD6545"/>
    <w:rsid w:val="00BD7FE0"/>
    <w:rsid w:val="00BE19FC"/>
    <w:rsid w:val="00BE4FCC"/>
    <w:rsid w:val="00BE5A53"/>
    <w:rsid w:val="00BE5C03"/>
    <w:rsid w:val="00BE5D2A"/>
    <w:rsid w:val="00BF009C"/>
    <w:rsid w:val="00BF28B5"/>
    <w:rsid w:val="00BF2AC1"/>
    <w:rsid w:val="00BF2EA9"/>
    <w:rsid w:val="00BF3D9A"/>
    <w:rsid w:val="00BF3DAE"/>
    <w:rsid w:val="00BF53CA"/>
    <w:rsid w:val="00BF77F3"/>
    <w:rsid w:val="00BF7BF0"/>
    <w:rsid w:val="00BF7C89"/>
    <w:rsid w:val="00C01745"/>
    <w:rsid w:val="00C03B37"/>
    <w:rsid w:val="00C05BD5"/>
    <w:rsid w:val="00C10ECB"/>
    <w:rsid w:val="00C11819"/>
    <w:rsid w:val="00C13524"/>
    <w:rsid w:val="00C1536D"/>
    <w:rsid w:val="00C167E1"/>
    <w:rsid w:val="00C21539"/>
    <w:rsid w:val="00C25845"/>
    <w:rsid w:val="00C27890"/>
    <w:rsid w:val="00C33FD4"/>
    <w:rsid w:val="00C35712"/>
    <w:rsid w:val="00C4598D"/>
    <w:rsid w:val="00C55C0B"/>
    <w:rsid w:val="00C55CC4"/>
    <w:rsid w:val="00C56B72"/>
    <w:rsid w:val="00C60394"/>
    <w:rsid w:val="00C63290"/>
    <w:rsid w:val="00C6399E"/>
    <w:rsid w:val="00C65543"/>
    <w:rsid w:val="00C6634C"/>
    <w:rsid w:val="00C66A9B"/>
    <w:rsid w:val="00C67A15"/>
    <w:rsid w:val="00C73CF2"/>
    <w:rsid w:val="00C761B9"/>
    <w:rsid w:val="00C77FC4"/>
    <w:rsid w:val="00C80369"/>
    <w:rsid w:val="00C83F8C"/>
    <w:rsid w:val="00C878E2"/>
    <w:rsid w:val="00C92046"/>
    <w:rsid w:val="00C9375F"/>
    <w:rsid w:val="00C949EB"/>
    <w:rsid w:val="00C96CFE"/>
    <w:rsid w:val="00C97943"/>
    <w:rsid w:val="00C97A6B"/>
    <w:rsid w:val="00C97E23"/>
    <w:rsid w:val="00CA02D4"/>
    <w:rsid w:val="00CA1CE6"/>
    <w:rsid w:val="00CA1D34"/>
    <w:rsid w:val="00CA483C"/>
    <w:rsid w:val="00CA57AC"/>
    <w:rsid w:val="00CA58EE"/>
    <w:rsid w:val="00CA5C62"/>
    <w:rsid w:val="00CA5DF2"/>
    <w:rsid w:val="00CB00AD"/>
    <w:rsid w:val="00CB1094"/>
    <w:rsid w:val="00CC1EDB"/>
    <w:rsid w:val="00CC2731"/>
    <w:rsid w:val="00CC4060"/>
    <w:rsid w:val="00CC59DD"/>
    <w:rsid w:val="00CD3379"/>
    <w:rsid w:val="00CD6A68"/>
    <w:rsid w:val="00CD6FF0"/>
    <w:rsid w:val="00CE0468"/>
    <w:rsid w:val="00CE0882"/>
    <w:rsid w:val="00CE2758"/>
    <w:rsid w:val="00CE35DE"/>
    <w:rsid w:val="00CE3806"/>
    <w:rsid w:val="00CE3B7C"/>
    <w:rsid w:val="00CE484B"/>
    <w:rsid w:val="00CF19D6"/>
    <w:rsid w:val="00CF1F30"/>
    <w:rsid w:val="00CF24C4"/>
    <w:rsid w:val="00CF2BB8"/>
    <w:rsid w:val="00CF2EEA"/>
    <w:rsid w:val="00CF5CFE"/>
    <w:rsid w:val="00CF71F9"/>
    <w:rsid w:val="00CF750D"/>
    <w:rsid w:val="00CF7725"/>
    <w:rsid w:val="00D000B9"/>
    <w:rsid w:val="00D01620"/>
    <w:rsid w:val="00D04C9D"/>
    <w:rsid w:val="00D106C7"/>
    <w:rsid w:val="00D10E87"/>
    <w:rsid w:val="00D122CA"/>
    <w:rsid w:val="00D12698"/>
    <w:rsid w:val="00D1291F"/>
    <w:rsid w:val="00D12CEC"/>
    <w:rsid w:val="00D16468"/>
    <w:rsid w:val="00D176F1"/>
    <w:rsid w:val="00D2118A"/>
    <w:rsid w:val="00D23106"/>
    <w:rsid w:val="00D23591"/>
    <w:rsid w:val="00D248B2"/>
    <w:rsid w:val="00D25E44"/>
    <w:rsid w:val="00D27AA4"/>
    <w:rsid w:val="00D31A9E"/>
    <w:rsid w:val="00D33A38"/>
    <w:rsid w:val="00D34FB5"/>
    <w:rsid w:val="00D368C6"/>
    <w:rsid w:val="00D37D10"/>
    <w:rsid w:val="00D37DFF"/>
    <w:rsid w:val="00D40542"/>
    <w:rsid w:val="00D41902"/>
    <w:rsid w:val="00D41DDC"/>
    <w:rsid w:val="00D423D0"/>
    <w:rsid w:val="00D42E6F"/>
    <w:rsid w:val="00D44095"/>
    <w:rsid w:val="00D447BF"/>
    <w:rsid w:val="00D4695D"/>
    <w:rsid w:val="00D47068"/>
    <w:rsid w:val="00D52B99"/>
    <w:rsid w:val="00D5347B"/>
    <w:rsid w:val="00D5383C"/>
    <w:rsid w:val="00D55C20"/>
    <w:rsid w:val="00D5784C"/>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288"/>
    <w:rsid w:val="00D86E1F"/>
    <w:rsid w:val="00D87B47"/>
    <w:rsid w:val="00D92B83"/>
    <w:rsid w:val="00D931C7"/>
    <w:rsid w:val="00D94C0B"/>
    <w:rsid w:val="00D950E5"/>
    <w:rsid w:val="00DA3304"/>
    <w:rsid w:val="00DA36E2"/>
    <w:rsid w:val="00DA46F5"/>
    <w:rsid w:val="00DA5D1C"/>
    <w:rsid w:val="00DA7745"/>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6B45"/>
    <w:rsid w:val="00DD71BF"/>
    <w:rsid w:val="00DE4C3D"/>
    <w:rsid w:val="00DE4DA7"/>
    <w:rsid w:val="00DE5859"/>
    <w:rsid w:val="00DF0DCE"/>
    <w:rsid w:val="00DF1326"/>
    <w:rsid w:val="00DF1ADC"/>
    <w:rsid w:val="00DF49F1"/>
    <w:rsid w:val="00DF5533"/>
    <w:rsid w:val="00E00606"/>
    <w:rsid w:val="00E06FAF"/>
    <w:rsid w:val="00E076C2"/>
    <w:rsid w:val="00E105F4"/>
    <w:rsid w:val="00E1277F"/>
    <w:rsid w:val="00E132E3"/>
    <w:rsid w:val="00E142ED"/>
    <w:rsid w:val="00E14D63"/>
    <w:rsid w:val="00E153FC"/>
    <w:rsid w:val="00E17360"/>
    <w:rsid w:val="00E216FA"/>
    <w:rsid w:val="00E21B1B"/>
    <w:rsid w:val="00E22477"/>
    <w:rsid w:val="00E22888"/>
    <w:rsid w:val="00E22BBC"/>
    <w:rsid w:val="00E23EB4"/>
    <w:rsid w:val="00E2412C"/>
    <w:rsid w:val="00E24DEF"/>
    <w:rsid w:val="00E306B2"/>
    <w:rsid w:val="00E30A0D"/>
    <w:rsid w:val="00E30EE7"/>
    <w:rsid w:val="00E31197"/>
    <w:rsid w:val="00E319B5"/>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2C99"/>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67D5A"/>
    <w:rsid w:val="00E70B4A"/>
    <w:rsid w:val="00E72D49"/>
    <w:rsid w:val="00E75DF8"/>
    <w:rsid w:val="00E8329B"/>
    <w:rsid w:val="00E853E9"/>
    <w:rsid w:val="00E8674A"/>
    <w:rsid w:val="00E86B1D"/>
    <w:rsid w:val="00E906D6"/>
    <w:rsid w:val="00E921EB"/>
    <w:rsid w:val="00EA077F"/>
    <w:rsid w:val="00EA0A44"/>
    <w:rsid w:val="00EA189E"/>
    <w:rsid w:val="00EA205C"/>
    <w:rsid w:val="00EA28CB"/>
    <w:rsid w:val="00EA325D"/>
    <w:rsid w:val="00EA3340"/>
    <w:rsid w:val="00EA4926"/>
    <w:rsid w:val="00EA4C5A"/>
    <w:rsid w:val="00EA70AE"/>
    <w:rsid w:val="00EA763F"/>
    <w:rsid w:val="00EB2C1C"/>
    <w:rsid w:val="00EB538F"/>
    <w:rsid w:val="00EB5778"/>
    <w:rsid w:val="00EB5880"/>
    <w:rsid w:val="00EB5FC3"/>
    <w:rsid w:val="00EB794C"/>
    <w:rsid w:val="00EC2B9C"/>
    <w:rsid w:val="00EC43CB"/>
    <w:rsid w:val="00EC55A4"/>
    <w:rsid w:val="00EC571F"/>
    <w:rsid w:val="00EC784B"/>
    <w:rsid w:val="00ED04AC"/>
    <w:rsid w:val="00ED2F94"/>
    <w:rsid w:val="00ED55AC"/>
    <w:rsid w:val="00ED55E0"/>
    <w:rsid w:val="00ED5868"/>
    <w:rsid w:val="00EE1701"/>
    <w:rsid w:val="00EE5645"/>
    <w:rsid w:val="00EE5999"/>
    <w:rsid w:val="00EE5B11"/>
    <w:rsid w:val="00EE634F"/>
    <w:rsid w:val="00EE6528"/>
    <w:rsid w:val="00EF1924"/>
    <w:rsid w:val="00EF3D70"/>
    <w:rsid w:val="00F06987"/>
    <w:rsid w:val="00F1039E"/>
    <w:rsid w:val="00F13BE1"/>
    <w:rsid w:val="00F14E84"/>
    <w:rsid w:val="00F23AFB"/>
    <w:rsid w:val="00F2486A"/>
    <w:rsid w:val="00F26E62"/>
    <w:rsid w:val="00F27BE6"/>
    <w:rsid w:val="00F3094E"/>
    <w:rsid w:val="00F30BA4"/>
    <w:rsid w:val="00F312BB"/>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61749"/>
    <w:rsid w:val="00F62308"/>
    <w:rsid w:val="00F6308A"/>
    <w:rsid w:val="00F6430A"/>
    <w:rsid w:val="00F679CB"/>
    <w:rsid w:val="00F719FC"/>
    <w:rsid w:val="00F82B54"/>
    <w:rsid w:val="00F838F5"/>
    <w:rsid w:val="00F84536"/>
    <w:rsid w:val="00F8561F"/>
    <w:rsid w:val="00F858EE"/>
    <w:rsid w:val="00F876DD"/>
    <w:rsid w:val="00F9017C"/>
    <w:rsid w:val="00F91857"/>
    <w:rsid w:val="00F9417D"/>
    <w:rsid w:val="00F94636"/>
    <w:rsid w:val="00F9688E"/>
    <w:rsid w:val="00FA0F70"/>
    <w:rsid w:val="00FA2006"/>
    <w:rsid w:val="00FA2819"/>
    <w:rsid w:val="00FA2C42"/>
    <w:rsid w:val="00FA3C1E"/>
    <w:rsid w:val="00FA3F15"/>
    <w:rsid w:val="00FA4267"/>
    <w:rsid w:val="00FA4BA7"/>
    <w:rsid w:val="00FA5DE7"/>
    <w:rsid w:val="00FB078C"/>
    <w:rsid w:val="00FB2A4D"/>
    <w:rsid w:val="00FB3C24"/>
    <w:rsid w:val="00FB4775"/>
    <w:rsid w:val="00FB5D49"/>
    <w:rsid w:val="00FB788D"/>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CDC"/>
    <w:rsid w:val="00FF4070"/>
    <w:rsid w:val="00FF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9DFEB-461A-3F4D-AD66-CAF8D5C30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9504</Words>
  <Characters>54178</Characters>
  <Application>Microsoft Macintosh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63555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71</cp:revision>
  <dcterms:created xsi:type="dcterms:W3CDTF">2015-10-15T23:36:00Z</dcterms:created>
  <dcterms:modified xsi:type="dcterms:W3CDTF">2015-10-28T16:19:00Z</dcterms:modified>
</cp:coreProperties>
</file>