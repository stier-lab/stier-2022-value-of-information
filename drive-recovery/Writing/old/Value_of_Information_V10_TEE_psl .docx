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A588A0" w14:textId="77777777" w:rsidR="006937E3" w:rsidRPr="007647D9" w:rsidRDefault="006937E3" w:rsidP="006937E3">
      <w:pPr>
        <w:pStyle w:val="CommentText"/>
        <w:rPr>
          <w:rFonts w:ascii="Helvetica" w:hAnsi="Helvetica"/>
          <w:b/>
        </w:rPr>
      </w:pPr>
      <w:r w:rsidRPr="007647D9">
        <w:rPr>
          <w:rFonts w:ascii="Helvetica" w:hAnsi="Helvetica"/>
          <w:b/>
        </w:rPr>
        <w:t>Avoiding Tipping Points Through Effective Monitoring</w:t>
      </w:r>
    </w:p>
    <w:p w14:paraId="293B8EFC" w14:textId="77777777" w:rsidR="006937E3" w:rsidRDefault="006937E3" w:rsidP="00183F68">
      <w:pPr>
        <w:ind w:left="1440" w:hanging="1440"/>
        <w:rPr>
          <w:rFonts w:ascii="Helvetica" w:hAnsi="Helvetica"/>
          <w:b/>
          <w:sz w:val="22"/>
          <w:szCs w:val="22"/>
        </w:rPr>
      </w:pPr>
    </w:p>
    <w:p w14:paraId="6CE9291E" w14:textId="77777777" w:rsidR="006937E3" w:rsidRPr="00E266E7" w:rsidRDefault="006937E3" w:rsidP="00183F68">
      <w:pPr>
        <w:ind w:left="1440" w:hanging="1440"/>
        <w:rPr>
          <w:rFonts w:ascii="Helvetica" w:hAnsi="Helvetica"/>
          <w:sz w:val="22"/>
          <w:szCs w:val="22"/>
        </w:rPr>
      </w:pPr>
    </w:p>
    <w:p w14:paraId="65FE7E07" w14:textId="4B72F4E5"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002C23FC">
        <w:rPr>
          <w:rFonts w:ascii="Helvetica" w:hAnsi="Helvetica" w:cs="Times New Roman"/>
          <w:bCs/>
          <w:sz w:val="22"/>
          <w:szCs w:val="22"/>
          <w:vertAlign w:val="superscript"/>
        </w:rPr>
        <w:t>,2</w:t>
      </w:r>
      <w:r w:rsidRPr="00957F1F">
        <w:rPr>
          <w:rFonts w:ascii="Helvetica" w:hAnsi="Helvetica" w:cs="Times New Roman"/>
          <w:bCs/>
          <w:sz w:val="22"/>
          <w:szCs w:val="22"/>
          <w:vertAlign w:val="superscript"/>
        </w:rPr>
        <w:t>*</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2C23FC">
        <w:rPr>
          <w:rFonts w:ascii="Helvetica" w:hAnsi="Helvetica" w:cs="Times New Roman"/>
          <w:bCs/>
          <w:sz w:val="22"/>
          <w:szCs w:val="22"/>
          <w:vertAlign w:val="superscript"/>
        </w:rPr>
        <w:t>3</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2C23FC">
        <w:rPr>
          <w:rFonts w:ascii="Helvetica" w:hAnsi="Helvetica" w:cs="Times New Roman"/>
          <w:bCs/>
          <w:sz w:val="22"/>
          <w:szCs w:val="22"/>
          <w:vertAlign w:val="superscript"/>
        </w:rPr>
        <w:t>4</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1,5,6</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2C23FC">
        <w:rPr>
          <w:rFonts w:ascii="Helvetica" w:hAnsi="Helvetica" w:cs="Times New Roman"/>
          <w:bCs/>
          <w:sz w:val="22"/>
          <w:szCs w:val="22"/>
          <w:vertAlign w:val="superscript"/>
        </w:rPr>
        <w:t>7</w:t>
      </w:r>
      <w:r w:rsidR="00045D2C" w:rsidRPr="00957F1F">
        <w:rPr>
          <w:rFonts w:ascii="Helvetica" w:hAnsi="Helvetica" w:cs="Times New Roman"/>
          <w:bCs/>
          <w:sz w:val="22"/>
          <w:szCs w:val="22"/>
        </w:rPr>
        <w:t>, John M. Lynham</w:t>
      </w:r>
      <w:r w:rsidR="002C23FC">
        <w:rPr>
          <w:rFonts w:ascii="Helvetica" w:hAnsi="Helvetica" w:cs="Times"/>
          <w:sz w:val="22"/>
          <w:szCs w:val="22"/>
          <w:vertAlign w:val="superscript"/>
        </w:rPr>
        <w:t>8</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2C23FC">
        <w:rPr>
          <w:rFonts w:ascii="Helvetica" w:hAnsi="Helvetica" w:cs="Times"/>
          <w:sz w:val="22"/>
          <w:szCs w:val="22"/>
          <w:vertAlign w:val="superscript"/>
        </w:rPr>
        <w:t>9</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ins w:id="0" w:author="phil levin" w:date="2017-04-21T20:33:00Z">
        <w:r w:rsidR="0010303D">
          <w:rPr>
            <w:rFonts w:ascii="Helvetica" w:hAnsi="Helvetica" w:cs="Times New Roman"/>
            <w:bCs/>
            <w:sz w:val="22"/>
            <w:szCs w:val="22"/>
            <w:vertAlign w:val="superscript"/>
          </w:rPr>
          <w:t>,</w:t>
        </w:r>
      </w:ins>
      <w:del w:id="1" w:author="phil levin" w:date="2017-04-21T20:34:00Z">
        <w:r w:rsidR="00161963" w:rsidRPr="00161963" w:rsidDel="0010303D">
          <w:rPr>
            <w:rFonts w:ascii="Helvetica" w:hAnsi="Helvetica"/>
            <w:b/>
            <w:sz w:val="22"/>
            <w:szCs w:val="22"/>
          </w:rPr>
          <w:delText xml:space="preserve"> </w:delText>
        </w:r>
      </w:del>
    </w:p>
    <w:p w14:paraId="6F35C1E2" w14:textId="77777777" w:rsidR="00B90574" w:rsidRPr="00BE00F5" w:rsidRDefault="00B90574" w:rsidP="00903261">
      <w:pPr>
        <w:widowControl w:val="0"/>
        <w:autoSpaceDE w:val="0"/>
        <w:autoSpaceDN w:val="0"/>
        <w:adjustRightInd w:val="0"/>
        <w:rPr>
          <w:rFonts w:ascii="Helvetica" w:hAnsi="Helvetica" w:cs="Times New Roman"/>
          <w:bCs/>
          <w:sz w:val="22"/>
          <w:szCs w:val="22"/>
          <w:vertAlign w:val="superscript"/>
        </w:rPr>
      </w:pPr>
    </w:p>
    <w:p w14:paraId="676F7498" w14:textId="77777777" w:rsidR="00BE00F5" w:rsidRDefault="00903261" w:rsidP="00903261">
      <w:pPr>
        <w:widowControl w:val="0"/>
        <w:autoSpaceDE w:val="0"/>
        <w:autoSpaceDN w:val="0"/>
        <w:adjustRightInd w:val="0"/>
        <w:rPr>
          <w:rFonts w:ascii="Helvetica" w:hAnsi="Helvetica" w:cs="Times New Roman"/>
          <w:iCs/>
          <w:sz w:val="22"/>
          <w:szCs w:val="22"/>
        </w:rPr>
      </w:pPr>
      <w:r w:rsidRPr="00BE00F5">
        <w:rPr>
          <w:rFonts w:ascii="Helvetica" w:hAnsi="Helvetica" w:cs="Times New Roman"/>
          <w:bCs/>
          <w:sz w:val="22"/>
          <w:szCs w:val="22"/>
          <w:vertAlign w:val="superscript"/>
        </w:rPr>
        <w:t>1</w:t>
      </w:r>
      <w:r w:rsidR="00BE00F5" w:rsidRPr="00030FE8">
        <w:rPr>
          <w:rFonts w:ascii="Helvetica" w:hAnsi="Helvetica" w:cs="Times New Roman"/>
          <w:sz w:val="22"/>
          <w:szCs w:val="22"/>
        </w:rPr>
        <w:t xml:space="preserve"> Department of Ecology, Evolution, and Marine Biology, University of California, Santa Barbara, CA 93106 USA</w:t>
      </w:r>
      <w:r w:rsidR="00BE00F5" w:rsidRPr="00BE00F5" w:rsidDel="00BE00F5">
        <w:rPr>
          <w:rFonts w:ascii="Helvetica" w:hAnsi="Helvetica" w:cs="Times New Roman"/>
          <w:iCs/>
          <w:sz w:val="22"/>
          <w:szCs w:val="22"/>
        </w:rPr>
        <w:t xml:space="preserve"> </w:t>
      </w:r>
    </w:p>
    <w:p w14:paraId="73103B42" w14:textId="77777777" w:rsidR="002C23FC" w:rsidRDefault="002C23FC" w:rsidP="002C23FC">
      <w:pPr>
        <w:widowControl w:val="0"/>
        <w:autoSpaceDE w:val="0"/>
        <w:autoSpaceDN w:val="0"/>
        <w:adjustRightInd w:val="0"/>
        <w:rPr>
          <w:rFonts w:ascii="Helvetica" w:hAnsi="Helvetica" w:cs="Times New Roman"/>
          <w:iCs/>
          <w:sz w:val="22"/>
          <w:szCs w:val="22"/>
        </w:rPr>
      </w:pPr>
    </w:p>
    <w:p w14:paraId="62FECE3B" w14:textId="594B07D8" w:rsidR="002C23FC" w:rsidRPr="009E0AE1" w:rsidRDefault="002C23FC" w:rsidP="002C23FC">
      <w:pPr>
        <w:rPr>
          <w:rFonts w:ascii="Helvetica" w:hAnsi="Helvetica" w:cs="Times New Roman"/>
          <w:sz w:val="22"/>
          <w:szCs w:val="22"/>
          <w:vertAlign w:val="superscript"/>
        </w:rPr>
      </w:pPr>
      <w:r>
        <w:rPr>
          <w:rFonts w:ascii="Helvetica" w:hAnsi="Helvetica" w:cs="Times New Roman"/>
          <w:bCs/>
          <w:sz w:val="22"/>
          <w:szCs w:val="22"/>
          <w:vertAlign w:val="superscript"/>
        </w:rPr>
        <w:t>2</w:t>
      </w:r>
      <w:r w:rsidRPr="009E0AE1">
        <w:rPr>
          <w:rFonts w:ascii="Helvetica" w:hAnsi="Helvetica" w:cs="Times New Roman"/>
          <w:iCs/>
          <w:sz w:val="22"/>
          <w:szCs w:val="22"/>
        </w:rPr>
        <w:t>National Center for Ecological Analysis and Synthesis, 735 State Street, Santa Barbara, California 93101 USA</w:t>
      </w:r>
      <w:r w:rsidRPr="009E0AE1">
        <w:rPr>
          <w:rFonts w:ascii="Helvetica" w:hAnsi="Helvetica" w:cs="Times New Roman"/>
          <w:sz w:val="22"/>
          <w:szCs w:val="22"/>
          <w:vertAlign w:val="superscript"/>
        </w:rPr>
        <w:t xml:space="preserve"> </w:t>
      </w:r>
    </w:p>
    <w:p w14:paraId="6F4BF683" w14:textId="77777777" w:rsidR="00454793" w:rsidRPr="00957F1F" w:rsidRDefault="00454793" w:rsidP="002C23FC">
      <w:pPr>
        <w:widowControl w:val="0"/>
        <w:autoSpaceDE w:val="0"/>
        <w:autoSpaceDN w:val="0"/>
        <w:adjustRightInd w:val="0"/>
        <w:rPr>
          <w:rFonts w:ascii="Helvetica" w:hAnsi="Helvetica" w:cs="Times New Roman"/>
          <w:iCs/>
          <w:sz w:val="22"/>
          <w:szCs w:val="22"/>
        </w:rPr>
      </w:pPr>
    </w:p>
    <w:p w14:paraId="503CF3A7" w14:textId="76202369" w:rsidR="00454793" w:rsidRPr="00957F1F" w:rsidRDefault="002C23FC" w:rsidP="002C23FC">
      <w:pPr>
        <w:widowControl w:val="0"/>
        <w:autoSpaceDE w:val="0"/>
        <w:autoSpaceDN w:val="0"/>
        <w:adjustRightInd w:val="0"/>
        <w:spacing w:after="240"/>
        <w:rPr>
          <w:rFonts w:ascii="Helvetica" w:hAnsi="Helvetica" w:cs="Times"/>
          <w:sz w:val="22"/>
          <w:szCs w:val="22"/>
        </w:rPr>
      </w:pPr>
      <w:r>
        <w:rPr>
          <w:rFonts w:ascii="Helvetica" w:hAnsi="Helvetica" w:cs="Times New Roman"/>
          <w:bCs/>
          <w:sz w:val="22"/>
          <w:szCs w:val="22"/>
          <w:vertAlign w:val="superscript"/>
        </w:rPr>
        <w:t>3</w:t>
      </w:r>
      <w:r w:rsidR="00454793" w:rsidRPr="00957F1F">
        <w:rPr>
          <w:rFonts w:ascii="Helvetica" w:hAnsi="Helvetica" w:cs="Times"/>
          <w:sz w:val="22"/>
          <w:szCs w:val="22"/>
        </w:rPr>
        <w:t xml:space="preserve">University of Washington, School of </w:t>
      </w:r>
      <w:del w:id="2" w:author="phil levin" w:date="2017-04-21T20:34:00Z">
        <w:r w:rsidR="00454793" w:rsidRPr="00957F1F" w:rsidDel="0010303D">
          <w:rPr>
            <w:rFonts w:ascii="Helvetica" w:hAnsi="Helvetica" w:cs="Times"/>
            <w:sz w:val="22"/>
            <w:szCs w:val="22"/>
          </w:rPr>
          <w:delText>Aquatic and Fishery</w:delText>
        </w:r>
      </w:del>
      <w:ins w:id="3" w:author="phil levin" w:date="2017-04-21T20:34:00Z">
        <w:r w:rsidR="0010303D">
          <w:rPr>
            <w:rFonts w:ascii="Helvetica" w:hAnsi="Helvetica" w:cs="Times"/>
            <w:sz w:val="22"/>
            <w:szCs w:val="22"/>
          </w:rPr>
          <w:t>Environmental and Forest</w:t>
        </w:r>
      </w:ins>
      <w:r w:rsidR="00454793" w:rsidRPr="00957F1F">
        <w:rPr>
          <w:rFonts w:ascii="Helvetica" w:hAnsi="Helvetica" w:cs="Times"/>
          <w:sz w:val="22"/>
          <w:szCs w:val="22"/>
        </w:rPr>
        <w:t xml:space="preserve"> Sciences, Box 355020, Seattle, Washington 98195 USA</w:t>
      </w:r>
      <w:ins w:id="4" w:author="phil levin" w:date="2017-04-21T20:34:00Z">
        <w:r w:rsidR="0010303D">
          <w:rPr>
            <w:rFonts w:ascii="Helvetica" w:hAnsi="Helvetica" w:cs="Times"/>
            <w:sz w:val="22"/>
            <w:szCs w:val="22"/>
          </w:rPr>
          <w:t>, and The Nature Conservancy, 74 Wall St. Seattle, WA USA</w:t>
        </w:r>
      </w:ins>
      <w:del w:id="5" w:author="phil levin" w:date="2017-04-21T20:34:00Z">
        <w:r w:rsidR="00454793" w:rsidRPr="00957F1F" w:rsidDel="0010303D">
          <w:rPr>
            <w:rFonts w:ascii="Helvetica" w:hAnsi="Helvetica" w:cs="Times"/>
            <w:sz w:val="22"/>
            <w:szCs w:val="22"/>
          </w:rPr>
          <w:delText xml:space="preserve"> </w:delText>
        </w:r>
      </w:del>
    </w:p>
    <w:p w14:paraId="4D5C3571" w14:textId="3176665E" w:rsidR="00903261" w:rsidRPr="00957F1F" w:rsidRDefault="002C23FC" w:rsidP="002C23FC">
      <w:pPr>
        <w:widowControl w:val="0"/>
        <w:autoSpaceDE w:val="0"/>
        <w:autoSpaceDN w:val="0"/>
        <w:adjustRightInd w:val="0"/>
        <w:rPr>
          <w:rFonts w:ascii="Helvetica" w:hAnsi="Helvetica" w:cs="Times New Roman"/>
          <w:sz w:val="22"/>
          <w:szCs w:val="22"/>
        </w:rPr>
      </w:pPr>
      <w:r>
        <w:rPr>
          <w:rFonts w:ascii="Helvetica" w:hAnsi="Helvetica" w:cs="Times New Roman"/>
          <w:bCs/>
          <w:sz w:val="22"/>
          <w:szCs w:val="22"/>
          <w:vertAlign w:val="superscript"/>
        </w:rPr>
        <w:t>4</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957F1F" w:rsidRDefault="00437F91" w:rsidP="00903261">
      <w:pPr>
        <w:pStyle w:val="Header"/>
        <w:rPr>
          <w:rFonts w:ascii="Helvetica" w:hAnsi="Helvetica" w:cs="Times New Roman"/>
          <w:sz w:val="22"/>
          <w:szCs w:val="22"/>
          <w:vertAlign w:val="superscript"/>
        </w:rPr>
      </w:pPr>
    </w:p>
    <w:p w14:paraId="656FD6DA" w14:textId="08943ADF" w:rsidR="00903261" w:rsidRPr="00957F1F" w:rsidRDefault="002C23FC" w:rsidP="00903261">
      <w:pPr>
        <w:pStyle w:val="Header"/>
        <w:rPr>
          <w:rFonts w:ascii="Helvetica" w:hAnsi="Helvetica" w:cs="Times New Roman"/>
          <w:sz w:val="22"/>
          <w:szCs w:val="22"/>
        </w:rPr>
      </w:pPr>
      <w:r>
        <w:rPr>
          <w:rFonts w:ascii="Helvetica" w:hAnsi="Helvetica" w:cs="Times New Roman"/>
          <w:sz w:val="22"/>
          <w:szCs w:val="22"/>
          <w:vertAlign w:val="superscript"/>
        </w:rPr>
        <w:t>5</w:t>
      </w:r>
      <w:r w:rsidR="00903261" w:rsidRPr="00957F1F">
        <w:rPr>
          <w:rFonts w:ascii="Helvetica" w:hAnsi="Helvetica" w:cs="Times New Roman"/>
          <w:sz w:val="22"/>
          <w:szCs w:val="22"/>
        </w:rPr>
        <w:t>Bren School of Environmental Science and Management University of California, Santa Barbara, CA</w:t>
      </w:r>
    </w:p>
    <w:p w14:paraId="0E925878" w14:textId="77777777" w:rsidR="00E105F4" w:rsidRPr="00957F1F" w:rsidRDefault="00E105F4" w:rsidP="00903261">
      <w:pPr>
        <w:pStyle w:val="Header"/>
        <w:rPr>
          <w:rFonts w:ascii="Helvetica" w:hAnsi="Helvetica" w:cs="Times New Roman"/>
          <w:sz w:val="22"/>
          <w:szCs w:val="22"/>
          <w:vertAlign w:val="superscript"/>
        </w:rPr>
      </w:pPr>
    </w:p>
    <w:p w14:paraId="1F589CF5" w14:textId="10E3D59E" w:rsidR="00903261" w:rsidRDefault="002C23FC" w:rsidP="00903261">
      <w:pPr>
        <w:pStyle w:val="Header"/>
        <w:rPr>
          <w:rFonts w:ascii="Helvetica" w:hAnsi="Helvetica" w:cs="Times New Roman"/>
          <w:sz w:val="22"/>
          <w:szCs w:val="22"/>
        </w:rPr>
      </w:pPr>
      <w:r>
        <w:rPr>
          <w:rFonts w:ascii="Helvetica" w:hAnsi="Helvetica" w:cs="Times New Roman"/>
          <w:sz w:val="22"/>
          <w:szCs w:val="22"/>
          <w:vertAlign w:val="superscript"/>
        </w:rPr>
        <w:t>6</w:t>
      </w:r>
      <w:r w:rsidR="00903261" w:rsidRPr="00957F1F">
        <w:rPr>
          <w:rFonts w:ascii="Helvetica" w:hAnsi="Helvetica" w:cs="Times New Roman"/>
          <w:sz w:val="22"/>
          <w:szCs w:val="22"/>
        </w:rPr>
        <w:t xml:space="preserve">Imperial College London, </w:t>
      </w:r>
      <w:proofErr w:type="spellStart"/>
      <w:r w:rsidR="00903261" w:rsidRPr="00957F1F">
        <w:rPr>
          <w:rFonts w:ascii="Helvetica" w:hAnsi="Helvetica" w:cs="Times New Roman"/>
          <w:sz w:val="22"/>
          <w:szCs w:val="22"/>
        </w:rPr>
        <w:t>Silwood</w:t>
      </w:r>
      <w:proofErr w:type="spellEnd"/>
      <w:r w:rsidR="00903261" w:rsidRPr="00957F1F">
        <w:rPr>
          <w:rFonts w:ascii="Helvetica" w:hAnsi="Helvetica" w:cs="Times New Roman"/>
          <w:sz w:val="22"/>
          <w:szCs w:val="22"/>
        </w:rPr>
        <w:t xml:space="preserve"> Park Campus, Ascot SL57PY, UK</w:t>
      </w:r>
    </w:p>
    <w:p w14:paraId="7B9D7707" w14:textId="77777777" w:rsidR="002C23FC" w:rsidRPr="00957F1F" w:rsidRDefault="002C23FC" w:rsidP="00903261">
      <w:pPr>
        <w:pStyle w:val="Header"/>
        <w:rPr>
          <w:rFonts w:ascii="Helvetica" w:hAnsi="Helvetica" w:cs="Times New Roman"/>
          <w:sz w:val="22"/>
          <w:szCs w:val="22"/>
        </w:rPr>
      </w:pPr>
    </w:p>
    <w:p w14:paraId="258A20AC" w14:textId="5EA84440" w:rsidR="00454793" w:rsidRPr="002C23FC" w:rsidRDefault="002C23FC" w:rsidP="002C23FC">
      <w:pPr>
        <w:widowControl w:val="0"/>
        <w:autoSpaceDE w:val="0"/>
        <w:autoSpaceDN w:val="0"/>
        <w:adjustRightInd w:val="0"/>
        <w:spacing w:after="240"/>
        <w:rPr>
          <w:rFonts w:ascii="Helvetica" w:hAnsi="Helvetica" w:cs="Times"/>
          <w:sz w:val="22"/>
          <w:szCs w:val="22"/>
        </w:rPr>
      </w:pPr>
      <w:r>
        <w:rPr>
          <w:rFonts w:ascii="Helvetica" w:hAnsi="Helvetica" w:cs="Times New Roman"/>
          <w:bCs/>
          <w:sz w:val="22"/>
          <w:szCs w:val="22"/>
          <w:vertAlign w:val="superscript"/>
        </w:rPr>
        <w:t>7</w:t>
      </w:r>
      <w:r w:rsidRPr="00957F1F">
        <w:rPr>
          <w:rFonts w:ascii="Helvetica" w:hAnsi="Helvetica" w:cs="Times"/>
          <w:sz w:val="22"/>
          <w:szCs w:val="22"/>
        </w:rPr>
        <w:t>Biological Sciences</w:t>
      </w:r>
      <w:r>
        <w:rPr>
          <w:rFonts w:ascii="Helvetica" w:hAnsi="Helvetica" w:cs="Times"/>
          <w:sz w:val="22"/>
          <w:szCs w:val="22"/>
        </w:rPr>
        <w:t xml:space="preserve"> Department</w:t>
      </w:r>
      <w:r w:rsidRPr="00957F1F">
        <w:rPr>
          <w:rFonts w:ascii="Helvetica" w:hAnsi="Helvetica" w:cs="Times"/>
          <w:sz w:val="22"/>
          <w:szCs w:val="22"/>
        </w:rPr>
        <w:t>, California Polytechnic State University, San Luis Obispo, California 93407 USA </w:t>
      </w:r>
    </w:p>
    <w:p w14:paraId="3F142CC4" w14:textId="0F98B187" w:rsidR="00A66A28" w:rsidRPr="00957F1F" w:rsidRDefault="002C23FC" w:rsidP="00A66A28">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7F5B5F93" w14:textId="63515B4D" w:rsidR="00A66A28" w:rsidRDefault="002C23FC" w:rsidP="00646F2D">
      <w:pPr>
        <w:widowControl w:val="0"/>
        <w:autoSpaceDE w:val="0"/>
        <w:autoSpaceDN w:val="0"/>
        <w:adjustRightInd w:val="0"/>
        <w:spacing w:after="240"/>
        <w:rPr>
          <w:ins w:id="6" w:author="phil levin" w:date="2017-04-21T20:34:00Z"/>
          <w:rFonts w:ascii="Helvetica" w:hAnsi="Helvetica" w:cs="Times"/>
          <w:sz w:val="22"/>
          <w:szCs w:val="22"/>
        </w:rPr>
      </w:pPr>
      <w:r>
        <w:rPr>
          <w:rFonts w:ascii="Helvetica" w:hAnsi="Helvetica" w:cs="Times"/>
          <w:sz w:val="22"/>
          <w:szCs w:val="22"/>
          <w:vertAlign w:val="superscript"/>
        </w:rPr>
        <w:t>9</w:t>
      </w:r>
      <w:r w:rsidR="001051F9" w:rsidRPr="001051F9">
        <w:rPr>
          <w:rFonts w:ascii="Helvetica" w:hAnsi="Helvetica" w:cs="Times"/>
          <w:sz w:val="22"/>
          <w:szCs w:val="22"/>
        </w:rPr>
        <w:t xml:space="preserve">School of Resource and Environmental Management, Simon Fraser University, Burnaby, British Columbia V5A 1S6 Canada </w:t>
      </w:r>
    </w:p>
    <w:p w14:paraId="37E92A4F" w14:textId="77777777" w:rsidR="0010303D" w:rsidRPr="00646F2D" w:rsidRDefault="0010303D" w:rsidP="00646F2D">
      <w:pPr>
        <w:widowControl w:val="0"/>
        <w:autoSpaceDE w:val="0"/>
        <w:autoSpaceDN w:val="0"/>
        <w:adjustRightInd w:val="0"/>
        <w:spacing w:after="240"/>
        <w:rPr>
          <w:rFonts w:ascii="Helvetica" w:hAnsi="Helvetica" w:cs="Times"/>
          <w:sz w:val="22"/>
          <w:szCs w:val="22"/>
        </w:rPr>
      </w:pPr>
    </w:p>
    <w:p w14:paraId="342E40A1" w14:textId="601B004F" w:rsidR="007D28E5" w:rsidRPr="00957F1F" w:rsidRDefault="00903261" w:rsidP="007D28E5">
      <w:pPr>
        <w:widowControl w:val="0"/>
        <w:autoSpaceDE w:val="0"/>
        <w:autoSpaceDN w:val="0"/>
        <w:adjustRightInd w:val="0"/>
        <w:spacing w:after="240"/>
        <w:rPr>
          <w:rFonts w:ascii="Helvetica" w:hAnsi="Helvetica" w:cs="Times"/>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Adrian Stie</w:t>
      </w:r>
      <w:r w:rsidR="007D28E5">
        <w:rPr>
          <w:rFonts w:ascii="Helvetica" w:hAnsi="Helvetica" w:cs="Times New Roman"/>
          <w:sz w:val="22"/>
          <w:szCs w:val="22"/>
        </w:rPr>
        <w:t xml:space="preserve">r, </w:t>
      </w:r>
      <w:r w:rsidR="00B9108F">
        <w:rPr>
          <w:rFonts w:ascii="Helvetica" w:hAnsi="Helvetica" w:cs="Times New Roman"/>
          <w:sz w:val="22"/>
          <w:szCs w:val="22"/>
        </w:rPr>
        <w:t>University of California Santa Barbara</w:t>
      </w:r>
      <w:r w:rsidR="007D28E5" w:rsidRPr="00957F1F">
        <w:rPr>
          <w:rFonts w:ascii="Helvetica" w:hAnsi="Helvetica" w:cs="Times"/>
          <w:sz w:val="22"/>
          <w:szCs w:val="22"/>
        </w:rPr>
        <w:t xml:space="preserve">, </w:t>
      </w:r>
      <w:r w:rsidR="00B9108F">
        <w:rPr>
          <w:rFonts w:ascii="Helvetica" w:hAnsi="Helvetica" w:cs="Times"/>
          <w:sz w:val="22"/>
          <w:szCs w:val="22"/>
        </w:rPr>
        <w:t>Department of Ecology, Evolution, and Marine Biology, Santa Barbara, CA, 93106</w:t>
      </w:r>
    </w:p>
    <w:p w14:paraId="6F6E904C" w14:textId="542BECF4"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sz w:val="22"/>
          <w:szCs w:val="22"/>
        </w:rPr>
        <w:t xml:space="preserve">USA. E-mail: </w:t>
      </w:r>
      <w:hyperlink r:id="rId8"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7FA2A439"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D831F36"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4A5121E0"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58D5E40"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5C1110">
        <w:rPr>
          <w:rFonts w:ascii="Helvetica" w:hAnsi="Helvetica" w:cs="Times New Roman"/>
          <w:i/>
          <w:sz w:val="22"/>
          <w:szCs w:val="22"/>
        </w:rPr>
        <w:t xml:space="preserve">value of information,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3B6588DA" w14:textId="77777777" w:rsidR="00BD3DE4" w:rsidRPr="00957F1F" w:rsidRDefault="00BD3DE4" w:rsidP="00903261">
      <w:pPr>
        <w:tabs>
          <w:tab w:val="left" w:pos="7020"/>
        </w:tabs>
        <w:rPr>
          <w:rFonts w:ascii="Helvetica" w:hAnsi="Helvetica" w:cs="Times New Roman"/>
          <w:b/>
          <w:sz w:val="22"/>
          <w:szCs w:val="22"/>
          <w:lang w:eastAsia="fr-FR"/>
        </w:rPr>
      </w:pPr>
    </w:p>
    <w:p w14:paraId="413FF799"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4E0A91B5"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w:t>
      </w:r>
      <w:proofErr w:type="spellStart"/>
      <w:r w:rsidRPr="00957F1F">
        <w:rPr>
          <w:rFonts w:ascii="Helvetica" w:hAnsi="Helvetica" w:cs="Times New Roman"/>
          <w:bCs/>
          <w:sz w:val="22"/>
          <w:szCs w:val="22"/>
        </w:rPr>
        <w:t>Samhouri</w:t>
      </w:r>
      <w:proofErr w:type="spellEnd"/>
      <w:r w:rsidRPr="00957F1F">
        <w:rPr>
          <w:rFonts w:ascii="Helvetica" w:hAnsi="Helvetica" w:cs="Times New Roman"/>
          <w:bCs/>
          <w:sz w:val="22"/>
          <w:szCs w:val="22"/>
        </w:rPr>
        <w:t xml:space="preserve">: </w:t>
      </w:r>
      <w:hyperlink r:id="rId9" w:history="1">
        <w:r w:rsidR="0001115B" w:rsidRPr="00957F1F">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0" w:history="1">
        <w:r w:rsidR="00952FA6" w:rsidRPr="00957F1F">
          <w:rPr>
            <w:rStyle w:val="Hyperlink"/>
            <w:rFonts w:ascii="Helvetica" w:hAnsi="Helvetica" w:cs="Times New Roman"/>
            <w:bCs/>
            <w:sz w:val="22"/>
            <w:szCs w:val="22"/>
          </w:rPr>
          <w:t>essing@uw.edu</w:t>
        </w:r>
      </w:hyperlink>
    </w:p>
    <w:p w14:paraId="290F115E"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1" w:history="1">
        <w:r w:rsidR="00CB00AD" w:rsidRPr="00CB00AD">
          <w:rPr>
            <w:rStyle w:val="Hyperlink"/>
            <w:rFonts w:ascii="Helvetica" w:hAnsi="Helvetica" w:cs="Times New Roman"/>
            <w:bCs/>
            <w:sz w:val="22"/>
            <w:szCs w:val="22"/>
          </w:rPr>
          <w:t>cwhite31@calpoly.edu</w:t>
        </w:r>
      </w:hyperlink>
    </w:p>
    <w:p w14:paraId="421A1113"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2" w:history="1">
        <w:r w:rsidR="00952FA6" w:rsidRPr="00957F1F">
          <w:rPr>
            <w:rStyle w:val="Hyperlink"/>
            <w:rFonts w:ascii="Helvetica" w:eastAsia="Times New Roman" w:hAnsi="Helvetica" w:cs="Times New Roman"/>
            <w:sz w:val="22"/>
            <w:szCs w:val="22"/>
            <w:shd w:val="clear" w:color="auto" w:fill="FFFFFF"/>
          </w:rPr>
          <w:t>halpern@bren.ucsb.edu</w:t>
        </w:r>
      </w:hyperlink>
    </w:p>
    <w:p w14:paraId="7D0DDC24"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w:t>
      </w:r>
      <w:proofErr w:type="spellStart"/>
      <w:r w:rsidRPr="00957F1F">
        <w:rPr>
          <w:rFonts w:ascii="Helvetica" w:hAnsi="Helvetica" w:cs="Times New Roman"/>
          <w:bCs/>
          <w:sz w:val="22"/>
          <w:szCs w:val="22"/>
        </w:rPr>
        <w:t>Lynham</w:t>
      </w:r>
      <w:proofErr w:type="spellEnd"/>
      <w:r w:rsidRPr="00957F1F">
        <w:rPr>
          <w:rFonts w:ascii="Helvetica" w:hAnsi="Helvetica" w:cs="Times New Roman"/>
          <w:bCs/>
          <w:sz w:val="22"/>
          <w:szCs w:val="22"/>
        </w:rPr>
        <w:t xml:space="preserve">: </w:t>
      </w:r>
      <w:hyperlink r:id="rId13" w:history="1">
        <w:r w:rsidR="009242C5" w:rsidRPr="00957F1F">
          <w:rPr>
            <w:rStyle w:val="Hyperlink"/>
            <w:rFonts w:ascii="Helvetica" w:hAnsi="Helvetica" w:cs="Times New Roman"/>
            <w:bCs/>
            <w:sz w:val="22"/>
            <w:szCs w:val="22"/>
          </w:rPr>
          <w:t>lynham@hawaii.edu</w:t>
        </w:r>
      </w:hyperlink>
    </w:p>
    <w:p w14:paraId="17C353E8"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lastRenderedPageBreak/>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4" w:history="1">
        <w:r w:rsidRPr="006A5103">
          <w:rPr>
            <w:rStyle w:val="Hyperlink"/>
            <w:rFonts w:ascii="Helvetica" w:hAnsi="Helvetica" w:cs="Times New Roman"/>
            <w:bCs/>
            <w:sz w:val="22"/>
            <w:szCs w:val="22"/>
          </w:rPr>
          <w:t>anne.salomon@sfu.ca</w:t>
        </w:r>
      </w:hyperlink>
    </w:p>
    <w:p w14:paraId="3B76A474" w14:textId="2A8F31DB"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del w:id="7" w:author="phil levin" w:date="2017-04-21T20:35:00Z">
        <w:r w:rsidR="0010303D" w:rsidDel="0010303D">
          <w:fldChar w:fldCharType="begin"/>
        </w:r>
        <w:r w:rsidR="0010303D" w:rsidDel="0010303D">
          <w:delInstrText xml:space="preserve"> HYPERLINK "mailto:phil.levin@noaa.gov" </w:delInstrText>
        </w:r>
        <w:r w:rsidR="0010303D" w:rsidDel="0010303D">
          <w:fldChar w:fldCharType="separate"/>
        </w:r>
        <w:r w:rsidR="00952FA6" w:rsidRPr="00957F1F" w:rsidDel="0010303D">
          <w:rPr>
            <w:rStyle w:val="Hyperlink"/>
            <w:rFonts w:ascii="Helvetica" w:eastAsia="Times New Roman" w:hAnsi="Helvetica" w:cs="Times New Roman"/>
            <w:sz w:val="22"/>
            <w:szCs w:val="22"/>
            <w:shd w:val="clear" w:color="auto" w:fill="FFFFFF"/>
          </w:rPr>
          <w:delText>phil.levin@noaa.gov</w:delText>
        </w:r>
        <w:r w:rsidR="0010303D" w:rsidDel="0010303D">
          <w:rPr>
            <w:rStyle w:val="Hyperlink"/>
            <w:rFonts w:ascii="Helvetica" w:eastAsia="Times New Roman" w:hAnsi="Helvetica" w:cs="Times New Roman"/>
            <w:sz w:val="22"/>
            <w:szCs w:val="22"/>
            <w:shd w:val="clear" w:color="auto" w:fill="FFFFFF"/>
          </w:rPr>
          <w:fldChar w:fldCharType="end"/>
        </w:r>
      </w:del>
      <w:ins w:id="8" w:author="phil levin" w:date="2017-04-21T20:35:00Z">
        <w:r w:rsidR="0010303D" w:rsidRPr="0010303D">
          <w:rPr>
            <w:rFonts w:ascii="Helvetica" w:eastAsia="Times New Roman" w:hAnsi="Helvetica" w:cs="Times New Roman"/>
            <w:sz w:val="22"/>
            <w:szCs w:val="22"/>
            <w:shd w:val="clear" w:color="auto" w:fill="FFFFFF"/>
            <w:rPrChange w:id="9" w:author="phil levin" w:date="2017-04-21T20:35:00Z">
              <w:rPr>
                <w:rStyle w:val="Hyperlink"/>
                <w:rFonts w:ascii="Helvetica" w:eastAsia="Times New Roman" w:hAnsi="Helvetica" w:cs="Times New Roman"/>
                <w:sz w:val="22"/>
                <w:szCs w:val="22"/>
                <w:shd w:val="clear" w:color="auto" w:fill="FFFFFF"/>
              </w:rPr>
            </w:rPrChange>
          </w:rPr>
          <w:t>pslevin@</w:t>
        </w:r>
        <w:r w:rsidR="0010303D" w:rsidRPr="00E8464A">
          <w:rPr>
            <w:rFonts w:ascii="Helvetica" w:eastAsia="Times New Roman" w:hAnsi="Helvetica" w:cs="Times New Roman"/>
            <w:sz w:val="22"/>
            <w:szCs w:val="22"/>
            <w:shd w:val="clear" w:color="auto" w:fill="FFFFFF"/>
          </w:rPr>
          <w:t>uw.edu</w:t>
        </w:r>
        <w:r w:rsidR="0010303D">
          <w:rPr>
            <w:rStyle w:val="Hyperlink"/>
            <w:rFonts w:ascii="Helvetica" w:eastAsia="Times New Roman" w:hAnsi="Helvetica" w:cs="Times New Roman"/>
            <w:sz w:val="22"/>
            <w:szCs w:val="22"/>
            <w:shd w:val="clear" w:color="auto" w:fill="FFFFFF"/>
          </w:rPr>
          <w:br/>
        </w:r>
      </w:ins>
    </w:p>
    <w:p w14:paraId="39F26438" w14:textId="3C29F225" w:rsidR="0022029E" w:rsidRDefault="00984E98" w:rsidP="00984E98">
      <w:pPr>
        <w:rPr>
          <w:rFonts w:ascii="Helvetica" w:hAnsi="Helvetica" w:cs="Helvetica"/>
          <w:sz w:val="22"/>
          <w:szCs w:val="22"/>
        </w:rPr>
      </w:pPr>
      <w:r w:rsidRPr="00927692">
        <w:rPr>
          <w:rFonts w:ascii="Helvetica" w:hAnsi="Helvetica" w:cs="Helvetica"/>
          <w:b/>
          <w:bCs/>
          <w:sz w:val="22"/>
          <w:szCs w:val="22"/>
        </w:rPr>
        <w:t>Abstract</w:t>
      </w:r>
      <w:r w:rsidRPr="00927692">
        <w:rPr>
          <w:rFonts w:ascii="Helvetica" w:hAnsi="Helvetica" w:cs="Helvetica"/>
          <w:bCs/>
          <w:sz w:val="22"/>
          <w:szCs w:val="22"/>
        </w:rPr>
        <w:t xml:space="preserve">: </w:t>
      </w:r>
      <w:r w:rsidR="00442E9E">
        <w:rPr>
          <w:rFonts w:ascii="Helvetica" w:hAnsi="Helvetica"/>
          <w:sz w:val="22"/>
          <w:szCs w:val="22"/>
        </w:rPr>
        <w:t>A</w:t>
      </w:r>
      <w:r w:rsidR="00442E9E" w:rsidRPr="00CB7D32">
        <w:rPr>
          <w:rFonts w:ascii="Helvetica" w:hAnsi="Helvetica"/>
          <w:sz w:val="22"/>
          <w:szCs w:val="22"/>
        </w:rPr>
        <w:t xml:space="preserve"> major </w:t>
      </w:r>
      <w:r w:rsidR="000A07BA">
        <w:rPr>
          <w:rFonts w:ascii="Helvetica" w:hAnsi="Helvetica"/>
          <w:sz w:val="22"/>
          <w:szCs w:val="22"/>
        </w:rPr>
        <w:t>challenge</w:t>
      </w:r>
      <w:r w:rsidR="000A07BA" w:rsidRPr="00CB7D32">
        <w:rPr>
          <w:rFonts w:ascii="Helvetica" w:hAnsi="Helvetica"/>
          <w:sz w:val="22"/>
          <w:szCs w:val="22"/>
        </w:rPr>
        <w:t xml:space="preserve"> </w:t>
      </w:r>
      <w:r w:rsidR="00442E9E" w:rsidRPr="00CB7D32">
        <w:rPr>
          <w:rFonts w:ascii="Helvetica" w:hAnsi="Helvetica"/>
          <w:sz w:val="22"/>
          <w:szCs w:val="22"/>
        </w:rPr>
        <w:t xml:space="preserve">in sustainability science is how </w:t>
      </w:r>
      <w:r w:rsidR="000A07BA">
        <w:rPr>
          <w:rFonts w:ascii="Helvetica" w:hAnsi="Helvetica"/>
          <w:sz w:val="22"/>
          <w:szCs w:val="22"/>
        </w:rPr>
        <w:t>to</w:t>
      </w:r>
      <w:r w:rsidR="00442E9E" w:rsidRPr="00CB7D32">
        <w:rPr>
          <w:rFonts w:ascii="Helvetica" w:hAnsi="Helvetica"/>
          <w:sz w:val="22"/>
          <w:szCs w:val="22"/>
        </w:rPr>
        <w:t xml:space="preserve"> set meaningful</w:t>
      </w:r>
      <w:r w:rsidR="00442E9E" w:rsidRPr="0093151E">
        <w:rPr>
          <w:rFonts w:ascii="Helvetica" w:hAnsi="Helvetica"/>
          <w:sz w:val="22"/>
          <w:szCs w:val="22"/>
        </w:rPr>
        <w:t xml:space="preserve"> boundaries that maximize </w:t>
      </w:r>
      <w:r w:rsidR="00442E9E">
        <w:rPr>
          <w:rFonts w:ascii="Helvetica" w:hAnsi="Helvetica"/>
          <w:sz w:val="22"/>
          <w:szCs w:val="22"/>
        </w:rPr>
        <w:t xml:space="preserve">delivery of </w:t>
      </w:r>
      <w:r w:rsidR="00442E9E" w:rsidRPr="0093151E">
        <w:rPr>
          <w:rFonts w:ascii="Helvetica" w:hAnsi="Helvetica"/>
          <w:sz w:val="22"/>
          <w:szCs w:val="22"/>
        </w:rPr>
        <w:t xml:space="preserve">ecosystem services while </w:t>
      </w:r>
      <w:r w:rsidR="00442E9E">
        <w:rPr>
          <w:rFonts w:ascii="Helvetica" w:hAnsi="Helvetica"/>
          <w:sz w:val="22"/>
          <w:szCs w:val="22"/>
        </w:rPr>
        <w:t>minimizing risk of pushing systems a</w:t>
      </w:r>
      <w:r w:rsidR="00442E9E" w:rsidRPr="0093151E">
        <w:rPr>
          <w:rFonts w:ascii="Helvetica" w:hAnsi="Helvetica"/>
          <w:sz w:val="22"/>
          <w:szCs w:val="22"/>
        </w:rPr>
        <w:t xml:space="preserve">cross critical </w:t>
      </w:r>
      <w:r w:rsidR="00442E9E">
        <w:rPr>
          <w:rFonts w:ascii="Helvetica" w:hAnsi="Helvetica"/>
          <w:sz w:val="22"/>
          <w:szCs w:val="22"/>
        </w:rPr>
        <w:t>thresholds</w:t>
      </w:r>
      <w:r w:rsidR="00442E9E" w:rsidRPr="0093151E">
        <w:rPr>
          <w:rFonts w:ascii="Helvetica" w:hAnsi="Helvetica"/>
          <w:sz w:val="22"/>
          <w:szCs w:val="22"/>
        </w:rPr>
        <w:t xml:space="preserve"> beyond which </w:t>
      </w:r>
      <w:r w:rsidR="00442E9E">
        <w:rPr>
          <w:rFonts w:ascii="Helvetica" w:hAnsi="Helvetica"/>
          <w:sz w:val="22"/>
          <w:szCs w:val="22"/>
        </w:rPr>
        <w:t>major</w:t>
      </w:r>
      <w:r w:rsidR="00442E9E" w:rsidRPr="0093151E">
        <w:rPr>
          <w:rFonts w:ascii="Helvetica" w:hAnsi="Helvetica"/>
          <w:sz w:val="22"/>
          <w:szCs w:val="22"/>
        </w:rPr>
        <w:t xml:space="preserve"> disruptions occur</w:t>
      </w:r>
      <w:r w:rsidR="000A07BA">
        <w:rPr>
          <w:rFonts w:ascii="Helvetica" w:hAnsi="Helvetica"/>
          <w:sz w:val="22"/>
          <w:szCs w:val="22"/>
        </w:rPr>
        <w:t>.</w:t>
      </w:r>
      <w:r w:rsidR="00442E9E" w:rsidRPr="0093151E">
        <w:rPr>
          <w:rFonts w:ascii="Helvetica" w:hAnsi="Helvetica"/>
          <w:sz w:val="22"/>
          <w:szCs w:val="22"/>
        </w:rPr>
        <w:t xml:space="preserve"> </w:t>
      </w:r>
      <w:r w:rsidR="00442E9E">
        <w:rPr>
          <w:rFonts w:ascii="Helvetica" w:hAnsi="Helvetica" w:cs="Helvetica"/>
          <w:bCs/>
          <w:sz w:val="22"/>
          <w:szCs w:val="22"/>
        </w:rPr>
        <w:t xml:space="preserve">Here </w:t>
      </w:r>
      <w:r w:rsidRPr="00927692">
        <w:rPr>
          <w:rFonts w:ascii="Helvetica" w:hAnsi="Helvetica" w:cs="Helvetica"/>
          <w:sz w:val="22"/>
          <w:szCs w:val="22"/>
        </w:rPr>
        <w:t xml:space="preserve">we demonstrate how monitoring information increases in value as </w:t>
      </w:r>
      <w:r w:rsidR="00BB3E78">
        <w:rPr>
          <w:rFonts w:ascii="Helvetica" w:hAnsi="Helvetica" w:cs="Helvetica"/>
          <w:sz w:val="22"/>
          <w:szCs w:val="22"/>
        </w:rPr>
        <w:t xml:space="preserve">a </w:t>
      </w:r>
      <w:r w:rsidRPr="00927692">
        <w:rPr>
          <w:rFonts w:ascii="Helvetica" w:hAnsi="Helvetica" w:cs="Helvetica"/>
          <w:sz w:val="22"/>
          <w:szCs w:val="22"/>
        </w:rPr>
        <w:t>system approach</w:t>
      </w:r>
      <w:r w:rsidR="00BB3E78">
        <w:rPr>
          <w:rFonts w:ascii="Helvetica" w:hAnsi="Helvetica" w:cs="Helvetica"/>
          <w:sz w:val="22"/>
          <w:szCs w:val="22"/>
        </w:rPr>
        <w:t>es</w:t>
      </w:r>
      <w:r w:rsidRPr="00927692">
        <w:rPr>
          <w:rFonts w:ascii="Helvetica" w:hAnsi="Helvetica" w:cs="Helvetica"/>
          <w:sz w:val="22"/>
          <w:szCs w:val="22"/>
        </w:rPr>
        <w:t xml:space="preserve"> biological </w:t>
      </w:r>
      <w:r w:rsidR="00D45DB1">
        <w:rPr>
          <w:rFonts w:ascii="Helvetica" w:hAnsi="Helvetica" w:cs="Helvetica"/>
          <w:sz w:val="22"/>
          <w:szCs w:val="22"/>
        </w:rPr>
        <w:t>tipping points. I</w:t>
      </w:r>
      <w:r w:rsidRPr="00927692">
        <w:rPr>
          <w:rFonts w:ascii="Helvetica" w:hAnsi="Helvetica" w:cs="Helvetica"/>
          <w:sz w:val="22"/>
          <w:szCs w:val="22"/>
        </w:rPr>
        <w:t xml:space="preserve">ncluding tipping points in decisions surrounding monitoring </w:t>
      </w:r>
      <w:r w:rsidR="00D45DB1">
        <w:rPr>
          <w:rFonts w:ascii="Helvetica" w:hAnsi="Helvetica" w:cs="Helvetica"/>
          <w:sz w:val="22"/>
          <w:szCs w:val="22"/>
        </w:rPr>
        <w:t>investment</w:t>
      </w:r>
      <w:r w:rsidRPr="00927692">
        <w:rPr>
          <w:rFonts w:ascii="Helvetica" w:hAnsi="Helvetica" w:cs="Helvetica"/>
          <w:sz w:val="22"/>
          <w:szCs w:val="22"/>
        </w:rPr>
        <w:t xml:space="preserve"> can help minimize costs and facilitate creation of a safe operating space within which combinations of management actions and monitoring precision lower the probability of </w:t>
      </w:r>
      <w:r w:rsidR="0067511F">
        <w:rPr>
          <w:rFonts w:ascii="Helvetica" w:hAnsi="Helvetica" w:cs="Helvetica"/>
          <w:sz w:val="22"/>
          <w:szCs w:val="22"/>
        </w:rPr>
        <w:t xml:space="preserve">ecological </w:t>
      </w:r>
      <w:r w:rsidRPr="00927692">
        <w:rPr>
          <w:rFonts w:ascii="Helvetica" w:hAnsi="Helvetica" w:cs="Helvetica"/>
          <w:sz w:val="22"/>
          <w:szCs w:val="22"/>
        </w:rPr>
        <w:t xml:space="preserve">state-changes. </w:t>
      </w:r>
      <w:r w:rsidR="009307CE" w:rsidRPr="00927692">
        <w:rPr>
          <w:rFonts w:ascii="Helvetica" w:hAnsi="Helvetica" w:cs="Helvetica"/>
          <w:sz w:val="22"/>
          <w:szCs w:val="22"/>
        </w:rPr>
        <w:t>We contrast</w:t>
      </w:r>
      <w:r w:rsidR="009307CE">
        <w:rPr>
          <w:rFonts w:ascii="Helvetica" w:hAnsi="Helvetica" w:cs="Helvetica"/>
          <w:sz w:val="22"/>
          <w:szCs w:val="22"/>
        </w:rPr>
        <w:t>ed</w:t>
      </w:r>
      <w:r w:rsidR="009307CE" w:rsidRPr="00927692">
        <w:rPr>
          <w:rFonts w:ascii="Helvetica" w:hAnsi="Helvetica" w:cs="Helvetica"/>
          <w:sz w:val="22"/>
          <w:szCs w:val="22"/>
        </w:rPr>
        <w:t xml:space="preserve"> the performance of alternative monitoring approaches that either apply precautionary buffers to reduce the likelihood of state-change or use intensive monitoring to precisely estimate proximity of the ec</w:t>
      </w:r>
      <w:r w:rsidR="009307CE">
        <w:rPr>
          <w:rFonts w:ascii="Helvetica" w:hAnsi="Helvetica" w:cs="Helvetica"/>
          <w:sz w:val="22"/>
          <w:szCs w:val="22"/>
        </w:rPr>
        <w:t>osystem to a criti</w:t>
      </w:r>
      <w:r w:rsidR="00D45DB1">
        <w:rPr>
          <w:rFonts w:ascii="Helvetica" w:hAnsi="Helvetica" w:cs="Helvetica"/>
          <w:sz w:val="22"/>
          <w:szCs w:val="22"/>
        </w:rPr>
        <w:t>cal threshold. We show that precautionary buffers</w:t>
      </w:r>
      <w:r w:rsidR="009307CE">
        <w:rPr>
          <w:rFonts w:ascii="Helvetica" w:hAnsi="Helvetica" w:cs="Helvetica"/>
          <w:sz w:val="22"/>
          <w:szCs w:val="22"/>
        </w:rPr>
        <w:t xml:space="preserve"> more effectively</w:t>
      </w:r>
      <w:r w:rsidR="009307CE" w:rsidRPr="00927692">
        <w:rPr>
          <w:rFonts w:ascii="Helvetica" w:hAnsi="Helvetica" w:cs="Helvetica"/>
          <w:sz w:val="22"/>
          <w:szCs w:val="22"/>
        </w:rPr>
        <w:t xml:space="preserve"> minimize</w:t>
      </w:r>
      <w:r w:rsidR="009307CE">
        <w:rPr>
          <w:rFonts w:ascii="Helvetica" w:hAnsi="Helvetica" w:cs="Helvetica"/>
          <w:sz w:val="22"/>
          <w:szCs w:val="22"/>
        </w:rPr>
        <w:t xml:space="preserve"> monitoring costs, maximize profits</w:t>
      </w:r>
      <w:r w:rsidR="000A07BA">
        <w:rPr>
          <w:rFonts w:ascii="Helvetica" w:hAnsi="Helvetica" w:cs="Helvetica"/>
          <w:sz w:val="22"/>
          <w:szCs w:val="22"/>
        </w:rPr>
        <w:t>,</w:t>
      </w:r>
      <w:r w:rsidR="009307CE">
        <w:rPr>
          <w:rFonts w:ascii="Helvetica" w:hAnsi="Helvetica" w:cs="Helvetica"/>
          <w:sz w:val="22"/>
          <w:szCs w:val="22"/>
        </w:rPr>
        <w:t xml:space="preserve"> and prevent an ecosystem from </w:t>
      </w:r>
      <w:r w:rsidR="009307CE">
        <w:rPr>
          <w:rStyle w:val="CommentReference"/>
        </w:rPr>
        <w:annotationRef/>
      </w:r>
      <w:r w:rsidR="009307CE" w:rsidRPr="00927692">
        <w:rPr>
          <w:rFonts w:ascii="Helvetica" w:hAnsi="Helvetica" w:cs="Helvetica"/>
          <w:sz w:val="22"/>
          <w:szCs w:val="22"/>
        </w:rPr>
        <w:t xml:space="preserve">tipping </w:t>
      </w:r>
      <w:r w:rsidR="009307CE">
        <w:rPr>
          <w:rFonts w:ascii="Helvetica" w:hAnsi="Helvetica" w:cs="Helvetica"/>
          <w:sz w:val="22"/>
          <w:szCs w:val="22"/>
        </w:rPr>
        <w:t>into</w:t>
      </w:r>
      <w:r w:rsidR="009307CE" w:rsidRPr="00927692">
        <w:rPr>
          <w:rFonts w:ascii="Helvetica" w:hAnsi="Helvetica" w:cs="Helvetica"/>
          <w:sz w:val="22"/>
          <w:szCs w:val="22"/>
        </w:rPr>
        <w:t xml:space="preserve"> an undesired state.</w:t>
      </w:r>
      <w:r w:rsidRPr="00927692">
        <w:rPr>
          <w:rFonts w:ascii="Helvetica" w:hAnsi="Helvetica" w:cs="Helvetica"/>
          <w:sz w:val="22"/>
          <w:szCs w:val="22"/>
        </w:rPr>
        <w:t xml:space="preserve"> I</w:t>
      </w:r>
      <w:r w:rsidR="000A07BA">
        <w:rPr>
          <w:rFonts w:ascii="Helvetica" w:hAnsi="Helvetica" w:cs="Helvetica"/>
          <w:sz w:val="22"/>
          <w:szCs w:val="22"/>
        </w:rPr>
        <w:t xml:space="preserve">n an era of </w:t>
      </w:r>
      <w:r w:rsidR="000A07BA" w:rsidRPr="00927692">
        <w:rPr>
          <w:rFonts w:ascii="Helvetica" w:hAnsi="Helvetica" w:cs="Helvetica"/>
          <w:sz w:val="22"/>
          <w:szCs w:val="22"/>
        </w:rPr>
        <w:t>finite resources</w:t>
      </w:r>
      <w:r w:rsidR="000A07BA">
        <w:rPr>
          <w:rFonts w:ascii="Helvetica" w:hAnsi="Helvetica" w:cs="Helvetica"/>
          <w:sz w:val="22"/>
          <w:szCs w:val="22"/>
        </w:rPr>
        <w:t>, i</w:t>
      </w:r>
      <w:r w:rsidRPr="00927692">
        <w:rPr>
          <w:rFonts w:ascii="Helvetica" w:hAnsi="Helvetica" w:cs="Helvetica"/>
          <w:sz w:val="22"/>
          <w:szCs w:val="22"/>
        </w:rPr>
        <w:t xml:space="preserve">mproving our understanding of how ecosystem characteristics dictate the trade-off between precision in ecosystem state estimates and the costs of mismanagement will benefit </w:t>
      </w:r>
      <w:r w:rsidR="0067511F">
        <w:rPr>
          <w:rFonts w:ascii="Helvetica" w:hAnsi="Helvetica" w:cs="Helvetica"/>
          <w:sz w:val="22"/>
          <w:szCs w:val="22"/>
        </w:rPr>
        <w:t xml:space="preserve">resource </w:t>
      </w:r>
      <w:r w:rsidRPr="00927692">
        <w:rPr>
          <w:rFonts w:ascii="Helvetica" w:hAnsi="Helvetica" w:cs="Helvetica"/>
          <w:sz w:val="22"/>
          <w:szCs w:val="22"/>
        </w:rPr>
        <w:t>agencies</w:t>
      </w:r>
      <w:r w:rsidR="009307CE">
        <w:rPr>
          <w:rFonts w:ascii="Helvetica" w:hAnsi="Helvetica" w:cs="Helvetica"/>
          <w:sz w:val="22"/>
          <w:szCs w:val="22"/>
        </w:rPr>
        <w:t>, government institutions,</w:t>
      </w:r>
      <w:r w:rsidRPr="00927692">
        <w:rPr>
          <w:rFonts w:ascii="Helvetica" w:hAnsi="Helvetica" w:cs="Helvetica"/>
          <w:sz w:val="22"/>
          <w:szCs w:val="22"/>
        </w:rPr>
        <w:t xml:space="preserve"> and managers.</w:t>
      </w:r>
    </w:p>
    <w:p w14:paraId="3B64435D" w14:textId="77777777" w:rsidR="0022029E" w:rsidRDefault="0022029E">
      <w:pPr>
        <w:rPr>
          <w:rFonts w:ascii="Helvetica" w:hAnsi="Helvetica" w:cs="Helvetica"/>
          <w:sz w:val="22"/>
          <w:szCs w:val="22"/>
        </w:rPr>
      </w:pPr>
      <w:r>
        <w:rPr>
          <w:rFonts w:ascii="Helvetica" w:hAnsi="Helvetica" w:cs="Helvetica"/>
          <w:sz w:val="22"/>
          <w:szCs w:val="22"/>
        </w:rPr>
        <w:br w:type="page"/>
      </w:r>
    </w:p>
    <w:p w14:paraId="56C7649E" w14:textId="77777777" w:rsidR="005B1FA4" w:rsidRDefault="005B1FA4" w:rsidP="00EA4926">
      <w:pPr>
        <w:rPr>
          <w:rFonts w:ascii="Helvetica" w:hAnsi="Helvetica"/>
          <w:b/>
          <w:sz w:val="22"/>
          <w:szCs w:val="22"/>
        </w:rPr>
      </w:pPr>
    </w:p>
    <w:p w14:paraId="22FB9DCC" w14:textId="77777777" w:rsidR="00EA4926" w:rsidRPr="00957F1F" w:rsidRDefault="00EA4926" w:rsidP="00EA4926">
      <w:pPr>
        <w:rPr>
          <w:rFonts w:ascii="Helvetica" w:hAnsi="Helvetica"/>
          <w:b/>
          <w:sz w:val="22"/>
          <w:szCs w:val="22"/>
        </w:rPr>
      </w:pPr>
      <w:r w:rsidRPr="00957F1F">
        <w:rPr>
          <w:rFonts w:ascii="Helvetica" w:hAnsi="Helvetica"/>
          <w:b/>
          <w:sz w:val="22"/>
          <w:szCs w:val="22"/>
        </w:rPr>
        <w:t>INTRODUCTION</w:t>
      </w:r>
    </w:p>
    <w:p w14:paraId="29E172B4" w14:textId="77777777" w:rsidR="00EA4926" w:rsidRDefault="00EA4926" w:rsidP="00EA4926">
      <w:pPr>
        <w:rPr>
          <w:rFonts w:ascii="Helvetica" w:hAnsi="Helvetica"/>
          <w:b/>
          <w:sz w:val="22"/>
          <w:szCs w:val="22"/>
        </w:rPr>
      </w:pPr>
    </w:p>
    <w:p w14:paraId="2AE3240F" w14:textId="4DD86E57" w:rsidR="005E722B" w:rsidRPr="00223CEE" w:rsidRDefault="005E722B" w:rsidP="005E722B">
      <w:pPr>
        <w:rPr>
          <w:rFonts w:ascii="Helvetica" w:hAnsi="Helvetica"/>
          <w:sz w:val="22"/>
          <w:szCs w:val="22"/>
        </w:rPr>
      </w:pPr>
      <w:r w:rsidRPr="00223CEE">
        <w:rPr>
          <w:rFonts w:ascii="Helvetica" w:eastAsia="Times New Roman" w:hAnsi="Helvetica" w:cs="Times New Roman"/>
          <w:sz w:val="22"/>
          <w:szCs w:val="22"/>
        </w:rPr>
        <w:t xml:space="preserve">Decision-makers seeking to avoid the collapse of financial, medical, or military defense systems often rely on detailed information to </w:t>
      </w:r>
      <w:r>
        <w:rPr>
          <w:rFonts w:ascii="Helvetica" w:eastAsia="Times New Roman" w:hAnsi="Helvetica" w:cs="Times New Roman"/>
          <w:sz w:val="22"/>
          <w:szCs w:val="22"/>
        </w:rPr>
        <w:t>manage risk</w:t>
      </w:r>
      <w:r w:rsidRPr="00223CEE">
        <w:rPr>
          <w:rFonts w:ascii="Helvetica" w:eastAsia="Times New Roman" w:hAnsi="Helvetica" w:cs="Times New Roman"/>
          <w:sz w:val="22"/>
          <w:szCs w:val="22"/>
        </w:rPr>
        <w:t xml:space="preserve">. However, high precision </w:t>
      </w:r>
      <w:r>
        <w:rPr>
          <w:rFonts w:ascii="Helvetica" w:eastAsia="Times New Roman" w:hAnsi="Helvetica" w:cs="Times New Roman"/>
          <w:sz w:val="22"/>
          <w:szCs w:val="22"/>
        </w:rPr>
        <w:t>monitoring of systems is</w:t>
      </w:r>
      <w:r w:rsidRPr="00223CEE">
        <w:rPr>
          <w:rFonts w:ascii="Helvetica" w:eastAsia="Times New Roman" w:hAnsi="Helvetica" w:cs="Times New Roman"/>
          <w:sz w:val="22"/>
          <w:szCs w:val="22"/>
        </w:rPr>
        <w:t xml:space="preserve"> often costly</w:t>
      </w:r>
      <w:r>
        <w:rPr>
          <w:rFonts w:ascii="Helvetica" w:eastAsia="Times New Roman" w:hAnsi="Helvetica" w:cs="Times New Roman"/>
          <w:sz w:val="22"/>
          <w:szCs w:val="22"/>
        </w:rPr>
        <w:t>, requires analysis and storage of massive datasets,</w:t>
      </w:r>
      <w:r w:rsidRPr="00223CEE">
        <w:rPr>
          <w:rFonts w:ascii="Helvetica" w:eastAsia="Times New Roman" w:hAnsi="Helvetica" w:cs="Times New Roman"/>
          <w:sz w:val="22"/>
          <w:szCs w:val="22"/>
        </w:rPr>
        <w:t xml:space="preserve"> and </w:t>
      </w:r>
      <w:r>
        <w:rPr>
          <w:rFonts w:ascii="Helvetica" w:eastAsia="Times New Roman" w:hAnsi="Helvetica" w:cs="Times New Roman"/>
          <w:sz w:val="22"/>
          <w:szCs w:val="22"/>
        </w:rPr>
        <w:t>can</w:t>
      </w:r>
      <w:r w:rsidRPr="00223CEE">
        <w:rPr>
          <w:rFonts w:ascii="Helvetica" w:eastAsia="Times New Roman" w:hAnsi="Helvetica" w:cs="Times New Roman"/>
          <w:sz w:val="22"/>
          <w:szCs w:val="22"/>
        </w:rPr>
        <w:t xml:space="preserve"> delay decision making. </w:t>
      </w:r>
      <w:r>
        <w:rPr>
          <w:rFonts w:ascii="Helvetica" w:eastAsia="Times New Roman" w:hAnsi="Helvetica" w:cs="Times New Roman"/>
          <w:sz w:val="22"/>
          <w:szCs w:val="22"/>
        </w:rPr>
        <w:t>I</w:t>
      </w:r>
      <w:r w:rsidRPr="00223CEE">
        <w:rPr>
          <w:rFonts w:ascii="Helvetica" w:hAnsi="Helvetica"/>
          <w:sz w:val="22"/>
          <w:szCs w:val="22"/>
        </w:rPr>
        <w:t xml:space="preserve">n </w:t>
      </w:r>
      <w:r>
        <w:rPr>
          <w:rFonts w:ascii="Helvetica" w:hAnsi="Helvetica"/>
          <w:sz w:val="22"/>
          <w:szCs w:val="22"/>
        </w:rPr>
        <w:t>environmental</w:t>
      </w:r>
      <w:r w:rsidRPr="00223CEE">
        <w:rPr>
          <w:rFonts w:ascii="Helvetica" w:hAnsi="Helvetica"/>
          <w:sz w:val="22"/>
          <w:szCs w:val="22"/>
        </w:rPr>
        <w:t xml:space="preserve"> management</w:t>
      </w:r>
      <w:r>
        <w:rPr>
          <w:rFonts w:ascii="Helvetica" w:hAnsi="Helvetica"/>
          <w:sz w:val="22"/>
          <w:szCs w:val="22"/>
        </w:rPr>
        <w:t>, a major question</w:t>
      </w:r>
      <w:r w:rsidRPr="00223CEE">
        <w:rPr>
          <w:rFonts w:ascii="Helvetica" w:hAnsi="Helvetica"/>
          <w:sz w:val="22"/>
          <w:szCs w:val="22"/>
        </w:rPr>
        <w:t xml:space="preserve"> is how much </w:t>
      </w:r>
      <w:r>
        <w:rPr>
          <w:rFonts w:ascii="Helvetica" w:hAnsi="Helvetica"/>
          <w:sz w:val="22"/>
          <w:szCs w:val="22"/>
        </w:rPr>
        <w:t>monitoring</w:t>
      </w:r>
      <w:r w:rsidRPr="00223CEE">
        <w:rPr>
          <w:rFonts w:ascii="Helvetica" w:hAnsi="Helvetica"/>
          <w:sz w:val="22"/>
          <w:szCs w:val="22"/>
        </w:rPr>
        <w:t xml:space="preserve"> is needed to maximize delivery of ecosystem</w:t>
      </w:r>
      <w:r>
        <w:rPr>
          <w:rFonts w:ascii="Helvetica" w:hAnsi="Helvetica"/>
          <w:sz w:val="22"/>
          <w:szCs w:val="22"/>
        </w:rPr>
        <w:t xml:space="preserve"> goods and</w:t>
      </w:r>
      <w:r w:rsidRPr="00223CEE">
        <w:rPr>
          <w:rFonts w:ascii="Helvetica" w:hAnsi="Helvetica"/>
          <w:sz w:val="22"/>
          <w:szCs w:val="22"/>
        </w:rPr>
        <w:t xml:space="preserve"> services while minimizing </w:t>
      </w:r>
      <w:r w:rsidR="00F6763F">
        <w:rPr>
          <w:rFonts w:ascii="Helvetica" w:hAnsi="Helvetica"/>
          <w:sz w:val="22"/>
          <w:szCs w:val="22"/>
        </w:rPr>
        <w:t xml:space="preserve">the </w:t>
      </w:r>
      <w:r w:rsidRPr="00223CEE">
        <w:rPr>
          <w:rFonts w:ascii="Helvetica" w:hAnsi="Helvetica"/>
          <w:sz w:val="22"/>
          <w:szCs w:val="22"/>
        </w:rPr>
        <w:t xml:space="preserve">risk of </w:t>
      </w:r>
      <w:r>
        <w:rPr>
          <w:rFonts w:ascii="Helvetica" w:hAnsi="Helvetica"/>
          <w:sz w:val="22"/>
          <w:szCs w:val="22"/>
        </w:rPr>
        <w:t xml:space="preserve">species or ecosystem collapse </w:t>
      </w:r>
      <w:r>
        <w:rPr>
          <w:rFonts w:ascii="Helvetica" w:hAnsi="Helvetica"/>
          <w:sz w:val="22"/>
          <w:szCs w:val="22"/>
        </w:rPr>
        <w:fldChar w:fldCharType="begin"/>
      </w:r>
      <w:r w:rsidR="009442F2">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Pr>
          <w:rFonts w:ascii="Helvetica" w:hAnsi="Helvetica"/>
          <w:sz w:val="22"/>
          <w:szCs w:val="22"/>
        </w:rPr>
        <w:fldChar w:fldCharType="separate"/>
      </w:r>
      <w:r w:rsidR="009442F2">
        <w:rPr>
          <w:rFonts w:ascii="Helvetica" w:hAnsi="Helvetica"/>
          <w:noProof/>
          <w:sz w:val="22"/>
          <w:szCs w:val="22"/>
        </w:rPr>
        <w:t>(Kates</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2001)</w:t>
      </w:r>
      <w:r>
        <w:rPr>
          <w:rFonts w:ascii="Helvetica" w:hAnsi="Helvetica"/>
          <w:sz w:val="22"/>
          <w:szCs w:val="22"/>
        </w:rPr>
        <w:fldChar w:fldCharType="end"/>
      </w:r>
      <w:r w:rsidRPr="00223CEE">
        <w:rPr>
          <w:rFonts w:ascii="Helvetica" w:hAnsi="Helvetica"/>
          <w:sz w:val="22"/>
          <w:szCs w:val="22"/>
        </w:rPr>
        <w:t>?</w:t>
      </w:r>
    </w:p>
    <w:p w14:paraId="784ECB1A" w14:textId="447F9870" w:rsidR="00002A0A" w:rsidRDefault="008F57EE" w:rsidP="008F57EE">
      <w:pPr>
        <w:ind w:firstLine="810"/>
        <w:rPr>
          <w:rFonts w:ascii="Helvetica" w:hAnsi="Helvetica"/>
          <w:color w:val="000000" w:themeColor="text1"/>
          <w:sz w:val="22"/>
          <w:szCs w:val="22"/>
        </w:rPr>
      </w:pPr>
      <w:r>
        <w:rPr>
          <w:rFonts w:ascii="Helvetica" w:eastAsia="Times New Roman" w:hAnsi="Helvetica" w:cs="Times New Roman"/>
          <w:sz w:val="22"/>
          <w:szCs w:val="22"/>
        </w:rPr>
        <w:t xml:space="preserve">In natural resource management, monitoring typically allows managers to assess the status of a species </w:t>
      </w:r>
      <w:r w:rsidR="00F658A3">
        <w:rPr>
          <w:rFonts w:ascii="Helvetica" w:eastAsia="Times New Roman" w:hAnsi="Helvetica" w:cs="Times New Roman"/>
          <w:sz w:val="22"/>
          <w:szCs w:val="22"/>
        </w:rPr>
        <w:t xml:space="preserve">or ecosystem </w:t>
      </w:r>
      <w:r w:rsidR="00604B57">
        <w:rPr>
          <w:rFonts w:ascii="Helvetica" w:eastAsia="Times New Roman" w:hAnsi="Helvetica" w:cs="Times New Roman"/>
          <w:sz w:val="22"/>
          <w:szCs w:val="22"/>
        </w:rPr>
        <w:t xml:space="preserve">relative to one or more </w:t>
      </w:r>
      <w:r>
        <w:rPr>
          <w:rFonts w:ascii="Helvetica" w:eastAsia="Times New Roman" w:hAnsi="Helvetica" w:cs="Times New Roman"/>
          <w:sz w:val="22"/>
          <w:szCs w:val="22"/>
        </w:rPr>
        <w:t>critical threshold value</w:t>
      </w:r>
      <w:r w:rsidR="00EA6C4E">
        <w:rPr>
          <w:rFonts w:ascii="Helvetica" w:eastAsia="Times New Roman" w:hAnsi="Helvetica" w:cs="Times New Roman"/>
          <w:sz w:val="22"/>
          <w:szCs w:val="22"/>
        </w:rPr>
        <w:t>s</w:t>
      </w:r>
      <w:r w:rsidR="00FE78AB">
        <w:rPr>
          <w:rFonts w:ascii="Helvetica" w:eastAsia="Times New Roman" w:hAnsi="Helvetica" w:cs="Times New Roman"/>
          <w:sz w:val="22"/>
          <w:szCs w:val="22"/>
        </w:rPr>
        <w:t>,</w:t>
      </w:r>
      <w:r>
        <w:rPr>
          <w:rFonts w:ascii="Helvetica" w:eastAsia="Times New Roman" w:hAnsi="Helvetica" w:cs="Times New Roman"/>
          <w:sz w:val="22"/>
          <w:szCs w:val="22"/>
        </w:rPr>
        <w:t xml:space="preserve"> below which the risk</w:t>
      </w:r>
      <w:r w:rsidR="00A82596">
        <w:rPr>
          <w:rFonts w:ascii="Helvetica" w:eastAsia="Times New Roman" w:hAnsi="Helvetica" w:cs="Times New Roman"/>
          <w:sz w:val="22"/>
          <w:szCs w:val="22"/>
        </w:rPr>
        <w:t xml:space="preserve"> of </w:t>
      </w:r>
      <w:r w:rsidR="00604B57">
        <w:rPr>
          <w:rFonts w:ascii="Helvetica" w:eastAsia="Times New Roman" w:hAnsi="Helvetica" w:cs="Times New Roman"/>
          <w:sz w:val="22"/>
          <w:szCs w:val="22"/>
        </w:rPr>
        <w:t xml:space="preserve">resource or socio-economic </w:t>
      </w:r>
      <w:r w:rsidR="00A82596">
        <w:rPr>
          <w:rFonts w:ascii="Helvetica" w:eastAsia="Times New Roman" w:hAnsi="Helvetica" w:cs="Times New Roman"/>
          <w:sz w:val="22"/>
          <w:szCs w:val="22"/>
        </w:rPr>
        <w:t xml:space="preserve">collapse becomes high. For </w:t>
      </w:r>
      <w:r w:rsidR="003947CD">
        <w:rPr>
          <w:rFonts w:ascii="Helvetica" w:eastAsia="Times New Roman" w:hAnsi="Helvetica" w:cs="Times New Roman"/>
          <w:sz w:val="22"/>
          <w:szCs w:val="22"/>
        </w:rPr>
        <w:t xml:space="preserve">example, in the </w:t>
      </w:r>
      <w:r w:rsidR="00A82596">
        <w:rPr>
          <w:rFonts w:ascii="Helvetica" w:eastAsia="Times New Roman" w:hAnsi="Helvetica" w:cs="Times New Roman"/>
          <w:sz w:val="22"/>
          <w:szCs w:val="22"/>
        </w:rPr>
        <w:t xml:space="preserve">management of a single </w:t>
      </w:r>
      <w:r>
        <w:rPr>
          <w:rFonts w:ascii="Helvetica" w:eastAsia="Times New Roman" w:hAnsi="Helvetica" w:cs="Times New Roman"/>
          <w:sz w:val="22"/>
          <w:szCs w:val="22"/>
        </w:rPr>
        <w:t xml:space="preserve">resource </w:t>
      </w:r>
      <w:r w:rsidRPr="00573DBE">
        <w:rPr>
          <w:rFonts w:ascii="Helvetica" w:eastAsia="Times New Roman" w:hAnsi="Helvetica" w:cs="Times New Roman"/>
          <w:color w:val="000000" w:themeColor="text1"/>
          <w:sz w:val="22"/>
          <w:szCs w:val="22"/>
        </w:rPr>
        <w:t xml:space="preserve">like </w:t>
      </w:r>
      <w:r w:rsidR="00FE78AB">
        <w:rPr>
          <w:rFonts w:ascii="Helvetica" w:eastAsia="Times New Roman" w:hAnsi="Helvetica" w:cs="Times New Roman"/>
          <w:color w:val="000000" w:themeColor="text1"/>
          <w:sz w:val="22"/>
          <w:szCs w:val="22"/>
        </w:rPr>
        <w:t xml:space="preserve">a </w:t>
      </w:r>
      <w:r w:rsidRPr="00573DBE">
        <w:rPr>
          <w:rFonts w:ascii="Helvetica" w:eastAsia="Times New Roman" w:hAnsi="Helvetica" w:cs="Times New Roman"/>
          <w:color w:val="000000" w:themeColor="text1"/>
          <w:sz w:val="22"/>
          <w:szCs w:val="22"/>
        </w:rPr>
        <w:t>fish</w:t>
      </w:r>
      <w:r w:rsidR="00FE78AB">
        <w:rPr>
          <w:rFonts w:ascii="Helvetica" w:eastAsia="Times New Roman" w:hAnsi="Helvetica" w:cs="Times New Roman"/>
          <w:color w:val="000000" w:themeColor="text1"/>
          <w:sz w:val="22"/>
          <w:szCs w:val="22"/>
        </w:rPr>
        <w:t xml:space="preserve"> stock</w:t>
      </w:r>
      <w:r w:rsidRPr="00573DBE">
        <w:rPr>
          <w:rFonts w:ascii="Helvetica" w:eastAsia="Times New Roman" w:hAnsi="Helvetica" w:cs="Times New Roman"/>
          <w:color w:val="000000" w:themeColor="text1"/>
          <w:sz w:val="22"/>
          <w:szCs w:val="22"/>
        </w:rPr>
        <w:t xml:space="preserve">, management strategies often include lower population limits below </w:t>
      </w:r>
      <w:r w:rsidRPr="00573DBE">
        <w:rPr>
          <w:rFonts w:ascii="Helvetica" w:hAnsi="Helvetica"/>
          <w:color w:val="000000" w:themeColor="text1"/>
          <w:sz w:val="22"/>
          <w:szCs w:val="22"/>
        </w:rPr>
        <w:t>which harvest is suspended</w:t>
      </w:r>
      <w:r w:rsidR="003947CD">
        <w:rPr>
          <w:rFonts w:ascii="Helvetica" w:hAnsi="Helvetica"/>
          <w:color w:val="000000" w:themeColor="text1"/>
          <w:sz w:val="22"/>
          <w:szCs w:val="22"/>
        </w:rPr>
        <w:t xml:space="preserve"> (i.e. a ‘limit reference point’). This </w:t>
      </w:r>
      <w:r w:rsidR="00F6763F">
        <w:rPr>
          <w:rFonts w:ascii="Helvetica" w:hAnsi="Helvetica"/>
          <w:color w:val="000000" w:themeColor="text1"/>
          <w:sz w:val="22"/>
          <w:szCs w:val="22"/>
        </w:rPr>
        <w:t xml:space="preserve">threshold </w:t>
      </w:r>
      <w:r w:rsidR="003947CD">
        <w:rPr>
          <w:rFonts w:ascii="Helvetica" w:hAnsi="Helvetica"/>
          <w:color w:val="000000" w:themeColor="text1"/>
          <w:sz w:val="22"/>
          <w:szCs w:val="22"/>
        </w:rPr>
        <w:t>is set</w:t>
      </w:r>
      <w:r w:rsidRPr="00573DBE">
        <w:rPr>
          <w:rFonts w:ascii="Helvetica" w:hAnsi="Helvetica"/>
          <w:color w:val="000000" w:themeColor="text1"/>
          <w:sz w:val="22"/>
          <w:szCs w:val="22"/>
        </w:rPr>
        <w:t xml:space="preserve"> because</w:t>
      </w:r>
      <w:r w:rsidR="003947CD">
        <w:rPr>
          <w:rFonts w:ascii="Helvetica" w:hAnsi="Helvetica"/>
          <w:color w:val="000000" w:themeColor="text1"/>
          <w:sz w:val="22"/>
          <w:szCs w:val="22"/>
        </w:rPr>
        <w:t xml:space="preserve"> managers believe </w:t>
      </w:r>
      <w:r w:rsidR="00125F2B" w:rsidRPr="00223CEE">
        <w:rPr>
          <w:rFonts w:ascii="Helvetica" w:hAnsi="Helvetica"/>
          <w:sz w:val="22"/>
          <w:szCs w:val="22"/>
        </w:rPr>
        <w:t xml:space="preserve">the </w:t>
      </w:r>
      <w:r w:rsidR="00125F2B">
        <w:rPr>
          <w:rFonts w:ascii="Helvetica" w:hAnsi="Helvetica"/>
          <w:sz w:val="22"/>
          <w:szCs w:val="22"/>
        </w:rPr>
        <w:t>risk of serious or irreversible harm to populations, ecosystems, economies, and societies is greatly elevated.</w:t>
      </w:r>
      <w:r w:rsidR="00A82596">
        <w:rPr>
          <w:rFonts w:ascii="Helvetica" w:hAnsi="Helvetica"/>
          <w:color w:val="000000" w:themeColor="text1"/>
          <w:sz w:val="22"/>
          <w:szCs w:val="22"/>
        </w:rPr>
        <w:t xml:space="preserve"> </w:t>
      </w:r>
      <w:r w:rsidR="00752CA9">
        <w:rPr>
          <w:rFonts w:ascii="Helvetica" w:hAnsi="Helvetica"/>
          <w:color w:val="000000" w:themeColor="text1"/>
          <w:sz w:val="22"/>
          <w:szCs w:val="22"/>
        </w:rPr>
        <w:t xml:space="preserve">Managers of a single species also seek to avoid biological tipping points, a lower population limit that is typically even lower than the limit reference point, below which </w:t>
      </w:r>
      <w:r w:rsidR="00752CA9" w:rsidRPr="00573DBE">
        <w:rPr>
          <w:rFonts w:ascii="Helvetica" w:hAnsi="Helvetica"/>
          <w:color w:val="000000" w:themeColor="text1"/>
          <w:sz w:val="22"/>
          <w:szCs w:val="22"/>
        </w:rPr>
        <w:t>irreversible</w:t>
      </w:r>
      <w:r w:rsidR="00752CA9">
        <w:rPr>
          <w:rFonts w:ascii="Helvetica" w:hAnsi="Helvetica"/>
          <w:color w:val="000000" w:themeColor="text1"/>
          <w:sz w:val="22"/>
          <w:szCs w:val="22"/>
        </w:rPr>
        <w:t xml:space="preserve"> harm can occur due to phenomena such as inbreeding depression</w:t>
      </w:r>
      <w:r w:rsidR="00A37982">
        <w:rPr>
          <w:rFonts w:ascii="Helvetica" w:hAnsi="Helvetica"/>
          <w:color w:val="000000" w:themeColor="text1"/>
          <w:sz w:val="22"/>
          <w:szCs w:val="22"/>
        </w:rPr>
        <w:t xml:space="preserve"> or mate limitation</w:t>
      </w:r>
      <w:r w:rsidR="00B369FD" w:rsidRPr="00B369FD">
        <w:t xml:space="preserve"> </w:t>
      </w:r>
      <w:r w:rsidR="004C35D8">
        <w:rPr>
          <w:rFonts w:ascii="Helvetica" w:hAnsi="Helvetica"/>
          <w:color w:val="000000" w:themeColor="text1"/>
          <w:sz w:val="22"/>
          <w:szCs w:val="22"/>
        </w:rPr>
        <w:fldChar w:fldCharType="begin"/>
      </w:r>
      <w:r w:rsidR="004C35D8">
        <w:rPr>
          <w:rFonts w:ascii="Helvetica" w:hAnsi="Helvetica"/>
          <w:color w:val="000000" w:themeColor="text1"/>
          <w:sz w:val="22"/>
          <w:szCs w:val="22"/>
        </w:rPr>
        <w:instrText xml:space="preserve"> ADDIN EN.CITE &lt;EndNote&gt;&lt;Cite&gt;&lt;Author&gt;Courchamp&lt;/Author&gt;&lt;Year&gt;1999&lt;/Year&gt;&lt;RecNum&gt;4246&lt;/RecNum&gt;&lt;DisplayText&gt;(Courchamp&lt;style face="italic"&gt; et al.&lt;/style&gt; 1999)&lt;/DisplayText&gt;&lt;record&gt;&lt;rec-number&gt;4246&lt;/rec-number&gt;&lt;foreign-keys&gt;&lt;key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Pr>
          <w:rFonts w:ascii="Helvetica" w:hAnsi="Helvetica"/>
          <w:color w:val="000000" w:themeColor="text1"/>
          <w:sz w:val="22"/>
          <w:szCs w:val="22"/>
        </w:rPr>
        <w:fldChar w:fldCharType="separate"/>
      </w:r>
      <w:r w:rsidR="004C35D8">
        <w:rPr>
          <w:rFonts w:ascii="Helvetica" w:hAnsi="Helvetica"/>
          <w:noProof/>
          <w:color w:val="000000" w:themeColor="text1"/>
          <w:sz w:val="22"/>
          <w:szCs w:val="22"/>
        </w:rPr>
        <w:t>(Courchamp</w:t>
      </w:r>
      <w:r w:rsidR="004C35D8" w:rsidRPr="004C35D8">
        <w:rPr>
          <w:rFonts w:ascii="Helvetica" w:hAnsi="Helvetica"/>
          <w:i/>
          <w:noProof/>
          <w:color w:val="000000" w:themeColor="text1"/>
          <w:sz w:val="22"/>
          <w:szCs w:val="22"/>
        </w:rPr>
        <w:t xml:space="preserve"> et al.</w:t>
      </w:r>
      <w:r w:rsidR="004C35D8">
        <w:rPr>
          <w:rFonts w:ascii="Helvetica" w:hAnsi="Helvetica"/>
          <w:noProof/>
          <w:color w:val="000000" w:themeColor="text1"/>
          <w:sz w:val="22"/>
          <w:szCs w:val="22"/>
        </w:rPr>
        <w:t xml:space="preserve"> 1999)</w:t>
      </w:r>
      <w:r w:rsidR="004C35D8">
        <w:rPr>
          <w:rFonts w:ascii="Helvetica" w:hAnsi="Helvetica"/>
          <w:color w:val="000000" w:themeColor="text1"/>
          <w:sz w:val="22"/>
          <w:szCs w:val="22"/>
        </w:rPr>
        <w:fldChar w:fldCharType="end"/>
      </w:r>
      <w:r w:rsidR="00B369FD">
        <w:rPr>
          <w:rFonts w:ascii="Helvetica" w:hAnsi="Helvetica"/>
          <w:color w:val="000000" w:themeColor="text1"/>
          <w:sz w:val="22"/>
          <w:szCs w:val="22"/>
        </w:rPr>
        <w:t>.</w:t>
      </w:r>
      <w:r w:rsidR="00752CA9" w:rsidRPr="00573DBE">
        <w:rPr>
          <w:rFonts w:ascii="Helvetica" w:hAnsi="Helvetica"/>
          <w:color w:val="000000" w:themeColor="text1"/>
          <w:sz w:val="22"/>
          <w:szCs w:val="22"/>
        </w:rPr>
        <w:t xml:space="preserve"> </w:t>
      </w:r>
      <w:r w:rsidR="000762F3">
        <w:rPr>
          <w:rFonts w:ascii="Helvetica" w:hAnsi="Helvetica"/>
          <w:color w:val="000000" w:themeColor="text1"/>
          <w:sz w:val="22"/>
          <w:szCs w:val="22"/>
        </w:rPr>
        <w:t xml:space="preserve">Such </w:t>
      </w:r>
      <w:r w:rsidR="006D77C6">
        <w:rPr>
          <w:rFonts w:ascii="Helvetica" w:hAnsi="Helvetica"/>
          <w:color w:val="000000" w:themeColor="text1"/>
          <w:sz w:val="22"/>
          <w:szCs w:val="22"/>
        </w:rPr>
        <w:t xml:space="preserve">single species </w:t>
      </w:r>
      <w:r w:rsidR="000762F3">
        <w:rPr>
          <w:rFonts w:ascii="Helvetica" w:hAnsi="Helvetica"/>
          <w:color w:val="000000" w:themeColor="text1"/>
          <w:sz w:val="22"/>
          <w:szCs w:val="22"/>
        </w:rPr>
        <w:t xml:space="preserve">thresholds have been discussed in a diverse array of contexts </w:t>
      </w:r>
      <w:r w:rsidR="006D77C6">
        <w:rPr>
          <w:rFonts w:ascii="Helvetica" w:hAnsi="Helvetica"/>
          <w:color w:val="000000" w:themeColor="text1"/>
          <w:sz w:val="22"/>
          <w:szCs w:val="22"/>
        </w:rPr>
        <w:t xml:space="preserve">ranging from </w:t>
      </w:r>
      <w:r w:rsidR="000762F3">
        <w:rPr>
          <w:rFonts w:ascii="Helvetica" w:hAnsi="Helvetica"/>
          <w:color w:val="000000" w:themeColor="text1"/>
          <w:sz w:val="22"/>
          <w:szCs w:val="22"/>
        </w:rPr>
        <w:t xml:space="preserve">indigenous hunting of geese in Australia </w:t>
      </w:r>
      <w:r w:rsidR="006D77C6">
        <w:rPr>
          <w:rFonts w:ascii="Helvetica" w:hAnsi="Helvetica"/>
          <w:color w:val="000000" w:themeColor="text1"/>
          <w:sz w:val="22"/>
          <w:szCs w:val="22"/>
        </w:rPr>
        <w:fldChar w:fldCharType="begin"/>
      </w:r>
      <w:r w:rsidR="006D77C6">
        <w:rPr>
          <w:rFonts w:ascii="Helvetica" w:hAnsi="Helvetica"/>
          <w:color w:val="000000" w:themeColor="text1"/>
          <w:sz w:val="22"/>
          <w:szCs w:val="22"/>
        </w:rPr>
        <w:instrText xml:space="preserve"> ADDIN EN.CITE &lt;EndNote&gt;&lt;Cite&gt;&lt;Author&gt;Traill&lt;/Author&gt;&lt;Year&gt;2010&lt;/Year&gt;&lt;RecNum&gt;8452&lt;/RecNum&gt;&lt;DisplayText&gt;(Traill&lt;style face="italic"&gt; et al.&lt;/style&gt; 2010)&lt;/DisplayText&gt;&lt;record&gt;&lt;rec-number&gt;8452&lt;/rec-number&gt;&lt;foreign-keys&gt;&lt;key app="EN" db-id="dsrza9wtbra05fevxvw5svf8d0a9a0ptptvp" timestamp="1490826343"&gt;8452&lt;/key&gt;&lt;/foreign-keys&gt;&lt;ref-type name="Journal Article"&gt;17&lt;/ref-type&gt;&lt;contributors&gt;&lt;authors&gt;&lt;author&gt;Traill, Lochran W&lt;/author&gt;&lt;author&gt;Bradshaw, Corey JA&lt;/author&gt;&lt;author&gt;Delean, Steven&lt;/author&gt;&lt;author&gt;Brook, Barry W&lt;/author&gt;&lt;/authors&gt;&lt;/contributors&gt;&lt;titles&gt;&lt;title&gt;Wetland conservation and sustainable use under global change: a tropical Australian case study using magpie geese&lt;/title&gt;&lt;secondary-title&gt;Ecography&lt;/secondary-title&gt;&lt;/titles&gt;&lt;periodical&gt;&lt;full-title&gt;Ecography&lt;/full-title&gt;&lt;/periodical&gt;&lt;pages&gt;818-825&lt;/pages&gt;&lt;volume&gt;33&lt;/volume&gt;&lt;number&gt;5&lt;/number&gt;&lt;dates&gt;&lt;year&gt;2010&lt;/year&gt;&lt;/dates&gt;&lt;isbn&gt;1600-0587&lt;/isbn&gt;&lt;urls&gt;&lt;/urls&gt;&lt;/record&gt;&lt;/Cite&gt;&lt;/EndNote&gt;</w:instrText>
      </w:r>
      <w:r w:rsidR="006D77C6">
        <w:rPr>
          <w:rFonts w:ascii="Helvetica" w:hAnsi="Helvetica"/>
          <w:color w:val="000000" w:themeColor="text1"/>
          <w:sz w:val="22"/>
          <w:szCs w:val="22"/>
        </w:rPr>
        <w:fldChar w:fldCharType="separate"/>
      </w:r>
      <w:r w:rsidR="006D77C6">
        <w:rPr>
          <w:rFonts w:ascii="Helvetica" w:hAnsi="Helvetica"/>
          <w:noProof/>
          <w:color w:val="000000" w:themeColor="text1"/>
          <w:sz w:val="22"/>
          <w:szCs w:val="22"/>
        </w:rPr>
        <w:t>(Traill</w:t>
      </w:r>
      <w:r w:rsidR="006D77C6" w:rsidRPr="006D77C6">
        <w:rPr>
          <w:rFonts w:ascii="Helvetica" w:hAnsi="Helvetica"/>
          <w:i/>
          <w:noProof/>
          <w:color w:val="000000" w:themeColor="text1"/>
          <w:sz w:val="22"/>
          <w:szCs w:val="22"/>
        </w:rPr>
        <w:t xml:space="preserve"> et al.</w:t>
      </w:r>
      <w:r w:rsidR="006D77C6">
        <w:rPr>
          <w:rFonts w:ascii="Helvetica" w:hAnsi="Helvetica"/>
          <w:noProof/>
          <w:color w:val="000000" w:themeColor="text1"/>
          <w:sz w:val="22"/>
          <w:szCs w:val="22"/>
        </w:rPr>
        <w:t xml:space="preserve"> 2010)</w:t>
      </w:r>
      <w:r w:rsidR="006D77C6">
        <w:rPr>
          <w:rFonts w:ascii="Helvetica" w:hAnsi="Helvetica"/>
          <w:color w:val="000000" w:themeColor="text1"/>
          <w:sz w:val="22"/>
          <w:szCs w:val="22"/>
        </w:rPr>
        <w:fldChar w:fldCharType="end"/>
      </w:r>
      <w:r w:rsidR="000762F3">
        <w:rPr>
          <w:rFonts w:ascii="Helvetica" w:hAnsi="Helvetica"/>
          <w:color w:val="000000" w:themeColor="text1"/>
          <w:sz w:val="22"/>
          <w:szCs w:val="22"/>
        </w:rPr>
        <w:t xml:space="preserve"> </w:t>
      </w:r>
      <w:r w:rsidR="006D77C6">
        <w:rPr>
          <w:rFonts w:ascii="Helvetica" w:hAnsi="Helvetica"/>
          <w:color w:val="000000" w:themeColor="text1"/>
          <w:sz w:val="22"/>
          <w:szCs w:val="22"/>
        </w:rPr>
        <w:t>to clam</w:t>
      </w:r>
      <w:r w:rsidR="000762F3">
        <w:rPr>
          <w:rFonts w:ascii="Helvetica" w:hAnsi="Helvetica"/>
          <w:color w:val="000000" w:themeColor="text1"/>
          <w:sz w:val="22"/>
          <w:szCs w:val="22"/>
        </w:rPr>
        <w:t xml:space="preserve"> fisheries </w:t>
      </w:r>
      <w:r w:rsidR="006D77C6">
        <w:rPr>
          <w:rFonts w:ascii="Helvetica" w:hAnsi="Helvetica"/>
          <w:color w:val="000000" w:themeColor="text1"/>
          <w:sz w:val="22"/>
          <w:szCs w:val="22"/>
        </w:rPr>
        <w:fldChar w:fldCharType="begin"/>
      </w:r>
      <w:r w:rsidR="006D77C6">
        <w:rPr>
          <w:rFonts w:ascii="Helvetica" w:hAnsi="Helvetica"/>
          <w:color w:val="000000" w:themeColor="text1"/>
          <w:sz w:val="22"/>
          <w:szCs w:val="22"/>
        </w:rPr>
        <w:instrText xml:space="preserve"> ADDIN EN.CITE &lt;EndNote&gt;&lt;Cite&gt;&lt;Author&gt;Ortega&lt;/Author&gt;&lt;Year&gt;2012&lt;/Year&gt;&lt;RecNum&gt;8453&lt;/RecNum&gt;&lt;DisplayText&gt;(Ortega&lt;style face="italic"&gt; et al.&lt;/style&gt; 2012)&lt;/DisplayText&gt;&lt;record&gt;&lt;rec-number&gt;8453&lt;/rec-number&gt;&lt;foreign-keys&gt;&lt;key app="EN" db-id="dsrza9wtbra05fevxvw5svf8d0a9a0ptptvp" timestamp="1490826376"&gt;8453&lt;/key&gt;&lt;/foreign-keys&gt;&lt;ref-type name="Journal Article"&gt;17&lt;/ref-type&gt;&lt;contributors&gt;&lt;authors&gt;&lt;author&gt;Ortega, Leonardo&lt;/author&gt;&lt;author&gt;Castilla, Juan Carlos&lt;/author&gt;&lt;author&gt;Espino, Marco&lt;/author&gt;&lt;author&gt;Yamashiro, Carmen&lt;/author&gt;&lt;author&gt;Defeo, Omar&lt;/author&gt;&lt;/authors&gt;&lt;/contributors&gt;&lt;titles&gt;&lt;title&gt;Effects of fishing, market price, and climate on two South American clam species&lt;/title&gt;&lt;secondary-title&gt;Marine Ecology Progress Series&lt;/secondary-title&gt;&lt;/titles&gt;&lt;periodical&gt;&lt;full-title&gt;Marine Ecology Progress Series&lt;/full-title&gt;&lt;/periodical&gt;&lt;pages&gt;71-85&lt;/pages&gt;&lt;volume&gt;469&lt;/volume&gt;&lt;dates&gt;&lt;year&gt;2012&lt;/year&gt;&lt;/dates&gt;&lt;isbn&gt;0171-8630&lt;/isbn&gt;&lt;urls&gt;&lt;/urls&gt;&lt;/record&gt;&lt;/Cite&gt;&lt;/EndNote&gt;</w:instrText>
      </w:r>
      <w:r w:rsidR="006D77C6">
        <w:rPr>
          <w:rFonts w:ascii="Helvetica" w:hAnsi="Helvetica"/>
          <w:color w:val="000000" w:themeColor="text1"/>
          <w:sz w:val="22"/>
          <w:szCs w:val="22"/>
        </w:rPr>
        <w:fldChar w:fldCharType="separate"/>
      </w:r>
      <w:r w:rsidR="006D77C6">
        <w:rPr>
          <w:rFonts w:ascii="Helvetica" w:hAnsi="Helvetica"/>
          <w:noProof/>
          <w:color w:val="000000" w:themeColor="text1"/>
          <w:sz w:val="22"/>
          <w:szCs w:val="22"/>
        </w:rPr>
        <w:t>(Ortega</w:t>
      </w:r>
      <w:r w:rsidR="006D77C6" w:rsidRPr="006D77C6">
        <w:rPr>
          <w:rFonts w:ascii="Helvetica" w:hAnsi="Helvetica"/>
          <w:i/>
          <w:noProof/>
          <w:color w:val="000000" w:themeColor="text1"/>
          <w:sz w:val="22"/>
          <w:szCs w:val="22"/>
        </w:rPr>
        <w:t xml:space="preserve"> et al.</w:t>
      </w:r>
      <w:r w:rsidR="006D77C6">
        <w:rPr>
          <w:rFonts w:ascii="Helvetica" w:hAnsi="Helvetica"/>
          <w:noProof/>
          <w:color w:val="000000" w:themeColor="text1"/>
          <w:sz w:val="22"/>
          <w:szCs w:val="22"/>
        </w:rPr>
        <w:t xml:space="preserve"> 2012)</w:t>
      </w:r>
      <w:r w:rsidR="006D77C6">
        <w:rPr>
          <w:rFonts w:ascii="Helvetica" w:hAnsi="Helvetica"/>
          <w:color w:val="000000" w:themeColor="text1"/>
          <w:sz w:val="22"/>
          <w:szCs w:val="22"/>
        </w:rPr>
        <w:fldChar w:fldCharType="end"/>
      </w:r>
      <w:r w:rsidR="006D77C6">
        <w:rPr>
          <w:rFonts w:ascii="Helvetica" w:hAnsi="Helvetica"/>
          <w:color w:val="000000" w:themeColor="text1"/>
          <w:sz w:val="22"/>
          <w:szCs w:val="22"/>
        </w:rPr>
        <w:t xml:space="preserve">. </w:t>
      </w:r>
      <w:r w:rsidR="004C35D8">
        <w:rPr>
          <w:rFonts w:ascii="Helvetica" w:hAnsi="Helvetica"/>
          <w:color w:val="000000" w:themeColor="text1"/>
          <w:sz w:val="22"/>
          <w:szCs w:val="22"/>
        </w:rPr>
        <w:t xml:space="preserve">Similar limit reference points and biological tipping points also exist at </w:t>
      </w:r>
      <w:r w:rsidR="00F658A3" w:rsidRPr="00573DBE">
        <w:rPr>
          <w:rFonts w:ascii="Helvetica" w:hAnsi="Helvetica"/>
          <w:color w:val="000000" w:themeColor="text1"/>
          <w:sz w:val="22"/>
          <w:szCs w:val="22"/>
        </w:rPr>
        <w:t>the ecosystem leve</w:t>
      </w:r>
      <w:r w:rsidR="00F6763F">
        <w:rPr>
          <w:rFonts w:ascii="Helvetica" w:hAnsi="Helvetica"/>
          <w:color w:val="000000" w:themeColor="text1"/>
          <w:sz w:val="22"/>
          <w:szCs w:val="22"/>
        </w:rPr>
        <w:t>l. In these cases,</w:t>
      </w:r>
      <w:r w:rsidR="00F658A3" w:rsidRPr="00573DBE">
        <w:rPr>
          <w:rFonts w:ascii="Helvetica" w:hAnsi="Helvetica"/>
          <w:color w:val="000000" w:themeColor="text1"/>
          <w:sz w:val="22"/>
          <w:szCs w:val="22"/>
        </w:rPr>
        <w:t xml:space="preserve"> </w:t>
      </w:r>
      <w:r w:rsidR="004C35D8">
        <w:rPr>
          <w:rFonts w:ascii="Helvetica" w:hAnsi="Helvetica"/>
          <w:color w:val="000000" w:themeColor="text1"/>
          <w:sz w:val="22"/>
          <w:szCs w:val="22"/>
        </w:rPr>
        <w:t>man</w:t>
      </w:r>
      <w:r w:rsidR="00F6763F">
        <w:rPr>
          <w:rFonts w:ascii="Helvetica" w:hAnsi="Helvetica"/>
          <w:color w:val="000000" w:themeColor="text1"/>
          <w:sz w:val="22"/>
          <w:szCs w:val="22"/>
        </w:rPr>
        <w:t>a</w:t>
      </w:r>
      <w:r w:rsidR="004C35D8">
        <w:rPr>
          <w:rFonts w:ascii="Helvetica" w:hAnsi="Helvetica"/>
          <w:color w:val="000000" w:themeColor="text1"/>
          <w:sz w:val="22"/>
          <w:szCs w:val="22"/>
        </w:rPr>
        <w:t>gers avoid biological tipping points</w:t>
      </w:r>
      <w:r w:rsidR="00F6763F">
        <w:rPr>
          <w:rFonts w:ascii="Helvetica" w:hAnsi="Helvetica"/>
          <w:color w:val="000000" w:themeColor="text1"/>
          <w:sz w:val="22"/>
          <w:szCs w:val="22"/>
        </w:rPr>
        <w:t xml:space="preserve"> that are</w:t>
      </w:r>
      <w:r w:rsidR="004C35D8">
        <w:rPr>
          <w:rFonts w:ascii="Helvetica" w:hAnsi="Helvetica"/>
          <w:color w:val="000000" w:themeColor="text1"/>
          <w:sz w:val="22"/>
          <w:szCs w:val="22"/>
        </w:rPr>
        <w:t xml:space="preserve"> </w:t>
      </w:r>
      <w:r w:rsidR="00F658A3" w:rsidRPr="00573DBE">
        <w:rPr>
          <w:rFonts w:ascii="Helvetica" w:hAnsi="Helvetica"/>
          <w:color w:val="000000" w:themeColor="text1"/>
          <w:sz w:val="22"/>
          <w:szCs w:val="22"/>
        </w:rPr>
        <w:t xml:space="preserve">defined as the point where the system rapidly switches regimes, causing demonstrable shifts in ecosystem structure and function that precipitate </w:t>
      </w:r>
      <w:r w:rsidR="00FE3BA0" w:rsidRPr="00573DBE">
        <w:rPr>
          <w:rFonts w:ascii="Helvetica" w:hAnsi="Helvetica"/>
          <w:color w:val="000000" w:themeColor="text1"/>
          <w:sz w:val="22"/>
          <w:szCs w:val="22"/>
        </w:rPr>
        <w:t xml:space="preserve">ecological and socio-economic </w:t>
      </w:r>
      <w:r w:rsidR="00F658A3" w:rsidRPr="00573DBE">
        <w:rPr>
          <w:rFonts w:ascii="Helvetica" w:hAnsi="Helvetica"/>
          <w:color w:val="000000" w:themeColor="text1"/>
          <w:sz w:val="22"/>
          <w:szCs w:val="22"/>
        </w:rPr>
        <w:t xml:space="preserve">disruptions </w:t>
      </w:r>
      <w:r w:rsidR="00F658A3" w:rsidRPr="00573DBE">
        <w:rPr>
          <w:rFonts w:ascii="Helvetica" w:hAnsi="Helvetica"/>
          <w:color w:val="000000" w:themeColor="text1"/>
          <w:sz w:val="22"/>
          <w:szCs w:val="22"/>
        </w:rPr>
        <w:fldChar w:fldCharType="begin"/>
      </w:r>
      <w:r w:rsidR="00F658A3" w:rsidRPr="00573DBE">
        <w:rPr>
          <w:rFonts w:ascii="Helvetica" w:hAnsi="Helvetica"/>
          <w:color w:val="000000" w:themeColor="text1"/>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F658A3" w:rsidRPr="00573DBE">
        <w:rPr>
          <w:rFonts w:ascii="Helvetica" w:hAnsi="Helvetica"/>
          <w:color w:val="000000" w:themeColor="text1"/>
          <w:sz w:val="22"/>
          <w:szCs w:val="22"/>
        </w:rPr>
        <w:fldChar w:fldCharType="separate"/>
      </w:r>
      <w:r w:rsidR="00F658A3" w:rsidRPr="00573DBE">
        <w:rPr>
          <w:rFonts w:ascii="Helvetica" w:hAnsi="Helvetica"/>
          <w:noProof/>
          <w:color w:val="000000" w:themeColor="text1"/>
          <w:sz w:val="22"/>
          <w:szCs w:val="22"/>
        </w:rPr>
        <w:t>(May 1977; Scheffer</w:t>
      </w:r>
      <w:r w:rsidR="00F658A3" w:rsidRPr="00573DBE">
        <w:rPr>
          <w:rFonts w:ascii="Helvetica" w:hAnsi="Helvetica"/>
          <w:i/>
          <w:noProof/>
          <w:color w:val="000000" w:themeColor="text1"/>
          <w:sz w:val="22"/>
          <w:szCs w:val="22"/>
        </w:rPr>
        <w:t xml:space="preserve"> et al.</w:t>
      </w:r>
      <w:r w:rsidR="00F658A3" w:rsidRPr="00573DBE">
        <w:rPr>
          <w:rFonts w:ascii="Helvetica" w:hAnsi="Helvetica"/>
          <w:noProof/>
          <w:color w:val="000000" w:themeColor="text1"/>
          <w:sz w:val="22"/>
          <w:szCs w:val="22"/>
        </w:rPr>
        <w:t xml:space="preserve"> 2001)</w:t>
      </w:r>
      <w:r w:rsidR="00F658A3" w:rsidRPr="00573DBE">
        <w:rPr>
          <w:rFonts w:ascii="Helvetica" w:hAnsi="Helvetica"/>
          <w:color w:val="000000" w:themeColor="text1"/>
          <w:sz w:val="22"/>
          <w:szCs w:val="22"/>
        </w:rPr>
        <w:fldChar w:fldCharType="end"/>
      </w:r>
      <w:r w:rsidR="00F658A3" w:rsidRPr="00573DBE">
        <w:rPr>
          <w:rFonts w:ascii="Helvetica" w:hAnsi="Helvetica"/>
          <w:color w:val="000000" w:themeColor="text1"/>
          <w:sz w:val="22"/>
          <w:szCs w:val="22"/>
        </w:rPr>
        <w:t xml:space="preserve">. </w:t>
      </w:r>
      <w:r w:rsidR="00CF1A4E">
        <w:rPr>
          <w:rFonts w:ascii="Helvetica" w:hAnsi="Helvetica"/>
          <w:color w:val="000000" w:themeColor="text1"/>
          <w:sz w:val="22"/>
          <w:szCs w:val="22"/>
        </w:rPr>
        <w:t>E</w:t>
      </w:r>
      <w:r w:rsidR="00EA37F5">
        <w:rPr>
          <w:rFonts w:ascii="Helvetica" w:hAnsi="Helvetica"/>
          <w:color w:val="000000" w:themeColor="text1"/>
          <w:sz w:val="22"/>
          <w:szCs w:val="22"/>
        </w:rPr>
        <w:t>cosystem-level tipping points and accompanying regime shifts have been associated with</w:t>
      </w:r>
      <w:r w:rsidR="0063467E">
        <w:rPr>
          <w:rFonts w:ascii="Helvetica" w:hAnsi="Helvetica"/>
          <w:color w:val="000000" w:themeColor="text1"/>
          <w:sz w:val="22"/>
          <w:szCs w:val="22"/>
        </w:rPr>
        <w:t xml:space="preserve"> combinations of</w:t>
      </w:r>
      <w:r w:rsidR="00EA37F5">
        <w:rPr>
          <w:rFonts w:ascii="Helvetica" w:hAnsi="Helvetica"/>
          <w:color w:val="000000" w:themeColor="text1"/>
          <w:sz w:val="22"/>
          <w:szCs w:val="22"/>
        </w:rPr>
        <w:t xml:space="preserve"> drivers including resource exploitation </w:t>
      </w:r>
      <w:r w:rsidR="00B548BF">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&lt;EndNote&gt;&lt;Cite&gt;&lt;Author&gt;Choi&lt;/Author&gt;&lt;Year&gt;2005&lt;/Year&gt;&lt;RecNum&gt;8455&lt;/RecNum&gt;&lt;Prefix&gt;overfishing`; &lt;/Prefix&gt;&lt;DisplayText&gt;(overfishing; Choi&lt;style face="italic"&gt; et al.&lt;/style&gt; 2005; Oguz &amp;amp; Gilbert 2007)&lt;/DisplayText&gt;&lt;record&gt;&lt;rec-number&gt;8455&lt;/rec-number&gt;&lt;foreign-keys&gt;&lt;key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B548BF">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(overfishing; Choi</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2005; Oguz &amp; Gilbert 2007)</w:t>
      </w:r>
      <w:r w:rsidR="00B548BF">
        <w:rPr>
          <w:rFonts w:ascii="Helvetica" w:hAnsi="Helvetica"/>
          <w:color w:val="000000" w:themeColor="text1"/>
          <w:sz w:val="22"/>
          <w:szCs w:val="22"/>
        </w:rPr>
        <w:fldChar w:fldCharType="end"/>
      </w:r>
      <w:r w:rsidR="00EA37F5">
        <w:rPr>
          <w:rFonts w:ascii="Helvetica" w:hAnsi="Helvetica"/>
          <w:color w:val="000000" w:themeColor="text1"/>
          <w:sz w:val="22"/>
          <w:szCs w:val="22"/>
        </w:rPr>
        <w:t xml:space="preserve">, climate shifts </w:t>
      </w:r>
      <w:r w:rsidR="00B548BF">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&lt;EndNote&gt;&lt;Cite&gt;&lt;Author&gt;Reyer&lt;/Author&gt;&lt;Year&gt;2015&lt;/Year&gt;&lt;RecNum&gt;8457&lt;/RecNum&gt;&lt;DisplayText&gt;(Hare &amp;amp; Mantua 2000; Reyer&lt;style face="italic"&gt; et al.&lt;/style&gt; 2015)&lt;/DisplayText&gt;&lt;record&gt;&lt;rec-number&gt;8457&lt;/rec-number&gt;&lt;foreign-keys&gt;&lt;key app="EN" db-id="dsrza9wtbra05fevxvw5svf8d0a9a0ptptvp" timestamp="1490826735"&gt;8457&lt;/key&gt;&lt;/foreign-keys&gt;&lt;ref-type name="Journal Article"&gt;17&lt;/ref-type&gt;&lt;contributors&gt;&lt;authors&gt;&lt;author&gt;Reyer, Christopher PO&lt;/author&gt;&lt;author&gt;Brouwers, Niels&lt;/author&gt;&lt;author&gt;Rammig, Anja&lt;/author&gt;&lt;author&gt;Brook, Barry W&lt;/author&gt;&lt;author&gt;Epila, Jackie&lt;/author&gt;&lt;author&gt;Grant, Robert F&lt;/author&gt;&lt;author&gt;Holmgren, Milena&lt;/author&gt;&lt;author&gt;Langerwisch, Fanny&lt;/author&gt;&lt;author&gt;Leuzinger, Sebastian&lt;/author&gt;&lt;author&gt;Lucht, Wolfgang&lt;/author&gt;&lt;/authors&gt;&lt;/contribu</w:instrText>
      </w:r>
      <w:r w:rsidR="00B548BF">
        <w:rPr>
          <w:rFonts w:ascii="Helvetica" w:hAnsi="Helvetica" w:hint="eastAsia"/>
          <w:color w:val="000000" w:themeColor="text1"/>
          <w:sz w:val="22"/>
          <w:szCs w:val="22"/>
        </w:rPr>
        <w:instrText>tors&gt;&lt;titles&gt;&lt;title&gt;Forest resilience and tipping points at different spatio</w:instrText>
      </w:r>
      <w:r w:rsidR="00B548BF">
        <w:rPr>
          <w:rFonts w:ascii="Helvetica" w:hAnsi="Helvetica" w:hint="eastAsia"/>
          <w:color w:val="000000" w:themeColor="text1"/>
          <w:sz w:val="22"/>
          <w:szCs w:val="22"/>
        </w:rPr>
        <w:instrText>‐</w:instrText>
      </w:r>
      <w:r w:rsidR="00B548BF">
        <w:rPr>
          <w:rFonts w:ascii="Helvetica" w:hAnsi="Helvetica" w:hint="eastAsia"/>
          <w:color w:val="000000" w:themeColor="text1"/>
          <w:sz w:val="22"/>
          <w:szCs w:val="22"/>
        </w:rPr>
        <w:instrText>temporal scales: approaches and challenges&lt;/title&gt;&lt;secondary-title&gt;Journal of Ecology&lt;/secondary-title&gt;&lt;/titles&gt;&lt;periodical&gt;&lt;full-title&gt;Journal of Ecology&lt;/full-title&gt;&lt;/periodica</w:instrText>
      </w:r>
      <w:r w:rsidR="00B548BF">
        <w:rPr>
          <w:rFonts w:ascii="Helvetica" w:hAnsi="Helvetica"/>
          <w:color w:val="000000" w:themeColor="text1"/>
          <w:sz w:val="22"/>
          <w:szCs w:val="22"/>
        </w:rPr>
        <w:instrText>l&gt;&lt;pages&gt;5-15&lt;/pages&gt;&lt;volume&gt;103&lt;/volume&gt;&lt;number&gt;1&lt;/number&gt;&lt;dates&gt;&lt;year&gt;2015&lt;/year&gt;&lt;/dates&gt;&lt;isbn&gt;1365-2745&lt;/isbn&gt;&lt;urls&gt;&lt;/urls&gt;&lt;/record&gt;&lt;/Cite&gt;&lt;Cite&gt;&lt;Author&gt;Hare&lt;/Author&gt;&lt;Year&gt;2000&lt;/Year&gt;&lt;RecNum&gt;8456&lt;/RecNum&gt;&lt;record&gt;&lt;rec-number&gt;8456&lt;/rec-number&gt;&lt;foreign-keys&gt;&lt;key app="EN" db-id="dsrza9wtbra05fevxvw5svf8d0a9a0ptptvp" timestamp="1490826710"&gt;8456&lt;/key&gt;&lt;/foreign-keys&gt;&lt;ref-type name="Journal Article"&gt;17&lt;/ref-type&gt;&lt;contributors&gt;&lt;authors&gt;&lt;author&gt;Hare, Steven R&lt;/author&gt;&lt;author&gt;Mantua, Nathan J&lt;/author&gt;&lt;/authors&gt;&lt;/contributors&gt;&lt;titles&gt;&lt;title&gt;Empirical evidence for North Pacific regime shifts in 1977 and 1989&lt;/title&gt;&lt;secondary-title&gt;Progress in oceanography&lt;/secondary-title&gt;&lt;/titles&gt;&lt;periodical&gt;&lt;full-title&gt;Progress in Oceanography&lt;/full-title&gt;&lt;/periodical&gt;&lt;pages&gt;103-145&lt;/pages&gt;&lt;volume&gt;47&lt;/volume&gt;&lt;number&gt;2&lt;/number&gt;&lt;dates&gt;&lt;year&gt;2000&lt;/year&gt;&lt;/dates&gt;&lt;isbn&gt;0079-6611&lt;/isbn&gt;&lt;urls&gt;&lt;/urls&gt;&lt;/record&gt;&lt;/Cite&gt;&lt;/EndNote&gt;</w:instrText>
      </w:r>
      <w:r w:rsidR="00B548BF">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(Hare &amp; Mantua 2000; Reyer</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2015)</w:t>
      </w:r>
      <w:r w:rsidR="00B548BF">
        <w:rPr>
          <w:rFonts w:ascii="Helvetica" w:hAnsi="Helvetica"/>
          <w:color w:val="000000" w:themeColor="text1"/>
          <w:sz w:val="22"/>
          <w:szCs w:val="22"/>
        </w:rPr>
        <w:fldChar w:fldCharType="end"/>
      </w:r>
      <w:r w:rsidR="00824008">
        <w:rPr>
          <w:rFonts w:ascii="Helvetica" w:hAnsi="Helvetica"/>
          <w:color w:val="000000" w:themeColor="text1"/>
          <w:sz w:val="22"/>
          <w:szCs w:val="22"/>
        </w:rPr>
        <w:t xml:space="preserve"> </w:t>
      </w:r>
      <w:r w:rsidR="00EA37F5">
        <w:rPr>
          <w:rFonts w:ascii="Helvetica" w:hAnsi="Helvetica"/>
          <w:color w:val="000000" w:themeColor="text1"/>
          <w:sz w:val="22"/>
          <w:szCs w:val="22"/>
        </w:rPr>
        <w:t xml:space="preserve">and habitat fragmentation </w:t>
      </w:r>
      <w:r w:rsidR="00B548BF">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&lt;EndNote&gt;&lt;Cite&gt;&lt;Author&gt;Cumming&lt;/Author&gt;&lt;Year&gt;2012&lt;/Year&gt;&lt;RecNum&gt;8458&lt;/RecNum&gt;&lt;Prefix&gt;deforestation`; &lt;/Prefix&gt;&lt;DisplayText&gt;(deforestation; Cumming&lt;style face="italic"&gt; et al.&lt;/style&gt; 2012)&lt;/DisplayText&gt;&lt;record&gt;&lt;rec-number&gt;8458&lt;/rec-number&gt;&lt;foreign-keys&gt;&lt;key app="EN" db-id="dsrza9wtbra05fevxvw5svf8d0a9a0ptptvp" timestamp="1490826765"&gt;8458&lt;/key&gt;&lt;/foreign-keys&gt;&lt;ref-type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B548BF">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(deforestation; Cumming</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2012)</w:t>
      </w:r>
      <w:r w:rsidR="00B548BF">
        <w:rPr>
          <w:rFonts w:ascii="Helvetica" w:hAnsi="Helvetica"/>
          <w:color w:val="000000" w:themeColor="text1"/>
          <w:sz w:val="22"/>
          <w:szCs w:val="22"/>
        </w:rPr>
        <w:fldChar w:fldCharType="end"/>
      </w:r>
      <w:r w:rsidR="00824008">
        <w:rPr>
          <w:rFonts w:ascii="Helvetica" w:hAnsi="Helvetica"/>
          <w:color w:val="000000" w:themeColor="text1"/>
          <w:sz w:val="22"/>
          <w:szCs w:val="22"/>
        </w:rPr>
        <w:t>.</w:t>
      </w:r>
    </w:p>
    <w:p w14:paraId="0B02ADA4" w14:textId="3441F2B4" w:rsidR="008F57EE" w:rsidRPr="009D71DB" w:rsidRDefault="007C79E2" w:rsidP="008F57EE">
      <w:pPr>
        <w:ind w:firstLine="810"/>
        <w:rPr>
          <w:rFonts w:ascii="Helvetica" w:eastAsia="Times New Roman" w:hAnsi="Helvetica" w:cs="Times New Roman"/>
          <w:sz w:val="22"/>
          <w:szCs w:val="22"/>
        </w:rPr>
      </w:pPr>
      <w:r>
        <w:rPr>
          <w:rFonts w:ascii="Helvetica" w:hAnsi="Helvetica"/>
          <w:color w:val="000000" w:themeColor="text1"/>
          <w:sz w:val="22"/>
          <w:szCs w:val="22"/>
        </w:rPr>
        <w:t xml:space="preserve">Whether </w:t>
      </w:r>
      <w:r w:rsidR="00002A0A">
        <w:rPr>
          <w:rFonts w:ascii="Helvetica" w:hAnsi="Helvetica"/>
          <w:color w:val="000000" w:themeColor="text1"/>
          <w:sz w:val="22"/>
          <w:szCs w:val="22"/>
        </w:rPr>
        <w:t>focused on</w:t>
      </w:r>
      <w:r w:rsidR="00F658A3" w:rsidRPr="00573DBE">
        <w:rPr>
          <w:rFonts w:ascii="Helvetica" w:hAnsi="Helvetica"/>
          <w:color w:val="000000" w:themeColor="text1"/>
          <w:sz w:val="22"/>
          <w:szCs w:val="22"/>
        </w:rPr>
        <w:t xml:space="preserve"> a single species or an entire ecosystem, i</w:t>
      </w:r>
      <w:r w:rsidR="008F57EE" w:rsidRPr="00573DBE">
        <w:rPr>
          <w:rFonts w:ascii="Helvetica" w:hAnsi="Helvetica"/>
          <w:color w:val="000000" w:themeColor="text1"/>
          <w:sz w:val="22"/>
          <w:szCs w:val="22"/>
        </w:rPr>
        <w:t xml:space="preserve">ntensive </w:t>
      </w:r>
      <w:r w:rsidR="008F57EE" w:rsidRPr="00223CEE">
        <w:rPr>
          <w:rFonts w:ascii="Helvetica" w:hAnsi="Helvetica"/>
          <w:sz w:val="22"/>
          <w:szCs w:val="22"/>
        </w:rPr>
        <w:t xml:space="preserve">monitoring can facilitate the avoidance of </w:t>
      </w:r>
      <w:r w:rsidR="005F6E63">
        <w:rPr>
          <w:rFonts w:ascii="Helvetica" w:hAnsi="Helvetica"/>
          <w:sz w:val="22"/>
          <w:szCs w:val="22"/>
        </w:rPr>
        <w:t>these critical thresholds</w:t>
      </w:r>
      <w:r w:rsidR="008F57EE" w:rsidRPr="00223CEE">
        <w:rPr>
          <w:rFonts w:ascii="Helvetica" w:hAnsi="Helvetica"/>
          <w:sz w:val="22"/>
          <w:szCs w:val="22"/>
        </w:rPr>
        <w:t xml:space="preserve"> </w:t>
      </w:r>
      <w:r w:rsidR="008F57EE">
        <w:rPr>
          <w:rFonts w:ascii="Helvetica" w:hAnsi="Helvetica"/>
          <w:sz w:val="22"/>
          <w:szCs w:val="22"/>
        </w:rPr>
        <w:t>and</w:t>
      </w:r>
      <w:r w:rsidR="008F57EE" w:rsidRPr="00223CEE">
        <w:rPr>
          <w:rFonts w:ascii="Helvetica" w:hAnsi="Helvetica"/>
          <w:sz w:val="22"/>
          <w:szCs w:val="22"/>
        </w:rPr>
        <w:t xml:space="preserve"> </w:t>
      </w:r>
      <w:r w:rsidR="008F57EE">
        <w:rPr>
          <w:rFonts w:ascii="Helvetica" w:hAnsi="Helvetica"/>
          <w:sz w:val="22"/>
          <w:szCs w:val="22"/>
        </w:rPr>
        <w:t>ensure</w:t>
      </w:r>
      <w:r w:rsidR="008F57EE" w:rsidRPr="00223CEE">
        <w:rPr>
          <w:rFonts w:ascii="Helvetica" w:hAnsi="Helvetica"/>
          <w:sz w:val="22"/>
          <w:szCs w:val="22"/>
        </w:rPr>
        <w:t xml:space="preserve"> the delivery of services</w:t>
      </w:r>
      <w:r w:rsidR="00F84D49">
        <w:rPr>
          <w:rFonts w:ascii="Helvetica" w:hAnsi="Helvetica"/>
          <w:sz w:val="22"/>
          <w:szCs w:val="22"/>
        </w:rPr>
        <w:t>,</w:t>
      </w:r>
      <w:r w:rsidR="008F57EE">
        <w:rPr>
          <w:rFonts w:ascii="Helvetica" w:hAnsi="Helvetica"/>
          <w:sz w:val="22"/>
          <w:szCs w:val="22"/>
        </w:rPr>
        <w:t xml:space="preserve"> but can </w:t>
      </w:r>
      <w:r w:rsidR="00002A0A">
        <w:rPr>
          <w:rFonts w:ascii="Helvetica" w:hAnsi="Helvetica"/>
          <w:sz w:val="22"/>
          <w:szCs w:val="22"/>
        </w:rPr>
        <w:t xml:space="preserve">also </w:t>
      </w:r>
      <w:r w:rsidR="008F57EE">
        <w:rPr>
          <w:rFonts w:ascii="Helvetica" w:hAnsi="Helvetica"/>
          <w:sz w:val="22"/>
          <w:szCs w:val="22"/>
        </w:rPr>
        <w:t>be very expensive.</w:t>
      </w:r>
      <w:r w:rsidR="008F57EE" w:rsidRPr="00223CEE">
        <w:rPr>
          <w:rFonts w:ascii="Helvetica" w:hAnsi="Helvetica"/>
          <w:sz w:val="22"/>
          <w:szCs w:val="22"/>
        </w:rPr>
        <w:t xml:space="preserve"> </w:t>
      </w:r>
      <w:r w:rsidR="008F57EE">
        <w:rPr>
          <w:rFonts w:ascii="Helvetica" w:hAnsi="Helvetica"/>
          <w:sz w:val="22"/>
          <w:szCs w:val="22"/>
        </w:rPr>
        <w:t>Moreover,</w:t>
      </w:r>
      <w:r w:rsidR="008F57EE" w:rsidRPr="00223CEE">
        <w:rPr>
          <w:rFonts w:ascii="Helvetica" w:hAnsi="Helvetica"/>
          <w:sz w:val="22"/>
          <w:szCs w:val="22"/>
        </w:rPr>
        <w:t xml:space="preserve"> even with </w:t>
      </w:r>
      <w:r w:rsidR="008F57EE">
        <w:rPr>
          <w:rFonts w:ascii="Helvetica" w:hAnsi="Helvetica"/>
          <w:sz w:val="22"/>
          <w:szCs w:val="22"/>
        </w:rPr>
        <w:t>time-</w:t>
      </w:r>
      <w:r w:rsidR="008F57EE" w:rsidRPr="00223CEE">
        <w:rPr>
          <w:rFonts w:ascii="Helvetica" w:hAnsi="Helvetica"/>
          <w:sz w:val="22"/>
          <w:szCs w:val="22"/>
        </w:rPr>
        <w:t xml:space="preserve">intensive </w:t>
      </w:r>
      <w:r w:rsidR="008F57EE">
        <w:rPr>
          <w:rFonts w:ascii="Helvetica" w:hAnsi="Helvetica"/>
          <w:sz w:val="22"/>
          <w:szCs w:val="22"/>
        </w:rPr>
        <w:t xml:space="preserve">and </w:t>
      </w:r>
      <w:r w:rsidR="00F84D49">
        <w:rPr>
          <w:rFonts w:ascii="Helvetica" w:hAnsi="Helvetica"/>
          <w:sz w:val="22"/>
          <w:szCs w:val="22"/>
        </w:rPr>
        <w:t xml:space="preserve">costly </w:t>
      </w:r>
      <w:r w:rsidR="008F57EE" w:rsidRPr="00223CEE">
        <w:rPr>
          <w:rFonts w:ascii="Helvetica" w:hAnsi="Helvetica"/>
          <w:sz w:val="22"/>
          <w:szCs w:val="22"/>
        </w:rPr>
        <w:t xml:space="preserve">monitoring, managers will never have perfect knowledge </w:t>
      </w:r>
      <w:ins w:id="10" w:author="phil levin" w:date="2017-04-21T20:37:00Z">
        <w:r w:rsidR="0010303D">
          <w:rPr>
            <w:rFonts w:ascii="Helvetica" w:hAnsi="Helvetica"/>
            <w:sz w:val="22"/>
            <w:szCs w:val="22"/>
          </w:rPr>
          <w:t xml:space="preserve">of the </w:t>
        </w:r>
      </w:ins>
      <w:r w:rsidR="00A84B35">
        <w:rPr>
          <w:rFonts w:ascii="Helvetica" w:hAnsi="Helvetica"/>
          <w:sz w:val="22"/>
          <w:szCs w:val="22"/>
        </w:rPr>
        <w:t>system</w:t>
      </w:r>
      <w:r w:rsidR="008F57EE">
        <w:rPr>
          <w:rFonts w:ascii="Helvetica" w:hAnsi="Helvetica"/>
          <w:sz w:val="22"/>
          <w:szCs w:val="22"/>
        </w:rPr>
        <w:t xml:space="preserve"> state, the linkages and dynamics of the system, </w:t>
      </w:r>
      <w:r w:rsidR="00F84D49">
        <w:rPr>
          <w:rFonts w:ascii="Helvetica" w:hAnsi="Helvetica"/>
          <w:sz w:val="22"/>
          <w:szCs w:val="22"/>
        </w:rPr>
        <w:t xml:space="preserve">or </w:t>
      </w:r>
      <w:r w:rsidR="008F57EE">
        <w:rPr>
          <w:rFonts w:ascii="Helvetica" w:hAnsi="Helvetica"/>
          <w:sz w:val="22"/>
          <w:szCs w:val="22"/>
        </w:rPr>
        <w:t xml:space="preserve">how close a system is to crossing a </w:t>
      </w:r>
      <w:r w:rsidR="00A140A9">
        <w:rPr>
          <w:rFonts w:ascii="Helvetica" w:hAnsi="Helvetica"/>
          <w:sz w:val="22"/>
          <w:szCs w:val="22"/>
        </w:rPr>
        <w:t>tipping point</w:t>
      </w:r>
      <w:r w:rsidR="008F57EE" w:rsidRPr="00223CEE">
        <w:rPr>
          <w:rFonts w:ascii="Helvetica" w:hAnsi="Helvetica"/>
          <w:sz w:val="22"/>
          <w:szCs w:val="22"/>
        </w:rPr>
        <w:t xml:space="preserve">. </w:t>
      </w:r>
      <w:r w:rsidR="008F57EE">
        <w:rPr>
          <w:rFonts w:ascii="Helvetica" w:hAnsi="Helvetica"/>
          <w:sz w:val="22"/>
          <w:szCs w:val="22"/>
        </w:rPr>
        <w:t xml:space="preserve">Two factors underlie this </w:t>
      </w:r>
      <w:r w:rsidR="00F84D49">
        <w:rPr>
          <w:rFonts w:ascii="Helvetica" w:hAnsi="Helvetica"/>
          <w:sz w:val="22"/>
          <w:szCs w:val="22"/>
        </w:rPr>
        <w:t xml:space="preserve">fundamental </w:t>
      </w:r>
      <w:r w:rsidR="008F57EE">
        <w:rPr>
          <w:rFonts w:ascii="Helvetica" w:hAnsi="Helvetica"/>
          <w:sz w:val="22"/>
          <w:szCs w:val="22"/>
        </w:rPr>
        <w:t xml:space="preserve">uncertainty. First, </w:t>
      </w:r>
      <w:r w:rsidR="00A91BC5">
        <w:rPr>
          <w:rFonts w:ascii="Helvetica" w:hAnsi="Helvetica"/>
          <w:sz w:val="22"/>
          <w:szCs w:val="22"/>
        </w:rPr>
        <w:t xml:space="preserve">species and </w:t>
      </w:r>
      <w:r w:rsidR="008F57EE">
        <w:rPr>
          <w:rFonts w:ascii="Helvetica" w:hAnsi="Helvetica"/>
          <w:sz w:val="22"/>
          <w:szCs w:val="22"/>
        </w:rPr>
        <w:t xml:space="preserve">ecosystems are constantly under flux due to changes in external drivers, which can cause </w:t>
      </w:r>
      <w:r w:rsidR="008F57EE" w:rsidRPr="00223CEE">
        <w:rPr>
          <w:rFonts w:ascii="Helvetica" w:hAnsi="Helvetica"/>
          <w:sz w:val="22"/>
          <w:szCs w:val="22"/>
        </w:rPr>
        <w:t xml:space="preserve">assessments </w:t>
      </w:r>
      <w:r w:rsidR="008F57EE">
        <w:rPr>
          <w:rFonts w:ascii="Helvetica" w:hAnsi="Helvetica"/>
          <w:sz w:val="22"/>
          <w:szCs w:val="22"/>
        </w:rPr>
        <w:t>to be</w:t>
      </w:r>
      <w:r w:rsidR="008F57EE" w:rsidRPr="00223CEE">
        <w:rPr>
          <w:rFonts w:ascii="Helvetica" w:hAnsi="Helvetica"/>
          <w:sz w:val="22"/>
          <w:szCs w:val="22"/>
        </w:rPr>
        <w:t xml:space="preserve"> derived from imperfect knowledge about</w:t>
      </w:r>
      <w:r w:rsidR="008F57EE">
        <w:rPr>
          <w:rFonts w:ascii="Helvetica" w:hAnsi="Helvetica"/>
          <w:sz w:val="22"/>
          <w:szCs w:val="22"/>
        </w:rPr>
        <w:t xml:space="preserve"> the location of a threshold before it is crossed </w:t>
      </w:r>
      <w:r w:rsidR="008F57EE">
        <w:rPr>
          <w:rFonts w:ascii="Helvetica" w:hAnsi="Helvetica"/>
          <w:sz w:val="22"/>
          <w:szCs w:val="22"/>
        </w:rPr>
        <w:fldChar w:fldCharType="begin"/>
      </w:r>
      <w:r w:rsidR="00B548BF">
        <w:rPr>
          <w:rFonts w:ascii="Helvetica" w:hAnsi="Helvetica"/>
          <w:sz w:val="22"/>
          <w:szCs w:val="22"/>
        </w:rPr>
        <w:instrText xml:space="preserve"> ADDIN EN.CITE &lt;EndNote&gt;&lt;Cite&gt;&lt;Author&gt;Mangel&lt;/Author&gt;&lt;Year&gt;2000&lt;/Year&gt;&lt;RecNum&gt;4361&lt;/RecNum&gt;&lt;DisplayText&gt;(Mangel 2000)&lt;/DisplayText&gt;&lt;record&gt;&lt;rec-number&gt;4361&lt;/rec-number&gt;&lt;foreign-keys&gt;&lt;key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Pr>
          <w:rFonts w:ascii="Helvetica" w:hAnsi="Helvetica"/>
          <w:sz w:val="22"/>
          <w:szCs w:val="22"/>
        </w:rPr>
        <w:fldChar w:fldCharType="separate"/>
      </w:r>
      <w:r w:rsidR="00B548BF">
        <w:rPr>
          <w:rFonts w:ascii="Helvetica" w:hAnsi="Helvetica"/>
          <w:noProof/>
          <w:sz w:val="22"/>
          <w:szCs w:val="22"/>
        </w:rPr>
        <w:t>(Mangel 2000)</w:t>
      </w:r>
      <w:r w:rsidR="008F57EE">
        <w:rPr>
          <w:rFonts w:ascii="Helvetica" w:hAnsi="Helvetica"/>
          <w:sz w:val="22"/>
          <w:szCs w:val="22"/>
        </w:rPr>
        <w:fldChar w:fldCharType="end"/>
      </w:r>
      <w:r w:rsidR="008F57EE">
        <w:rPr>
          <w:rFonts w:ascii="Helvetica" w:hAnsi="Helvetica"/>
          <w:sz w:val="22"/>
          <w:szCs w:val="22"/>
        </w:rPr>
        <w:t>. Second, no matter what instrument is used, there is always measurement error. Both of these sources of</w:t>
      </w:r>
      <w:r w:rsidR="008F57EE" w:rsidRPr="00223CEE">
        <w:rPr>
          <w:rFonts w:ascii="Helvetica" w:hAnsi="Helvetica"/>
          <w:sz w:val="22"/>
          <w:szCs w:val="22"/>
        </w:rPr>
        <w:t xml:space="preserve"> uncertainty </w:t>
      </w:r>
      <w:r w:rsidR="008F57EE">
        <w:rPr>
          <w:rFonts w:ascii="Helvetica" w:hAnsi="Helvetica"/>
          <w:sz w:val="22"/>
          <w:szCs w:val="22"/>
        </w:rPr>
        <w:t xml:space="preserve">are problematic, </w:t>
      </w:r>
      <w:r w:rsidR="008F57EE" w:rsidRPr="00223CEE">
        <w:rPr>
          <w:rFonts w:ascii="Helvetica" w:hAnsi="Helvetica"/>
          <w:sz w:val="22"/>
          <w:szCs w:val="22"/>
        </w:rPr>
        <w:t xml:space="preserve">because </w:t>
      </w:r>
      <w:r w:rsidR="008F57EE">
        <w:rPr>
          <w:rFonts w:ascii="Helvetica" w:hAnsi="Helvetica"/>
          <w:sz w:val="22"/>
          <w:szCs w:val="22"/>
        </w:rPr>
        <w:t xml:space="preserve">an assessment </w:t>
      </w:r>
      <w:r w:rsidR="008F57EE" w:rsidRPr="00223CEE">
        <w:rPr>
          <w:rFonts w:ascii="Helvetica" w:hAnsi="Helvetica"/>
          <w:sz w:val="22"/>
          <w:szCs w:val="22"/>
        </w:rPr>
        <w:t xml:space="preserve">might </w:t>
      </w:r>
      <w:r w:rsidR="008F57EE">
        <w:rPr>
          <w:rFonts w:ascii="Helvetica" w:hAnsi="Helvetica"/>
          <w:sz w:val="22"/>
          <w:szCs w:val="22"/>
        </w:rPr>
        <w:t>incorrectly categorize a</w:t>
      </w:r>
      <w:r w:rsidR="008F57EE" w:rsidRPr="00223CEE">
        <w:rPr>
          <w:rFonts w:ascii="Helvetica" w:hAnsi="Helvetica"/>
          <w:sz w:val="22"/>
          <w:szCs w:val="22"/>
        </w:rPr>
        <w:t xml:space="preserve"> system </w:t>
      </w:r>
      <w:r w:rsidR="008F57EE">
        <w:rPr>
          <w:rFonts w:ascii="Helvetica" w:hAnsi="Helvetica"/>
          <w:sz w:val="22"/>
          <w:szCs w:val="22"/>
        </w:rPr>
        <w:t>as being a</w:t>
      </w:r>
      <w:r w:rsidR="008F57EE" w:rsidRPr="00223CEE">
        <w:rPr>
          <w:rFonts w:ascii="Helvetica" w:hAnsi="Helvetica"/>
          <w:sz w:val="22"/>
          <w:szCs w:val="22"/>
        </w:rPr>
        <w:t xml:space="preserve"> </w:t>
      </w:r>
      <w:r w:rsidR="008F57EE">
        <w:rPr>
          <w:rFonts w:ascii="Helvetica" w:hAnsi="Helvetica"/>
          <w:sz w:val="22"/>
          <w:szCs w:val="22"/>
        </w:rPr>
        <w:t>“safe” distance from a threshold</w:t>
      </w:r>
      <w:r w:rsidR="008F57EE" w:rsidRPr="00223CEE">
        <w:rPr>
          <w:rFonts w:ascii="Helvetica" w:hAnsi="Helvetica"/>
          <w:sz w:val="22"/>
          <w:szCs w:val="22"/>
        </w:rPr>
        <w:t xml:space="preserve">, when in reality the system is </w:t>
      </w:r>
      <w:r w:rsidR="008F57EE">
        <w:rPr>
          <w:rFonts w:ascii="Helvetica" w:hAnsi="Helvetica"/>
          <w:sz w:val="22"/>
          <w:szCs w:val="22"/>
        </w:rPr>
        <w:t>at</w:t>
      </w:r>
      <w:r w:rsidR="008F57EE" w:rsidRPr="00223CEE">
        <w:rPr>
          <w:rFonts w:ascii="Helvetica" w:hAnsi="Helvetica"/>
          <w:sz w:val="22"/>
          <w:szCs w:val="22"/>
        </w:rPr>
        <w:t xml:space="preserve"> or </w:t>
      </w:r>
      <w:r w:rsidR="008F57EE">
        <w:rPr>
          <w:rFonts w:ascii="Helvetica" w:hAnsi="Helvetica"/>
          <w:sz w:val="22"/>
          <w:szCs w:val="22"/>
        </w:rPr>
        <w:t>past</w:t>
      </w:r>
      <w:r w:rsidR="008F57EE" w:rsidRPr="00223CEE">
        <w:rPr>
          <w:rFonts w:ascii="Helvetica" w:hAnsi="Helvetica"/>
          <w:sz w:val="22"/>
          <w:szCs w:val="22"/>
        </w:rPr>
        <w:t xml:space="preserve"> a threshold beyond which it will take decades to recover. </w:t>
      </w:r>
      <w:r w:rsidR="00F84D49">
        <w:rPr>
          <w:rFonts w:ascii="Helvetica" w:hAnsi="Helvetica"/>
          <w:sz w:val="22"/>
          <w:szCs w:val="22"/>
        </w:rPr>
        <w:t>Given that monitoring</w:t>
      </w:r>
      <w:r w:rsidR="00F84D49" w:rsidRPr="00223CEE">
        <w:rPr>
          <w:rFonts w:ascii="Helvetica" w:hAnsi="Helvetica"/>
          <w:sz w:val="22"/>
          <w:szCs w:val="22"/>
        </w:rPr>
        <w:t xml:space="preserve"> </w:t>
      </w:r>
      <w:r w:rsidR="00F84D49">
        <w:rPr>
          <w:rFonts w:ascii="Helvetica" w:hAnsi="Helvetica"/>
          <w:sz w:val="22"/>
          <w:szCs w:val="22"/>
        </w:rPr>
        <w:t xml:space="preserve">resources are limited and our knowledge of an ecosystem will always be incomplete, it can be </w:t>
      </w:r>
      <w:del w:id="11" w:author="phil levin" w:date="2017-04-21T20:38:00Z">
        <w:r w:rsidR="00F84D49" w:rsidDel="0010303D">
          <w:rPr>
            <w:rFonts w:ascii="Helvetica" w:hAnsi="Helvetica"/>
            <w:sz w:val="22"/>
            <w:szCs w:val="22"/>
          </w:rPr>
          <w:delText xml:space="preserve">complicated </w:delText>
        </w:r>
      </w:del>
      <w:ins w:id="12" w:author="phil levin" w:date="2017-04-21T20:38:00Z">
        <w:r w:rsidR="0010303D">
          <w:rPr>
            <w:rFonts w:ascii="Helvetica" w:hAnsi="Helvetica"/>
            <w:sz w:val="22"/>
            <w:szCs w:val="22"/>
          </w:rPr>
          <w:t xml:space="preserve">challenging </w:t>
        </w:r>
      </w:ins>
      <w:r w:rsidR="00F84D49">
        <w:rPr>
          <w:rFonts w:ascii="Helvetica" w:hAnsi="Helvetica"/>
          <w:sz w:val="22"/>
          <w:szCs w:val="22"/>
        </w:rPr>
        <w:t>to make decisions about</w:t>
      </w:r>
      <w:r w:rsidR="00F84D49" w:rsidRPr="00223CEE" w:rsidDel="00002A0A">
        <w:rPr>
          <w:rFonts w:ascii="Helvetica" w:hAnsi="Helvetica"/>
          <w:sz w:val="22"/>
          <w:szCs w:val="22"/>
        </w:rPr>
        <w:t xml:space="preserve"> </w:t>
      </w:r>
      <w:r w:rsidR="00002A0A">
        <w:rPr>
          <w:rFonts w:ascii="Helvetica" w:hAnsi="Helvetica"/>
          <w:sz w:val="22"/>
          <w:szCs w:val="22"/>
        </w:rPr>
        <w:t>appropriate monitoring strategies</w:t>
      </w:r>
      <w:r w:rsidR="00002A0A" w:rsidRPr="00223CEE">
        <w:rPr>
          <w:rFonts w:ascii="Helvetica" w:hAnsi="Helvetica"/>
          <w:sz w:val="22"/>
          <w:szCs w:val="22"/>
        </w:rPr>
        <w:t xml:space="preserve"> that </w:t>
      </w:r>
      <w:r w:rsidR="00002A0A">
        <w:rPr>
          <w:rFonts w:ascii="Helvetica" w:hAnsi="Helvetica"/>
          <w:sz w:val="22"/>
          <w:szCs w:val="22"/>
        </w:rPr>
        <w:t>allow managers</w:t>
      </w:r>
      <w:r w:rsidR="00002A0A" w:rsidRPr="00223CEE">
        <w:rPr>
          <w:rFonts w:ascii="Helvetica" w:hAnsi="Helvetica"/>
          <w:sz w:val="22"/>
          <w:szCs w:val="22"/>
        </w:rPr>
        <w:t xml:space="preserve"> to </w:t>
      </w:r>
      <w:r w:rsidR="00002A0A">
        <w:rPr>
          <w:rFonts w:ascii="Helvetica" w:hAnsi="Helvetica"/>
          <w:sz w:val="22"/>
          <w:szCs w:val="22"/>
        </w:rPr>
        <w:t xml:space="preserve">maximize the services </w:t>
      </w:r>
      <w:r w:rsidR="00F84D49">
        <w:rPr>
          <w:rFonts w:ascii="Helvetica" w:hAnsi="Helvetica"/>
          <w:sz w:val="22"/>
          <w:szCs w:val="22"/>
        </w:rPr>
        <w:t xml:space="preserve">provided by </w:t>
      </w:r>
      <w:r w:rsidR="00002A0A">
        <w:rPr>
          <w:rFonts w:ascii="Helvetica" w:hAnsi="Helvetica"/>
          <w:sz w:val="22"/>
          <w:szCs w:val="22"/>
        </w:rPr>
        <w:t>ecosystems without</w:t>
      </w:r>
      <w:r w:rsidR="00002A0A" w:rsidRPr="00223CEE">
        <w:rPr>
          <w:rFonts w:ascii="Helvetica" w:hAnsi="Helvetica"/>
          <w:sz w:val="22"/>
          <w:szCs w:val="22"/>
        </w:rPr>
        <w:t xml:space="preserve"> crossing a threshold</w:t>
      </w:r>
      <w:r w:rsidR="00F84D49">
        <w:rPr>
          <w:rFonts w:ascii="Helvetica" w:hAnsi="Helvetica"/>
          <w:sz w:val="22"/>
          <w:szCs w:val="22"/>
        </w:rPr>
        <w:t>.</w:t>
      </w:r>
      <w:r w:rsidR="008F57EE" w:rsidRPr="00223CEE">
        <w:rPr>
          <w:rFonts w:ascii="Helvetica" w:hAnsi="Helvetica"/>
          <w:sz w:val="22"/>
          <w:szCs w:val="22"/>
        </w:rPr>
        <w:t xml:space="preserve"> </w:t>
      </w:r>
    </w:p>
    <w:p w14:paraId="5CA2BD05" w14:textId="2E0CF5A7" w:rsidR="009C366A" w:rsidRDefault="00BE073F" w:rsidP="003663AE">
      <w:pPr>
        <w:rPr>
          <w:rFonts w:ascii="Helvetica" w:hAnsi="Helvetica"/>
          <w:sz w:val="22"/>
          <w:szCs w:val="22"/>
        </w:rPr>
      </w:pPr>
      <w:r>
        <w:rPr>
          <w:rFonts w:ascii="Helvetica" w:hAnsi="Helvetica"/>
          <w:b/>
          <w:sz w:val="22"/>
          <w:szCs w:val="22"/>
        </w:rPr>
        <w:tab/>
      </w:r>
      <w:r>
        <w:rPr>
          <w:rFonts w:ascii="Helvetica" w:hAnsi="Helvetica"/>
          <w:sz w:val="22"/>
          <w:szCs w:val="22"/>
        </w:rPr>
        <w:t xml:space="preserve">Previous studies have emphasized </w:t>
      </w:r>
      <w:r w:rsidR="0032791E">
        <w:rPr>
          <w:rFonts w:ascii="Helvetica" w:hAnsi="Helvetica"/>
          <w:sz w:val="22"/>
          <w:szCs w:val="22"/>
        </w:rPr>
        <w:t>that</w:t>
      </w:r>
      <w:r w:rsidR="003663AE">
        <w:rPr>
          <w:rFonts w:ascii="Helvetica" w:hAnsi="Helvetica"/>
          <w:sz w:val="22"/>
          <w:szCs w:val="22"/>
        </w:rPr>
        <w:t xml:space="preserve"> intensive</w:t>
      </w:r>
      <w:r w:rsidR="0032791E">
        <w:rPr>
          <w:rFonts w:ascii="Helvetica" w:hAnsi="Helvetica"/>
          <w:sz w:val="22"/>
          <w:szCs w:val="22"/>
        </w:rPr>
        <w:t xml:space="preserve"> </w:t>
      </w:r>
      <w:r w:rsidR="003663AE">
        <w:rPr>
          <w:rFonts w:ascii="Helvetica" w:hAnsi="Helvetica"/>
          <w:sz w:val="22"/>
          <w:szCs w:val="22"/>
        </w:rPr>
        <w:t xml:space="preserve">monitoring is not always beneficial, particularly when </w:t>
      </w:r>
      <w:r w:rsidR="002141E4">
        <w:rPr>
          <w:rFonts w:ascii="Helvetica" w:hAnsi="Helvetica"/>
          <w:sz w:val="22"/>
          <w:szCs w:val="22"/>
        </w:rPr>
        <w:t xml:space="preserve">such efforts incur </w:t>
      </w:r>
      <w:r w:rsidR="003663AE">
        <w:rPr>
          <w:rFonts w:ascii="Helvetica" w:hAnsi="Helvetica"/>
          <w:sz w:val="22"/>
          <w:szCs w:val="22"/>
        </w:rPr>
        <w:t>high cost</w:t>
      </w:r>
      <w:r w:rsidR="002141E4">
        <w:rPr>
          <w:rFonts w:ascii="Helvetica" w:hAnsi="Helvetica"/>
          <w:sz w:val="22"/>
          <w:szCs w:val="22"/>
        </w:rPr>
        <w:t>s</w:t>
      </w:r>
      <w:r w:rsidR="003663AE">
        <w:rPr>
          <w:rFonts w:ascii="Helvetica" w:hAnsi="Helvetica"/>
          <w:sz w:val="22"/>
          <w:szCs w:val="22"/>
        </w:rPr>
        <w:t xml:space="preserve"> </w:t>
      </w:r>
      <w:r w:rsidR="002141E4">
        <w:rPr>
          <w:rFonts w:ascii="Helvetica" w:hAnsi="Helvetica"/>
          <w:sz w:val="22"/>
          <w:szCs w:val="22"/>
        </w:rPr>
        <w:t xml:space="preserve">that </w:t>
      </w:r>
      <w:r w:rsidR="003663AE">
        <w:rPr>
          <w:rFonts w:ascii="Helvetica" w:hAnsi="Helvetica"/>
          <w:sz w:val="22"/>
          <w:szCs w:val="22"/>
        </w:rPr>
        <w:t xml:space="preserve">outweigh the management or conservation benefits </w:t>
      </w:r>
      <w:r w:rsidR="0032791E">
        <w:rPr>
          <w:rFonts w:ascii="Helvetica" w:hAnsi="Helvetica"/>
          <w:sz w:val="22"/>
          <w:szCs w:val="22"/>
        </w:rPr>
        <w:fldChar w:fldCharType="begin"/>
      </w:r>
      <w:r w:rsidR="00E774D1">
        <w:rPr>
          <w:rFonts w:ascii="Helvetica" w:hAnsi="Helvetica"/>
          <w:sz w:val="22"/>
          <w:szCs w:val="22"/>
        </w:rPr>
        <w:instrText xml:space="preserve"> ADDIN EN.CITE &lt;EndNote&gt;&lt;Cite&gt;&lt;Author&gt;Legg&lt;/Author&gt;&lt;Year&gt;2006&lt;/Year&gt;&lt;RecNum&gt;8543&lt;/RecNum&gt;&lt;DisplayText&gt;(Legg &amp;amp; Nagy 2006)&lt;/DisplayText&gt;&lt;record&gt;&lt;rec-number&gt;8543&lt;/rec-number&gt;&lt;foreign-keys&gt;&lt;key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Pr>
          <w:rFonts w:ascii="Helvetica" w:hAnsi="Helvetica"/>
          <w:sz w:val="22"/>
          <w:szCs w:val="22"/>
        </w:rPr>
        <w:fldChar w:fldCharType="separate"/>
      </w:r>
      <w:r w:rsidR="00E774D1">
        <w:rPr>
          <w:rFonts w:ascii="Helvetica" w:hAnsi="Helvetica"/>
          <w:noProof/>
          <w:sz w:val="22"/>
          <w:szCs w:val="22"/>
        </w:rPr>
        <w:t>(Legg &amp; Nagy 2006)</w:t>
      </w:r>
      <w:r w:rsidR="0032791E">
        <w:rPr>
          <w:rFonts w:ascii="Helvetica" w:hAnsi="Helvetica"/>
          <w:sz w:val="22"/>
          <w:szCs w:val="22"/>
        </w:rPr>
        <w:fldChar w:fldCharType="end"/>
      </w:r>
      <w:r w:rsidR="00183C91">
        <w:rPr>
          <w:rFonts w:ascii="Helvetica" w:hAnsi="Helvetica"/>
          <w:sz w:val="22"/>
          <w:szCs w:val="22"/>
        </w:rPr>
        <w:t xml:space="preserve"> such as in the context of monitoring extremely rare or cryptic </w:t>
      </w:r>
      <w:r w:rsidR="005136B0">
        <w:rPr>
          <w:rFonts w:ascii="Helvetica" w:hAnsi="Helvetica"/>
          <w:sz w:val="22"/>
          <w:szCs w:val="22"/>
        </w:rPr>
        <w:t xml:space="preserve">threatened </w:t>
      </w:r>
      <w:r w:rsidR="00183C91">
        <w:rPr>
          <w:rFonts w:ascii="Helvetica" w:hAnsi="Helvetica"/>
          <w:sz w:val="22"/>
          <w:szCs w:val="22"/>
        </w:rPr>
        <w:t>species</w:t>
      </w:r>
      <w:r w:rsidR="005136B0" w:rsidRPr="005136B0">
        <w:t xml:space="preserve"> </w:t>
      </w:r>
      <w:r w:rsidR="005136B0">
        <w:rPr>
          <w:rFonts w:ascii="Helvetica" w:hAnsi="Helvetica"/>
          <w:sz w:val="22"/>
          <w:szCs w:val="22"/>
        </w:rPr>
        <w:fldChar w:fldCharType="begin"/>
      </w:r>
      <w:r w:rsidR="00E774D1">
        <w:rPr>
          <w:rFonts w:ascii="Helvetica" w:hAnsi="Helvetica"/>
          <w:sz w:val="22"/>
          <w:szCs w:val="22"/>
        </w:rPr>
        <w:instrText xml:space="preserve"> ADDIN EN.CITE &lt;EndNote&gt;&lt;Cite&gt;&lt;Author&gt;Chadès&lt;/Author&gt;&lt;Year&gt;2008&lt;/Year&gt;&lt;RecNum&gt;8545&lt;/RecNum&gt;&lt;DisplayText&gt;(Chadès&lt;style face="italic"&gt; et al.&lt;/style&gt; 2008)&lt;/DisplayText&gt;&lt;record&gt;&lt;rec-number&gt;8545&lt;/rec-number&gt;&lt;foreign-keys&gt;&lt;key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Pr>
          <w:rFonts w:ascii="Helvetica" w:hAnsi="Helvetica"/>
          <w:sz w:val="22"/>
          <w:szCs w:val="22"/>
        </w:rPr>
        <w:fldChar w:fldCharType="separate"/>
      </w:r>
      <w:r w:rsidR="00E774D1">
        <w:rPr>
          <w:rFonts w:ascii="Helvetica" w:hAnsi="Helvetica"/>
          <w:noProof/>
          <w:sz w:val="22"/>
          <w:szCs w:val="22"/>
        </w:rPr>
        <w:t>(Chadès</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2008)</w:t>
      </w:r>
      <w:r w:rsidR="005136B0">
        <w:rPr>
          <w:rFonts w:ascii="Helvetica" w:hAnsi="Helvetica"/>
          <w:sz w:val="22"/>
          <w:szCs w:val="22"/>
        </w:rPr>
        <w:fldChar w:fldCharType="end"/>
      </w:r>
      <w:r w:rsidR="009934BB">
        <w:rPr>
          <w:rFonts w:ascii="Helvetica" w:hAnsi="Helvetica"/>
          <w:sz w:val="22"/>
          <w:szCs w:val="22"/>
        </w:rPr>
        <w:t xml:space="preserve">, or in reference to limitations of adaptive management </w:t>
      </w:r>
      <w:r w:rsidR="009934BB">
        <w:rPr>
          <w:rFonts w:ascii="Helvetica" w:hAnsi="Helvetica"/>
          <w:sz w:val="22"/>
          <w:szCs w:val="22"/>
        </w:rPr>
        <w:fldChar w:fldCharType="begin"/>
      </w:r>
      <w:r w:rsidR="00E774D1">
        <w:rPr>
          <w:rFonts w:ascii="Helvetica" w:hAnsi="Helvetica"/>
          <w:sz w:val="22"/>
          <w:szCs w:val="22"/>
        </w:rPr>
        <w:instrText xml:space="preserve"> ADDIN EN.CITE &lt;EndNote&gt;&lt;Cite&gt;&lt;Author&gt;McDonald-Madden&lt;/Author&gt;&lt;Year&gt;2010&lt;/Year&gt;&lt;RecNum&gt;8544&lt;/RecNum&gt;&lt;DisplayText&gt;(McDonald-Madden&lt;style face="italic"&gt; et al.&lt;/style&gt; 2010)&lt;/DisplayText&gt;&lt;record&gt;&lt;rec-number&gt;8544&lt;/rec-number&gt;&lt;foreign-keys&gt;&lt;key app="EN" db-id="dsrza9wtbra05fevxvw5svf8d0a9a0ptptvp" timestamp="1475782765"&gt;8544&lt;/key&gt;&lt;/foreign-keys&gt;&lt;ref-type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934BB">
        <w:rPr>
          <w:rFonts w:ascii="Helvetica" w:hAnsi="Helvetica"/>
          <w:sz w:val="22"/>
          <w:szCs w:val="22"/>
        </w:rPr>
        <w:fldChar w:fldCharType="separate"/>
      </w:r>
      <w:r w:rsidR="00E774D1">
        <w:rPr>
          <w:rFonts w:ascii="Helvetica" w:hAnsi="Helvetica"/>
          <w:noProof/>
          <w:sz w:val="22"/>
          <w:szCs w:val="22"/>
        </w:rPr>
        <w:t>(McDonald-Madden</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2010)</w:t>
      </w:r>
      <w:r w:rsidR="009934BB">
        <w:rPr>
          <w:rFonts w:ascii="Helvetica" w:hAnsi="Helvetica"/>
          <w:sz w:val="22"/>
          <w:szCs w:val="22"/>
        </w:rPr>
        <w:fldChar w:fldCharType="end"/>
      </w:r>
      <w:r w:rsidR="003663AE">
        <w:rPr>
          <w:rFonts w:ascii="Helvetica" w:hAnsi="Helvetica"/>
          <w:sz w:val="22"/>
          <w:szCs w:val="22"/>
        </w:rPr>
        <w:t xml:space="preserve">. </w:t>
      </w:r>
      <w:r w:rsidR="00602A5F" w:rsidRPr="00614769">
        <w:rPr>
          <w:rFonts w:ascii="Helvetica" w:hAnsi="Helvetica"/>
          <w:sz w:val="22"/>
          <w:szCs w:val="22"/>
        </w:rPr>
        <w:t>Here,</w:t>
      </w:r>
      <w:r w:rsidR="00344157" w:rsidRPr="00614769">
        <w:rPr>
          <w:rFonts w:ascii="Helvetica" w:hAnsi="Helvetica"/>
          <w:sz w:val="22"/>
          <w:szCs w:val="22"/>
        </w:rPr>
        <w:t xml:space="preserve"> we</w:t>
      </w:r>
      <w:r w:rsidR="003663AE">
        <w:rPr>
          <w:rFonts w:ascii="Helvetica" w:hAnsi="Helvetica"/>
          <w:sz w:val="22"/>
          <w:szCs w:val="22"/>
        </w:rPr>
        <w:t xml:space="preserve"> extend these studies by focusing on the value of </w:t>
      </w:r>
      <w:r w:rsidR="003663AE">
        <w:rPr>
          <w:rFonts w:ascii="Helvetica" w:hAnsi="Helvetica"/>
          <w:sz w:val="22"/>
          <w:szCs w:val="22"/>
        </w:rPr>
        <w:lastRenderedPageBreak/>
        <w:t>monitoring information in systems with one or more critical threshold</w:t>
      </w:r>
      <w:ins w:id="13" w:author="phil levin" w:date="2017-04-21T20:39:00Z">
        <w:r w:rsidR="0010303D">
          <w:rPr>
            <w:rFonts w:ascii="Helvetica" w:hAnsi="Helvetica"/>
            <w:sz w:val="22"/>
            <w:szCs w:val="22"/>
          </w:rPr>
          <w:t>s</w:t>
        </w:r>
      </w:ins>
      <w:r w:rsidR="003663AE">
        <w:rPr>
          <w:rFonts w:ascii="Helvetica" w:hAnsi="Helvetica"/>
          <w:sz w:val="22"/>
          <w:szCs w:val="22"/>
        </w:rPr>
        <w:t>.</w:t>
      </w:r>
      <w:r w:rsidR="00763A42">
        <w:rPr>
          <w:rFonts w:ascii="Helvetica" w:hAnsi="Helvetica"/>
          <w:sz w:val="22"/>
          <w:szCs w:val="22"/>
        </w:rPr>
        <w:t xml:space="preserve"> W</w:t>
      </w:r>
      <w:r w:rsidR="003663AE">
        <w:rPr>
          <w:rFonts w:ascii="Helvetica" w:hAnsi="Helvetica"/>
          <w:sz w:val="22"/>
          <w:szCs w:val="22"/>
        </w:rPr>
        <w:t>e</w:t>
      </w:r>
      <w:r w:rsidR="00344157" w:rsidRPr="00614769">
        <w:rPr>
          <w:rFonts w:ascii="Helvetica" w:hAnsi="Helvetica"/>
          <w:sz w:val="22"/>
          <w:szCs w:val="22"/>
        </w:rPr>
        <w:t xml:space="preserve"> </w:t>
      </w:r>
      <w:r w:rsidR="004D2470" w:rsidRPr="00614769">
        <w:rPr>
          <w:rFonts w:ascii="Helvetica" w:hAnsi="Helvetica"/>
          <w:sz w:val="22"/>
          <w:szCs w:val="22"/>
        </w:rPr>
        <w:t>develop a heuristic model</w:t>
      </w:r>
      <w:r w:rsidR="003663AE">
        <w:rPr>
          <w:rFonts w:ascii="Helvetica" w:hAnsi="Helvetica"/>
          <w:sz w:val="22"/>
          <w:szCs w:val="22"/>
        </w:rPr>
        <w:t xml:space="preserve"> of a harvested species with a limit reference point and biological tipping point to </w:t>
      </w:r>
      <w:r w:rsidR="004B2744">
        <w:rPr>
          <w:rFonts w:ascii="Helvetica" w:hAnsi="Helvetica"/>
          <w:sz w:val="22"/>
          <w:szCs w:val="22"/>
        </w:rPr>
        <w:t>ask</w:t>
      </w:r>
      <w:r w:rsidR="00852921">
        <w:rPr>
          <w:rFonts w:ascii="Helvetica" w:hAnsi="Helvetica"/>
          <w:sz w:val="22"/>
          <w:szCs w:val="22"/>
        </w:rPr>
        <w:t xml:space="preserve"> </w:t>
      </w:r>
      <w:r w:rsidR="00EB17AA">
        <w:rPr>
          <w:rFonts w:ascii="Helvetica" w:hAnsi="Helvetica"/>
          <w:sz w:val="22"/>
          <w:szCs w:val="22"/>
        </w:rPr>
        <w:t xml:space="preserve">three </w:t>
      </w:r>
      <w:r w:rsidR="00852921">
        <w:rPr>
          <w:rFonts w:ascii="Helvetica" w:hAnsi="Helvetica"/>
          <w:sz w:val="22"/>
          <w:szCs w:val="22"/>
        </w:rPr>
        <w:t>questions:</w:t>
      </w:r>
    </w:p>
    <w:p w14:paraId="37D7C9B8" w14:textId="77777777" w:rsidR="00D92A66" w:rsidRDefault="00D92A66" w:rsidP="00B61A5C">
      <w:pPr>
        <w:ind w:firstLine="720"/>
        <w:rPr>
          <w:rFonts w:ascii="Helvetica" w:hAnsi="Helvetica"/>
          <w:sz w:val="22"/>
          <w:szCs w:val="22"/>
        </w:rPr>
      </w:pPr>
    </w:p>
    <w:p w14:paraId="6A3A57EF" w14:textId="61EEFE1B"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How does return on monitoring investment </w:t>
      </w:r>
      <w:r w:rsidR="004972A1">
        <w:rPr>
          <w:rFonts w:ascii="Helvetica" w:hAnsi="Helvetica"/>
          <w:sz w:val="22"/>
          <w:szCs w:val="22"/>
        </w:rPr>
        <w:t>change</w:t>
      </w:r>
      <w:r w:rsidR="004972A1" w:rsidRPr="006D7DEA">
        <w:rPr>
          <w:rFonts w:ascii="Helvetica" w:hAnsi="Helvetica"/>
          <w:sz w:val="22"/>
          <w:szCs w:val="22"/>
        </w:rPr>
        <w:t xml:space="preserve"> </w:t>
      </w:r>
      <w:r w:rsidRPr="006D7DEA">
        <w:rPr>
          <w:rFonts w:ascii="Helvetica" w:hAnsi="Helvetica"/>
          <w:sz w:val="22"/>
          <w:szCs w:val="22"/>
        </w:rPr>
        <w:t>wit</w:t>
      </w:r>
      <w:r w:rsidR="00064856" w:rsidRPr="006D7DEA">
        <w:rPr>
          <w:rFonts w:ascii="Helvetica" w:hAnsi="Helvetica"/>
          <w:sz w:val="22"/>
          <w:szCs w:val="22"/>
        </w:rPr>
        <w:t xml:space="preserve">h proximity to a </w:t>
      </w:r>
      <w:r w:rsidR="009442F2">
        <w:rPr>
          <w:rFonts w:ascii="Helvetica" w:eastAsia="Times New Roman" w:hAnsi="Helvetica" w:cs="Times New Roman"/>
          <w:sz w:val="22"/>
          <w:szCs w:val="22"/>
        </w:rPr>
        <w:t>critical threshold</w:t>
      </w:r>
      <w:r w:rsidR="00064856" w:rsidRPr="006D7DEA">
        <w:rPr>
          <w:rFonts w:ascii="Helvetica" w:hAnsi="Helvetica"/>
          <w:sz w:val="22"/>
          <w:szCs w:val="22"/>
        </w:rPr>
        <w:t>?</w:t>
      </w:r>
    </w:p>
    <w:p w14:paraId="5B4C53F9" w14:textId="5B32F8D6"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What is the safe operating space that allows avoidance of </w:t>
      </w:r>
      <w:r w:rsidR="009442F2">
        <w:rPr>
          <w:rFonts w:ascii="Helvetica" w:eastAsia="Times New Roman" w:hAnsi="Helvetica" w:cs="Times New Roman"/>
          <w:sz w:val="22"/>
          <w:szCs w:val="22"/>
        </w:rPr>
        <w:t>critical thresholds</w:t>
      </w:r>
      <w:r w:rsidR="001361AB" w:rsidRPr="006D7DEA">
        <w:rPr>
          <w:rFonts w:ascii="Helvetica" w:hAnsi="Helvetica"/>
          <w:sz w:val="22"/>
          <w:szCs w:val="22"/>
        </w:rPr>
        <w:t>?</w:t>
      </w:r>
    </w:p>
    <w:p w14:paraId="1A3E63BB" w14:textId="77777777"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6684C277" w14:textId="77777777" w:rsidR="00FB4775" w:rsidRPr="00957F1F" w:rsidRDefault="00FB4775" w:rsidP="00FB4775">
      <w:pPr>
        <w:rPr>
          <w:rFonts w:ascii="Helvetica" w:hAnsi="Helvetica"/>
          <w:b/>
          <w:sz w:val="22"/>
          <w:szCs w:val="22"/>
        </w:rPr>
      </w:pPr>
    </w:p>
    <w:p w14:paraId="0E253EA7"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5E143F7" w14:textId="77777777" w:rsidR="0036192F" w:rsidRDefault="0036192F" w:rsidP="0036192F">
      <w:pPr>
        <w:tabs>
          <w:tab w:val="left" w:pos="2760"/>
        </w:tabs>
        <w:rPr>
          <w:rFonts w:ascii="Helvetica" w:hAnsi="Helvetica"/>
          <w:b/>
          <w:sz w:val="22"/>
          <w:szCs w:val="22"/>
        </w:rPr>
      </w:pPr>
    </w:p>
    <w:p w14:paraId="6DF93684"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0CAD535A" w14:textId="77777777" w:rsidR="00B70217" w:rsidRPr="0036192F" w:rsidRDefault="00B70217" w:rsidP="0036192F">
      <w:pPr>
        <w:tabs>
          <w:tab w:val="left" w:pos="2760"/>
        </w:tabs>
        <w:rPr>
          <w:rFonts w:ascii="Helvetica" w:hAnsi="Helvetica"/>
          <w:i/>
          <w:sz w:val="22"/>
          <w:szCs w:val="22"/>
        </w:rPr>
      </w:pPr>
    </w:p>
    <w:p w14:paraId="4AA24B29" w14:textId="37134A5E" w:rsidR="00C404D8" w:rsidRDefault="00730E93" w:rsidP="00A140A9">
      <w:pPr>
        <w:tabs>
          <w:tab w:val="left" w:pos="2760"/>
        </w:tabs>
        <w:rPr>
          <w:rFonts w:ascii="Helvetica" w:hAnsi="Helvetica"/>
          <w:b/>
          <w:sz w:val="22"/>
          <w:szCs w:val="22"/>
        </w:rPr>
      </w:pPr>
      <w:r>
        <w:rPr>
          <w:rFonts w:ascii="Helvetica" w:hAnsi="Helvetica"/>
          <w:sz w:val="22"/>
          <w:szCs w:val="22"/>
        </w:rPr>
        <w:t>We used m</w:t>
      </w:r>
      <w:r w:rsidR="003030A9" w:rsidRPr="00957F1F">
        <w:rPr>
          <w:rFonts w:ascii="Helvetica" w:hAnsi="Helvetica"/>
          <w:sz w:val="22"/>
          <w:szCs w:val="22"/>
        </w:rPr>
        <w:t xml:space="preserve">anagement strategy evaluation </w:t>
      </w:r>
      <w:r w:rsidR="008324A7" w:rsidRPr="00957F1F">
        <w:rPr>
          <w:rFonts w:ascii="Helvetica" w:hAnsi="Helvetica"/>
          <w:sz w:val="22"/>
          <w:szCs w:val="22"/>
        </w:rPr>
        <w:t>(MSE)</w:t>
      </w:r>
      <w:r>
        <w:rPr>
          <w:rFonts w:ascii="Helvetica" w:hAnsi="Helvetica"/>
          <w:sz w:val="22"/>
          <w:szCs w:val="22"/>
        </w:rPr>
        <w:t xml:space="preserve">, </w:t>
      </w:r>
      <w:r w:rsidR="0079704C">
        <w:rPr>
          <w:rFonts w:ascii="Helvetica" w:hAnsi="Helvetica"/>
          <w:sz w:val="22"/>
          <w:szCs w:val="22"/>
        </w:rPr>
        <w:t>an analytical tool that defines the total allowable harvest given a suite of</w:t>
      </w:r>
      <w:r w:rsidR="00C404D8">
        <w:rPr>
          <w:rFonts w:ascii="Helvetica" w:hAnsi="Helvetica"/>
          <w:sz w:val="22"/>
          <w:szCs w:val="22"/>
        </w:rPr>
        <w:t xml:space="preserve"> different monitoring strategies</w:t>
      </w:r>
      <w:r w:rsidRPr="00730E93">
        <w:t xml:space="preserve"> </w:t>
      </w:r>
      <w:r w:rsidR="009442F2">
        <w:rPr>
          <w:rFonts w:ascii="Helvetica" w:hAnsi="Helvetica"/>
          <w:sz w:val="22"/>
          <w:szCs w:val="22"/>
        </w:rPr>
        <w:fldChar w:fldCharType="begin"/>
      </w:r>
      <w:r w:rsidR="009442F2">
        <w:rPr>
          <w:rFonts w:ascii="Helvetica" w:hAnsi="Helvetica"/>
          <w:sz w:val="22"/>
          <w:szCs w:val="22"/>
        </w:rPr>
        <w:instrText xml:space="preserve"> ADDIN EN.CITE &lt;EndNote&gt;&lt;Cite&gt;&lt;Author&gt;Bunnefeld&lt;/Author&gt;&lt;Year&gt;2011&lt;/Year&gt;&lt;RecNum&gt;8370&lt;/RecNum&gt;&lt;DisplayText&gt;(Bunnefeld&lt;style face="italic"&gt; et al.&lt;/style&gt; 2011)&lt;/DisplayText&gt;&lt;record&gt;&lt;rec-number&gt;8370&lt;/rec-number&gt;&lt;foreign-keys&gt;&lt;key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442F2">
        <w:rPr>
          <w:rFonts w:ascii="Helvetica" w:hAnsi="Helvetica"/>
          <w:sz w:val="22"/>
          <w:szCs w:val="22"/>
        </w:rPr>
        <w:fldChar w:fldCharType="separate"/>
      </w:r>
      <w:r w:rsidR="009442F2">
        <w:rPr>
          <w:rFonts w:ascii="Helvetica" w:hAnsi="Helvetica"/>
          <w:noProof/>
          <w:sz w:val="22"/>
          <w:szCs w:val="22"/>
        </w:rPr>
        <w:t>(Bunnefeld</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2011)</w:t>
      </w:r>
      <w:r w:rsidR="009442F2">
        <w:rPr>
          <w:rFonts w:ascii="Helvetica" w:hAnsi="Helvetica"/>
          <w:sz w:val="22"/>
          <w:szCs w:val="22"/>
        </w:rPr>
        <w:fldChar w:fldCharType="end"/>
      </w:r>
      <w:r w:rsidR="0079704C">
        <w:rPr>
          <w:rFonts w:ascii="Helvetica" w:hAnsi="Helvetica"/>
          <w:sz w:val="22"/>
          <w:szCs w:val="22"/>
        </w:rPr>
        <w:t xml:space="preserve">. MSE </w:t>
      </w:r>
      <w:r w:rsidR="008324A7" w:rsidRPr="00957F1F">
        <w:rPr>
          <w:rFonts w:ascii="Helvetica" w:hAnsi="Helvetica"/>
          <w:sz w:val="22"/>
          <w:szCs w:val="22"/>
        </w:rPr>
        <w:t>is an</w:t>
      </w:r>
      <w:r w:rsidR="003030A9" w:rsidRPr="00957F1F">
        <w:rPr>
          <w:rFonts w:ascii="Helvetica" w:hAnsi="Helvetica"/>
          <w:sz w:val="22"/>
          <w:szCs w:val="22"/>
        </w:rPr>
        <w:t xml:space="preserve"> </w:t>
      </w:r>
      <w:r w:rsidR="00F61749" w:rsidRPr="00957F1F">
        <w:rPr>
          <w:rFonts w:ascii="Helvetica" w:hAnsi="Helvetica"/>
          <w:sz w:val="22"/>
          <w:szCs w:val="22"/>
        </w:rPr>
        <w:t>ideal</w:t>
      </w:r>
      <w:r w:rsidR="003030A9"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w:t>
      </w:r>
      <w:r w:rsidR="007D2E9C">
        <w:rPr>
          <w:rFonts w:ascii="Helvetica" w:hAnsi="Helvetica"/>
          <w:sz w:val="22"/>
          <w:szCs w:val="22"/>
        </w:rPr>
        <w:t>alternative levels of</w:t>
      </w:r>
      <w:r w:rsidR="007D2E9C" w:rsidRPr="00957F1F">
        <w:rPr>
          <w:rFonts w:ascii="Helvetica" w:hAnsi="Helvetica"/>
          <w:sz w:val="22"/>
          <w:szCs w:val="22"/>
        </w:rPr>
        <w:t xml:space="preserv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9D7096">
        <w:rPr>
          <w:rFonts w:ascii="Helvetica" w:hAnsi="Helvetica"/>
          <w:sz w:val="22"/>
          <w:szCs w:val="22"/>
        </w:rPr>
        <w:t xml:space="preserve">The </w:t>
      </w:r>
      <w:ins w:id="14" w:author="phil levin" w:date="2017-04-21T20:39:00Z">
        <w:r w:rsidR="0010303D">
          <w:rPr>
            <w:rFonts w:ascii="Helvetica" w:hAnsi="Helvetica"/>
            <w:sz w:val="22"/>
            <w:szCs w:val="22"/>
          </w:rPr>
          <w:t>M</w:t>
        </w:r>
      </w:ins>
      <w:del w:id="15" w:author="phil levin" w:date="2017-04-21T20:39:00Z">
        <w:r w:rsidR="009D7096" w:rsidDel="0010303D">
          <w:rPr>
            <w:rFonts w:ascii="Helvetica" w:hAnsi="Helvetica"/>
            <w:sz w:val="22"/>
            <w:szCs w:val="22"/>
          </w:rPr>
          <w:delText>m</w:delText>
        </w:r>
      </w:del>
      <w:r w:rsidR="009D7096">
        <w:rPr>
          <w:rFonts w:ascii="Helvetica" w:hAnsi="Helvetica"/>
          <w:sz w:val="22"/>
          <w:szCs w:val="22"/>
        </w:rPr>
        <w:t>SE proceeded in four steps</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003030A9" w:rsidRPr="00957F1F">
        <w:rPr>
          <w:rFonts w:ascii="Helvetica" w:hAnsi="Helvetica"/>
          <w:sz w:val="22"/>
          <w:szCs w:val="22"/>
        </w:rPr>
        <w:t>simulate</w:t>
      </w:r>
      <w:r w:rsidR="007770BC" w:rsidRPr="00957F1F">
        <w:rPr>
          <w:rFonts w:ascii="Helvetica" w:hAnsi="Helvetica"/>
          <w:sz w:val="22"/>
          <w:szCs w:val="22"/>
        </w:rPr>
        <w:t>d</w:t>
      </w:r>
      <w:r w:rsidR="003030A9"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CA387C">
        <w:rPr>
          <w:rFonts w:ascii="Helvetica" w:hAnsi="Helvetica"/>
          <w:sz w:val="22"/>
          <w:szCs w:val="22"/>
        </w:rPr>
        <w:t>was</w:t>
      </w:r>
      <w:r w:rsidR="00CA387C" w:rsidRPr="00957F1F">
        <w:rPr>
          <w:rFonts w:ascii="Helvetica" w:hAnsi="Helvetica"/>
          <w:sz w:val="22"/>
          <w:szCs w:val="22"/>
        </w:rPr>
        <w:t xml:space="preserve"> </w:t>
      </w:r>
      <w:r w:rsidR="00861B1D" w:rsidRPr="00957F1F">
        <w:rPr>
          <w:rFonts w:ascii="Helvetica" w:hAnsi="Helvetica"/>
          <w:sz w:val="22"/>
          <w:szCs w:val="22"/>
        </w:rPr>
        <w:t xml:space="preserve">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w:t>
      </w:r>
      <w:r w:rsidR="00CA387C">
        <w:rPr>
          <w:rFonts w:ascii="Helvetica" w:hAnsi="Helvetica"/>
          <w:sz w:val="22"/>
          <w:szCs w:val="22"/>
        </w:rPr>
        <w:t>we used an</w:t>
      </w:r>
      <w:r w:rsidR="00CA387C" w:rsidRPr="00957F1F">
        <w:rPr>
          <w:rFonts w:ascii="Helvetica" w:hAnsi="Helvetica"/>
          <w:sz w:val="22"/>
          <w:szCs w:val="22"/>
        </w:rPr>
        <w:t xml:space="preserve"> </w:t>
      </w:r>
      <w:r w:rsidR="00305441" w:rsidRPr="00957F1F">
        <w:rPr>
          <w:rFonts w:ascii="Helvetica" w:hAnsi="Helvetica"/>
          <w:sz w:val="22"/>
          <w:szCs w:val="22"/>
        </w:rPr>
        <w:t xml:space="preserve">assessment model </w:t>
      </w:r>
      <w:r w:rsidR="00CA387C">
        <w:rPr>
          <w:rFonts w:ascii="Helvetica" w:hAnsi="Helvetica"/>
          <w:sz w:val="22"/>
          <w:szCs w:val="22"/>
        </w:rPr>
        <w:t>to estimate</w:t>
      </w:r>
      <w:r w:rsidR="00CA387C" w:rsidRPr="00957F1F">
        <w:rPr>
          <w:rFonts w:ascii="Helvetica" w:hAnsi="Helvetica"/>
          <w:sz w:val="22"/>
          <w:szCs w:val="22"/>
        </w:rPr>
        <w:t xml:space="preserve"> </w:t>
      </w:r>
      <w:r w:rsidR="00305441" w:rsidRPr="00957F1F">
        <w:rPr>
          <w:rFonts w:ascii="Helvetica" w:hAnsi="Helvetica"/>
          <w:sz w:val="22"/>
          <w:szCs w:val="22"/>
        </w:rPr>
        <w:t xml:space="preserve">the biomass of the system given the sampling </w:t>
      </w:r>
      <w:r w:rsidR="00944D13">
        <w:rPr>
          <w:rFonts w:ascii="Helvetica" w:hAnsi="Helvetica"/>
          <w:sz w:val="22"/>
          <w:szCs w:val="22"/>
        </w:rPr>
        <w:t>estimate</w:t>
      </w:r>
      <w:r w:rsidR="007D2E9C">
        <w:rPr>
          <w:rFonts w:ascii="Helvetica" w:hAnsi="Helvetica"/>
          <w:sz w:val="22"/>
          <w:szCs w:val="22"/>
        </w:rPr>
        <w:t xml:space="preserve"> and with ignorance about the potential sampling error</w:t>
      </w:r>
      <w:r w:rsidR="00305441" w:rsidRPr="00957F1F">
        <w:rPr>
          <w:rFonts w:ascii="Helvetica" w:hAnsi="Helvetica"/>
          <w:sz w:val="22"/>
          <w:szCs w:val="22"/>
        </w:rPr>
        <w:t>. And</w:t>
      </w:r>
      <w:r w:rsidR="007D2E9C">
        <w:rPr>
          <w:rFonts w:ascii="Helvetica" w:hAnsi="Helvetica"/>
          <w:sz w:val="22"/>
          <w:szCs w:val="22"/>
        </w:rPr>
        <w:t>,</w:t>
      </w:r>
      <w:r w:rsidR="00305441" w:rsidRPr="00957F1F">
        <w:rPr>
          <w:rFonts w:ascii="Helvetica" w:hAnsi="Helvetica"/>
          <w:sz w:val="22"/>
          <w:szCs w:val="22"/>
        </w:rPr>
        <w:t xml:space="preserve"> fourth, a management model </w:t>
      </w:r>
      <w:r w:rsidR="00CA387C">
        <w:rPr>
          <w:rFonts w:ascii="Helvetica" w:hAnsi="Helvetica"/>
          <w:sz w:val="22"/>
          <w:szCs w:val="22"/>
        </w:rPr>
        <w:t>determined</w:t>
      </w:r>
      <w:r w:rsidR="00CA387C" w:rsidRPr="00957F1F">
        <w:rPr>
          <w:rFonts w:ascii="Helvetica" w:hAnsi="Helvetica"/>
          <w:sz w:val="22"/>
          <w:szCs w:val="22"/>
        </w:rPr>
        <w:t xml:space="preserve"> </w:t>
      </w:r>
      <w:r w:rsidR="000D71E0" w:rsidRPr="00957F1F">
        <w:rPr>
          <w:rFonts w:ascii="Helvetica" w:hAnsi="Helvetica"/>
          <w:sz w:val="22"/>
          <w:szCs w:val="22"/>
        </w:rPr>
        <w:t xml:space="preserve">the level </w:t>
      </w:r>
      <w:r w:rsidR="009D7096">
        <w:rPr>
          <w:rFonts w:ascii="Helvetica" w:hAnsi="Helvetica"/>
          <w:sz w:val="22"/>
          <w:szCs w:val="22"/>
        </w:rPr>
        <w:t xml:space="preserve">of </w:t>
      </w:r>
      <w:r w:rsidR="000D71E0" w:rsidRPr="00957F1F">
        <w:rPr>
          <w:rFonts w:ascii="Helvetica" w:hAnsi="Helvetica"/>
          <w:sz w:val="22"/>
          <w:szCs w:val="22"/>
        </w:rPr>
        <w:t>resource</w:t>
      </w:r>
      <w:r w:rsidR="00305441" w:rsidRPr="00957F1F">
        <w:rPr>
          <w:rFonts w:ascii="Helvetica" w:hAnsi="Helvetica"/>
          <w:sz w:val="22"/>
          <w:szCs w:val="22"/>
        </w:rPr>
        <w:t xml:space="preserve"> harvest </w:t>
      </w:r>
      <w:r w:rsidR="000D71E0" w:rsidRPr="00957F1F">
        <w:rPr>
          <w:rFonts w:ascii="Helvetica" w:hAnsi="Helvetica"/>
          <w:sz w:val="22"/>
          <w:szCs w:val="22"/>
        </w:rPr>
        <w:t>given the estimated biomass.</w:t>
      </w:r>
      <w:r w:rsidR="009D7096">
        <w:rPr>
          <w:rFonts w:ascii="Helvetica" w:hAnsi="Helvetica"/>
          <w:sz w:val="22"/>
          <w:szCs w:val="22"/>
        </w:rPr>
        <w:t xml:space="preserve"> Following this fourth step, the entire process </w:t>
      </w:r>
      <w:r w:rsidR="00CA387C">
        <w:rPr>
          <w:rFonts w:ascii="Helvetica" w:hAnsi="Helvetica"/>
          <w:sz w:val="22"/>
          <w:szCs w:val="22"/>
        </w:rPr>
        <w:t>was</w:t>
      </w:r>
      <w:r w:rsidR="009D7096">
        <w:rPr>
          <w:rFonts w:ascii="Helvetica" w:hAnsi="Helvetica"/>
          <w:sz w:val="22"/>
          <w:szCs w:val="22"/>
        </w:rPr>
        <w:t xml:space="preserve"> repeated</w:t>
      </w:r>
      <w:r w:rsidR="00435071">
        <w:rPr>
          <w:rFonts w:ascii="Helvetica" w:hAnsi="Helvetica"/>
          <w:sz w:val="22"/>
          <w:szCs w:val="22"/>
        </w:rPr>
        <w:t xml:space="preserve"> for a </w:t>
      </w:r>
      <w:r w:rsidR="00286FDA">
        <w:rPr>
          <w:rFonts w:ascii="Helvetica" w:hAnsi="Helvetica"/>
          <w:sz w:val="22"/>
          <w:szCs w:val="22"/>
        </w:rPr>
        <w:t>20-year</w:t>
      </w:r>
      <w:r w:rsidR="00435071">
        <w:rPr>
          <w:rFonts w:ascii="Helvetica" w:hAnsi="Helvetica"/>
          <w:sz w:val="22"/>
          <w:szCs w:val="22"/>
        </w:rPr>
        <w:t xml:space="preserve"> simulation</w:t>
      </w:r>
      <w:r w:rsidR="009D7096">
        <w:rPr>
          <w:rFonts w:ascii="Helvetica" w:hAnsi="Helvetica"/>
          <w:sz w:val="22"/>
          <w:szCs w:val="22"/>
        </w:rPr>
        <w:t>.</w:t>
      </w:r>
      <w:r w:rsidR="000D71E0" w:rsidRPr="00957F1F">
        <w:rPr>
          <w:rFonts w:ascii="Helvetica" w:hAnsi="Helvetica"/>
          <w:sz w:val="22"/>
          <w:szCs w:val="22"/>
        </w:rPr>
        <w:t xml:space="preserve"> </w:t>
      </w:r>
    </w:p>
    <w:p w14:paraId="474B7BF5" w14:textId="77777777" w:rsidR="00A140A9" w:rsidRPr="00957F1F" w:rsidRDefault="00A140A9" w:rsidP="00A140A9">
      <w:pPr>
        <w:tabs>
          <w:tab w:val="left" w:pos="2760"/>
        </w:tabs>
        <w:rPr>
          <w:rFonts w:ascii="Helvetica" w:hAnsi="Helvetica"/>
          <w:sz w:val="22"/>
          <w:szCs w:val="22"/>
        </w:rPr>
      </w:pPr>
    </w:p>
    <w:p w14:paraId="6484D7A3" w14:textId="77777777"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751637A" w14:textId="77777777" w:rsidR="00B70217" w:rsidRDefault="00B70217" w:rsidP="00D76B05">
      <w:pPr>
        <w:rPr>
          <w:rFonts w:ascii="Helvetica" w:hAnsi="Helvetica"/>
          <w:sz w:val="22"/>
          <w:szCs w:val="22"/>
          <w:u w:val="single"/>
        </w:rPr>
      </w:pPr>
    </w:p>
    <w:p w14:paraId="3544369A" w14:textId="7EF89A2A" w:rsidR="00286FDA" w:rsidRPr="00957F1F" w:rsidRDefault="00286FDA" w:rsidP="00286FDA">
      <w:pPr>
        <w:rPr>
          <w:rFonts w:ascii="Helvetica" w:hAnsi="Helvetica"/>
          <w:sz w:val="22"/>
          <w:szCs w:val="22"/>
        </w:rPr>
      </w:pPr>
      <w:r>
        <w:rPr>
          <w:rFonts w:ascii="Helvetica" w:hAnsi="Helvetica"/>
          <w:sz w:val="22"/>
          <w:szCs w:val="22"/>
          <w:u w:val="single"/>
        </w:rPr>
        <w:t xml:space="preserve">Biological </w:t>
      </w:r>
      <w:r w:rsidRPr="00D76B05">
        <w:rPr>
          <w:rFonts w:ascii="Helvetica" w:hAnsi="Helvetica"/>
          <w:sz w:val="22"/>
          <w:szCs w:val="22"/>
          <w:u w:val="single"/>
        </w:rPr>
        <w:t>Process</w:t>
      </w:r>
      <w:r>
        <w:rPr>
          <w:rFonts w:ascii="Helvetica" w:hAnsi="Helvetica"/>
          <w:sz w:val="22"/>
          <w:szCs w:val="22"/>
          <w:u w:val="single"/>
        </w:rPr>
        <w:t xml:space="preserve"> </w:t>
      </w:r>
      <w:r w:rsidRPr="00D76B05">
        <w:rPr>
          <w:rFonts w:ascii="Helvetica" w:hAnsi="Helvetica"/>
          <w:sz w:val="22"/>
          <w:szCs w:val="22"/>
          <w:u w:val="single"/>
        </w:rPr>
        <w:t>Model</w:t>
      </w:r>
      <w:r>
        <w:rPr>
          <w:rFonts w:ascii="Helvetica" w:hAnsi="Helvetica"/>
          <w:i/>
          <w:sz w:val="22"/>
          <w:szCs w:val="22"/>
        </w:rPr>
        <w:t xml:space="preserve">: </w:t>
      </w:r>
      <w:r w:rsidRPr="00957F1F">
        <w:rPr>
          <w:rFonts w:ascii="Helvetica" w:hAnsi="Helvetica"/>
          <w:sz w:val="22"/>
          <w:szCs w:val="22"/>
        </w:rPr>
        <w:t xml:space="preserve">To describe how monitoring investment is related to thresholds we </w:t>
      </w:r>
      <w:r>
        <w:rPr>
          <w:rFonts w:ascii="Helvetica" w:hAnsi="Helvetica"/>
          <w:sz w:val="22"/>
          <w:szCs w:val="22"/>
        </w:rPr>
        <w:t>focus</w:t>
      </w:r>
      <w:r w:rsidR="00BE5502">
        <w:rPr>
          <w:rFonts w:ascii="Helvetica" w:hAnsi="Helvetica"/>
          <w:sz w:val="22"/>
          <w:szCs w:val="22"/>
        </w:rPr>
        <w:t>ed</w:t>
      </w:r>
      <w:r>
        <w:rPr>
          <w:rFonts w:ascii="Helvetica" w:hAnsi="Helvetica"/>
          <w:sz w:val="22"/>
          <w:szCs w:val="22"/>
        </w:rPr>
        <w:t xml:space="preserve"> on a single species model for simplicity. However, our results are general and readily applicable to the monitoring and management of ecosystems with critical thresholds. We specifically m</w:t>
      </w:r>
      <w:r w:rsidRPr="00957F1F">
        <w:rPr>
          <w:rFonts w:ascii="Helvetica" w:hAnsi="Helvetica"/>
          <w:sz w:val="22"/>
          <w:szCs w:val="22"/>
        </w:rPr>
        <w:t>odel</w:t>
      </w:r>
      <w:r>
        <w:rPr>
          <w:rFonts w:ascii="Helvetica" w:hAnsi="Helvetica"/>
          <w:sz w:val="22"/>
          <w:szCs w:val="22"/>
        </w:rPr>
        <w:t>ed</w:t>
      </w:r>
      <w:r w:rsidRPr="00957F1F">
        <w:rPr>
          <w:rFonts w:ascii="Helvetica" w:hAnsi="Helvetica"/>
          <w:sz w:val="22"/>
          <w:szCs w:val="22"/>
        </w:rPr>
        <w:t xml:space="preserve"> </w:t>
      </w:r>
      <w:r>
        <w:rPr>
          <w:rFonts w:ascii="Helvetica" w:hAnsi="Helvetica"/>
          <w:sz w:val="22"/>
          <w:szCs w:val="22"/>
        </w:rPr>
        <w:t xml:space="preserve">species </w:t>
      </w:r>
      <w:r w:rsidRPr="00957F1F">
        <w:rPr>
          <w:rFonts w:ascii="Helvetica" w:hAnsi="Helvetica"/>
          <w:sz w:val="22"/>
          <w:szCs w:val="22"/>
        </w:rPr>
        <w:t xml:space="preserve">biomass through time using a </w:t>
      </w:r>
      <w:proofErr w:type="spellStart"/>
      <w:r w:rsidRPr="00957F1F">
        <w:rPr>
          <w:rFonts w:ascii="Helvetica" w:hAnsi="Helvetica"/>
          <w:sz w:val="22"/>
          <w:szCs w:val="22"/>
        </w:rPr>
        <w:t>reparameterized</w:t>
      </w:r>
      <w:proofErr w:type="spellEnd"/>
      <w:r w:rsidRPr="00957F1F">
        <w:rPr>
          <w:rFonts w:ascii="Helvetica" w:hAnsi="Helvetica"/>
          <w:sz w:val="22"/>
          <w:szCs w:val="22"/>
        </w:rPr>
        <w:t xml:space="preserve"> </w:t>
      </w:r>
      <w:r>
        <w:rPr>
          <w:rFonts w:ascii="Helvetica" w:hAnsi="Helvetica"/>
          <w:sz w:val="22"/>
          <w:szCs w:val="22"/>
        </w:rPr>
        <w:t>logistic</w:t>
      </w:r>
      <w:r w:rsidRPr="00957F1F">
        <w:rPr>
          <w:rFonts w:ascii="Helvetica" w:hAnsi="Helvetica"/>
          <w:sz w:val="22"/>
          <w:szCs w:val="22"/>
        </w:rPr>
        <w:t xml:space="preserve"> model with an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w:t>
      </w:r>
      <w:r>
        <w:rPr>
          <w:rFonts w:ascii="Helvetica" w:hAnsi="Helvetica"/>
          <w:sz w:val="22"/>
          <w:szCs w:val="22"/>
        </w:rPr>
        <w:t xml:space="preserve"> and resource</w:t>
      </w:r>
      <w:r w:rsidRPr="000E6696">
        <w:t xml:space="preserve"> </w:t>
      </w:r>
      <w:r>
        <w:rPr>
          <w:rFonts w:ascii="Helvetica" w:hAnsi="Helvetica"/>
          <w:sz w:val="22"/>
          <w:szCs w:val="22"/>
        </w:rPr>
        <w:t xml:space="preserve">removal </w:t>
      </w:r>
      <w:r>
        <w:rPr>
          <w:rFonts w:ascii="Helvetica" w:hAnsi="Helvetica"/>
          <w:sz w:val="22"/>
          <w:szCs w:val="22"/>
        </w:rPr>
        <w:fldChar w:fldCharType="begin"/>
      </w:r>
      <w:r>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Pr>
          <w:rFonts w:ascii="Helvetica" w:hAnsi="Helvetica"/>
          <w:sz w:val="22"/>
          <w:szCs w:val="22"/>
        </w:rPr>
        <w:fldChar w:fldCharType="separate"/>
      </w:r>
      <w:r>
        <w:rPr>
          <w:rFonts w:ascii="Helvetica" w:hAnsi="Helvetica"/>
          <w:noProof/>
          <w:sz w:val="22"/>
          <w:szCs w:val="22"/>
        </w:rPr>
        <w:t>(Morris &amp; Doak 2002)</w:t>
      </w:r>
      <w:r>
        <w:rPr>
          <w:rFonts w:ascii="Helvetica" w:hAnsi="Helvetica"/>
          <w:sz w:val="22"/>
          <w:szCs w:val="22"/>
        </w:rPr>
        <w:fldChar w:fldCharType="end"/>
      </w:r>
      <w:r w:rsidRPr="00957F1F">
        <w:rPr>
          <w:rFonts w:ascii="Helvetica" w:hAnsi="Helvetica"/>
          <w:sz w:val="22"/>
          <w:szCs w:val="22"/>
        </w:rPr>
        <w:t>:</w:t>
      </w:r>
    </w:p>
    <w:p w14:paraId="14EF6FD7" w14:textId="77777777" w:rsidR="00286FDA" w:rsidRPr="00957F1F" w:rsidRDefault="00286FDA" w:rsidP="00286FDA">
      <w:pPr>
        <w:rPr>
          <w:rFonts w:ascii="Helvetica" w:hAnsi="Helvetica"/>
          <w:sz w:val="22"/>
          <w:szCs w:val="22"/>
        </w:rPr>
      </w:pPr>
    </w:p>
    <w:p w14:paraId="40A23FEE" w14:textId="2ACDA8A1" w:rsidR="00286FDA" w:rsidRPr="00957F1F" w:rsidRDefault="00286FDA" w:rsidP="00286FDA">
      <w:pPr>
        <w:tabs>
          <w:tab w:val="left" w:pos="8640"/>
        </w:tabs>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ab/>
        <w:t>(1)</w:t>
      </w:r>
    </w:p>
    <w:p w14:paraId="2B7B6979" w14:textId="77777777" w:rsidR="00286FDA" w:rsidRPr="00957F1F" w:rsidRDefault="00286FDA" w:rsidP="00286FDA">
      <w:pPr>
        <w:rPr>
          <w:rFonts w:ascii="Helvetica" w:hAnsi="Helvetica"/>
          <w:sz w:val="22"/>
          <w:szCs w:val="22"/>
        </w:rPr>
      </w:pPr>
    </w:p>
    <w:p w14:paraId="388A22E5" w14:textId="52A0F513" w:rsidR="00286FDA" w:rsidRPr="00957F1F" w:rsidRDefault="00286FDA" w:rsidP="00286FDA">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00455D7C">
        <w:rPr>
          <w:rFonts w:ascii="Helvetica" w:hAnsi="Helvetica"/>
          <w:sz w:val="22"/>
          <w:szCs w:val="22"/>
        </w:rPr>
        <w:t>is</w:t>
      </w:r>
      <w:r w:rsidRPr="00957F1F">
        <w:rPr>
          <w:rFonts w:ascii="Helvetica" w:hAnsi="Helvetica"/>
          <w:sz w:val="22"/>
          <w:szCs w:val="22"/>
        </w:rPr>
        <w:t xml:space="preserve">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biomass at </w:t>
      </w:r>
      <w:r w:rsidRPr="00957F1F">
        <w:rPr>
          <w:rFonts w:ascii="Helvetica" w:hAnsi="Helvetica"/>
          <w:sz w:val="22"/>
          <w:szCs w:val="22"/>
        </w:rPr>
        <w:t xml:space="preserve">carrying capacity of the </w:t>
      </w:r>
      <w:r>
        <w:rPr>
          <w:rFonts w:ascii="Helvetica" w:hAnsi="Helvetica"/>
          <w:sz w:val="22"/>
          <w:szCs w:val="22"/>
        </w:rPr>
        <w:t>resource</w:t>
      </w:r>
      <w:r w:rsidRPr="00957F1F">
        <w:rPr>
          <w:rFonts w:ascii="Helvetica" w:hAnsi="Helvetica"/>
          <w:sz w:val="22"/>
          <w:szCs w:val="22"/>
        </w:rPr>
        <w:t xml:space="preserve">, </w:t>
      </w:r>
      <w:r>
        <w:rPr>
          <w:rFonts w:ascii="Helvetica" w:hAnsi="Helvetica"/>
          <w:sz w:val="22"/>
          <w:szCs w:val="22"/>
        </w:rPr>
        <w:t xml:space="preserve">and </w:t>
      </w:r>
      <w:r w:rsidRPr="00957F1F">
        <w:rPr>
          <w:rFonts w:ascii="Helvetica" w:hAnsi="Helvetica"/>
          <w:i/>
          <w:sz w:val="22"/>
          <w:szCs w:val="22"/>
        </w:rPr>
        <w:t>A</w:t>
      </w:r>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biomass at which the population growth is negative (i.e. the tipping point) as well as the </w:t>
      </w:r>
      <w:r w:rsidRPr="00957F1F">
        <w:rPr>
          <w:rFonts w:ascii="Helvetica" w:hAnsi="Helvetica"/>
          <w:sz w:val="22"/>
          <w:szCs w:val="22"/>
        </w:rPr>
        <w:t xml:space="preserve">strength of the </w:t>
      </w:r>
      <w:proofErr w:type="spellStart"/>
      <w:r>
        <w:rPr>
          <w:rFonts w:ascii="Helvetica" w:hAnsi="Helvetica"/>
          <w:sz w:val="22"/>
          <w:szCs w:val="22"/>
        </w:rPr>
        <w:t>A</w:t>
      </w:r>
      <w:r w:rsidRPr="00957F1F">
        <w:rPr>
          <w:rFonts w:ascii="Helvetica" w:hAnsi="Helvetica"/>
          <w:sz w:val="22"/>
          <w:szCs w:val="22"/>
        </w:rPr>
        <w:t>llee</w:t>
      </w:r>
      <w:proofErr w:type="spellEnd"/>
      <w:r w:rsidRPr="00957F1F">
        <w:rPr>
          <w:rFonts w:ascii="Helvetica" w:hAnsi="Helvetica"/>
          <w:sz w:val="22"/>
          <w:szCs w:val="22"/>
        </w:rPr>
        <w:t xml:space="preserve"> effect</w:t>
      </w:r>
      <w:r>
        <w:rPr>
          <w:rFonts w:ascii="Helvetica" w:hAnsi="Helvetica"/>
          <w:sz w:val="22"/>
          <w:szCs w:val="22"/>
        </w:rPr>
        <w:t xml:space="preserve"> (Fig. S1). The strength of the </w:t>
      </w:r>
      <w:proofErr w:type="spellStart"/>
      <w:r>
        <w:rPr>
          <w:rFonts w:ascii="Helvetica" w:hAnsi="Helvetica"/>
          <w:sz w:val="22"/>
          <w:szCs w:val="22"/>
        </w:rPr>
        <w:t>Allee</w:t>
      </w:r>
      <w:proofErr w:type="spellEnd"/>
      <w:r>
        <w:rPr>
          <w:rFonts w:ascii="Helvetica" w:hAnsi="Helvetica"/>
          <w:sz w:val="22"/>
          <w:szCs w:val="22"/>
        </w:rPr>
        <w:t xml:space="preserve"> effect (</w:t>
      </w:r>
      <w:r w:rsidRPr="00957F1F">
        <w:rPr>
          <w:rFonts w:ascii="Helvetica" w:hAnsi="Helvetica"/>
          <w:i/>
          <w:sz w:val="22"/>
          <w:szCs w:val="22"/>
        </w:rPr>
        <w:t>A</w:t>
      </w:r>
      <w:r>
        <w:rPr>
          <w:rFonts w:ascii="Helvetica" w:hAnsi="Helvetica"/>
          <w:sz w:val="22"/>
          <w:szCs w:val="22"/>
        </w:rPr>
        <w:t>) c</w:t>
      </w:r>
      <w:r w:rsidRPr="00957F1F">
        <w:rPr>
          <w:rFonts w:ascii="Helvetica" w:hAnsi="Helvetica"/>
          <w:sz w:val="22"/>
          <w:szCs w:val="22"/>
        </w:rPr>
        <w:t xml:space="preserve">an be set </w:t>
      </w:r>
      <w:r>
        <w:rPr>
          <w:rFonts w:ascii="Helvetica" w:hAnsi="Helvetica"/>
          <w:sz w:val="22"/>
          <w:szCs w:val="22"/>
        </w:rPr>
        <w:t>to</w:t>
      </w:r>
      <w:r w:rsidRPr="00957F1F">
        <w:rPr>
          <w:rFonts w:ascii="Helvetica" w:hAnsi="Helvetica"/>
          <w:sz w:val="22"/>
          <w:szCs w:val="22"/>
        </w:rPr>
        <w:t xml:space="preserve"> </w:t>
      </w:r>
      <w:r>
        <w:rPr>
          <w:rFonts w:ascii="Helvetica" w:hAnsi="Helvetica" w:cs="Helvetica"/>
          <w:sz w:val="22"/>
          <w:szCs w:val="22"/>
        </w:rPr>
        <w:t xml:space="preserve">≤ </w:t>
      </w:r>
      <w:r w:rsidRPr="00957F1F">
        <w:rPr>
          <w:rFonts w:ascii="Helvetica" w:hAnsi="Helvetica"/>
          <w:sz w:val="22"/>
          <w:szCs w:val="22"/>
        </w:rPr>
        <w:t xml:space="preserve">0, </w:t>
      </w:r>
      <w:r>
        <w:rPr>
          <w:rFonts w:ascii="Helvetica" w:hAnsi="Helvetica"/>
          <w:sz w:val="22"/>
          <w:szCs w:val="22"/>
        </w:rPr>
        <w:t>generating</w:t>
      </w:r>
      <w:r w:rsidRPr="00957F1F">
        <w:rPr>
          <w:rFonts w:ascii="Helvetica" w:hAnsi="Helvetica"/>
          <w:sz w:val="22"/>
          <w:szCs w:val="22"/>
        </w:rPr>
        <w:t xml:space="preserve"> scenarios </w:t>
      </w:r>
      <w:r>
        <w:rPr>
          <w:rFonts w:ascii="Helvetica" w:hAnsi="Helvetica"/>
          <w:sz w:val="22"/>
          <w:szCs w:val="22"/>
        </w:rPr>
        <w:t>without</w:t>
      </w:r>
      <w:r w:rsidRPr="00957F1F">
        <w:rPr>
          <w:rFonts w:ascii="Helvetica" w:hAnsi="Helvetica"/>
          <w:sz w:val="22"/>
          <w:szCs w:val="22"/>
        </w:rPr>
        <w:t xml:space="preserve"> a tipping point, </w:t>
      </w:r>
      <w:r>
        <w:rPr>
          <w:rFonts w:ascii="Helvetica" w:hAnsi="Helvetica"/>
          <w:sz w:val="22"/>
          <w:szCs w:val="22"/>
        </w:rPr>
        <w:t>but with</w:t>
      </w:r>
      <w:r w:rsidRPr="00957F1F">
        <w:rPr>
          <w:rFonts w:ascii="Helvetica" w:hAnsi="Helvetica"/>
          <w:sz w:val="22"/>
          <w:szCs w:val="22"/>
        </w:rPr>
        <w:t xml:space="preserve"> a range of biomass </w:t>
      </w:r>
      <w:r>
        <w:rPr>
          <w:rFonts w:ascii="Helvetica" w:hAnsi="Helvetica"/>
          <w:sz w:val="22"/>
          <w:szCs w:val="22"/>
        </w:rPr>
        <w:t xml:space="preserve">levels </w:t>
      </w:r>
      <w:r w:rsidRPr="00957F1F">
        <w:rPr>
          <w:rFonts w:ascii="Helvetica" w:hAnsi="Helvetica"/>
          <w:sz w:val="22"/>
          <w:szCs w:val="22"/>
        </w:rPr>
        <w:t xml:space="preserve">where productivity becomes very low (but still positive). For </w:t>
      </w:r>
      <w:r w:rsidR="00BE5502" w:rsidRPr="00957F1F">
        <w:rPr>
          <w:rFonts w:ascii="Helvetica" w:hAnsi="Helvetica"/>
          <w:sz w:val="22"/>
          <w:szCs w:val="22"/>
        </w:rPr>
        <w:t>example,</w:t>
      </w:r>
      <w:r w:rsidRPr="00957F1F">
        <w:rPr>
          <w:rFonts w:ascii="Helvetica" w:hAnsi="Helvetica"/>
          <w:sz w:val="22"/>
          <w:szCs w:val="22"/>
        </w:rPr>
        <w:t xml:space="preserve"> when </w:t>
      </w:r>
      <m:oMath>
        <m:r>
          <w:rPr>
            <w:rFonts w:ascii="Cambria Math" w:hAnsi="Cambria Math"/>
            <w:sz w:val="22"/>
            <w:szCs w:val="22"/>
          </w:rPr>
          <m:t>A≅-500</m:t>
        </m:r>
      </m:oMath>
      <w:r w:rsidR="00E4315B">
        <w:rPr>
          <w:rFonts w:ascii="Helvetica" w:hAnsi="Helvetica"/>
          <w:sz w:val="22"/>
          <w:szCs w:val="22"/>
        </w:rPr>
        <w:t xml:space="preserve"> (</w:t>
      </w:r>
      <m:oMath>
        <m:r>
          <w:rPr>
            <w:rFonts w:ascii="Cambria Math" w:hAnsi="Cambria Math"/>
            <w:sz w:val="22"/>
            <w:szCs w:val="22"/>
          </w:rPr>
          <m:t>k=100, r=1.25</m:t>
        </m:r>
      </m:oMath>
      <w:r w:rsidR="00E73EED">
        <w:rPr>
          <w:rFonts w:ascii="Helvetica" w:hAnsi="Helvetica"/>
          <w:sz w:val="22"/>
          <w:szCs w:val="22"/>
        </w:rPr>
        <w:t>)</w:t>
      </w:r>
      <w:r w:rsidRPr="00957F1F">
        <w:rPr>
          <w:rFonts w:ascii="Helvetica" w:hAnsi="Helvetica"/>
          <w:sz w:val="22"/>
          <w:szCs w:val="22"/>
        </w:rPr>
        <w:t xml:space="preserve"> the model closely resembles 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i/>
          <w:sz w:val="22"/>
          <w:szCs w:val="22"/>
        </w:rPr>
        <w:t xml:space="preserve"> </w:t>
      </w:r>
      <w:r w:rsidRPr="00957F1F">
        <w:rPr>
          <w:rFonts w:ascii="Helvetica" w:hAnsi="Helvetica"/>
          <w:sz w:val="22"/>
          <w:szCs w:val="22"/>
        </w:rPr>
        <w:t xml:space="preserve">is the yield of </w:t>
      </w:r>
      <w:r>
        <w:rPr>
          <w:rFonts w:ascii="Helvetica" w:hAnsi="Helvetica"/>
          <w:sz w:val="22"/>
          <w:szCs w:val="22"/>
        </w:rPr>
        <w:t>species biomass</w:t>
      </w:r>
      <w:r w:rsidRPr="00957F1F">
        <w:rPr>
          <w:rFonts w:ascii="Helvetica" w:hAnsi="Helvetica"/>
          <w:sz w:val="22"/>
          <w:szCs w:val="22"/>
        </w:rPr>
        <w:t xml:space="preserve"> extracted in year </w:t>
      </w:r>
      <w:r w:rsidRPr="00957F1F">
        <w:rPr>
          <w:rFonts w:ascii="Helvetica" w:hAnsi="Helvetica"/>
          <w:i/>
          <w:sz w:val="22"/>
          <w:szCs w:val="22"/>
        </w:rPr>
        <w:t>t</w:t>
      </w:r>
      <w:r w:rsidRPr="00957F1F">
        <w:rPr>
          <w:rFonts w:ascii="Helvetica" w:hAnsi="Helvetica"/>
          <w:sz w:val="22"/>
          <w:szCs w:val="22"/>
        </w:rPr>
        <w:t>.</w:t>
      </w:r>
    </w:p>
    <w:p w14:paraId="26698029" w14:textId="77777777" w:rsidR="00286FDA" w:rsidRPr="00957F1F" w:rsidRDefault="00286FDA" w:rsidP="00286FDA">
      <w:pPr>
        <w:rPr>
          <w:ins w:id="16" w:author="Adrian Stier" w:date="2017-03-29T15:42:00Z"/>
          <w:rFonts w:ascii="Helvetica" w:hAnsi="Helvetica"/>
          <w:sz w:val="22"/>
          <w:szCs w:val="22"/>
        </w:rPr>
      </w:pPr>
    </w:p>
    <w:p w14:paraId="1B96C9A5" w14:textId="54681685" w:rsidR="004352AB" w:rsidRPr="00283177" w:rsidRDefault="004352AB" w:rsidP="004352AB">
      <w:pPr>
        <w:pStyle w:val="CommentText"/>
      </w:pPr>
      <w:r w:rsidRPr="00B70217">
        <w:rPr>
          <w:rFonts w:ascii="Helvetica" w:hAnsi="Helvetica"/>
          <w:sz w:val="22"/>
          <w:szCs w:val="22"/>
          <w:u w:val="single"/>
        </w:rPr>
        <w:t>Monitoring Model</w:t>
      </w:r>
      <w:r w:rsidRPr="00FD7CE9">
        <w:rPr>
          <w:rFonts w:ascii="Helvetica" w:hAnsi="Helvetica"/>
          <w:sz w:val="22"/>
          <w:szCs w:val="22"/>
        </w:rPr>
        <w:t xml:space="preserve">: </w:t>
      </w:r>
      <w:r w:rsidRPr="00957F1F">
        <w:rPr>
          <w:rFonts w:ascii="Helvetica" w:hAnsi="Helvetica"/>
          <w:sz w:val="22"/>
          <w:szCs w:val="22"/>
        </w:rPr>
        <w:t xml:space="preserve">Ideally, </w:t>
      </w:r>
      <w:r>
        <w:rPr>
          <w:rFonts w:ascii="Helvetica" w:hAnsi="Helvetica"/>
          <w:sz w:val="22"/>
          <w:szCs w:val="22"/>
        </w:rPr>
        <w:t>natural resource</w:t>
      </w:r>
      <w:r w:rsidRPr="00957F1F">
        <w:rPr>
          <w:rFonts w:ascii="Helvetica" w:hAnsi="Helvetica"/>
          <w:sz w:val="22"/>
          <w:szCs w:val="22"/>
        </w:rPr>
        <w:t xml:space="preserve"> managers would be able to perfectly predict </w:t>
      </w:r>
      <w:r>
        <w:rPr>
          <w:rFonts w:ascii="Helvetica" w:hAnsi="Helvetica"/>
          <w:sz w:val="22"/>
          <w:szCs w:val="22"/>
        </w:rPr>
        <w:t xml:space="preserve">resource </w:t>
      </w:r>
      <w:r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 perfect knowledge of natural mortality,</w:t>
      </w:r>
      <w:r w:rsidRPr="00957F1F">
        <w:rPr>
          <w:rFonts w:ascii="Helvetica" w:hAnsi="Helvetica"/>
          <w:sz w:val="22"/>
          <w:szCs w:val="22"/>
        </w:rPr>
        <w:t xml:space="preserve"> and</w:t>
      </w:r>
      <w:r>
        <w:rPr>
          <w:rFonts w:ascii="Helvetica" w:hAnsi="Helvetica"/>
          <w:sz w:val="22"/>
          <w:szCs w:val="22"/>
        </w:rPr>
        <w:t xml:space="preserve"> perfect measure of </w:t>
      </w:r>
      <w:r w:rsidRPr="00957F1F">
        <w:rPr>
          <w:rFonts w:ascii="Helvetica" w:hAnsi="Helvetica"/>
          <w:sz w:val="22"/>
          <w:szCs w:val="22"/>
        </w:rPr>
        <w:t>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 xml:space="preserve">). </w:t>
      </w:r>
      <w:r w:rsidRPr="00957F1F">
        <w:rPr>
          <w:rFonts w:ascii="Helvetica" w:hAnsi="Helvetica"/>
          <w:sz w:val="22"/>
          <w:szCs w:val="22"/>
        </w:rPr>
        <w:lastRenderedPageBreak/>
        <w:t>However, managers rarely have perfect knowledge of stock biomass</w:t>
      </w:r>
      <w:r>
        <w:rPr>
          <w:rFonts w:ascii="Helvetica" w:hAnsi="Helvetica"/>
          <w:sz w:val="22"/>
          <w:szCs w:val="22"/>
        </w:rPr>
        <w:t>, or accurate predictive models of stock change.</w:t>
      </w:r>
      <w:r w:rsidRPr="00957F1F">
        <w:rPr>
          <w:rFonts w:ascii="Helvetica" w:hAnsi="Helvetica"/>
          <w:sz w:val="22"/>
          <w:szCs w:val="22"/>
        </w:rPr>
        <w:t xml:space="preserve"> Even with sophisticated stock assessment technique</w:t>
      </w:r>
      <w:r>
        <w:rPr>
          <w:rFonts w:ascii="Helvetica" w:hAnsi="Helvetica"/>
          <w:sz w:val="22"/>
          <w:szCs w:val="22"/>
        </w:rPr>
        <w:t>s</w:t>
      </w:r>
      <w:r w:rsidRPr="00957F1F">
        <w:rPr>
          <w:rFonts w:ascii="Helvetica" w:hAnsi="Helvetica"/>
          <w:sz w:val="22"/>
          <w:szCs w:val="22"/>
        </w:rPr>
        <w:t xml:space="preserve">, estimates of a previous year’s stock biomass nearly </w:t>
      </w:r>
      <w:r w:rsidRPr="00F3098E">
        <w:rPr>
          <w:rFonts w:ascii="Helvetica" w:hAnsi="Helvetica"/>
          <w:sz w:val="22"/>
          <w:szCs w:val="22"/>
        </w:rPr>
        <w:t>always include some uncertainty. Hereafter</w:t>
      </w:r>
      <w:r>
        <w:rPr>
          <w:rFonts w:ascii="Helvetica" w:hAnsi="Helvetica"/>
          <w:sz w:val="22"/>
          <w:szCs w:val="22"/>
        </w:rPr>
        <w:t>,</w:t>
      </w:r>
      <w:r w:rsidRPr="00F3098E">
        <w:rPr>
          <w:rFonts w:ascii="Helvetica" w:hAnsi="Helvetica"/>
          <w:sz w:val="22"/>
          <w:szCs w:val="22"/>
        </w:rPr>
        <w:t xml:space="preserve">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xml:space="preserve">. </w:t>
      </w:r>
      <w:commentRangeStart w:id="17"/>
      <w:r w:rsidRPr="00F3098E">
        <w:rPr>
          <w:rFonts w:ascii="Helvetica" w:hAnsi="Helvetica"/>
          <w:sz w:val="22"/>
          <w:szCs w:val="22"/>
        </w:rPr>
        <w:t>The</w:t>
      </w:r>
      <w:commentRangeEnd w:id="17"/>
      <w:r w:rsidRPr="00D01283">
        <w:rPr>
          <w:rStyle w:val="CommentReference"/>
          <w:rFonts w:ascii="Helvetica" w:hAnsi="Helvetica"/>
          <w:sz w:val="22"/>
          <w:szCs w:val="22"/>
        </w:rPr>
        <w:commentReference w:id="17"/>
      </w:r>
      <w:r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xml:space="preserve"> is a precise representation of the true resource biomass 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Pr="00F3098E">
        <w:rPr>
          <w:rFonts w:ascii="Helvetica" w:hAnsi="Helvetica"/>
          <w:sz w:val="22"/>
          <w:szCs w:val="22"/>
        </w:rPr>
        <w:t>) is determined by monitoring precision. We assume</w:t>
      </w:r>
      <w:r w:rsidR="003E4DCD">
        <w:rPr>
          <w:rFonts w:ascii="Helvetica" w:hAnsi="Helvetica"/>
          <w:sz w:val="22"/>
          <w:szCs w:val="22"/>
        </w:rPr>
        <w:t>d</w:t>
      </w:r>
      <w:r w:rsidRPr="00F3098E">
        <w:rPr>
          <w:rFonts w:ascii="Helvetica" w:hAnsi="Helvetica"/>
          <w:sz w:val="22"/>
          <w:szCs w:val="22"/>
        </w:rPr>
        <w:t xml:space="preserve"> measurement error causes a lack in precision but that accuracy </w:t>
      </w:r>
      <w:r w:rsidR="003E4DCD">
        <w:rPr>
          <w:rFonts w:ascii="Helvetica" w:hAnsi="Helvetica"/>
          <w:sz w:val="22"/>
          <w:szCs w:val="22"/>
        </w:rPr>
        <w:t>was</w:t>
      </w:r>
      <w:r w:rsidRPr="00F3098E">
        <w:rPr>
          <w:rFonts w:ascii="Helvetica" w:hAnsi="Helvetica"/>
          <w:sz w:val="22"/>
          <w:szCs w:val="22"/>
        </w:rPr>
        <w:t xml:space="preserve"> unaffected, and modeled monitoring precision error as </w:t>
      </w:r>
      <w:r>
        <w:rPr>
          <w:rFonts w:ascii="Helvetica" w:hAnsi="Helvetica"/>
          <w:sz w:val="22"/>
          <w:szCs w:val="22"/>
        </w:rPr>
        <w:t xml:space="preserve">a </w:t>
      </w:r>
      <w:r w:rsidRPr="00F3098E">
        <w:rPr>
          <w:rFonts w:ascii="Helvetica" w:hAnsi="Helvetica"/>
          <w:sz w:val="22"/>
          <w:szCs w:val="22"/>
        </w:rPr>
        <w:t>log-normal</w:t>
      </w:r>
      <w:r>
        <w:rPr>
          <w:rFonts w:ascii="Helvetica" w:hAnsi="Helvetica"/>
          <w:sz w:val="22"/>
          <w:szCs w:val="22"/>
        </w:rPr>
        <w:t>ly</w:t>
      </w:r>
      <w:r w:rsidRPr="00F3098E">
        <w:rPr>
          <w:rFonts w:ascii="Helvetica" w:hAnsi="Helvetica"/>
          <w:sz w:val="22"/>
          <w:szCs w:val="22"/>
        </w:rPr>
        <w:t xml:space="preserve"> distributed random variable with mean 0 and variance </w:t>
      </w:r>
      <m:oMath>
        <m:r>
          <w:rPr>
            <w:rFonts w:ascii="Cambria Math" w:hAnsi="Cambria Math" w:hint="eastAsia"/>
            <w:sz w:val="22"/>
            <w:szCs w:val="22"/>
          </w:rPr>
          <m:t>ϕ</m:t>
        </m:r>
      </m:oMath>
      <w:r w:rsidRPr="00F3098E">
        <w:rPr>
          <w:rFonts w:ascii="Helvetica" w:hAnsi="Helvetica"/>
          <w:sz w:val="22"/>
          <w:szCs w:val="22"/>
        </w:rPr>
        <w:t xml:space="preserve">. </w:t>
      </w:r>
      <w:r w:rsidRPr="00D01283">
        <w:rPr>
          <w:rFonts w:ascii="Helvetica" w:hAnsi="Helvetica"/>
          <w:sz w:val="22"/>
          <w:szCs w:val="22"/>
        </w:rPr>
        <w:t xml:space="preserve">The degree of monitoring precision in any given system is generally based on the spatial extent, temporal extent, and degree to which monitoring samples are replicated. </w:t>
      </w:r>
      <w:r w:rsidRPr="00F3098E">
        <w:rPr>
          <w:rFonts w:ascii="Helvetica" w:hAnsi="Helvetica"/>
          <w:sz w:val="22"/>
          <w:szCs w:val="22"/>
        </w:rPr>
        <w:t xml:space="preserve">Therefore, at higher monitoring precision (lower </w:t>
      </w:r>
      <m:oMath>
        <m:r>
          <w:rPr>
            <w:rFonts w:ascii="Cambria Math" w:hAnsi="Cambria Math" w:hint="eastAsia"/>
            <w:sz w:val="22"/>
            <w:szCs w:val="22"/>
          </w:rPr>
          <m:t>ϕ</m:t>
        </m:r>
      </m:oMath>
      <w:r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approaches the true biom</w:t>
      </w:r>
      <w:r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 We assume</w:t>
      </w:r>
      <w:r w:rsidR="003E4DCD">
        <w:rPr>
          <w:rFonts w:ascii="Helvetica" w:hAnsi="Helvetica"/>
          <w:sz w:val="22"/>
          <w:szCs w:val="22"/>
        </w:rPr>
        <w:t>d</w:t>
      </w:r>
      <w:r>
        <w:rPr>
          <w:rFonts w:ascii="Helvetica" w:hAnsi="Helvetica"/>
          <w:sz w:val="22"/>
          <w:szCs w:val="22"/>
        </w:rPr>
        <w:t xml:space="preserve"> that a</w:t>
      </w:r>
      <w:r w:rsidRPr="00957F1F">
        <w:rPr>
          <w:rFonts w:ascii="Helvetica" w:hAnsi="Helvetica"/>
          <w:sz w:val="22"/>
          <w:szCs w:val="22"/>
        </w:rPr>
        <w:t xml:space="preserve">s monitoring </w:t>
      </w:r>
      <w:r>
        <w:rPr>
          <w:rFonts w:ascii="Helvetica" w:hAnsi="Helvetica"/>
          <w:sz w:val="22"/>
          <w:szCs w:val="22"/>
        </w:rPr>
        <w:t>becomes less precise</w:t>
      </w:r>
      <w:r w:rsidRPr="00957F1F">
        <w:rPr>
          <w:rFonts w:ascii="Helvetica" w:hAnsi="Helvetica"/>
          <w:sz w:val="22"/>
          <w:szCs w:val="22"/>
        </w:rPr>
        <w:t>, the deviation of the estimated biomass from</w:t>
      </w:r>
      <w:r>
        <w:rPr>
          <w:rFonts w:ascii="Helvetica" w:hAnsi="Helvetica"/>
          <w:sz w:val="22"/>
          <w:szCs w:val="22"/>
        </w:rPr>
        <w:t xml:space="preserve"> the</w:t>
      </w:r>
      <w:r w:rsidR="003E4DCD">
        <w:rPr>
          <w:rFonts w:ascii="Helvetica" w:hAnsi="Helvetica"/>
          <w:sz w:val="22"/>
          <w:szCs w:val="22"/>
        </w:rPr>
        <w:t xml:space="preserve"> true biomass increased</w:t>
      </w:r>
      <w:r w:rsidRPr="00957F1F">
        <w:rPr>
          <w:rFonts w:ascii="Helvetica" w:hAnsi="Helvetica"/>
          <w:sz w:val="22"/>
          <w:szCs w:val="22"/>
        </w:rPr>
        <w:t xml:space="preserve"> exponentially (</w:t>
      </w:r>
      <w:r w:rsidRPr="00957F1F">
        <w:rPr>
          <w:rFonts w:ascii="Helvetica" w:hAnsi="Helvetica"/>
          <w:sz w:val="22"/>
          <w:szCs w:val="22"/>
          <w:highlight w:val="lightGray"/>
        </w:rPr>
        <w:t xml:space="preserve">Fig </w:t>
      </w:r>
      <w:r>
        <w:rPr>
          <w:rFonts w:ascii="Helvetica" w:hAnsi="Helvetica"/>
          <w:sz w:val="22"/>
          <w:szCs w:val="22"/>
          <w:highlight w:val="lightGray"/>
        </w:rPr>
        <w:t>S</w:t>
      </w:r>
      <w:r w:rsidRPr="00957F1F">
        <w:rPr>
          <w:rFonts w:ascii="Helvetica" w:hAnsi="Helvetica"/>
          <w:sz w:val="22"/>
          <w:szCs w:val="22"/>
          <w:highlight w:val="lightGray"/>
        </w:rPr>
        <w:t>1</w:t>
      </w:r>
      <w:r w:rsidRPr="00957F1F">
        <w:rPr>
          <w:rFonts w:ascii="Helvetica" w:hAnsi="Helvetica"/>
          <w:sz w:val="22"/>
          <w:szCs w:val="22"/>
        </w:rPr>
        <w:t xml:space="preserve">). </w:t>
      </w:r>
      <w:r>
        <w:rPr>
          <w:rFonts w:ascii="Helvetica" w:hAnsi="Helvetica"/>
          <w:sz w:val="22"/>
          <w:szCs w:val="22"/>
        </w:rPr>
        <w:t>We also assume</w:t>
      </w:r>
      <w:r w:rsidR="003E4DCD">
        <w:rPr>
          <w:rFonts w:ascii="Helvetica" w:hAnsi="Helvetica"/>
          <w:sz w:val="22"/>
          <w:szCs w:val="22"/>
        </w:rPr>
        <w:t>d</w:t>
      </w:r>
      <w:r>
        <w:rPr>
          <w:rFonts w:ascii="Helvetica" w:hAnsi="Helvetica"/>
          <w:sz w:val="22"/>
          <w:szCs w:val="22"/>
        </w:rPr>
        <w:t xml:space="preserve"> monitoring precision </w:t>
      </w:r>
      <w:r w:rsidR="003E4DCD">
        <w:rPr>
          <w:rFonts w:ascii="Helvetica" w:hAnsi="Helvetica"/>
          <w:sz w:val="22"/>
          <w:szCs w:val="22"/>
        </w:rPr>
        <w:t>was</w:t>
      </w:r>
      <w:r>
        <w:rPr>
          <w:rFonts w:ascii="Helvetica" w:hAnsi="Helvetica"/>
          <w:sz w:val="22"/>
          <w:szCs w:val="22"/>
        </w:rPr>
        <w:t xml:space="preserve"> not </w:t>
      </w:r>
      <w:proofErr w:type="spellStart"/>
      <w:r>
        <w:rPr>
          <w:rFonts w:ascii="Helvetica" w:hAnsi="Helvetica"/>
          <w:sz w:val="22"/>
          <w:szCs w:val="22"/>
        </w:rPr>
        <w:t>autocorrelated</w:t>
      </w:r>
      <w:proofErr w:type="spellEnd"/>
      <w:r>
        <w:rPr>
          <w:rFonts w:ascii="Helvetica" w:hAnsi="Helvetica"/>
          <w:sz w:val="22"/>
          <w:szCs w:val="22"/>
        </w:rPr>
        <w:t xml:space="preserve"> and</w:t>
      </w:r>
      <w:r w:rsidR="003E4DCD">
        <w:rPr>
          <w:rFonts w:ascii="Helvetica" w:hAnsi="Helvetica"/>
          <w:sz w:val="22"/>
          <w:szCs w:val="22"/>
        </w:rPr>
        <w:t xml:space="preserve"> was</w:t>
      </w:r>
      <w:r>
        <w:rPr>
          <w:rFonts w:ascii="Helvetica" w:hAnsi="Helvetica"/>
          <w:sz w:val="22"/>
          <w:szCs w:val="22"/>
        </w:rPr>
        <w:t xml:space="preserve"> only dependent upon the current year’s monitoring. </w:t>
      </w:r>
    </w:p>
    <w:p w14:paraId="02C27F3C" w14:textId="77777777" w:rsidR="004352AB" w:rsidRPr="00957F1F" w:rsidRDefault="004352AB" w:rsidP="004352AB">
      <w:pPr>
        <w:ind w:firstLine="720"/>
        <w:rPr>
          <w:rFonts w:ascii="Helvetica" w:hAnsi="Helvetica"/>
          <w:sz w:val="22"/>
          <w:szCs w:val="22"/>
        </w:rPr>
      </w:pPr>
    </w:p>
    <w:p w14:paraId="7A97CE6D" w14:textId="218D8720" w:rsidR="004352AB" w:rsidRDefault="004352AB" w:rsidP="004352AB">
      <w:pPr>
        <w:rPr>
          <w:rFonts w:ascii="Helvetica" w:hAnsi="Helvetica"/>
          <w:sz w:val="22"/>
          <w:szCs w:val="22"/>
        </w:rPr>
      </w:pPr>
      <w:commentRangeStart w:id="18"/>
      <w:r w:rsidRPr="00FD7CE9">
        <w:rPr>
          <w:rFonts w:ascii="Helvetica" w:hAnsi="Helvetica"/>
          <w:sz w:val="22"/>
          <w:szCs w:val="22"/>
          <w:u w:val="single"/>
        </w:rPr>
        <w:t>Management</w:t>
      </w:r>
      <w:commentRangeEnd w:id="18"/>
      <w:r>
        <w:rPr>
          <w:rStyle w:val="CommentReference"/>
        </w:rPr>
        <w:commentReference w:id="18"/>
      </w:r>
      <w:r w:rsidRPr="00FD7CE9">
        <w:rPr>
          <w:rFonts w:ascii="Helvetica" w:hAnsi="Helvetica"/>
          <w:sz w:val="22"/>
          <w:szCs w:val="22"/>
          <w:u w:val="single"/>
        </w:rPr>
        <w:t xml:space="preserve"> Model</w:t>
      </w:r>
      <w:r w:rsidRPr="00FD7CE9">
        <w:rPr>
          <w:rFonts w:ascii="Helvetica" w:hAnsi="Helvetica"/>
          <w:sz w:val="22"/>
          <w:szCs w:val="22"/>
        </w:rPr>
        <w:t xml:space="preserve">: </w:t>
      </w:r>
      <w:r w:rsidRPr="00957F1F">
        <w:rPr>
          <w:rFonts w:ascii="Helvetica" w:hAnsi="Helvetica"/>
          <w:sz w:val="22"/>
          <w:szCs w:val="22"/>
        </w:rPr>
        <w:t xml:space="preserve">When managers invest minimally in monitoring, estimates of future biomass can be highly uncertain, </w:t>
      </w:r>
      <w:r w:rsidR="00A5376C">
        <w:rPr>
          <w:rFonts w:ascii="Helvetica" w:hAnsi="Helvetica"/>
          <w:sz w:val="22"/>
          <w:szCs w:val="22"/>
        </w:rPr>
        <w:t xml:space="preserve">which can lead to </w:t>
      </w:r>
      <w:r w:rsidR="00AE67B2">
        <w:rPr>
          <w:rFonts w:ascii="Helvetica" w:hAnsi="Helvetica"/>
          <w:sz w:val="22"/>
          <w:szCs w:val="22"/>
        </w:rPr>
        <w:t xml:space="preserve">both </w:t>
      </w:r>
      <w:r w:rsidRPr="00957F1F">
        <w:rPr>
          <w:rFonts w:ascii="Helvetica" w:hAnsi="Helvetica"/>
          <w:sz w:val="22"/>
          <w:szCs w:val="22"/>
        </w:rPr>
        <w:t xml:space="preserve">under </w:t>
      </w:r>
      <w:r w:rsidR="00AE67B2">
        <w:rPr>
          <w:rFonts w:ascii="Helvetica" w:hAnsi="Helvetica"/>
          <w:sz w:val="22"/>
          <w:szCs w:val="22"/>
        </w:rPr>
        <w:t>and</w:t>
      </w:r>
      <w:r w:rsidRPr="00957F1F">
        <w:rPr>
          <w:rFonts w:ascii="Helvetica" w:hAnsi="Helvetica"/>
          <w:sz w:val="22"/>
          <w:szCs w:val="22"/>
        </w:rPr>
        <w:t xml:space="preserve"> overharvesting. To simulate resource harvest in our model we first calculated the biomass </w:t>
      </w:r>
      <w:r>
        <w:rPr>
          <w:rFonts w:ascii="Helvetica" w:hAnsi="Helvetica"/>
          <w:sz w:val="22"/>
          <w:szCs w:val="22"/>
        </w:rPr>
        <w:t xml:space="preserve">corresponding to maximum sustainable yield </w:t>
      </w:r>
      <w:r w:rsidRPr="00957F1F">
        <w:rPr>
          <w:rFonts w:ascii="Helvetica" w:hAnsi="Helvetica"/>
          <w:sz w:val="22"/>
          <w:szCs w:val="22"/>
        </w:rPr>
        <w:t>of the</w:t>
      </w:r>
      <w:r>
        <w:rPr>
          <w:rFonts w:ascii="Helvetica" w:hAnsi="Helvetica"/>
          <w:sz w:val="22"/>
          <w:szCs w:val="22"/>
        </w:rPr>
        <w:t xml:space="preserve"> stock</w:t>
      </w: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957F1F">
        <w:rPr>
          <w:rFonts w:ascii="Helvetica" w:hAnsi="Helvetica"/>
          <w:sz w:val="22"/>
          <w:szCs w:val="22"/>
        </w:rPr>
        <w:t>), where</w:t>
      </w:r>
      <w:r>
        <w:rPr>
          <w:rFonts w:ascii="Helvetica" w:hAnsi="Helvetica"/>
          <w:sz w:val="22"/>
          <w:szCs w:val="22"/>
        </w:rPr>
        <w:t>:</w:t>
      </w:r>
    </w:p>
    <w:p w14:paraId="2CD71D31" w14:textId="77777777" w:rsidR="004352AB" w:rsidRDefault="004352AB" w:rsidP="004352AB">
      <w:pPr>
        <w:rPr>
          <w:rFonts w:ascii="Helvetica" w:hAnsi="Helvetica"/>
          <w:sz w:val="22"/>
          <w:szCs w:val="22"/>
        </w:rPr>
      </w:pPr>
    </w:p>
    <w:p w14:paraId="5387B971" w14:textId="77777777"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Pr>
          <w:rFonts w:ascii="Helvetica" w:hAnsi="Helvetica"/>
          <w:sz w:val="22"/>
          <w:szCs w:val="22"/>
        </w:rPr>
        <w:t xml:space="preserve">  </w:t>
      </w:r>
      <w:r>
        <w:rPr>
          <w:rFonts w:ascii="Helvetica" w:hAnsi="Helvetica"/>
          <w:sz w:val="22"/>
          <w:szCs w:val="22"/>
        </w:rPr>
        <w:tab/>
        <w:t>(2)</w:t>
      </w:r>
    </w:p>
    <w:p w14:paraId="18E1F952" w14:textId="77777777" w:rsidR="004352AB" w:rsidRDefault="004352AB" w:rsidP="004352AB">
      <w:pPr>
        <w:rPr>
          <w:rFonts w:ascii="Helvetica" w:hAnsi="Helvetica"/>
          <w:sz w:val="22"/>
          <w:szCs w:val="22"/>
        </w:rPr>
      </w:pPr>
    </w:p>
    <w:p w14:paraId="30268D64" w14:textId="7C4CC76A" w:rsidR="004352AB" w:rsidRDefault="004352AB" w:rsidP="004352AB">
      <w:pPr>
        <w:rPr>
          <w:rFonts w:ascii="Helvetica" w:hAnsi="Helvetica"/>
          <w:sz w:val="22"/>
          <w:szCs w:val="22"/>
        </w:rPr>
      </w:pPr>
      <w:r w:rsidRPr="00957F1F">
        <w:rPr>
          <w:rFonts w:ascii="Helvetica" w:hAnsi="Helvetica"/>
          <w:sz w:val="22"/>
          <w:szCs w:val="22"/>
        </w:rPr>
        <w:t>From that we then calculate</w:t>
      </w:r>
      <w:r w:rsidR="0082304F">
        <w:rPr>
          <w:rFonts w:ascii="Helvetica" w:hAnsi="Helvetica"/>
          <w:sz w:val="22"/>
          <w:szCs w:val="22"/>
        </w:rPr>
        <w:t>d</w:t>
      </w:r>
      <w:r w:rsidRPr="00957F1F">
        <w:rPr>
          <w:rFonts w:ascii="Helvetica" w:hAnsi="Helvetica"/>
          <w:sz w:val="22"/>
          <w:szCs w:val="22"/>
        </w:rPr>
        <w:t xml:space="preserve"> the Maximum Sustainable Yield (MSY) as: </w:t>
      </w:r>
    </w:p>
    <w:p w14:paraId="520AFD8F" w14:textId="77777777" w:rsidR="004352AB" w:rsidRDefault="004352AB" w:rsidP="004352AB">
      <w:pPr>
        <w:rPr>
          <w:rFonts w:ascii="Helvetica" w:hAnsi="Helvetica"/>
          <w:sz w:val="22"/>
          <w:szCs w:val="22"/>
        </w:rPr>
      </w:pPr>
    </w:p>
    <w:p w14:paraId="0AAE34B0" w14:textId="77777777" w:rsidR="004352AB" w:rsidRDefault="004352AB" w:rsidP="004352AB">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957F1F">
        <w:rPr>
          <w:rFonts w:ascii="Helvetica" w:hAnsi="Helvetica"/>
          <w:sz w:val="22"/>
          <w:szCs w:val="22"/>
        </w:rPr>
        <w:t xml:space="preserve">. </w:t>
      </w:r>
      <w:r>
        <w:rPr>
          <w:rFonts w:ascii="Helvetica" w:hAnsi="Helvetica"/>
          <w:sz w:val="22"/>
          <w:szCs w:val="22"/>
        </w:rPr>
        <w:tab/>
        <w:t>(3)</w:t>
      </w:r>
    </w:p>
    <w:p w14:paraId="58280054" w14:textId="77777777" w:rsidR="004352AB" w:rsidRDefault="004352AB" w:rsidP="004352AB">
      <w:pPr>
        <w:rPr>
          <w:rFonts w:ascii="Helvetica" w:hAnsi="Helvetica"/>
          <w:sz w:val="22"/>
          <w:szCs w:val="22"/>
        </w:rPr>
      </w:pPr>
    </w:p>
    <w:p w14:paraId="646F54CC" w14:textId="77777777" w:rsidR="00555417" w:rsidRDefault="004352AB" w:rsidP="004352AB">
      <w:pPr>
        <w:rPr>
          <w:rFonts w:ascii="Helvetica" w:hAnsi="Helvetica"/>
          <w:sz w:val="22"/>
          <w:szCs w:val="22"/>
        </w:rPr>
      </w:pPr>
      <w:r w:rsidRPr="00957F1F">
        <w:rPr>
          <w:rFonts w:ascii="Helvetica" w:hAnsi="Helvetica"/>
          <w:sz w:val="22"/>
          <w:szCs w:val="22"/>
        </w:rPr>
        <w:t xml:space="preserve">The harvest </w:t>
      </w:r>
      <w:r>
        <w:rPr>
          <w:rFonts w:ascii="Helvetica" w:hAnsi="Helvetica"/>
          <w:sz w:val="22"/>
          <w:szCs w:val="22"/>
        </w:rPr>
        <w:t>mortality rate</w:t>
      </w:r>
      <w:r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957F1F">
        <w:rPr>
          <w:rFonts w:ascii="Helvetica" w:hAnsi="Helvetica"/>
          <w:sz w:val="22"/>
          <w:szCs w:val="22"/>
        </w:rPr>
        <w:t xml:space="preserve"> </w:t>
      </w:r>
      <w:r w:rsidR="0082304F">
        <w:rPr>
          <w:rFonts w:ascii="Helvetica" w:hAnsi="Helvetica"/>
          <w:sz w:val="22"/>
          <w:szCs w:val="22"/>
        </w:rPr>
        <w:t>is</w:t>
      </w:r>
      <w:r w:rsidRPr="00957F1F">
        <w:rPr>
          <w:rFonts w:ascii="Helvetica" w:hAnsi="Helvetica"/>
          <w:sz w:val="22"/>
          <w:szCs w:val="22"/>
        </w:rPr>
        <w:t xml:space="preserve"> defined as</w:t>
      </w:r>
      <w:r w:rsidR="00555417">
        <w:rPr>
          <w:rFonts w:ascii="Helvetica" w:hAnsi="Helvetica"/>
          <w:sz w:val="22"/>
          <w:szCs w:val="22"/>
        </w:rPr>
        <w:t>:</w:t>
      </w:r>
    </w:p>
    <w:p w14:paraId="7DFBAC61" w14:textId="77777777" w:rsidR="00555417" w:rsidRDefault="00555417" w:rsidP="004352AB">
      <w:pPr>
        <w:rPr>
          <w:rFonts w:ascii="Helvetica" w:hAnsi="Helvetica"/>
          <w:sz w:val="22"/>
          <w:szCs w:val="22"/>
        </w:rPr>
      </w:pPr>
    </w:p>
    <w:p w14:paraId="524B5884" w14:textId="7ADA2D44" w:rsidR="00555417" w:rsidRDefault="0010303D" w:rsidP="00555417">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957F1F">
        <w:rPr>
          <w:rFonts w:ascii="Helvetica" w:hAnsi="Helvetica"/>
          <w:sz w:val="22"/>
          <w:szCs w:val="22"/>
        </w:rPr>
        <w:t xml:space="preserve">. </w:t>
      </w:r>
      <w:r w:rsidR="00555417">
        <w:rPr>
          <w:rFonts w:ascii="Helvetica" w:hAnsi="Helvetica"/>
          <w:sz w:val="22"/>
          <w:szCs w:val="22"/>
        </w:rPr>
        <w:tab/>
        <w:t>(4)</w:t>
      </w:r>
    </w:p>
    <w:p w14:paraId="28893F4C" w14:textId="77777777" w:rsidR="00555417" w:rsidRDefault="00555417" w:rsidP="004352AB">
      <w:pPr>
        <w:rPr>
          <w:rFonts w:ascii="Helvetica" w:hAnsi="Helvetica"/>
          <w:sz w:val="22"/>
          <w:szCs w:val="22"/>
        </w:rPr>
      </w:pPr>
    </w:p>
    <w:p w14:paraId="11A17FCB" w14:textId="2F8F9A51" w:rsidR="004352AB" w:rsidRDefault="004352AB" w:rsidP="004352AB">
      <w:pPr>
        <w:rPr>
          <w:rFonts w:ascii="Helvetica" w:hAnsi="Helvetica"/>
          <w:sz w:val="22"/>
          <w:szCs w:val="22"/>
        </w:rPr>
      </w:pPr>
      <w:r w:rsidRPr="00957F1F">
        <w:rPr>
          <w:rFonts w:ascii="Helvetica" w:hAnsi="Helvetica"/>
          <w:sz w:val="22"/>
          <w:szCs w:val="22"/>
        </w:rPr>
        <w:t>Our simulated management model implement</w:t>
      </w:r>
      <w:r w:rsidR="0082304F">
        <w:rPr>
          <w:rFonts w:ascii="Helvetica" w:hAnsi="Helvetica"/>
          <w:sz w:val="22"/>
          <w:szCs w:val="22"/>
        </w:rPr>
        <w:t>ed</w:t>
      </w:r>
      <w:r w:rsidRPr="00957F1F">
        <w:rPr>
          <w:rFonts w:ascii="Helvetica" w:hAnsi="Helvetica"/>
          <w:sz w:val="22"/>
          <w:szCs w:val="22"/>
        </w:rPr>
        <w:t xml:space="preserve"> a</w:t>
      </w:r>
      <w:r>
        <w:rPr>
          <w:rFonts w:ascii="Helvetica" w:hAnsi="Helvetica"/>
          <w:sz w:val="22"/>
          <w:szCs w:val="22"/>
        </w:rPr>
        <w:t>n adaptive policy whereby allowable removals are set based on estimated population biomass</w:t>
      </w:r>
      <w:r w:rsidRPr="00957F1F">
        <w:rPr>
          <w:rFonts w:ascii="Helvetica" w:hAnsi="Helvetica"/>
          <w:sz w:val="22"/>
          <w:szCs w:val="22"/>
        </w:rPr>
        <w:t xml:space="preserve">. </w:t>
      </w:r>
      <w:r>
        <w:rPr>
          <w:rFonts w:ascii="Helvetica" w:hAnsi="Helvetica"/>
          <w:sz w:val="22"/>
          <w:szCs w:val="22"/>
        </w:rPr>
        <w:t xml:space="preserve"> Consistent with many such harvest rules, we introduce</w:t>
      </w:r>
      <w:r w:rsidR="00C64824">
        <w:rPr>
          <w:rFonts w:ascii="Helvetica" w:hAnsi="Helvetica"/>
          <w:sz w:val="22"/>
          <w:szCs w:val="22"/>
        </w:rPr>
        <w:t>d</w:t>
      </w:r>
      <w:r>
        <w:rPr>
          <w:rFonts w:ascii="Helvetica" w:hAnsi="Helvetica"/>
          <w:sz w:val="22"/>
          <w:szCs w:val="22"/>
        </w:rPr>
        <w:t xml:space="preserve"> a minimum biomass level, here 0.25K, where no harvest is allowed (i.e. the limit reference point). When the estimated population </w:t>
      </w:r>
      <w:r w:rsidR="00C64824">
        <w:rPr>
          <w:rFonts w:ascii="Helvetica" w:hAnsi="Helvetica"/>
          <w:sz w:val="22"/>
          <w:szCs w:val="22"/>
        </w:rPr>
        <w:t>was</w:t>
      </w:r>
      <w:r>
        <w:rPr>
          <w:rFonts w:ascii="Helvetica" w:hAnsi="Helvetica"/>
          <w:sz w:val="22"/>
          <w:szCs w:val="22"/>
        </w:rPr>
        <w:t xml:space="preserve"> at or above </w:t>
      </w:r>
      <w:r w:rsidRPr="00EB37ED">
        <w:rPr>
          <w:rFonts w:ascii="Helvetica" w:hAnsi="Helvetica"/>
          <w:i/>
          <w:sz w:val="22"/>
          <w:szCs w:val="22"/>
        </w:rPr>
        <w:t>B</w:t>
      </w:r>
      <w:r w:rsidRPr="00EB37ED">
        <w:rPr>
          <w:rFonts w:ascii="Helvetica" w:hAnsi="Helvetica"/>
          <w:i/>
          <w:sz w:val="22"/>
          <w:szCs w:val="22"/>
          <w:vertAlign w:val="subscript"/>
        </w:rPr>
        <w:t>MSY</w:t>
      </w:r>
      <w:r>
        <w:rPr>
          <w:rFonts w:ascii="Helvetica" w:hAnsi="Helvetica"/>
          <w:sz w:val="22"/>
          <w:szCs w:val="22"/>
        </w:rPr>
        <w:t xml:space="preserve">, the population </w:t>
      </w:r>
      <w:r w:rsidR="001149C6">
        <w:rPr>
          <w:rFonts w:ascii="Helvetica" w:hAnsi="Helvetica"/>
          <w:sz w:val="22"/>
          <w:szCs w:val="22"/>
        </w:rPr>
        <w:t>was</w:t>
      </w:r>
      <w:r>
        <w:rPr>
          <w:rFonts w:ascii="Helvetica" w:hAnsi="Helvetica"/>
          <w:sz w:val="22"/>
          <w:szCs w:val="22"/>
        </w:rPr>
        <w:t xml:space="preserve"> harvested </w:t>
      </w:r>
      <w:r w:rsidRPr="00957F1F">
        <w:rPr>
          <w:rFonts w:ascii="Helvetica" w:hAnsi="Helvetica"/>
          <w:sz w:val="22"/>
          <w:szCs w:val="22"/>
        </w:rPr>
        <w:t xml:space="preserve">at a maximum harvest </w:t>
      </w:r>
      <w:r>
        <w:rPr>
          <w:rFonts w:ascii="Helvetica" w:hAnsi="Helvetica"/>
          <w:sz w:val="22"/>
          <w:szCs w:val="22"/>
        </w:rPr>
        <w:t xml:space="preserve">mortality </w:t>
      </w:r>
      <w:r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Pr="00957F1F">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r w:rsidR="001149C6">
        <w:rPr>
          <w:rFonts w:ascii="Helvetica" w:hAnsi="Helvetica"/>
          <w:sz w:val="22"/>
          <w:szCs w:val="22"/>
        </w:rPr>
        <w:t>was</w:t>
      </w:r>
      <w:r w:rsidRPr="00957F1F">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sidRPr="00957F1F">
        <w:rPr>
          <w:rFonts w:ascii="Helvetica" w:hAnsi="Helvetica"/>
          <w:sz w:val="22"/>
          <w:szCs w:val="22"/>
        </w:rPr>
        <w:t>the rate of harvest increase</w:t>
      </w:r>
      <w:r w:rsidR="001149C6">
        <w:rPr>
          <w:rFonts w:ascii="Helvetica" w:hAnsi="Helvetica"/>
          <w:sz w:val="22"/>
          <w:szCs w:val="22"/>
        </w:rPr>
        <w:t>d</w:t>
      </w:r>
      <w:r w:rsidRPr="00957F1F">
        <w:rPr>
          <w:rFonts w:ascii="Helvetica" w:hAnsi="Helvetica"/>
          <w:sz w:val="22"/>
          <w:szCs w:val="22"/>
        </w:rPr>
        <w:t xml:space="preserve"> as a linear function of the estimated biomass</w:t>
      </w:r>
      <w:r>
        <w:rPr>
          <w:rFonts w:ascii="Helvetica" w:hAnsi="Helvetica"/>
          <w:sz w:val="22"/>
          <w:szCs w:val="22"/>
        </w:rPr>
        <w:t xml:space="preserve"> </w:t>
      </w:r>
      <w:r w:rsidRPr="00957F1F">
        <w:rPr>
          <w:rFonts w:ascii="Helvetica" w:hAnsi="Helvetica"/>
          <w:sz w:val="22"/>
          <w:szCs w:val="22"/>
        </w:rPr>
        <w:t>(</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p>
    <w:p w14:paraId="7BB04A16" w14:textId="77777777" w:rsidR="004352AB" w:rsidRDefault="004352AB" w:rsidP="004352AB">
      <w:pPr>
        <w:rPr>
          <w:rFonts w:ascii="Helvetica" w:hAnsi="Helvetica"/>
          <w:sz w:val="22"/>
          <w:szCs w:val="22"/>
        </w:rPr>
      </w:pPr>
    </w:p>
    <w:p w14:paraId="351728CD" w14:textId="4310B1B1" w:rsidR="004352AB" w:rsidRDefault="0010303D" w:rsidP="004352AB">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Pr>
          <w:rFonts w:ascii="Helvetica" w:hAnsi="Helvetica"/>
          <w:sz w:val="22"/>
          <w:szCs w:val="22"/>
        </w:rPr>
        <w:t>,</w:t>
      </w:r>
      <w:r w:rsidR="004352AB">
        <w:rPr>
          <w:rFonts w:ascii="Helvetica" w:hAnsi="Helvetica"/>
          <w:sz w:val="22"/>
          <w:szCs w:val="22"/>
        </w:rPr>
        <w:tab/>
        <w:t>(</w:t>
      </w:r>
      <w:r w:rsidR="00555417">
        <w:rPr>
          <w:rFonts w:ascii="Helvetica" w:hAnsi="Helvetica"/>
          <w:sz w:val="22"/>
          <w:szCs w:val="22"/>
        </w:rPr>
        <w:t>5</w:t>
      </w:r>
      <w:r w:rsidR="004352AB">
        <w:rPr>
          <w:rFonts w:ascii="Helvetica" w:hAnsi="Helvetica"/>
          <w:sz w:val="22"/>
          <w:szCs w:val="22"/>
        </w:rPr>
        <w:t>)</w:t>
      </w:r>
      <w:r w:rsidR="004352AB">
        <w:rPr>
          <w:rFonts w:ascii="Helvetica" w:hAnsi="Helvetica"/>
          <w:sz w:val="22"/>
          <w:szCs w:val="22"/>
        </w:rPr>
        <w:tab/>
      </w:r>
      <w:r w:rsidR="004352AB">
        <w:rPr>
          <w:rFonts w:ascii="Helvetica" w:hAnsi="Helvetica"/>
          <w:sz w:val="22"/>
          <w:szCs w:val="22"/>
        </w:rPr>
        <w:tab/>
      </w:r>
    </w:p>
    <w:p w14:paraId="702A52CD" w14:textId="77777777" w:rsidR="004352AB" w:rsidRDefault="004352AB" w:rsidP="004352AB">
      <w:pPr>
        <w:rPr>
          <w:rFonts w:ascii="Helvetica" w:hAnsi="Helvetica"/>
          <w:sz w:val="22"/>
          <w:szCs w:val="22"/>
        </w:rPr>
      </w:pPr>
      <w:r w:rsidRPr="00957F1F">
        <w:rPr>
          <w:rFonts w:ascii="Helvetica" w:hAnsi="Helvetica"/>
          <w:sz w:val="22"/>
          <w:szCs w:val="22"/>
        </w:rPr>
        <w:t>where the rate of increase in harvest</w:t>
      </w:r>
    </w:p>
    <w:p w14:paraId="229BA9A5" w14:textId="77777777" w:rsidR="004352AB" w:rsidRDefault="004352AB" w:rsidP="004352AB">
      <w:pPr>
        <w:rPr>
          <w:rFonts w:ascii="Helvetica" w:hAnsi="Helvetica"/>
          <w:sz w:val="22"/>
          <w:szCs w:val="22"/>
        </w:rPr>
      </w:pPr>
    </w:p>
    <w:p w14:paraId="454BB25C" w14:textId="5F59C69C"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957F1F">
        <w:rPr>
          <w:rFonts w:ascii="Helvetica" w:hAnsi="Helvetica"/>
          <w:sz w:val="22"/>
          <w:szCs w:val="22"/>
        </w:rPr>
        <w:t xml:space="preserve"> </w:t>
      </w:r>
      <w:r>
        <w:rPr>
          <w:rFonts w:ascii="Helvetica" w:hAnsi="Helvetica"/>
          <w:sz w:val="22"/>
          <w:szCs w:val="22"/>
        </w:rPr>
        <w:tab/>
        <w:t>(</w:t>
      </w:r>
      <w:r w:rsidR="00555417">
        <w:rPr>
          <w:rFonts w:ascii="Helvetica" w:hAnsi="Helvetica"/>
          <w:sz w:val="22"/>
          <w:szCs w:val="22"/>
        </w:rPr>
        <w:t>6</w:t>
      </w:r>
      <w:r>
        <w:rPr>
          <w:rFonts w:ascii="Helvetica" w:hAnsi="Helvetica"/>
          <w:sz w:val="22"/>
          <w:szCs w:val="22"/>
        </w:rPr>
        <w:t>)</w:t>
      </w:r>
    </w:p>
    <w:p w14:paraId="74686CB4" w14:textId="77777777" w:rsidR="004352AB" w:rsidRDefault="004352AB" w:rsidP="004352AB">
      <w:pPr>
        <w:rPr>
          <w:rFonts w:ascii="Helvetica" w:hAnsi="Helvetica"/>
          <w:sz w:val="22"/>
          <w:szCs w:val="22"/>
        </w:rPr>
      </w:pPr>
    </w:p>
    <w:p w14:paraId="0E27F355" w14:textId="77777777" w:rsidR="004352AB" w:rsidRDefault="004352AB" w:rsidP="004352AB">
      <w:pPr>
        <w:rPr>
          <w:rFonts w:ascii="Helvetica" w:hAnsi="Helvetica"/>
          <w:sz w:val="22"/>
          <w:szCs w:val="22"/>
        </w:rPr>
      </w:pPr>
      <w:r w:rsidRPr="00957F1F">
        <w:rPr>
          <w:rFonts w:ascii="Helvetica" w:hAnsi="Helvetica"/>
          <w:sz w:val="22"/>
          <w:szCs w:val="22"/>
        </w:rPr>
        <w:t xml:space="preserve">and </w:t>
      </w:r>
    </w:p>
    <w:p w14:paraId="2651C774" w14:textId="77777777" w:rsidR="004352AB" w:rsidRDefault="004352AB" w:rsidP="004352AB">
      <w:pPr>
        <w:rPr>
          <w:rFonts w:ascii="Helvetica" w:hAnsi="Helvetica"/>
          <w:sz w:val="22"/>
          <w:szCs w:val="22"/>
        </w:rPr>
      </w:pPr>
    </w:p>
    <w:p w14:paraId="4B987766" w14:textId="7160E446" w:rsidR="004352AB" w:rsidRDefault="0010303D" w:rsidP="004352AB">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957F1F">
        <w:rPr>
          <w:rFonts w:ascii="Helvetica" w:hAnsi="Helvetica"/>
          <w:sz w:val="22"/>
          <w:szCs w:val="22"/>
        </w:rPr>
        <w:t xml:space="preserve">. </w:t>
      </w:r>
      <w:r w:rsidR="004352AB">
        <w:rPr>
          <w:rFonts w:ascii="Helvetica" w:hAnsi="Helvetica"/>
          <w:sz w:val="22"/>
          <w:szCs w:val="22"/>
        </w:rPr>
        <w:tab/>
        <w:t>(</w:t>
      </w:r>
      <w:r w:rsidR="00555417">
        <w:rPr>
          <w:rFonts w:ascii="Helvetica" w:hAnsi="Helvetica"/>
          <w:sz w:val="22"/>
          <w:szCs w:val="22"/>
        </w:rPr>
        <w:t>7</w:t>
      </w:r>
      <w:r w:rsidR="004352AB">
        <w:rPr>
          <w:rFonts w:ascii="Helvetica" w:hAnsi="Helvetica"/>
          <w:sz w:val="22"/>
          <w:szCs w:val="22"/>
        </w:rPr>
        <w:t>)</w:t>
      </w:r>
      <w:r w:rsidR="004352AB">
        <w:rPr>
          <w:rFonts w:ascii="Helvetica" w:hAnsi="Helvetica"/>
          <w:sz w:val="22"/>
          <w:szCs w:val="22"/>
        </w:rPr>
        <w:tab/>
      </w:r>
      <w:r w:rsidR="004352AB">
        <w:rPr>
          <w:rFonts w:ascii="Helvetica" w:hAnsi="Helvetica"/>
          <w:sz w:val="22"/>
          <w:szCs w:val="22"/>
        </w:rPr>
        <w:tab/>
      </w:r>
    </w:p>
    <w:p w14:paraId="21D1FD4B" w14:textId="2A1A6824" w:rsidR="004352AB" w:rsidRDefault="004352AB" w:rsidP="004352AB">
      <w:pPr>
        <w:rPr>
          <w:rFonts w:ascii="Helvetica" w:hAnsi="Helvetica"/>
          <w:sz w:val="22"/>
          <w:szCs w:val="22"/>
        </w:rPr>
      </w:pPr>
      <w:r w:rsidRPr="00957F1F">
        <w:rPr>
          <w:rFonts w:ascii="Helvetica" w:hAnsi="Helvetica"/>
          <w:sz w:val="22"/>
          <w:szCs w:val="22"/>
        </w:rPr>
        <w:lastRenderedPageBreak/>
        <w:t>The total</w:t>
      </w:r>
      <w:r>
        <w:rPr>
          <w:rFonts w:ascii="Helvetica" w:hAnsi="Helvetica"/>
          <w:sz w:val="22"/>
          <w:szCs w:val="22"/>
        </w:rPr>
        <w:t xml:space="preserve"> expected</w:t>
      </w:r>
      <w:r w:rsidRPr="00957F1F">
        <w:rPr>
          <w:rFonts w:ascii="Helvetica" w:hAnsi="Helvetica"/>
          <w:sz w:val="22"/>
          <w:szCs w:val="22"/>
        </w:rPr>
        <w:t xml:space="preserve"> yield at time </w:t>
      </w:r>
      <w:r w:rsidRPr="00957F1F">
        <w:rPr>
          <w:rFonts w:ascii="Helvetica" w:hAnsi="Helvetica"/>
          <w:i/>
          <w:sz w:val="22"/>
          <w:szCs w:val="22"/>
        </w:rPr>
        <w:t>t</w:t>
      </w:r>
      <w:r w:rsidRPr="00957F1F">
        <w:rPr>
          <w:rFonts w:ascii="Helvetica" w:hAnsi="Helvetica"/>
          <w:sz w:val="22"/>
          <w:szCs w:val="22"/>
        </w:rPr>
        <w:t xml:space="preserve"> </w:t>
      </w:r>
      <w:r w:rsidR="0073379F">
        <w:rPr>
          <w:rFonts w:ascii="Helvetica" w:hAnsi="Helvetica"/>
          <w:sz w:val="22"/>
          <w:szCs w:val="22"/>
        </w:rPr>
        <w:t>was</w:t>
      </w:r>
      <w:r w:rsidRPr="00957F1F">
        <w:rPr>
          <w:rFonts w:ascii="Helvetica" w:hAnsi="Helvetica"/>
          <w:sz w:val="22"/>
          <w:szCs w:val="22"/>
        </w:rPr>
        <w:t xml:space="preserve"> therefore:</w:t>
      </w:r>
    </w:p>
    <w:p w14:paraId="21A9630A" w14:textId="77777777" w:rsidR="004352AB" w:rsidRDefault="004352AB" w:rsidP="004352AB">
      <w:pPr>
        <w:rPr>
          <w:rFonts w:ascii="Helvetica" w:hAnsi="Helvetica"/>
          <w:sz w:val="22"/>
          <w:szCs w:val="22"/>
        </w:rPr>
      </w:pPr>
    </w:p>
    <w:p w14:paraId="14114F33" w14:textId="0BDA30C0"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r>
        <w:rPr>
          <w:rFonts w:ascii="Helvetica" w:hAnsi="Helvetica"/>
          <w:sz w:val="22"/>
          <w:szCs w:val="22"/>
        </w:rPr>
        <w:tab/>
        <w:t>(</w:t>
      </w:r>
      <w:r w:rsidR="00555417">
        <w:rPr>
          <w:rFonts w:ascii="Helvetica" w:hAnsi="Helvetica"/>
          <w:sz w:val="22"/>
          <w:szCs w:val="22"/>
        </w:rPr>
        <w:t>8</w:t>
      </w:r>
      <w:r>
        <w:rPr>
          <w:rFonts w:ascii="Helvetica" w:hAnsi="Helvetica"/>
          <w:sz w:val="22"/>
          <w:szCs w:val="22"/>
        </w:rPr>
        <w:t>)</w:t>
      </w:r>
    </w:p>
    <w:p w14:paraId="69BC3F2A" w14:textId="77777777" w:rsidR="004352AB" w:rsidRDefault="004352AB" w:rsidP="004352AB">
      <w:pPr>
        <w:tabs>
          <w:tab w:val="left" w:pos="8640"/>
        </w:tabs>
        <w:rPr>
          <w:rFonts w:ascii="Helvetica" w:hAnsi="Helvetica"/>
          <w:sz w:val="22"/>
          <w:szCs w:val="22"/>
        </w:rPr>
      </w:pPr>
    </w:p>
    <w:p w14:paraId="55C48EA9" w14:textId="63133B6C" w:rsidR="004352AB" w:rsidRPr="00957F1F" w:rsidRDefault="004352AB" w:rsidP="004352AB">
      <w:pPr>
        <w:rPr>
          <w:rFonts w:ascii="Helvetica" w:hAnsi="Helvetica"/>
          <w:sz w:val="22"/>
          <w:szCs w:val="22"/>
        </w:rPr>
      </w:pPr>
      <w:r w:rsidRPr="00957F1F">
        <w:rPr>
          <w:rFonts w:ascii="Helvetica" w:hAnsi="Helvetica"/>
          <w:sz w:val="22"/>
          <w:szCs w:val="22"/>
        </w:rPr>
        <w:t>This yield is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957F1F">
        <w:rPr>
          <w:rFonts w:ascii="Helvetica" w:hAnsi="Helvetica"/>
          <w:sz w:val="22"/>
          <w:szCs w:val="22"/>
        </w:rPr>
        <w:t xml:space="preserve"> and the model continue</w:t>
      </w:r>
      <w:r w:rsidR="0073379F">
        <w:rPr>
          <w:rFonts w:ascii="Helvetica" w:hAnsi="Helvetica"/>
          <w:sz w:val="22"/>
          <w:szCs w:val="22"/>
        </w:rPr>
        <w:t>d</w:t>
      </w:r>
      <w:r w:rsidRPr="00957F1F">
        <w:rPr>
          <w:rFonts w:ascii="Helvetica" w:hAnsi="Helvetica"/>
          <w:sz w:val="22"/>
          <w:szCs w:val="22"/>
        </w:rPr>
        <w:t xml:space="preserve"> for a 20</w:t>
      </w:r>
      <w:r w:rsidR="0073379F">
        <w:rPr>
          <w:rFonts w:ascii="Helvetica" w:hAnsi="Helvetica"/>
          <w:sz w:val="22"/>
          <w:szCs w:val="22"/>
        </w:rPr>
        <w:t>-</w:t>
      </w:r>
      <w:r w:rsidRPr="00957F1F">
        <w:rPr>
          <w:rFonts w:ascii="Helvetica" w:hAnsi="Helvetica"/>
          <w:sz w:val="22"/>
          <w:szCs w:val="22"/>
        </w:rPr>
        <w:t xml:space="preserve">year simulation. </w:t>
      </w:r>
      <w:r w:rsidR="00B60BD9">
        <w:rPr>
          <w:rFonts w:ascii="Helvetica" w:hAnsi="Helvetica"/>
          <w:sz w:val="22"/>
          <w:szCs w:val="22"/>
        </w:rPr>
        <w:t xml:space="preserve">For graphical representation of the management model and examples of 20-year simulations with low and high uncertainty in estimated biomass see </w:t>
      </w:r>
      <w:r w:rsidR="00B60BD9" w:rsidRPr="00C200F0">
        <w:rPr>
          <w:rFonts w:ascii="Helvetica" w:hAnsi="Helvetica"/>
          <w:sz w:val="22"/>
          <w:szCs w:val="22"/>
          <w:highlight w:val="yellow"/>
        </w:rPr>
        <w:t>Figure S1</w:t>
      </w:r>
      <w:r w:rsidR="00B60BD9">
        <w:rPr>
          <w:rFonts w:ascii="Helvetica" w:hAnsi="Helvetica"/>
          <w:sz w:val="22"/>
          <w:szCs w:val="22"/>
        </w:rPr>
        <w:t xml:space="preserve">. </w:t>
      </w:r>
    </w:p>
    <w:p w14:paraId="103D2771" w14:textId="77777777" w:rsidR="00175C87" w:rsidRPr="00957F1F" w:rsidRDefault="00175C87" w:rsidP="003435AE">
      <w:pPr>
        <w:rPr>
          <w:rFonts w:ascii="Helvetica" w:hAnsi="Helvetica"/>
          <w:sz w:val="22"/>
          <w:szCs w:val="22"/>
        </w:rPr>
      </w:pPr>
    </w:p>
    <w:p w14:paraId="17B925CE" w14:textId="77777777" w:rsidR="00CD565E" w:rsidRDefault="007F61D2" w:rsidP="00175C87">
      <w:pPr>
        <w:rPr>
          <w:rFonts w:ascii="Helvetica" w:hAnsi="Helvetica"/>
          <w:sz w:val="22"/>
          <w:szCs w:val="22"/>
        </w:rPr>
      </w:pPr>
      <w:r w:rsidRPr="00A155E2">
        <w:rPr>
          <w:rFonts w:ascii="Helvetica" w:hAnsi="Helvetica"/>
          <w:sz w:val="22"/>
          <w:szCs w:val="22"/>
          <w:u w:val="single"/>
        </w:rPr>
        <w:t xml:space="preserve">Value of the </w:t>
      </w:r>
      <w:r w:rsidR="00FF6503">
        <w:rPr>
          <w:rFonts w:ascii="Helvetica" w:hAnsi="Helvetica"/>
          <w:sz w:val="22"/>
          <w:szCs w:val="22"/>
          <w:u w:val="single"/>
        </w:rPr>
        <w:t>Resource</w:t>
      </w:r>
      <w:r w:rsidRPr="00A155E2">
        <w:rPr>
          <w:rFonts w:ascii="Helvetica" w:hAnsi="Helvetica"/>
          <w:sz w:val="22"/>
          <w:szCs w:val="22"/>
          <w:u w:val="single"/>
        </w:rPr>
        <w:t xml:space="preserve">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w:t>
      </w:r>
      <w:commentRangeStart w:id="19"/>
      <w:commentRangeStart w:id="20"/>
      <w:commentRangeStart w:id="21"/>
      <w:r w:rsidR="00127FEE" w:rsidRPr="00957F1F">
        <w:rPr>
          <w:rFonts w:ascii="Helvetica" w:hAnsi="Helvetica"/>
          <w:sz w:val="22"/>
          <w:szCs w:val="22"/>
        </w:rPr>
        <w:t xml:space="preserve">value </w:t>
      </w:r>
      <w:commentRangeEnd w:id="19"/>
      <w:r w:rsidR="008A1AC7">
        <w:rPr>
          <w:rStyle w:val="CommentReference"/>
        </w:rPr>
        <w:commentReference w:id="19"/>
      </w:r>
      <w:commentRangeEnd w:id="20"/>
      <w:r w:rsidR="001E044E">
        <w:rPr>
          <w:rStyle w:val="CommentReference"/>
        </w:rPr>
        <w:commentReference w:id="20"/>
      </w:r>
      <w:commentRangeEnd w:id="21"/>
      <w:r w:rsidR="0010303D">
        <w:rPr>
          <w:rStyle w:val="CommentReference"/>
        </w:rPr>
        <w:commentReference w:id="21"/>
      </w:r>
      <w:r w:rsidR="00127FEE" w:rsidRPr="00957F1F">
        <w:rPr>
          <w:rFonts w:ascii="Helvetica" w:hAnsi="Helvetica"/>
          <w:sz w:val="22"/>
          <w:szCs w:val="22"/>
        </w:rPr>
        <w:t xml:space="preserve">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w:t>
      </w:r>
    </w:p>
    <w:p w14:paraId="00F9AEF2" w14:textId="77777777" w:rsidR="00CD565E" w:rsidRDefault="00CD565E" w:rsidP="00175C87">
      <w:pPr>
        <w:rPr>
          <w:rFonts w:ascii="Helvetica" w:hAnsi="Helvetica"/>
          <w:sz w:val="22"/>
          <w:szCs w:val="22"/>
        </w:rPr>
      </w:pPr>
    </w:p>
    <w:p w14:paraId="68717DBD" w14:textId="780DFEFA" w:rsidR="00CD565E" w:rsidRDefault="006B5E99" w:rsidP="00CD565E">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w:t>
      </w:r>
      <w:r w:rsidR="00CD565E">
        <w:rPr>
          <w:rFonts w:ascii="Helvetica" w:hAnsi="Helvetica"/>
          <w:sz w:val="22"/>
          <w:szCs w:val="22"/>
        </w:rPr>
        <w:tab/>
        <w:t>(</w:t>
      </w:r>
      <w:r w:rsidR="00555417">
        <w:rPr>
          <w:rFonts w:ascii="Helvetica" w:hAnsi="Helvetica"/>
          <w:sz w:val="22"/>
          <w:szCs w:val="22"/>
        </w:rPr>
        <w:t>9</w:t>
      </w:r>
      <w:r w:rsidR="00CD565E">
        <w:rPr>
          <w:rFonts w:ascii="Helvetica" w:hAnsi="Helvetica"/>
          <w:sz w:val="22"/>
          <w:szCs w:val="22"/>
        </w:rPr>
        <w:t>)</w:t>
      </w:r>
    </w:p>
    <w:p w14:paraId="23508DDC" w14:textId="77777777" w:rsidR="00CD565E" w:rsidRDefault="00CD565E" w:rsidP="00175C87">
      <w:pPr>
        <w:rPr>
          <w:rFonts w:ascii="Helvetica" w:hAnsi="Helvetica"/>
          <w:sz w:val="22"/>
          <w:szCs w:val="22"/>
        </w:rPr>
      </w:pPr>
    </w:p>
    <w:p w14:paraId="598787DC" w14:textId="77777777" w:rsidR="004F6D9D" w:rsidRDefault="006B5E99" w:rsidP="00175C87">
      <w:pPr>
        <w:rPr>
          <w:rFonts w:ascii="Helvetica" w:hAnsi="Helvetica"/>
          <w:sz w:val="22"/>
          <w:szCs w:val="22"/>
        </w:rPr>
      </w:pPr>
      <w:r w:rsidRPr="00957F1F">
        <w:rPr>
          <w:rFonts w:ascii="Helvetica" w:hAnsi="Helvetica"/>
          <w:sz w:val="22"/>
          <w:szCs w:val="22"/>
        </w:rPr>
        <w:t xml:space="preserve">where </w:t>
      </w:r>
      <m:oMath>
        <m:r>
          <w:rPr>
            <w:rFonts w:ascii="Cambria Math" w:hAnsi="Cambria Math"/>
            <w:sz w:val="22"/>
            <w:szCs w:val="22"/>
          </w:rPr>
          <m:t>p</m:t>
        </m:r>
      </m:oMath>
      <w:r w:rsidR="009E4C29" w:rsidRPr="00957F1F">
        <w:rPr>
          <w:rFonts w:ascii="Helvetica" w:hAnsi="Helvetica"/>
          <w:sz w:val="22"/>
          <w:szCs w:val="22"/>
        </w:rPr>
        <w:t xml:space="preserve"> </w:t>
      </w:r>
      <w:r w:rsidR="0082304F">
        <w:rPr>
          <w:rFonts w:ascii="Helvetica" w:hAnsi="Helvetica"/>
          <w:sz w:val="22"/>
          <w:szCs w:val="22"/>
        </w:rPr>
        <w:t>is</w:t>
      </w:r>
      <w:r w:rsidR="009E4C29" w:rsidRPr="00957F1F">
        <w:rPr>
          <w:rFonts w:ascii="Helvetica" w:hAnsi="Helvetica"/>
          <w:sz w:val="22"/>
          <w:szCs w:val="22"/>
        </w:rPr>
        <w:t xml:space="preserve">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w:t>
      </w:r>
      <w:r w:rsidR="0082304F">
        <w:rPr>
          <w:rFonts w:ascii="Helvetica" w:hAnsi="Helvetica"/>
          <w:sz w:val="22"/>
          <w:szCs w:val="22"/>
        </w:rPr>
        <w:t>are</w:t>
      </w:r>
      <w:r w:rsidR="009E4C29" w:rsidRPr="00957F1F">
        <w:rPr>
          <w:rFonts w:ascii="Helvetica" w:hAnsi="Helvetica"/>
          <w:sz w:val="22"/>
          <w:szCs w:val="22"/>
        </w:rPr>
        <w:t xml:space="preserve">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w:t>
      </w:r>
      <w:r w:rsidR="0082304F">
        <w:rPr>
          <w:rFonts w:ascii="Helvetica" w:hAnsi="Helvetica"/>
          <w:sz w:val="22"/>
          <w:szCs w:val="22"/>
        </w:rPr>
        <w:t>is</w:t>
      </w:r>
      <w:r w:rsidR="009E4C29" w:rsidRPr="00957F1F">
        <w:rPr>
          <w:rFonts w:ascii="Helvetica" w:hAnsi="Helvetica"/>
          <w:sz w:val="22"/>
          <w:szCs w:val="22"/>
        </w:rPr>
        <w:t xml:space="preserve">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for the full duration of the simulation as</w:t>
      </w:r>
      <w:r w:rsidR="004F6D9D">
        <w:rPr>
          <w:rFonts w:ascii="Helvetica" w:hAnsi="Helvetica"/>
          <w:sz w:val="22"/>
          <w:szCs w:val="22"/>
        </w:rPr>
        <w:t>:</w:t>
      </w:r>
    </w:p>
    <w:p w14:paraId="20D8A491" w14:textId="77777777" w:rsidR="004F6D9D" w:rsidRDefault="004F6D9D" w:rsidP="00175C87">
      <w:pPr>
        <w:rPr>
          <w:rFonts w:ascii="Helvetica" w:hAnsi="Helvetica"/>
          <w:sz w:val="22"/>
          <w:szCs w:val="22"/>
        </w:rPr>
      </w:pPr>
    </w:p>
    <w:p w14:paraId="1B047948" w14:textId="3E686897" w:rsidR="004F6D9D" w:rsidRDefault="00B60AEC" w:rsidP="004F6D9D">
      <w:pPr>
        <w:tabs>
          <w:tab w:val="left" w:pos="8640"/>
        </w:tabs>
        <w:rPr>
          <w:rFonts w:ascii="Helvetica" w:hAnsi="Helvetica"/>
          <w:sz w:val="22"/>
          <w:szCs w:val="22"/>
        </w:rPr>
      </w:pPr>
      <w:r w:rsidRPr="00957F1F">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w:t>
      </w:r>
      <w:r w:rsidR="004F6D9D">
        <w:rPr>
          <w:rFonts w:ascii="Helvetica" w:hAnsi="Helvetica"/>
          <w:sz w:val="22"/>
          <w:szCs w:val="22"/>
        </w:rPr>
        <w:tab/>
        <w:t>(</w:t>
      </w:r>
      <w:r w:rsidR="00555417">
        <w:rPr>
          <w:rFonts w:ascii="Helvetica" w:hAnsi="Helvetica"/>
          <w:sz w:val="22"/>
          <w:szCs w:val="22"/>
        </w:rPr>
        <w:t>10</w:t>
      </w:r>
      <w:r w:rsidR="004F6D9D">
        <w:rPr>
          <w:rFonts w:ascii="Helvetica" w:hAnsi="Helvetica"/>
          <w:sz w:val="22"/>
          <w:szCs w:val="22"/>
        </w:rPr>
        <w:t>)</w:t>
      </w:r>
    </w:p>
    <w:p w14:paraId="02838321" w14:textId="77777777" w:rsidR="004F6D9D" w:rsidRDefault="004F6D9D" w:rsidP="00175C87">
      <w:pPr>
        <w:rPr>
          <w:rFonts w:ascii="Helvetica" w:hAnsi="Helvetica"/>
          <w:sz w:val="22"/>
          <w:szCs w:val="22"/>
        </w:rPr>
      </w:pPr>
    </w:p>
    <w:p w14:paraId="5389506E" w14:textId="5781FAA4" w:rsidR="002621A5" w:rsidRDefault="00103088" w:rsidP="00175C87">
      <w:pPr>
        <w:rPr>
          <w:rFonts w:ascii="Helvetica" w:hAnsi="Helvetica"/>
          <w:sz w:val="22"/>
          <w:szCs w:val="22"/>
        </w:rPr>
      </w:pPr>
      <w:r w:rsidRPr="00957F1F">
        <w:rPr>
          <w:rFonts w:ascii="Helvetica" w:hAnsi="Helvetica"/>
          <w:sz w:val="22"/>
          <w:szCs w:val="22"/>
        </w:rPr>
        <w:t xml:space="preserve">where the discount </w:t>
      </w:r>
      <w:r w:rsidR="00476BB8" w:rsidRPr="00957F1F">
        <w:rPr>
          <w:rFonts w:ascii="Helvetica" w:hAnsi="Helvetica"/>
          <w:sz w:val="22"/>
          <w:szCs w:val="22"/>
        </w:rPr>
        <w:t>coefficient</w:t>
      </w:r>
      <w:r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w:t>
      </w:r>
    </w:p>
    <w:p w14:paraId="4C6E017D" w14:textId="77777777" w:rsidR="002621A5" w:rsidRDefault="002621A5" w:rsidP="00175C87">
      <w:pPr>
        <w:rPr>
          <w:rFonts w:ascii="Helvetica" w:hAnsi="Helvetica"/>
          <w:sz w:val="22"/>
          <w:szCs w:val="22"/>
        </w:rPr>
      </w:pPr>
    </w:p>
    <w:p w14:paraId="50E6A94A" w14:textId="0D8EF9D4" w:rsidR="002621A5" w:rsidRDefault="00D37D10" w:rsidP="002621A5">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957F1F">
        <w:rPr>
          <w:rFonts w:ascii="Helvetica" w:hAnsi="Helvetica"/>
          <w:sz w:val="22"/>
          <w:szCs w:val="22"/>
        </w:rPr>
        <w:t xml:space="preserve"> </w:t>
      </w:r>
      <w:r w:rsidR="002621A5">
        <w:rPr>
          <w:rFonts w:ascii="Helvetica" w:hAnsi="Helvetica"/>
          <w:sz w:val="22"/>
          <w:szCs w:val="22"/>
        </w:rPr>
        <w:t xml:space="preserve">, </w:t>
      </w:r>
      <w:r w:rsidR="002621A5">
        <w:rPr>
          <w:rFonts w:ascii="Helvetica" w:hAnsi="Helvetica"/>
          <w:sz w:val="22"/>
          <w:szCs w:val="22"/>
        </w:rPr>
        <w:tab/>
        <w:t>(</w:t>
      </w:r>
      <w:r w:rsidR="004F6D9D">
        <w:rPr>
          <w:rFonts w:ascii="Helvetica" w:hAnsi="Helvetica"/>
          <w:sz w:val="22"/>
          <w:szCs w:val="22"/>
        </w:rPr>
        <w:t>1</w:t>
      </w:r>
      <w:r w:rsidR="00555417">
        <w:rPr>
          <w:rFonts w:ascii="Helvetica" w:hAnsi="Helvetica"/>
          <w:sz w:val="22"/>
          <w:szCs w:val="22"/>
        </w:rPr>
        <w:t>1</w:t>
      </w:r>
      <w:r w:rsidR="002621A5">
        <w:rPr>
          <w:rFonts w:ascii="Helvetica" w:hAnsi="Helvetica"/>
          <w:sz w:val="22"/>
          <w:szCs w:val="22"/>
        </w:rPr>
        <w:t>)</w:t>
      </w:r>
      <w:r w:rsidR="00615385" w:rsidRPr="00957F1F">
        <w:rPr>
          <w:rFonts w:ascii="Helvetica" w:hAnsi="Helvetica"/>
          <w:sz w:val="22"/>
          <w:szCs w:val="22"/>
        </w:rPr>
        <w:t xml:space="preserve"> </w:t>
      </w:r>
    </w:p>
    <w:p w14:paraId="4212AE6F" w14:textId="77777777" w:rsidR="002621A5" w:rsidRDefault="002621A5" w:rsidP="00175C87">
      <w:pPr>
        <w:rPr>
          <w:rFonts w:ascii="Helvetica" w:hAnsi="Helvetica"/>
          <w:sz w:val="22"/>
          <w:szCs w:val="22"/>
        </w:rPr>
      </w:pPr>
    </w:p>
    <w:p w14:paraId="7D70D97A" w14:textId="54BDB047" w:rsidR="002621A5" w:rsidRDefault="00615385" w:rsidP="00175C87">
      <w:pPr>
        <w:rPr>
          <w:rFonts w:ascii="Helvetica" w:hAnsi="Helvetica"/>
          <w:sz w:val="22"/>
          <w:szCs w:val="22"/>
        </w:rPr>
      </w:pPr>
      <w:r w:rsidRPr="00957F1F">
        <w:rPr>
          <w:rFonts w:ascii="Helvetica" w:hAnsi="Helvetica"/>
          <w:sz w:val="22"/>
          <w:szCs w:val="22"/>
        </w:rPr>
        <w:t xml:space="preserve">and </w:t>
      </w:r>
      <m:oMath>
        <m:r>
          <w:rPr>
            <w:rFonts w:ascii="Cambria Math" w:hAnsi="Cambria Math"/>
            <w:sz w:val="22"/>
            <w:szCs w:val="22"/>
          </w:rPr>
          <m:t>δ</m:t>
        </m:r>
      </m:oMath>
      <w:r w:rsidRPr="00957F1F">
        <w:rPr>
          <w:rFonts w:ascii="Helvetica" w:hAnsi="Helvetica"/>
          <w:sz w:val="22"/>
          <w:szCs w:val="22"/>
        </w:rPr>
        <w:t xml:space="preserve"> </w:t>
      </w:r>
      <w:r w:rsidR="0082304F">
        <w:rPr>
          <w:rFonts w:ascii="Helvetica" w:hAnsi="Helvetica"/>
          <w:sz w:val="22"/>
          <w:szCs w:val="22"/>
        </w:rPr>
        <w:t>is</w:t>
      </w:r>
      <w:r w:rsidRPr="00957F1F">
        <w:rPr>
          <w:rFonts w:ascii="Helvetica" w:hAnsi="Helvetica"/>
          <w:sz w:val="22"/>
          <w:szCs w:val="22"/>
        </w:rPr>
        <w:t xml:space="preserve"> a value between 0 and 1</w:t>
      </w:r>
      <w:r w:rsidR="000B15BE" w:rsidRPr="00957F1F">
        <w:rPr>
          <w:rFonts w:ascii="Helvetica" w:hAnsi="Helvetica"/>
          <w:sz w:val="22"/>
          <w:szCs w:val="22"/>
        </w:rPr>
        <w:t xml:space="preserve">. </w:t>
      </w:r>
      <w:r w:rsidR="0087797E" w:rsidRPr="00957F1F">
        <w:rPr>
          <w:rFonts w:ascii="Helvetica" w:hAnsi="Helvetica"/>
          <w:sz w:val="22"/>
          <w:szCs w:val="22"/>
        </w:rPr>
        <w:t>We assume</w:t>
      </w:r>
      <w:r w:rsidR="0073379F">
        <w:rPr>
          <w:rFonts w:ascii="Helvetica" w:hAnsi="Helvetica"/>
          <w:sz w:val="22"/>
          <w:szCs w:val="22"/>
        </w:rPr>
        <w:t>d</w:t>
      </w:r>
      <w:r w:rsidR="0087797E" w:rsidRPr="00957F1F">
        <w:rPr>
          <w:rFonts w:ascii="Helvetica" w:hAnsi="Helvetica"/>
          <w:sz w:val="22"/>
          <w:szCs w:val="22"/>
        </w:rPr>
        <w:t xml:space="preserve"> that </w:t>
      </w:r>
      <w:r w:rsidR="007821E5">
        <w:rPr>
          <w:rFonts w:ascii="Helvetica" w:hAnsi="Helvetica"/>
          <w:sz w:val="22"/>
          <w:szCs w:val="22"/>
        </w:rPr>
        <w:t xml:space="preserve">the marginal cost of increasing precision </w:t>
      </w:r>
      <w:r w:rsidR="0073379F">
        <w:rPr>
          <w:rFonts w:ascii="Helvetica" w:hAnsi="Helvetica"/>
          <w:sz w:val="22"/>
          <w:szCs w:val="22"/>
        </w:rPr>
        <w:t>was</w:t>
      </w:r>
      <w:r w:rsidR="007821E5">
        <w:rPr>
          <w:rFonts w:ascii="Helvetica" w:hAnsi="Helvetica"/>
          <w:sz w:val="22"/>
          <w:szCs w:val="22"/>
        </w:rPr>
        <w:t xml:space="preserve"> always positive</w:t>
      </w:r>
      <w:r w:rsidR="00711595">
        <w:rPr>
          <w:rFonts w:ascii="Helvetica" w:hAnsi="Helvetica"/>
          <w:sz w:val="22"/>
          <w:szCs w:val="22"/>
        </w:rPr>
        <w:t>,</w:t>
      </w:r>
      <w:r w:rsidR="007821E5">
        <w:rPr>
          <w:rFonts w:ascii="Helvetica" w:hAnsi="Helvetica"/>
          <w:sz w:val="22"/>
          <w:szCs w:val="22"/>
        </w:rPr>
        <w:t xml:space="preserve"> such that there </w:t>
      </w:r>
      <w:r w:rsidR="0073379F">
        <w:rPr>
          <w:rFonts w:ascii="Helvetica" w:hAnsi="Helvetica"/>
          <w:sz w:val="22"/>
          <w:szCs w:val="22"/>
        </w:rPr>
        <w:t>was</w:t>
      </w:r>
      <w:r w:rsidR="007821E5">
        <w:rPr>
          <w:rFonts w:ascii="Helvetica" w:hAnsi="Helvetica"/>
          <w:sz w:val="22"/>
          <w:szCs w:val="22"/>
        </w:rPr>
        <w:t xml:space="preserve">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73379F">
        <w:rPr>
          <w:rFonts w:ascii="Helvetica" w:hAnsi="Helvetica"/>
          <w:sz w:val="22"/>
          <w:szCs w:val="22"/>
        </w:rPr>
        <w:t>was</w:t>
      </w:r>
      <w:r w:rsidR="00DA46F5" w:rsidRPr="00957F1F">
        <w:rPr>
          <w:rFonts w:ascii="Helvetica" w:hAnsi="Helvetica"/>
          <w:sz w:val="22"/>
          <w:szCs w:val="22"/>
        </w:rPr>
        <w:t xml:space="preserve"> dictated by two parameters </w:t>
      </w:r>
      <w:r w:rsidR="007B46BC" w:rsidRPr="00957F1F">
        <w:rPr>
          <w:rFonts w:ascii="Helvetica" w:hAnsi="Helvetica"/>
          <w:sz w:val="22"/>
          <w:szCs w:val="22"/>
        </w:rPr>
        <w:t xml:space="preserve">in the monitoring cost function: </w:t>
      </w:r>
    </w:p>
    <w:p w14:paraId="4AEE9919" w14:textId="77777777" w:rsidR="002621A5" w:rsidRDefault="002621A5" w:rsidP="00175C87">
      <w:pPr>
        <w:rPr>
          <w:rFonts w:ascii="Helvetica" w:hAnsi="Helvetica"/>
          <w:sz w:val="22"/>
          <w:szCs w:val="22"/>
        </w:rPr>
      </w:pPr>
    </w:p>
    <w:p w14:paraId="4FDA4DE7" w14:textId="68D71F96" w:rsidR="002621A5" w:rsidRDefault="0010303D" w:rsidP="00560030">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w:t>
      </w:r>
      <w:r w:rsidR="002621A5">
        <w:rPr>
          <w:rFonts w:ascii="Helvetica" w:hAnsi="Helvetica"/>
          <w:sz w:val="22"/>
          <w:szCs w:val="22"/>
        </w:rPr>
        <w:tab/>
        <w:t>(1</w:t>
      </w:r>
      <w:r w:rsidR="00555417">
        <w:rPr>
          <w:rFonts w:ascii="Helvetica" w:hAnsi="Helvetica"/>
          <w:sz w:val="22"/>
          <w:szCs w:val="22"/>
        </w:rPr>
        <w:t>2</w:t>
      </w:r>
      <w:r w:rsidR="002621A5">
        <w:rPr>
          <w:rFonts w:ascii="Helvetica" w:hAnsi="Helvetica"/>
          <w:sz w:val="22"/>
          <w:szCs w:val="22"/>
        </w:rPr>
        <w:t>)</w:t>
      </w:r>
      <w:r w:rsidR="002621A5">
        <w:rPr>
          <w:rFonts w:ascii="Helvetica" w:hAnsi="Helvetica"/>
          <w:sz w:val="22"/>
          <w:szCs w:val="22"/>
        </w:rPr>
        <w:br/>
      </w:r>
    </w:p>
    <w:p w14:paraId="151EC630" w14:textId="24F18539" w:rsidR="00127FEE" w:rsidRPr="00957F1F" w:rsidRDefault="00F9417D" w:rsidP="00175C87">
      <w:pPr>
        <w:rPr>
          <w:rFonts w:ascii="Helvetica" w:hAnsi="Helvetica"/>
          <w:i/>
          <w:sz w:val="22"/>
          <w:szCs w:val="22"/>
        </w:rPr>
      </w:pPr>
      <w:r w:rsidRPr="00957F1F">
        <w:rPr>
          <w:rFonts w:ascii="Helvetica" w:hAnsi="Helvetica"/>
          <w:sz w:val="22"/>
          <w:szCs w:val="22"/>
        </w:rPr>
        <w:t xml:space="preserve">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w:t>
      </w:r>
      <w:r w:rsidR="0082304F">
        <w:rPr>
          <w:rFonts w:ascii="Helvetica" w:hAnsi="Helvetica"/>
          <w:sz w:val="22"/>
          <w:szCs w:val="22"/>
        </w:rPr>
        <w:t>is</w:t>
      </w:r>
      <w:r w:rsidR="00C9375F" w:rsidRPr="00957F1F">
        <w:rPr>
          <w:rFonts w:ascii="Helvetica" w:hAnsi="Helvetica"/>
          <w:sz w:val="22"/>
          <w:szCs w:val="22"/>
        </w:rPr>
        <w:t xml:space="preserve">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w:t>
      </w:r>
      <w:r w:rsidR="002548A8">
        <w:rPr>
          <w:rFonts w:ascii="Helvetica" w:hAnsi="Helvetica"/>
          <w:sz w:val="22"/>
          <w:szCs w:val="22"/>
        </w:rPr>
        <w:t>is</w:t>
      </w:r>
      <w:r w:rsidR="00403E71" w:rsidRPr="00957F1F">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A352EA">
        <w:rPr>
          <w:rFonts w:ascii="Helvetica" w:hAnsi="Helvetica"/>
          <w:sz w:val="22"/>
          <w:szCs w:val="22"/>
        </w:rPr>
        <w:t xml:space="preserve">g </w:t>
      </w:r>
      <w:r w:rsidR="002548A8">
        <w:rPr>
          <w:rFonts w:ascii="Helvetica" w:hAnsi="Helvetica"/>
          <w:sz w:val="22"/>
          <w:szCs w:val="22"/>
        </w:rPr>
        <w:t>is</w:t>
      </w:r>
      <w:r w:rsidR="00A352EA">
        <w:rPr>
          <w:rFonts w:ascii="Helvetica" w:hAnsi="Helvetica"/>
          <w:sz w:val="22"/>
          <w:szCs w:val="22"/>
        </w:rPr>
        <w:t xml:space="preserve"> an exponential function.</w:t>
      </w:r>
      <w:r w:rsidR="00DB75DE" w:rsidRPr="00957F1F">
        <w:rPr>
          <w:rFonts w:ascii="Helvetica" w:hAnsi="Helvetica"/>
          <w:sz w:val="22"/>
          <w:szCs w:val="22"/>
        </w:rPr>
        <w:t xml:space="preserve">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22"/>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harvest rates and monitoring efforts, we focus</w:t>
      </w:r>
      <w:r w:rsidR="0073379F">
        <w:rPr>
          <w:rFonts w:ascii="Helvetica" w:hAnsi="Helvetica"/>
          <w:sz w:val="22"/>
          <w:szCs w:val="22"/>
        </w:rPr>
        <w:t>ed</w:t>
      </w:r>
      <w:r w:rsidR="00EF1924" w:rsidRPr="00957F1F">
        <w:rPr>
          <w:rFonts w:ascii="Helvetica" w:hAnsi="Helvetica"/>
          <w:sz w:val="22"/>
          <w:szCs w:val="22"/>
        </w:rPr>
        <w:t xml:space="preserve">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22"/>
      <w:r w:rsidR="00D866F3">
        <w:rPr>
          <w:rStyle w:val="CommentReference"/>
        </w:rPr>
        <w:commentReference w:id="22"/>
      </w:r>
      <w:r w:rsidR="00EF1924" w:rsidRPr="00957F1F">
        <w:rPr>
          <w:rFonts w:ascii="Helvetica" w:hAnsi="Helvetica"/>
          <w:sz w:val="22"/>
          <w:szCs w:val="22"/>
        </w:rPr>
        <w:t xml:space="preserve"> </w:t>
      </w:r>
      <w:r w:rsidR="00EE58CA">
        <w:rPr>
          <w:rFonts w:ascii="Helvetica" w:hAnsi="Helvetica"/>
          <w:sz w:val="22"/>
          <w:szCs w:val="22"/>
        </w:rPr>
        <w:t>We first ignore</w:t>
      </w:r>
      <w:r w:rsidR="0073379F">
        <w:rPr>
          <w:rFonts w:ascii="Helvetica" w:hAnsi="Helvetica"/>
          <w:sz w:val="22"/>
          <w:szCs w:val="22"/>
        </w:rPr>
        <w:t>d</w:t>
      </w:r>
      <w:r w:rsidR="00EE58CA">
        <w:rPr>
          <w:rFonts w:ascii="Helvetica" w:hAnsi="Helvetica"/>
          <w:sz w:val="22"/>
          <w:szCs w:val="22"/>
        </w:rPr>
        <w:t xml:space="preserve"> the monitoring costs to reveal the basic properties of the coupled resource-management system under different levels of uncertainty. Then, we incorporate</w:t>
      </w:r>
      <w:r w:rsidR="0073379F">
        <w:rPr>
          <w:rFonts w:ascii="Helvetica" w:hAnsi="Helvetica"/>
          <w:sz w:val="22"/>
          <w:szCs w:val="22"/>
        </w:rPr>
        <w:t>d</w:t>
      </w:r>
      <w:r w:rsidR="00EE58CA">
        <w:rPr>
          <w:rFonts w:ascii="Helvetica" w:hAnsi="Helvetica"/>
          <w:sz w:val="22"/>
          <w:szCs w:val="22"/>
        </w:rPr>
        <w:t xml:space="preserv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w:t>
      </w:r>
      <w:r w:rsidR="00752E40">
        <w:rPr>
          <w:rFonts w:ascii="Helvetica" w:hAnsi="Helvetica"/>
          <w:sz w:val="22"/>
          <w:szCs w:val="22"/>
        </w:rPr>
        <w:t xml:space="preserve">as well as the </w:t>
      </w:r>
      <w:r w:rsidR="00EE58CA">
        <w:rPr>
          <w:rFonts w:ascii="Helvetica" w:hAnsi="Helvetica"/>
          <w:sz w:val="22"/>
          <w:szCs w:val="22"/>
        </w:rPr>
        <w:t>consequences</w:t>
      </w:r>
      <w:r w:rsidR="00B66B87">
        <w:rPr>
          <w:rFonts w:ascii="Helvetica" w:hAnsi="Helvetica"/>
          <w:sz w:val="22"/>
          <w:szCs w:val="22"/>
        </w:rPr>
        <w:t xml:space="preserve"> (e.g. the probability of crossing a tipping point or </w:t>
      </w:r>
      <w:r w:rsidR="00CA3851" w:rsidRPr="00E96363">
        <w:rPr>
          <w:rFonts w:ascii="Helvetica" w:hAnsi="Helvetica"/>
          <w:sz w:val="22"/>
          <w:szCs w:val="22"/>
        </w:rPr>
        <w:t>limit reference point</w:t>
      </w:r>
      <w:r w:rsidR="00F16D17">
        <w:rPr>
          <w:rFonts w:ascii="Helvetica" w:hAnsi="Helvetica"/>
          <w:sz w:val="22"/>
          <w:szCs w:val="22"/>
        </w:rPr>
        <w:t>)</w:t>
      </w:r>
      <w:r w:rsidR="00EE58CA">
        <w:rPr>
          <w:rFonts w:ascii="Helvetica" w:hAnsi="Helvetica"/>
          <w:sz w:val="22"/>
          <w:szCs w:val="22"/>
        </w:rPr>
        <w:t xml:space="preserve"> of different monitoring </w:t>
      </w:r>
      <w:commentRangeStart w:id="23"/>
      <w:commentRangeStart w:id="24"/>
      <w:r w:rsidR="00EE58CA">
        <w:rPr>
          <w:rFonts w:ascii="Helvetica" w:hAnsi="Helvetica"/>
          <w:sz w:val="22"/>
          <w:szCs w:val="22"/>
        </w:rPr>
        <w:t>strategies</w:t>
      </w:r>
      <w:commentRangeEnd w:id="23"/>
      <w:r w:rsidR="00A228F7">
        <w:rPr>
          <w:rStyle w:val="CommentReference"/>
        </w:rPr>
        <w:commentReference w:id="23"/>
      </w:r>
      <w:commentRangeEnd w:id="24"/>
      <w:r w:rsidR="0010303D">
        <w:rPr>
          <w:rStyle w:val="CommentReference"/>
        </w:rPr>
        <w:commentReference w:id="24"/>
      </w:r>
      <w:r w:rsidR="00331440">
        <w:rPr>
          <w:rFonts w:ascii="Helvetica" w:hAnsi="Helvetica"/>
          <w:sz w:val="22"/>
          <w:szCs w:val="22"/>
        </w:rPr>
        <w:t>.</w:t>
      </w:r>
    </w:p>
    <w:p w14:paraId="58A5D263" w14:textId="77777777" w:rsidR="00127FEE" w:rsidRPr="00123731" w:rsidRDefault="00127FEE" w:rsidP="00127FEE">
      <w:pPr>
        <w:rPr>
          <w:rFonts w:ascii="Helvetica" w:hAnsi="Helvetica"/>
        </w:rPr>
      </w:pPr>
    </w:p>
    <w:p w14:paraId="6C850D95" w14:textId="1CB3DE2E"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w:t>
      </w:r>
      <w:r w:rsidR="001446C8">
        <w:rPr>
          <w:rFonts w:ascii="Helvetica" w:hAnsi="Helvetica"/>
          <w:sz w:val="22"/>
          <w:szCs w:val="22"/>
        </w:rPr>
        <w:lastRenderedPageBreak/>
        <w:t xml:space="preserve">of </w:t>
      </w:r>
      <w:r w:rsidR="00942F18">
        <w:rPr>
          <w:rFonts w:ascii="Helvetica" w:hAnsi="Helvetica"/>
          <w:sz w:val="22"/>
          <w:szCs w:val="22"/>
        </w:rPr>
        <w:t>pre</w:t>
      </w:r>
      <w:r w:rsidR="001446C8">
        <w:rPr>
          <w:rFonts w:ascii="Helvetica" w:hAnsi="Helvetica"/>
          <w:sz w:val="22"/>
          <w:szCs w:val="22"/>
        </w:rPr>
        <w:t>cautionary management)</w:t>
      </w:r>
      <w:r w:rsidR="001968EB" w:rsidRPr="00940663">
        <w:rPr>
          <w:rFonts w:ascii="Helvetica" w:hAnsi="Helvetica"/>
          <w:sz w:val="22"/>
          <w:szCs w:val="22"/>
        </w:rPr>
        <w:t>,</w:t>
      </w:r>
      <w:r w:rsidR="0042138B">
        <w:rPr>
          <w:rFonts w:ascii="Helvetica" w:hAnsi="Helvetica"/>
          <w:sz w:val="22"/>
          <w:szCs w:val="22"/>
        </w:rPr>
        <w:t xml:space="preserve"> and</w:t>
      </w:r>
      <w:r w:rsidR="001968EB" w:rsidRPr="00940663">
        <w:rPr>
          <w:rFonts w:ascii="Helvetica" w:hAnsi="Helvetica"/>
          <w:sz w:val="22"/>
          <w:szCs w:val="22"/>
        </w:rPr>
        <w:t xml:space="preserve"> (5) </w:t>
      </w:r>
      <w:r w:rsidR="00BD0038">
        <w:rPr>
          <w:rFonts w:ascii="Helvetica" w:hAnsi="Helvetica"/>
          <w:sz w:val="22"/>
          <w:szCs w:val="22"/>
        </w:rPr>
        <w:t xml:space="preserve">Frequency of crossing a </w:t>
      </w:r>
      <w:r w:rsidR="00CA3851" w:rsidRPr="00E96363">
        <w:rPr>
          <w:rFonts w:ascii="Helvetica" w:hAnsi="Helvetica"/>
          <w:sz w:val="22"/>
          <w:szCs w:val="22"/>
        </w:rPr>
        <w:t>limit reference point</w:t>
      </w:r>
      <w:r w:rsidR="006D65C1">
        <w:rPr>
          <w:rFonts w:ascii="Helvetica" w:hAnsi="Helvetica"/>
          <w:sz w:val="22"/>
          <w:szCs w:val="22"/>
        </w:rPr>
        <w:t>: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r>
              <m:rPr>
                <m:sty m:val="p"/>
              </m:rPr>
              <w:rPr>
                <w:rStyle w:val="CommentReference"/>
              </w:rPr>
              <w:commentReference w:id="25"/>
            </m:r>
          </m:sub>
        </m:sSub>
      </m:oMath>
      <w:r w:rsidR="00893B1A" w:rsidRPr="00940663">
        <w:rPr>
          <w:rFonts w:ascii="Helvetica" w:hAnsi="Helvetica"/>
          <w:sz w:val="22"/>
          <w:szCs w:val="22"/>
        </w:rPr>
        <w:t xml:space="preserve">. </w:t>
      </w:r>
    </w:p>
    <w:p w14:paraId="4767035E" w14:textId="77777777" w:rsidR="00995761" w:rsidRDefault="00995761" w:rsidP="00995761">
      <w:pPr>
        <w:tabs>
          <w:tab w:val="left" w:pos="2760"/>
        </w:tabs>
        <w:rPr>
          <w:rFonts w:ascii="Helvetica" w:hAnsi="Helvetica"/>
          <w:i/>
          <w:sz w:val="22"/>
          <w:szCs w:val="22"/>
        </w:rPr>
      </w:pPr>
    </w:p>
    <w:p w14:paraId="55F8F8E6" w14:textId="2E7D814B" w:rsidR="00995761" w:rsidRDefault="00431416" w:rsidP="00995761">
      <w:pPr>
        <w:tabs>
          <w:tab w:val="left" w:pos="2760"/>
        </w:tabs>
        <w:rPr>
          <w:rFonts w:ascii="Helvetica" w:hAnsi="Helvetica"/>
          <w:i/>
          <w:sz w:val="22"/>
          <w:szCs w:val="22"/>
        </w:rPr>
      </w:pPr>
      <w:r>
        <w:rPr>
          <w:rFonts w:ascii="Helvetica" w:hAnsi="Helvetica"/>
          <w:i/>
          <w:sz w:val="22"/>
          <w:szCs w:val="22"/>
        </w:rPr>
        <w:t xml:space="preserve">Basic </w:t>
      </w:r>
      <w:r w:rsidR="00995761">
        <w:rPr>
          <w:rFonts w:ascii="Helvetica" w:hAnsi="Helvetica"/>
          <w:i/>
          <w:sz w:val="22"/>
          <w:szCs w:val="22"/>
        </w:rPr>
        <w:t xml:space="preserve">Model </w:t>
      </w:r>
      <w:r>
        <w:rPr>
          <w:rFonts w:ascii="Helvetica" w:hAnsi="Helvetica"/>
          <w:i/>
          <w:sz w:val="22"/>
          <w:szCs w:val="22"/>
        </w:rPr>
        <w:t>Dynamics</w:t>
      </w:r>
    </w:p>
    <w:p w14:paraId="001AE190" w14:textId="77777777" w:rsidR="005F3455" w:rsidRDefault="005F3455" w:rsidP="00995761">
      <w:pPr>
        <w:tabs>
          <w:tab w:val="left" w:pos="2760"/>
        </w:tabs>
        <w:rPr>
          <w:rFonts w:ascii="Helvetica" w:hAnsi="Helvetica"/>
          <w:i/>
          <w:sz w:val="22"/>
          <w:szCs w:val="22"/>
        </w:rPr>
      </w:pPr>
    </w:p>
    <w:p w14:paraId="4B7181E5" w14:textId="6AE3525D" w:rsidR="00995761" w:rsidRDefault="00431416" w:rsidP="00EF38CE">
      <w:pPr>
        <w:rPr>
          <w:rFonts w:ascii="Helvetica" w:hAnsi="Helvetica"/>
          <w:sz w:val="22"/>
          <w:szCs w:val="22"/>
        </w:rPr>
      </w:pPr>
      <w:r>
        <w:rPr>
          <w:rFonts w:ascii="Helvetica" w:hAnsi="Helvetica"/>
          <w:sz w:val="22"/>
          <w:szCs w:val="22"/>
        </w:rPr>
        <w:t>The</w:t>
      </w:r>
      <w:r w:rsidR="00995761">
        <w:rPr>
          <w:rFonts w:ascii="Helvetica" w:hAnsi="Helvetica"/>
          <w:sz w:val="22"/>
          <w:szCs w:val="22"/>
        </w:rPr>
        <w:t xml:space="preserve"> resource </w:t>
      </w:r>
      <w:r w:rsidR="00B82B45">
        <w:rPr>
          <w:rFonts w:ascii="Helvetica" w:hAnsi="Helvetica"/>
          <w:sz w:val="22"/>
          <w:szCs w:val="22"/>
        </w:rPr>
        <w:t>was</w:t>
      </w:r>
      <w:r w:rsidR="00995761">
        <w:rPr>
          <w:rFonts w:ascii="Helvetica" w:hAnsi="Helvetica"/>
          <w:sz w:val="22"/>
          <w:szCs w:val="22"/>
        </w:rPr>
        <w:t xml:space="preserve"> most likely to cross a </w:t>
      </w:r>
      <w:r w:rsidR="001716C8" w:rsidRPr="00E96363">
        <w:rPr>
          <w:rFonts w:ascii="Helvetica" w:hAnsi="Helvetica"/>
          <w:sz w:val="22"/>
          <w:szCs w:val="22"/>
        </w:rPr>
        <w:t>limit reference point</w:t>
      </w:r>
      <w:r w:rsidR="001716C8">
        <w:rPr>
          <w:rFonts w:ascii="Helvetica" w:hAnsi="Helvetica"/>
          <w:sz w:val="22"/>
          <w:szCs w:val="22"/>
        </w:rPr>
        <w:t xml:space="preserve"> </w:t>
      </w:r>
      <w:r w:rsidR="00995761">
        <w:rPr>
          <w:rFonts w:ascii="Helvetica" w:hAnsi="Helvetica"/>
          <w:sz w:val="22"/>
          <w:szCs w:val="22"/>
        </w:rPr>
        <w:t xml:space="preserve">or tipping </w:t>
      </w:r>
      <w:r w:rsidR="003F2A24">
        <w:rPr>
          <w:rFonts w:ascii="Helvetica" w:hAnsi="Helvetica"/>
          <w:sz w:val="22"/>
          <w:szCs w:val="22"/>
        </w:rPr>
        <w:t xml:space="preserve">point </w:t>
      </w:r>
      <w:r w:rsidR="00995761">
        <w:rPr>
          <w:rFonts w:ascii="Helvetica" w:hAnsi="Helvetica"/>
          <w:sz w:val="22"/>
          <w:szCs w:val="22"/>
        </w:rPr>
        <w:t>at high harvest rates and under low mo</w:t>
      </w:r>
      <w:r>
        <w:rPr>
          <w:rFonts w:ascii="Helvetica" w:hAnsi="Helvetica"/>
          <w:sz w:val="22"/>
          <w:szCs w:val="22"/>
        </w:rPr>
        <w:t>nitoring precision. Furthermore</w:t>
      </w:r>
      <w:r w:rsidR="00E57861">
        <w:rPr>
          <w:rFonts w:ascii="Helvetica" w:hAnsi="Helvetica"/>
          <w:sz w:val="22"/>
          <w:szCs w:val="22"/>
        </w:rPr>
        <w:t>,</w:t>
      </w:r>
      <w:r w:rsidR="00995761">
        <w:rPr>
          <w:rFonts w:ascii="Helvetica" w:hAnsi="Helvetica"/>
          <w:sz w:val="22"/>
          <w:szCs w:val="22"/>
        </w:rPr>
        <w:t xml:space="preserve"> the value of a resource </w:t>
      </w:r>
      <w:r w:rsidR="00B82B45">
        <w:rPr>
          <w:rFonts w:ascii="Helvetica" w:hAnsi="Helvetica"/>
          <w:sz w:val="22"/>
          <w:szCs w:val="22"/>
        </w:rPr>
        <w:t>was</w:t>
      </w:r>
      <w:r w:rsidR="00995761">
        <w:rPr>
          <w:rFonts w:ascii="Helvetica" w:hAnsi="Helvetica"/>
          <w:sz w:val="22"/>
          <w:szCs w:val="22"/>
        </w:rPr>
        <w:t xml:space="preserve"> highest when monitoring precision </w:t>
      </w:r>
      <w:r w:rsidR="00B82B45">
        <w:rPr>
          <w:rFonts w:ascii="Helvetica" w:hAnsi="Helvetica"/>
          <w:sz w:val="22"/>
          <w:szCs w:val="22"/>
        </w:rPr>
        <w:t>was</w:t>
      </w:r>
      <w:r w:rsidR="00995761">
        <w:rPr>
          <w:rFonts w:ascii="Helvetica" w:hAnsi="Helvetica"/>
          <w:sz w:val="22"/>
          <w:szCs w:val="22"/>
        </w:rPr>
        <w:t xml:space="preserve"> high, and harvest pressure </w:t>
      </w:r>
      <w:r w:rsidR="00B82B45">
        <w:rPr>
          <w:rFonts w:ascii="Helvetica" w:hAnsi="Helvetica"/>
          <w:sz w:val="22"/>
          <w:szCs w:val="22"/>
        </w:rPr>
        <w:t>was</w:t>
      </w:r>
      <w:r w:rsidR="00995761">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Pr>
          <w:rFonts w:ascii="Helvetica" w:hAnsi="Helvetica"/>
          <w:sz w:val="22"/>
          <w:szCs w:val="22"/>
        </w:rPr>
        <w:t xml:space="preserve">To show this </w:t>
      </w:r>
      <w:r w:rsidR="00995761">
        <w:rPr>
          <w:rFonts w:ascii="Helvetica" w:hAnsi="Helvetica"/>
          <w:sz w:val="22"/>
          <w:szCs w:val="22"/>
        </w:rPr>
        <w:t>w</w:t>
      </w:r>
      <w:r w:rsidR="00995761" w:rsidRPr="00651B44">
        <w:rPr>
          <w:rFonts w:ascii="Helvetica" w:hAnsi="Helvetica"/>
          <w:sz w:val="22"/>
          <w:szCs w:val="22"/>
        </w:rPr>
        <w:t xml:space="preserve">e </w:t>
      </w:r>
      <w:r w:rsidR="00995761">
        <w:rPr>
          <w:rFonts w:ascii="Helvetica" w:hAnsi="Helvetica"/>
          <w:sz w:val="22"/>
          <w:szCs w:val="22"/>
        </w:rPr>
        <w:t>calculated</w:t>
      </w:r>
      <w:r w:rsidR="00995761" w:rsidRPr="00651B44">
        <w:rPr>
          <w:rFonts w:ascii="Helvetica" w:hAnsi="Helvetica"/>
          <w:sz w:val="22"/>
          <w:szCs w:val="22"/>
        </w:rPr>
        <w:t xml:space="preserve"> the probability of crossing a tipping point and the peak median Net Present Value for a range of monitoring investment (CV of Biomass: 0.0 – 0.5) and </w:t>
      </w:r>
      <w:r w:rsidR="00ED747F">
        <w:rPr>
          <w:rFonts w:ascii="Helvetica" w:hAnsi="Helvetica"/>
          <w:sz w:val="22"/>
          <w:szCs w:val="22"/>
        </w:rPr>
        <w:t>a fraction of</w:t>
      </w:r>
      <w:r w:rsidR="00995761" w:rsidRPr="00651B44">
        <w:rPr>
          <w:rFonts w:ascii="Helvetica" w:hAnsi="Helvetica"/>
          <w:sz w:val="22"/>
          <w:szCs w:val="22"/>
        </w:rPr>
        <w:t xml:space="preserve">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ED747F">
        <w:rPr>
          <w:rFonts w:ascii="Helvetica" w:hAnsi="Helvetica"/>
          <w:sz w:val="22"/>
          <w:szCs w:val="22"/>
        </w:rPr>
        <w:t xml:space="preserve">) where </w:t>
      </w:r>
      <m:oMath>
        <m:r>
          <w:rPr>
            <w:rFonts w:ascii="Cambria Math" w:hAnsi="Cambria Math"/>
            <w:sz w:val="22"/>
            <w:szCs w:val="22"/>
          </w:rPr>
          <m:t>p</m:t>
        </m:r>
      </m:oMath>
      <w:r w:rsidR="00995761" w:rsidRPr="00651B44">
        <w:rPr>
          <w:rFonts w:ascii="Helvetica" w:hAnsi="Helvetica"/>
          <w:sz w:val="22"/>
          <w:szCs w:val="22"/>
        </w:rPr>
        <w:t xml:space="preserve"> </w:t>
      </w:r>
      <w:r w:rsidR="00ED747F">
        <w:rPr>
          <w:rFonts w:ascii="Helvetica" w:hAnsi="Helvetica"/>
          <w:sz w:val="22"/>
          <w:szCs w:val="22"/>
        </w:rPr>
        <w:t>was explored from 0.0 – 2.0</w:t>
      </w:r>
      <w:r w:rsidR="00995761" w:rsidRPr="00651B44">
        <w:rPr>
          <w:rFonts w:ascii="Helvetica" w:hAnsi="Helvetica"/>
          <w:sz w:val="22"/>
          <w:szCs w:val="22"/>
        </w:rPr>
        <w:t xml:space="preserve"> for 10,000 iterations of a 20-year simulation starting at population carrying capacity.</w:t>
      </w:r>
      <w:r>
        <w:rPr>
          <w:rFonts w:ascii="Helvetica" w:hAnsi="Helvetica"/>
          <w:sz w:val="22"/>
          <w:szCs w:val="22"/>
        </w:rPr>
        <w:t xml:space="preserve"> M</w:t>
      </w:r>
      <w:r w:rsidR="00995761" w:rsidRPr="00940663">
        <w:rPr>
          <w:rFonts w:ascii="Helvetica" w:hAnsi="Helvetica"/>
          <w:sz w:val="22"/>
          <w:szCs w:val="22"/>
        </w:rPr>
        <w:t xml:space="preserve">onitoring precision </w:t>
      </w:r>
      <w:r w:rsidR="00B82B45">
        <w:rPr>
          <w:rFonts w:ascii="Helvetica" w:hAnsi="Helvetica"/>
          <w:sz w:val="22"/>
          <w:szCs w:val="22"/>
        </w:rPr>
        <w:t>was</w:t>
      </w:r>
      <w:r w:rsidR="00995761" w:rsidRPr="00940663">
        <w:rPr>
          <w:rFonts w:ascii="Helvetica" w:hAnsi="Helvetica"/>
          <w:sz w:val="22"/>
          <w:szCs w:val="22"/>
        </w:rPr>
        <w:t xml:space="preserve"> most beneficial under circumstances where </w:t>
      </w:r>
      <w:r w:rsidR="00995761">
        <w:rPr>
          <w:rFonts w:ascii="Helvetica" w:hAnsi="Helvetica"/>
          <w:sz w:val="22"/>
          <w:szCs w:val="22"/>
        </w:rPr>
        <w:t xml:space="preserve">target </w:t>
      </w:r>
      <w:r w:rsidR="00995761" w:rsidRPr="00940663">
        <w:rPr>
          <w:rFonts w:ascii="Helvetica" w:hAnsi="Helvetica"/>
          <w:sz w:val="22"/>
          <w:szCs w:val="22"/>
        </w:rPr>
        <w:t xml:space="preserve">maximum </w:t>
      </w:r>
      <w:r w:rsidR="00757E86">
        <w:rPr>
          <w:rFonts w:ascii="Helvetica" w:hAnsi="Helvetica"/>
          <w:sz w:val="22"/>
          <w:szCs w:val="22"/>
        </w:rPr>
        <w:t>harvest</w:t>
      </w:r>
      <w:r w:rsidR="00995761" w:rsidRPr="00940663">
        <w:rPr>
          <w:rFonts w:ascii="Helvetica" w:hAnsi="Helvetica"/>
          <w:sz w:val="22"/>
          <w:szCs w:val="22"/>
        </w:rPr>
        <w:t xml:space="preserve"> rate </w:t>
      </w:r>
      <w:r w:rsidR="00B82B45">
        <w:rPr>
          <w:rFonts w:ascii="Helvetica" w:hAnsi="Helvetica"/>
          <w:sz w:val="22"/>
          <w:szCs w:val="22"/>
        </w:rPr>
        <w:t>was</w:t>
      </w:r>
      <w:r w:rsidR="00995761" w:rsidRPr="00940663">
        <w:rPr>
          <w:rFonts w:ascii="Helvetica" w:hAnsi="Helvetica"/>
          <w:sz w:val="22"/>
          <w:szCs w:val="22"/>
        </w:rPr>
        <w:t xml:space="preserve"> high. </w:t>
      </w:r>
      <w:r w:rsidR="00995761" w:rsidRPr="002041D9">
        <w:rPr>
          <w:rFonts w:ascii="Helvetica" w:hAnsi="Helvetica"/>
          <w:sz w:val="22"/>
          <w:szCs w:val="22"/>
        </w:rPr>
        <w:t xml:space="preserve">Across simulations the probability of tipping </w:t>
      </w:r>
      <w:r w:rsidR="00B82B45">
        <w:rPr>
          <w:rFonts w:ascii="Helvetica" w:hAnsi="Helvetica"/>
          <w:sz w:val="22"/>
          <w:szCs w:val="22"/>
        </w:rPr>
        <w:t>was</w:t>
      </w:r>
      <w:r w:rsidR="00995761" w:rsidRPr="002041D9">
        <w:rPr>
          <w:rFonts w:ascii="Helvetica" w:hAnsi="Helvetica"/>
          <w:sz w:val="22"/>
          <w:szCs w:val="22"/>
        </w:rPr>
        <w:t xml:space="preserve"> low when monitoring precision </w:t>
      </w:r>
      <w:r w:rsidR="00B82B45">
        <w:rPr>
          <w:rFonts w:ascii="Helvetica" w:hAnsi="Helvetica"/>
          <w:sz w:val="22"/>
          <w:szCs w:val="22"/>
        </w:rPr>
        <w:t>was</w:t>
      </w:r>
      <w:r w:rsidR="00995761" w:rsidRPr="002041D9">
        <w:rPr>
          <w:rFonts w:ascii="Helvetica" w:hAnsi="Helvetica"/>
          <w:sz w:val="22"/>
          <w:szCs w:val="22"/>
        </w:rPr>
        <w:t xml:space="preserve"> high, but increase</w:t>
      </w:r>
      <w:r w:rsidR="00B82B45">
        <w:rPr>
          <w:rFonts w:ascii="Helvetica" w:hAnsi="Helvetica"/>
          <w:sz w:val="22"/>
          <w:szCs w:val="22"/>
        </w:rPr>
        <w:t>d</w:t>
      </w:r>
      <w:r w:rsidR="00995761" w:rsidRPr="002041D9">
        <w:rPr>
          <w:rFonts w:ascii="Helvetica" w:hAnsi="Helvetica"/>
          <w:sz w:val="22"/>
          <w:szCs w:val="22"/>
        </w:rPr>
        <w:t xml:space="preserve"> at higher exploitation rates</w:t>
      </w:r>
      <w:r w:rsidR="002F1AC5">
        <w:rPr>
          <w:rFonts w:ascii="Helvetica" w:hAnsi="Helvetica"/>
          <w:sz w:val="22"/>
          <w:szCs w:val="22"/>
        </w:rPr>
        <w:t xml:space="preserve"> (Fig. 1</w:t>
      </w:r>
      <w:r w:rsidR="00995761">
        <w:rPr>
          <w:rFonts w:ascii="Helvetica" w:hAnsi="Helvetica"/>
          <w:sz w:val="22"/>
          <w:szCs w:val="22"/>
        </w:rPr>
        <w:t>a)</w:t>
      </w:r>
      <w:r w:rsidR="00995761" w:rsidRPr="002041D9">
        <w:rPr>
          <w:rFonts w:ascii="Helvetica" w:hAnsi="Helvetica"/>
          <w:sz w:val="22"/>
          <w:szCs w:val="22"/>
        </w:rPr>
        <w:t xml:space="preserve">. </w:t>
      </w:r>
      <w:r w:rsidR="00B82B45">
        <w:rPr>
          <w:rFonts w:ascii="Helvetica" w:hAnsi="Helvetica"/>
          <w:sz w:val="22"/>
          <w:szCs w:val="22"/>
        </w:rPr>
        <w:t>Net Present Value peaked at</w:t>
      </w:r>
      <w:r w:rsidR="00995761"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940663">
        <w:rPr>
          <w:rFonts w:ascii="Helvetica" w:hAnsi="Helvetica"/>
          <w:sz w:val="22"/>
          <w:szCs w:val="22"/>
        </w:rPr>
        <w:t xml:space="preserve"> and </w:t>
      </w:r>
      <w:r w:rsidR="00B82B45">
        <w:rPr>
          <w:rFonts w:ascii="Helvetica" w:hAnsi="Helvetica"/>
          <w:sz w:val="22"/>
          <w:szCs w:val="22"/>
        </w:rPr>
        <w:t>was</w:t>
      </w:r>
      <w:r w:rsidR="00995761" w:rsidRPr="00940663">
        <w:rPr>
          <w:rFonts w:ascii="Helvetica" w:hAnsi="Helvetica"/>
          <w:sz w:val="22"/>
          <w:szCs w:val="22"/>
        </w:rPr>
        <w:t xml:space="preserve"> highest with precise biomass estimates (</w:t>
      </w:r>
      <w:r w:rsidR="00995761" w:rsidRPr="00ED747F">
        <w:rPr>
          <w:rFonts w:ascii="Helvetica" w:hAnsi="Helvetica"/>
          <w:i/>
          <w:sz w:val="22"/>
          <w:szCs w:val="22"/>
        </w:rPr>
        <w:t>CV</w:t>
      </w:r>
      <w:r w:rsidR="00995761" w:rsidRPr="00940663">
        <w:rPr>
          <w:rFonts w:ascii="Helvetica" w:hAnsi="Helvetica"/>
          <w:sz w:val="22"/>
          <w:szCs w:val="22"/>
        </w:rPr>
        <w:t xml:space="preserve"> = 0.1).</w:t>
      </w:r>
      <w:r w:rsidR="00995761">
        <w:rPr>
          <w:rFonts w:ascii="Helvetica" w:hAnsi="Helvetica"/>
          <w:sz w:val="22"/>
          <w:szCs w:val="22"/>
        </w:rPr>
        <w:t xml:space="preserve"> This </w:t>
      </w:r>
      <w:r w:rsidR="00B82B45">
        <w:rPr>
          <w:rFonts w:ascii="Helvetica" w:hAnsi="Helvetica"/>
          <w:sz w:val="22"/>
          <w:szCs w:val="22"/>
        </w:rPr>
        <w:t>was</w:t>
      </w:r>
      <w:r w:rsidR="00995761">
        <w:rPr>
          <w:rFonts w:ascii="Helvetica" w:hAnsi="Helvetica"/>
          <w:sz w:val="22"/>
          <w:szCs w:val="22"/>
        </w:rPr>
        <w:t xml:space="preserve"> because high precision monitoring allow</w:t>
      </w:r>
      <w:r w:rsidR="00B82B45">
        <w:rPr>
          <w:rFonts w:ascii="Helvetica" w:hAnsi="Helvetica"/>
          <w:sz w:val="22"/>
          <w:szCs w:val="22"/>
        </w:rPr>
        <w:t>ed</w:t>
      </w:r>
      <w:r w:rsidR="00995761">
        <w:rPr>
          <w:rFonts w:ascii="Helvetica" w:hAnsi="Helvetica"/>
          <w:sz w:val="22"/>
          <w:szCs w:val="22"/>
        </w:rPr>
        <w:t xml:space="preserve">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Pr>
          <w:rFonts w:ascii="Helvetica" w:hAnsi="Helvetica"/>
          <w:sz w:val="22"/>
          <w:szCs w:val="22"/>
        </w:rPr>
        <w:t>, which maximize</w:t>
      </w:r>
      <w:r w:rsidR="00B82B45">
        <w:rPr>
          <w:rFonts w:ascii="Helvetica" w:hAnsi="Helvetica"/>
          <w:sz w:val="22"/>
          <w:szCs w:val="22"/>
        </w:rPr>
        <w:t>d</w:t>
      </w:r>
      <w:r w:rsidR="00995761">
        <w:rPr>
          <w:rFonts w:ascii="Helvetica" w:hAnsi="Helvetica"/>
          <w:sz w:val="22"/>
          <w:szCs w:val="22"/>
        </w:rPr>
        <w:t xml:space="preserve"> population growth and yield.</w:t>
      </w:r>
      <w:r w:rsidR="00995761" w:rsidRPr="00940663">
        <w:rPr>
          <w:rFonts w:ascii="Helvetica" w:hAnsi="Helvetica"/>
          <w:sz w:val="22"/>
          <w:szCs w:val="22"/>
        </w:rPr>
        <w:t xml:space="preserve"> The benefits of high monitoring precision (i.e., CV = 0.1 relative to CV = 0.5) </w:t>
      </w:r>
      <w:r w:rsidR="00B82B45">
        <w:rPr>
          <w:rFonts w:ascii="Helvetica" w:hAnsi="Helvetica"/>
          <w:sz w:val="22"/>
          <w:szCs w:val="22"/>
        </w:rPr>
        <w:t>were</w:t>
      </w:r>
      <w:r w:rsidR="00995761" w:rsidRPr="00940663">
        <w:rPr>
          <w:rFonts w:ascii="Helvetica" w:hAnsi="Helvetica"/>
          <w:sz w:val="22"/>
          <w:szCs w:val="22"/>
        </w:rPr>
        <w:t xml:space="preserve"> minimal when the maximum harvest rate </w:t>
      </w:r>
      <w:r w:rsidR="00B82B45">
        <w:rPr>
          <w:rFonts w:ascii="Helvetica" w:hAnsi="Helvetica"/>
          <w:sz w:val="22"/>
          <w:szCs w:val="22"/>
        </w:rPr>
        <w:t>was</w:t>
      </w:r>
      <w:r w:rsidR="00995761" w:rsidRPr="00940663">
        <w:rPr>
          <w:rFonts w:ascii="Helvetica" w:hAnsi="Helvetica"/>
          <w:sz w:val="22"/>
          <w:szCs w:val="22"/>
        </w:rPr>
        <w:t xml:space="preserve"> low, but increase</w:t>
      </w:r>
      <w:r w:rsidR="00B82B45">
        <w:rPr>
          <w:rFonts w:ascii="Helvetica" w:hAnsi="Helvetica"/>
          <w:sz w:val="22"/>
          <w:szCs w:val="22"/>
        </w:rPr>
        <w:t>d</w:t>
      </w:r>
      <w:r w:rsidR="00995761" w:rsidRPr="00940663">
        <w:rPr>
          <w:rFonts w:ascii="Helvetica" w:hAnsi="Helvetica"/>
          <w:sz w:val="22"/>
          <w:szCs w:val="22"/>
        </w:rPr>
        <w:t xml:space="preserve"> as harvest rate exceed</w:t>
      </w:r>
      <w:r w:rsidR="00B82B45">
        <w:rPr>
          <w:rFonts w:ascii="Helvetica" w:hAnsi="Helvetica"/>
          <w:sz w:val="22"/>
          <w:szCs w:val="22"/>
        </w:rPr>
        <w:t>ed</w:t>
      </w:r>
      <w:r w:rsidR="00995761"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The </w:t>
      </w:r>
      <w:r w:rsidR="00EF38CE">
        <w:rPr>
          <w:rFonts w:ascii="Helvetica" w:hAnsi="Helvetica"/>
          <w:sz w:val="22"/>
          <w:szCs w:val="22"/>
        </w:rPr>
        <w:t>benefits of high monitoring precision increase</w:t>
      </w:r>
      <w:r w:rsidR="00B82B45">
        <w:rPr>
          <w:rFonts w:ascii="Helvetica" w:hAnsi="Helvetica"/>
          <w:sz w:val="22"/>
          <w:szCs w:val="22"/>
        </w:rPr>
        <w:t>d</w:t>
      </w:r>
      <w:r w:rsidR="00995761">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and stabilize</w:t>
      </w:r>
      <w:r w:rsidR="00B82B45">
        <w:rPr>
          <w:rFonts w:ascii="Helvetica" w:hAnsi="Helvetica"/>
          <w:sz w:val="22"/>
          <w:szCs w:val="22"/>
        </w:rPr>
        <w:t>d</w:t>
      </w:r>
      <w:r w:rsidR="00995761">
        <w:rPr>
          <w:rFonts w:ascii="Helvetica" w:hAnsi="Helvetica"/>
          <w:sz w:val="22"/>
          <w:szCs w:val="22"/>
        </w:rPr>
        <w:t xml:space="preserve"> but remain</w:t>
      </w:r>
      <w:r w:rsidR="00B82B45">
        <w:rPr>
          <w:rFonts w:ascii="Helvetica" w:hAnsi="Helvetica"/>
          <w:sz w:val="22"/>
          <w:szCs w:val="22"/>
        </w:rPr>
        <w:t>ed</w:t>
      </w:r>
      <w:r w:rsidR="00995761">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sidR="00995761" w:rsidRPr="00940663">
        <w:rPr>
          <w:rFonts w:ascii="Helvetica" w:hAnsi="Helvetica"/>
          <w:sz w:val="22"/>
          <w:szCs w:val="22"/>
        </w:rPr>
        <w:t>(Fig</w:t>
      </w:r>
      <w:r w:rsidR="00995761">
        <w:rPr>
          <w:rFonts w:ascii="Helvetica" w:hAnsi="Helvetica"/>
          <w:sz w:val="22"/>
          <w:szCs w:val="22"/>
        </w:rPr>
        <w:t>.</w:t>
      </w:r>
      <w:r w:rsidR="002F1AC5">
        <w:rPr>
          <w:rFonts w:ascii="Helvetica" w:hAnsi="Helvetica"/>
          <w:sz w:val="22"/>
          <w:szCs w:val="22"/>
        </w:rPr>
        <w:t xml:space="preserve"> 1</w:t>
      </w:r>
      <w:r w:rsidR="00995761" w:rsidRPr="00940663">
        <w:rPr>
          <w:rFonts w:ascii="Helvetica" w:hAnsi="Helvetica"/>
          <w:sz w:val="22"/>
          <w:szCs w:val="22"/>
        </w:rPr>
        <w:t>b).</w:t>
      </w:r>
      <w:r w:rsidR="002267AB">
        <w:rPr>
          <w:rFonts w:ascii="Helvetica" w:hAnsi="Helvetica"/>
          <w:sz w:val="22"/>
          <w:szCs w:val="22"/>
        </w:rPr>
        <w:t xml:space="preserve"> </w:t>
      </w:r>
    </w:p>
    <w:p w14:paraId="5C910F13" w14:textId="77777777" w:rsidR="00B31E4B" w:rsidRDefault="00B31E4B" w:rsidP="00EF38CE">
      <w:pPr>
        <w:rPr>
          <w:rFonts w:ascii="Helvetica" w:hAnsi="Helvetica"/>
          <w:sz w:val="22"/>
          <w:szCs w:val="22"/>
        </w:rPr>
      </w:pPr>
    </w:p>
    <w:p w14:paraId="27E616D1" w14:textId="77777777" w:rsidR="00F82FC2" w:rsidRDefault="00F82FC2" w:rsidP="00F82FC2">
      <w:pPr>
        <w:rPr>
          <w:rFonts w:ascii="Helvetica" w:hAnsi="Helvetica"/>
          <w:b/>
          <w:sz w:val="22"/>
          <w:szCs w:val="22"/>
        </w:rPr>
      </w:pPr>
    </w:p>
    <w:p w14:paraId="410629EA" w14:textId="77777777" w:rsidR="00726D79" w:rsidRDefault="00F82FC2" w:rsidP="00F82FC2">
      <w:pPr>
        <w:rPr>
          <w:rFonts w:ascii="Helvetica" w:hAnsi="Helvetica"/>
          <w:i/>
          <w:sz w:val="22"/>
          <w:szCs w:val="22"/>
        </w:rPr>
      </w:pPr>
      <w:r>
        <w:rPr>
          <w:rFonts w:ascii="Helvetica" w:hAnsi="Helvetica"/>
          <w:b/>
          <w:sz w:val="22"/>
          <w:szCs w:val="22"/>
        </w:rPr>
        <w:t>SCENARIO METHODS</w:t>
      </w:r>
    </w:p>
    <w:p w14:paraId="57CD6BA6" w14:textId="77777777" w:rsidR="005F3455" w:rsidRDefault="005F3455" w:rsidP="00F82FC2">
      <w:pPr>
        <w:rPr>
          <w:rFonts w:ascii="Helvetica" w:hAnsi="Helvetica"/>
          <w:i/>
          <w:sz w:val="22"/>
          <w:szCs w:val="22"/>
        </w:rPr>
      </w:pPr>
    </w:p>
    <w:p w14:paraId="2482D59E"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33EE4B59" w14:textId="77777777" w:rsidR="005F3455" w:rsidRDefault="005F3455" w:rsidP="00F82FC2">
      <w:pPr>
        <w:rPr>
          <w:rFonts w:ascii="Helvetica" w:hAnsi="Helvetica"/>
          <w:i/>
          <w:sz w:val="22"/>
          <w:szCs w:val="22"/>
        </w:rPr>
      </w:pPr>
    </w:p>
    <w:p w14:paraId="55E50D9D" w14:textId="6FE9F59B" w:rsidR="00EB4914" w:rsidRDefault="00F82FC2" w:rsidP="00BA3468">
      <w:pPr>
        <w:rPr>
          <w:rFonts w:ascii="Helvetica" w:hAnsi="Helvetica"/>
          <w:sz w:val="22"/>
          <w:szCs w:val="22"/>
        </w:rPr>
      </w:pPr>
      <w:r w:rsidRPr="00677C8E">
        <w:rPr>
          <w:rFonts w:ascii="Helvetica" w:hAnsi="Helvetica"/>
          <w:sz w:val="22"/>
          <w:szCs w:val="22"/>
        </w:rPr>
        <w:t xml:space="preserve">We </w:t>
      </w:r>
      <w:r w:rsidR="0018626E">
        <w:rPr>
          <w:rFonts w:ascii="Helvetica" w:hAnsi="Helvetica"/>
          <w:sz w:val="22"/>
          <w:szCs w:val="22"/>
        </w:rPr>
        <w:t>compared</w:t>
      </w:r>
      <w:r w:rsidRPr="00677C8E">
        <w:rPr>
          <w:rFonts w:ascii="Helvetica" w:hAnsi="Helvetica"/>
          <w:sz w:val="22"/>
          <w:szCs w:val="22"/>
        </w:rPr>
        <w:t xml:space="preserve">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w:t>
      </w:r>
      <w:r w:rsidR="00D35A9C">
        <w:rPr>
          <w:rFonts w:ascii="Helvetica" w:hAnsi="Helvetica"/>
          <w:sz w:val="22"/>
          <w:szCs w:val="22"/>
        </w:rPr>
        <w:t>,</w:t>
      </w:r>
      <w:r w:rsidRPr="00677C8E">
        <w:rPr>
          <w:rFonts w:ascii="Helvetica" w:hAnsi="Helvetica"/>
          <w:sz w:val="22"/>
          <w:szCs w:val="22"/>
        </w:rPr>
        <w:t xml:space="preserve"> for simulations with high and low precision (CV = 0.1/CV = 0.5)</w:t>
      </w:r>
      <w:r w:rsidR="0018626E">
        <w:rPr>
          <w:rFonts w:ascii="Helvetica" w:hAnsi="Helvetica"/>
          <w:sz w:val="22"/>
          <w:szCs w:val="22"/>
        </w:rPr>
        <w:t xml:space="preserve">, </w:t>
      </w:r>
      <w:r w:rsidR="00D35A9C">
        <w:rPr>
          <w:rFonts w:ascii="Helvetica" w:hAnsi="Helvetica"/>
          <w:sz w:val="22"/>
          <w:szCs w:val="22"/>
        </w:rPr>
        <w:t>expecting</w:t>
      </w:r>
      <w:r w:rsidR="0018626E">
        <w:rPr>
          <w:rFonts w:ascii="Helvetica" w:hAnsi="Helvetica"/>
          <w:sz w:val="22"/>
          <w:szCs w:val="22"/>
        </w:rPr>
        <w:t xml:space="preserve"> that </w:t>
      </w:r>
      <w:r w:rsidR="0018626E" w:rsidRPr="00677C8E">
        <w:rPr>
          <w:rFonts w:ascii="Helvetica" w:hAnsi="Helvetica"/>
          <w:sz w:val="22"/>
          <w:szCs w:val="22"/>
        </w:rPr>
        <w:t xml:space="preserve">the benefits of </w:t>
      </w:r>
      <w:r w:rsidR="00D35A9C">
        <w:rPr>
          <w:rFonts w:ascii="Helvetica" w:hAnsi="Helvetica"/>
          <w:sz w:val="22"/>
          <w:szCs w:val="22"/>
        </w:rPr>
        <w:t xml:space="preserve">precise </w:t>
      </w:r>
      <w:r w:rsidR="0018626E" w:rsidRPr="00677C8E">
        <w:rPr>
          <w:rFonts w:ascii="Helvetica" w:hAnsi="Helvetica"/>
          <w:sz w:val="22"/>
          <w:szCs w:val="22"/>
        </w:rPr>
        <w:t xml:space="preserve">monitoring would increase when the population was proximate to either a </w:t>
      </w:r>
      <w:r w:rsidR="0018626E">
        <w:rPr>
          <w:rFonts w:ascii="Helvetica" w:hAnsi="Helvetica"/>
          <w:sz w:val="22"/>
          <w:szCs w:val="22"/>
        </w:rPr>
        <w:t>tipping point or</w:t>
      </w:r>
      <w:r w:rsidR="0018626E" w:rsidRPr="00677C8E">
        <w:rPr>
          <w:rFonts w:ascii="Helvetica" w:hAnsi="Helvetica"/>
          <w:sz w:val="22"/>
          <w:szCs w:val="22"/>
        </w:rPr>
        <w:t xml:space="preserve"> </w:t>
      </w:r>
      <w:r w:rsidR="0018626E" w:rsidRPr="00E96363">
        <w:rPr>
          <w:rFonts w:ascii="Helvetica" w:hAnsi="Helvetica"/>
          <w:sz w:val="22"/>
          <w:szCs w:val="22"/>
        </w:rPr>
        <w:t>limit reference point</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ranging from just above the tipping point to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indicate where higher-precision monitoring is beneficial.</w:t>
      </w:r>
      <w:r w:rsidRPr="00677C8E">
        <w:rPr>
          <w:rFonts w:ascii="Helvetica" w:hAnsi="Helvetica"/>
          <w:sz w:val="22"/>
          <w:szCs w:val="22"/>
        </w:rPr>
        <w:t xml:space="preserve"> We compare the median return on investment for 10,000 iterations of </w:t>
      </w:r>
      <w:r w:rsidR="00B234AC" w:rsidRPr="00677C8E">
        <w:rPr>
          <w:rFonts w:ascii="Helvetica" w:hAnsi="Helvetica"/>
          <w:sz w:val="22"/>
          <w:szCs w:val="22"/>
        </w:rPr>
        <w:t>20-year</w:t>
      </w:r>
      <w:r w:rsidRPr="00677C8E">
        <w:rPr>
          <w:rFonts w:ascii="Helvetica" w:hAnsi="Helvetica"/>
          <w:sz w:val="22"/>
          <w:szCs w:val="22"/>
        </w:rPr>
        <w:t xml:space="preserve"> simulations</w:t>
      </w:r>
      <w:r w:rsidR="00DF03B8">
        <w:rPr>
          <w:rFonts w:ascii="Helvetica" w:hAnsi="Helvetica"/>
          <w:sz w:val="22"/>
          <w:szCs w:val="22"/>
        </w:rPr>
        <w:t>, a time period long enough to capture the important qualitative behavior of the models</w:t>
      </w:r>
      <w:r w:rsidRPr="00677C8E">
        <w:rPr>
          <w:rFonts w:ascii="Helvetica" w:hAnsi="Helvetica"/>
          <w:sz w:val="22"/>
          <w:szCs w:val="22"/>
        </w:rPr>
        <w:t>.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w:t>
      </w:r>
      <w:r w:rsidR="001716C8" w:rsidRPr="00E96363">
        <w:rPr>
          <w:rFonts w:ascii="Helvetica" w:hAnsi="Helvetica"/>
          <w:sz w:val="22"/>
          <w:szCs w:val="22"/>
        </w:rPr>
        <w:t>limit reference point</w:t>
      </w:r>
      <w:r w:rsidR="001716C8" w:rsidRPr="00677C8E">
        <w:rPr>
          <w:rFonts w:ascii="Helvetica" w:hAnsi="Helvetica"/>
          <w:sz w:val="22"/>
          <w:szCs w:val="22"/>
        </w:rPr>
        <w:t xml:space="preserve"> </w:t>
      </w:r>
      <w:r w:rsidRPr="00677C8E">
        <w:rPr>
          <w:rFonts w:ascii="Helvetica" w:hAnsi="Helvetica"/>
          <w:sz w:val="22"/>
          <w:szCs w:val="22"/>
        </w:rPr>
        <w:t xml:space="preserve">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p>
    <w:p w14:paraId="469BE41F" w14:textId="77777777" w:rsidR="007F6B81" w:rsidRDefault="007F6B81" w:rsidP="007F6B81">
      <w:pPr>
        <w:rPr>
          <w:rFonts w:ascii="Helvetica" w:hAnsi="Helvetica"/>
          <w:i/>
          <w:sz w:val="22"/>
          <w:szCs w:val="22"/>
        </w:rPr>
      </w:pPr>
    </w:p>
    <w:p w14:paraId="24F93785" w14:textId="77777777" w:rsidR="00A64170" w:rsidRDefault="00A64170" w:rsidP="00A64170">
      <w:pPr>
        <w:rPr>
          <w:rFonts w:ascii="Helvetica" w:hAnsi="Helvetica"/>
          <w:i/>
          <w:sz w:val="22"/>
          <w:szCs w:val="22"/>
        </w:rPr>
      </w:pPr>
      <w:r w:rsidRPr="00940663">
        <w:rPr>
          <w:rFonts w:ascii="Helvetica" w:hAnsi="Helvetica"/>
          <w:i/>
          <w:sz w:val="22"/>
          <w:szCs w:val="22"/>
        </w:rPr>
        <w:t xml:space="preserve">Given tipping points </w:t>
      </w:r>
      <w:r>
        <w:rPr>
          <w:rFonts w:ascii="Helvetica" w:hAnsi="Helvetica"/>
          <w:i/>
          <w:sz w:val="22"/>
          <w:szCs w:val="22"/>
        </w:rPr>
        <w:t>are crossed when monitoring precision is low</w:t>
      </w:r>
      <w:r w:rsidRPr="00940663">
        <w:rPr>
          <w:rFonts w:ascii="Helvetica" w:hAnsi="Helvetica"/>
          <w:i/>
          <w:sz w:val="22"/>
          <w:szCs w:val="22"/>
        </w:rPr>
        <w:t xml:space="preserve"> and extraction pressure</w:t>
      </w:r>
      <w:r>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28B9B1F7" w14:textId="77777777" w:rsidR="007F6B81" w:rsidRDefault="007F6B81" w:rsidP="007F6B81">
      <w:pPr>
        <w:rPr>
          <w:rFonts w:ascii="Helvetica" w:hAnsi="Helvetica"/>
          <w:i/>
          <w:sz w:val="22"/>
          <w:szCs w:val="22"/>
        </w:rPr>
      </w:pPr>
    </w:p>
    <w:p w14:paraId="76ED173C" w14:textId="3A804E87" w:rsidR="007F6B81" w:rsidRPr="00940663" w:rsidRDefault="007F6B81" w:rsidP="007F6B81">
      <w:pPr>
        <w:rPr>
          <w:rFonts w:ascii="Helvetica" w:hAnsi="Helvetica"/>
          <w:sz w:val="22"/>
          <w:szCs w:val="22"/>
        </w:rPr>
      </w:pPr>
      <w:r w:rsidRPr="00930F73">
        <w:rPr>
          <w:rFonts w:ascii="Helvetica" w:hAnsi="Helvetica"/>
          <w:sz w:val="22"/>
          <w:szCs w:val="22"/>
        </w:rPr>
        <w:t xml:space="preserve">We calculated a safe operating space </w:t>
      </w:r>
      <w:r w:rsidR="0073602F">
        <w:rPr>
          <w:rFonts w:ascii="Helvetica" w:hAnsi="Helvetica"/>
          <w:sz w:val="22"/>
          <w:szCs w:val="22"/>
        </w:rPr>
        <w:t>defined by different</w:t>
      </w:r>
      <w:r w:rsidRPr="00930F73">
        <w:rPr>
          <w:rFonts w:ascii="Helvetica" w:hAnsi="Helvetica"/>
          <w:sz w:val="22"/>
          <w:szCs w:val="22"/>
        </w:rPr>
        <w:t xml:space="preserve"> combinations of monitoring precision and resource extraction rates. </w:t>
      </w:r>
      <w:r w:rsidR="0073602F">
        <w:rPr>
          <w:rFonts w:ascii="Helvetica" w:hAnsi="Helvetica"/>
          <w:sz w:val="22"/>
          <w:szCs w:val="22"/>
        </w:rPr>
        <w:t>Because resource users vary in their aversion to risk, we defined safe as a 1%-20% probability of</w:t>
      </w:r>
      <w:r w:rsidR="0073602F" w:rsidRPr="0073602F">
        <w:rPr>
          <w:rFonts w:ascii="Helvetica" w:hAnsi="Helvetica"/>
          <w:sz w:val="22"/>
          <w:szCs w:val="22"/>
        </w:rPr>
        <w:t xml:space="preserve"> </w:t>
      </w:r>
      <w:r w:rsidR="0073602F" w:rsidRPr="00930F73">
        <w:rPr>
          <w:rFonts w:ascii="Helvetica" w:hAnsi="Helvetica"/>
          <w:sz w:val="22"/>
          <w:szCs w:val="22"/>
        </w:rPr>
        <w:t xml:space="preserve">crossing a </w:t>
      </w:r>
      <w:r w:rsidR="0073602F">
        <w:rPr>
          <w:rFonts w:ascii="Helvetica" w:hAnsi="Helvetica"/>
          <w:sz w:val="22"/>
          <w:szCs w:val="22"/>
        </w:rPr>
        <w:t xml:space="preserve">tipping point or </w:t>
      </w:r>
      <w:r w:rsidR="0073602F" w:rsidRPr="00E96363">
        <w:rPr>
          <w:rFonts w:ascii="Helvetica" w:hAnsi="Helvetica"/>
          <w:sz w:val="22"/>
          <w:szCs w:val="22"/>
        </w:rPr>
        <w:t>limit reference point</w:t>
      </w:r>
      <w:r w:rsidR="0073602F">
        <w:rPr>
          <w:rFonts w:ascii="Helvetica" w:hAnsi="Helvetica"/>
          <w:sz w:val="22"/>
          <w:szCs w:val="22"/>
        </w:rPr>
        <w:t>.</w:t>
      </w:r>
      <w:r w:rsidR="0073602F" w:rsidRPr="00930F73">
        <w:rPr>
          <w:rFonts w:ascii="Helvetica" w:hAnsi="Helvetica"/>
          <w:sz w:val="22"/>
          <w:szCs w:val="22"/>
        </w:rPr>
        <w:t xml:space="preserve"> </w:t>
      </w:r>
      <w:r w:rsidRPr="00930F73">
        <w:rPr>
          <w:rFonts w:ascii="Helvetica" w:hAnsi="Helvetica"/>
          <w:sz w:val="22"/>
          <w:szCs w:val="22"/>
        </w:rPr>
        <w:t xml:space="preserve">To </w:t>
      </w:r>
      <w:r w:rsidR="0073602F">
        <w:rPr>
          <w:rFonts w:ascii="Helvetica" w:hAnsi="Helvetica"/>
          <w:sz w:val="22"/>
          <w:szCs w:val="22"/>
        </w:rPr>
        <w:t xml:space="preserve">determine the SOS, </w:t>
      </w:r>
      <w:r w:rsidRPr="00930F73">
        <w:rPr>
          <w:rFonts w:ascii="Helvetica" w:hAnsi="Helvetica"/>
          <w:sz w:val="22"/>
          <w:szCs w:val="22"/>
        </w:rPr>
        <w:t>we calculated the minimum precision (Max CV in estimated biomass) needed to avoid crossing a</w:t>
      </w:r>
      <w:r>
        <w:rPr>
          <w:rFonts w:ascii="Helvetica" w:hAnsi="Helvetica"/>
          <w:sz w:val="22"/>
          <w:szCs w:val="22"/>
        </w:rPr>
        <w:t xml:space="preserve"> tipping point or </w:t>
      </w:r>
      <w:r w:rsidR="0051088D" w:rsidRPr="00E96363">
        <w:rPr>
          <w:rFonts w:ascii="Helvetica" w:hAnsi="Helvetica"/>
          <w:sz w:val="22"/>
          <w:szCs w:val="22"/>
        </w:rPr>
        <w:t>limit reference point</w:t>
      </w:r>
      <w:r w:rsidRPr="00930F73">
        <w:rPr>
          <w:rFonts w:ascii="Helvetica" w:hAnsi="Helvetica"/>
          <w:sz w:val="22"/>
          <w:szCs w:val="22"/>
        </w:rPr>
        <w:t xml:space="preserve">, given a resource extraction rate and assumed level of risk ranging from 1% to 20% </w:t>
      </w:r>
      <w:r w:rsidRPr="00651B44">
        <w:rPr>
          <w:rFonts w:ascii="Helvetica" w:hAnsi="Helvetica"/>
          <w:sz w:val="22"/>
          <w:szCs w:val="22"/>
        </w:rPr>
        <w:t xml:space="preserve">for 10,000 iterations </w:t>
      </w:r>
      <w:r>
        <w:rPr>
          <w:rFonts w:ascii="Helvetica" w:hAnsi="Helvetica"/>
          <w:sz w:val="22"/>
          <w:szCs w:val="22"/>
        </w:rPr>
        <w:t>of</w:t>
      </w:r>
      <w:r w:rsidRPr="00930F73">
        <w:rPr>
          <w:rFonts w:ascii="Helvetica" w:hAnsi="Helvetica"/>
          <w:sz w:val="22"/>
          <w:szCs w:val="22"/>
        </w:rPr>
        <w:t xml:space="preserve"> </w:t>
      </w:r>
      <w:r>
        <w:rPr>
          <w:rFonts w:ascii="Helvetica" w:hAnsi="Helvetica"/>
          <w:sz w:val="22"/>
          <w:szCs w:val="22"/>
        </w:rPr>
        <w:t>a</w:t>
      </w:r>
      <w:r w:rsidRPr="00930F73">
        <w:rPr>
          <w:rFonts w:ascii="Helvetica" w:hAnsi="Helvetica"/>
          <w:sz w:val="22"/>
          <w:szCs w:val="22"/>
        </w:rPr>
        <w:t xml:space="preserve"> </w:t>
      </w:r>
      <w:r w:rsidR="006B4BB6" w:rsidRPr="00930F73">
        <w:rPr>
          <w:rFonts w:ascii="Helvetica" w:hAnsi="Helvetica"/>
          <w:sz w:val="22"/>
          <w:szCs w:val="22"/>
        </w:rPr>
        <w:t>20-year</w:t>
      </w:r>
      <w:r w:rsidRPr="00930F73">
        <w:rPr>
          <w:rFonts w:ascii="Helvetica" w:hAnsi="Helvetica"/>
          <w:sz w:val="22"/>
          <w:szCs w:val="22"/>
        </w:rPr>
        <w:t xml:space="preserve"> simulation.</w:t>
      </w:r>
    </w:p>
    <w:p w14:paraId="0F11CCD6" w14:textId="77777777" w:rsidR="00E76BD0" w:rsidRDefault="00E76BD0" w:rsidP="00E76BD0">
      <w:pPr>
        <w:rPr>
          <w:rFonts w:ascii="Helvetica" w:hAnsi="Helvetica"/>
          <w:i/>
          <w:sz w:val="22"/>
          <w:szCs w:val="22"/>
        </w:rPr>
      </w:pPr>
    </w:p>
    <w:p w14:paraId="38EBF274" w14:textId="3471680D" w:rsidR="00E76BD0" w:rsidRPr="00940663" w:rsidRDefault="00E76BD0" w:rsidP="00E76BD0">
      <w:pPr>
        <w:rPr>
          <w:rFonts w:ascii="Helvetica" w:hAnsi="Helvetica"/>
          <w:i/>
          <w:sz w:val="22"/>
          <w:szCs w:val="22"/>
        </w:rPr>
      </w:pPr>
      <w:r w:rsidRPr="00940663">
        <w:rPr>
          <w:rFonts w:ascii="Helvetica" w:hAnsi="Helvetica"/>
          <w:i/>
          <w:sz w:val="22"/>
          <w:szCs w:val="22"/>
        </w:rPr>
        <w:lastRenderedPageBreak/>
        <w:t xml:space="preserve">Can Precautionary Buffers </w:t>
      </w:r>
      <w:r w:rsidR="00A228F7">
        <w:rPr>
          <w:rFonts w:ascii="Helvetica" w:hAnsi="Helvetica"/>
          <w:i/>
          <w:sz w:val="22"/>
          <w:szCs w:val="22"/>
        </w:rPr>
        <w:t>reduce</w:t>
      </w:r>
      <w:r w:rsidR="00A228F7" w:rsidRPr="00940663">
        <w:rPr>
          <w:rFonts w:ascii="Helvetica" w:hAnsi="Helvetica"/>
          <w:i/>
          <w:sz w:val="22"/>
          <w:szCs w:val="22"/>
        </w:rPr>
        <w:t xml:space="preserve"> </w:t>
      </w:r>
      <w:r w:rsidRPr="00940663">
        <w:rPr>
          <w:rFonts w:ascii="Helvetica" w:hAnsi="Helvetica"/>
          <w:i/>
          <w:sz w:val="22"/>
          <w:szCs w:val="22"/>
        </w:rPr>
        <w:t xml:space="preserve">Monitoring Costs and Risk? </w:t>
      </w:r>
    </w:p>
    <w:p w14:paraId="4EC11545" w14:textId="77777777" w:rsidR="00E76BD0" w:rsidRDefault="00E76BD0" w:rsidP="00E76BD0">
      <w:pPr>
        <w:rPr>
          <w:rFonts w:ascii="Helvetica" w:hAnsi="Helvetica"/>
          <w:sz w:val="22"/>
          <w:szCs w:val="22"/>
        </w:rPr>
      </w:pPr>
    </w:p>
    <w:p w14:paraId="6059DCB2" w14:textId="0AD8158E" w:rsidR="000879F4" w:rsidRPr="0027357B" w:rsidRDefault="00E76BD0" w:rsidP="000879F4">
      <w:pPr>
        <w:rPr>
          <w:rFonts w:ascii="Helvetica" w:hAnsi="Helvetica"/>
          <w:sz w:val="22"/>
          <w:szCs w:val="22"/>
        </w:rPr>
      </w:pPr>
      <w:r w:rsidRPr="004F51CB">
        <w:rPr>
          <w:rFonts w:ascii="Helvetica" w:hAnsi="Helvetica"/>
          <w:sz w:val="22"/>
          <w:szCs w:val="22"/>
        </w:rPr>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beneficial</w:t>
      </w:r>
      <w:r w:rsidR="00B25961">
        <w:rPr>
          <w:rFonts w:ascii="Helvetica" w:hAnsi="Helvetica"/>
          <w:sz w:val="22"/>
          <w:szCs w:val="22"/>
        </w:rPr>
        <w:t xml:space="preserve"> </w:t>
      </w:r>
      <w:r w:rsidR="00571557">
        <w:rPr>
          <w:rFonts w:ascii="Helvetica" w:hAnsi="Helvetica"/>
          <w:sz w:val="22"/>
          <w:szCs w:val="22"/>
        </w:rPr>
        <w:t xml:space="preserve">by </w:t>
      </w:r>
      <w:r w:rsidR="00B25961">
        <w:rPr>
          <w:rFonts w:ascii="Helvetica" w:hAnsi="Helvetica"/>
          <w:sz w:val="22"/>
          <w:szCs w:val="22"/>
        </w:rPr>
        <w:t>minimizing monitoring costs while remaining at a low probability of crossing into a less preferred state</w:t>
      </w:r>
      <w:r w:rsidRPr="004F51CB">
        <w:rPr>
          <w:rFonts w:ascii="Helvetica" w:hAnsi="Helvetica"/>
          <w:sz w:val="22"/>
          <w:szCs w:val="22"/>
        </w:rPr>
        <w:t>. To demonstrate th</w:t>
      </w:r>
      <w:r w:rsidR="00571557">
        <w:rPr>
          <w:rFonts w:ascii="Helvetica" w:hAnsi="Helvetica"/>
          <w:sz w:val="22"/>
          <w:szCs w:val="22"/>
        </w:rPr>
        <w:t>is particular utility of precautionary buffers</w:t>
      </w:r>
      <w:r w:rsidRPr="004F51CB">
        <w:rPr>
          <w:rFonts w:ascii="Helvetica" w:hAnsi="Helvetica"/>
          <w:sz w:val="22"/>
          <w:szCs w:val="22"/>
        </w:rPr>
        <w:t xml:space="preserve">,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Depending on the ecosystem type and management organization, the cost of monitoring may be born</w:t>
      </w:r>
      <w:r w:rsidR="000D2B66">
        <w:rPr>
          <w:rFonts w:ascii="Helvetica" w:hAnsi="Helvetica"/>
          <w:sz w:val="22"/>
          <w:szCs w:val="22"/>
        </w:rPr>
        <w:t>e</w:t>
      </w:r>
      <w:r w:rsidR="000879F4">
        <w:rPr>
          <w:rFonts w:ascii="Helvetica" w:hAnsi="Helvetica"/>
          <w:sz w:val="22"/>
          <w:szCs w:val="22"/>
        </w:rPr>
        <w:t xml:space="preserve"> by the industry or by the government. </w:t>
      </w:r>
      <w:r w:rsidR="007D4DF9">
        <w:rPr>
          <w:rFonts w:ascii="Helvetica" w:hAnsi="Helvetica"/>
          <w:sz w:val="22"/>
          <w:szCs w:val="22"/>
        </w:rPr>
        <w:t xml:space="preserve">Because we us a </w:t>
      </w:r>
      <w:r w:rsidR="00FB50B2" w:rsidRPr="009A32AC">
        <w:rPr>
          <w:rFonts w:ascii="Helvetica" w:hAnsi="Helvetica"/>
          <w:sz w:val="22"/>
          <w:szCs w:val="22"/>
        </w:rPr>
        <w:t xml:space="preserve">heuristic </w:t>
      </w:r>
      <w:r w:rsidR="007D4DF9">
        <w:rPr>
          <w:rFonts w:ascii="Helvetica" w:hAnsi="Helvetica"/>
          <w:sz w:val="22"/>
          <w:szCs w:val="22"/>
        </w:rPr>
        <w:t>model, the exact monetary cost from increased monitoring or profit from increased harvest effort is arbitrary. Therefore, we explore the</w:t>
      </w:r>
      <w:r w:rsidR="00171A5E">
        <w:rPr>
          <w:rFonts w:ascii="Helvetica" w:hAnsi="Helvetica"/>
          <w:sz w:val="22"/>
          <w:szCs w:val="22"/>
        </w:rPr>
        <w:t xml:space="preserv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p>
    <w:p w14:paraId="78063448" w14:textId="77777777" w:rsidR="00BA3468" w:rsidRDefault="00BA3468" w:rsidP="00726D79">
      <w:pPr>
        <w:rPr>
          <w:rFonts w:ascii="Helvetica" w:hAnsi="Helvetica"/>
          <w:b/>
          <w:sz w:val="22"/>
          <w:szCs w:val="22"/>
        </w:rPr>
      </w:pPr>
    </w:p>
    <w:p w14:paraId="2110B268" w14:textId="7777777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18990A30" w14:textId="77777777" w:rsidR="00CE0882" w:rsidRPr="00677C8E" w:rsidRDefault="00CE0882" w:rsidP="00677C8E">
      <w:pPr>
        <w:rPr>
          <w:rFonts w:ascii="Helvetica" w:hAnsi="Helvetica"/>
          <w:sz w:val="22"/>
          <w:szCs w:val="22"/>
        </w:rPr>
      </w:pPr>
    </w:p>
    <w:p w14:paraId="42289513"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29EBD83D" w14:textId="77777777" w:rsidR="004045EF" w:rsidRPr="00940663" w:rsidRDefault="004045EF" w:rsidP="00726D79">
      <w:pPr>
        <w:rPr>
          <w:rFonts w:ascii="Helvetica" w:hAnsi="Helvetica"/>
          <w:i/>
          <w:sz w:val="22"/>
          <w:szCs w:val="22"/>
        </w:rPr>
      </w:pPr>
    </w:p>
    <w:p w14:paraId="57D369EF" w14:textId="6F125E7E" w:rsidR="00BF53CA" w:rsidRDefault="006B7FDF" w:rsidP="00F82B54">
      <w:pPr>
        <w:rPr>
          <w:rFonts w:ascii="Helvetica" w:hAnsi="Helvetica"/>
          <w:sz w:val="22"/>
          <w:szCs w:val="22"/>
        </w:rPr>
      </w:pPr>
      <w:r>
        <w:rPr>
          <w:rFonts w:ascii="Helvetica" w:hAnsi="Helvetica"/>
          <w:sz w:val="22"/>
          <w:szCs w:val="22"/>
        </w:rPr>
        <w:t>Our results suggest information increases in value as the</w:t>
      </w:r>
      <w:r w:rsidR="00A053EC">
        <w:rPr>
          <w:rFonts w:ascii="Helvetica" w:hAnsi="Helvetica"/>
          <w:sz w:val="22"/>
          <w:szCs w:val="22"/>
        </w:rPr>
        <w:t xml:space="preserve"> system state </w:t>
      </w:r>
      <w:r>
        <w:rPr>
          <w:rFonts w:ascii="Helvetica" w:hAnsi="Helvetica"/>
          <w:sz w:val="22"/>
          <w:szCs w:val="22"/>
        </w:rPr>
        <w:t xml:space="preserve">approaches a </w:t>
      </w:r>
      <w:r w:rsidR="0051088D" w:rsidRPr="00E96363">
        <w:rPr>
          <w:rFonts w:ascii="Helvetica" w:hAnsi="Helvetica"/>
          <w:sz w:val="22"/>
          <w:szCs w:val="22"/>
        </w:rPr>
        <w:t>limit reference point</w:t>
      </w:r>
      <w:r w:rsidR="0051088D">
        <w:rPr>
          <w:rFonts w:ascii="Helvetica" w:hAnsi="Helvetica"/>
          <w:sz w:val="22"/>
          <w:szCs w:val="22"/>
        </w:rPr>
        <w:t xml:space="preserve"> </w:t>
      </w:r>
      <w:r>
        <w:rPr>
          <w:rFonts w:ascii="Helvetica" w:hAnsi="Helvetica"/>
          <w:sz w:val="22"/>
          <w:szCs w:val="22"/>
        </w:rPr>
        <w:t>and peaks at the</w:t>
      </w:r>
      <w:r w:rsidR="00A053EC">
        <w:rPr>
          <w:rFonts w:ascii="Helvetica" w:hAnsi="Helvetica"/>
          <w:sz w:val="22"/>
          <w:szCs w:val="22"/>
        </w:rPr>
        <w:t xml:space="preserve"> tipping point </w:t>
      </w:r>
      <w:r w:rsidR="00055424" w:rsidRPr="00940663">
        <w:rPr>
          <w:rFonts w:ascii="Helvetica" w:hAnsi="Helvetica"/>
          <w:sz w:val="22"/>
          <w:szCs w:val="22"/>
        </w:rPr>
        <w:t xml:space="preserve">(Fig. </w:t>
      </w:r>
      <w:r w:rsidR="002F1AC5">
        <w:rPr>
          <w:rFonts w:ascii="Helvetica" w:hAnsi="Helvetica"/>
          <w:sz w:val="22"/>
          <w:szCs w:val="22"/>
        </w:rPr>
        <w:t>2</w:t>
      </w:r>
      <w:r w:rsidR="00055424" w:rsidRPr="00940663">
        <w:rPr>
          <w:rFonts w:ascii="Helvetica" w:hAnsi="Helvetica"/>
          <w:sz w:val="22"/>
          <w:szCs w:val="22"/>
        </w:rPr>
        <w:t xml:space="preserve">). </w:t>
      </w:r>
      <w:r w:rsidR="00A15F36">
        <w:rPr>
          <w:rFonts w:ascii="Helvetica" w:hAnsi="Helvetica"/>
          <w:sz w:val="22"/>
          <w:szCs w:val="22"/>
        </w:rPr>
        <w:t xml:space="preserve">Although heavy harvest rates increase the probability of the system tipping </w:t>
      </w:r>
      <w:r w:rsidR="00137A9E">
        <w:rPr>
          <w:rFonts w:ascii="Helvetica" w:hAnsi="Helvetica"/>
          <w:sz w:val="22"/>
          <w:szCs w:val="22"/>
        </w:rPr>
        <w:t>(Fig.</w:t>
      </w:r>
      <w:r w:rsidR="00A15F36">
        <w:rPr>
          <w:rFonts w:ascii="Helvetica" w:hAnsi="Helvetica"/>
          <w:sz w:val="22"/>
          <w:szCs w:val="22"/>
        </w:rPr>
        <w:t xml:space="preserve"> </w:t>
      </w:r>
      <w:r w:rsidR="002F1AC5">
        <w:rPr>
          <w:rFonts w:ascii="Helvetica" w:hAnsi="Helvetica"/>
          <w:sz w:val="22"/>
          <w:szCs w:val="22"/>
        </w:rPr>
        <w:t>S1</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w:t>
      </w:r>
      <w:proofErr w:type="spellStart"/>
      <w:r w:rsidR="00137A9E">
        <w:rPr>
          <w:rFonts w:ascii="Helvetica" w:hAnsi="Helvetica"/>
          <w:sz w:val="22"/>
          <w:szCs w:val="22"/>
        </w:rPr>
        <w:t>covaries</w:t>
      </w:r>
      <w:proofErr w:type="spellEnd"/>
      <w:r w:rsidR="00137A9E">
        <w:rPr>
          <w:rFonts w:ascii="Helvetica" w:hAnsi="Helvetica"/>
          <w:sz w:val="22"/>
          <w:szCs w:val="22"/>
        </w:rPr>
        <w:t xml:space="preserve">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6493E47E" w14:textId="77777777" w:rsidR="00A20189" w:rsidRPr="00940663" w:rsidRDefault="00A20189" w:rsidP="00F82B54">
      <w:pPr>
        <w:rPr>
          <w:rFonts w:ascii="Helvetica" w:hAnsi="Helvetica"/>
          <w:i/>
          <w:sz w:val="22"/>
          <w:szCs w:val="22"/>
        </w:rPr>
      </w:pPr>
    </w:p>
    <w:p w14:paraId="53218C39" w14:textId="275CDE3E" w:rsidR="00DC33F5" w:rsidRDefault="00DC33F5" w:rsidP="00DC33F5">
      <w:pPr>
        <w:rPr>
          <w:rFonts w:ascii="Helvetica" w:hAnsi="Helvetica"/>
          <w:i/>
          <w:sz w:val="22"/>
          <w:szCs w:val="22"/>
        </w:rPr>
      </w:pPr>
      <w:r w:rsidRPr="00940663">
        <w:rPr>
          <w:rFonts w:ascii="Helvetica" w:hAnsi="Helvetica"/>
          <w:i/>
          <w:sz w:val="22"/>
          <w:szCs w:val="22"/>
        </w:rPr>
        <w:t>Given</w:t>
      </w:r>
      <w:r w:rsidR="00D707B4">
        <w:rPr>
          <w:rFonts w:ascii="Helvetica" w:hAnsi="Helvetica"/>
          <w:i/>
          <w:sz w:val="22"/>
          <w:szCs w:val="22"/>
        </w:rPr>
        <w:t xml:space="preserve"> that</w:t>
      </w:r>
      <w:r w:rsidRPr="00940663">
        <w:rPr>
          <w:rFonts w:ascii="Helvetica" w:hAnsi="Helvetica"/>
          <w:i/>
          <w:sz w:val="22"/>
          <w:szCs w:val="22"/>
        </w:rPr>
        <w:t xml:space="preserve"> tipping points </w:t>
      </w:r>
      <w:r>
        <w:rPr>
          <w:rFonts w:ascii="Helvetica" w:hAnsi="Helvetica"/>
          <w:i/>
          <w:sz w:val="22"/>
          <w:szCs w:val="22"/>
        </w:rPr>
        <w:t xml:space="preserve">are crossed </w:t>
      </w:r>
      <w:r w:rsidR="00A64170">
        <w:rPr>
          <w:rFonts w:ascii="Helvetica" w:hAnsi="Helvetica"/>
          <w:i/>
          <w:sz w:val="22"/>
          <w:szCs w:val="22"/>
        </w:rPr>
        <w:t>when monitoring precision is low</w:t>
      </w:r>
      <w:r w:rsidRPr="00940663">
        <w:rPr>
          <w:rFonts w:ascii="Helvetica" w:hAnsi="Helvetica"/>
          <w:i/>
          <w:sz w:val="22"/>
          <w:szCs w:val="22"/>
        </w:rPr>
        <w:t xml:space="preserve"> and extraction pressure</w:t>
      </w:r>
      <w:r w:rsidR="00A64170">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4A51AC44" w14:textId="77777777" w:rsidR="00A0799D" w:rsidRPr="00A0799D" w:rsidRDefault="00A0799D" w:rsidP="00F82B54">
      <w:pPr>
        <w:rPr>
          <w:rFonts w:ascii="Helvetica" w:hAnsi="Helvetica"/>
          <w:sz w:val="22"/>
          <w:szCs w:val="22"/>
        </w:rPr>
      </w:pPr>
    </w:p>
    <w:p w14:paraId="7D4A3249" w14:textId="6FC0655E" w:rsidR="001C5532" w:rsidRPr="00930F73" w:rsidRDefault="00A0799D" w:rsidP="001C5532">
      <w:pPr>
        <w:rPr>
          <w:rFonts w:ascii="Helvetica" w:hAnsi="Helvetica"/>
          <w:sz w:val="22"/>
          <w:szCs w:val="22"/>
        </w:rPr>
      </w:pPr>
      <w:r w:rsidRPr="00A0799D">
        <w:rPr>
          <w:rFonts w:ascii="Helvetica" w:hAnsi="Helvetica"/>
          <w:sz w:val="22"/>
          <w:szCs w:val="22"/>
        </w:rPr>
        <w:t>Higher exploitation rates and lower monitoring investment act in concert to increase risk, defined as the probability of avoiding a tipping point or limit reference point. Increasing risk aversion narrows the feasible range of harvest rates and levels of monitoring investment</w:t>
      </w:r>
      <w:r w:rsidR="00A86ABB">
        <w:rPr>
          <w:rFonts w:ascii="Helvetica" w:hAnsi="Helvetica"/>
          <w:sz w:val="22"/>
          <w:szCs w:val="22"/>
        </w:rPr>
        <w:t xml:space="preserve">. </w:t>
      </w:r>
      <w:commentRangeStart w:id="26"/>
      <w:r w:rsidR="00CA4F64">
        <w:rPr>
          <w:rFonts w:ascii="Helvetica" w:hAnsi="Helvetica"/>
          <w:sz w:val="22"/>
          <w:szCs w:val="22"/>
        </w:rPr>
        <w:t xml:space="preserve">We defined a </w:t>
      </w:r>
      <w:r w:rsidR="00933791" w:rsidRPr="00940663">
        <w:rPr>
          <w:rFonts w:ascii="Helvetica" w:hAnsi="Helvetica"/>
          <w:sz w:val="22"/>
          <w:szCs w:val="22"/>
        </w:rPr>
        <w:t xml:space="preserve">safe operating space </w:t>
      </w:r>
      <w:r w:rsidR="00CA4F64">
        <w:rPr>
          <w:rFonts w:ascii="Helvetica" w:hAnsi="Helvetica"/>
          <w:sz w:val="22"/>
          <w:szCs w:val="22"/>
        </w:rPr>
        <w:t>as</w:t>
      </w:r>
      <w:r w:rsidR="00933791" w:rsidRPr="00940663">
        <w:rPr>
          <w:rFonts w:ascii="Helvetica" w:hAnsi="Helvetica"/>
          <w:sz w:val="22"/>
          <w:szCs w:val="22"/>
        </w:rPr>
        <w:t xml:space="preserve"> </w:t>
      </w:r>
      <w:r w:rsidR="00D707B4">
        <w:rPr>
          <w:rFonts w:ascii="Helvetica" w:hAnsi="Helvetica"/>
          <w:sz w:val="22"/>
          <w:szCs w:val="22"/>
        </w:rPr>
        <w:t xml:space="preserve">a </w:t>
      </w:r>
      <w:r w:rsidR="00933791" w:rsidRPr="00940663">
        <w:rPr>
          <w:rFonts w:ascii="Helvetica" w:hAnsi="Helvetica"/>
          <w:sz w:val="22"/>
          <w:szCs w:val="22"/>
        </w:rPr>
        <w:t>combination of exploitation effort and the minimum precision required to avoid crossing a tipping point</w:t>
      </w:r>
      <w:r w:rsidR="003E5486">
        <w:rPr>
          <w:rFonts w:ascii="Helvetica" w:hAnsi="Helvetica"/>
          <w:sz w:val="22"/>
          <w:szCs w:val="22"/>
        </w:rPr>
        <w:t xml:space="preserve"> or </w:t>
      </w:r>
      <w:r w:rsidR="008F3894" w:rsidRPr="00E96363">
        <w:rPr>
          <w:rFonts w:ascii="Helvetica" w:hAnsi="Helvetica"/>
          <w:sz w:val="22"/>
          <w:szCs w:val="22"/>
        </w:rPr>
        <w:t>limit reference point</w:t>
      </w:r>
      <w:r w:rsidR="00CA4F64">
        <w:rPr>
          <w:rFonts w:ascii="Helvetica" w:hAnsi="Helvetica"/>
          <w:sz w:val="22"/>
          <w:szCs w:val="22"/>
        </w:rPr>
        <w:t xml:space="preserve">. The </w:t>
      </w:r>
      <w:r w:rsidR="00211620">
        <w:rPr>
          <w:rFonts w:ascii="Helvetica" w:hAnsi="Helvetica"/>
          <w:sz w:val="22"/>
          <w:szCs w:val="22"/>
        </w:rPr>
        <w:t xml:space="preserve">operating space </w:t>
      </w:r>
      <w:r w:rsidR="00CA4F64">
        <w:rPr>
          <w:rFonts w:ascii="Helvetica" w:hAnsi="Helvetica"/>
          <w:sz w:val="22"/>
          <w:szCs w:val="22"/>
        </w:rPr>
        <w:t xml:space="preserve">defined as “safe” </w:t>
      </w:r>
      <w:r w:rsidR="00B16D69">
        <w:rPr>
          <w:rFonts w:ascii="Helvetica" w:hAnsi="Helvetica"/>
          <w:sz w:val="22"/>
          <w:szCs w:val="22"/>
        </w:rPr>
        <w:t>becomes</w:t>
      </w:r>
      <w:r w:rsidR="00B16D69" w:rsidRPr="00940663">
        <w:rPr>
          <w:rFonts w:ascii="Helvetica" w:hAnsi="Helvetica"/>
          <w:sz w:val="22"/>
          <w:szCs w:val="22"/>
        </w:rPr>
        <w:t xml:space="preserve"> </w:t>
      </w:r>
      <w:r w:rsidR="00B3069E" w:rsidRPr="00940663">
        <w:rPr>
          <w:rFonts w:ascii="Helvetica" w:hAnsi="Helvetica"/>
          <w:sz w:val="22"/>
          <w:szCs w:val="22"/>
        </w:rPr>
        <w:t xml:space="preserve">narrower </w:t>
      </w:r>
      <w:r w:rsidR="00B16D69">
        <w:rPr>
          <w:rFonts w:ascii="Helvetica" w:hAnsi="Helvetica"/>
          <w:sz w:val="22"/>
          <w:szCs w:val="22"/>
        </w:rPr>
        <w:t>as the manager or stakeholder’s aversion to risk increases</w:t>
      </w:r>
      <w:r w:rsidR="00B16D69" w:rsidRPr="00940663">
        <w:rPr>
          <w:rFonts w:ascii="Helvetica" w:hAnsi="Helvetica"/>
          <w:sz w:val="22"/>
          <w:szCs w:val="22"/>
        </w:rPr>
        <w:t xml:space="preserve"> </w:t>
      </w:r>
      <w:r w:rsidR="00CD6FF0" w:rsidRPr="00940663">
        <w:rPr>
          <w:rFonts w:ascii="Helvetica" w:hAnsi="Helvetica"/>
          <w:sz w:val="22"/>
          <w:szCs w:val="22"/>
        </w:rPr>
        <w:t xml:space="preserve">(Fig. </w:t>
      </w:r>
      <w:r w:rsidR="002F1AC5">
        <w:rPr>
          <w:rFonts w:ascii="Helvetica" w:hAnsi="Helvetica"/>
          <w:sz w:val="22"/>
          <w:szCs w:val="22"/>
        </w:rPr>
        <w:t>3</w:t>
      </w:r>
      <w:r w:rsidR="00CD6FF0" w:rsidRPr="00940663">
        <w:rPr>
          <w:rFonts w:ascii="Helvetica" w:hAnsi="Helvetica"/>
          <w:sz w:val="22"/>
          <w:szCs w:val="22"/>
        </w:rPr>
        <w:t>)</w:t>
      </w:r>
      <w:r w:rsidR="00CA4F64">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w:t>
      </w:r>
      <w:r w:rsidR="00351415">
        <w:rPr>
          <w:rFonts w:ascii="Helvetica" w:hAnsi="Helvetica"/>
          <w:sz w:val="22"/>
          <w:szCs w:val="22"/>
        </w:rPr>
        <w:t xml:space="preserve">managers or stakeholders </w:t>
      </w:r>
      <w:r w:rsidR="00D7486C">
        <w:rPr>
          <w:rFonts w:ascii="Helvetica" w:hAnsi="Helvetica"/>
          <w:sz w:val="22"/>
          <w:szCs w:val="22"/>
        </w:rPr>
        <w:t xml:space="preserve">will benefit from a </w:t>
      </w:r>
      <w:r w:rsidR="00CA4F64">
        <w:rPr>
          <w:rFonts w:ascii="Helvetica" w:hAnsi="Helvetica"/>
          <w:sz w:val="22"/>
          <w:szCs w:val="22"/>
        </w:rPr>
        <w:t xml:space="preserve">precautionary approach </w:t>
      </w:r>
      <w:r w:rsidR="00D7486C">
        <w:rPr>
          <w:rFonts w:ascii="Helvetica" w:hAnsi="Helvetica"/>
          <w:sz w:val="22"/>
          <w:szCs w:val="22"/>
        </w:rPr>
        <w:t>with</w:t>
      </w:r>
      <w:r w:rsidR="00CA4F64">
        <w:rPr>
          <w:rFonts w:ascii="Helvetica" w:hAnsi="Helvetica"/>
          <w:sz w:val="22"/>
          <w:szCs w:val="22"/>
        </w:rPr>
        <w:t xml:space="preserve"> 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w:t>
      </w:r>
      <w:commentRangeEnd w:id="26"/>
      <w:r w:rsidR="003A5CE7">
        <w:rPr>
          <w:rStyle w:val="CommentReference"/>
        </w:rPr>
        <w:commentReference w:id="26"/>
      </w:r>
      <w:r w:rsidR="00A53D50" w:rsidRPr="00940663">
        <w:rPr>
          <w:rFonts w:ascii="Helvetica" w:hAnsi="Helvetica"/>
          <w:sz w:val="22"/>
          <w:szCs w:val="22"/>
        </w:rPr>
        <w:t xml:space="preserve">Because the biomass for the </w:t>
      </w:r>
      <w:r w:rsidR="008F3894" w:rsidRPr="00E96363">
        <w:rPr>
          <w:rFonts w:ascii="Helvetica" w:hAnsi="Helvetica"/>
          <w:sz w:val="22"/>
          <w:szCs w:val="22"/>
        </w:rPr>
        <w:t>limit reference point</w:t>
      </w:r>
      <w:r w:rsidR="008F3894" w:rsidRPr="00940663">
        <w:rPr>
          <w:rFonts w:ascii="Helvetica" w:hAnsi="Helvetica"/>
          <w:sz w:val="22"/>
          <w:szCs w:val="22"/>
        </w:rPr>
        <w:t xml:space="preserve"> </w:t>
      </w:r>
      <w:r w:rsidR="00A53D50" w:rsidRPr="00940663">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w:t>
      </w:r>
      <w:r w:rsidR="008F3894" w:rsidRPr="00E96363">
        <w:rPr>
          <w:rFonts w:ascii="Helvetica" w:hAnsi="Helvetica"/>
          <w:sz w:val="22"/>
          <w:szCs w:val="22"/>
        </w:rPr>
        <w:t>limit reference point</w:t>
      </w:r>
      <w:r w:rsidR="008F3894">
        <w:rPr>
          <w:rFonts w:ascii="Helvetica" w:hAnsi="Helvetica"/>
          <w:sz w:val="22"/>
          <w:szCs w:val="22"/>
        </w:rPr>
        <w:t xml:space="preserve">s </w:t>
      </w:r>
      <w:r w:rsidR="00A53D50" w:rsidRPr="00940663">
        <w:rPr>
          <w:rFonts w:ascii="Helvetica" w:hAnsi="Helvetica"/>
          <w:sz w:val="22"/>
          <w:szCs w:val="22"/>
        </w:rPr>
        <w:t>than it is to avoid tipp</w:t>
      </w:r>
      <w:r w:rsidR="001C5532">
        <w:rPr>
          <w:rFonts w:ascii="Helvetica" w:hAnsi="Helvetica"/>
          <w:sz w:val="22"/>
          <w:szCs w:val="22"/>
        </w:rPr>
        <w:t xml:space="preserve">ing points. </w:t>
      </w:r>
    </w:p>
    <w:p w14:paraId="22781F38" w14:textId="77777777"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75527531" w14:textId="6C92E731"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w:t>
      </w:r>
      <w:r w:rsidR="003A5A82">
        <w:rPr>
          <w:rFonts w:ascii="Helvetica" w:hAnsi="Helvetica"/>
          <w:i/>
          <w:sz w:val="22"/>
          <w:szCs w:val="22"/>
        </w:rPr>
        <w:t>Reduce</w:t>
      </w:r>
      <w:r w:rsidRPr="00940663">
        <w:rPr>
          <w:rFonts w:ascii="Helvetica" w:hAnsi="Helvetica"/>
          <w:i/>
          <w:sz w:val="22"/>
          <w:szCs w:val="22"/>
        </w:rPr>
        <w:t xml:space="preserve"> Monitoring Costs and</w:t>
      </w:r>
      <w:r w:rsidR="00B16D69">
        <w:rPr>
          <w:rFonts w:ascii="Helvetica" w:hAnsi="Helvetica"/>
          <w:i/>
          <w:sz w:val="22"/>
          <w:szCs w:val="22"/>
        </w:rPr>
        <w:t xml:space="preserve"> the</w:t>
      </w:r>
      <w:r w:rsidRPr="00940663">
        <w:rPr>
          <w:rFonts w:ascii="Helvetica" w:hAnsi="Helvetica"/>
          <w:i/>
          <w:sz w:val="22"/>
          <w:szCs w:val="22"/>
        </w:rPr>
        <w:t xml:space="preserve">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7766CE6F" w14:textId="77777777" w:rsidR="00E76BD0" w:rsidRDefault="00E76BD0" w:rsidP="00E76BD0">
      <w:pPr>
        <w:rPr>
          <w:rFonts w:ascii="Helvetica" w:hAnsi="Helvetica"/>
          <w:sz w:val="22"/>
          <w:szCs w:val="22"/>
        </w:rPr>
      </w:pPr>
    </w:p>
    <w:p w14:paraId="3E0A7F6C" w14:textId="3EB4ED57" w:rsidR="00D92C7A" w:rsidRDefault="009E631B" w:rsidP="00466A9D">
      <w:pPr>
        <w:rPr>
          <w:rFonts w:ascii="Helvetica" w:hAnsi="Helvetica"/>
          <w:sz w:val="22"/>
          <w:szCs w:val="22"/>
        </w:rPr>
      </w:pPr>
      <w:r w:rsidRPr="0027357B">
        <w:rPr>
          <w:rFonts w:ascii="Helvetica" w:hAnsi="Helvetica"/>
          <w:sz w:val="22"/>
          <w:szCs w:val="22"/>
        </w:rPr>
        <w:lastRenderedPageBreak/>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precision</w:t>
      </w:r>
      <w:r w:rsidR="00B16D69">
        <w:rPr>
          <w:rFonts w:ascii="Helvetica" w:hAnsi="Helvetica"/>
          <w:sz w:val="22"/>
          <w:szCs w:val="22"/>
        </w:rPr>
        <w:t>.</w:t>
      </w:r>
      <w:r w:rsidR="00DE4DC0">
        <w:rPr>
          <w:rFonts w:ascii="Helvetica" w:hAnsi="Helvetica"/>
          <w:sz w:val="22"/>
          <w:szCs w:val="22"/>
        </w:rPr>
        <w:t xml:space="preserve"> </w:t>
      </w:r>
      <w:r w:rsidR="00B16D69">
        <w:rPr>
          <w:rFonts w:ascii="Helvetica" w:hAnsi="Helvetica"/>
          <w:sz w:val="22"/>
          <w:szCs w:val="22"/>
        </w:rPr>
        <w:t>H</w:t>
      </w:r>
      <w:r w:rsidR="00DE4DC0">
        <w:rPr>
          <w:rFonts w:ascii="Helvetica" w:hAnsi="Helvetica"/>
          <w:sz w:val="22"/>
          <w:szCs w:val="22"/>
        </w:rPr>
        <w:t>owever</w:t>
      </w:r>
      <w:r w:rsidR="000D0034">
        <w:rPr>
          <w:rFonts w:ascii="Helvetica" w:hAnsi="Helvetica"/>
          <w:sz w:val="22"/>
          <w:szCs w:val="22"/>
        </w:rPr>
        <w:t>,</w:t>
      </w:r>
      <w:r w:rsidR="00DE4DC0">
        <w:rPr>
          <w:rFonts w:ascii="Helvetica" w:hAnsi="Helvetica"/>
          <w:sz w:val="22"/>
          <w:szCs w:val="22"/>
        </w:rPr>
        <w:t xml:space="preserve"> </w:t>
      </w:r>
      <w:r w:rsidR="00B82848" w:rsidRPr="0027357B">
        <w:rPr>
          <w:rFonts w:ascii="Helvetica" w:hAnsi="Helvetica"/>
          <w:sz w:val="22"/>
          <w:szCs w:val="22"/>
        </w:rPr>
        <w:t>monitoring is most costly</w:t>
      </w:r>
      <w:r w:rsidR="00B16D69">
        <w:rPr>
          <w:rFonts w:ascii="Helvetica" w:hAnsi="Helvetica"/>
          <w:sz w:val="22"/>
          <w:szCs w:val="22"/>
        </w:rPr>
        <w:t xml:space="preserve"> under these same circumstances</w:t>
      </w:r>
      <w:r w:rsidR="00171438">
        <w:rPr>
          <w:rFonts w:ascii="Helvetica" w:hAnsi="Helvetica"/>
          <w:sz w:val="22"/>
          <w:szCs w:val="22"/>
        </w:rPr>
        <w:t xml:space="preserve">. </w:t>
      </w:r>
      <w:r w:rsidR="00A262AC" w:rsidRPr="0027357B">
        <w:rPr>
          <w:rFonts w:ascii="Helvetica" w:hAnsi="Helvetica"/>
          <w:sz w:val="22"/>
          <w:szCs w:val="22"/>
        </w:rPr>
        <w:t>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B16D69">
        <w:rPr>
          <w:rFonts w:ascii="Helvetica" w:hAnsi="Helvetica"/>
          <w:sz w:val="22"/>
          <w:szCs w:val="22"/>
        </w:rPr>
        <w:t xml:space="preserve">and </w:t>
      </w:r>
      <w:r w:rsidR="0012059B" w:rsidRPr="0027357B">
        <w:rPr>
          <w:rFonts w:ascii="Helvetica" w:hAnsi="Helvetica"/>
          <w:sz w:val="22"/>
          <w:szCs w:val="22"/>
        </w:rPr>
        <w:t xml:space="preserve">is also slightly </w:t>
      </w:r>
      <w:r w:rsidR="008F762F" w:rsidRPr="0027357B">
        <w:rPr>
          <w:rFonts w:ascii="Helvetica" w:hAnsi="Helvetica"/>
          <w:sz w:val="22"/>
          <w:szCs w:val="22"/>
        </w:rPr>
        <w:t>riskier</w:t>
      </w:r>
      <w:r w:rsidR="00D0034D">
        <w:rPr>
          <w:rFonts w:ascii="Helvetica" w:hAnsi="Helvetica"/>
          <w:sz w:val="22"/>
          <w:szCs w:val="22"/>
        </w:rPr>
        <w:t>,</w:t>
      </w:r>
      <w:r w:rsidR="0012059B" w:rsidRPr="0027357B">
        <w:rPr>
          <w:rFonts w:ascii="Helvetica" w:hAnsi="Helvetica"/>
          <w:sz w:val="22"/>
          <w:szCs w:val="22"/>
        </w:rPr>
        <w:t xml:space="preserve">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t>
      </w:r>
      <w:r w:rsidR="00B16D69">
        <w:rPr>
          <w:rFonts w:ascii="Helvetica" w:hAnsi="Helvetica"/>
          <w:sz w:val="22"/>
          <w:szCs w:val="22"/>
        </w:rPr>
        <w:t xml:space="preserve">with regard to </w:t>
      </w:r>
      <w:r w:rsidR="0012059B" w:rsidRPr="0027357B">
        <w:rPr>
          <w:rFonts w:ascii="Helvetica" w:hAnsi="Helvetica"/>
          <w:sz w:val="22"/>
          <w:szCs w:val="22"/>
        </w:rPr>
        <w:t xml:space="preserve">monitoring </w:t>
      </w:r>
      <w:r w:rsidR="006C1856" w:rsidRPr="0027357B">
        <w:rPr>
          <w:rFonts w:ascii="Helvetica" w:hAnsi="Helvetica"/>
          <w:sz w:val="22"/>
          <w:szCs w:val="22"/>
        </w:rPr>
        <w:t>costs. Therefore</w:t>
      </w:r>
      <w:r w:rsidR="006F4FED">
        <w:rPr>
          <w:rFonts w:ascii="Helvetica" w:hAnsi="Helvetica"/>
          <w:sz w:val="22"/>
          <w:szCs w:val="22"/>
        </w:rPr>
        <w:t>,</w:t>
      </w:r>
      <w:r w:rsidR="006C1856" w:rsidRPr="0027357B">
        <w:rPr>
          <w:rFonts w:ascii="Helvetica" w:hAnsi="Helvetica"/>
          <w:sz w:val="22"/>
          <w:szCs w:val="22"/>
        </w:rPr>
        <w:t xml:space="preserve"> a precautionary buffer may be an effective </w:t>
      </w:r>
      <w:r w:rsidR="007F159D" w:rsidRPr="0027357B">
        <w:rPr>
          <w:rFonts w:ascii="Helvetica" w:hAnsi="Helvetica"/>
          <w:sz w:val="22"/>
          <w:szCs w:val="22"/>
        </w:rPr>
        <w:t xml:space="preserve">approach </w:t>
      </w:r>
      <w:r w:rsidR="0073410C">
        <w:rPr>
          <w:rFonts w:ascii="Helvetica" w:hAnsi="Helvetica"/>
          <w:sz w:val="22"/>
          <w:szCs w:val="22"/>
        </w:rPr>
        <w:t>for balancing these tradeoffs by</w:t>
      </w:r>
      <w:r w:rsidR="007F159D" w:rsidRPr="0027357B">
        <w:rPr>
          <w:rFonts w:ascii="Helvetica" w:hAnsi="Helvetica"/>
          <w:sz w:val="22"/>
          <w:szCs w:val="22"/>
        </w:rPr>
        <w:t xml:space="preserve"> maintain</w:t>
      </w:r>
      <w:r w:rsidR="0073410C">
        <w:rPr>
          <w:rFonts w:ascii="Helvetica" w:hAnsi="Helvetica"/>
          <w:sz w:val="22"/>
          <w:szCs w:val="22"/>
        </w:rPr>
        <w:t>ing</w:t>
      </w:r>
      <w:r w:rsidR="007F159D" w:rsidRPr="0027357B">
        <w:rPr>
          <w:rFonts w:ascii="Helvetica" w:hAnsi="Helvetica"/>
          <w:sz w:val="22"/>
          <w:szCs w:val="22"/>
        </w:rPr>
        <w:t xml:space="preserve"> </w:t>
      </w:r>
      <w:r w:rsidR="00E70B4A" w:rsidRPr="0027357B">
        <w:rPr>
          <w:rFonts w:ascii="Helvetica" w:hAnsi="Helvetica"/>
          <w:sz w:val="22"/>
          <w:szCs w:val="22"/>
        </w:rPr>
        <w:t xml:space="preserve">relatively </w:t>
      </w:r>
      <w:r w:rsidR="007F159D" w:rsidRPr="0027357B">
        <w:rPr>
          <w:rFonts w:ascii="Helvetica" w:hAnsi="Helvetica"/>
          <w:sz w:val="22"/>
          <w:szCs w:val="22"/>
        </w:rPr>
        <w:t xml:space="preserve">high profits while </w:t>
      </w:r>
      <w:r w:rsidR="00B16D69">
        <w:rPr>
          <w:rFonts w:ascii="Helvetica" w:hAnsi="Helvetica"/>
          <w:sz w:val="22"/>
          <w:szCs w:val="22"/>
        </w:rPr>
        <w:t>minimizing</w:t>
      </w:r>
      <w:r w:rsidR="00B16D69" w:rsidRPr="0027357B">
        <w:rPr>
          <w:rFonts w:ascii="Helvetica" w:hAnsi="Helvetica"/>
          <w:sz w:val="22"/>
          <w:szCs w:val="22"/>
        </w:rPr>
        <w:t xml:space="preserve"> </w:t>
      </w:r>
      <w:r w:rsidR="007F159D" w:rsidRPr="0027357B">
        <w:rPr>
          <w:rFonts w:ascii="Helvetica" w:hAnsi="Helvetica"/>
          <w:sz w:val="22"/>
          <w:szCs w:val="22"/>
        </w:rPr>
        <w:t>monitoring costs and</w:t>
      </w:r>
      <w:r w:rsidR="00B16D69">
        <w:rPr>
          <w:rFonts w:ascii="Helvetica" w:hAnsi="Helvetica"/>
          <w:sz w:val="22"/>
          <w:szCs w:val="22"/>
        </w:rPr>
        <w:t xml:space="preserve"> the</w:t>
      </w:r>
      <w:r w:rsidR="007F159D" w:rsidRPr="0027357B">
        <w:rPr>
          <w:rFonts w:ascii="Helvetica" w:hAnsi="Helvetica"/>
          <w:sz w:val="22"/>
          <w:szCs w:val="22"/>
        </w:rPr>
        <w:t xml:space="preserve"> risk of population collapse</w:t>
      </w:r>
      <w:r w:rsidR="00741A2F">
        <w:rPr>
          <w:rFonts w:ascii="Helvetica" w:hAnsi="Helvetica"/>
          <w:sz w:val="22"/>
          <w:szCs w:val="22"/>
        </w:rPr>
        <w:t>.</w:t>
      </w:r>
      <w:r w:rsidR="00466A9D">
        <w:rPr>
          <w:rFonts w:ascii="Helvetica" w:hAnsi="Helvetica"/>
          <w:sz w:val="22"/>
          <w:szCs w:val="22"/>
        </w:rPr>
        <w:t xml:space="preserve"> </w:t>
      </w:r>
      <w:r w:rsidR="00BE24D6">
        <w:rPr>
          <w:rFonts w:ascii="Helvetica" w:hAnsi="Helvetica"/>
          <w:sz w:val="22"/>
          <w:szCs w:val="22"/>
        </w:rPr>
        <w:t xml:space="preserve">(Fig. </w:t>
      </w:r>
      <w:r w:rsidR="002366A6">
        <w:rPr>
          <w:rFonts w:ascii="Helvetica" w:hAnsi="Helvetica"/>
          <w:sz w:val="22"/>
          <w:szCs w:val="22"/>
        </w:rPr>
        <w:t>4</w:t>
      </w:r>
      <w:r w:rsidR="00BE24D6">
        <w:rPr>
          <w:rFonts w:ascii="Helvetica" w:hAnsi="Helvetica"/>
          <w:sz w:val="22"/>
          <w:szCs w:val="22"/>
        </w:rPr>
        <w:t>)</w:t>
      </w:r>
      <w:r w:rsidR="001D0D0B">
        <w:rPr>
          <w:rFonts w:ascii="Helvetica" w:hAnsi="Helvetica"/>
          <w:sz w:val="22"/>
          <w:szCs w:val="22"/>
        </w:rPr>
        <w:t>.</w:t>
      </w:r>
    </w:p>
    <w:p w14:paraId="33C718E5" w14:textId="77777777" w:rsidR="00741A2F" w:rsidRPr="0027357B" w:rsidRDefault="00741A2F" w:rsidP="00E76BD0">
      <w:pPr>
        <w:rPr>
          <w:rFonts w:ascii="Helvetica" w:hAnsi="Helvetica"/>
          <w:sz w:val="22"/>
          <w:szCs w:val="22"/>
        </w:rPr>
      </w:pPr>
    </w:p>
    <w:p w14:paraId="7812C7AE" w14:textId="77777777" w:rsidR="005B7365" w:rsidRPr="00940663" w:rsidRDefault="005B7365" w:rsidP="00956809">
      <w:pPr>
        <w:rPr>
          <w:rFonts w:ascii="Helvetica" w:hAnsi="Helvetica"/>
          <w:sz w:val="22"/>
          <w:szCs w:val="22"/>
        </w:rPr>
      </w:pPr>
    </w:p>
    <w:p w14:paraId="03834AC9" w14:textId="77777777"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31A2674" w14:textId="088E8398" w:rsidR="009233A8" w:rsidRDefault="000D0034" w:rsidP="009233A8">
      <w:pPr>
        <w:rPr>
          <w:rFonts w:ascii="Helvetica" w:hAnsi="Helvetica" w:cs="Helvetica"/>
          <w:sz w:val="22"/>
          <w:szCs w:val="22"/>
        </w:rPr>
      </w:pPr>
      <w:r>
        <w:rPr>
          <w:rFonts w:ascii="Helvetica" w:hAnsi="Helvetica"/>
          <w:sz w:val="22"/>
          <w:szCs w:val="22"/>
        </w:rPr>
        <w:t>Ecosystem</w:t>
      </w:r>
      <w:r w:rsidR="00A352EA">
        <w:rPr>
          <w:rFonts w:ascii="Helvetica" w:hAnsi="Helvetica"/>
          <w:sz w:val="22"/>
          <w:szCs w:val="22"/>
        </w:rPr>
        <w:t xml:space="preserve"> monitoring</w:t>
      </w:r>
      <w:r w:rsidR="004C5771">
        <w:rPr>
          <w:rFonts w:ascii="Helvetica" w:hAnsi="Helvetica"/>
          <w:sz w:val="22"/>
          <w:szCs w:val="22"/>
        </w:rPr>
        <w:t xml:space="preserve"> is </w:t>
      </w:r>
      <w:r>
        <w:rPr>
          <w:rFonts w:ascii="Helvetica" w:hAnsi="Helvetica"/>
          <w:sz w:val="22"/>
          <w:szCs w:val="22"/>
        </w:rPr>
        <w:t xml:space="preserve">typically constrained by </w:t>
      </w:r>
      <w:r w:rsidR="004C5771">
        <w:rPr>
          <w:rFonts w:ascii="Helvetica" w:hAnsi="Helvetica"/>
          <w:sz w:val="22"/>
          <w:szCs w:val="22"/>
        </w:rPr>
        <w:t>financial and logistical</w:t>
      </w:r>
      <w:r>
        <w:rPr>
          <w:rFonts w:ascii="Helvetica" w:hAnsi="Helvetica"/>
          <w:sz w:val="22"/>
          <w:szCs w:val="22"/>
        </w:rPr>
        <w:t xml:space="preserve"> resources</w:t>
      </w:r>
      <w:r w:rsidR="004C5771">
        <w:rPr>
          <w:rFonts w:ascii="Helvetica" w:hAnsi="Helvetica"/>
          <w:sz w:val="22"/>
          <w:szCs w:val="22"/>
        </w:rPr>
        <w:t xml:space="preserve">. </w:t>
      </w:r>
      <w:r w:rsidR="00F312BB"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00F312BB" w:rsidRPr="00A21B6D">
        <w:rPr>
          <w:rFonts w:ascii="Helvetica" w:hAnsi="Helvetica"/>
          <w:sz w:val="22"/>
          <w:szCs w:val="22"/>
        </w:rPr>
        <w:t xml:space="preserve"> that not </w:t>
      </w:r>
      <w:r w:rsidR="00A65A95" w:rsidRPr="00A21B6D">
        <w:rPr>
          <w:rFonts w:ascii="Helvetica" w:hAnsi="Helvetica"/>
          <w:sz w:val="22"/>
          <w:szCs w:val="22"/>
        </w:rPr>
        <w:t xml:space="preserve">all </w:t>
      </w:r>
      <w:r w:rsidR="00F312BB" w:rsidRPr="00A21B6D">
        <w:rPr>
          <w:rFonts w:ascii="Helvetica" w:hAnsi="Helvetica"/>
          <w:sz w:val="22"/>
          <w:szCs w:val="22"/>
        </w:rPr>
        <w:t>monitoring information is equally valuable</w:t>
      </w:r>
      <w:r w:rsidR="00A352EA">
        <w:rPr>
          <w:rFonts w:ascii="Helvetica" w:hAnsi="Helvetica"/>
          <w:sz w:val="22"/>
          <w:szCs w:val="22"/>
        </w:rPr>
        <w:t>.</w:t>
      </w:r>
      <w:r w:rsidR="00F312BB" w:rsidRPr="00A21B6D">
        <w:rPr>
          <w:rFonts w:ascii="Helvetica" w:hAnsi="Helvetica" w:cs="Helvetica Neue"/>
          <w:sz w:val="22"/>
          <w:szCs w:val="22"/>
        </w:rPr>
        <w:t xml:space="preserve"> </w:t>
      </w:r>
      <w:r w:rsidR="00400B8E">
        <w:rPr>
          <w:rFonts w:ascii="Helvetica" w:hAnsi="Helvetica" w:cs="Helvetica Neue"/>
          <w:sz w:val="22"/>
          <w:szCs w:val="22"/>
        </w:rPr>
        <w:t xml:space="preserve">Rather, </w:t>
      </w:r>
      <w:r w:rsidR="00F312BB" w:rsidRPr="00A21B6D">
        <w:rPr>
          <w:rFonts w:ascii="Helvetica" w:hAnsi="Helvetica" w:cs="Helvetica Neue"/>
          <w:sz w:val="22"/>
          <w:szCs w:val="22"/>
        </w:rPr>
        <w:t>as resource</w:t>
      </w:r>
      <w:r>
        <w:rPr>
          <w:rFonts w:ascii="Helvetica" w:hAnsi="Helvetica" w:cs="Helvetica Neue"/>
          <w:sz w:val="22"/>
          <w:szCs w:val="22"/>
        </w:rPr>
        <w:t xml:space="preserve"> exploitation increases </w:t>
      </w:r>
      <w:r w:rsidR="00F312BB" w:rsidRPr="00A21B6D">
        <w:rPr>
          <w:rFonts w:ascii="Helvetica" w:hAnsi="Helvetica" w:cs="Helvetica Neue"/>
          <w:sz w:val="22"/>
          <w:szCs w:val="22"/>
        </w:rPr>
        <w:t xml:space="preserve">and </w:t>
      </w:r>
      <w:r>
        <w:rPr>
          <w:rFonts w:ascii="Helvetica" w:hAnsi="Helvetica" w:cs="Helvetica Neue"/>
          <w:sz w:val="22"/>
          <w:szCs w:val="22"/>
        </w:rPr>
        <w:t xml:space="preserve">the system </w:t>
      </w:r>
      <w:r w:rsidR="00F312BB" w:rsidRPr="00A21B6D">
        <w:rPr>
          <w:rFonts w:ascii="Helvetica" w:hAnsi="Helvetica" w:cs="Helvetica Neue"/>
          <w:sz w:val="22"/>
          <w:szCs w:val="22"/>
        </w:rPr>
        <w:t>approach</w:t>
      </w:r>
      <w:r>
        <w:rPr>
          <w:rFonts w:ascii="Helvetica" w:hAnsi="Helvetica" w:cs="Helvetica Neue"/>
          <w:sz w:val="22"/>
          <w:szCs w:val="22"/>
        </w:rPr>
        <w:t xml:space="preserve">es </w:t>
      </w:r>
      <w:r w:rsidR="00407FED">
        <w:rPr>
          <w:rFonts w:ascii="Helvetica" w:hAnsi="Helvetica" w:cs="Helvetica Neue"/>
          <w:sz w:val="22"/>
          <w:szCs w:val="22"/>
        </w:rPr>
        <w:t>a</w:t>
      </w:r>
      <w:r w:rsidR="004758C3" w:rsidRPr="00A21B6D">
        <w:rPr>
          <w:rFonts w:ascii="Helvetica" w:hAnsi="Helvetica" w:cs="Helvetica Neue"/>
          <w:sz w:val="22"/>
          <w:szCs w:val="22"/>
        </w:rPr>
        <w:t xml:space="preserve"> </w:t>
      </w:r>
      <w:r w:rsidR="00407FED">
        <w:rPr>
          <w:rFonts w:ascii="Helvetica" w:hAnsi="Helvetica" w:cs="Helvetica Neue"/>
          <w:sz w:val="22"/>
          <w:szCs w:val="22"/>
        </w:rPr>
        <w:t>tipping point</w:t>
      </w:r>
      <w:r w:rsidR="00B20B34">
        <w:rPr>
          <w:rFonts w:ascii="Helvetica" w:hAnsi="Helvetica" w:cs="Helvetica Neue"/>
          <w:sz w:val="22"/>
          <w:szCs w:val="22"/>
        </w:rPr>
        <w:t>,</w:t>
      </w:r>
      <w:r w:rsidR="005F40F4">
        <w:rPr>
          <w:rFonts w:ascii="Helvetica" w:hAnsi="Helvetica" w:cs="Helvetica Neue"/>
          <w:sz w:val="22"/>
          <w:szCs w:val="22"/>
        </w:rPr>
        <w:t xml:space="preserve"> risk to the system increases. Consequently, </w:t>
      </w:r>
      <w:r w:rsidR="00B20B34">
        <w:rPr>
          <w:rFonts w:ascii="Helvetica" w:hAnsi="Helvetica" w:cs="Helvetica Neue"/>
          <w:sz w:val="22"/>
          <w:szCs w:val="22"/>
        </w:rPr>
        <w:t xml:space="preserve">the value of monitoring information </w:t>
      </w:r>
      <w:r w:rsidR="005F40F4">
        <w:rPr>
          <w:rFonts w:ascii="Helvetica" w:hAnsi="Helvetica" w:cs="Helvetica Neue"/>
          <w:sz w:val="22"/>
          <w:szCs w:val="22"/>
        </w:rPr>
        <w:t xml:space="preserve">also </w:t>
      </w:r>
      <w:r w:rsidR="00B20B34">
        <w:rPr>
          <w:rFonts w:ascii="Helvetica" w:hAnsi="Helvetica" w:cs="Helvetica Neue"/>
          <w:sz w:val="22"/>
          <w:szCs w:val="22"/>
        </w:rPr>
        <w:t>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r w:rsidR="00B20B34">
        <w:rPr>
          <w:rFonts w:ascii="Helvetica" w:hAnsi="Helvetica" w:cs="Helvetica Neue"/>
          <w:sz w:val="22"/>
          <w:szCs w:val="22"/>
        </w:rPr>
        <w:t xml:space="preserve">changes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w:t>
      </w:r>
      <w:r w:rsidR="0077253E">
        <w:rPr>
          <w:rFonts w:ascii="Helvetica" w:hAnsi="Helvetica" w:cs="Helvetica Neue"/>
          <w:sz w:val="22"/>
          <w:szCs w:val="22"/>
        </w:rPr>
        <w:t xml:space="preserve">a change in </w:t>
      </w:r>
      <w:r w:rsidR="002A360C" w:rsidRPr="00005901">
        <w:rPr>
          <w:rFonts w:ascii="Helvetica" w:hAnsi="Helvetica" w:cs="Helvetica Neue"/>
          <w:sz w:val="22"/>
          <w:szCs w:val="22"/>
        </w:rPr>
        <w:t xml:space="preserve">monitoring </w:t>
      </w:r>
      <w:r w:rsidR="00382C09">
        <w:rPr>
          <w:rFonts w:ascii="Helvetica" w:hAnsi="Helvetica" w:cs="Helvetica Neue"/>
          <w:sz w:val="22"/>
          <w:szCs w:val="22"/>
        </w:rPr>
        <w:t>effort</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w:t>
      </w:r>
      <w:r w:rsidR="00B14689">
        <w:rPr>
          <w:rFonts w:ascii="Helvetica" w:hAnsi="Helvetica" w:cs="Helvetica Neue"/>
          <w:sz w:val="22"/>
          <w:szCs w:val="22"/>
        </w:rPr>
        <w:t>,</w:t>
      </w:r>
      <w:r w:rsidR="007D3A17" w:rsidRPr="00005901">
        <w:rPr>
          <w:rFonts w:ascii="Helvetica" w:hAnsi="Helvetica" w:cs="Helvetica Neue"/>
          <w:sz w:val="22"/>
          <w:szCs w:val="22"/>
        </w:rPr>
        <w:t xml:space="preserve"> </w:t>
      </w:r>
      <w:r w:rsidR="002A360C" w:rsidRPr="00005901">
        <w:rPr>
          <w:rFonts w:ascii="Helvetica" w:hAnsi="Helvetica" w:cs="Helvetica Neue"/>
          <w:sz w:val="22"/>
          <w:szCs w:val="22"/>
        </w:rPr>
        <w:t>availability of tec</w:t>
      </w:r>
      <w:r w:rsidR="00926543" w:rsidRPr="00005901">
        <w:rPr>
          <w:rFonts w:ascii="Helvetica" w:hAnsi="Helvetica" w:cs="Helvetica Neue"/>
          <w:sz w:val="22"/>
          <w:szCs w:val="22"/>
        </w:rPr>
        <w:t>hnolog</w:t>
      </w:r>
      <w:r w:rsidR="005F40F4">
        <w:rPr>
          <w:rFonts w:ascii="Helvetica" w:hAnsi="Helvetica" w:cs="Helvetica Neue"/>
          <w:sz w:val="22"/>
          <w:szCs w:val="22"/>
        </w:rPr>
        <w:t>y</w:t>
      </w:r>
      <w:r w:rsidR="00926543" w:rsidRPr="00005901">
        <w:rPr>
          <w:rFonts w:ascii="Helvetica" w:hAnsi="Helvetica" w:cs="Helvetica Neue"/>
          <w:sz w:val="22"/>
          <w:szCs w:val="22"/>
        </w:rPr>
        <w:t xml:space="preserve">,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 xml:space="preserve">perceptions of risk </w:t>
      </w:r>
      <w:commentRangeStart w:id="27"/>
      <w:r w:rsidR="00717073" w:rsidRPr="00005901">
        <w:rPr>
          <w:rFonts w:ascii="Helvetica" w:hAnsi="Helvetica" w:cs="Helvetica Neue"/>
          <w:sz w:val="22"/>
          <w:szCs w:val="22"/>
        </w:rPr>
        <w:t xml:space="preserve">among </w:t>
      </w:r>
      <w:commentRangeEnd w:id="27"/>
      <w:r w:rsidR="0010303D">
        <w:rPr>
          <w:rStyle w:val="CommentReference"/>
        </w:rPr>
        <w:commentReference w:id="27"/>
      </w:r>
      <w:r w:rsidR="00717073" w:rsidRPr="00005901">
        <w:rPr>
          <w:rFonts w:ascii="Helvetica" w:hAnsi="Helvetica" w:cs="Helvetica Neue"/>
          <w:sz w:val="22"/>
          <w:szCs w:val="22"/>
        </w:rPr>
        <w:t>managers</w:t>
      </w:r>
      <w:r w:rsidR="00B20B34">
        <w:rPr>
          <w:rFonts w:ascii="Helvetica" w:hAnsi="Helvetica" w:cs="Helvetica Neue"/>
          <w:sz w:val="22"/>
          <w:szCs w:val="22"/>
        </w:rPr>
        <w:t xml:space="preserve"> and resource users</w:t>
      </w:r>
      <w:r w:rsidR="009233A8">
        <w:rPr>
          <w:rFonts w:ascii="Helvetica" w:hAnsi="Helvetica" w:cs="Helvetica Neue"/>
          <w:sz w:val="22"/>
          <w:szCs w:val="22"/>
        </w:rPr>
        <w:t xml:space="preserve">. </w:t>
      </w:r>
      <w:r w:rsidR="009233A8" w:rsidRPr="00927692">
        <w:rPr>
          <w:rFonts w:ascii="Helvetica" w:hAnsi="Helvetica" w:cs="Helvetica"/>
          <w:sz w:val="22"/>
          <w:szCs w:val="22"/>
        </w:rPr>
        <w:t xml:space="preserve">We </w:t>
      </w:r>
      <w:r w:rsidR="009233A8">
        <w:rPr>
          <w:rFonts w:ascii="Helvetica" w:hAnsi="Helvetica" w:cs="Helvetica"/>
          <w:sz w:val="22"/>
          <w:szCs w:val="22"/>
        </w:rPr>
        <w:t>demonstrated how</w:t>
      </w:r>
      <w:r w:rsidR="005F40F4">
        <w:rPr>
          <w:rFonts w:ascii="Helvetica" w:hAnsi="Helvetica" w:cs="Helvetica"/>
          <w:sz w:val="22"/>
          <w:szCs w:val="22"/>
        </w:rPr>
        <w:t xml:space="preserve"> a</w:t>
      </w:r>
      <w:r w:rsidR="00B14689">
        <w:rPr>
          <w:rFonts w:ascii="Helvetica" w:hAnsi="Helvetica" w:cs="Helvetica"/>
          <w:sz w:val="22"/>
          <w:szCs w:val="22"/>
        </w:rPr>
        <w:t xml:space="preserve"> </w:t>
      </w:r>
      <w:r w:rsidR="005F40F4">
        <w:rPr>
          <w:rFonts w:ascii="Helvetica" w:hAnsi="Helvetica" w:cs="Helvetica"/>
          <w:sz w:val="22"/>
          <w:szCs w:val="22"/>
        </w:rPr>
        <w:t xml:space="preserve">monitoring program that takes </w:t>
      </w:r>
      <w:r w:rsidR="00B14689">
        <w:rPr>
          <w:rFonts w:ascii="Helvetica" w:hAnsi="Helvetica" w:cs="Helvetica"/>
          <w:sz w:val="22"/>
          <w:szCs w:val="22"/>
        </w:rPr>
        <w:t>advantage</w:t>
      </w:r>
      <w:r w:rsidR="005F40F4">
        <w:rPr>
          <w:rFonts w:ascii="Helvetica" w:hAnsi="Helvetica" w:cs="Helvetica"/>
          <w:sz w:val="22"/>
          <w:szCs w:val="22"/>
        </w:rPr>
        <w:t xml:space="preserve"> of</w:t>
      </w:r>
      <w:r w:rsidR="009233A8" w:rsidRPr="00927692">
        <w:rPr>
          <w:rFonts w:ascii="Helvetica" w:hAnsi="Helvetica" w:cs="Helvetica"/>
          <w:sz w:val="22"/>
          <w:szCs w:val="22"/>
        </w:rPr>
        <w:t xml:space="preserve"> precautionary buffers</w:t>
      </w:r>
      <w:r w:rsidR="009233A8">
        <w:rPr>
          <w:rFonts w:ascii="Helvetica" w:hAnsi="Helvetica" w:cs="Helvetica"/>
          <w:sz w:val="22"/>
          <w:szCs w:val="22"/>
        </w:rPr>
        <w:t xml:space="preserve"> can </w:t>
      </w:r>
      <w:r w:rsidR="009233A8" w:rsidRPr="00927692">
        <w:rPr>
          <w:rFonts w:ascii="Helvetica" w:hAnsi="Helvetica" w:cs="Helvetica"/>
          <w:sz w:val="22"/>
          <w:szCs w:val="22"/>
        </w:rPr>
        <w:t>minimize</w:t>
      </w:r>
      <w:r w:rsidR="009233A8">
        <w:rPr>
          <w:rFonts w:ascii="Helvetica" w:hAnsi="Helvetica" w:cs="Helvetica"/>
          <w:sz w:val="22"/>
          <w:szCs w:val="22"/>
        </w:rPr>
        <w:t xml:space="preserve"> costs</w:t>
      </w:r>
      <w:r w:rsidR="00B22036">
        <w:rPr>
          <w:rFonts w:ascii="Helvetica" w:hAnsi="Helvetica" w:cs="Helvetica"/>
          <w:sz w:val="22"/>
          <w:szCs w:val="22"/>
        </w:rPr>
        <w:t>, maximize profits</w:t>
      </w:r>
      <w:r w:rsidR="00B14689">
        <w:rPr>
          <w:rFonts w:ascii="Helvetica" w:hAnsi="Helvetica" w:cs="Helvetica"/>
          <w:sz w:val="22"/>
          <w:szCs w:val="22"/>
        </w:rPr>
        <w:t>,</w:t>
      </w:r>
      <w:r w:rsidR="00B22036">
        <w:rPr>
          <w:rFonts w:ascii="Helvetica" w:hAnsi="Helvetica" w:cs="Helvetica"/>
          <w:sz w:val="22"/>
          <w:szCs w:val="22"/>
        </w:rPr>
        <w:t xml:space="preserve"> and prevent</w:t>
      </w:r>
      <w:r w:rsidR="009233A8">
        <w:rPr>
          <w:rFonts w:ascii="Helvetica" w:hAnsi="Helvetica" w:cs="Helvetica"/>
          <w:sz w:val="22"/>
          <w:szCs w:val="22"/>
        </w:rPr>
        <w:t xml:space="preserve"> an ecosystem from </w:t>
      </w:r>
      <w:r w:rsidR="009233A8">
        <w:rPr>
          <w:rStyle w:val="CommentReference"/>
        </w:rPr>
        <w:annotationRef/>
      </w:r>
      <w:r w:rsidR="009233A8" w:rsidRPr="00927692">
        <w:rPr>
          <w:rFonts w:ascii="Helvetica" w:hAnsi="Helvetica" w:cs="Helvetica"/>
          <w:sz w:val="22"/>
          <w:szCs w:val="22"/>
        </w:rPr>
        <w:t xml:space="preserve">tipping </w:t>
      </w:r>
      <w:r w:rsidR="009233A8">
        <w:rPr>
          <w:rFonts w:ascii="Helvetica" w:hAnsi="Helvetica" w:cs="Helvetica"/>
          <w:sz w:val="22"/>
          <w:szCs w:val="22"/>
        </w:rPr>
        <w:t>into</w:t>
      </w:r>
      <w:r w:rsidR="009233A8" w:rsidRPr="00927692">
        <w:rPr>
          <w:rFonts w:ascii="Helvetica" w:hAnsi="Helvetica" w:cs="Helvetica"/>
          <w:sz w:val="22"/>
          <w:szCs w:val="22"/>
        </w:rPr>
        <w:t xml:space="preserve"> an undesired state. Improving our understanding of how ecosystem characteristics dictate the trade-off between precision in </w:t>
      </w:r>
      <w:r w:rsidR="005F40F4" w:rsidRPr="00927692">
        <w:rPr>
          <w:rFonts w:ascii="Helvetica" w:hAnsi="Helvetica" w:cs="Helvetica"/>
          <w:sz w:val="22"/>
          <w:szCs w:val="22"/>
        </w:rPr>
        <w:t xml:space="preserve">estimates </w:t>
      </w:r>
      <w:r w:rsidR="005F40F4">
        <w:rPr>
          <w:rFonts w:ascii="Helvetica" w:hAnsi="Helvetica" w:cs="Helvetica"/>
          <w:sz w:val="22"/>
          <w:szCs w:val="22"/>
        </w:rPr>
        <w:t xml:space="preserve">of </w:t>
      </w:r>
      <w:r w:rsidR="009233A8" w:rsidRPr="00927692">
        <w:rPr>
          <w:rFonts w:ascii="Helvetica" w:hAnsi="Helvetica" w:cs="Helvetica"/>
          <w:sz w:val="22"/>
          <w:szCs w:val="22"/>
        </w:rPr>
        <w:t xml:space="preserve">ecosystem state and the costs of mismanagement will benefit </w:t>
      </w:r>
      <w:r w:rsidR="005F40F4">
        <w:rPr>
          <w:rFonts w:ascii="Helvetica" w:hAnsi="Helvetica" w:cs="Helvetica"/>
          <w:sz w:val="22"/>
          <w:szCs w:val="22"/>
        </w:rPr>
        <w:t xml:space="preserve">both stakeholders and </w:t>
      </w:r>
      <w:r w:rsidR="0077253E">
        <w:rPr>
          <w:rFonts w:ascii="Helvetica" w:hAnsi="Helvetica" w:cs="Helvetica"/>
          <w:sz w:val="22"/>
          <w:szCs w:val="22"/>
        </w:rPr>
        <w:t>managers who are working with</w:t>
      </w:r>
      <w:r w:rsidR="0077253E" w:rsidRPr="00927692">
        <w:rPr>
          <w:rFonts w:ascii="Helvetica" w:hAnsi="Helvetica" w:cs="Helvetica"/>
          <w:sz w:val="22"/>
          <w:szCs w:val="22"/>
        </w:rPr>
        <w:t xml:space="preserve"> </w:t>
      </w:r>
      <w:r w:rsidR="009233A8" w:rsidRPr="00927692">
        <w:rPr>
          <w:rFonts w:ascii="Helvetica" w:hAnsi="Helvetica" w:cs="Helvetica"/>
          <w:sz w:val="22"/>
          <w:szCs w:val="22"/>
        </w:rPr>
        <w:t>finite resources.</w:t>
      </w:r>
    </w:p>
    <w:p w14:paraId="5B1307B0" w14:textId="77777777" w:rsidR="00F9071C" w:rsidRDefault="00F9071C" w:rsidP="00F9071C">
      <w:pPr>
        <w:rPr>
          <w:rFonts w:ascii="Helvetica" w:hAnsi="Helvetica"/>
          <w:i/>
          <w:sz w:val="22"/>
          <w:szCs w:val="22"/>
        </w:rPr>
      </w:pPr>
    </w:p>
    <w:p w14:paraId="20160F20" w14:textId="18B1CE2B" w:rsidR="00F9071C" w:rsidRDefault="00F9071C" w:rsidP="00F9071C">
      <w:pPr>
        <w:rPr>
          <w:rFonts w:ascii="Helvetica" w:hAnsi="Helvetica"/>
          <w:i/>
          <w:sz w:val="22"/>
          <w:szCs w:val="22"/>
        </w:rPr>
      </w:pPr>
      <w:r>
        <w:rPr>
          <w:rFonts w:ascii="Helvetica" w:hAnsi="Helvetica"/>
          <w:i/>
          <w:sz w:val="22"/>
          <w:szCs w:val="22"/>
        </w:rPr>
        <w:t>In</w:t>
      </w:r>
      <w:r w:rsidRPr="00D102E9">
        <w:rPr>
          <w:rFonts w:ascii="Helvetica" w:hAnsi="Helvetica"/>
          <w:i/>
          <w:sz w:val="22"/>
          <w:szCs w:val="22"/>
        </w:rPr>
        <w:t xml:space="preserve"> Consideration of Moral Hazards </w:t>
      </w:r>
      <w:r w:rsidR="00986316">
        <w:rPr>
          <w:rFonts w:ascii="Helvetica" w:hAnsi="Helvetica"/>
          <w:i/>
          <w:sz w:val="22"/>
          <w:szCs w:val="22"/>
        </w:rPr>
        <w:t>in the Context of Resource Monitoring</w:t>
      </w:r>
    </w:p>
    <w:p w14:paraId="293F5464" w14:textId="77777777" w:rsidR="0056105D" w:rsidRPr="00D102E9" w:rsidRDefault="0056105D" w:rsidP="00F9071C">
      <w:pPr>
        <w:rPr>
          <w:rFonts w:ascii="Helvetica" w:hAnsi="Helvetica"/>
          <w:i/>
          <w:sz w:val="22"/>
          <w:szCs w:val="22"/>
        </w:rPr>
      </w:pPr>
    </w:p>
    <w:p w14:paraId="2CDF4C17" w14:textId="0B82969E" w:rsidR="008020E6" w:rsidRDefault="007937E8" w:rsidP="008020E6">
      <w:pPr>
        <w:ind w:firstLine="720"/>
        <w:rPr>
          <w:rFonts w:ascii="Helvetica" w:hAnsi="Helvetica"/>
          <w:sz w:val="22"/>
          <w:szCs w:val="22"/>
        </w:rPr>
      </w:pPr>
      <w:r>
        <w:rPr>
          <w:rFonts w:ascii="Helvetica" w:hAnsi="Helvetica"/>
          <w:sz w:val="22"/>
          <w:szCs w:val="22"/>
        </w:rPr>
        <w:t>Our examination of the relative cost</w:t>
      </w:r>
      <w:r w:rsidR="0077253E">
        <w:rPr>
          <w:rFonts w:ascii="Helvetica" w:hAnsi="Helvetica"/>
          <w:sz w:val="22"/>
          <w:szCs w:val="22"/>
        </w:rPr>
        <w:t>s</w:t>
      </w:r>
      <w:r>
        <w:rPr>
          <w:rFonts w:ascii="Helvetica" w:hAnsi="Helvetica"/>
          <w:sz w:val="22"/>
          <w:szCs w:val="22"/>
        </w:rPr>
        <w:t xml:space="preserve"> and benefit</w:t>
      </w:r>
      <w:r w:rsidR="0077253E">
        <w:rPr>
          <w:rFonts w:ascii="Helvetica" w:hAnsi="Helvetica"/>
          <w:sz w:val="22"/>
          <w:szCs w:val="22"/>
        </w:rPr>
        <w:t>s</w:t>
      </w:r>
      <w:r>
        <w:rPr>
          <w:rFonts w:ascii="Helvetica" w:hAnsi="Helvetica"/>
          <w:sz w:val="22"/>
          <w:szCs w:val="22"/>
        </w:rPr>
        <w:t xml:space="preserve"> of different monitoring strategies suggest</w:t>
      </w:r>
      <w:r w:rsidR="001D34F7">
        <w:rPr>
          <w:rFonts w:ascii="Helvetica" w:hAnsi="Helvetica"/>
          <w:sz w:val="22"/>
          <w:szCs w:val="22"/>
        </w:rPr>
        <w:t>s</w:t>
      </w:r>
      <w:r>
        <w:rPr>
          <w:rFonts w:ascii="Helvetica" w:hAnsi="Helvetica"/>
          <w:sz w:val="22"/>
          <w:szCs w:val="22"/>
        </w:rPr>
        <w:t xml:space="preserve"> that high precision monitoring is always the most effective way to maximize yield and avoid crossing a tipping point or </w:t>
      </w:r>
      <w:r w:rsidR="008F3894" w:rsidRPr="00E96363">
        <w:rPr>
          <w:rFonts w:ascii="Helvetica" w:hAnsi="Helvetica"/>
          <w:sz w:val="22"/>
          <w:szCs w:val="22"/>
        </w:rPr>
        <w:t>limit reference point</w:t>
      </w:r>
      <w:r>
        <w:rPr>
          <w:rFonts w:ascii="Helvetica" w:hAnsi="Helvetica"/>
          <w:sz w:val="22"/>
          <w:szCs w:val="22"/>
        </w:rPr>
        <w:t xml:space="preserve">. However, high monitoring precision can be extremely expensive, and the feasibility of </w:t>
      </w:r>
      <w:r w:rsidR="0077253E">
        <w:rPr>
          <w:rFonts w:ascii="Helvetica" w:hAnsi="Helvetica"/>
          <w:sz w:val="22"/>
          <w:szCs w:val="22"/>
        </w:rPr>
        <w:t>payment</w:t>
      </w:r>
      <w:r>
        <w:rPr>
          <w:rFonts w:ascii="Helvetica" w:hAnsi="Helvetica"/>
          <w:sz w:val="22"/>
          <w:szCs w:val="22"/>
        </w:rPr>
        <w:t xml:space="preserve"> depends on the state of the system and </w:t>
      </w:r>
      <w:r w:rsidR="000C41E2">
        <w:rPr>
          <w:rFonts w:ascii="Helvetica" w:hAnsi="Helvetica"/>
          <w:sz w:val="22"/>
          <w:szCs w:val="22"/>
        </w:rPr>
        <w:t>the resources</w:t>
      </w:r>
      <w:r>
        <w:rPr>
          <w:rFonts w:ascii="Helvetica" w:hAnsi="Helvetica"/>
          <w:sz w:val="22"/>
          <w:szCs w:val="22"/>
        </w:rPr>
        <w:t xml:space="preserve"> </w:t>
      </w:r>
      <w:ins w:id="28" w:author="phil levin" w:date="2017-04-21T20:49:00Z">
        <w:r w:rsidR="0010303D">
          <w:rPr>
            <w:rFonts w:ascii="Helvetica" w:hAnsi="Helvetica"/>
            <w:sz w:val="22"/>
            <w:szCs w:val="22"/>
          </w:rPr>
          <w:t xml:space="preserve">that </w:t>
        </w:r>
      </w:ins>
      <w:r>
        <w:rPr>
          <w:rFonts w:ascii="Helvetica" w:hAnsi="Helvetica"/>
          <w:sz w:val="22"/>
          <w:szCs w:val="22"/>
        </w:rPr>
        <w:t>industry or government agen</w:t>
      </w:r>
      <w:r w:rsidR="002F2EBF">
        <w:rPr>
          <w:rFonts w:ascii="Helvetica" w:hAnsi="Helvetica"/>
          <w:sz w:val="22"/>
          <w:szCs w:val="22"/>
        </w:rPr>
        <w:t xml:space="preserve">cies </w:t>
      </w:r>
      <w:r w:rsidR="000C41E2">
        <w:rPr>
          <w:rFonts w:ascii="Helvetica" w:hAnsi="Helvetica"/>
          <w:sz w:val="22"/>
          <w:szCs w:val="22"/>
        </w:rPr>
        <w:t>have to cover</w:t>
      </w:r>
      <w:r w:rsidR="0077253E">
        <w:rPr>
          <w:rFonts w:ascii="Helvetica" w:hAnsi="Helvetica"/>
          <w:sz w:val="22"/>
          <w:szCs w:val="22"/>
        </w:rPr>
        <w:t xml:space="preserve"> the costs of </w:t>
      </w:r>
      <w:r w:rsidR="002F2EBF">
        <w:rPr>
          <w:rFonts w:ascii="Helvetica" w:hAnsi="Helvetica"/>
          <w:sz w:val="22"/>
          <w:szCs w:val="22"/>
        </w:rPr>
        <w:t>monitoring</w:t>
      </w:r>
      <w:del w:id="29" w:author="phil levin" w:date="2017-04-21T20:49:00Z">
        <w:r w:rsidR="0077253E" w:rsidDel="0010303D">
          <w:rPr>
            <w:rFonts w:ascii="Helvetica" w:hAnsi="Helvetica"/>
            <w:sz w:val="22"/>
            <w:szCs w:val="22"/>
          </w:rPr>
          <w:delText xml:space="preserve"> efforts</w:delText>
        </w:r>
      </w:del>
      <w:r w:rsidR="002F2EBF">
        <w:rPr>
          <w:rFonts w:ascii="Helvetica" w:hAnsi="Helvetica"/>
          <w:sz w:val="22"/>
          <w:szCs w:val="22"/>
        </w:rPr>
        <w:t xml:space="preserve">. </w:t>
      </w:r>
      <w:r w:rsidR="0062782B">
        <w:rPr>
          <w:rFonts w:ascii="Helvetica" w:hAnsi="Helvetica"/>
          <w:sz w:val="22"/>
          <w:szCs w:val="22"/>
        </w:rPr>
        <w:t xml:space="preserve">In some circumstances </w:t>
      </w:r>
      <w:r>
        <w:rPr>
          <w:rFonts w:ascii="Helvetica" w:hAnsi="Helvetica"/>
          <w:sz w:val="22"/>
          <w:szCs w:val="22"/>
        </w:rPr>
        <w:t>‘moral hazard</w:t>
      </w:r>
      <w:r w:rsidR="0062782B">
        <w:rPr>
          <w:rFonts w:ascii="Helvetica" w:hAnsi="Helvetica"/>
          <w:sz w:val="22"/>
          <w:szCs w:val="22"/>
        </w:rPr>
        <w:t>s</w:t>
      </w:r>
      <w:r>
        <w:rPr>
          <w:rFonts w:ascii="Helvetica" w:hAnsi="Helvetica"/>
          <w:sz w:val="22"/>
          <w:szCs w:val="22"/>
        </w:rPr>
        <w:t>’</w:t>
      </w:r>
      <w:r w:rsidR="0062782B">
        <w:rPr>
          <w:rFonts w:ascii="Helvetica" w:hAnsi="Helvetica"/>
          <w:sz w:val="22"/>
          <w:szCs w:val="22"/>
        </w:rPr>
        <w:t xml:space="preserve"> can emerge,</w:t>
      </w:r>
      <w:r>
        <w:rPr>
          <w:rFonts w:ascii="Helvetica" w:hAnsi="Helvetica"/>
          <w:sz w:val="22"/>
          <w:szCs w:val="22"/>
        </w:rPr>
        <w:t xml:space="preserve"> where </w:t>
      </w:r>
      <w:r w:rsidR="00496CEF">
        <w:rPr>
          <w:rFonts w:ascii="Helvetica" w:hAnsi="Helvetica"/>
          <w:sz w:val="22"/>
          <w:szCs w:val="22"/>
        </w:rPr>
        <w:t>one organization</w:t>
      </w:r>
      <w:r>
        <w:rPr>
          <w:rFonts w:ascii="Helvetica" w:hAnsi="Helvetica"/>
          <w:sz w:val="22"/>
          <w:szCs w:val="22"/>
        </w:rPr>
        <w:t xml:space="preserve"> is involved</w:t>
      </w:r>
      <w:r w:rsidR="00496CEF">
        <w:rPr>
          <w:rFonts w:ascii="Helvetica" w:hAnsi="Helvetica"/>
          <w:sz w:val="22"/>
          <w:szCs w:val="22"/>
        </w:rPr>
        <w:t xml:space="preserve"> in a risky activity</w:t>
      </w:r>
      <w:r>
        <w:rPr>
          <w:rFonts w:ascii="Helvetica" w:hAnsi="Helvetica"/>
          <w:sz w:val="22"/>
          <w:szCs w:val="22"/>
        </w:rPr>
        <w:t xml:space="preserve"> (harvest)</w:t>
      </w:r>
      <w:r w:rsidR="00496CEF">
        <w:rPr>
          <w:rFonts w:ascii="Helvetica" w:hAnsi="Helvetica"/>
          <w:sz w:val="22"/>
          <w:szCs w:val="22"/>
        </w:rPr>
        <w:t xml:space="preserve"> but is protected against risk by another party</w:t>
      </w:r>
      <w:r>
        <w:rPr>
          <w:rFonts w:ascii="Helvetica" w:hAnsi="Helvetica"/>
          <w:sz w:val="22"/>
          <w:szCs w:val="22"/>
        </w:rPr>
        <w:t xml:space="preserve"> that incurs </w:t>
      </w:r>
      <w:r w:rsidR="00496CEF">
        <w:rPr>
          <w:rFonts w:ascii="Helvetica" w:hAnsi="Helvetica"/>
          <w:sz w:val="22"/>
          <w:szCs w:val="22"/>
        </w:rPr>
        <w:t>the cost</w:t>
      </w:r>
      <w:r w:rsidR="00BC5AA5">
        <w:rPr>
          <w:rFonts w:ascii="Helvetica" w:hAnsi="Helvetica"/>
          <w:sz w:val="22"/>
          <w:szCs w:val="22"/>
        </w:rPr>
        <w:t xml:space="preserve"> </w:t>
      </w:r>
      <w:r w:rsidR="00496CEF">
        <w:rPr>
          <w:rFonts w:ascii="Helvetica" w:hAnsi="Helvetica"/>
          <w:sz w:val="22"/>
          <w:szCs w:val="22"/>
        </w:rPr>
        <w:fldChar w:fldCharType="begin"/>
      </w:r>
      <w:r w:rsidR="00B548BF">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496CEF">
        <w:rPr>
          <w:rFonts w:ascii="Helvetica" w:hAnsi="Helvetica"/>
          <w:sz w:val="22"/>
          <w:szCs w:val="22"/>
        </w:rPr>
        <w:fldChar w:fldCharType="separate"/>
      </w:r>
      <w:r w:rsidR="00B548BF">
        <w:rPr>
          <w:rFonts w:ascii="Helvetica" w:hAnsi="Helvetica"/>
          <w:noProof/>
          <w:sz w:val="22"/>
          <w:szCs w:val="22"/>
        </w:rPr>
        <w:t>(Hilborn</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2001)</w:t>
      </w:r>
      <w:r w:rsidR="00496CEF">
        <w:rPr>
          <w:rFonts w:ascii="Helvetica" w:hAnsi="Helvetica"/>
          <w:sz w:val="22"/>
          <w:szCs w:val="22"/>
        </w:rPr>
        <w:fldChar w:fldCharType="end"/>
      </w:r>
      <w:r w:rsidR="00496CEF">
        <w:rPr>
          <w:rFonts w:ascii="Helvetica" w:hAnsi="Helvetica"/>
          <w:sz w:val="22"/>
          <w:szCs w:val="22"/>
        </w:rPr>
        <w:t xml:space="preserve">. </w:t>
      </w:r>
      <w:r w:rsidR="00182080">
        <w:rPr>
          <w:rFonts w:ascii="Helvetica" w:hAnsi="Helvetica"/>
          <w:sz w:val="22"/>
          <w:szCs w:val="22"/>
        </w:rPr>
        <w:t>When contracts are initially based on payoff alone and intensive monitoring is cost prohibitive, lower precision</w:t>
      </w:r>
      <w:r w:rsidR="00DB4CE5">
        <w:rPr>
          <w:rFonts w:ascii="Helvetica" w:hAnsi="Helvetica"/>
          <w:sz w:val="22"/>
          <w:szCs w:val="22"/>
        </w:rPr>
        <w:t xml:space="preserve"> of</w:t>
      </w:r>
      <w:r w:rsidR="00182080">
        <w:rPr>
          <w:rFonts w:ascii="Helvetica" w:hAnsi="Helvetica"/>
          <w:sz w:val="22"/>
          <w:szCs w:val="22"/>
        </w:rPr>
        <w:t xml:space="preserve"> monitoring</w:t>
      </w:r>
      <w:r w:rsidR="00D647D4">
        <w:rPr>
          <w:rFonts w:ascii="Helvetica" w:hAnsi="Helvetica"/>
          <w:sz w:val="22"/>
          <w:szCs w:val="22"/>
        </w:rPr>
        <w:t xml:space="preserve"> combined with shared risk among multiple parties</w:t>
      </w:r>
      <w:r w:rsidR="00182080">
        <w:rPr>
          <w:rFonts w:ascii="Helvetica" w:hAnsi="Helvetica"/>
          <w:sz w:val="22"/>
          <w:szCs w:val="22"/>
        </w:rPr>
        <w:t xml:space="preserve"> is a</w:t>
      </w:r>
      <w:r w:rsidR="00D252DA">
        <w:rPr>
          <w:rFonts w:ascii="Helvetica" w:hAnsi="Helvetica"/>
          <w:sz w:val="22"/>
          <w:szCs w:val="22"/>
        </w:rPr>
        <w:t xml:space="preserve"> common solution </w:t>
      </w:r>
      <w:r w:rsidR="00182080">
        <w:rPr>
          <w:rFonts w:ascii="Helvetica" w:hAnsi="Helvetica"/>
          <w:sz w:val="22"/>
          <w:szCs w:val="22"/>
        </w:rPr>
        <w:t>applied to moral hazards.</w:t>
      </w:r>
    </w:p>
    <w:p w14:paraId="5194A5E5" w14:textId="7D65566A" w:rsidR="00874D07" w:rsidRDefault="00FE0BB8" w:rsidP="00272A37">
      <w:pPr>
        <w:ind w:firstLine="720"/>
        <w:rPr>
          <w:rFonts w:ascii="Helvetica" w:hAnsi="Helvetica"/>
          <w:sz w:val="22"/>
          <w:szCs w:val="22"/>
        </w:rPr>
      </w:pPr>
      <w:r>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Pr>
          <w:rFonts w:ascii="Helvetica" w:hAnsi="Helvetica"/>
          <w:sz w:val="22"/>
          <w:szCs w:val="22"/>
        </w:rPr>
        <w:t>do</w:t>
      </w:r>
      <w:r>
        <w:rPr>
          <w:rFonts w:ascii="Helvetica" w:hAnsi="Helvetica"/>
          <w:sz w:val="22"/>
          <w:szCs w:val="22"/>
        </w:rPr>
        <w:t xml:space="preserve"> not always </w:t>
      </w:r>
      <w:r w:rsidR="00A02010">
        <w:rPr>
          <w:rFonts w:ascii="Helvetica" w:hAnsi="Helvetica"/>
          <w:sz w:val="22"/>
          <w:szCs w:val="22"/>
        </w:rPr>
        <w:t xml:space="preserve">align </w:t>
      </w:r>
      <w:r>
        <w:rPr>
          <w:rFonts w:ascii="Helvetica" w:hAnsi="Helvetica"/>
          <w:sz w:val="22"/>
          <w:szCs w:val="22"/>
        </w:rPr>
        <w:t xml:space="preserve">with economic incentives. </w:t>
      </w:r>
      <w:r w:rsidR="00FA68C5">
        <w:rPr>
          <w:rFonts w:ascii="Helvetica" w:hAnsi="Helvetica"/>
          <w:sz w:val="22"/>
          <w:szCs w:val="22"/>
        </w:rPr>
        <w:t>For example</w:t>
      </w:r>
      <w:r>
        <w:rPr>
          <w:rFonts w:ascii="Helvetica" w:hAnsi="Helvetica"/>
          <w:sz w:val="22"/>
          <w:szCs w:val="22"/>
        </w:rPr>
        <w:t>,</w:t>
      </w:r>
      <w:r w:rsidR="007E4DA3" w:rsidRPr="007E4DA3">
        <w:rPr>
          <w:rFonts w:ascii="Helvetica" w:hAnsi="Helvetica"/>
          <w:sz w:val="22"/>
          <w:szCs w:val="22"/>
        </w:rPr>
        <w:t xml:space="preserve"> </w:t>
      </w:r>
      <w:r w:rsidR="00BC5AA5">
        <w:rPr>
          <w:rFonts w:ascii="Helvetica" w:hAnsi="Helvetica"/>
          <w:sz w:val="22"/>
          <w:szCs w:val="22"/>
        </w:rPr>
        <w:t>our model suggests</w:t>
      </w:r>
      <w:r w:rsidR="007E4DA3">
        <w:rPr>
          <w:rFonts w:ascii="Helvetica" w:hAnsi="Helvetica"/>
          <w:sz w:val="22"/>
          <w:szCs w:val="22"/>
        </w:rPr>
        <w:t xml:space="preserve"> </w:t>
      </w:r>
      <w:r w:rsidR="00DB4CE5">
        <w:rPr>
          <w:rFonts w:ascii="Helvetica" w:hAnsi="Helvetica"/>
          <w:sz w:val="22"/>
          <w:szCs w:val="22"/>
        </w:rPr>
        <w:t xml:space="preserve">that </w:t>
      </w:r>
      <w:r w:rsidR="007E4DA3">
        <w:rPr>
          <w:rFonts w:ascii="Helvetica" w:hAnsi="Helvetica"/>
          <w:sz w:val="22"/>
          <w:szCs w:val="22"/>
        </w:rPr>
        <w:t xml:space="preserve">economic incentive </w:t>
      </w:r>
      <w:r w:rsidR="00BC5AA5">
        <w:rPr>
          <w:rFonts w:ascii="Helvetica" w:hAnsi="Helvetica"/>
          <w:sz w:val="22"/>
          <w:szCs w:val="22"/>
        </w:rPr>
        <w:t>exists for</w:t>
      </w:r>
      <w:r w:rsidR="007E4DA3">
        <w:rPr>
          <w:rFonts w:ascii="Helvetica" w:hAnsi="Helvetica"/>
          <w:sz w:val="22"/>
          <w:szCs w:val="22"/>
        </w:rPr>
        <w:t xml:space="preserve"> </w:t>
      </w:r>
      <w:r w:rsidR="00E331DD">
        <w:rPr>
          <w:rFonts w:ascii="Helvetica" w:hAnsi="Helvetica"/>
          <w:sz w:val="22"/>
          <w:szCs w:val="22"/>
        </w:rPr>
        <w:t>an organization</w:t>
      </w:r>
      <w:r w:rsidR="007E4DA3">
        <w:rPr>
          <w:rFonts w:ascii="Helvetica" w:hAnsi="Helvetica"/>
          <w:sz w:val="22"/>
          <w:szCs w:val="22"/>
        </w:rPr>
        <w:t xml:space="preserve"> to support increased monitoring as long as the expected financial benefit exceeds the financial cost.</w:t>
      </w:r>
      <w:r>
        <w:rPr>
          <w:rFonts w:ascii="Helvetica" w:hAnsi="Helvetica"/>
          <w:sz w:val="22"/>
          <w:szCs w:val="22"/>
        </w:rPr>
        <w:t xml:space="preserve"> </w:t>
      </w:r>
      <w:r w:rsidR="00FA68C5">
        <w:rPr>
          <w:rFonts w:ascii="Helvetica" w:hAnsi="Helvetica"/>
          <w:sz w:val="22"/>
          <w:szCs w:val="22"/>
        </w:rPr>
        <w:t xml:space="preserve">In contrast, agencies are incentivized to keep the ecosystem healthy but to minimize costs to taxpayers. This asymmetry </w:t>
      </w:r>
      <w:r w:rsidR="00C94671">
        <w:rPr>
          <w:rFonts w:ascii="Helvetica" w:hAnsi="Helvetica"/>
          <w:sz w:val="22"/>
          <w:szCs w:val="22"/>
        </w:rPr>
        <w:t xml:space="preserve">in incentives </w:t>
      </w:r>
      <w:r w:rsidR="00604D51">
        <w:rPr>
          <w:rFonts w:ascii="Helvetica" w:hAnsi="Helvetica"/>
          <w:sz w:val="22"/>
          <w:szCs w:val="22"/>
        </w:rPr>
        <w:t xml:space="preserve">for different stakeholders </w:t>
      </w:r>
      <w:r w:rsidR="00C94671">
        <w:rPr>
          <w:rFonts w:ascii="Helvetica" w:hAnsi="Helvetica"/>
          <w:sz w:val="22"/>
          <w:szCs w:val="22"/>
        </w:rPr>
        <w:t>poses a challenge,</w:t>
      </w:r>
      <w:r w:rsidR="00FA68C5">
        <w:rPr>
          <w:rFonts w:ascii="Helvetica" w:hAnsi="Helvetica"/>
          <w:sz w:val="22"/>
          <w:szCs w:val="22"/>
        </w:rPr>
        <w:t xml:space="preserve"> because agencies often have limited resources to provide high precision monitoring, while the industry is often incentivized to </w:t>
      </w:r>
      <w:r w:rsidR="00C94671">
        <w:rPr>
          <w:rFonts w:ascii="Helvetica" w:hAnsi="Helvetica"/>
          <w:sz w:val="22"/>
          <w:szCs w:val="22"/>
        </w:rPr>
        <w:t>harvest as much of the resource</w:t>
      </w:r>
      <w:r w:rsidR="00FA68C5">
        <w:rPr>
          <w:rFonts w:ascii="Helvetica" w:hAnsi="Helvetica"/>
          <w:sz w:val="22"/>
          <w:szCs w:val="22"/>
        </w:rPr>
        <w:t xml:space="preserve"> as possible at the lowest cost.</w:t>
      </w:r>
      <w:r w:rsidR="00C94671">
        <w:rPr>
          <w:rFonts w:ascii="Helvetica" w:hAnsi="Helvetica"/>
          <w:sz w:val="22"/>
          <w:szCs w:val="22"/>
        </w:rPr>
        <w:t xml:space="preserve"> </w:t>
      </w:r>
      <w:r w:rsidR="00272A37">
        <w:rPr>
          <w:rFonts w:ascii="Helvetica" w:hAnsi="Helvetica"/>
          <w:sz w:val="22"/>
          <w:szCs w:val="22"/>
        </w:rPr>
        <w:t xml:space="preserve">Thus, context-appropriate solutions that are </w:t>
      </w:r>
      <w:r w:rsidR="00F9071C">
        <w:rPr>
          <w:rFonts w:ascii="Helvetica" w:hAnsi="Helvetica"/>
          <w:sz w:val="22"/>
          <w:szCs w:val="22"/>
        </w:rPr>
        <w:t>economically viable</w:t>
      </w:r>
      <w:r w:rsidR="00272A37">
        <w:rPr>
          <w:rFonts w:ascii="Helvetica" w:hAnsi="Helvetica"/>
          <w:sz w:val="22"/>
          <w:szCs w:val="22"/>
        </w:rPr>
        <w:t>, cost-effective, and that incentivize environmental protection</w:t>
      </w:r>
      <w:r w:rsidR="00E42600">
        <w:rPr>
          <w:rFonts w:ascii="Helvetica" w:hAnsi="Helvetica"/>
          <w:sz w:val="22"/>
          <w:szCs w:val="22"/>
        </w:rPr>
        <w:t xml:space="preserve"> are critical</w:t>
      </w:r>
      <w:r w:rsidR="00F9071C">
        <w:rPr>
          <w:rFonts w:ascii="Helvetica" w:hAnsi="Helvetica"/>
          <w:sz w:val="22"/>
          <w:szCs w:val="22"/>
        </w:rPr>
        <w:t xml:space="preserve">. </w:t>
      </w:r>
    </w:p>
    <w:p w14:paraId="344BC563" w14:textId="5A80C545" w:rsidR="00F9071C" w:rsidRDefault="00F9071C" w:rsidP="00F9071C">
      <w:pPr>
        <w:rPr>
          <w:rFonts w:ascii="Helvetica" w:hAnsi="Helvetica"/>
          <w:sz w:val="22"/>
          <w:szCs w:val="22"/>
        </w:rPr>
      </w:pPr>
      <w:r>
        <w:rPr>
          <w:rFonts w:ascii="Helvetica" w:hAnsi="Helvetica"/>
          <w:sz w:val="22"/>
          <w:szCs w:val="22"/>
        </w:rPr>
        <w:lastRenderedPageBreak/>
        <w:tab/>
      </w:r>
      <w:r w:rsidR="00272A37">
        <w:rPr>
          <w:rFonts w:ascii="Helvetica" w:hAnsi="Helvetica"/>
          <w:sz w:val="22"/>
          <w:szCs w:val="22"/>
        </w:rPr>
        <w:t>C</w:t>
      </w:r>
      <w:r>
        <w:rPr>
          <w:rFonts w:ascii="Helvetica" w:hAnsi="Helvetica"/>
          <w:sz w:val="22"/>
          <w:szCs w:val="22"/>
        </w:rPr>
        <w:t xml:space="preserve">ommercial fisheries offer an interesting case study in placing the burden of monitoring costs on the industry versus the government. For example, in Canada and Australia, industry is primarily responsible for monitoring costs, with the philosophy that the burden of proof for sustainability is on the stakeholder interested in exploiting the system </w:t>
      </w:r>
      <w:r>
        <w:rPr>
          <w:rFonts w:ascii="Helvetica" w:hAnsi="Helvetica"/>
          <w:sz w:val="22"/>
          <w:szCs w:val="22"/>
        </w:rPr>
        <w:fldChar w:fldCharType="begin"/>
      </w:r>
      <w:r w:rsidR="00B548BF">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Pr>
          <w:rFonts w:ascii="Helvetica" w:hAnsi="Helvetica"/>
          <w:sz w:val="22"/>
          <w:szCs w:val="22"/>
        </w:rPr>
        <w:fldChar w:fldCharType="separate"/>
      </w:r>
      <w:r w:rsidR="00B548BF">
        <w:rPr>
          <w:rFonts w:ascii="Helvetica" w:hAnsi="Helvetica"/>
          <w:noProof/>
          <w:sz w:val="22"/>
          <w:szCs w:val="22"/>
        </w:rPr>
        <w:t>(Hilborn</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2001)</w:t>
      </w:r>
      <w:r>
        <w:rPr>
          <w:rFonts w:ascii="Helvetica" w:hAnsi="Helvetica"/>
          <w:sz w:val="22"/>
          <w:szCs w:val="22"/>
        </w:rPr>
        <w:fldChar w:fldCharType="end"/>
      </w:r>
      <w:r>
        <w:rPr>
          <w:rFonts w:ascii="Helvetica" w:hAnsi="Helvetica"/>
          <w:sz w:val="22"/>
          <w:szCs w:val="22"/>
        </w:rPr>
        <w:t>. An example of this is the commercial pacific herring fishery in the North Pacific, where monitoring of spring herring spawns is primarily funded by the fishing industry</w:t>
      </w:r>
      <w:commentRangeStart w:id="30"/>
      <w:r>
        <w:rPr>
          <w:rFonts w:ascii="Helvetica" w:hAnsi="Helvetica"/>
          <w:sz w:val="22"/>
          <w:szCs w:val="22"/>
        </w:rPr>
        <w:t>.</w:t>
      </w:r>
      <w:commentRangeEnd w:id="30"/>
      <w:r>
        <w:rPr>
          <w:rStyle w:val="CommentReference"/>
        </w:rPr>
        <w:commentReference w:id="30"/>
      </w:r>
      <w:r>
        <w:rPr>
          <w:rFonts w:ascii="Helvetica" w:hAnsi="Helvetica"/>
          <w:sz w:val="22"/>
          <w:szCs w:val="22"/>
        </w:rPr>
        <w:t xml:space="preserve"> However, the fishery crossed a </w:t>
      </w:r>
      <w:r w:rsidR="008F3894" w:rsidRPr="00E96363">
        <w:rPr>
          <w:rFonts w:ascii="Helvetica" w:hAnsi="Helvetica"/>
          <w:sz w:val="22"/>
          <w:szCs w:val="22"/>
        </w:rPr>
        <w:t>limit reference point</w:t>
      </w:r>
      <w:r w:rsidR="008F3894">
        <w:rPr>
          <w:rFonts w:ascii="Helvetica" w:hAnsi="Helvetica"/>
          <w:sz w:val="22"/>
          <w:szCs w:val="22"/>
        </w:rPr>
        <w:t xml:space="preserve"> </w:t>
      </w:r>
      <w:r>
        <w:rPr>
          <w:rFonts w:ascii="Helvetica" w:hAnsi="Helvetica"/>
          <w:sz w:val="22"/>
          <w:szCs w:val="22"/>
        </w:rPr>
        <w:t xml:space="preserve">over a decade ago and has not fully recovered </w:t>
      </w:r>
      <w:r>
        <w:rPr>
          <w:rFonts w:ascii="Helvetica" w:hAnsi="Helvetica"/>
          <w:sz w:val="22"/>
          <w:szCs w:val="22"/>
        </w:rPr>
        <w:fldChar w:fldCharType="begin"/>
      </w:r>
      <w:r w:rsidR="00B548BF">
        <w:rPr>
          <w:rFonts w:ascii="Helvetica" w:hAnsi="Helvetica"/>
          <w:sz w:val="22"/>
          <w:szCs w:val="22"/>
        </w:rPr>
        <w:instrText xml:space="preserve"> ADDIN EN.CITE &lt;EndNote&gt;&lt;Cite&gt;&lt;Author&gt;Hölmstrom&lt;/Author&gt;&lt;Year&gt;1979&lt;/Year&gt;&lt;RecNum&gt;8293&lt;/RecNum&gt;&lt;DisplayText&gt;(Hölmstrom 1979)&lt;/DisplayText&gt;&lt;record&gt;&lt;rec-number&gt;8293&lt;/rec-number&gt;&lt;foreign-keys&gt;&lt;key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Pr>
          <w:rFonts w:ascii="Helvetica" w:hAnsi="Helvetica"/>
          <w:sz w:val="22"/>
          <w:szCs w:val="22"/>
        </w:rPr>
        <w:fldChar w:fldCharType="separate"/>
      </w:r>
      <w:r w:rsidR="00B548BF">
        <w:rPr>
          <w:rFonts w:ascii="Helvetica" w:hAnsi="Helvetica"/>
          <w:noProof/>
          <w:sz w:val="22"/>
          <w:szCs w:val="22"/>
        </w:rPr>
        <w:t>(Hölmstrom 1979)</w:t>
      </w:r>
      <w:r>
        <w:rPr>
          <w:rFonts w:ascii="Helvetica" w:hAnsi="Helvetica"/>
          <w:sz w:val="22"/>
          <w:szCs w:val="22"/>
        </w:rPr>
        <w:fldChar w:fldCharType="end"/>
      </w:r>
      <w:r>
        <w:rPr>
          <w:rFonts w:ascii="Helvetica" w:hAnsi="Helvetica"/>
          <w:sz w:val="22"/>
          <w:szCs w:val="22"/>
        </w:rPr>
        <w:t xml:space="preserve">. </w:t>
      </w:r>
      <w:r w:rsidR="00272A37">
        <w:rPr>
          <w:rFonts w:ascii="Helvetica" w:hAnsi="Helvetica"/>
          <w:sz w:val="22"/>
          <w:szCs w:val="22"/>
        </w:rPr>
        <w:t>A</w:t>
      </w:r>
      <w:r>
        <w:rPr>
          <w:rFonts w:ascii="Helvetica" w:hAnsi="Helvetica"/>
          <w:sz w:val="22"/>
          <w:szCs w:val="22"/>
        </w:rPr>
        <w:t xml:space="preserve">s a consequence, monitoring </w:t>
      </w:r>
      <w:r w:rsidR="00EE75FD">
        <w:rPr>
          <w:rFonts w:ascii="Helvetica" w:hAnsi="Helvetica"/>
          <w:sz w:val="22"/>
          <w:szCs w:val="22"/>
        </w:rPr>
        <w:t>effort</w:t>
      </w:r>
      <w:r>
        <w:rPr>
          <w:rFonts w:ascii="Helvetica" w:hAnsi="Helvetica"/>
          <w:sz w:val="22"/>
          <w:szCs w:val="22"/>
        </w:rPr>
        <w:t xml:space="preserve"> has declined (</w:t>
      </w:r>
      <w:r w:rsidRPr="00C074D1">
        <w:rPr>
          <w:rFonts w:ascii="Helvetica" w:hAnsi="Helvetica"/>
          <w:sz w:val="22"/>
          <w:szCs w:val="22"/>
          <w:highlight w:val="yellow"/>
        </w:rPr>
        <w:t>CITE</w:t>
      </w:r>
      <w:r>
        <w:rPr>
          <w:rFonts w:ascii="Helvetica" w:hAnsi="Helvetica"/>
          <w:sz w:val="22"/>
          <w:szCs w:val="22"/>
        </w:rPr>
        <w:t xml:space="preserve">), which impacts </w:t>
      </w:r>
      <w:r w:rsidR="00272A37">
        <w:rPr>
          <w:rFonts w:ascii="Helvetica" w:hAnsi="Helvetica"/>
          <w:sz w:val="22"/>
          <w:szCs w:val="22"/>
        </w:rPr>
        <w:t>the precision of</w:t>
      </w:r>
      <w:r>
        <w:rPr>
          <w:rFonts w:ascii="Helvetica" w:hAnsi="Helvetica"/>
          <w:sz w:val="22"/>
          <w:szCs w:val="22"/>
        </w:rPr>
        <w:t xml:space="preserve"> </w:t>
      </w:r>
      <w:r w:rsidR="00272A37">
        <w:rPr>
          <w:rFonts w:ascii="Helvetica" w:hAnsi="Helvetica"/>
          <w:sz w:val="22"/>
          <w:szCs w:val="22"/>
        </w:rPr>
        <w:t xml:space="preserve">biomass </w:t>
      </w:r>
      <w:r>
        <w:rPr>
          <w:rFonts w:ascii="Helvetica" w:hAnsi="Helvetica"/>
          <w:sz w:val="22"/>
          <w:szCs w:val="22"/>
        </w:rPr>
        <w:t>estimate</w:t>
      </w:r>
      <w:r w:rsidR="00272A37">
        <w:rPr>
          <w:rFonts w:ascii="Helvetica" w:hAnsi="Helvetica"/>
          <w:sz w:val="22"/>
          <w:szCs w:val="22"/>
        </w:rPr>
        <w:t>s,</w:t>
      </w:r>
      <w:r>
        <w:rPr>
          <w:rFonts w:ascii="Helvetica" w:hAnsi="Helvetica"/>
          <w:sz w:val="22"/>
          <w:szCs w:val="22"/>
        </w:rPr>
        <w:t xml:space="preserve"> </w:t>
      </w:r>
      <w:r w:rsidR="00582FDE">
        <w:rPr>
          <w:rFonts w:ascii="Helvetica" w:hAnsi="Helvetica"/>
          <w:sz w:val="22"/>
          <w:szCs w:val="22"/>
        </w:rPr>
        <w:t>and may prolong closures</w:t>
      </w:r>
      <w:r>
        <w:rPr>
          <w:rFonts w:ascii="Helvetica" w:hAnsi="Helvetica"/>
          <w:sz w:val="22"/>
          <w:szCs w:val="22"/>
        </w:rPr>
        <w:t xml:space="preserve">. </w:t>
      </w:r>
      <w:r w:rsidR="00272A37">
        <w:rPr>
          <w:rFonts w:ascii="Helvetica" w:hAnsi="Helvetica"/>
          <w:sz w:val="22"/>
          <w:szCs w:val="22"/>
        </w:rPr>
        <w:t>This case highlight</w:t>
      </w:r>
      <w:r w:rsidR="004813DA">
        <w:rPr>
          <w:rFonts w:ascii="Helvetica" w:hAnsi="Helvetica"/>
          <w:sz w:val="22"/>
          <w:szCs w:val="22"/>
        </w:rPr>
        <w:t>s</w:t>
      </w:r>
      <w:r w:rsidR="00272A37">
        <w:rPr>
          <w:rFonts w:ascii="Helvetica" w:hAnsi="Helvetica"/>
          <w:sz w:val="22"/>
          <w:szCs w:val="22"/>
        </w:rPr>
        <w:t xml:space="preserve"> a key consideration in monitoring programs: </w:t>
      </w:r>
      <w:r w:rsidR="00680130">
        <w:rPr>
          <w:rFonts w:ascii="Helvetica" w:hAnsi="Helvetica"/>
          <w:sz w:val="22"/>
          <w:szCs w:val="22"/>
        </w:rPr>
        <w:t xml:space="preserve">if information is most valuable </w:t>
      </w:r>
      <w:r w:rsidR="00272A37">
        <w:rPr>
          <w:rFonts w:ascii="Helvetica" w:hAnsi="Helvetica"/>
          <w:sz w:val="22"/>
          <w:szCs w:val="22"/>
        </w:rPr>
        <w:t>as</w:t>
      </w:r>
      <w:r w:rsidR="00680130">
        <w:rPr>
          <w:rFonts w:ascii="Helvetica" w:hAnsi="Helvetica"/>
          <w:sz w:val="22"/>
          <w:szCs w:val="22"/>
        </w:rPr>
        <w:t xml:space="preserve"> a</w:t>
      </w:r>
      <w:r>
        <w:rPr>
          <w:rFonts w:ascii="Helvetica" w:hAnsi="Helvetica"/>
          <w:sz w:val="22"/>
          <w:szCs w:val="22"/>
        </w:rPr>
        <w:t xml:space="preserve"> fishery </w:t>
      </w:r>
      <w:commentRangeStart w:id="31"/>
      <w:r w:rsidR="00272A37">
        <w:rPr>
          <w:rFonts w:ascii="Helvetica" w:hAnsi="Helvetica"/>
          <w:sz w:val="22"/>
          <w:szCs w:val="22"/>
        </w:rPr>
        <w:t>approaches collapse</w:t>
      </w:r>
      <w:commentRangeEnd w:id="31"/>
      <w:r w:rsidR="00E8464A">
        <w:rPr>
          <w:rStyle w:val="CommentReference"/>
        </w:rPr>
        <w:commentReference w:id="31"/>
      </w:r>
      <w:r w:rsidR="00272A37">
        <w:rPr>
          <w:rFonts w:ascii="Helvetica" w:hAnsi="Helvetica"/>
          <w:sz w:val="22"/>
          <w:szCs w:val="22"/>
        </w:rPr>
        <w:t xml:space="preserve">, </w:t>
      </w:r>
      <w:r w:rsidR="00680130">
        <w:rPr>
          <w:rFonts w:ascii="Helvetica" w:hAnsi="Helvetica"/>
          <w:sz w:val="22"/>
          <w:szCs w:val="22"/>
        </w:rPr>
        <w:t>it may be best to ensure that funding for monitoring is independent from stock size</w:t>
      </w:r>
      <w:r w:rsidR="003038C0">
        <w:rPr>
          <w:rFonts w:ascii="Helvetica" w:hAnsi="Helvetica"/>
          <w:sz w:val="22"/>
          <w:szCs w:val="22"/>
        </w:rPr>
        <w:t>.</w:t>
      </w:r>
      <w:r>
        <w:rPr>
          <w:rFonts w:ascii="Helvetica" w:hAnsi="Helvetica"/>
          <w:sz w:val="22"/>
          <w:szCs w:val="22"/>
        </w:rPr>
        <w:t xml:space="preserve"> </w:t>
      </w:r>
    </w:p>
    <w:p w14:paraId="4E73E6B6" w14:textId="77777777" w:rsidR="00FC5856" w:rsidRDefault="00FC5856" w:rsidP="00C55CC4">
      <w:pPr>
        <w:rPr>
          <w:rFonts w:ascii="Helvetica" w:hAnsi="Helvetica"/>
          <w:i/>
          <w:sz w:val="22"/>
          <w:szCs w:val="22"/>
        </w:rPr>
      </w:pPr>
    </w:p>
    <w:p w14:paraId="6972E8B7" w14:textId="14AB6BDE" w:rsidR="00976D8B" w:rsidRDefault="00976D8B" w:rsidP="00C55CC4">
      <w:pPr>
        <w:rPr>
          <w:rFonts w:ascii="Helvetica" w:hAnsi="Helvetica"/>
          <w:i/>
          <w:sz w:val="22"/>
          <w:szCs w:val="22"/>
        </w:rPr>
      </w:pPr>
      <w:r w:rsidRPr="00976D8B">
        <w:rPr>
          <w:rFonts w:ascii="Helvetica" w:hAnsi="Helvetica"/>
          <w:i/>
          <w:sz w:val="22"/>
          <w:szCs w:val="22"/>
        </w:rPr>
        <w:t xml:space="preserve">The Value of Monitoring Depends on the </w:t>
      </w:r>
      <w:commentRangeStart w:id="32"/>
      <w:r w:rsidRPr="00976D8B">
        <w:rPr>
          <w:rFonts w:ascii="Helvetica" w:hAnsi="Helvetica"/>
          <w:i/>
          <w:sz w:val="22"/>
          <w:szCs w:val="22"/>
        </w:rPr>
        <w:t>Stakeholder</w:t>
      </w:r>
      <w:commentRangeEnd w:id="32"/>
      <w:r w:rsidR="00B16EAD">
        <w:rPr>
          <w:rStyle w:val="CommentReference"/>
        </w:rPr>
        <w:commentReference w:id="32"/>
      </w:r>
      <w:bookmarkStart w:id="33" w:name="_GoBack"/>
      <w:bookmarkEnd w:id="33"/>
    </w:p>
    <w:p w14:paraId="6CFFB7E9" w14:textId="77777777" w:rsidR="0056105D" w:rsidRPr="00976D8B" w:rsidRDefault="0056105D" w:rsidP="00C55CC4">
      <w:pPr>
        <w:rPr>
          <w:rFonts w:ascii="Helvetica" w:hAnsi="Helvetica"/>
          <w:i/>
          <w:sz w:val="22"/>
          <w:szCs w:val="22"/>
        </w:rPr>
      </w:pPr>
    </w:p>
    <w:p w14:paraId="1B549306" w14:textId="21E203EC" w:rsidR="0021032B" w:rsidRPr="002738FD" w:rsidRDefault="00017F4B" w:rsidP="002D1A12">
      <w:pPr>
        <w:ind w:firstLine="720"/>
        <w:rPr>
          <w:rFonts w:ascii="Helvetica" w:hAnsi="Helvetica" w:cs="Helvetica Neue"/>
          <w:sz w:val="22"/>
          <w:szCs w:val="22"/>
        </w:rPr>
      </w:pPr>
      <w:r>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r w:rsidR="00574730" w:rsidRPr="00940663">
        <w:rPr>
          <w:rFonts w:ascii="Helvetica" w:hAnsi="Helvetica" w:cs="Helvetica Neue"/>
          <w:sz w:val="22"/>
          <w:szCs w:val="22"/>
        </w:rPr>
        <w:t xml:space="preserve">The high volatility </w:t>
      </w:r>
      <w:r w:rsidR="00574730">
        <w:rPr>
          <w:rFonts w:ascii="Helvetica" w:hAnsi="Helvetica" w:cs="Helvetica Neue"/>
          <w:sz w:val="22"/>
          <w:szCs w:val="22"/>
        </w:rPr>
        <w:t xml:space="preserve">that </w:t>
      </w:r>
      <w:r w:rsidR="00574730" w:rsidRPr="00940663">
        <w:rPr>
          <w:rFonts w:ascii="Helvetica" w:hAnsi="Helvetica" w:cs="Helvetica Neue"/>
          <w:sz w:val="22"/>
          <w:szCs w:val="22"/>
        </w:rPr>
        <w:t xml:space="preserve">emerges from low monitoring investment </w:t>
      </w:r>
      <w:r w:rsidR="00574730">
        <w:rPr>
          <w:rFonts w:ascii="Helvetica" w:hAnsi="Helvetica" w:cs="Helvetica Neue"/>
          <w:sz w:val="22"/>
          <w:szCs w:val="22"/>
        </w:rPr>
        <w:t>may</w:t>
      </w:r>
      <w:r w:rsidR="00574730" w:rsidRPr="00940663">
        <w:rPr>
          <w:rFonts w:ascii="Helvetica" w:hAnsi="Helvetica" w:cs="Helvetica Neue"/>
          <w:sz w:val="22"/>
          <w:szCs w:val="22"/>
        </w:rPr>
        <w:t xml:space="preserve"> be particularly challenging</w:t>
      </w:r>
      <w:ins w:id="34" w:author="Timothy Essington" w:date="2017-04-17T14:21:00Z">
        <w:r w:rsidR="00CB5799">
          <w:rPr>
            <w:rFonts w:ascii="Helvetica" w:hAnsi="Helvetica" w:cs="Helvetica Neue"/>
            <w:sz w:val="22"/>
            <w:szCs w:val="22"/>
          </w:rPr>
          <w:t xml:space="preserve"> some stakeholders while others might be less affected.  For instance, </w:t>
        </w:r>
      </w:ins>
      <w:del w:id="35" w:author="Timothy Essington" w:date="2017-04-17T14:21:00Z">
        <w:r w:rsidR="00574730" w:rsidRPr="00940663" w:rsidDel="00CB5799">
          <w:rPr>
            <w:rFonts w:ascii="Helvetica" w:hAnsi="Helvetica" w:cs="Helvetica Neue"/>
            <w:sz w:val="22"/>
            <w:szCs w:val="22"/>
          </w:rPr>
          <w:delText xml:space="preserve"> for </w:delText>
        </w:r>
      </w:del>
      <w:r w:rsidR="00574730" w:rsidRPr="00940663">
        <w:rPr>
          <w:rFonts w:ascii="Helvetica" w:hAnsi="Helvetica" w:cs="Helvetica Neue"/>
          <w:sz w:val="22"/>
          <w:szCs w:val="22"/>
        </w:rPr>
        <w:t>subsistence harvesters</w:t>
      </w:r>
      <w:r w:rsidR="00574730">
        <w:rPr>
          <w:rFonts w:ascii="Helvetica" w:hAnsi="Helvetica" w:cs="Helvetica Neue"/>
          <w:sz w:val="22"/>
          <w:szCs w:val="22"/>
        </w:rPr>
        <w:t xml:space="preserve"> and small businesses</w:t>
      </w:r>
      <w:del w:id="36" w:author="Timothy Essington" w:date="2017-04-17T14:21:00Z">
        <w:r w:rsidR="00574730" w:rsidDel="00CB5799">
          <w:rPr>
            <w:rFonts w:ascii="Helvetica" w:hAnsi="Helvetica" w:cs="Helvetica Neue"/>
            <w:sz w:val="22"/>
            <w:szCs w:val="22"/>
          </w:rPr>
          <w:delText>.</w:delText>
        </w:r>
        <w:r w:rsidR="002738FD" w:rsidRPr="002738FD" w:rsidDel="00CB5799">
          <w:rPr>
            <w:rFonts w:ascii="Helvetica" w:hAnsi="Helvetica" w:cs="Helvetica Neue"/>
            <w:sz w:val="22"/>
            <w:szCs w:val="22"/>
          </w:rPr>
          <w:delText xml:space="preserve"> </w:delText>
        </w:r>
        <w:r w:rsidR="002738FD" w:rsidDel="00CB5799">
          <w:rPr>
            <w:rFonts w:ascii="Helvetica" w:hAnsi="Helvetica" w:cs="Helvetica Neue"/>
            <w:sz w:val="22"/>
            <w:szCs w:val="22"/>
          </w:rPr>
          <w:delText>Smaller resource harvesting operations</w:delText>
        </w:r>
      </w:del>
      <w:r w:rsidR="002738FD">
        <w:rPr>
          <w:rFonts w:ascii="Helvetica" w:hAnsi="Helvetica" w:cs="Helvetica Neue"/>
          <w:sz w:val="22"/>
          <w:szCs w:val="22"/>
        </w:rPr>
        <w:t xml:space="preserve"> often </w:t>
      </w:r>
      <w:r w:rsidR="002738FD" w:rsidRPr="00940663">
        <w:rPr>
          <w:rFonts w:ascii="Helvetica" w:hAnsi="Helvetica" w:cs="Helvetica Neue"/>
          <w:sz w:val="22"/>
          <w:szCs w:val="22"/>
        </w:rPr>
        <w:t xml:space="preserve">have </w:t>
      </w:r>
      <w:r w:rsidR="002738FD">
        <w:rPr>
          <w:rFonts w:ascii="Helvetica" w:hAnsi="Helvetica" w:cs="Helvetica Neue"/>
          <w:sz w:val="22"/>
          <w:szCs w:val="22"/>
        </w:rPr>
        <w:t xml:space="preserve">relatively </w:t>
      </w:r>
      <w:r w:rsidR="002738FD" w:rsidRPr="00940663">
        <w:rPr>
          <w:rFonts w:ascii="Helvetica" w:hAnsi="Helvetica" w:cs="Helvetica Neue"/>
          <w:sz w:val="22"/>
          <w:szCs w:val="22"/>
        </w:rPr>
        <w:t>lower mobility and limited capacity to take advantage of “boom” years</w:t>
      </w:r>
      <w:r w:rsidR="002738FD">
        <w:rPr>
          <w:rFonts w:ascii="Helvetica" w:hAnsi="Helvetica" w:cs="Helvetica Neue"/>
          <w:sz w:val="22"/>
          <w:szCs w:val="22"/>
        </w:rPr>
        <w:t>,</w:t>
      </w:r>
      <w:r w:rsidR="002738FD" w:rsidRPr="00940663">
        <w:rPr>
          <w:rFonts w:ascii="Helvetica" w:hAnsi="Helvetica" w:cs="Helvetica Neue"/>
          <w:sz w:val="22"/>
          <w:szCs w:val="22"/>
        </w:rPr>
        <w:t xml:space="preserve"> or adapt to harvesting a new resource in “bust” years.</w:t>
      </w:r>
      <w:r w:rsidR="002738FD" w:rsidRPr="002738FD">
        <w:rPr>
          <w:rFonts w:ascii="Helvetica" w:hAnsi="Helvetica" w:cs="Helvetica Neue"/>
          <w:sz w:val="22"/>
          <w:szCs w:val="22"/>
        </w:rPr>
        <w:t xml:space="preserve"> </w:t>
      </w:r>
      <w:del w:id="37" w:author="Timothy Essington" w:date="2017-04-17T14:21:00Z">
        <w:r w:rsidR="002738FD" w:rsidRPr="00940663" w:rsidDel="00CB5799">
          <w:rPr>
            <w:rFonts w:ascii="Helvetica" w:hAnsi="Helvetica" w:cs="Helvetica Neue"/>
            <w:sz w:val="22"/>
            <w:szCs w:val="22"/>
          </w:rPr>
          <w:delText>For example, s</w:delText>
        </w:r>
      </w:del>
      <w:ins w:id="38" w:author="Timothy Essington" w:date="2017-04-17T14:21:00Z">
        <w:r w:rsidR="00CB5799">
          <w:rPr>
            <w:rFonts w:ascii="Helvetica" w:hAnsi="Helvetica" w:cs="Helvetica Neue"/>
            <w:sz w:val="22"/>
            <w:szCs w:val="22"/>
          </w:rPr>
          <w:t>S</w:t>
        </w:r>
      </w:ins>
      <w:r w:rsidR="002738FD" w:rsidRPr="00940663">
        <w:rPr>
          <w:rFonts w:ascii="Helvetica" w:hAnsi="Helvetica" w:cs="Helvetica Neue"/>
          <w:sz w:val="22"/>
          <w:szCs w:val="22"/>
        </w:rPr>
        <w:t>urveys of Kenyan fishers suggest that socioeconomic background drives willingness to leave a fishery</w:t>
      </w:r>
      <w:r w:rsidR="002738FD">
        <w:rPr>
          <w:rFonts w:ascii="Helvetica" w:hAnsi="Helvetica" w:cs="Helvetica Neue"/>
          <w:sz w:val="22"/>
          <w:szCs w:val="22"/>
        </w:rPr>
        <w:t>; w</w:t>
      </w:r>
      <w:r w:rsidR="002738FD" w:rsidRPr="00940663">
        <w:rPr>
          <w:rFonts w:ascii="Helvetica" w:hAnsi="Helvetica" w:cs="Helvetica Neue"/>
          <w:sz w:val="22"/>
          <w:szCs w:val="22"/>
        </w:rPr>
        <w:t>ealthy individuals were more likely to leave the fishery after large declines in catche</w:t>
      </w:r>
      <w:r w:rsidR="002738FD">
        <w:rPr>
          <w:rFonts w:ascii="Helvetica" w:hAnsi="Helvetica" w:cs="Helvetica Neue"/>
          <w:sz w:val="22"/>
          <w:szCs w:val="22"/>
        </w:rPr>
        <w:t>s</w:t>
      </w:r>
      <w:r w:rsidR="002738FD" w:rsidRPr="00940663">
        <w:rPr>
          <w:rFonts w:ascii="Helvetica" w:hAnsi="Helvetica" w:cs="Helvetica Neue"/>
          <w:sz w:val="22"/>
          <w:szCs w:val="22"/>
        </w:rPr>
        <w:t xml:space="preserve">, whereas low-income households would become stuck in poverty traps due to a lack of resources to switch occupations </w:t>
      </w:r>
      <w:r w:rsidR="002738FD" w:rsidRPr="00940663">
        <w:rPr>
          <w:rFonts w:ascii="Helvetica" w:hAnsi="Helvetica"/>
          <w:sz w:val="22"/>
          <w:szCs w:val="22"/>
        </w:rPr>
        <w:fldChar w:fldCharType="begin"/>
      </w:r>
      <w:r w:rsidR="00B548BF">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2738FD" w:rsidRPr="00940663">
        <w:rPr>
          <w:rFonts w:ascii="Helvetica" w:hAnsi="Helvetica"/>
          <w:sz w:val="22"/>
          <w:szCs w:val="22"/>
        </w:rPr>
        <w:fldChar w:fldCharType="separate"/>
      </w:r>
      <w:r w:rsidR="00B548BF">
        <w:rPr>
          <w:rFonts w:ascii="Helvetica" w:hAnsi="Helvetica"/>
          <w:noProof/>
          <w:sz w:val="22"/>
          <w:szCs w:val="22"/>
        </w:rPr>
        <w:t>(Schrank</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2003)</w:t>
      </w:r>
      <w:r w:rsidR="002738FD" w:rsidRPr="00940663">
        <w:rPr>
          <w:rFonts w:ascii="Helvetica" w:hAnsi="Helvetica"/>
          <w:sz w:val="22"/>
          <w:szCs w:val="22"/>
        </w:rPr>
        <w:fldChar w:fldCharType="end"/>
      </w:r>
      <w:r w:rsidR="002738FD" w:rsidRPr="00940663">
        <w:rPr>
          <w:rFonts w:ascii="Helvetica" w:hAnsi="Helvetica" w:cs="Helvetica Neue"/>
          <w:sz w:val="22"/>
          <w:szCs w:val="22"/>
        </w:rPr>
        <w:t>.</w:t>
      </w:r>
      <w:r w:rsidR="002738FD" w:rsidRPr="002738FD">
        <w:rPr>
          <w:rFonts w:ascii="Helvetica" w:hAnsi="Helvetica" w:cs="Helvetica Neue"/>
          <w:sz w:val="22"/>
          <w:szCs w:val="22"/>
        </w:rPr>
        <w:t xml:space="preserve"> </w:t>
      </w:r>
      <w:r w:rsidR="002738FD">
        <w:rPr>
          <w:rFonts w:ascii="Helvetica" w:hAnsi="Helvetica" w:cs="Helvetica Neue"/>
          <w:sz w:val="22"/>
          <w:szCs w:val="22"/>
        </w:rPr>
        <w:t>In contrast, l</w:t>
      </w:r>
      <w:r w:rsidR="002738FD" w:rsidRPr="00940663">
        <w:rPr>
          <w:rFonts w:ascii="Helvetica" w:hAnsi="Helvetica" w:cs="Helvetica Neue"/>
          <w:sz w:val="22"/>
          <w:szCs w:val="22"/>
        </w:rPr>
        <w:t xml:space="preserve">arge </w:t>
      </w:r>
      <w:r w:rsidR="002738FD">
        <w:rPr>
          <w:rFonts w:ascii="Helvetica" w:hAnsi="Helvetica" w:cs="Helvetica Neue"/>
          <w:sz w:val="22"/>
          <w:szCs w:val="22"/>
        </w:rPr>
        <w:t>industrial fishing operations may</w:t>
      </w:r>
      <w:r w:rsidR="002738FD" w:rsidRPr="00940663">
        <w:rPr>
          <w:rFonts w:ascii="Helvetica" w:hAnsi="Helvetica" w:cs="Helvetica Neue"/>
          <w:sz w:val="22"/>
          <w:szCs w:val="22"/>
        </w:rPr>
        <w:t xml:space="preserve"> have high</w:t>
      </w:r>
      <w:r w:rsidR="002738FD">
        <w:rPr>
          <w:rFonts w:ascii="Helvetica" w:hAnsi="Helvetica" w:cs="Helvetica Neue"/>
          <w:sz w:val="22"/>
          <w:szCs w:val="22"/>
        </w:rPr>
        <w:t>er</w:t>
      </w:r>
      <w:r w:rsidR="002738FD" w:rsidRPr="00940663">
        <w:rPr>
          <w:rFonts w:ascii="Helvetica" w:hAnsi="Helvetica" w:cs="Helvetica Neue"/>
          <w:sz w:val="22"/>
          <w:szCs w:val="22"/>
        </w:rPr>
        <w:t xml:space="preserve"> travel capacity to harvest in another location where the resource remains plentiful or are capable of investing in the gear and infrastructure need</w:t>
      </w:r>
      <w:r w:rsidR="002738FD">
        <w:rPr>
          <w:rFonts w:ascii="Helvetica" w:hAnsi="Helvetica" w:cs="Helvetica Neue"/>
          <w:sz w:val="22"/>
          <w:szCs w:val="22"/>
        </w:rPr>
        <w:t>ed</w:t>
      </w:r>
      <w:r w:rsidR="002738FD" w:rsidRPr="00940663">
        <w:rPr>
          <w:rFonts w:ascii="Helvetica" w:hAnsi="Helvetica" w:cs="Helvetica Neue"/>
          <w:sz w:val="22"/>
          <w:szCs w:val="22"/>
        </w:rPr>
        <w:t xml:space="preserve"> to switch to harvesting a different resource.</w:t>
      </w:r>
      <w:r w:rsidR="00DB4CE5">
        <w:rPr>
          <w:rFonts w:ascii="Helvetica" w:hAnsi="Helvetica" w:cs="Helvetica Neue"/>
          <w:sz w:val="22"/>
          <w:szCs w:val="22"/>
        </w:rPr>
        <w:t xml:space="preserve"> </w:t>
      </w:r>
      <w:r w:rsidR="00143673">
        <w:rPr>
          <w:rFonts w:ascii="Helvetica" w:hAnsi="Helvetica" w:cs="Helvetica Neue"/>
          <w:sz w:val="22"/>
          <w:szCs w:val="22"/>
        </w:rPr>
        <w:t>To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w:t>
      </w:r>
      <w:r w:rsidR="00FC5856" w:rsidRPr="00940663">
        <w:rPr>
          <w:rFonts w:ascii="Helvetica" w:hAnsi="Helvetica"/>
          <w:sz w:val="22"/>
          <w:szCs w:val="22"/>
        </w:rPr>
        <w:t>stakeholders, which</w:t>
      </w:r>
      <w:r w:rsidR="00E11175">
        <w:rPr>
          <w:rFonts w:ascii="Helvetica" w:hAnsi="Helvetica"/>
          <w:sz w:val="22"/>
          <w:szCs w:val="22"/>
        </w:rPr>
        <w:t xml:space="preserve">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p>
    <w:p w14:paraId="1ADBBF78" w14:textId="77777777" w:rsidR="00EE4CEA" w:rsidRDefault="00EE4CEA" w:rsidP="00EE4CEA">
      <w:pPr>
        <w:rPr>
          <w:rFonts w:ascii="Helvetica" w:hAnsi="Helvetica"/>
          <w:i/>
          <w:sz w:val="22"/>
          <w:szCs w:val="22"/>
        </w:rPr>
      </w:pPr>
    </w:p>
    <w:p w14:paraId="23A1DBC4" w14:textId="60FDCEEF" w:rsidR="00EE4CEA" w:rsidRDefault="00EE4CEA" w:rsidP="00EE4CEA">
      <w:pPr>
        <w:rPr>
          <w:rFonts w:ascii="Helvetica" w:hAnsi="Helvetica"/>
          <w:i/>
          <w:sz w:val="22"/>
          <w:szCs w:val="22"/>
        </w:rPr>
      </w:pPr>
      <w:r w:rsidRPr="00C3551B">
        <w:rPr>
          <w:rFonts w:ascii="Helvetica" w:hAnsi="Helvetica"/>
          <w:i/>
          <w:sz w:val="22"/>
          <w:szCs w:val="22"/>
        </w:rPr>
        <w:t xml:space="preserve">What if the </w:t>
      </w:r>
      <w:r w:rsidR="00DB4CE5">
        <w:rPr>
          <w:rFonts w:ascii="Helvetica" w:hAnsi="Helvetica"/>
          <w:i/>
          <w:sz w:val="22"/>
          <w:szCs w:val="22"/>
        </w:rPr>
        <w:t>E</w:t>
      </w:r>
      <w:r w:rsidR="00DB4CE5" w:rsidRPr="00C3551B">
        <w:rPr>
          <w:rFonts w:ascii="Helvetica" w:hAnsi="Helvetica"/>
          <w:i/>
          <w:sz w:val="22"/>
          <w:szCs w:val="22"/>
        </w:rPr>
        <w:t xml:space="preserve">xistence </w:t>
      </w:r>
      <w:r w:rsidRPr="00C3551B">
        <w:rPr>
          <w:rFonts w:ascii="Helvetica" w:hAnsi="Helvetica"/>
          <w:i/>
          <w:sz w:val="22"/>
          <w:szCs w:val="22"/>
        </w:rPr>
        <w:t xml:space="preserve">or </w:t>
      </w:r>
      <w:r w:rsidR="00DB4CE5">
        <w:rPr>
          <w:rFonts w:ascii="Helvetica" w:hAnsi="Helvetica"/>
          <w:i/>
          <w:sz w:val="22"/>
          <w:szCs w:val="22"/>
        </w:rPr>
        <w:t>L</w:t>
      </w:r>
      <w:r w:rsidR="00DB4CE5" w:rsidRPr="00C3551B">
        <w:rPr>
          <w:rFonts w:ascii="Helvetica" w:hAnsi="Helvetica"/>
          <w:i/>
          <w:sz w:val="22"/>
          <w:szCs w:val="22"/>
        </w:rPr>
        <w:t xml:space="preserve">ocation </w:t>
      </w:r>
      <w:r w:rsidRPr="00C3551B">
        <w:rPr>
          <w:rFonts w:ascii="Helvetica" w:hAnsi="Helvetica"/>
          <w:i/>
          <w:sz w:val="22"/>
          <w:szCs w:val="22"/>
        </w:rPr>
        <w:t xml:space="preserve">of the </w:t>
      </w:r>
      <w:r w:rsidR="00DB4CE5">
        <w:rPr>
          <w:rFonts w:ascii="Helvetica" w:hAnsi="Helvetica"/>
          <w:i/>
          <w:sz w:val="22"/>
          <w:szCs w:val="22"/>
        </w:rPr>
        <w:t>T</w:t>
      </w:r>
      <w:r w:rsidR="00DB4CE5" w:rsidRPr="00C3551B">
        <w:rPr>
          <w:rFonts w:ascii="Helvetica" w:hAnsi="Helvetica"/>
          <w:i/>
          <w:sz w:val="22"/>
          <w:szCs w:val="22"/>
        </w:rPr>
        <w:t xml:space="preserve">ipping </w:t>
      </w:r>
      <w:r w:rsidR="00DB4CE5">
        <w:rPr>
          <w:rFonts w:ascii="Helvetica" w:hAnsi="Helvetica"/>
          <w:i/>
          <w:sz w:val="22"/>
          <w:szCs w:val="22"/>
        </w:rPr>
        <w:t>P</w:t>
      </w:r>
      <w:r w:rsidR="00DB4CE5" w:rsidRPr="00C3551B">
        <w:rPr>
          <w:rFonts w:ascii="Helvetica" w:hAnsi="Helvetica"/>
          <w:i/>
          <w:sz w:val="22"/>
          <w:szCs w:val="22"/>
        </w:rPr>
        <w:t xml:space="preserve">oint </w:t>
      </w:r>
      <w:r w:rsidRPr="00C3551B">
        <w:rPr>
          <w:rFonts w:ascii="Helvetica" w:hAnsi="Helvetica"/>
          <w:i/>
          <w:sz w:val="22"/>
          <w:szCs w:val="22"/>
        </w:rPr>
        <w:t xml:space="preserve">is </w:t>
      </w:r>
      <w:r w:rsidR="00DB4CE5">
        <w:rPr>
          <w:rFonts w:ascii="Helvetica" w:hAnsi="Helvetica"/>
          <w:i/>
          <w:sz w:val="22"/>
          <w:szCs w:val="22"/>
        </w:rPr>
        <w:t>A</w:t>
      </w:r>
      <w:r w:rsidR="00DB4CE5" w:rsidRPr="00C3551B">
        <w:rPr>
          <w:rFonts w:ascii="Helvetica" w:hAnsi="Helvetica"/>
          <w:i/>
          <w:sz w:val="22"/>
          <w:szCs w:val="22"/>
        </w:rPr>
        <w:t>mbiguous</w:t>
      </w:r>
      <w:r w:rsidRPr="00C3551B">
        <w:rPr>
          <w:rFonts w:ascii="Helvetica" w:hAnsi="Helvetica"/>
          <w:i/>
          <w:sz w:val="22"/>
          <w:szCs w:val="22"/>
        </w:rPr>
        <w:t xml:space="preserve">? </w:t>
      </w:r>
    </w:p>
    <w:p w14:paraId="42AB159A" w14:textId="77777777" w:rsidR="00DB4CE5" w:rsidRPr="00C3551B" w:rsidRDefault="00DB4CE5" w:rsidP="00EE4CEA">
      <w:pPr>
        <w:rPr>
          <w:rFonts w:ascii="Helvetica" w:hAnsi="Helvetica"/>
          <w:i/>
          <w:sz w:val="22"/>
          <w:szCs w:val="22"/>
        </w:rPr>
      </w:pPr>
    </w:p>
    <w:p w14:paraId="70E65A7D" w14:textId="6541FD8E" w:rsidR="006049ED" w:rsidRDefault="006049ED" w:rsidP="00032BBC">
      <w:pPr>
        <w:ind w:firstLine="720"/>
        <w:rPr>
          <w:rFonts w:ascii="Helvetica" w:hAnsi="Helvetica"/>
          <w:sz w:val="22"/>
          <w:szCs w:val="22"/>
        </w:rPr>
      </w:pPr>
      <w:r>
        <w:rPr>
          <w:rFonts w:ascii="Helvetica" w:hAnsi="Helvetica"/>
          <w:sz w:val="22"/>
          <w:szCs w:val="22"/>
        </w:rPr>
        <w:t xml:space="preserve">In systems with tipping points, </w:t>
      </w:r>
      <w:r w:rsidRPr="009A32AC">
        <w:rPr>
          <w:rFonts w:ascii="Helvetica" w:hAnsi="Helvetica"/>
          <w:sz w:val="22"/>
          <w:szCs w:val="22"/>
        </w:rPr>
        <w:t>decision makers are rarely fortunate enough to have perfect knowledge of biological thresholds until after the threshold has been crossed</w:t>
      </w:r>
      <w:r w:rsidRPr="00EE0FF8">
        <w:t xml:space="preserve"> </w:t>
      </w:r>
      <w:r>
        <w:rPr>
          <w:rFonts w:ascii="Helvetica" w:hAnsi="Helvetica"/>
          <w:sz w:val="22"/>
          <w:szCs w:val="22"/>
        </w:rPr>
        <w:fldChar w:fldCharType="begin"/>
      </w:r>
      <w:r w:rsidR="00B548BF">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Pr>
          <w:rFonts w:ascii="Helvetica" w:hAnsi="Helvetica"/>
          <w:sz w:val="22"/>
          <w:szCs w:val="22"/>
        </w:rPr>
        <w:fldChar w:fldCharType="separate"/>
      </w:r>
      <w:r w:rsidR="00B548BF">
        <w:rPr>
          <w:rFonts w:ascii="Helvetica" w:hAnsi="Helvetica"/>
          <w:noProof/>
          <w:sz w:val="22"/>
          <w:szCs w:val="22"/>
        </w:rPr>
        <w:t>(Cleary 2014)</w:t>
      </w:r>
      <w:r>
        <w:rPr>
          <w:rFonts w:ascii="Helvetica" w:hAnsi="Helvetica"/>
          <w:sz w:val="22"/>
          <w:szCs w:val="22"/>
        </w:rPr>
        <w:fldChar w:fldCharType="end"/>
      </w:r>
      <w:r w:rsidRPr="009A32AC">
        <w:rPr>
          <w:rFonts w:ascii="Helvetica" w:hAnsi="Helvetica"/>
          <w:sz w:val="22"/>
          <w:szCs w:val="22"/>
        </w:rPr>
        <w:t>.</w:t>
      </w:r>
      <w:r>
        <w:rPr>
          <w:rFonts w:ascii="Helvetica" w:hAnsi="Helvetica"/>
          <w:sz w:val="22"/>
          <w:szCs w:val="22"/>
        </w:rPr>
        <w:t xml:space="preserve"> Indeed, s</w:t>
      </w:r>
      <w:r w:rsidRPr="009A32AC">
        <w:rPr>
          <w:rFonts w:ascii="Helvetica" w:hAnsi="Helvetica"/>
          <w:sz w:val="22"/>
          <w:szCs w:val="22"/>
        </w:rPr>
        <w:t xml:space="preserve">urprises such as crossing a threshold </w:t>
      </w:r>
      <w:r w:rsidRPr="005516A9">
        <w:rPr>
          <w:rFonts w:ascii="Helvetica" w:hAnsi="Helvetica"/>
          <w:sz w:val="22"/>
          <w:szCs w:val="22"/>
        </w:rPr>
        <w:t xml:space="preserve">are inevitable </w:t>
      </w:r>
      <w:r w:rsidRPr="005516A9">
        <w:rPr>
          <w:rFonts w:ascii="Helvetica" w:hAnsi="Helvetica"/>
          <w:sz w:val="22"/>
          <w:szCs w:val="22"/>
        </w:rPr>
        <w:fldChar w:fldCharType="begin"/>
      </w:r>
      <w:r w:rsidR="00B548BF">
        <w:rPr>
          <w:rFonts w:ascii="Helvetica" w:hAnsi="Helvetica"/>
          <w:sz w:val="22"/>
          <w:szCs w:val="22"/>
        </w:rPr>
        <w:instrText xml:space="preserve"> ADDIN EN.CITE &lt;EndNote&gt;&lt;Cite&gt;&lt;Author&gt;Schindler&lt;/Author&gt;&lt;Year&gt;2010&lt;/Year&gt;&lt;RecNum&gt;8328&lt;/RecNum&gt;&lt;DisplayText&gt;(Schindler&lt;style face="italic"&gt; et al.&lt;/style&gt; 2010)&lt;/DisplayText&gt;&lt;record&gt;&lt;rec-number&gt;8328&lt;/rec-number&gt;&lt;foreign-keys&gt;&lt;key app="EN" db-id="dsrza9wtbra05fevxvw5svf8d0a9a0ptptvp" timestamp="1490645965"&gt;8328&lt;/key&gt;&lt;/foreign-keys&gt;&lt;ref-type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Pr="005516A9">
        <w:rPr>
          <w:rFonts w:ascii="Helvetica" w:hAnsi="Helvetica"/>
          <w:sz w:val="22"/>
          <w:szCs w:val="22"/>
        </w:rPr>
        <w:fldChar w:fldCharType="separate"/>
      </w:r>
      <w:r w:rsidR="00B548BF">
        <w:rPr>
          <w:rFonts w:ascii="Helvetica" w:hAnsi="Helvetica"/>
          <w:noProof/>
          <w:sz w:val="22"/>
          <w:szCs w:val="22"/>
        </w:rPr>
        <w:t>(Schindler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2010)</w:t>
      </w:r>
      <w:r w:rsidRPr="005516A9">
        <w:rPr>
          <w:rFonts w:ascii="Helvetica" w:hAnsi="Helvetica"/>
          <w:sz w:val="22"/>
          <w:szCs w:val="22"/>
        </w:rPr>
        <w:fldChar w:fldCharType="end"/>
      </w:r>
      <w:r>
        <w:rPr>
          <w:rFonts w:ascii="Helvetica" w:hAnsi="Helvetica"/>
          <w:sz w:val="22"/>
          <w:szCs w:val="22"/>
        </w:rPr>
        <w:t>. U</w:t>
      </w:r>
      <w:r w:rsidRPr="005516A9">
        <w:rPr>
          <w:rFonts w:ascii="Helvetica" w:hAnsi="Helvetica"/>
          <w:sz w:val="22"/>
          <w:szCs w:val="22"/>
        </w:rPr>
        <w:t>ncertainty about the location of a threshold presents challenges</w:t>
      </w:r>
      <w:r>
        <w:rPr>
          <w:rFonts w:ascii="Helvetica" w:hAnsi="Helvetica"/>
          <w:sz w:val="22"/>
          <w:szCs w:val="22"/>
        </w:rPr>
        <w:t>,</w:t>
      </w:r>
      <w:r w:rsidRPr="005516A9">
        <w:rPr>
          <w:rFonts w:ascii="Helvetica" w:hAnsi="Helvetica"/>
          <w:sz w:val="22"/>
          <w:szCs w:val="22"/>
        </w:rPr>
        <w:t xml:space="preserve"> particularly in the face of global change, where the strength and location of thresholds may well change. We do not address uncertainty in the location of the tipping point</w:t>
      </w:r>
      <w:r w:rsidR="00DB4CE5">
        <w:rPr>
          <w:rFonts w:ascii="Helvetica" w:hAnsi="Helvetica"/>
          <w:sz w:val="22"/>
          <w:szCs w:val="22"/>
        </w:rPr>
        <w:t xml:space="preserve"> in our models</w:t>
      </w:r>
      <w:r w:rsidRPr="005516A9">
        <w:rPr>
          <w:rFonts w:ascii="Helvetica" w:hAnsi="Helvetica"/>
          <w:sz w:val="22"/>
          <w:szCs w:val="22"/>
        </w:rPr>
        <w:t xml:space="preserve">; however, gaining greater certainty about the location of a tipping point can be achieved through adaptive management </w:t>
      </w:r>
      <w:r w:rsidRPr="005516A9">
        <w:rPr>
          <w:rFonts w:ascii="Helvetica" w:hAnsi="Helvetica"/>
          <w:sz w:val="22"/>
          <w:szCs w:val="22"/>
        </w:rPr>
        <w:fldChar w:fldCharType="begin"/>
      </w:r>
      <w:r w:rsidR="00B548BF">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5516A9">
        <w:rPr>
          <w:rFonts w:ascii="Helvetica" w:hAnsi="Helvetica"/>
          <w:sz w:val="22"/>
          <w:szCs w:val="22"/>
        </w:rPr>
        <w:fldChar w:fldCharType="separate"/>
      </w:r>
      <w:r w:rsidR="00B548BF">
        <w:rPr>
          <w:rFonts w:ascii="Helvetica" w:hAnsi="Helvetica"/>
          <w:noProof/>
          <w:sz w:val="22"/>
          <w:szCs w:val="22"/>
        </w:rPr>
        <w:t>(Cinner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2009)</w:t>
      </w:r>
      <w:r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w:t>
      </w:r>
      <w:r w:rsidR="00BB5495" w:rsidRPr="00BB5495">
        <w:t xml:space="preserve"> </w:t>
      </w:r>
      <w:r w:rsidR="009068EB">
        <w:rPr>
          <w:rFonts w:ascii="Helvetica" w:hAnsi="Helvetica"/>
          <w:sz w:val="22"/>
          <w:szCs w:val="22"/>
        </w:rPr>
        <w:fldChar w:fldCharType="begin"/>
      </w:r>
      <w:r w:rsidR="009068EB">
        <w:rPr>
          <w:rFonts w:ascii="Helvetica" w:hAnsi="Helvetica"/>
          <w:sz w:val="22"/>
          <w:szCs w:val="22"/>
        </w:rPr>
        <w:instrText xml:space="preserve"> ADDIN EN.CITE &lt;EndNote&gt;&lt;Cite ExcludeAuth="1"&gt;&lt;Author&gt;Boettiger&lt;/Author&gt;&lt;Year&gt;2015&lt;/Year&gt;&lt;RecNum&gt;8459&lt;/RecNum&gt;&lt;DisplayText&gt;(2015)&lt;/DisplayText&gt;&lt;record&gt;&lt;rec-number&gt;8459&lt;/rec-number&gt;&lt;foreign-keys&gt;&lt;key app="EN" db-id="dsrza9wtbra05fevxvw5svf8d0a9a0ptptvp" timestamp="1490828540"&gt;8459&lt;/key&gt;&lt;/foreign-keys&gt;&lt;ref-type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9068EB">
        <w:rPr>
          <w:rFonts w:ascii="Helvetica" w:hAnsi="Helvetica"/>
          <w:sz w:val="22"/>
          <w:szCs w:val="22"/>
        </w:rPr>
        <w:fldChar w:fldCharType="separate"/>
      </w:r>
      <w:r w:rsidR="009068EB">
        <w:rPr>
          <w:rFonts w:ascii="Helvetica" w:hAnsi="Helvetica"/>
          <w:noProof/>
          <w:sz w:val="22"/>
          <w:szCs w:val="22"/>
        </w:rPr>
        <w:t>(2015)</w:t>
      </w:r>
      <w:r w:rsidR="009068EB">
        <w:rPr>
          <w:rFonts w:ascii="Helvetica" w:hAnsi="Helvetica"/>
          <w:sz w:val="22"/>
          <w:szCs w:val="22"/>
        </w:rPr>
        <w:fldChar w:fldCharType="end"/>
      </w:r>
      <w:r w:rsidR="00BB5495">
        <w:rPr>
          <w:rFonts w:ascii="Helvetica" w:hAnsi="Helvetica"/>
          <w:sz w:val="22"/>
          <w:szCs w:val="22"/>
        </w:rPr>
        <w:t xml:space="preserve"> </w:t>
      </w:r>
      <w:r w:rsidRPr="00A96D69">
        <w:rPr>
          <w:rFonts w:ascii="Helvetica" w:hAnsi="Helvetica"/>
          <w:sz w:val="22"/>
          <w:szCs w:val="22"/>
        </w:rPr>
        <w:t>recently described how Gaussian process stochastic dynamic programming</w:t>
      </w:r>
      <w:ins w:id="39" w:author="Timothy Essington" w:date="2017-04-17T14:22:00Z">
        <w:r w:rsidR="00CB5799">
          <w:rPr>
            <w:rFonts w:ascii="Helvetica" w:hAnsi="Helvetica"/>
            <w:sz w:val="22"/>
            <w:szCs w:val="22"/>
          </w:rPr>
          <w:t xml:space="preserve">, which makes few structural assumptions about population production functions, </w:t>
        </w:r>
      </w:ins>
      <w:del w:id="40" w:author="Timothy Essington" w:date="2017-04-17T14:22:00Z">
        <w:r w:rsidRPr="00A96D69" w:rsidDel="00CB5799">
          <w:rPr>
            <w:rFonts w:ascii="Helvetica" w:hAnsi="Helvetica"/>
            <w:sz w:val="22"/>
            <w:szCs w:val="22"/>
          </w:rPr>
          <w:delText xml:space="preserve"> </w:delText>
        </w:r>
      </w:del>
      <w:r w:rsidRPr="00A96D69">
        <w:rPr>
          <w:rFonts w:ascii="Helvetica" w:hAnsi="Helvetica"/>
          <w:sz w:val="22"/>
          <w:szCs w:val="22"/>
        </w:rPr>
        <w:t xml:space="preserve">can allow managers </w:t>
      </w:r>
      <w:r w:rsidR="00DB4CE5">
        <w:rPr>
          <w:rFonts w:ascii="Helvetica" w:hAnsi="Helvetica"/>
          <w:sz w:val="22"/>
          <w:szCs w:val="22"/>
        </w:rPr>
        <w:t xml:space="preserve">the </w:t>
      </w:r>
      <w:r w:rsidRPr="00A96D69">
        <w:rPr>
          <w:rFonts w:ascii="Helvetica" w:hAnsi="Helvetica"/>
          <w:sz w:val="22"/>
          <w:szCs w:val="22"/>
        </w:rPr>
        <w:t>opportunit</w:t>
      </w:r>
      <w:r w:rsidR="00DB4CE5">
        <w:rPr>
          <w:rFonts w:ascii="Helvetica" w:hAnsi="Helvetica"/>
          <w:sz w:val="22"/>
          <w:szCs w:val="22"/>
        </w:rPr>
        <w:t>y</w:t>
      </w:r>
      <w:ins w:id="41" w:author="Timothy Essington" w:date="2017-04-17T14:22:00Z">
        <w:r w:rsidR="00CB5799">
          <w:rPr>
            <w:rFonts w:ascii="Helvetica" w:hAnsi="Helvetica"/>
            <w:sz w:val="22"/>
            <w:szCs w:val="22"/>
          </w:rPr>
          <w:t xml:space="preserve"> make decisions in light of uncertainty in </w:t>
        </w:r>
      </w:ins>
      <w:del w:id="42" w:author="Timothy Essington" w:date="2017-04-17T14:22:00Z">
        <w:r w:rsidRPr="00A96D69" w:rsidDel="00CB5799">
          <w:rPr>
            <w:rFonts w:ascii="Helvetica" w:hAnsi="Helvetica"/>
            <w:sz w:val="22"/>
            <w:szCs w:val="22"/>
          </w:rPr>
          <w:delText xml:space="preserve"> to learn more about </w:delText>
        </w:r>
      </w:del>
      <w:r w:rsidRPr="00A96D69">
        <w:rPr>
          <w:rFonts w:ascii="Helvetica" w:hAnsi="Helvetica"/>
          <w:sz w:val="22"/>
          <w:szCs w:val="22"/>
        </w:rPr>
        <w:t>threshold locations.</w:t>
      </w:r>
      <w:r>
        <w:rPr>
          <w:rFonts w:ascii="Helvetica" w:hAnsi="Helvetica"/>
          <w:sz w:val="22"/>
          <w:szCs w:val="22"/>
        </w:rPr>
        <w:t xml:space="preserve"> However, even with </w:t>
      </w:r>
      <w:r w:rsidRPr="00A96D69">
        <w:rPr>
          <w:rFonts w:ascii="Helvetica" w:hAnsi="Helvetica"/>
          <w:sz w:val="22"/>
          <w:szCs w:val="22"/>
        </w:rPr>
        <w:t xml:space="preserve">better monitoring </w:t>
      </w:r>
      <w:r>
        <w:rPr>
          <w:rFonts w:ascii="Helvetica" w:hAnsi="Helvetica"/>
          <w:sz w:val="22"/>
          <w:szCs w:val="22"/>
        </w:rPr>
        <w:t>and analysis,</w:t>
      </w:r>
      <w:r w:rsidRPr="00A96D69">
        <w:rPr>
          <w:rFonts w:ascii="Helvetica" w:hAnsi="Helvetica"/>
          <w:sz w:val="22"/>
          <w:szCs w:val="22"/>
        </w:rPr>
        <w:t xml:space="preserve"> </w:t>
      </w:r>
      <w:r>
        <w:rPr>
          <w:rFonts w:ascii="Helvetica" w:hAnsi="Helvetica"/>
          <w:sz w:val="22"/>
          <w:szCs w:val="22"/>
        </w:rPr>
        <w:t>some</w:t>
      </w:r>
      <w:r w:rsidRPr="00A96D69">
        <w:rPr>
          <w:rFonts w:ascii="Helvetica" w:hAnsi="Helvetica"/>
          <w:sz w:val="22"/>
          <w:szCs w:val="22"/>
        </w:rPr>
        <w:t xml:space="preserve"> uncertainty </w:t>
      </w:r>
      <w:r>
        <w:rPr>
          <w:rFonts w:ascii="Helvetica" w:hAnsi="Helvetica"/>
          <w:sz w:val="22"/>
          <w:szCs w:val="22"/>
        </w:rPr>
        <w:t>is</w:t>
      </w:r>
      <w:r w:rsidRPr="00A96D69">
        <w:rPr>
          <w:rFonts w:ascii="Helvetica" w:hAnsi="Helvetica"/>
          <w:sz w:val="22"/>
          <w:szCs w:val="22"/>
        </w:rPr>
        <w:t xml:space="preserve"> irreducible </w:t>
      </w:r>
      <w:r w:rsidRPr="00A96D69">
        <w:rPr>
          <w:rFonts w:ascii="Helvetica" w:hAnsi="Helvetica"/>
          <w:sz w:val="22"/>
          <w:szCs w:val="22"/>
        </w:rPr>
        <w:fldChar w:fldCharType="begin"/>
      </w:r>
      <w:r w:rsidR="00B548BF">
        <w:rPr>
          <w:rFonts w:ascii="Helvetica" w:hAnsi="Helvetica"/>
          <w:sz w:val="22"/>
          <w:szCs w:val="22"/>
        </w:rPr>
        <w:instrText xml:space="preserve"> ADDIN EN.CITE &lt;EndNote&gt;&lt;Cite&gt;&lt;Author&gt;Schindler&lt;/Author&gt;&lt;Year&gt;2010&lt;/Year&gt;&lt;RecNum&gt;8328&lt;/RecNum&gt;&lt;DisplayText&gt;(Schindler&lt;style face="italic"&gt; et al.&lt;/style&gt; 2010)&lt;/DisplayText&gt;&lt;record&gt;&lt;rec-number&gt;8328&lt;/rec-number&gt;&lt;foreign-keys&gt;&lt;key app="EN" db-id="dsrza9wtbra05fevxvw5svf8d0a9a0ptptvp" timestamp="1490645965"&gt;8328&lt;/key&gt;&lt;/foreign-keys&gt;&lt;ref-type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Pr="00A96D69">
        <w:rPr>
          <w:rFonts w:ascii="Helvetica" w:hAnsi="Helvetica"/>
          <w:sz w:val="22"/>
          <w:szCs w:val="22"/>
        </w:rPr>
        <w:fldChar w:fldCharType="separate"/>
      </w:r>
      <w:r w:rsidR="00B548BF">
        <w:rPr>
          <w:rFonts w:ascii="Helvetica" w:hAnsi="Helvetica"/>
          <w:noProof/>
          <w:sz w:val="22"/>
          <w:szCs w:val="22"/>
        </w:rPr>
        <w:t>(Schindler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2010)</w:t>
      </w:r>
      <w:r w:rsidRPr="00A96D69">
        <w:rPr>
          <w:rFonts w:ascii="Helvetica" w:hAnsi="Helvetica"/>
          <w:sz w:val="22"/>
          <w:szCs w:val="22"/>
        </w:rPr>
        <w:fldChar w:fldCharType="end"/>
      </w:r>
      <w:r>
        <w:rPr>
          <w:rFonts w:ascii="Helvetica" w:hAnsi="Helvetica"/>
          <w:sz w:val="22"/>
          <w:szCs w:val="22"/>
        </w:rPr>
        <w:t>.</w:t>
      </w:r>
    </w:p>
    <w:p w14:paraId="48E4FCDD" w14:textId="4AA49D54" w:rsidR="007E6EA2" w:rsidRDefault="00EE4CEA" w:rsidP="00032BBC">
      <w:pPr>
        <w:ind w:firstLine="720"/>
        <w:rPr>
          <w:rFonts w:ascii="Helvetica" w:hAnsi="Helvetica"/>
          <w:sz w:val="22"/>
          <w:szCs w:val="22"/>
        </w:rPr>
      </w:pPr>
      <w:r w:rsidRPr="009A32AC">
        <w:rPr>
          <w:rFonts w:ascii="Helvetica" w:hAnsi="Helvetica"/>
          <w:sz w:val="22"/>
          <w:szCs w:val="22"/>
        </w:rPr>
        <w:t xml:space="preserve">Our model is heuristic in its evaluation of monitoring in the presence of </w:t>
      </w:r>
      <w:r w:rsidR="00131216">
        <w:rPr>
          <w:rFonts w:ascii="Helvetica" w:hAnsi="Helvetica"/>
          <w:sz w:val="22"/>
          <w:szCs w:val="22"/>
        </w:rPr>
        <w:t xml:space="preserve">tipping points and </w:t>
      </w:r>
      <w:r w:rsidR="00131216" w:rsidRPr="00E96363">
        <w:rPr>
          <w:rFonts w:ascii="Helvetica" w:hAnsi="Helvetica"/>
          <w:sz w:val="22"/>
          <w:szCs w:val="22"/>
        </w:rPr>
        <w:t>limit reference point</w:t>
      </w:r>
      <w:r w:rsidR="00131216">
        <w:rPr>
          <w:rFonts w:ascii="Helvetica" w:hAnsi="Helvetica"/>
          <w:sz w:val="22"/>
          <w:szCs w:val="22"/>
        </w:rPr>
        <w:t>s</w:t>
      </w:r>
      <w:r w:rsidRPr="009A32AC">
        <w:rPr>
          <w:rFonts w:ascii="Helvetica" w:hAnsi="Helvetica"/>
          <w:sz w:val="22"/>
          <w:szCs w:val="22"/>
        </w:rPr>
        <w:t xml:space="preserve">. </w:t>
      </w:r>
      <w:r>
        <w:rPr>
          <w:rFonts w:ascii="Helvetica" w:hAnsi="Helvetica"/>
          <w:sz w:val="22"/>
          <w:szCs w:val="22"/>
        </w:rPr>
        <w:t xml:space="preserve">However, </w:t>
      </w:r>
      <w:r w:rsidR="006049ED">
        <w:rPr>
          <w:rFonts w:ascii="Helvetica" w:hAnsi="Helvetica"/>
          <w:sz w:val="22"/>
          <w:szCs w:val="22"/>
        </w:rPr>
        <w:t xml:space="preserve">the </w:t>
      </w:r>
      <w:r>
        <w:rPr>
          <w:rFonts w:ascii="Helvetica" w:hAnsi="Helvetica"/>
          <w:sz w:val="22"/>
          <w:szCs w:val="22"/>
        </w:rPr>
        <w:t xml:space="preserve">results are broadly applicable to systems where a tipping point does not exist but a </w:t>
      </w:r>
      <w:r w:rsidR="00131216" w:rsidRPr="00E96363">
        <w:rPr>
          <w:rFonts w:ascii="Helvetica" w:hAnsi="Helvetica"/>
          <w:sz w:val="22"/>
          <w:szCs w:val="22"/>
        </w:rPr>
        <w:t>limit reference point</w:t>
      </w:r>
      <w:r w:rsidR="00131216">
        <w:rPr>
          <w:rFonts w:ascii="Helvetica" w:hAnsi="Helvetica"/>
          <w:sz w:val="22"/>
          <w:szCs w:val="22"/>
        </w:rPr>
        <w:t xml:space="preserve"> </w:t>
      </w:r>
      <w:r>
        <w:rPr>
          <w:rFonts w:ascii="Helvetica" w:hAnsi="Helvetica"/>
          <w:sz w:val="22"/>
          <w:szCs w:val="22"/>
        </w:rPr>
        <w:t xml:space="preserve">does. Indeed, our model </w:t>
      </w:r>
      <w:r w:rsidR="006049ED">
        <w:rPr>
          <w:rFonts w:ascii="Helvetica" w:hAnsi="Helvetica"/>
          <w:sz w:val="22"/>
          <w:szCs w:val="22"/>
        </w:rPr>
        <w:t>demonstrates</w:t>
      </w:r>
      <w:r>
        <w:rPr>
          <w:rFonts w:ascii="Helvetica" w:hAnsi="Helvetica"/>
          <w:sz w:val="22"/>
          <w:szCs w:val="22"/>
        </w:rPr>
        <w:t xml:space="preserve"> the increasing importance of monitoring information as a system approaches a </w:t>
      </w:r>
      <w:r w:rsidR="00131216" w:rsidRPr="00E96363">
        <w:rPr>
          <w:rFonts w:ascii="Helvetica" w:hAnsi="Helvetica"/>
          <w:sz w:val="22"/>
          <w:szCs w:val="22"/>
        </w:rPr>
        <w:t>limit reference point</w:t>
      </w:r>
      <w:r>
        <w:rPr>
          <w:rFonts w:ascii="Helvetica" w:hAnsi="Helvetica"/>
          <w:sz w:val="22"/>
          <w:szCs w:val="22"/>
        </w:rPr>
        <w:t xml:space="preserve">. </w:t>
      </w:r>
    </w:p>
    <w:p w14:paraId="51C16C50" w14:textId="323D6A16" w:rsidR="00342681" w:rsidRDefault="00342681" w:rsidP="00032BBC">
      <w:pPr>
        <w:ind w:firstLine="720"/>
        <w:rPr>
          <w:rFonts w:ascii="Helvetica" w:hAnsi="Helvetica"/>
          <w:sz w:val="22"/>
          <w:szCs w:val="22"/>
        </w:rPr>
      </w:pPr>
    </w:p>
    <w:p w14:paraId="04652470" w14:textId="37339B54" w:rsidR="00342681" w:rsidRDefault="00342681" w:rsidP="00342681">
      <w:pPr>
        <w:widowControl w:val="0"/>
        <w:autoSpaceDE w:val="0"/>
        <w:autoSpaceDN w:val="0"/>
        <w:adjustRightInd w:val="0"/>
        <w:rPr>
          <w:rFonts w:ascii="Helvetica" w:hAnsi="Helvetica"/>
          <w:i/>
          <w:sz w:val="22"/>
          <w:szCs w:val="22"/>
        </w:rPr>
      </w:pPr>
      <w:r>
        <w:rPr>
          <w:rFonts w:ascii="Helvetica" w:hAnsi="Helvetica"/>
          <w:i/>
          <w:sz w:val="22"/>
          <w:szCs w:val="22"/>
        </w:rPr>
        <w:lastRenderedPageBreak/>
        <w:t>Conclusion</w:t>
      </w:r>
    </w:p>
    <w:p w14:paraId="5F852485" w14:textId="77777777" w:rsidR="00DB4CE5" w:rsidRPr="00342681" w:rsidRDefault="00DB4CE5" w:rsidP="00342681">
      <w:pPr>
        <w:widowControl w:val="0"/>
        <w:autoSpaceDE w:val="0"/>
        <w:autoSpaceDN w:val="0"/>
        <w:adjustRightInd w:val="0"/>
        <w:rPr>
          <w:rFonts w:ascii="Helvetica" w:hAnsi="Helvetica"/>
          <w:i/>
          <w:sz w:val="22"/>
          <w:szCs w:val="22"/>
        </w:rPr>
      </w:pPr>
    </w:p>
    <w:p w14:paraId="276F0B71" w14:textId="2371158C" w:rsidR="00CC1E16" w:rsidRDefault="00E3695A" w:rsidP="001838F7">
      <w:pPr>
        <w:ind w:firstLine="720"/>
        <w:rPr>
          <w:rFonts w:ascii="Helvetica" w:hAnsi="Helvetica" w:cs="Helvetica Neue"/>
          <w:sz w:val="22"/>
          <w:szCs w:val="22"/>
        </w:rPr>
      </w:pPr>
      <w:r w:rsidRPr="00E3695A">
        <w:rPr>
          <w:rFonts w:ascii="Helvetica" w:hAnsi="Helvetica" w:cs="Helvetica Neue"/>
          <w:sz w:val="22"/>
          <w:szCs w:val="22"/>
        </w:rPr>
        <w:t xml:space="preserve">Mangers, policy makers, and stakeholders will all likely benefit from purposeful connections between monitoring effort and the state of the system. Yet, this will be difficult given </w:t>
      </w:r>
      <w:r w:rsidR="001F0A49">
        <w:rPr>
          <w:rFonts w:ascii="Helvetica" w:hAnsi="Helvetica" w:cs="Helvetica Neue"/>
          <w:sz w:val="22"/>
          <w:szCs w:val="22"/>
        </w:rPr>
        <w:t xml:space="preserve">the inherent </w:t>
      </w:r>
      <w:r w:rsidRPr="00E3695A">
        <w:rPr>
          <w:rFonts w:ascii="Helvetica" w:hAnsi="Helvetica" w:cs="Helvetica Neue"/>
          <w:sz w:val="22"/>
          <w:szCs w:val="22"/>
        </w:rPr>
        <w:t>limitations in as</w:t>
      </w:r>
      <w:r w:rsidR="00F141EE">
        <w:rPr>
          <w:rFonts w:ascii="Helvetica" w:hAnsi="Helvetica" w:cs="Helvetica Neue"/>
          <w:sz w:val="22"/>
          <w:szCs w:val="22"/>
        </w:rPr>
        <w:t xml:space="preserve">sessing the state of the system and because </w:t>
      </w:r>
      <w:r w:rsidRPr="00E3695A">
        <w:rPr>
          <w:rFonts w:ascii="Helvetica" w:hAnsi="Helvetica" w:cs="Helvetica Neue"/>
          <w:sz w:val="22"/>
          <w:szCs w:val="22"/>
        </w:rPr>
        <w:t xml:space="preserve">we don’t always </w:t>
      </w:r>
      <w:r w:rsidR="00F141EE">
        <w:rPr>
          <w:rFonts w:ascii="Helvetica" w:hAnsi="Helvetica" w:cs="Helvetica Neue"/>
          <w:sz w:val="22"/>
          <w:szCs w:val="22"/>
        </w:rPr>
        <w:t xml:space="preserve">know </w:t>
      </w:r>
      <w:r w:rsidR="001F0A49">
        <w:rPr>
          <w:rFonts w:ascii="Helvetica" w:hAnsi="Helvetica" w:cs="Helvetica Neue"/>
          <w:sz w:val="22"/>
          <w:szCs w:val="22"/>
        </w:rPr>
        <w:t xml:space="preserve">the location of </w:t>
      </w:r>
      <w:r w:rsidR="00F141EE">
        <w:rPr>
          <w:rFonts w:ascii="Helvetica" w:hAnsi="Helvetica" w:cs="Helvetica Neue"/>
          <w:sz w:val="22"/>
          <w:szCs w:val="22"/>
        </w:rPr>
        <w:t xml:space="preserve">tipping points. Additional difficulties emerge because of misaligned </w:t>
      </w:r>
      <w:r w:rsidRPr="00E3695A">
        <w:rPr>
          <w:rFonts w:ascii="Helvetica" w:hAnsi="Helvetica" w:cs="Helvetica Neue"/>
          <w:sz w:val="22"/>
          <w:szCs w:val="22"/>
        </w:rPr>
        <w:t xml:space="preserve">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r w:rsidR="00822189">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F96C52F" w14:textId="77777777" w:rsidR="00CC1E16" w:rsidRDefault="00CC1E16" w:rsidP="001838F7">
      <w:pPr>
        <w:ind w:firstLine="720"/>
        <w:rPr>
          <w:rFonts w:ascii="Helvetica" w:hAnsi="Helvetica" w:cs="Helvetica Neue"/>
          <w:sz w:val="22"/>
          <w:szCs w:val="22"/>
        </w:rPr>
      </w:pPr>
    </w:p>
    <w:p w14:paraId="46A35327" w14:textId="6A16A472" w:rsidR="00C1536D" w:rsidRPr="00957F1F" w:rsidRDefault="007C7982" w:rsidP="00A25BC3">
      <w:pPr>
        <w:rPr>
          <w:rFonts w:ascii="Helvetica" w:hAnsi="Helvetica" w:cs="Times New Roman"/>
          <w:b/>
          <w:sz w:val="22"/>
          <w:szCs w:val="22"/>
        </w:rPr>
      </w:pPr>
      <w:r>
        <w:rPr>
          <w:rFonts w:ascii="Helvetica" w:hAnsi="Helvetica" w:cs="Times New Roman"/>
          <w:b/>
          <w:sz w:val="22"/>
          <w:szCs w:val="22"/>
        </w:rPr>
        <w:br w:type="page"/>
      </w:r>
    </w:p>
    <w:p w14:paraId="02B9CF32"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2D4E6457" w14:textId="511986D2"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w:t>
      </w:r>
      <w:r w:rsidR="00D72220">
        <w:rPr>
          <w:rFonts w:ascii="Helvetica" w:hAnsi="Helvetica"/>
          <w:sz w:val="22"/>
          <w:szCs w:val="22"/>
        </w:rPr>
        <w:t xml:space="preserve">M. Gladwell, </w:t>
      </w:r>
      <w:r w:rsidRPr="00957F1F">
        <w:rPr>
          <w:rFonts w:ascii="Helvetica" w:hAnsi="Helvetica"/>
          <w:sz w:val="22"/>
          <w:szCs w:val="22"/>
        </w:rPr>
        <w:t xml:space="preserve">and colleagues at the NWFSC for valuable feedback and advice. </w:t>
      </w:r>
    </w:p>
    <w:p w14:paraId="336C39C5" w14:textId="77777777" w:rsidR="007522A9" w:rsidRPr="00957F1F" w:rsidRDefault="007522A9" w:rsidP="002D7AB2">
      <w:pPr>
        <w:rPr>
          <w:rFonts w:ascii="Helvetica" w:hAnsi="Helvetica"/>
          <w:b/>
          <w:sz w:val="22"/>
          <w:szCs w:val="22"/>
        </w:rPr>
      </w:pPr>
    </w:p>
    <w:p w14:paraId="59F1151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24BAB5CA" w14:textId="77777777" w:rsidR="005255D6" w:rsidRPr="005255D6" w:rsidRDefault="006C170D" w:rsidP="005255D6">
      <w:pPr>
        <w:pStyle w:val="EndNoteBibliography"/>
        <w:ind w:left="720" w:hanging="720"/>
        <w:rPr>
          <w:noProof/>
        </w:rPr>
      </w:pPr>
      <w:r>
        <w:fldChar w:fldCharType="begin"/>
      </w:r>
      <w:r w:rsidR="00D106C7">
        <w:instrText xml:space="preserve"> ADDIN EN.REFLIST </w:instrText>
      </w:r>
      <w:r>
        <w:fldChar w:fldCharType="separate"/>
      </w:r>
      <w:r w:rsidR="005255D6" w:rsidRPr="005255D6">
        <w:rPr>
          <w:noProof/>
        </w:rPr>
        <w:t>1.</w:t>
      </w:r>
    </w:p>
    <w:p w14:paraId="146B57BE" w14:textId="77777777" w:rsidR="005255D6" w:rsidRPr="005255D6" w:rsidRDefault="005255D6" w:rsidP="005255D6">
      <w:pPr>
        <w:pStyle w:val="EndNoteBibliography"/>
        <w:ind w:left="720" w:hanging="720"/>
        <w:rPr>
          <w:noProof/>
        </w:rPr>
      </w:pPr>
      <w:r w:rsidRPr="005255D6">
        <w:rPr>
          <w:noProof/>
        </w:rPr>
        <w:t xml:space="preserve">Boettiger, C., Mangel, M. &amp; Munch, S. (2015). Avoiding tipping points in fisheries management through Gaussian process dynamic programming. </w:t>
      </w:r>
      <w:r w:rsidRPr="005255D6">
        <w:rPr>
          <w:i/>
          <w:noProof/>
        </w:rPr>
        <w:t>Proceedings of the Royal Society of London B: Biological Sciences</w:t>
      </w:r>
      <w:r w:rsidRPr="005255D6">
        <w:rPr>
          <w:noProof/>
        </w:rPr>
        <w:t>, 282, 20141631.</w:t>
      </w:r>
    </w:p>
    <w:p w14:paraId="47D157A5" w14:textId="77777777" w:rsidR="005255D6" w:rsidRPr="005255D6" w:rsidRDefault="005255D6" w:rsidP="005255D6">
      <w:pPr>
        <w:pStyle w:val="EndNoteBibliography"/>
        <w:ind w:left="720" w:hanging="720"/>
        <w:rPr>
          <w:noProof/>
        </w:rPr>
      </w:pPr>
      <w:r w:rsidRPr="005255D6">
        <w:rPr>
          <w:noProof/>
        </w:rPr>
        <w:t>2.</w:t>
      </w:r>
    </w:p>
    <w:p w14:paraId="624220CE" w14:textId="77777777" w:rsidR="005255D6" w:rsidRPr="005255D6" w:rsidRDefault="005255D6" w:rsidP="005255D6">
      <w:pPr>
        <w:pStyle w:val="EndNoteBibliography"/>
        <w:ind w:left="720" w:hanging="720"/>
        <w:rPr>
          <w:noProof/>
        </w:rPr>
      </w:pPr>
      <w:r w:rsidRPr="005255D6">
        <w:rPr>
          <w:noProof/>
        </w:rPr>
        <w:t xml:space="preserve">Bunnefeld, N., Hoshino, E. &amp; Milner-Gulland, E.J. (2011). Management strategy evaluation: a powerful tool for conservation? </w:t>
      </w:r>
      <w:r w:rsidRPr="005255D6">
        <w:rPr>
          <w:i/>
          <w:noProof/>
        </w:rPr>
        <w:t>Trends in ecology &amp; evolution</w:t>
      </w:r>
      <w:r w:rsidRPr="005255D6">
        <w:rPr>
          <w:noProof/>
        </w:rPr>
        <w:t>, 26, 441-447.</w:t>
      </w:r>
    </w:p>
    <w:p w14:paraId="5205B270" w14:textId="77777777" w:rsidR="005255D6" w:rsidRPr="005255D6" w:rsidRDefault="005255D6" w:rsidP="005255D6">
      <w:pPr>
        <w:pStyle w:val="EndNoteBibliography"/>
        <w:ind w:left="720" w:hanging="720"/>
        <w:rPr>
          <w:noProof/>
        </w:rPr>
      </w:pPr>
      <w:r w:rsidRPr="005255D6">
        <w:rPr>
          <w:noProof/>
        </w:rPr>
        <w:t>3.</w:t>
      </w:r>
    </w:p>
    <w:p w14:paraId="0A7606E4" w14:textId="77777777" w:rsidR="005255D6" w:rsidRPr="005255D6" w:rsidRDefault="005255D6" w:rsidP="005255D6">
      <w:pPr>
        <w:pStyle w:val="EndNoteBibliography"/>
        <w:ind w:left="720" w:hanging="720"/>
        <w:rPr>
          <w:noProof/>
        </w:rPr>
      </w:pPr>
      <w:r w:rsidRPr="005255D6">
        <w:rPr>
          <w:noProof/>
        </w:rPr>
        <w:t xml:space="preserve">Chadès, I., McDonald-Madden, E., McCarthy, M.A., Wintle, B., Linkie, M. &amp; Possingham, H.P. (2008). When to stop managing or surveying cryptic threatened species. </w:t>
      </w:r>
      <w:r w:rsidRPr="005255D6">
        <w:rPr>
          <w:i/>
          <w:noProof/>
        </w:rPr>
        <w:t>Proceedings of the National Academy of Sciences</w:t>
      </w:r>
      <w:r w:rsidRPr="005255D6">
        <w:rPr>
          <w:noProof/>
        </w:rPr>
        <w:t>, 105, 13936-13940.</w:t>
      </w:r>
    </w:p>
    <w:p w14:paraId="41EFAC3C" w14:textId="77777777" w:rsidR="005255D6" w:rsidRPr="005255D6" w:rsidRDefault="005255D6" w:rsidP="005255D6">
      <w:pPr>
        <w:pStyle w:val="EndNoteBibliography"/>
        <w:ind w:left="720" w:hanging="720"/>
        <w:rPr>
          <w:noProof/>
        </w:rPr>
      </w:pPr>
      <w:r w:rsidRPr="005255D6">
        <w:rPr>
          <w:noProof/>
        </w:rPr>
        <w:t>4.</w:t>
      </w:r>
    </w:p>
    <w:p w14:paraId="045831CB" w14:textId="77777777" w:rsidR="005255D6" w:rsidRPr="005255D6" w:rsidRDefault="005255D6" w:rsidP="005255D6">
      <w:pPr>
        <w:pStyle w:val="EndNoteBibliography"/>
        <w:ind w:left="720" w:hanging="720"/>
        <w:rPr>
          <w:noProof/>
        </w:rPr>
      </w:pPr>
      <w:r w:rsidRPr="005255D6">
        <w:rPr>
          <w:noProof/>
        </w:rPr>
        <w:t xml:space="preserve">Choi, J., Frank, K., Petrie, B. &amp; Leggett, W. (2005). Integrated assessment of a large marine ecosystem: a case study of the devolution of the eastern Scotian Shelf, Canada. </w:t>
      </w:r>
      <w:r w:rsidRPr="005255D6">
        <w:rPr>
          <w:i/>
          <w:noProof/>
        </w:rPr>
        <w:t>Oceanography and Marine Biology</w:t>
      </w:r>
      <w:r w:rsidRPr="005255D6">
        <w:rPr>
          <w:noProof/>
        </w:rPr>
        <w:t>, 43, 47.</w:t>
      </w:r>
    </w:p>
    <w:p w14:paraId="732A0ADF" w14:textId="77777777" w:rsidR="005255D6" w:rsidRPr="005255D6" w:rsidRDefault="005255D6" w:rsidP="005255D6">
      <w:pPr>
        <w:pStyle w:val="EndNoteBibliography"/>
        <w:ind w:left="720" w:hanging="720"/>
        <w:rPr>
          <w:noProof/>
        </w:rPr>
      </w:pPr>
      <w:r w:rsidRPr="005255D6">
        <w:rPr>
          <w:noProof/>
        </w:rPr>
        <w:t>5.</w:t>
      </w:r>
    </w:p>
    <w:p w14:paraId="67878A35" w14:textId="77777777" w:rsidR="005255D6" w:rsidRPr="005255D6" w:rsidRDefault="005255D6" w:rsidP="005255D6">
      <w:pPr>
        <w:pStyle w:val="EndNoteBibliography"/>
        <w:ind w:left="720" w:hanging="720"/>
        <w:rPr>
          <w:noProof/>
        </w:rPr>
      </w:pPr>
      <w:r w:rsidRPr="005255D6">
        <w:rPr>
          <w:noProof/>
        </w:rPr>
        <w:t xml:space="preserve">Cinner, J., Daw, T. &amp; McClanahan, T. (2009). Socioeconomic factors that affect artisanal fishers’ readiness to exit a declining fishery. </w:t>
      </w:r>
      <w:r w:rsidRPr="005255D6">
        <w:rPr>
          <w:i/>
          <w:noProof/>
        </w:rPr>
        <w:t>Conservation Biology</w:t>
      </w:r>
      <w:r w:rsidRPr="005255D6">
        <w:rPr>
          <w:noProof/>
        </w:rPr>
        <w:t>, 23, 124-130.</w:t>
      </w:r>
    </w:p>
    <w:p w14:paraId="5960B421" w14:textId="77777777" w:rsidR="005255D6" w:rsidRPr="005255D6" w:rsidRDefault="005255D6" w:rsidP="005255D6">
      <w:pPr>
        <w:pStyle w:val="EndNoteBibliography"/>
        <w:ind w:left="720" w:hanging="720"/>
        <w:rPr>
          <w:noProof/>
        </w:rPr>
      </w:pPr>
      <w:r w:rsidRPr="005255D6">
        <w:rPr>
          <w:noProof/>
        </w:rPr>
        <w:t>6.</w:t>
      </w:r>
    </w:p>
    <w:p w14:paraId="746294FE" w14:textId="77777777" w:rsidR="005255D6" w:rsidRPr="005255D6" w:rsidRDefault="005255D6" w:rsidP="005255D6">
      <w:pPr>
        <w:pStyle w:val="EndNoteBibliography"/>
        <w:ind w:left="720" w:hanging="720"/>
        <w:rPr>
          <w:noProof/>
        </w:rPr>
      </w:pPr>
      <w:r w:rsidRPr="005255D6">
        <w:rPr>
          <w:noProof/>
        </w:rPr>
        <w:t>Cleary, J.S. (2014). Stock assessment and management advice for British Columbia pacific herring: 2013 Status and 2014 forecast. Canadian Science Advisory Science Scretariate.</w:t>
      </w:r>
    </w:p>
    <w:p w14:paraId="2496AB00" w14:textId="77777777" w:rsidR="005255D6" w:rsidRPr="005255D6" w:rsidRDefault="005255D6" w:rsidP="005255D6">
      <w:pPr>
        <w:pStyle w:val="EndNoteBibliography"/>
        <w:ind w:left="720" w:hanging="720"/>
        <w:rPr>
          <w:noProof/>
        </w:rPr>
      </w:pPr>
      <w:r w:rsidRPr="005255D6">
        <w:rPr>
          <w:noProof/>
        </w:rPr>
        <w:t>7.</w:t>
      </w:r>
    </w:p>
    <w:p w14:paraId="45510B9A" w14:textId="77777777" w:rsidR="005255D6" w:rsidRPr="005255D6" w:rsidRDefault="005255D6" w:rsidP="005255D6">
      <w:pPr>
        <w:pStyle w:val="EndNoteBibliography"/>
        <w:ind w:left="720" w:hanging="720"/>
        <w:rPr>
          <w:noProof/>
        </w:rPr>
      </w:pPr>
      <w:r w:rsidRPr="005255D6">
        <w:rPr>
          <w:noProof/>
        </w:rPr>
        <w:t xml:space="preserve">Courchamp, F., Clutton-Brock, T. &amp; Grenfell, B. (1999). Inverse density dependence and the Allee effect. </w:t>
      </w:r>
      <w:r w:rsidRPr="005255D6">
        <w:rPr>
          <w:i/>
          <w:noProof/>
        </w:rPr>
        <w:t>Trends in Ecology &amp; Evolution</w:t>
      </w:r>
      <w:r w:rsidRPr="005255D6">
        <w:rPr>
          <w:noProof/>
        </w:rPr>
        <w:t>, 14, 405-410.</w:t>
      </w:r>
    </w:p>
    <w:p w14:paraId="44A21B9F" w14:textId="77777777" w:rsidR="005255D6" w:rsidRPr="005255D6" w:rsidRDefault="005255D6" w:rsidP="005255D6">
      <w:pPr>
        <w:pStyle w:val="EndNoteBibliography"/>
        <w:ind w:left="720" w:hanging="720"/>
        <w:rPr>
          <w:noProof/>
        </w:rPr>
      </w:pPr>
      <w:r w:rsidRPr="005255D6">
        <w:rPr>
          <w:noProof/>
        </w:rPr>
        <w:t>8.</w:t>
      </w:r>
    </w:p>
    <w:p w14:paraId="47FF8A81" w14:textId="77777777" w:rsidR="005255D6" w:rsidRPr="005255D6" w:rsidRDefault="005255D6" w:rsidP="005255D6">
      <w:pPr>
        <w:pStyle w:val="EndNoteBibliography"/>
        <w:ind w:left="720" w:hanging="720"/>
        <w:rPr>
          <w:noProof/>
        </w:rPr>
      </w:pPr>
      <w:r w:rsidRPr="005255D6">
        <w:rPr>
          <w:noProof/>
        </w:rPr>
        <w:t xml:space="preserve">Cumming, G.S., Southworth, J., Rondon, X.J. &amp; Marsik, M. (2012). Spatial complexity in fragmenting Amazonian rainforests: Do feedbacks from edge effects push forests towards an ecological threshold? </w:t>
      </w:r>
      <w:r w:rsidRPr="005255D6">
        <w:rPr>
          <w:i/>
          <w:noProof/>
        </w:rPr>
        <w:t>Ecological Complexity</w:t>
      </w:r>
      <w:r w:rsidRPr="005255D6">
        <w:rPr>
          <w:noProof/>
        </w:rPr>
        <w:t>, 11, 67-74.</w:t>
      </w:r>
    </w:p>
    <w:p w14:paraId="61B38C43" w14:textId="77777777" w:rsidR="005255D6" w:rsidRPr="005255D6" w:rsidRDefault="005255D6" w:rsidP="005255D6">
      <w:pPr>
        <w:pStyle w:val="EndNoteBibliography"/>
        <w:ind w:left="720" w:hanging="720"/>
        <w:rPr>
          <w:noProof/>
        </w:rPr>
      </w:pPr>
      <w:r w:rsidRPr="005255D6">
        <w:rPr>
          <w:noProof/>
        </w:rPr>
        <w:t>9.</w:t>
      </w:r>
    </w:p>
    <w:p w14:paraId="1226C427" w14:textId="77777777" w:rsidR="005255D6" w:rsidRPr="005255D6" w:rsidRDefault="005255D6" w:rsidP="005255D6">
      <w:pPr>
        <w:pStyle w:val="EndNoteBibliography"/>
        <w:ind w:left="720" w:hanging="720"/>
        <w:rPr>
          <w:noProof/>
        </w:rPr>
      </w:pPr>
      <w:r w:rsidRPr="005255D6">
        <w:rPr>
          <w:noProof/>
        </w:rPr>
        <w:t xml:space="preserve">Hare, S.R. &amp; Mantua, N.J. (2000). Empirical evidence for North Pacific regime shifts in 1977 and 1989. </w:t>
      </w:r>
      <w:r w:rsidRPr="005255D6">
        <w:rPr>
          <w:i/>
          <w:noProof/>
        </w:rPr>
        <w:t>Progress in oceanography</w:t>
      </w:r>
      <w:r w:rsidRPr="005255D6">
        <w:rPr>
          <w:noProof/>
        </w:rPr>
        <w:t>, 47, 103-145.</w:t>
      </w:r>
    </w:p>
    <w:p w14:paraId="4BBF1917" w14:textId="77777777" w:rsidR="005255D6" w:rsidRPr="005255D6" w:rsidRDefault="005255D6" w:rsidP="005255D6">
      <w:pPr>
        <w:pStyle w:val="EndNoteBibliography"/>
        <w:ind w:left="720" w:hanging="720"/>
        <w:rPr>
          <w:noProof/>
        </w:rPr>
      </w:pPr>
      <w:r w:rsidRPr="005255D6">
        <w:rPr>
          <w:noProof/>
        </w:rPr>
        <w:t>10.</w:t>
      </w:r>
    </w:p>
    <w:p w14:paraId="42FD6C68" w14:textId="77777777" w:rsidR="005255D6" w:rsidRPr="005255D6" w:rsidRDefault="005255D6" w:rsidP="005255D6">
      <w:pPr>
        <w:pStyle w:val="EndNoteBibliography"/>
        <w:ind w:left="720" w:hanging="720"/>
        <w:rPr>
          <w:noProof/>
        </w:rPr>
      </w:pPr>
      <w:r w:rsidRPr="005255D6">
        <w:rPr>
          <w:noProof/>
        </w:rPr>
        <w:t xml:space="preserve">Hilborn, R., Maguire, J.-J., Parma, A.M. &amp; Rosenberg, A.A. (2001). The Precautionary Approach and risk management: can they increase the probability of successes in fishery management? </w:t>
      </w:r>
      <w:r w:rsidRPr="005255D6">
        <w:rPr>
          <w:i/>
          <w:noProof/>
        </w:rPr>
        <w:t>Canadian Journal of Fisheries and Aquatic Sciences</w:t>
      </w:r>
      <w:r w:rsidRPr="005255D6">
        <w:rPr>
          <w:noProof/>
        </w:rPr>
        <w:t>, 58, 99-107.</w:t>
      </w:r>
    </w:p>
    <w:p w14:paraId="738BDA37" w14:textId="77777777" w:rsidR="005255D6" w:rsidRPr="005255D6" w:rsidRDefault="005255D6" w:rsidP="005255D6">
      <w:pPr>
        <w:pStyle w:val="EndNoteBibliography"/>
        <w:ind w:left="720" w:hanging="720"/>
        <w:rPr>
          <w:noProof/>
        </w:rPr>
      </w:pPr>
      <w:r w:rsidRPr="005255D6">
        <w:rPr>
          <w:noProof/>
        </w:rPr>
        <w:t>11.</w:t>
      </w:r>
    </w:p>
    <w:p w14:paraId="7263DAA8" w14:textId="77777777" w:rsidR="005255D6" w:rsidRPr="005255D6" w:rsidRDefault="005255D6" w:rsidP="005255D6">
      <w:pPr>
        <w:pStyle w:val="EndNoteBibliography"/>
        <w:ind w:left="720" w:hanging="720"/>
        <w:rPr>
          <w:noProof/>
        </w:rPr>
      </w:pPr>
      <w:r w:rsidRPr="005255D6">
        <w:rPr>
          <w:noProof/>
        </w:rPr>
        <w:t xml:space="preserve">Hölmstrom, B. (1979). Moral hazard and observability. </w:t>
      </w:r>
      <w:r w:rsidRPr="005255D6">
        <w:rPr>
          <w:i/>
          <w:noProof/>
        </w:rPr>
        <w:t>The Bell journal of economics</w:t>
      </w:r>
      <w:r w:rsidRPr="005255D6">
        <w:rPr>
          <w:noProof/>
        </w:rPr>
        <w:t>, 74-91.</w:t>
      </w:r>
    </w:p>
    <w:p w14:paraId="4C6B470D" w14:textId="77777777" w:rsidR="005255D6" w:rsidRPr="005255D6" w:rsidRDefault="005255D6" w:rsidP="005255D6">
      <w:pPr>
        <w:pStyle w:val="EndNoteBibliography"/>
        <w:ind w:left="720" w:hanging="720"/>
        <w:rPr>
          <w:noProof/>
        </w:rPr>
      </w:pPr>
      <w:r w:rsidRPr="005255D6">
        <w:rPr>
          <w:noProof/>
        </w:rPr>
        <w:t>12.</w:t>
      </w:r>
    </w:p>
    <w:p w14:paraId="4D340F36" w14:textId="77777777" w:rsidR="005255D6" w:rsidRPr="005255D6" w:rsidRDefault="005255D6" w:rsidP="005255D6">
      <w:pPr>
        <w:pStyle w:val="EndNoteBibliography"/>
        <w:ind w:left="720" w:hanging="720"/>
        <w:rPr>
          <w:noProof/>
        </w:rPr>
      </w:pPr>
      <w:r w:rsidRPr="005255D6">
        <w:rPr>
          <w:noProof/>
        </w:rPr>
        <w:t>Kates, R.W., Clark, W.C., Corell, R., Hall, J.M., Jaeger, C.C., Lowe, I.</w:t>
      </w:r>
      <w:r w:rsidRPr="005255D6">
        <w:rPr>
          <w:i/>
          <w:noProof/>
        </w:rPr>
        <w:t xml:space="preserve"> et al.</w:t>
      </w:r>
      <w:r w:rsidRPr="005255D6">
        <w:rPr>
          <w:noProof/>
        </w:rPr>
        <w:t xml:space="preserve"> (2001). Sustainability Science. </w:t>
      </w:r>
      <w:r w:rsidRPr="005255D6">
        <w:rPr>
          <w:i/>
          <w:noProof/>
        </w:rPr>
        <w:t>Science</w:t>
      </w:r>
      <w:r w:rsidRPr="005255D6">
        <w:rPr>
          <w:noProof/>
        </w:rPr>
        <w:t>, 292, 641-642.</w:t>
      </w:r>
    </w:p>
    <w:p w14:paraId="4A533B1C" w14:textId="77777777" w:rsidR="005255D6" w:rsidRPr="005255D6" w:rsidRDefault="005255D6" w:rsidP="005255D6">
      <w:pPr>
        <w:pStyle w:val="EndNoteBibliography"/>
        <w:ind w:left="720" w:hanging="720"/>
        <w:rPr>
          <w:noProof/>
        </w:rPr>
      </w:pPr>
      <w:r w:rsidRPr="005255D6">
        <w:rPr>
          <w:noProof/>
        </w:rPr>
        <w:t>13.</w:t>
      </w:r>
    </w:p>
    <w:p w14:paraId="5A154451" w14:textId="77777777" w:rsidR="005255D6" w:rsidRPr="005255D6" w:rsidRDefault="005255D6" w:rsidP="005255D6">
      <w:pPr>
        <w:pStyle w:val="EndNoteBibliography"/>
        <w:ind w:left="720" w:hanging="720"/>
        <w:rPr>
          <w:noProof/>
        </w:rPr>
      </w:pPr>
      <w:r w:rsidRPr="005255D6">
        <w:rPr>
          <w:noProof/>
        </w:rPr>
        <w:lastRenderedPageBreak/>
        <w:t xml:space="preserve">Legg, C.J. &amp; Nagy, L. (2006). Why most conservation monitoring is, but need not be, a waste of time. </w:t>
      </w:r>
      <w:r w:rsidRPr="005255D6">
        <w:rPr>
          <w:i/>
          <w:noProof/>
        </w:rPr>
        <w:t>Journal of environmental management</w:t>
      </w:r>
      <w:r w:rsidRPr="005255D6">
        <w:rPr>
          <w:noProof/>
        </w:rPr>
        <w:t>, 78, 194-199.</w:t>
      </w:r>
    </w:p>
    <w:p w14:paraId="54A1D83A" w14:textId="77777777" w:rsidR="005255D6" w:rsidRPr="005255D6" w:rsidRDefault="005255D6" w:rsidP="005255D6">
      <w:pPr>
        <w:pStyle w:val="EndNoteBibliography"/>
        <w:ind w:left="720" w:hanging="720"/>
        <w:rPr>
          <w:noProof/>
        </w:rPr>
      </w:pPr>
      <w:r w:rsidRPr="005255D6">
        <w:rPr>
          <w:noProof/>
        </w:rPr>
        <w:t>14.</w:t>
      </w:r>
    </w:p>
    <w:p w14:paraId="3AAAC618" w14:textId="77777777" w:rsidR="005255D6" w:rsidRPr="005255D6" w:rsidRDefault="005255D6" w:rsidP="005255D6">
      <w:pPr>
        <w:pStyle w:val="EndNoteBibliography"/>
        <w:ind w:left="720" w:hanging="720"/>
        <w:rPr>
          <w:noProof/>
        </w:rPr>
      </w:pPr>
      <w:r w:rsidRPr="005255D6">
        <w:rPr>
          <w:noProof/>
        </w:rPr>
        <w:t xml:space="preserve">Mangel, M. (2000). Irreducible uncertainties, sustainable fisheries and marine reserves. </w:t>
      </w:r>
      <w:r w:rsidRPr="005255D6">
        <w:rPr>
          <w:i/>
          <w:noProof/>
        </w:rPr>
        <w:t>Evolutionary Ecology Research</w:t>
      </w:r>
      <w:r w:rsidRPr="005255D6">
        <w:rPr>
          <w:noProof/>
        </w:rPr>
        <w:t>, 2, 547-557.</w:t>
      </w:r>
    </w:p>
    <w:p w14:paraId="3FD5196A" w14:textId="77777777" w:rsidR="005255D6" w:rsidRPr="005255D6" w:rsidRDefault="005255D6" w:rsidP="005255D6">
      <w:pPr>
        <w:pStyle w:val="EndNoteBibliography"/>
        <w:ind w:left="720" w:hanging="720"/>
        <w:rPr>
          <w:noProof/>
        </w:rPr>
      </w:pPr>
      <w:r w:rsidRPr="005255D6">
        <w:rPr>
          <w:noProof/>
        </w:rPr>
        <w:t>15.</w:t>
      </w:r>
    </w:p>
    <w:p w14:paraId="63E30E27" w14:textId="77777777" w:rsidR="005255D6" w:rsidRPr="005255D6" w:rsidRDefault="005255D6" w:rsidP="005255D6">
      <w:pPr>
        <w:pStyle w:val="EndNoteBibliography"/>
        <w:ind w:left="720" w:hanging="720"/>
        <w:rPr>
          <w:noProof/>
        </w:rPr>
      </w:pPr>
      <w:r w:rsidRPr="005255D6">
        <w:rPr>
          <w:noProof/>
        </w:rPr>
        <w:t xml:space="preserve">May, R.M. (1977). Thresholds and breakpoints in ecosystems with a multiplicity of stable states. </w:t>
      </w:r>
      <w:r w:rsidRPr="005255D6">
        <w:rPr>
          <w:i/>
          <w:noProof/>
        </w:rPr>
        <w:t>Nature</w:t>
      </w:r>
      <w:r w:rsidRPr="005255D6">
        <w:rPr>
          <w:noProof/>
        </w:rPr>
        <w:t>, 269, 471-477.</w:t>
      </w:r>
    </w:p>
    <w:p w14:paraId="3CCDADA0" w14:textId="77777777" w:rsidR="005255D6" w:rsidRPr="005255D6" w:rsidRDefault="005255D6" w:rsidP="005255D6">
      <w:pPr>
        <w:pStyle w:val="EndNoteBibliography"/>
        <w:ind w:left="720" w:hanging="720"/>
        <w:rPr>
          <w:noProof/>
        </w:rPr>
      </w:pPr>
      <w:r w:rsidRPr="005255D6">
        <w:rPr>
          <w:noProof/>
        </w:rPr>
        <w:t>16.</w:t>
      </w:r>
    </w:p>
    <w:p w14:paraId="4AC3B952" w14:textId="77777777" w:rsidR="005255D6" w:rsidRPr="005255D6" w:rsidRDefault="005255D6" w:rsidP="005255D6">
      <w:pPr>
        <w:pStyle w:val="EndNoteBibliography"/>
        <w:ind w:left="720" w:hanging="720"/>
        <w:rPr>
          <w:noProof/>
        </w:rPr>
      </w:pPr>
      <w:r w:rsidRPr="005255D6">
        <w:rPr>
          <w:noProof/>
        </w:rPr>
        <w:t>McDonald-Madden, E., Baxter, P.W., Fuller, R.A., Martin, T.G., Game, E.T., Montambault, J.</w:t>
      </w:r>
      <w:r w:rsidRPr="005255D6">
        <w:rPr>
          <w:i/>
          <w:noProof/>
        </w:rPr>
        <w:t xml:space="preserve"> et al.</w:t>
      </w:r>
      <w:r w:rsidRPr="005255D6">
        <w:rPr>
          <w:noProof/>
        </w:rPr>
        <w:t xml:space="preserve"> (2010). Monitoring does not always count. </w:t>
      </w:r>
      <w:r w:rsidRPr="005255D6">
        <w:rPr>
          <w:i/>
          <w:noProof/>
        </w:rPr>
        <w:t>Trends in Ecology &amp; Evolution</w:t>
      </w:r>
      <w:r w:rsidRPr="005255D6">
        <w:rPr>
          <w:noProof/>
        </w:rPr>
        <w:t>, 25, 547-550.</w:t>
      </w:r>
    </w:p>
    <w:p w14:paraId="67D9B43F" w14:textId="77777777" w:rsidR="005255D6" w:rsidRPr="005255D6" w:rsidRDefault="005255D6" w:rsidP="005255D6">
      <w:pPr>
        <w:pStyle w:val="EndNoteBibliography"/>
        <w:ind w:left="720" w:hanging="720"/>
        <w:rPr>
          <w:noProof/>
        </w:rPr>
      </w:pPr>
      <w:r w:rsidRPr="005255D6">
        <w:rPr>
          <w:noProof/>
        </w:rPr>
        <w:t>17.</w:t>
      </w:r>
    </w:p>
    <w:p w14:paraId="532C4EEE" w14:textId="77777777" w:rsidR="005255D6" w:rsidRPr="005255D6" w:rsidRDefault="005255D6" w:rsidP="005255D6">
      <w:pPr>
        <w:pStyle w:val="EndNoteBibliography"/>
        <w:ind w:left="720" w:hanging="720"/>
        <w:rPr>
          <w:noProof/>
        </w:rPr>
      </w:pPr>
      <w:r w:rsidRPr="005255D6">
        <w:rPr>
          <w:noProof/>
        </w:rPr>
        <w:t xml:space="preserve">Morris, W.F. &amp; Doak, D.F. (2002). Quantitative conservation biology. </w:t>
      </w:r>
      <w:r w:rsidRPr="005255D6">
        <w:rPr>
          <w:i/>
          <w:noProof/>
        </w:rPr>
        <w:t>Sinauer, Sunderland, Massachusetts, USA</w:t>
      </w:r>
      <w:r w:rsidRPr="005255D6">
        <w:rPr>
          <w:noProof/>
        </w:rPr>
        <w:t>.</w:t>
      </w:r>
    </w:p>
    <w:p w14:paraId="637EDB5A" w14:textId="77777777" w:rsidR="005255D6" w:rsidRPr="005255D6" w:rsidRDefault="005255D6" w:rsidP="005255D6">
      <w:pPr>
        <w:pStyle w:val="EndNoteBibliography"/>
        <w:ind w:left="720" w:hanging="720"/>
        <w:rPr>
          <w:noProof/>
        </w:rPr>
      </w:pPr>
      <w:r w:rsidRPr="005255D6">
        <w:rPr>
          <w:noProof/>
        </w:rPr>
        <w:t>18.</w:t>
      </w:r>
    </w:p>
    <w:p w14:paraId="0EFE5573" w14:textId="77777777" w:rsidR="005255D6" w:rsidRPr="005255D6" w:rsidRDefault="005255D6" w:rsidP="005255D6">
      <w:pPr>
        <w:pStyle w:val="EndNoteBibliography"/>
        <w:ind w:left="720" w:hanging="720"/>
        <w:rPr>
          <w:noProof/>
        </w:rPr>
      </w:pPr>
      <w:r w:rsidRPr="005255D6">
        <w:rPr>
          <w:noProof/>
        </w:rPr>
        <w:t xml:space="preserve">Oguz, T. &amp; Gilbert, D. (2007). Abrupt transitions of the top-down controlled Black Sea pelagic ecosystem during 1960–2000: evidence for regime-shifts under strong fishery exploitation and nutrient enrichment modulated by climate-induced variations. </w:t>
      </w:r>
      <w:r w:rsidRPr="005255D6">
        <w:rPr>
          <w:i/>
          <w:noProof/>
        </w:rPr>
        <w:t>Deep Sea Research Part I: Oceanographic Research Papers</w:t>
      </w:r>
      <w:r w:rsidRPr="005255D6">
        <w:rPr>
          <w:noProof/>
        </w:rPr>
        <w:t>, 54, 220-242.</w:t>
      </w:r>
    </w:p>
    <w:p w14:paraId="5F2C5964" w14:textId="77777777" w:rsidR="005255D6" w:rsidRPr="005255D6" w:rsidRDefault="005255D6" w:rsidP="005255D6">
      <w:pPr>
        <w:pStyle w:val="EndNoteBibliography"/>
        <w:ind w:left="720" w:hanging="720"/>
        <w:rPr>
          <w:noProof/>
        </w:rPr>
      </w:pPr>
      <w:r w:rsidRPr="005255D6">
        <w:rPr>
          <w:noProof/>
        </w:rPr>
        <w:t>19.</w:t>
      </w:r>
    </w:p>
    <w:p w14:paraId="739EF9E1" w14:textId="77777777" w:rsidR="005255D6" w:rsidRPr="005255D6" w:rsidRDefault="005255D6" w:rsidP="005255D6">
      <w:pPr>
        <w:pStyle w:val="EndNoteBibliography"/>
        <w:ind w:left="720" w:hanging="720"/>
        <w:rPr>
          <w:noProof/>
        </w:rPr>
      </w:pPr>
      <w:r w:rsidRPr="005255D6">
        <w:rPr>
          <w:noProof/>
        </w:rPr>
        <w:t xml:space="preserve">Ortega, L., Castilla, J.C., Espino, M., Yamashiro, C. &amp; Defeo, O. (2012). Effects of fishing, market price, and climate on two South American clam species. </w:t>
      </w:r>
      <w:r w:rsidRPr="005255D6">
        <w:rPr>
          <w:i/>
          <w:noProof/>
        </w:rPr>
        <w:t>Marine Ecology Progress Series</w:t>
      </w:r>
      <w:r w:rsidRPr="005255D6">
        <w:rPr>
          <w:noProof/>
        </w:rPr>
        <w:t>, 469, 71-85.</w:t>
      </w:r>
    </w:p>
    <w:p w14:paraId="52C11BEC" w14:textId="77777777" w:rsidR="005255D6" w:rsidRPr="005255D6" w:rsidRDefault="005255D6" w:rsidP="005255D6">
      <w:pPr>
        <w:pStyle w:val="EndNoteBibliography"/>
        <w:ind w:left="720" w:hanging="720"/>
        <w:rPr>
          <w:noProof/>
        </w:rPr>
      </w:pPr>
      <w:r w:rsidRPr="005255D6">
        <w:rPr>
          <w:noProof/>
        </w:rPr>
        <w:t>20.</w:t>
      </w:r>
    </w:p>
    <w:p w14:paraId="7A32F3E9" w14:textId="77777777" w:rsidR="005255D6" w:rsidRPr="005255D6" w:rsidRDefault="005255D6" w:rsidP="005255D6">
      <w:pPr>
        <w:pStyle w:val="EndNoteBibliography"/>
        <w:ind w:left="720" w:hanging="720"/>
        <w:rPr>
          <w:noProof/>
        </w:rPr>
      </w:pPr>
      <w:r w:rsidRPr="005255D6">
        <w:rPr>
          <w:noProof/>
        </w:rPr>
        <w:t>Reyer, C.P., Brouwers, N., Rammig, A., Brook, B.W., Epila, J., Grant, R.F.</w:t>
      </w:r>
      <w:r w:rsidRPr="005255D6">
        <w:rPr>
          <w:i/>
          <w:noProof/>
        </w:rPr>
        <w:t xml:space="preserve"> et al.</w:t>
      </w:r>
      <w:r w:rsidRPr="005255D6">
        <w:rPr>
          <w:noProof/>
        </w:rPr>
        <w:t xml:space="preserve"> (2015). Forest resil</w:t>
      </w:r>
      <w:r w:rsidRPr="005255D6">
        <w:rPr>
          <w:rFonts w:hint="eastAsia"/>
          <w:noProof/>
        </w:rPr>
        <w:t>ience and tipping points at different spatio</w:t>
      </w:r>
      <w:r w:rsidRPr="005255D6">
        <w:rPr>
          <w:rFonts w:hint="eastAsia"/>
          <w:noProof/>
        </w:rPr>
        <w:t>‐</w:t>
      </w:r>
      <w:r w:rsidRPr="005255D6">
        <w:rPr>
          <w:rFonts w:hint="eastAsia"/>
          <w:noProof/>
        </w:rPr>
        <w:t xml:space="preserve">temporal scales: approaches and challenges. </w:t>
      </w:r>
      <w:r w:rsidRPr="005255D6">
        <w:rPr>
          <w:rFonts w:hint="eastAsia"/>
          <w:i/>
          <w:noProof/>
        </w:rPr>
        <w:t>Journal of Ecology</w:t>
      </w:r>
      <w:r w:rsidRPr="005255D6">
        <w:rPr>
          <w:rFonts w:hint="eastAsia"/>
          <w:noProof/>
        </w:rPr>
        <w:t>, 103, 5-15.</w:t>
      </w:r>
    </w:p>
    <w:p w14:paraId="71D944AF" w14:textId="77777777" w:rsidR="005255D6" w:rsidRPr="005255D6" w:rsidRDefault="005255D6" w:rsidP="005255D6">
      <w:pPr>
        <w:pStyle w:val="EndNoteBibliography"/>
        <w:ind w:left="720" w:hanging="720"/>
        <w:rPr>
          <w:noProof/>
        </w:rPr>
      </w:pPr>
      <w:r w:rsidRPr="005255D6">
        <w:rPr>
          <w:noProof/>
        </w:rPr>
        <w:t>21.</w:t>
      </w:r>
    </w:p>
    <w:p w14:paraId="4FC4F2F8" w14:textId="77777777" w:rsidR="005255D6" w:rsidRPr="005255D6" w:rsidRDefault="005255D6" w:rsidP="005255D6">
      <w:pPr>
        <w:pStyle w:val="EndNoteBibliography"/>
        <w:ind w:left="720" w:hanging="720"/>
        <w:rPr>
          <w:noProof/>
        </w:rPr>
      </w:pPr>
      <w:r w:rsidRPr="005255D6">
        <w:rPr>
          <w:noProof/>
        </w:rPr>
        <w:t xml:space="preserve">Scheffer, M., Carpenter, S., Foley, J.A., Folke, C. &amp; Walker, B. (2001). Catastrophic shifts in ecosystems. </w:t>
      </w:r>
      <w:r w:rsidRPr="005255D6">
        <w:rPr>
          <w:i/>
          <w:noProof/>
        </w:rPr>
        <w:t>Nature</w:t>
      </w:r>
      <w:r w:rsidRPr="005255D6">
        <w:rPr>
          <w:noProof/>
        </w:rPr>
        <w:t>, 413, 591-596.</w:t>
      </w:r>
    </w:p>
    <w:p w14:paraId="2A77F236" w14:textId="77777777" w:rsidR="005255D6" w:rsidRPr="005255D6" w:rsidRDefault="005255D6" w:rsidP="005255D6">
      <w:pPr>
        <w:pStyle w:val="EndNoteBibliography"/>
        <w:ind w:left="720" w:hanging="720"/>
        <w:rPr>
          <w:noProof/>
        </w:rPr>
      </w:pPr>
      <w:r w:rsidRPr="005255D6">
        <w:rPr>
          <w:noProof/>
        </w:rPr>
        <w:t>22.</w:t>
      </w:r>
    </w:p>
    <w:p w14:paraId="7CE4B363" w14:textId="77777777" w:rsidR="005255D6" w:rsidRPr="005255D6" w:rsidRDefault="005255D6" w:rsidP="005255D6">
      <w:pPr>
        <w:pStyle w:val="EndNoteBibliography"/>
        <w:ind w:left="720" w:hanging="720"/>
        <w:rPr>
          <w:noProof/>
        </w:rPr>
      </w:pPr>
      <w:r w:rsidRPr="005255D6">
        <w:rPr>
          <w:noProof/>
        </w:rPr>
        <w:t>Schindler, D.E., Hilborn, R., Chasco, B., Boatright, C.P., Quinn, T.P., Rogers, L.A.</w:t>
      </w:r>
      <w:r w:rsidRPr="005255D6">
        <w:rPr>
          <w:i/>
          <w:noProof/>
        </w:rPr>
        <w:t xml:space="preserve"> et al.</w:t>
      </w:r>
      <w:r w:rsidRPr="005255D6">
        <w:rPr>
          <w:noProof/>
        </w:rPr>
        <w:t xml:space="preserve"> (2010). Population diversity and the portfolio effect in an exploited species. </w:t>
      </w:r>
      <w:r w:rsidRPr="005255D6">
        <w:rPr>
          <w:i/>
          <w:noProof/>
        </w:rPr>
        <w:t>Nature</w:t>
      </w:r>
      <w:r w:rsidRPr="005255D6">
        <w:rPr>
          <w:noProof/>
        </w:rPr>
        <w:t>, 465, 609-612.</w:t>
      </w:r>
    </w:p>
    <w:p w14:paraId="0C57D907" w14:textId="77777777" w:rsidR="005255D6" w:rsidRPr="005255D6" w:rsidRDefault="005255D6" w:rsidP="005255D6">
      <w:pPr>
        <w:pStyle w:val="EndNoteBibliography"/>
        <w:ind w:left="720" w:hanging="720"/>
        <w:rPr>
          <w:noProof/>
        </w:rPr>
      </w:pPr>
      <w:r w:rsidRPr="005255D6">
        <w:rPr>
          <w:noProof/>
        </w:rPr>
        <w:t>23.</w:t>
      </w:r>
    </w:p>
    <w:p w14:paraId="5F2AEFAC" w14:textId="77777777" w:rsidR="005255D6" w:rsidRPr="005255D6" w:rsidRDefault="005255D6" w:rsidP="005255D6">
      <w:pPr>
        <w:pStyle w:val="EndNoteBibliography"/>
        <w:ind w:left="720" w:hanging="720"/>
        <w:rPr>
          <w:noProof/>
        </w:rPr>
      </w:pPr>
      <w:r w:rsidRPr="005255D6">
        <w:rPr>
          <w:noProof/>
        </w:rPr>
        <w:t xml:space="preserve">Schrank, W.E., Arnason, R. &amp; Hannesson, R. (2003). </w:t>
      </w:r>
      <w:r w:rsidRPr="005255D6">
        <w:rPr>
          <w:i/>
          <w:noProof/>
        </w:rPr>
        <w:t>The cost of fisheries management</w:t>
      </w:r>
      <w:r w:rsidRPr="005255D6">
        <w:rPr>
          <w:noProof/>
        </w:rPr>
        <w:t>. Gower Publishing, Ltd.</w:t>
      </w:r>
    </w:p>
    <w:p w14:paraId="739C1FB2" w14:textId="77777777" w:rsidR="005255D6" w:rsidRPr="005255D6" w:rsidRDefault="005255D6" w:rsidP="005255D6">
      <w:pPr>
        <w:pStyle w:val="EndNoteBibliography"/>
        <w:ind w:left="720" w:hanging="720"/>
        <w:rPr>
          <w:noProof/>
        </w:rPr>
      </w:pPr>
      <w:r w:rsidRPr="005255D6">
        <w:rPr>
          <w:noProof/>
        </w:rPr>
        <w:t>24.</w:t>
      </w:r>
    </w:p>
    <w:p w14:paraId="215041AC" w14:textId="77777777" w:rsidR="005255D6" w:rsidRPr="005255D6" w:rsidRDefault="005255D6" w:rsidP="005255D6">
      <w:pPr>
        <w:pStyle w:val="EndNoteBibliography"/>
        <w:ind w:left="720" w:hanging="720"/>
        <w:rPr>
          <w:noProof/>
        </w:rPr>
      </w:pPr>
      <w:r w:rsidRPr="005255D6">
        <w:rPr>
          <w:noProof/>
        </w:rPr>
        <w:t xml:space="preserve">Traill, L.W., Bradshaw, C.J., Delean, S. &amp; Brook, B.W. (2010). Wetland conservation and sustainable use under global change: a tropical Australian case study using magpie geese. </w:t>
      </w:r>
      <w:r w:rsidRPr="005255D6">
        <w:rPr>
          <w:i/>
          <w:noProof/>
        </w:rPr>
        <w:t>Ecography</w:t>
      </w:r>
      <w:r w:rsidRPr="005255D6">
        <w:rPr>
          <w:noProof/>
        </w:rPr>
        <w:t>, 33, 818-825.</w:t>
      </w:r>
    </w:p>
    <w:p w14:paraId="3FADD14E" w14:textId="0499F4C8" w:rsidR="00A800CF" w:rsidRPr="00957F1F" w:rsidRDefault="006C170D"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0A43633F"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56432D6B" w14:textId="77777777" w:rsidR="00D44095" w:rsidRPr="00957F1F" w:rsidRDefault="00D44095" w:rsidP="00A800CF">
      <w:pPr>
        <w:rPr>
          <w:rFonts w:ascii="Helvetica" w:hAnsi="Helvetica"/>
          <w:b/>
          <w:sz w:val="22"/>
          <w:szCs w:val="22"/>
        </w:rPr>
      </w:pPr>
    </w:p>
    <w:p w14:paraId="775BED48" w14:textId="4281CADA" w:rsidR="00CE0882" w:rsidRDefault="00D64561" w:rsidP="00D64561">
      <w:pPr>
        <w:rPr>
          <w:rFonts w:ascii="Helvetica" w:hAnsi="Helvetica"/>
          <w:sz w:val="22"/>
          <w:szCs w:val="22"/>
        </w:rPr>
      </w:pPr>
      <w:r w:rsidRPr="00957F1F">
        <w:rPr>
          <w:rFonts w:ascii="Helvetica" w:hAnsi="Helvetica"/>
          <w:b/>
          <w:sz w:val="22"/>
          <w:szCs w:val="22"/>
        </w:rPr>
        <w:t xml:space="preserve">Figure </w:t>
      </w:r>
      <w:r w:rsidR="007405BF">
        <w:rPr>
          <w:rFonts w:ascii="Helvetica" w:hAnsi="Helvetica"/>
          <w:b/>
          <w:sz w:val="22"/>
          <w:szCs w:val="22"/>
        </w:rPr>
        <w:t>1</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972E9C">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r w:rsidR="005D1A49">
        <w:rPr>
          <w:rFonts w:ascii="Helvetica" w:hAnsi="Helvetica"/>
          <w:b/>
          <w:noProof/>
          <w:sz w:val="22"/>
          <w:szCs w:val="22"/>
          <w:lang w:eastAsia="en-US"/>
        </w:rPr>
        <w:drawing>
          <wp:inline distT="0" distB="0" distL="0" distR="0" wp14:anchorId="084FE923" wp14:editId="7CAF9251">
            <wp:extent cx="5828665" cy="3291840"/>
            <wp:effectExtent l="0" t="0" r="0" b="0"/>
            <wp:docPr id="4" name="Picture 4" descr="../Code/Figures/Fig1_ptip_NPV/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1_ptip_NPV/Probability_Tipping.pd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8665" cy="3291840"/>
                    </a:xfrm>
                    <a:prstGeom prst="rect">
                      <a:avLst/>
                    </a:prstGeom>
                    <a:noFill/>
                    <a:ln>
                      <a:noFill/>
                    </a:ln>
                  </pic:spPr>
                </pic:pic>
              </a:graphicData>
            </a:graphic>
          </wp:inline>
        </w:drawing>
      </w:r>
    </w:p>
    <w:p w14:paraId="1CAAD08E" w14:textId="77777777" w:rsidR="00393873" w:rsidRDefault="00393873" w:rsidP="00D64561">
      <w:pPr>
        <w:rPr>
          <w:rFonts w:ascii="Helvetica" w:hAnsi="Helvetica"/>
          <w:sz w:val="22"/>
          <w:szCs w:val="22"/>
        </w:rPr>
      </w:pPr>
    </w:p>
    <w:p w14:paraId="600F928E" w14:textId="77777777" w:rsidR="003E12CA" w:rsidRPr="00957F1F" w:rsidRDefault="003E12CA" w:rsidP="003E2FCD">
      <w:pPr>
        <w:ind w:firstLine="720"/>
        <w:rPr>
          <w:rFonts w:ascii="Helvetica" w:hAnsi="Helvetica"/>
          <w:sz w:val="22"/>
          <w:szCs w:val="22"/>
        </w:rPr>
      </w:pPr>
    </w:p>
    <w:p w14:paraId="5076298D" w14:textId="391535BE" w:rsidR="00992EEE" w:rsidRPr="00957F1F" w:rsidRDefault="00992EEE" w:rsidP="00D64561">
      <w:pPr>
        <w:rPr>
          <w:rFonts w:ascii="Helvetica" w:hAnsi="Helvetica"/>
          <w:sz w:val="22"/>
          <w:szCs w:val="22"/>
        </w:rPr>
      </w:pPr>
    </w:p>
    <w:p w14:paraId="6024E980" w14:textId="77777777" w:rsidR="00992EEE" w:rsidRPr="00957F1F" w:rsidRDefault="00992EEE" w:rsidP="00D64561">
      <w:pPr>
        <w:rPr>
          <w:rFonts w:ascii="Helvetica" w:hAnsi="Helvetica"/>
          <w:sz w:val="22"/>
          <w:szCs w:val="22"/>
        </w:rPr>
      </w:pPr>
    </w:p>
    <w:p w14:paraId="031EC731" w14:textId="793F3828" w:rsidR="00CA57AC" w:rsidRPr="00957F1F" w:rsidRDefault="00CA57AC">
      <w:pPr>
        <w:rPr>
          <w:rFonts w:ascii="Helvetica" w:hAnsi="Helvetica"/>
          <w:b/>
          <w:sz w:val="22"/>
          <w:szCs w:val="22"/>
        </w:rPr>
      </w:pPr>
      <w:r w:rsidRPr="00957F1F">
        <w:rPr>
          <w:rFonts w:ascii="Helvetica" w:hAnsi="Helvetica"/>
          <w:b/>
          <w:sz w:val="22"/>
          <w:szCs w:val="22"/>
        </w:rPr>
        <w:br w:type="page"/>
      </w:r>
    </w:p>
    <w:p w14:paraId="4ECC67A9" w14:textId="3DDCD1DE" w:rsidR="003E2FCD" w:rsidRPr="00E35113" w:rsidRDefault="00894043" w:rsidP="003E2FCD">
      <w:pPr>
        <w:rPr>
          <w:rFonts w:ascii="Helvetica" w:hAnsi="Helvetica"/>
          <w:sz w:val="22"/>
          <w:szCs w:val="22"/>
        </w:rPr>
      </w:pPr>
      <w:r w:rsidRPr="00E35113">
        <w:rPr>
          <w:rFonts w:ascii="Helvetica" w:hAnsi="Helvetica"/>
          <w:b/>
          <w:sz w:val="22"/>
          <w:szCs w:val="22"/>
        </w:rPr>
        <w:lastRenderedPageBreak/>
        <w:t xml:space="preserve">Figure </w:t>
      </w:r>
      <w:r w:rsidR="007405BF">
        <w:rPr>
          <w:rFonts w:ascii="Helvetica" w:hAnsi="Helvetica"/>
          <w:b/>
          <w:sz w:val="22"/>
          <w:szCs w:val="22"/>
        </w:rPr>
        <w:t>2</w:t>
      </w:r>
      <w:r w:rsidRPr="00E35113">
        <w:rPr>
          <w:rFonts w:ascii="Helvetica" w:hAnsi="Helvetica"/>
          <w:b/>
          <w:sz w:val="22"/>
          <w:szCs w:val="22"/>
        </w:rPr>
        <w:t>.</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r w:rsidR="00131216" w:rsidRPr="00E96363">
        <w:rPr>
          <w:rFonts w:ascii="Helvetica" w:hAnsi="Helvetica"/>
          <w:sz w:val="22"/>
          <w:szCs w:val="22"/>
        </w:rPr>
        <w:t>limit reference point</w:t>
      </w:r>
      <w:r w:rsidR="003F2A24">
        <w:rPr>
          <w:rFonts w:ascii="Helvetica" w:hAnsi="Helvetica"/>
          <w:sz w:val="22"/>
          <w:szCs w:val="22"/>
        </w:rPr>
        <w:t xml:space="preserve">, </w:t>
      </w:r>
      <w:r w:rsidR="0002156A">
        <w:rPr>
          <w:rFonts w:ascii="Helvetica" w:hAnsi="Helvetica"/>
          <w:sz w:val="22"/>
          <w:szCs w:val="22"/>
        </w:rPr>
        <w:t>(</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vertical grey short dash) and then continues to climb</w:t>
      </w:r>
      <w:r w:rsidR="0002156A">
        <w:rPr>
          <w:rFonts w:ascii="Helvetica" w:hAnsi="Helvetica"/>
          <w:sz w:val="22"/>
          <w:szCs w:val="22"/>
        </w:rPr>
        <w:t xml:space="preserve"> as starting biomass approaches the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8D486C">
        <w:rPr>
          <w:rFonts w:ascii="Helvetica" w:hAnsi="Helvetica"/>
          <w:i/>
          <w:sz w:val="22"/>
          <w:szCs w:val="22"/>
        </w:rPr>
        <w:t>A</w:t>
      </w:r>
      <w:r w:rsidR="00BF33B6">
        <w:rPr>
          <w:rFonts w:ascii="Helvetica" w:hAnsi="Helvetica"/>
          <w:i/>
          <w:sz w:val="22"/>
          <w:szCs w:val="22"/>
        </w:rPr>
        <w:t xml:space="preserve"> </w:t>
      </w:r>
      <w:r w:rsidR="00AA30AC" w:rsidRPr="00E35113">
        <w:rPr>
          <w:rFonts w:ascii="Helvetica" w:hAnsi="Helvetica"/>
          <w:sz w:val="22"/>
          <w:szCs w:val="22"/>
        </w:rPr>
        <w:t xml:space="preserve">= 10, </w:t>
      </w:r>
      <w:r w:rsidR="00B24271" w:rsidRPr="00E35113">
        <w:rPr>
          <w:rFonts w:ascii="Helvetica" w:hAnsi="Helvetica"/>
          <w:sz w:val="22"/>
          <w:szCs w:val="22"/>
        </w:rPr>
        <w:t>vertical grey long dash</w:t>
      </w:r>
      <w:r w:rsidR="003E2FCD" w:rsidRPr="00E35113">
        <w:rPr>
          <w:rFonts w:ascii="Helvetica" w:hAnsi="Helvetica"/>
          <w:sz w:val="22"/>
          <w:szCs w:val="22"/>
        </w:rPr>
        <w:t xml:space="preserve">). </w:t>
      </w:r>
    </w:p>
    <w:p w14:paraId="12B19577" w14:textId="77777777" w:rsidR="003D48B0" w:rsidRDefault="003D48B0">
      <w:pPr>
        <w:rPr>
          <w:rFonts w:ascii="Helvetica" w:hAnsi="Helvetica"/>
          <w:sz w:val="22"/>
          <w:szCs w:val="22"/>
        </w:rPr>
      </w:pPr>
    </w:p>
    <w:p w14:paraId="41BFC342" w14:textId="7E803085" w:rsidR="003D48B0" w:rsidRDefault="0002156A">
      <w:pPr>
        <w:rPr>
          <w:rFonts w:ascii="Helvetica" w:hAnsi="Helvetica"/>
          <w:sz w:val="22"/>
          <w:szCs w:val="22"/>
        </w:rPr>
      </w:pPr>
      <w:r>
        <w:rPr>
          <w:rFonts w:ascii="Helvetica" w:hAnsi="Helvetica"/>
          <w:noProof/>
          <w:sz w:val="22"/>
          <w:szCs w:val="22"/>
          <w:lang w:eastAsia="en-US"/>
        </w:rPr>
        <w:drawing>
          <wp:inline distT="0" distB="0" distL="0" distR="0" wp14:anchorId="7C15DD4E" wp14:editId="415BEC2C">
            <wp:extent cx="5724525" cy="4921250"/>
            <wp:effectExtent l="0" t="0" r="0" b="0"/>
            <wp:docPr id="1" name="Picture 1" descr="../Code/Figures/Fig3_Standing%20Biomass/Fig3_ROI_Proximity_T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3_Standing%20Biomass/Fig3_ROI_Proximity_TP.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4921250"/>
                    </a:xfrm>
                    <a:prstGeom prst="rect">
                      <a:avLst/>
                    </a:prstGeom>
                    <a:noFill/>
                    <a:ln>
                      <a:noFill/>
                    </a:ln>
                  </pic:spPr>
                </pic:pic>
              </a:graphicData>
            </a:graphic>
          </wp:inline>
        </w:drawing>
      </w:r>
    </w:p>
    <w:p w14:paraId="74B28A53"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07179B5" w14:textId="31DA08F6"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sidR="007405BF">
        <w:rPr>
          <w:rFonts w:ascii="Helvetica" w:hAnsi="Helvetica"/>
          <w:b/>
          <w:sz w:val="22"/>
          <w:szCs w:val="22"/>
        </w:rPr>
        <w:t>3</w:t>
      </w:r>
      <w:r w:rsidRPr="00957F1F">
        <w:rPr>
          <w:rFonts w:ascii="Helvetica" w:hAnsi="Helvetica"/>
          <w:b/>
          <w:sz w:val="22"/>
          <w:szCs w:val="22"/>
        </w:rPr>
        <w:t xml:space="preserve">: </w:t>
      </w:r>
      <w:r w:rsidR="004108A1">
        <w:rPr>
          <w:rFonts w:ascii="Helvetica" w:hAnsi="Helvetica"/>
          <w:sz w:val="22"/>
          <w:szCs w:val="22"/>
        </w:rPr>
        <w:t>Safe c</w:t>
      </w:r>
      <w:r w:rsidR="00815639">
        <w:rPr>
          <w:rFonts w:ascii="Helvetica" w:hAnsi="Helvetica"/>
          <w:sz w:val="22"/>
          <w:szCs w:val="22"/>
        </w:rPr>
        <w:t xml:space="preserve">ombination of monitoring and harvest </w:t>
      </w:r>
      <w:r w:rsidR="004108A1">
        <w:rPr>
          <w:rFonts w:ascii="Helvetica" w:hAnsi="Helvetica"/>
          <w:sz w:val="22"/>
          <w:szCs w:val="22"/>
        </w:rPr>
        <w:t>rates that avoids</w:t>
      </w:r>
      <w:r w:rsidR="00815639">
        <w:rPr>
          <w:rFonts w:ascii="Helvetica" w:hAnsi="Helvetica"/>
          <w:sz w:val="22"/>
          <w:szCs w:val="22"/>
        </w:rPr>
        <w:t xml:space="preserve"> crossing a tipping point (a) or limit reference point (b) </w:t>
      </w:r>
      <w:r w:rsidR="004108A1">
        <w:rPr>
          <w:rFonts w:ascii="Helvetica" w:hAnsi="Helvetica"/>
          <w:sz w:val="22"/>
          <w:szCs w:val="22"/>
        </w:rPr>
        <w:t>given</w:t>
      </w:r>
      <w:r w:rsidR="00815639">
        <w:rPr>
          <w:rFonts w:ascii="Helvetica" w:hAnsi="Helvetica"/>
          <w:sz w:val="22"/>
          <w:szCs w:val="22"/>
        </w:rPr>
        <w:t xml:space="preserve"> a certain amount of </w:t>
      </w:r>
      <w:r w:rsidR="004108A1">
        <w:rPr>
          <w:rFonts w:ascii="Helvetica" w:hAnsi="Helvetica"/>
          <w:sz w:val="22"/>
          <w:szCs w:val="22"/>
        </w:rPr>
        <w:t xml:space="preserve">accepted </w:t>
      </w:r>
      <w:r w:rsidR="00815639">
        <w:rPr>
          <w:rFonts w:ascii="Helvetica" w:hAnsi="Helvetica"/>
          <w:sz w:val="22"/>
          <w:szCs w:val="22"/>
        </w:rPr>
        <w:t xml:space="preserve">risk. </w:t>
      </w:r>
      <w:r w:rsidR="00A800CF" w:rsidRPr="00957F1F">
        <w:rPr>
          <w:rFonts w:ascii="Helvetica" w:hAnsi="Helvetica"/>
          <w:sz w:val="22"/>
          <w:szCs w:val="22"/>
        </w:rPr>
        <w:t xml:space="preserve">The maximum allowable CV </w:t>
      </w:r>
      <w:r w:rsidR="00815639">
        <w:rPr>
          <w:rFonts w:ascii="Helvetica" w:hAnsi="Helvetica"/>
          <w:sz w:val="22"/>
          <w:szCs w:val="22"/>
        </w:rPr>
        <w:t xml:space="preserve">(high CV corresponds to less monitoring) </w:t>
      </w:r>
      <w:r w:rsidR="00A800CF" w:rsidRPr="00957F1F">
        <w:rPr>
          <w:rFonts w:ascii="Helvetica" w:hAnsi="Helvetica"/>
          <w:sz w:val="22"/>
          <w:szCs w:val="22"/>
        </w:rPr>
        <w:t xml:space="preserve">needed to avoid a </w:t>
      </w:r>
      <w:r w:rsidR="00DC2496">
        <w:rPr>
          <w:rFonts w:ascii="Helvetica" w:hAnsi="Helvetica"/>
          <w:sz w:val="22"/>
          <w:szCs w:val="22"/>
        </w:rPr>
        <w:t>threshold u</w:t>
      </w:r>
      <w:r w:rsidR="00F1766A">
        <w:rPr>
          <w:rFonts w:ascii="Helvetica" w:hAnsi="Helvetica"/>
          <w:sz w:val="22"/>
          <w:szCs w:val="22"/>
        </w:rPr>
        <w:t>n</w:t>
      </w:r>
      <w:r w:rsidR="00A800CF" w:rsidRPr="00957F1F">
        <w:rPr>
          <w:rFonts w:ascii="Helvetica" w:hAnsi="Helvetica"/>
          <w:sz w:val="22"/>
          <w:szCs w:val="22"/>
        </w:rPr>
        <w:t>der four different risk scenarios (1%, 5%, 10%, and 20%</w:t>
      </w:r>
      <w:r w:rsidR="0003223B" w:rsidRPr="00957F1F">
        <w:rPr>
          <w:rFonts w:ascii="Helvetica" w:hAnsi="Helvetica"/>
          <w:sz w:val="22"/>
          <w:szCs w:val="22"/>
        </w:rPr>
        <w:t xml:space="preserve"> of crossing a </w:t>
      </w:r>
      <w:r w:rsidR="00DC2496">
        <w:rPr>
          <w:rFonts w:ascii="Helvetica" w:hAnsi="Helvetica"/>
          <w:sz w:val="22"/>
          <w:szCs w:val="22"/>
        </w:rPr>
        <w:t>threshold</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w:t>
      </w:r>
      <w:r w:rsidR="00067FDC">
        <w:rPr>
          <w:rFonts w:ascii="Helvetica" w:hAnsi="Helvetica"/>
          <w:sz w:val="22"/>
          <w:szCs w:val="22"/>
        </w:rPr>
        <w:t xml:space="preserve">monitoring </w:t>
      </w:r>
      <w:r w:rsidR="00B25D66">
        <w:rPr>
          <w:rFonts w:ascii="Helvetica" w:hAnsi="Helvetica"/>
          <w:sz w:val="22"/>
          <w:szCs w:val="22"/>
        </w:rPr>
        <w:t xml:space="preserve">and lower rate of </w:t>
      </w:r>
      <w:r w:rsidR="00A800CF" w:rsidRPr="00957F1F">
        <w:rPr>
          <w:rFonts w:ascii="Helvetica" w:hAnsi="Helvetica"/>
          <w:sz w:val="22"/>
          <w:szCs w:val="22"/>
        </w:rPr>
        <w:t xml:space="preserve">harvest </w:t>
      </w:r>
      <w:r w:rsidR="00B97BB9" w:rsidRPr="00957F1F">
        <w:rPr>
          <w:rFonts w:ascii="Helvetica" w:hAnsi="Helvetica"/>
          <w:sz w:val="22"/>
          <w:szCs w:val="22"/>
        </w:rPr>
        <w:t>is required to</w:t>
      </w:r>
      <w:r w:rsidR="00A800CF" w:rsidRPr="00957F1F">
        <w:rPr>
          <w:rFonts w:ascii="Helvetica" w:hAnsi="Helvetica"/>
          <w:sz w:val="22"/>
          <w:szCs w:val="22"/>
        </w:rPr>
        <w:t xml:space="preserve"> avoid a </w:t>
      </w:r>
      <w:r w:rsidR="00355BC3">
        <w:rPr>
          <w:rFonts w:ascii="Helvetica" w:hAnsi="Helvetica"/>
          <w:sz w:val="22"/>
          <w:szCs w:val="22"/>
        </w:rPr>
        <w:t xml:space="preserve">crossing </w:t>
      </w:r>
      <w:r w:rsidR="00B97BB9" w:rsidRPr="00957F1F">
        <w:rPr>
          <w:rFonts w:ascii="Helvetica" w:hAnsi="Helvetica"/>
          <w:sz w:val="22"/>
          <w:szCs w:val="22"/>
        </w:rPr>
        <w:t xml:space="preserve">a </w:t>
      </w:r>
      <w:r w:rsidR="00355BC3">
        <w:rPr>
          <w:rFonts w:ascii="Helvetica" w:hAnsi="Helvetica"/>
          <w:sz w:val="22"/>
          <w:szCs w:val="22"/>
        </w:rPr>
        <w:t>threshold</w:t>
      </w:r>
      <w:r w:rsidR="00B97BB9" w:rsidRPr="00957F1F">
        <w:rPr>
          <w:rFonts w:ascii="Helvetica" w:hAnsi="Helvetica"/>
          <w:sz w:val="22"/>
          <w:szCs w:val="22"/>
        </w:rPr>
        <w:t xml:space="preserve">, thus as </w:t>
      </w:r>
      <w:r w:rsidR="008A62BB">
        <w:rPr>
          <w:rFonts w:ascii="Helvetica" w:hAnsi="Helvetica"/>
          <w:sz w:val="22"/>
          <w:szCs w:val="22"/>
        </w:rPr>
        <w:t>harvest rate</w:t>
      </w:r>
      <w:r w:rsidR="00355BC3">
        <w:rPr>
          <w:rFonts w:ascii="Helvetica" w:hAnsi="Helvetica"/>
          <w:sz w:val="22"/>
          <w:szCs w:val="22"/>
        </w:rPr>
        <w:t xml:space="preserve"> increases, a decline occurs in the </w:t>
      </w:r>
      <w:r w:rsidR="00B97BB9" w:rsidRPr="00957F1F">
        <w:rPr>
          <w:rFonts w:ascii="Helvetica" w:hAnsi="Helvetica"/>
          <w:sz w:val="22"/>
          <w:szCs w:val="22"/>
        </w:rPr>
        <w:t>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w:t>
      </w:r>
      <w:r w:rsidR="00355BC3">
        <w:rPr>
          <w:rFonts w:ascii="Helvetica" w:hAnsi="Helvetica"/>
          <w:sz w:val="22"/>
          <w:szCs w:val="22"/>
        </w:rPr>
        <w:t>to avoid crossing a threshold</w:t>
      </w:r>
      <w:r w:rsidR="00B97BB9" w:rsidRPr="00957F1F">
        <w:rPr>
          <w:rFonts w:ascii="Helvetica" w:hAnsi="Helvetica"/>
          <w:sz w:val="22"/>
          <w:szCs w:val="22"/>
        </w:rPr>
        <w:t xml:space="preserve">. </w:t>
      </w:r>
      <w:r w:rsidR="00B25D66">
        <w:rPr>
          <w:rFonts w:ascii="Helvetica" w:hAnsi="Helvetica"/>
          <w:sz w:val="22"/>
          <w:szCs w:val="22"/>
        </w:rPr>
        <w:t xml:space="preserve">Smoothed </w:t>
      </w:r>
      <w:r w:rsidR="00815639" w:rsidRPr="00957F1F">
        <w:rPr>
          <w:rFonts w:ascii="Helvetica" w:hAnsi="Helvetica"/>
          <w:sz w:val="22"/>
          <w:szCs w:val="22"/>
        </w:rPr>
        <w:t xml:space="preserve">of 1000 twenty-year simulations across a range of monitoring investment (CV of true biomass) and maximum harvest rate (percentage of </w:t>
      </w:r>
      <w:proofErr w:type="spellStart"/>
      <w:r w:rsidR="00815639" w:rsidRPr="00957F1F">
        <w:rPr>
          <w:rFonts w:ascii="Helvetica" w:hAnsi="Helvetica"/>
          <w:sz w:val="22"/>
          <w:szCs w:val="22"/>
        </w:rPr>
        <w:t>F</w:t>
      </w:r>
      <w:r w:rsidR="00815639" w:rsidRPr="000E2671">
        <w:rPr>
          <w:rFonts w:ascii="Helvetica" w:hAnsi="Helvetica"/>
          <w:sz w:val="22"/>
          <w:szCs w:val="22"/>
          <w:vertAlign w:val="subscript"/>
        </w:rPr>
        <w:t>msy</w:t>
      </w:r>
      <w:proofErr w:type="spellEnd"/>
      <w:r w:rsidR="00815639" w:rsidRPr="00957F1F">
        <w:rPr>
          <w:rFonts w:ascii="Helvetica" w:hAnsi="Helvetica"/>
          <w:sz w:val="22"/>
          <w:szCs w:val="22"/>
        </w:rPr>
        <w:t xml:space="preserve"> - </w:t>
      </w:r>
      <w:proofErr w:type="spellStart"/>
      <w:r w:rsidR="00815639" w:rsidRPr="00957F1F">
        <w:rPr>
          <w:rFonts w:ascii="Helvetica" w:hAnsi="Helvetica"/>
          <w:sz w:val="22"/>
          <w:szCs w:val="22"/>
        </w:rPr>
        <w:t>pF</w:t>
      </w:r>
      <w:r w:rsidR="00815639" w:rsidRPr="000E2671">
        <w:rPr>
          <w:rFonts w:ascii="Helvetica" w:hAnsi="Helvetica"/>
          <w:sz w:val="22"/>
          <w:szCs w:val="22"/>
          <w:vertAlign w:val="subscript"/>
        </w:rPr>
        <w:t>msy</w:t>
      </w:r>
      <w:proofErr w:type="spellEnd"/>
      <w:r w:rsidR="00815639" w:rsidRPr="00957F1F">
        <w:rPr>
          <w:rFonts w:ascii="Helvetica" w:hAnsi="Helvetica"/>
          <w:sz w:val="22"/>
          <w:szCs w:val="22"/>
        </w:rPr>
        <w:t>).</w:t>
      </w:r>
    </w:p>
    <w:p w14:paraId="1C56C96E" w14:textId="534D866E" w:rsidR="00A800CF" w:rsidRPr="00957F1F" w:rsidRDefault="00EB3D61" w:rsidP="000626DC">
      <w:pPr>
        <w:rPr>
          <w:rFonts w:ascii="Helvetica" w:hAnsi="Helvetica"/>
          <w:sz w:val="22"/>
          <w:szCs w:val="22"/>
        </w:rPr>
      </w:pPr>
      <w:r>
        <w:rPr>
          <w:rFonts w:ascii="Helvetica" w:hAnsi="Helvetica"/>
          <w:noProof/>
          <w:sz w:val="22"/>
          <w:szCs w:val="22"/>
          <w:lang w:eastAsia="en-US"/>
        </w:rPr>
        <w:drawing>
          <wp:inline distT="0" distB="0" distL="0" distR="0" wp14:anchorId="5701B9A4" wp14:editId="663F1E04">
            <wp:extent cx="4356735" cy="6647431"/>
            <wp:effectExtent l="0" t="0" r="0" b="0"/>
            <wp:docPr id="11" name="Picture 11" descr="../Code/Figures/Fig3_P_Tip_Fmsy_CV/Safe%20operating%20spac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de/Figures/Fig3_P_Tip_Fmsy_CV/Safe%20operating%20space.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63730" cy="6658103"/>
                    </a:xfrm>
                    <a:prstGeom prst="rect">
                      <a:avLst/>
                    </a:prstGeom>
                    <a:noFill/>
                    <a:ln>
                      <a:noFill/>
                    </a:ln>
                  </pic:spPr>
                </pic:pic>
              </a:graphicData>
            </a:graphic>
          </wp:inline>
        </w:drawing>
      </w:r>
    </w:p>
    <w:p w14:paraId="22F527D7" w14:textId="2F04043D" w:rsidR="00A0237B" w:rsidRDefault="00A800CF" w:rsidP="006825A4">
      <w:pPr>
        <w:rPr>
          <w:rFonts w:ascii="Helvetica" w:hAnsi="Helvetica"/>
          <w:b/>
          <w:sz w:val="22"/>
          <w:szCs w:val="22"/>
        </w:rPr>
      </w:pPr>
      <w:r w:rsidRPr="00957F1F">
        <w:rPr>
          <w:rFonts w:ascii="Helvetica" w:hAnsi="Helvetica"/>
          <w:b/>
          <w:sz w:val="22"/>
          <w:szCs w:val="22"/>
        </w:rPr>
        <w:br w:type="page"/>
      </w:r>
      <w:r w:rsidR="00A90388" w:rsidRPr="004F63A4">
        <w:rPr>
          <w:rFonts w:ascii="Helvetica" w:hAnsi="Helvetica"/>
          <w:b/>
          <w:sz w:val="22"/>
          <w:szCs w:val="22"/>
        </w:rPr>
        <w:lastRenderedPageBreak/>
        <w:t xml:space="preserve">Figure </w:t>
      </w:r>
      <w:r w:rsidR="00516DE9">
        <w:rPr>
          <w:rFonts w:ascii="Helvetica" w:hAnsi="Helvetica"/>
          <w:b/>
          <w:sz w:val="22"/>
          <w:szCs w:val="22"/>
        </w:rPr>
        <w:t>4</w:t>
      </w:r>
      <w:r w:rsidR="00A90388"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nge of maximum harvest effo</w:t>
      </w:r>
      <w:r w:rsidR="0061543C">
        <w:rPr>
          <w:rFonts w:ascii="Helvetica" w:hAnsi="Helvetica"/>
          <w:sz w:val="22"/>
          <w:szCs w:val="22"/>
        </w:rPr>
        <w:t xml:space="preserve">rts, and point color from cold </w:t>
      </w:r>
      <w:r w:rsidR="00F5594E">
        <w:rPr>
          <w:rFonts w:ascii="Helvetica" w:hAnsi="Helvetica"/>
          <w:sz w:val="22"/>
          <w:szCs w:val="22"/>
        </w:rPr>
        <w:t xml:space="preserve">to hot represent the low and high probability of crossing a </w:t>
      </w:r>
      <w:r w:rsidR="00331AE0">
        <w:rPr>
          <w:rFonts w:ascii="Helvetica" w:hAnsi="Helvetica"/>
          <w:sz w:val="22"/>
          <w:szCs w:val="22"/>
        </w:rPr>
        <w:t>tipping point, respectively.</w:t>
      </w:r>
      <w:r w:rsidR="00401C55">
        <w:rPr>
          <w:rFonts w:ascii="Helvetica" w:hAnsi="Helvetica"/>
          <w:sz w:val="22"/>
          <w:szCs w:val="22"/>
        </w:rPr>
        <w:t xml:space="preserve"> </w:t>
      </w:r>
    </w:p>
    <w:p w14:paraId="32062F75" w14:textId="006DB858" w:rsidR="00A67FE0" w:rsidRDefault="00A67FE0" w:rsidP="00783ACA">
      <w:pPr>
        <w:rPr>
          <w:rFonts w:ascii="Helvetica" w:hAnsi="Helvetica"/>
          <w:b/>
          <w:sz w:val="22"/>
          <w:szCs w:val="22"/>
        </w:rPr>
      </w:pPr>
    </w:p>
    <w:p w14:paraId="325778DE" w14:textId="37BCAE53" w:rsidR="00A67FE0" w:rsidRDefault="00FF097E" w:rsidP="00783ACA">
      <w:pPr>
        <w:rPr>
          <w:rFonts w:ascii="Helvetica" w:hAnsi="Helvetica"/>
          <w:b/>
          <w:sz w:val="22"/>
          <w:szCs w:val="22"/>
        </w:rPr>
      </w:pPr>
      <w:r>
        <w:rPr>
          <w:rFonts w:ascii="Helvetica" w:hAnsi="Helvetica"/>
          <w:b/>
          <w:noProof/>
          <w:sz w:val="22"/>
          <w:szCs w:val="22"/>
          <w:lang w:eastAsia="en-US"/>
        </w:rPr>
        <w:drawing>
          <wp:inline distT="0" distB="0" distL="0" distR="0" wp14:anchorId="0AFC83B0" wp14:editId="2CA4577A">
            <wp:extent cx="5940425" cy="3710940"/>
            <wp:effectExtent l="0" t="0" r="3175" b="0"/>
            <wp:docPr id="10" name="Picture 10" descr="../Code/Value%20of%20Information/Rplot05.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de/Value%20of%20Information/Rplot05.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3710940"/>
                    </a:xfrm>
                    <a:prstGeom prst="rect">
                      <a:avLst/>
                    </a:prstGeom>
                    <a:noFill/>
                    <a:ln>
                      <a:noFill/>
                    </a:ln>
                  </pic:spPr>
                </pic:pic>
              </a:graphicData>
            </a:graphic>
          </wp:inline>
        </w:drawing>
      </w:r>
    </w:p>
    <w:p w14:paraId="0FDD2871" w14:textId="7BCC7127" w:rsidR="00783ACA" w:rsidRDefault="00783ACA" w:rsidP="002D7AB2">
      <w:pPr>
        <w:rPr>
          <w:rFonts w:ascii="Helvetica" w:hAnsi="Helvetica"/>
          <w:b/>
          <w:sz w:val="22"/>
          <w:szCs w:val="22"/>
        </w:rPr>
      </w:pPr>
    </w:p>
    <w:sectPr w:rsidR="00783ACA"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7" w:author="Timothy Essington" w:date="2017-04-17T13:59:00Z" w:initials="TE">
    <w:p w14:paraId="70A1D98F" w14:textId="77777777" w:rsidR="0010303D" w:rsidRDefault="0010303D" w:rsidP="004352AB">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p w14:paraId="0C243FEF" w14:textId="77777777" w:rsidR="0010303D" w:rsidRDefault="0010303D" w:rsidP="004352AB">
      <w:pPr>
        <w:pStyle w:val="CommentText"/>
      </w:pPr>
    </w:p>
    <w:p w14:paraId="65B56666" w14:textId="77777777" w:rsidR="0010303D" w:rsidRDefault="0010303D" w:rsidP="004352AB">
      <w:pPr>
        <w:pStyle w:val="CommentText"/>
      </w:pPr>
      <w:r w:rsidRPr="00B75DF6">
        <w:rPr>
          <w:b/>
        </w:rPr>
        <w:t>AS:</w:t>
      </w:r>
      <w:r>
        <w:t xml:space="preserve"> No, it’s not. I think we can wait for reviews to fix this if it comes up. I Don’t think it will change the qualitative answer, but maybe I’m not thinking clearly about it.   </w:t>
      </w:r>
    </w:p>
    <w:p w14:paraId="217D47E6" w14:textId="77777777" w:rsidR="0010303D" w:rsidRDefault="0010303D" w:rsidP="004352AB">
      <w:pPr>
        <w:pStyle w:val="CommentText"/>
      </w:pPr>
    </w:p>
    <w:p w14:paraId="55D4A0A3" w14:textId="4029DFD8" w:rsidR="0010303D" w:rsidRDefault="0010303D" w:rsidP="004352AB">
      <w:pPr>
        <w:pStyle w:val="CommentText"/>
      </w:pPr>
      <w:r>
        <w:t>TEE: OK</w:t>
      </w:r>
    </w:p>
  </w:comment>
  <w:comment w:id="18" w:author="Timothy Essington" w:date="2017-04-17T14:00:00Z" w:initials="TE">
    <w:p w14:paraId="06AC8AA6" w14:textId="77777777" w:rsidR="0010303D" w:rsidRDefault="0010303D" w:rsidP="004352AB">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244FA5BF" w14:textId="77777777" w:rsidR="0010303D" w:rsidRDefault="0010303D" w:rsidP="004352AB">
      <w:pPr>
        <w:pStyle w:val="CommentText"/>
      </w:pPr>
    </w:p>
    <w:p w14:paraId="6310637C" w14:textId="77777777" w:rsidR="0010303D" w:rsidRDefault="0010303D" w:rsidP="004352AB">
      <w:pPr>
        <w:pStyle w:val="CommentText"/>
      </w:pPr>
      <w:r w:rsidRPr="00C70EF4">
        <w:rPr>
          <w:b/>
        </w:rPr>
        <w:t>AS:</w:t>
      </w:r>
      <w:r>
        <w:t xml:space="preserve"> I’d like to keep it broad but inspired by fisheries. If there are places where you think we need to expand on the description to do this better, please flag them so I can tackle it.</w:t>
      </w:r>
    </w:p>
    <w:p w14:paraId="50E930D5" w14:textId="77777777" w:rsidR="0010303D" w:rsidRDefault="0010303D" w:rsidP="004352AB">
      <w:pPr>
        <w:pStyle w:val="CommentText"/>
      </w:pPr>
    </w:p>
    <w:p w14:paraId="1E966702" w14:textId="726BA5DF" w:rsidR="0010303D" w:rsidRDefault="0010303D" w:rsidP="004352AB">
      <w:pPr>
        <w:pStyle w:val="CommentText"/>
      </w:pPr>
      <w:r>
        <w:t xml:space="preserve">TEE: I think the framing does a good job of this </w:t>
      </w:r>
    </w:p>
  </w:comment>
  <w:comment w:id="19" w:author="Phillip Levin" w:date="2016-02-04T17:50:00Z" w:initials="LP">
    <w:p w14:paraId="7692C26C" w14:textId="187A7297" w:rsidR="0010303D" w:rsidRDefault="0010303D">
      <w:pPr>
        <w:pStyle w:val="CommentText"/>
      </w:pPr>
      <w:r w:rsidRPr="005E5BF0">
        <w:rPr>
          <w:rStyle w:val="CommentReference"/>
          <w:highlight w:val="yellow"/>
        </w:rPr>
        <w:annotationRef/>
      </w:r>
      <w:r w:rsidRPr="005E5BF0">
        <w:rPr>
          <w:highlight w:val="yellow"/>
        </w:rPr>
        <w:t>This is inconsistent with the verbiage in the intro which focuses on decision making – I think NPV is generally a good way to think about it</w:t>
      </w:r>
    </w:p>
  </w:comment>
  <w:comment w:id="20" w:author="Adrian Stier" w:date="2017-03-29T16:39:00Z" w:initials="AS">
    <w:p w14:paraId="6C69DEA7" w14:textId="5D3571DF" w:rsidR="0010303D" w:rsidRDefault="0010303D">
      <w:pPr>
        <w:pStyle w:val="CommentText"/>
      </w:pPr>
      <w:r>
        <w:rPr>
          <w:rStyle w:val="CommentReference"/>
        </w:rPr>
        <w:annotationRef/>
      </w:r>
      <w:r>
        <w:t>I see what you’re saying and could use price, and change little “p” to “market price” or something like that?</w:t>
      </w:r>
    </w:p>
    <w:p w14:paraId="665E5D9D" w14:textId="77777777" w:rsidR="0010303D" w:rsidRDefault="0010303D">
      <w:pPr>
        <w:pStyle w:val="CommentText"/>
      </w:pPr>
    </w:p>
  </w:comment>
  <w:comment w:id="21" w:author="phil levin" w:date="2017-04-21T20:43:00Z" w:initials="pl">
    <w:p w14:paraId="1F8854AC" w14:textId="4C8F48A1" w:rsidR="0010303D" w:rsidRDefault="0010303D">
      <w:pPr>
        <w:pStyle w:val="CommentText"/>
      </w:pPr>
      <w:r>
        <w:rPr>
          <w:rStyle w:val="CommentReference"/>
        </w:rPr>
        <w:annotationRef/>
      </w:r>
      <w:r>
        <w:t xml:space="preserve">Seems ok now.  Don’t know if you changed it or I changed. </w:t>
      </w:r>
    </w:p>
  </w:comment>
  <w:comment w:id="22" w:author="Ben Halpern" w:date="2016-11-17T11:28:00Z" w:initials="BH">
    <w:p w14:paraId="5A39CAF1" w14:textId="77777777" w:rsidR="0010303D" w:rsidRDefault="0010303D">
      <w:pPr>
        <w:pStyle w:val="CommentText"/>
      </w:pPr>
      <w:r>
        <w:rPr>
          <w:rStyle w:val="CommentReference"/>
        </w:rPr>
        <w:annotationRef/>
      </w:r>
      <w:r>
        <w:t xml:space="preserve">I’m not convinced of this.  Don’t we need some way to directly compare </w:t>
      </w:r>
      <w:proofErr w:type="spellStart"/>
      <w:r>
        <w:t>c_e</w:t>
      </w:r>
      <w:proofErr w:type="spellEnd"/>
      <w:r>
        <w:t xml:space="preserve"> and </w:t>
      </w:r>
      <w:proofErr w:type="spellStart"/>
      <w:r>
        <w:t>c_m</w:t>
      </w:r>
      <w:proofErr w:type="spellEnd"/>
      <w:r>
        <w:t>??  How else can we make statements about NPV under different harvest/monitoring scenarios?  Maybe I'm missing something, but this issue came up for me when the results on the first scenario are presented and discussed (see comments there).</w:t>
      </w:r>
    </w:p>
    <w:p w14:paraId="762B53EB" w14:textId="77777777" w:rsidR="0010303D" w:rsidRDefault="0010303D">
      <w:pPr>
        <w:pStyle w:val="CommentText"/>
      </w:pPr>
    </w:p>
    <w:p w14:paraId="773F4C70" w14:textId="3D80B7CC" w:rsidR="0010303D" w:rsidRDefault="0010303D">
      <w:pPr>
        <w:pStyle w:val="CommentText"/>
      </w:pPr>
      <w:r w:rsidRPr="00331440">
        <w:rPr>
          <w:b/>
        </w:rPr>
        <w:t>AS</w:t>
      </w:r>
      <w:r>
        <w:t>: I’m a little still stumped on how to describe this relationship effectively. We’re making up prices, so I’m feeling wary of subtraction, but perhaps the ratio is okay to explore. I’d love some feedback on this and hope that Fig 5 tackles this to some degree.</w:t>
      </w:r>
    </w:p>
    <w:p w14:paraId="07AC6510" w14:textId="77777777" w:rsidR="0010303D" w:rsidRDefault="0010303D">
      <w:pPr>
        <w:pStyle w:val="CommentText"/>
      </w:pPr>
    </w:p>
    <w:p w14:paraId="52B71F87" w14:textId="77777777" w:rsidR="0010303D" w:rsidRDefault="0010303D">
      <w:pPr>
        <w:pStyle w:val="CommentText"/>
      </w:pPr>
      <w:proofErr w:type="spellStart"/>
      <w:r w:rsidRPr="00EF3C36">
        <w:rPr>
          <w:b/>
        </w:rPr>
        <w:t>js</w:t>
      </w:r>
      <w:proofErr w:type="spellEnd"/>
      <w:r w:rsidRPr="00EF3C36">
        <w:rPr>
          <w:b/>
        </w:rPr>
        <w:t>:</w:t>
      </w:r>
      <w:r>
        <w:t xml:space="preserve"> </w:t>
      </w:r>
      <w:proofErr w:type="spellStart"/>
      <w:r>
        <w:t>i</w:t>
      </w:r>
      <w:proofErr w:type="spellEnd"/>
      <w:r>
        <w:t xml:space="preserve"> </w:t>
      </w:r>
      <w:proofErr w:type="spellStart"/>
      <w:r>
        <w:t>dont</w:t>
      </w:r>
      <w:proofErr w:type="spellEnd"/>
      <w:r>
        <w:t xml:space="preserve"> think we want to compare the unit cost of harvest to the total cost of monitoring. you could look at the ratio of NPV to Cm, or plot these quantities against one another. which is what </w:t>
      </w:r>
      <w:proofErr w:type="spellStart"/>
      <w:r>
        <w:t>i</w:t>
      </w:r>
      <w:proofErr w:type="spellEnd"/>
      <w:r>
        <w:t xml:space="preserve"> think Fig5 does anyway</w:t>
      </w:r>
    </w:p>
  </w:comment>
  <w:comment w:id="23" w:author="Phillip Levin" w:date="2017-04-17T14:20:00Z" w:initials="LP">
    <w:p w14:paraId="47554831" w14:textId="77F535DC" w:rsidR="0010303D" w:rsidRDefault="0010303D">
      <w:pPr>
        <w:pStyle w:val="CommentText"/>
      </w:pPr>
      <w:r>
        <w:rPr>
          <w:rStyle w:val="CommentReference"/>
        </w:rPr>
        <w:annotationRef/>
      </w:r>
      <w:r>
        <w:t>As we have discussed, this is somewhat deceiving in the case of US fisheries since the cost of monitoring to the industry is low (unless we count taxes on income, some small fraction of which ends up in NMFS)</w:t>
      </w:r>
    </w:p>
    <w:p w14:paraId="1520274B" w14:textId="383FD4E0" w:rsidR="0010303D" w:rsidRDefault="0010303D">
      <w:pPr>
        <w:pStyle w:val="CommentText"/>
      </w:pPr>
    </w:p>
    <w:p w14:paraId="03D66840" w14:textId="77777777" w:rsidR="0010303D" w:rsidRDefault="0010303D">
      <w:pPr>
        <w:pStyle w:val="CommentText"/>
      </w:pPr>
      <w:proofErr w:type="spellStart"/>
      <w:r w:rsidRPr="008E360D">
        <w:rPr>
          <w:b/>
        </w:rPr>
        <w:t>js</w:t>
      </w:r>
      <w:proofErr w:type="spellEnd"/>
      <w:r w:rsidRPr="008E360D">
        <w:rPr>
          <w:b/>
        </w:rPr>
        <w:t>:</w:t>
      </w:r>
      <w:r>
        <w:t xml:space="preserve"> </w:t>
      </w:r>
      <w:proofErr w:type="spellStart"/>
      <w:r>
        <w:t>i</w:t>
      </w:r>
      <w:proofErr w:type="spellEnd"/>
      <w:r>
        <w:t xml:space="preserve"> think this is ok as long as it comes up in the discussion</w:t>
      </w:r>
    </w:p>
    <w:p w14:paraId="11DC8D97" w14:textId="77777777" w:rsidR="0010303D" w:rsidRDefault="0010303D">
      <w:pPr>
        <w:pStyle w:val="CommentText"/>
      </w:pPr>
    </w:p>
    <w:p w14:paraId="4C93E915" w14:textId="6CDF05B6" w:rsidR="0010303D" w:rsidRDefault="0010303D" w:rsidP="00CB5799">
      <w:pPr>
        <w:pStyle w:val="CommentText"/>
      </w:pPr>
      <w:r>
        <w:t>TEE: agreed that we should note somewhere and the discussion does a good job of this.</w:t>
      </w:r>
    </w:p>
  </w:comment>
  <w:comment w:id="24" w:author="phil levin" w:date="2017-04-21T20:44:00Z" w:initials="pl">
    <w:p w14:paraId="4D7B0D00" w14:textId="121BF882" w:rsidR="0010303D" w:rsidRDefault="0010303D">
      <w:pPr>
        <w:pStyle w:val="CommentText"/>
      </w:pPr>
      <w:r>
        <w:rPr>
          <w:rStyle w:val="CommentReference"/>
        </w:rPr>
        <w:annotationRef/>
      </w:r>
      <w:r>
        <w:t xml:space="preserve">Okie </w:t>
      </w:r>
      <w:proofErr w:type="spellStart"/>
      <w:r>
        <w:t>dokie</w:t>
      </w:r>
      <w:proofErr w:type="spellEnd"/>
    </w:p>
  </w:comment>
  <w:comment w:id="25" w:author="Timothy Essington" w:date="2017-04-17T14:12:00Z" w:initials="TE">
    <w:p w14:paraId="27632ED3" w14:textId="1AD630B8" w:rsidR="0010303D" w:rsidRDefault="0010303D">
      <w:pPr>
        <w:pStyle w:val="CommentText"/>
      </w:pPr>
      <w:r>
        <w:rPr>
          <w:rStyle w:val="CommentReference"/>
        </w:rPr>
        <w:annotationRef/>
      </w:r>
      <w:r>
        <w:t xml:space="preserve">Just wondering why only </w:t>
      </w:r>
      <w:proofErr w:type="spellStart"/>
      <w:r>
        <w:t>Bfinal</w:t>
      </w:r>
      <w:proofErr w:type="spellEnd"/>
      <w:r>
        <w:t xml:space="preserve">?  I’m sure a reviewer might wonder.  </w:t>
      </w:r>
    </w:p>
  </w:comment>
  <w:comment w:id="26" w:author="Jameal Samhouri" w:date="2017-01-05T14:06:00Z" w:initials="JS">
    <w:p w14:paraId="4F0A54BE" w14:textId="3461970A" w:rsidR="0010303D" w:rsidRDefault="0010303D">
      <w:pPr>
        <w:pStyle w:val="CommentText"/>
      </w:pPr>
      <w:r>
        <w:rPr>
          <w:rStyle w:val="CommentReference"/>
        </w:rPr>
        <w:annotationRef/>
      </w:r>
      <w:r>
        <w:t>This is a simple point said in a complicated way. Maybe try:</w:t>
      </w:r>
    </w:p>
    <w:p w14:paraId="1A9A815D" w14:textId="77777777" w:rsidR="0010303D" w:rsidRDefault="0010303D">
      <w:pPr>
        <w:pStyle w:val="CommentText"/>
      </w:pPr>
    </w:p>
    <w:p w14:paraId="4E21528D" w14:textId="31EB7DAD" w:rsidR="0010303D" w:rsidRDefault="0010303D">
      <w:pPr>
        <w:pStyle w:val="CommentText"/>
      </w:pPr>
      <w:r>
        <w:t>“Higher exploitation rates and lower monitoring investment act in concert to increase risk, defined as the probability of avoiding a tipping point or limit reference point. Increasing risk aversion narrows the feasible range of harvest rates and levels of monitoring investment.”</w:t>
      </w:r>
    </w:p>
    <w:p w14:paraId="3A78D0E2" w14:textId="77777777" w:rsidR="0010303D" w:rsidRDefault="0010303D">
      <w:pPr>
        <w:pStyle w:val="CommentText"/>
      </w:pPr>
    </w:p>
    <w:p w14:paraId="7C50BB07" w14:textId="71FE4F37" w:rsidR="0010303D" w:rsidRDefault="0010303D">
      <w:pPr>
        <w:pStyle w:val="CommentText"/>
      </w:pPr>
      <w:r>
        <w:t>Can you reorient the y axis to represent “monitoring investment required to avoid threshold”, low to high</w:t>
      </w:r>
    </w:p>
    <w:p w14:paraId="3AB3DEAE" w14:textId="77777777" w:rsidR="0010303D" w:rsidRDefault="0010303D">
      <w:pPr>
        <w:pStyle w:val="CommentText"/>
      </w:pPr>
    </w:p>
    <w:p w14:paraId="3838B803" w14:textId="69AC59F4" w:rsidR="0010303D" w:rsidRDefault="0010303D">
      <w:pPr>
        <w:pStyle w:val="CommentText"/>
      </w:pPr>
      <w:r>
        <w:t>This visual is not one of a space as in SOS. Maybe shading the area under each curve would help?</w:t>
      </w:r>
    </w:p>
  </w:comment>
  <w:comment w:id="27" w:author="phil levin" w:date="2017-04-21T20:48:00Z" w:initials="pl">
    <w:p w14:paraId="166F8F43" w14:textId="1BA4FF6D" w:rsidR="0010303D" w:rsidRDefault="0010303D">
      <w:pPr>
        <w:pStyle w:val="CommentText"/>
      </w:pPr>
      <w:r>
        <w:rPr>
          <w:rStyle w:val="CommentReference"/>
        </w:rPr>
        <w:annotationRef/>
      </w:r>
      <w:r>
        <w:t>Among sounds odd to me.  Should this be “by” or “in</w:t>
      </w:r>
      <w:proofErr w:type="gramStart"/>
      <w:r>
        <w:t>” ?</w:t>
      </w:r>
      <w:proofErr w:type="gramEnd"/>
    </w:p>
  </w:comment>
  <w:comment w:id="30" w:author="Anne Salomon" w:date="2016-01-19T11:40:00Z" w:initials="AS">
    <w:p w14:paraId="47BA8F2A" w14:textId="77777777" w:rsidR="0010303D" w:rsidRDefault="0010303D" w:rsidP="00F9071C">
      <w:pPr>
        <w:pStyle w:val="CommentText"/>
      </w:pPr>
      <w:r>
        <w:rPr>
          <w:rStyle w:val="CommentReference"/>
        </w:rPr>
        <w:annotationRef/>
      </w:r>
      <w:r>
        <w:t>We’ll need to find a good set of references for this example. I’ll see what I can dig up.</w:t>
      </w:r>
    </w:p>
    <w:p w14:paraId="27C05F66" w14:textId="77777777" w:rsidR="0010303D" w:rsidRDefault="0010303D" w:rsidP="00F9071C">
      <w:pPr>
        <w:pStyle w:val="CommentText"/>
      </w:pPr>
    </w:p>
    <w:p w14:paraId="632EE88E" w14:textId="0A2F5634" w:rsidR="0010303D" w:rsidRPr="00FD69FF" w:rsidRDefault="0010303D" w:rsidP="00FD69FF">
      <w:pPr>
        <w:rPr>
          <w:rFonts w:ascii="Times" w:eastAsia="Times New Roman" w:hAnsi="Times" w:cs="Times New Roman"/>
          <w:sz w:val="20"/>
          <w:szCs w:val="20"/>
          <w:lang w:eastAsia="en-US"/>
        </w:rPr>
      </w:pPr>
      <w:r>
        <w:t xml:space="preserve">AS: Yup. And it’s more complicated because of the </w:t>
      </w:r>
      <w:proofErr w:type="spellStart"/>
      <w:r>
        <w:t>Larocque</w:t>
      </w:r>
      <w:proofErr w:type="spellEnd"/>
      <w:r>
        <w:t xml:space="preserve"> decision, baring fish for science strategies.  </w:t>
      </w:r>
    </w:p>
    <w:p w14:paraId="1A18A692" w14:textId="24DA3BA5" w:rsidR="0010303D" w:rsidRDefault="0010303D" w:rsidP="00F9071C">
      <w:pPr>
        <w:pStyle w:val="CommentText"/>
      </w:pPr>
      <w:r>
        <w:t xml:space="preserve">decision </w:t>
      </w:r>
    </w:p>
    <w:p w14:paraId="193617B8" w14:textId="77777777" w:rsidR="0010303D" w:rsidRDefault="0010303D" w:rsidP="00F9071C">
      <w:pPr>
        <w:pStyle w:val="CommentText"/>
      </w:pPr>
    </w:p>
    <w:p w14:paraId="4B38B4BA" w14:textId="3BCFE1F0" w:rsidR="0010303D" w:rsidRDefault="0010303D" w:rsidP="00F9071C">
      <w:pPr>
        <w:pStyle w:val="CommentText"/>
      </w:pPr>
      <w:r w:rsidRPr="00EC660C">
        <w:t>http://www.dfo-mpo.gc.ca/fm-gp/policies-politiques/fish-allocation-finance-poisson-eng.htm</w:t>
      </w:r>
    </w:p>
  </w:comment>
  <w:comment w:id="31" w:author="phil levin" w:date="2017-04-21T20:52:00Z" w:initials="pl">
    <w:p w14:paraId="69893C9C" w14:textId="20C8A110" w:rsidR="00E8464A" w:rsidRDefault="00E8464A">
      <w:pPr>
        <w:pStyle w:val="CommentText"/>
      </w:pPr>
      <w:r>
        <w:rPr>
          <w:rStyle w:val="CommentReference"/>
        </w:rPr>
        <w:annotationRef/>
      </w:r>
      <w:r>
        <w:t>and recovers from?</w:t>
      </w:r>
    </w:p>
  </w:comment>
  <w:comment w:id="32" w:author="Jameal Samhouri" w:date="2017-01-05T14:53:00Z" w:initials="JS">
    <w:p w14:paraId="292F674B" w14:textId="786B96A0" w:rsidR="0010303D" w:rsidRDefault="0010303D">
      <w:pPr>
        <w:pStyle w:val="CommentText"/>
      </w:pPr>
      <w:r>
        <w:rPr>
          <w:rStyle w:val="CommentReference"/>
        </w:rPr>
        <w:annotationRef/>
      </w:r>
      <w:r>
        <w:t>I think this same general argument would hold if we did less to vilify big industry and sing the praises of the little guys.</w:t>
      </w:r>
    </w:p>
    <w:p w14:paraId="4F472BE4" w14:textId="77777777" w:rsidR="0010303D" w:rsidRDefault="0010303D">
      <w:pPr>
        <w:pStyle w:val="CommentText"/>
      </w:pPr>
    </w:p>
    <w:p w14:paraId="3CF4DC09" w14:textId="0A60399C" w:rsidR="0010303D" w:rsidRDefault="0010303D">
      <w:pPr>
        <w:pStyle w:val="CommentText"/>
      </w:pPr>
      <w:r>
        <w:t xml:space="preserve">Alternatively, you could run with the approach you had in here and refer directly to big Ag vs small farmers, </w:t>
      </w:r>
      <w:proofErr w:type="spellStart"/>
      <w:r>
        <w:t>starbucks</w:t>
      </w:r>
      <w:proofErr w:type="spellEnd"/>
      <w:r>
        <w:t xml:space="preserve"> vs </w:t>
      </w:r>
      <w:proofErr w:type="spellStart"/>
      <w:r>
        <w:t>tullys</w:t>
      </w:r>
      <w:proofErr w:type="spellEnd"/>
      <w:r>
        <w:t>, and other parallel stories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5D4A0A3" w15:done="0"/>
  <w15:commentEx w15:paraId="1E966702" w15:done="0"/>
  <w15:commentEx w15:paraId="7692C26C" w15:done="0"/>
  <w15:commentEx w15:paraId="665E5D9D" w15:paraIdParent="7692C26C" w15:done="0"/>
  <w15:commentEx w15:paraId="1F8854AC" w15:paraIdParent="7692C26C" w15:done="0"/>
  <w15:commentEx w15:paraId="52B71F87" w15:done="0"/>
  <w15:commentEx w15:paraId="4C93E915" w15:done="0"/>
  <w15:commentEx w15:paraId="4D7B0D00" w15:paraIdParent="4C93E915" w15:done="0"/>
  <w15:commentEx w15:paraId="27632ED3" w15:done="0"/>
  <w15:commentEx w15:paraId="3838B803" w15:done="0"/>
  <w15:commentEx w15:paraId="166F8F43" w15:done="0"/>
  <w15:commentEx w15:paraId="4B38B4BA" w15:done="0"/>
  <w15:commentEx w15:paraId="69893C9C" w15:done="0"/>
  <w15:commentEx w15:paraId="3CF4DC09"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6E3F97" w14:textId="77777777" w:rsidR="005F0237" w:rsidRDefault="005F0237" w:rsidP="00135D5C">
      <w:r>
        <w:separator/>
      </w:r>
    </w:p>
  </w:endnote>
  <w:endnote w:type="continuationSeparator" w:id="0">
    <w:p w14:paraId="2495C5BB" w14:textId="77777777" w:rsidR="005F0237" w:rsidRDefault="005F0237"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75FE20" w14:textId="77777777" w:rsidR="005F0237" w:rsidRDefault="005F0237" w:rsidP="00135D5C">
      <w:r>
        <w:separator/>
      </w:r>
    </w:p>
  </w:footnote>
  <w:footnote w:type="continuationSeparator" w:id="0">
    <w:p w14:paraId="4BDFF78C" w14:textId="77777777" w:rsidR="005F0237" w:rsidRDefault="005F0237"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1"/>
  </w:num>
  <w:num w:numId="4">
    <w:abstractNumId w:val="4"/>
  </w:num>
  <w:num w:numId="5">
    <w:abstractNumId w:val="11"/>
  </w:num>
  <w:num w:numId="6">
    <w:abstractNumId w:val="8"/>
  </w:num>
  <w:num w:numId="7">
    <w:abstractNumId w:val="14"/>
  </w:num>
  <w:num w:numId="8">
    <w:abstractNumId w:val="13"/>
  </w:num>
  <w:num w:numId="9">
    <w:abstractNumId w:val="15"/>
  </w:num>
  <w:num w:numId="10">
    <w:abstractNumId w:val="10"/>
  </w:num>
  <w:num w:numId="11">
    <w:abstractNumId w:val="2"/>
  </w:num>
  <w:num w:numId="12">
    <w:abstractNumId w:val="16"/>
  </w:num>
  <w:num w:numId="13">
    <w:abstractNumId w:val="6"/>
  </w:num>
  <w:num w:numId="14">
    <w:abstractNumId w:val="7"/>
    <w:lvlOverride w:ilvl="0">
      <w:startOverride w:val="1"/>
    </w:lvlOverride>
  </w:num>
  <w:num w:numId="15">
    <w:abstractNumId w:val="12"/>
  </w:num>
  <w:num w:numId="16">
    <w:abstractNumId w:val="3"/>
  </w:num>
  <w:num w:numId="17">
    <w:abstractNumId w:val="0"/>
  </w:num>
  <w:num w:numId="18">
    <w:abstractNumId w:val="5"/>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hil levin">
    <w15:presenceInfo w15:providerId="Windows Live" w15:userId="581fd8d9402a10a8"/>
  </w15:person>
  <w15:person w15:author="Adrian Stier">
    <w15:presenceInfo w15:providerId="Windows Live" w15:userId="af3c3376d5e677fa"/>
  </w15:person>
  <w15:person w15:author="Jameal Samhouri">
    <w15:presenceInfo w15:providerId="None" w15:userId="Jameal Samhou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5"/>
  <w:proofState w:spelling="clean" w:grammar="clean"/>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246&lt;/item&gt;&lt;item&gt;4361&lt;/item&gt;&lt;item&gt;8026&lt;/item&gt;&lt;item&gt;8048&lt;/item&gt;&lt;item&gt;8077&lt;/item&gt;&lt;item&gt;8328&lt;/item&gt;&lt;item&gt;8452&lt;/item&gt;&lt;item&gt;8453&lt;/item&gt;&lt;item&gt;8454&lt;/item&gt;&lt;item&gt;8455&lt;/item&gt;&lt;item&gt;8456&lt;/item&gt;&lt;item&gt;8457&lt;/item&gt;&lt;item&gt;8458&lt;/item&gt;&lt;item&gt;8459&lt;/item&gt;&lt;/record-ids&gt;&lt;/item&gt;&lt;/Libraries&gt;"/>
  </w:docVars>
  <w:rsids>
    <w:rsidRoot w:val="00EA4926"/>
    <w:rsid w:val="00000104"/>
    <w:rsid w:val="00000549"/>
    <w:rsid w:val="000005D9"/>
    <w:rsid w:val="00000733"/>
    <w:rsid w:val="00000928"/>
    <w:rsid w:val="00000D1E"/>
    <w:rsid w:val="00001AA5"/>
    <w:rsid w:val="00002A0A"/>
    <w:rsid w:val="00005901"/>
    <w:rsid w:val="000105EB"/>
    <w:rsid w:val="00010718"/>
    <w:rsid w:val="0001115B"/>
    <w:rsid w:val="00012A3D"/>
    <w:rsid w:val="00013C23"/>
    <w:rsid w:val="000140F5"/>
    <w:rsid w:val="00014C60"/>
    <w:rsid w:val="00015507"/>
    <w:rsid w:val="00017065"/>
    <w:rsid w:val="000175B0"/>
    <w:rsid w:val="00017F4B"/>
    <w:rsid w:val="0002087A"/>
    <w:rsid w:val="0002156A"/>
    <w:rsid w:val="000229A9"/>
    <w:rsid w:val="000240AD"/>
    <w:rsid w:val="00027F99"/>
    <w:rsid w:val="00030EC2"/>
    <w:rsid w:val="00030FE8"/>
    <w:rsid w:val="0003223B"/>
    <w:rsid w:val="00032BBC"/>
    <w:rsid w:val="00034507"/>
    <w:rsid w:val="000354FD"/>
    <w:rsid w:val="00035AE1"/>
    <w:rsid w:val="00035B6B"/>
    <w:rsid w:val="00036BA2"/>
    <w:rsid w:val="00037ABE"/>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5769B"/>
    <w:rsid w:val="0006213F"/>
    <w:rsid w:val="000626DC"/>
    <w:rsid w:val="0006444E"/>
    <w:rsid w:val="00064856"/>
    <w:rsid w:val="000656D3"/>
    <w:rsid w:val="00067023"/>
    <w:rsid w:val="00067FDC"/>
    <w:rsid w:val="0007003B"/>
    <w:rsid w:val="0007073E"/>
    <w:rsid w:val="00072CB4"/>
    <w:rsid w:val="00073DBF"/>
    <w:rsid w:val="00073EE0"/>
    <w:rsid w:val="00074A3A"/>
    <w:rsid w:val="00075A42"/>
    <w:rsid w:val="000762F3"/>
    <w:rsid w:val="000807F2"/>
    <w:rsid w:val="00080D17"/>
    <w:rsid w:val="00080D69"/>
    <w:rsid w:val="000814E3"/>
    <w:rsid w:val="00081FA2"/>
    <w:rsid w:val="000823F6"/>
    <w:rsid w:val="0008430E"/>
    <w:rsid w:val="0008452C"/>
    <w:rsid w:val="000847BF"/>
    <w:rsid w:val="00084B2A"/>
    <w:rsid w:val="000869C2"/>
    <w:rsid w:val="00086CE5"/>
    <w:rsid w:val="000879F4"/>
    <w:rsid w:val="000901CF"/>
    <w:rsid w:val="00090C66"/>
    <w:rsid w:val="000910A9"/>
    <w:rsid w:val="00091253"/>
    <w:rsid w:val="000920E6"/>
    <w:rsid w:val="000936DC"/>
    <w:rsid w:val="000953F0"/>
    <w:rsid w:val="00097935"/>
    <w:rsid w:val="00097BDF"/>
    <w:rsid w:val="000A07BA"/>
    <w:rsid w:val="000A0CC2"/>
    <w:rsid w:val="000A30EC"/>
    <w:rsid w:val="000A36EF"/>
    <w:rsid w:val="000A52A2"/>
    <w:rsid w:val="000A53DB"/>
    <w:rsid w:val="000A5E43"/>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5754"/>
    <w:rsid w:val="000B7485"/>
    <w:rsid w:val="000B7BB6"/>
    <w:rsid w:val="000B7CCD"/>
    <w:rsid w:val="000C1142"/>
    <w:rsid w:val="000C253D"/>
    <w:rsid w:val="000C2EA4"/>
    <w:rsid w:val="000C41E2"/>
    <w:rsid w:val="000C489C"/>
    <w:rsid w:val="000C54FE"/>
    <w:rsid w:val="000C5D7B"/>
    <w:rsid w:val="000C6015"/>
    <w:rsid w:val="000C6E81"/>
    <w:rsid w:val="000C77B0"/>
    <w:rsid w:val="000D0034"/>
    <w:rsid w:val="000D02B5"/>
    <w:rsid w:val="000D0AC5"/>
    <w:rsid w:val="000D0C63"/>
    <w:rsid w:val="000D1ADB"/>
    <w:rsid w:val="000D2B66"/>
    <w:rsid w:val="000D60B9"/>
    <w:rsid w:val="000D6496"/>
    <w:rsid w:val="000D6717"/>
    <w:rsid w:val="000D71E0"/>
    <w:rsid w:val="000D7A36"/>
    <w:rsid w:val="000E1081"/>
    <w:rsid w:val="000E1CB4"/>
    <w:rsid w:val="000E24D4"/>
    <w:rsid w:val="000E2671"/>
    <w:rsid w:val="000E386C"/>
    <w:rsid w:val="000E4B23"/>
    <w:rsid w:val="000E4BC8"/>
    <w:rsid w:val="000E50C6"/>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E36"/>
    <w:rsid w:val="0010088B"/>
    <w:rsid w:val="0010303D"/>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49C6"/>
    <w:rsid w:val="0011581A"/>
    <w:rsid w:val="00115A5E"/>
    <w:rsid w:val="0012059B"/>
    <w:rsid w:val="001228A2"/>
    <w:rsid w:val="00123731"/>
    <w:rsid w:val="00125042"/>
    <w:rsid w:val="001251A8"/>
    <w:rsid w:val="0012544A"/>
    <w:rsid w:val="00125F2B"/>
    <w:rsid w:val="001261A8"/>
    <w:rsid w:val="00126284"/>
    <w:rsid w:val="001266FD"/>
    <w:rsid w:val="00126979"/>
    <w:rsid w:val="00127592"/>
    <w:rsid w:val="001277C0"/>
    <w:rsid w:val="00127FEE"/>
    <w:rsid w:val="00131216"/>
    <w:rsid w:val="00132B06"/>
    <w:rsid w:val="00132E01"/>
    <w:rsid w:val="001341AD"/>
    <w:rsid w:val="0013445E"/>
    <w:rsid w:val="00134761"/>
    <w:rsid w:val="00135D5C"/>
    <w:rsid w:val="001361AB"/>
    <w:rsid w:val="001372FE"/>
    <w:rsid w:val="00137A9E"/>
    <w:rsid w:val="00140397"/>
    <w:rsid w:val="00140E4A"/>
    <w:rsid w:val="00141577"/>
    <w:rsid w:val="00141D67"/>
    <w:rsid w:val="001430DD"/>
    <w:rsid w:val="001433A8"/>
    <w:rsid w:val="00143673"/>
    <w:rsid w:val="00143BB8"/>
    <w:rsid w:val="001446C8"/>
    <w:rsid w:val="00146CDF"/>
    <w:rsid w:val="001477DE"/>
    <w:rsid w:val="001503FA"/>
    <w:rsid w:val="0015330E"/>
    <w:rsid w:val="00153F6B"/>
    <w:rsid w:val="00155703"/>
    <w:rsid w:val="00156B80"/>
    <w:rsid w:val="00156FFE"/>
    <w:rsid w:val="00160AB3"/>
    <w:rsid w:val="00160AFB"/>
    <w:rsid w:val="0016114A"/>
    <w:rsid w:val="00161963"/>
    <w:rsid w:val="00162533"/>
    <w:rsid w:val="001632F3"/>
    <w:rsid w:val="00163E3E"/>
    <w:rsid w:val="00164E67"/>
    <w:rsid w:val="0016574C"/>
    <w:rsid w:val="001658CC"/>
    <w:rsid w:val="001663C7"/>
    <w:rsid w:val="00167452"/>
    <w:rsid w:val="00167A52"/>
    <w:rsid w:val="00167FE8"/>
    <w:rsid w:val="001704B9"/>
    <w:rsid w:val="00170B74"/>
    <w:rsid w:val="00171438"/>
    <w:rsid w:val="001716C8"/>
    <w:rsid w:val="00171A5E"/>
    <w:rsid w:val="00171C87"/>
    <w:rsid w:val="00173FA2"/>
    <w:rsid w:val="00174E19"/>
    <w:rsid w:val="0017544E"/>
    <w:rsid w:val="00175C87"/>
    <w:rsid w:val="00176024"/>
    <w:rsid w:val="001761E2"/>
    <w:rsid w:val="00176CBD"/>
    <w:rsid w:val="00177457"/>
    <w:rsid w:val="001777EA"/>
    <w:rsid w:val="001801B3"/>
    <w:rsid w:val="00181EF6"/>
    <w:rsid w:val="00182080"/>
    <w:rsid w:val="001838F7"/>
    <w:rsid w:val="00183C91"/>
    <w:rsid w:val="00183F68"/>
    <w:rsid w:val="001840A1"/>
    <w:rsid w:val="00185A27"/>
    <w:rsid w:val="0018626E"/>
    <w:rsid w:val="0018711C"/>
    <w:rsid w:val="001876E3"/>
    <w:rsid w:val="001915FF"/>
    <w:rsid w:val="00191790"/>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421"/>
    <w:rsid w:val="001D33B6"/>
    <w:rsid w:val="001D34F7"/>
    <w:rsid w:val="001D5301"/>
    <w:rsid w:val="001D5C7E"/>
    <w:rsid w:val="001D608F"/>
    <w:rsid w:val="001D682D"/>
    <w:rsid w:val="001D7ECD"/>
    <w:rsid w:val="001E0063"/>
    <w:rsid w:val="001E044E"/>
    <w:rsid w:val="001E08B3"/>
    <w:rsid w:val="001E1282"/>
    <w:rsid w:val="001E1B2C"/>
    <w:rsid w:val="001E1F1C"/>
    <w:rsid w:val="001E24EF"/>
    <w:rsid w:val="001E286F"/>
    <w:rsid w:val="001E400D"/>
    <w:rsid w:val="001E571F"/>
    <w:rsid w:val="001E579D"/>
    <w:rsid w:val="001E6D63"/>
    <w:rsid w:val="001F03CC"/>
    <w:rsid w:val="001F0907"/>
    <w:rsid w:val="001F0A49"/>
    <w:rsid w:val="001F0DC5"/>
    <w:rsid w:val="001F0E38"/>
    <w:rsid w:val="001F1D2C"/>
    <w:rsid w:val="001F2F09"/>
    <w:rsid w:val="001F41EF"/>
    <w:rsid w:val="001F5CDF"/>
    <w:rsid w:val="001F6772"/>
    <w:rsid w:val="001F74B9"/>
    <w:rsid w:val="001F76E4"/>
    <w:rsid w:val="00200BD0"/>
    <w:rsid w:val="00201DF3"/>
    <w:rsid w:val="0020241E"/>
    <w:rsid w:val="002041D9"/>
    <w:rsid w:val="002043A6"/>
    <w:rsid w:val="00205BC7"/>
    <w:rsid w:val="0020694C"/>
    <w:rsid w:val="00207CAC"/>
    <w:rsid w:val="0021032B"/>
    <w:rsid w:val="0021105A"/>
    <w:rsid w:val="00211521"/>
    <w:rsid w:val="00211620"/>
    <w:rsid w:val="00211779"/>
    <w:rsid w:val="00211D22"/>
    <w:rsid w:val="00212DD7"/>
    <w:rsid w:val="00213D26"/>
    <w:rsid w:val="002141E4"/>
    <w:rsid w:val="0021420C"/>
    <w:rsid w:val="002153B6"/>
    <w:rsid w:val="002156DA"/>
    <w:rsid w:val="002157FA"/>
    <w:rsid w:val="00215A73"/>
    <w:rsid w:val="00216989"/>
    <w:rsid w:val="0021760A"/>
    <w:rsid w:val="0021778B"/>
    <w:rsid w:val="0022029E"/>
    <w:rsid w:val="00220A90"/>
    <w:rsid w:val="0022223C"/>
    <w:rsid w:val="0022330C"/>
    <w:rsid w:val="00223B96"/>
    <w:rsid w:val="00224136"/>
    <w:rsid w:val="002244CB"/>
    <w:rsid w:val="00225316"/>
    <w:rsid w:val="002259D7"/>
    <w:rsid w:val="002267AB"/>
    <w:rsid w:val="00227285"/>
    <w:rsid w:val="002279DC"/>
    <w:rsid w:val="0023021B"/>
    <w:rsid w:val="00230768"/>
    <w:rsid w:val="00230796"/>
    <w:rsid w:val="0023282F"/>
    <w:rsid w:val="002334F6"/>
    <w:rsid w:val="00233FD3"/>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3166"/>
    <w:rsid w:val="002540BB"/>
    <w:rsid w:val="002548A8"/>
    <w:rsid w:val="00255456"/>
    <w:rsid w:val="00256F1E"/>
    <w:rsid w:val="00256F91"/>
    <w:rsid w:val="00257D20"/>
    <w:rsid w:val="00260959"/>
    <w:rsid w:val="00260BCF"/>
    <w:rsid w:val="00260DF2"/>
    <w:rsid w:val="00260E11"/>
    <w:rsid w:val="002621A5"/>
    <w:rsid w:val="00262AEF"/>
    <w:rsid w:val="002633A4"/>
    <w:rsid w:val="00263781"/>
    <w:rsid w:val="00264A0D"/>
    <w:rsid w:val="002671A2"/>
    <w:rsid w:val="002674AC"/>
    <w:rsid w:val="00270316"/>
    <w:rsid w:val="0027142D"/>
    <w:rsid w:val="002716AB"/>
    <w:rsid w:val="002727E8"/>
    <w:rsid w:val="00272A37"/>
    <w:rsid w:val="0027335B"/>
    <w:rsid w:val="0027357B"/>
    <w:rsid w:val="002738FD"/>
    <w:rsid w:val="00273932"/>
    <w:rsid w:val="00275B00"/>
    <w:rsid w:val="0027785D"/>
    <w:rsid w:val="00280EBB"/>
    <w:rsid w:val="002818A7"/>
    <w:rsid w:val="00283177"/>
    <w:rsid w:val="002834C1"/>
    <w:rsid w:val="00283511"/>
    <w:rsid w:val="002851F5"/>
    <w:rsid w:val="00285A53"/>
    <w:rsid w:val="00285A61"/>
    <w:rsid w:val="00285C11"/>
    <w:rsid w:val="00286797"/>
    <w:rsid w:val="00286FDA"/>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1E08"/>
    <w:rsid w:val="002B37FB"/>
    <w:rsid w:val="002B6213"/>
    <w:rsid w:val="002B68BD"/>
    <w:rsid w:val="002B753F"/>
    <w:rsid w:val="002C01BB"/>
    <w:rsid w:val="002C038F"/>
    <w:rsid w:val="002C2049"/>
    <w:rsid w:val="002C23FC"/>
    <w:rsid w:val="002C4E99"/>
    <w:rsid w:val="002C619E"/>
    <w:rsid w:val="002C6D5D"/>
    <w:rsid w:val="002C71C5"/>
    <w:rsid w:val="002C7231"/>
    <w:rsid w:val="002C7454"/>
    <w:rsid w:val="002D198C"/>
    <w:rsid w:val="002D1A12"/>
    <w:rsid w:val="002D269A"/>
    <w:rsid w:val="002D30DC"/>
    <w:rsid w:val="002D40F3"/>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AC5"/>
    <w:rsid w:val="002F1F04"/>
    <w:rsid w:val="002F21FB"/>
    <w:rsid w:val="002F2EBF"/>
    <w:rsid w:val="002F410D"/>
    <w:rsid w:val="002F5988"/>
    <w:rsid w:val="002F64A9"/>
    <w:rsid w:val="00300910"/>
    <w:rsid w:val="00300F98"/>
    <w:rsid w:val="0030245C"/>
    <w:rsid w:val="00302537"/>
    <w:rsid w:val="003030A9"/>
    <w:rsid w:val="003038C0"/>
    <w:rsid w:val="003041B4"/>
    <w:rsid w:val="00305441"/>
    <w:rsid w:val="00312A7A"/>
    <w:rsid w:val="00312C20"/>
    <w:rsid w:val="00321EF4"/>
    <w:rsid w:val="00323101"/>
    <w:rsid w:val="003250F7"/>
    <w:rsid w:val="00325A3A"/>
    <w:rsid w:val="0032699A"/>
    <w:rsid w:val="0032791E"/>
    <w:rsid w:val="00330924"/>
    <w:rsid w:val="00331440"/>
    <w:rsid w:val="00331AE0"/>
    <w:rsid w:val="00331EB5"/>
    <w:rsid w:val="00332702"/>
    <w:rsid w:val="00335F01"/>
    <w:rsid w:val="003375A7"/>
    <w:rsid w:val="00340075"/>
    <w:rsid w:val="00341E3B"/>
    <w:rsid w:val="00342124"/>
    <w:rsid w:val="00342681"/>
    <w:rsid w:val="003426F7"/>
    <w:rsid w:val="0034291E"/>
    <w:rsid w:val="00342FBA"/>
    <w:rsid w:val="003435AE"/>
    <w:rsid w:val="003440F3"/>
    <w:rsid w:val="00344157"/>
    <w:rsid w:val="00344702"/>
    <w:rsid w:val="00344A84"/>
    <w:rsid w:val="00345A54"/>
    <w:rsid w:val="00345EFB"/>
    <w:rsid w:val="0034606C"/>
    <w:rsid w:val="003476B7"/>
    <w:rsid w:val="003503F0"/>
    <w:rsid w:val="00351415"/>
    <w:rsid w:val="003546B1"/>
    <w:rsid w:val="00355BC3"/>
    <w:rsid w:val="00356997"/>
    <w:rsid w:val="00357162"/>
    <w:rsid w:val="003571BF"/>
    <w:rsid w:val="00360D08"/>
    <w:rsid w:val="0036192F"/>
    <w:rsid w:val="00362018"/>
    <w:rsid w:val="00362271"/>
    <w:rsid w:val="003623C0"/>
    <w:rsid w:val="00365CD0"/>
    <w:rsid w:val="003663AE"/>
    <w:rsid w:val="003669A5"/>
    <w:rsid w:val="00366FC8"/>
    <w:rsid w:val="00367A4C"/>
    <w:rsid w:val="0037009F"/>
    <w:rsid w:val="003703B2"/>
    <w:rsid w:val="00372CA4"/>
    <w:rsid w:val="00374C01"/>
    <w:rsid w:val="00374E7F"/>
    <w:rsid w:val="00374F31"/>
    <w:rsid w:val="0037511D"/>
    <w:rsid w:val="003765FA"/>
    <w:rsid w:val="003808E3"/>
    <w:rsid w:val="00380E38"/>
    <w:rsid w:val="00382553"/>
    <w:rsid w:val="00382C09"/>
    <w:rsid w:val="003842DD"/>
    <w:rsid w:val="00385903"/>
    <w:rsid w:val="00385CA7"/>
    <w:rsid w:val="003867C9"/>
    <w:rsid w:val="0039037D"/>
    <w:rsid w:val="00393873"/>
    <w:rsid w:val="003947CD"/>
    <w:rsid w:val="0039483D"/>
    <w:rsid w:val="00395369"/>
    <w:rsid w:val="00395390"/>
    <w:rsid w:val="00395CA6"/>
    <w:rsid w:val="00395CDC"/>
    <w:rsid w:val="00396EAC"/>
    <w:rsid w:val="00397162"/>
    <w:rsid w:val="00397E19"/>
    <w:rsid w:val="003A1BE4"/>
    <w:rsid w:val="003A20A9"/>
    <w:rsid w:val="003A29D4"/>
    <w:rsid w:val="003A3718"/>
    <w:rsid w:val="003A40C3"/>
    <w:rsid w:val="003A5A82"/>
    <w:rsid w:val="003A5CE7"/>
    <w:rsid w:val="003A5CF9"/>
    <w:rsid w:val="003A609C"/>
    <w:rsid w:val="003A6A18"/>
    <w:rsid w:val="003A6B7F"/>
    <w:rsid w:val="003A725F"/>
    <w:rsid w:val="003A7290"/>
    <w:rsid w:val="003A77C7"/>
    <w:rsid w:val="003A7949"/>
    <w:rsid w:val="003A7B9F"/>
    <w:rsid w:val="003B099D"/>
    <w:rsid w:val="003B21C7"/>
    <w:rsid w:val="003B28B3"/>
    <w:rsid w:val="003B3970"/>
    <w:rsid w:val="003B60C5"/>
    <w:rsid w:val="003C0BF1"/>
    <w:rsid w:val="003C10CF"/>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9C7"/>
    <w:rsid w:val="003D1E8F"/>
    <w:rsid w:val="003D22E1"/>
    <w:rsid w:val="003D48B0"/>
    <w:rsid w:val="003D4CC5"/>
    <w:rsid w:val="003D5F09"/>
    <w:rsid w:val="003D67FD"/>
    <w:rsid w:val="003D6D37"/>
    <w:rsid w:val="003D7E67"/>
    <w:rsid w:val="003E12CA"/>
    <w:rsid w:val="003E2360"/>
    <w:rsid w:val="003E2FCD"/>
    <w:rsid w:val="003E3042"/>
    <w:rsid w:val="003E347C"/>
    <w:rsid w:val="003E4DCD"/>
    <w:rsid w:val="003E545D"/>
    <w:rsid w:val="003E5486"/>
    <w:rsid w:val="003E6594"/>
    <w:rsid w:val="003F11C0"/>
    <w:rsid w:val="003F1EFF"/>
    <w:rsid w:val="003F2A24"/>
    <w:rsid w:val="003F3080"/>
    <w:rsid w:val="003F3560"/>
    <w:rsid w:val="003F3F38"/>
    <w:rsid w:val="003F6177"/>
    <w:rsid w:val="003F6580"/>
    <w:rsid w:val="003F7813"/>
    <w:rsid w:val="00400B8E"/>
    <w:rsid w:val="00400DBD"/>
    <w:rsid w:val="00400F2A"/>
    <w:rsid w:val="00400F6C"/>
    <w:rsid w:val="0040141F"/>
    <w:rsid w:val="00401C55"/>
    <w:rsid w:val="0040280B"/>
    <w:rsid w:val="00403E71"/>
    <w:rsid w:val="0040421F"/>
    <w:rsid w:val="004045EF"/>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2004D"/>
    <w:rsid w:val="004200B2"/>
    <w:rsid w:val="004201BA"/>
    <w:rsid w:val="004206B9"/>
    <w:rsid w:val="004207DC"/>
    <w:rsid w:val="0042138B"/>
    <w:rsid w:val="00421D99"/>
    <w:rsid w:val="00423AB5"/>
    <w:rsid w:val="00423CCA"/>
    <w:rsid w:val="004250DF"/>
    <w:rsid w:val="00425F02"/>
    <w:rsid w:val="004261D0"/>
    <w:rsid w:val="004264FB"/>
    <w:rsid w:val="004271DD"/>
    <w:rsid w:val="00427702"/>
    <w:rsid w:val="00430114"/>
    <w:rsid w:val="00431200"/>
    <w:rsid w:val="00431416"/>
    <w:rsid w:val="0043160D"/>
    <w:rsid w:val="00432FF9"/>
    <w:rsid w:val="00433F41"/>
    <w:rsid w:val="00433F5A"/>
    <w:rsid w:val="00434B90"/>
    <w:rsid w:val="00435071"/>
    <w:rsid w:val="004352AB"/>
    <w:rsid w:val="00435DD9"/>
    <w:rsid w:val="004367AD"/>
    <w:rsid w:val="00436E8E"/>
    <w:rsid w:val="0043776B"/>
    <w:rsid w:val="00437F91"/>
    <w:rsid w:val="0044109F"/>
    <w:rsid w:val="00442CE6"/>
    <w:rsid w:val="00442E9E"/>
    <w:rsid w:val="00442FAD"/>
    <w:rsid w:val="0044422E"/>
    <w:rsid w:val="00444278"/>
    <w:rsid w:val="004442EA"/>
    <w:rsid w:val="004445D3"/>
    <w:rsid w:val="004471F2"/>
    <w:rsid w:val="0045028A"/>
    <w:rsid w:val="00450605"/>
    <w:rsid w:val="004519BF"/>
    <w:rsid w:val="00453D75"/>
    <w:rsid w:val="00454793"/>
    <w:rsid w:val="00455D7C"/>
    <w:rsid w:val="0045687C"/>
    <w:rsid w:val="00456920"/>
    <w:rsid w:val="00457BDA"/>
    <w:rsid w:val="00461856"/>
    <w:rsid w:val="0046187D"/>
    <w:rsid w:val="0046231B"/>
    <w:rsid w:val="004641FB"/>
    <w:rsid w:val="00466369"/>
    <w:rsid w:val="00466793"/>
    <w:rsid w:val="00466A9D"/>
    <w:rsid w:val="004676D2"/>
    <w:rsid w:val="00467F98"/>
    <w:rsid w:val="004739EB"/>
    <w:rsid w:val="00473EB7"/>
    <w:rsid w:val="004758C3"/>
    <w:rsid w:val="00476BB8"/>
    <w:rsid w:val="0047766C"/>
    <w:rsid w:val="00477FE4"/>
    <w:rsid w:val="00480363"/>
    <w:rsid w:val="00480B70"/>
    <w:rsid w:val="00480FF3"/>
    <w:rsid w:val="004813DA"/>
    <w:rsid w:val="00481E32"/>
    <w:rsid w:val="00481EF0"/>
    <w:rsid w:val="00483A26"/>
    <w:rsid w:val="00483B02"/>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C2C"/>
    <w:rsid w:val="00496CEF"/>
    <w:rsid w:val="004972A1"/>
    <w:rsid w:val="004A0E87"/>
    <w:rsid w:val="004A131B"/>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B6627"/>
    <w:rsid w:val="004C02ED"/>
    <w:rsid w:val="004C05AC"/>
    <w:rsid w:val="004C1101"/>
    <w:rsid w:val="004C1294"/>
    <w:rsid w:val="004C16FE"/>
    <w:rsid w:val="004C35D8"/>
    <w:rsid w:val="004C4D00"/>
    <w:rsid w:val="004C5771"/>
    <w:rsid w:val="004C654B"/>
    <w:rsid w:val="004C7606"/>
    <w:rsid w:val="004D042C"/>
    <w:rsid w:val="004D1678"/>
    <w:rsid w:val="004D219F"/>
    <w:rsid w:val="004D2470"/>
    <w:rsid w:val="004D2E84"/>
    <w:rsid w:val="004D351F"/>
    <w:rsid w:val="004D4794"/>
    <w:rsid w:val="004D56DF"/>
    <w:rsid w:val="004D642B"/>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6D9D"/>
    <w:rsid w:val="004F79E2"/>
    <w:rsid w:val="00500067"/>
    <w:rsid w:val="00500122"/>
    <w:rsid w:val="00502291"/>
    <w:rsid w:val="0050378A"/>
    <w:rsid w:val="00505070"/>
    <w:rsid w:val="005053A5"/>
    <w:rsid w:val="00505970"/>
    <w:rsid w:val="00506A4B"/>
    <w:rsid w:val="0051088D"/>
    <w:rsid w:val="00511544"/>
    <w:rsid w:val="005116B5"/>
    <w:rsid w:val="00511A40"/>
    <w:rsid w:val="00511F8E"/>
    <w:rsid w:val="00512E82"/>
    <w:rsid w:val="00513001"/>
    <w:rsid w:val="005136B0"/>
    <w:rsid w:val="00515966"/>
    <w:rsid w:val="00516DE9"/>
    <w:rsid w:val="005171FF"/>
    <w:rsid w:val="00517F5E"/>
    <w:rsid w:val="00520283"/>
    <w:rsid w:val="00522D02"/>
    <w:rsid w:val="005232F7"/>
    <w:rsid w:val="005234FF"/>
    <w:rsid w:val="00523F82"/>
    <w:rsid w:val="005255D6"/>
    <w:rsid w:val="00526AB7"/>
    <w:rsid w:val="00527276"/>
    <w:rsid w:val="00527C70"/>
    <w:rsid w:val="00530EFF"/>
    <w:rsid w:val="00531061"/>
    <w:rsid w:val="00531524"/>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5708"/>
    <w:rsid w:val="00546299"/>
    <w:rsid w:val="0054657C"/>
    <w:rsid w:val="0054777B"/>
    <w:rsid w:val="0055021B"/>
    <w:rsid w:val="00550724"/>
    <w:rsid w:val="00550D0E"/>
    <w:rsid w:val="005510FC"/>
    <w:rsid w:val="0055146A"/>
    <w:rsid w:val="005516A9"/>
    <w:rsid w:val="005525BB"/>
    <w:rsid w:val="005532C6"/>
    <w:rsid w:val="00555292"/>
    <w:rsid w:val="00555417"/>
    <w:rsid w:val="00555F85"/>
    <w:rsid w:val="005573F4"/>
    <w:rsid w:val="00560030"/>
    <w:rsid w:val="005606DD"/>
    <w:rsid w:val="00560935"/>
    <w:rsid w:val="00560B7C"/>
    <w:rsid w:val="00560E38"/>
    <w:rsid w:val="0056105D"/>
    <w:rsid w:val="00561D9B"/>
    <w:rsid w:val="00561FB2"/>
    <w:rsid w:val="005626B9"/>
    <w:rsid w:val="005635C0"/>
    <w:rsid w:val="00563843"/>
    <w:rsid w:val="00564962"/>
    <w:rsid w:val="005653D6"/>
    <w:rsid w:val="00565498"/>
    <w:rsid w:val="00570929"/>
    <w:rsid w:val="00570D99"/>
    <w:rsid w:val="00571058"/>
    <w:rsid w:val="00571071"/>
    <w:rsid w:val="00571557"/>
    <w:rsid w:val="005716D6"/>
    <w:rsid w:val="00571D1B"/>
    <w:rsid w:val="0057211D"/>
    <w:rsid w:val="0057298C"/>
    <w:rsid w:val="00573DBE"/>
    <w:rsid w:val="00574730"/>
    <w:rsid w:val="005749E5"/>
    <w:rsid w:val="00574F07"/>
    <w:rsid w:val="00575FCC"/>
    <w:rsid w:val="005760C4"/>
    <w:rsid w:val="00576B98"/>
    <w:rsid w:val="00576F85"/>
    <w:rsid w:val="005771FA"/>
    <w:rsid w:val="005776CF"/>
    <w:rsid w:val="00577B65"/>
    <w:rsid w:val="00580714"/>
    <w:rsid w:val="005807D5"/>
    <w:rsid w:val="00581287"/>
    <w:rsid w:val="005821C1"/>
    <w:rsid w:val="00582FDE"/>
    <w:rsid w:val="005834B4"/>
    <w:rsid w:val="00583724"/>
    <w:rsid w:val="00585166"/>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6E3"/>
    <w:rsid w:val="005A61AA"/>
    <w:rsid w:val="005A7356"/>
    <w:rsid w:val="005A7748"/>
    <w:rsid w:val="005B13F6"/>
    <w:rsid w:val="005B1FA4"/>
    <w:rsid w:val="005B3057"/>
    <w:rsid w:val="005B50A3"/>
    <w:rsid w:val="005B69F7"/>
    <w:rsid w:val="005B7132"/>
    <w:rsid w:val="005B7365"/>
    <w:rsid w:val="005C00B8"/>
    <w:rsid w:val="005C0E01"/>
    <w:rsid w:val="005C1110"/>
    <w:rsid w:val="005C14D0"/>
    <w:rsid w:val="005C1861"/>
    <w:rsid w:val="005C1FDB"/>
    <w:rsid w:val="005C392D"/>
    <w:rsid w:val="005C3AE9"/>
    <w:rsid w:val="005C542F"/>
    <w:rsid w:val="005C5E21"/>
    <w:rsid w:val="005C7499"/>
    <w:rsid w:val="005C7C2E"/>
    <w:rsid w:val="005D02E3"/>
    <w:rsid w:val="005D1A49"/>
    <w:rsid w:val="005D3254"/>
    <w:rsid w:val="005D4007"/>
    <w:rsid w:val="005D5858"/>
    <w:rsid w:val="005D77D4"/>
    <w:rsid w:val="005E090B"/>
    <w:rsid w:val="005E0CEF"/>
    <w:rsid w:val="005E2CFA"/>
    <w:rsid w:val="005E3317"/>
    <w:rsid w:val="005E3BAA"/>
    <w:rsid w:val="005E3F44"/>
    <w:rsid w:val="005E47EC"/>
    <w:rsid w:val="005E47FC"/>
    <w:rsid w:val="005E4827"/>
    <w:rsid w:val="005E4942"/>
    <w:rsid w:val="005E4F1D"/>
    <w:rsid w:val="005E5BF0"/>
    <w:rsid w:val="005E6BCA"/>
    <w:rsid w:val="005E722B"/>
    <w:rsid w:val="005E7488"/>
    <w:rsid w:val="005E7A24"/>
    <w:rsid w:val="005E7BA4"/>
    <w:rsid w:val="005F0237"/>
    <w:rsid w:val="005F17E4"/>
    <w:rsid w:val="005F1942"/>
    <w:rsid w:val="005F2D26"/>
    <w:rsid w:val="005F3455"/>
    <w:rsid w:val="005F3761"/>
    <w:rsid w:val="005F40F4"/>
    <w:rsid w:val="005F45F4"/>
    <w:rsid w:val="005F4E8C"/>
    <w:rsid w:val="005F5731"/>
    <w:rsid w:val="005F6E63"/>
    <w:rsid w:val="0060062E"/>
    <w:rsid w:val="0060220F"/>
    <w:rsid w:val="00602A5F"/>
    <w:rsid w:val="006049ED"/>
    <w:rsid w:val="00604B57"/>
    <w:rsid w:val="00604D51"/>
    <w:rsid w:val="0060700C"/>
    <w:rsid w:val="00607316"/>
    <w:rsid w:val="006078BE"/>
    <w:rsid w:val="006103FD"/>
    <w:rsid w:val="006106DB"/>
    <w:rsid w:val="00610924"/>
    <w:rsid w:val="006112ED"/>
    <w:rsid w:val="0061273E"/>
    <w:rsid w:val="00614769"/>
    <w:rsid w:val="00614BB8"/>
    <w:rsid w:val="00615385"/>
    <w:rsid w:val="0061543C"/>
    <w:rsid w:val="00615C4D"/>
    <w:rsid w:val="0061657F"/>
    <w:rsid w:val="006215F7"/>
    <w:rsid w:val="00621710"/>
    <w:rsid w:val="00621732"/>
    <w:rsid w:val="00621DB4"/>
    <w:rsid w:val="00622337"/>
    <w:rsid w:val="00622E61"/>
    <w:rsid w:val="006232BB"/>
    <w:rsid w:val="006235E3"/>
    <w:rsid w:val="00623A87"/>
    <w:rsid w:val="0062419F"/>
    <w:rsid w:val="00624B85"/>
    <w:rsid w:val="006257E3"/>
    <w:rsid w:val="006270AF"/>
    <w:rsid w:val="006276F5"/>
    <w:rsid w:val="0062782B"/>
    <w:rsid w:val="00627A8D"/>
    <w:rsid w:val="00631B82"/>
    <w:rsid w:val="00631D31"/>
    <w:rsid w:val="00631E61"/>
    <w:rsid w:val="00632BE7"/>
    <w:rsid w:val="0063467E"/>
    <w:rsid w:val="00640B72"/>
    <w:rsid w:val="00640BB2"/>
    <w:rsid w:val="006414BE"/>
    <w:rsid w:val="00641C1C"/>
    <w:rsid w:val="0064270B"/>
    <w:rsid w:val="00642EF9"/>
    <w:rsid w:val="0064319D"/>
    <w:rsid w:val="0064383B"/>
    <w:rsid w:val="0064571F"/>
    <w:rsid w:val="00645768"/>
    <w:rsid w:val="00645AA4"/>
    <w:rsid w:val="006462F3"/>
    <w:rsid w:val="00646D89"/>
    <w:rsid w:val="00646F2D"/>
    <w:rsid w:val="00646FC9"/>
    <w:rsid w:val="00647F49"/>
    <w:rsid w:val="0065066F"/>
    <w:rsid w:val="00651B44"/>
    <w:rsid w:val="00652020"/>
    <w:rsid w:val="00652914"/>
    <w:rsid w:val="006536A6"/>
    <w:rsid w:val="00653F41"/>
    <w:rsid w:val="00654100"/>
    <w:rsid w:val="006542CC"/>
    <w:rsid w:val="00654636"/>
    <w:rsid w:val="00654A7D"/>
    <w:rsid w:val="006554B9"/>
    <w:rsid w:val="00655803"/>
    <w:rsid w:val="0065689A"/>
    <w:rsid w:val="0065689D"/>
    <w:rsid w:val="00657228"/>
    <w:rsid w:val="0065744C"/>
    <w:rsid w:val="00657D2E"/>
    <w:rsid w:val="006601BD"/>
    <w:rsid w:val="00660957"/>
    <w:rsid w:val="0066132C"/>
    <w:rsid w:val="00662941"/>
    <w:rsid w:val="00662BF4"/>
    <w:rsid w:val="00662CD5"/>
    <w:rsid w:val="00663000"/>
    <w:rsid w:val="006650A0"/>
    <w:rsid w:val="00665FA6"/>
    <w:rsid w:val="00672295"/>
    <w:rsid w:val="00673762"/>
    <w:rsid w:val="00673A69"/>
    <w:rsid w:val="00673D26"/>
    <w:rsid w:val="00674346"/>
    <w:rsid w:val="0067511F"/>
    <w:rsid w:val="006765C8"/>
    <w:rsid w:val="0067734F"/>
    <w:rsid w:val="00677931"/>
    <w:rsid w:val="00677C8E"/>
    <w:rsid w:val="00680130"/>
    <w:rsid w:val="00681484"/>
    <w:rsid w:val="00681D63"/>
    <w:rsid w:val="00682191"/>
    <w:rsid w:val="006825A4"/>
    <w:rsid w:val="0068315A"/>
    <w:rsid w:val="006834D3"/>
    <w:rsid w:val="00684958"/>
    <w:rsid w:val="00685475"/>
    <w:rsid w:val="00690845"/>
    <w:rsid w:val="006921C0"/>
    <w:rsid w:val="006937E3"/>
    <w:rsid w:val="00693BAF"/>
    <w:rsid w:val="00694D9D"/>
    <w:rsid w:val="00694EFA"/>
    <w:rsid w:val="006A10D3"/>
    <w:rsid w:val="006A17DE"/>
    <w:rsid w:val="006A2CEE"/>
    <w:rsid w:val="006A312E"/>
    <w:rsid w:val="006A5EAE"/>
    <w:rsid w:val="006A6686"/>
    <w:rsid w:val="006A6A5D"/>
    <w:rsid w:val="006A7790"/>
    <w:rsid w:val="006A798A"/>
    <w:rsid w:val="006A7CB0"/>
    <w:rsid w:val="006B0DD7"/>
    <w:rsid w:val="006B1524"/>
    <w:rsid w:val="006B2DE9"/>
    <w:rsid w:val="006B4846"/>
    <w:rsid w:val="006B4BB6"/>
    <w:rsid w:val="006B5602"/>
    <w:rsid w:val="006B5A2B"/>
    <w:rsid w:val="006B5E99"/>
    <w:rsid w:val="006B6AE8"/>
    <w:rsid w:val="006B7FDF"/>
    <w:rsid w:val="006C06F9"/>
    <w:rsid w:val="006C0FB8"/>
    <w:rsid w:val="006C170D"/>
    <w:rsid w:val="006C1856"/>
    <w:rsid w:val="006C270B"/>
    <w:rsid w:val="006C41E8"/>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7C6"/>
    <w:rsid w:val="006D7DEA"/>
    <w:rsid w:val="006E29EF"/>
    <w:rsid w:val="006E37A9"/>
    <w:rsid w:val="006E3884"/>
    <w:rsid w:val="006E4F13"/>
    <w:rsid w:val="006E5489"/>
    <w:rsid w:val="006E5826"/>
    <w:rsid w:val="006E5F41"/>
    <w:rsid w:val="006E6384"/>
    <w:rsid w:val="006E75C6"/>
    <w:rsid w:val="006F097F"/>
    <w:rsid w:val="006F2FF2"/>
    <w:rsid w:val="006F314B"/>
    <w:rsid w:val="006F39E3"/>
    <w:rsid w:val="006F4702"/>
    <w:rsid w:val="006F4FED"/>
    <w:rsid w:val="006F59E4"/>
    <w:rsid w:val="006F639B"/>
    <w:rsid w:val="006F68B0"/>
    <w:rsid w:val="00701617"/>
    <w:rsid w:val="00702CFB"/>
    <w:rsid w:val="00703C1A"/>
    <w:rsid w:val="00704500"/>
    <w:rsid w:val="007049B4"/>
    <w:rsid w:val="00704EFD"/>
    <w:rsid w:val="00705635"/>
    <w:rsid w:val="00707E8C"/>
    <w:rsid w:val="0071106A"/>
    <w:rsid w:val="00711454"/>
    <w:rsid w:val="00711595"/>
    <w:rsid w:val="00713AAB"/>
    <w:rsid w:val="00714A4E"/>
    <w:rsid w:val="00714BCA"/>
    <w:rsid w:val="00715797"/>
    <w:rsid w:val="007164B4"/>
    <w:rsid w:val="007165A5"/>
    <w:rsid w:val="00716896"/>
    <w:rsid w:val="00716EA9"/>
    <w:rsid w:val="00717073"/>
    <w:rsid w:val="00720779"/>
    <w:rsid w:val="00720D36"/>
    <w:rsid w:val="00721A27"/>
    <w:rsid w:val="00722241"/>
    <w:rsid w:val="00722ACF"/>
    <w:rsid w:val="007232ED"/>
    <w:rsid w:val="00723505"/>
    <w:rsid w:val="007245A7"/>
    <w:rsid w:val="00726032"/>
    <w:rsid w:val="00726D79"/>
    <w:rsid w:val="007271B1"/>
    <w:rsid w:val="007271E1"/>
    <w:rsid w:val="00730431"/>
    <w:rsid w:val="007305A1"/>
    <w:rsid w:val="007306F6"/>
    <w:rsid w:val="00730AD1"/>
    <w:rsid w:val="00730D6C"/>
    <w:rsid w:val="00730E93"/>
    <w:rsid w:val="007324AF"/>
    <w:rsid w:val="007329C4"/>
    <w:rsid w:val="00732BDD"/>
    <w:rsid w:val="0073379F"/>
    <w:rsid w:val="007338F1"/>
    <w:rsid w:val="00733D34"/>
    <w:rsid w:val="0073410C"/>
    <w:rsid w:val="0073602F"/>
    <w:rsid w:val="0073640D"/>
    <w:rsid w:val="0073729F"/>
    <w:rsid w:val="007405BF"/>
    <w:rsid w:val="00740942"/>
    <w:rsid w:val="00740EE9"/>
    <w:rsid w:val="0074108B"/>
    <w:rsid w:val="007419C2"/>
    <w:rsid w:val="00741A2F"/>
    <w:rsid w:val="00741FDF"/>
    <w:rsid w:val="007439A8"/>
    <w:rsid w:val="007446F4"/>
    <w:rsid w:val="007458FD"/>
    <w:rsid w:val="00745FD2"/>
    <w:rsid w:val="00746AF5"/>
    <w:rsid w:val="007479CC"/>
    <w:rsid w:val="00747E1B"/>
    <w:rsid w:val="00750DE9"/>
    <w:rsid w:val="0075100A"/>
    <w:rsid w:val="00751648"/>
    <w:rsid w:val="00751D71"/>
    <w:rsid w:val="007522A9"/>
    <w:rsid w:val="00752CA9"/>
    <w:rsid w:val="00752E40"/>
    <w:rsid w:val="00755116"/>
    <w:rsid w:val="0075678D"/>
    <w:rsid w:val="00756FD4"/>
    <w:rsid w:val="00757736"/>
    <w:rsid w:val="00757E86"/>
    <w:rsid w:val="007611A3"/>
    <w:rsid w:val="00762D94"/>
    <w:rsid w:val="00763A42"/>
    <w:rsid w:val="00763C8D"/>
    <w:rsid w:val="007647D9"/>
    <w:rsid w:val="00764ACF"/>
    <w:rsid w:val="00764ECC"/>
    <w:rsid w:val="007668FC"/>
    <w:rsid w:val="00767630"/>
    <w:rsid w:val="007704C6"/>
    <w:rsid w:val="0077080A"/>
    <w:rsid w:val="00770B54"/>
    <w:rsid w:val="00771179"/>
    <w:rsid w:val="00771990"/>
    <w:rsid w:val="0077253E"/>
    <w:rsid w:val="0077306C"/>
    <w:rsid w:val="00774531"/>
    <w:rsid w:val="00774CA4"/>
    <w:rsid w:val="00775AA8"/>
    <w:rsid w:val="00775BFB"/>
    <w:rsid w:val="00776AA3"/>
    <w:rsid w:val="00776C33"/>
    <w:rsid w:val="007770BC"/>
    <w:rsid w:val="00780EC0"/>
    <w:rsid w:val="00781354"/>
    <w:rsid w:val="00781ACA"/>
    <w:rsid w:val="007821E5"/>
    <w:rsid w:val="007822B6"/>
    <w:rsid w:val="00782506"/>
    <w:rsid w:val="007830F7"/>
    <w:rsid w:val="00783147"/>
    <w:rsid w:val="007833DC"/>
    <w:rsid w:val="00783ACA"/>
    <w:rsid w:val="00784096"/>
    <w:rsid w:val="00785455"/>
    <w:rsid w:val="0078656A"/>
    <w:rsid w:val="00786844"/>
    <w:rsid w:val="0078733D"/>
    <w:rsid w:val="00790460"/>
    <w:rsid w:val="00793658"/>
    <w:rsid w:val="007937E8"/>
    <w:rsid w:val="00793CBB"/>
    <w:rsid w:val="007950C7"/>
    <w:rsid w:val="007955D8"/>
    <w:rsid w:val="00795873"/>
    <w:rsid w:val="0079704C"/>
    <w:rsid w:val="00797335"/>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444D"/>
    <w:rsid w:val="007B46BC"/>
    <w:rsid w:val="007B7225"/>
    <w:rsid w:val="007B77F1"/>
    <w:rsid w:val="007B7A2A"/>
    <w:rsid w:val="007C0034"/>
    <w:rsid w:val="007C0895"/>
    <w:rsid w:val="007C3306"/>
    <w:rsid w:val="007C3559"/>
    <w:rsid w:val="007C43D7"/>
    <w:rsid w:val="007C4AC0"/>
    <w:rsid w:val="007C6077"/>
    <w:rsid w:val="007C6829"/>
    <w:rsid w:val="007C6900"/>
    <w:rsid w:val="007C7982"/>
    <w:rsid w:val="007C79E2"/>
    <w:rsid w:val="007D0B82"/>
    <w:rsid w:val="007D1B24"/>
    <w:rsid w:val="007D28E5"/>
    <w:rsid w:val="007D2E9C"/>
    <w:rsid w:val="007D370A"/>
    <w:rsid w:val="007D3941"/>
    <w:rsid w:val="007D3A17"/>
    <w:rsid w:val="007D3BA8"/>
    <w:rsid w:val="007D3DCA"/>
    <w:rsid w:val="007D4DF9"/>
    <w:rsid w:val="007D5B2D"/>
    <w:rsid w:val="007D654C"/>
    <w:rsid w:val="007D6F08"/>
    <w:rsid w:val="007D7401"/>
    <w:rsid w:val="007D7402"/>
    <w:rsid w:val="007E05E7"/>
    <w:rsid w:val="007E09C2"/>
    <w:rsid w:val="007E1052"/>
    <w:rsid w:val="007E4DA3"/>
    <w:rsid w:val="007E6BD4"/>
    <w:rsid w:val="007E6EA2"/>
    <w:rsid w:val="007E7F32"/>
    <w:rsid w:val="007F035A"/>
    <w:rsid w:val="007F159D"/>
    <w:rsid w:val="007F212E"/>
    <w:rsid w:val="007F29C8"/>
    <w:rsid w:val="007F2FC1"/>
    <w:rsid w:val="007F391F"/>
    <w:rsid w:val="007F3A66"/>
    <w:rsid w:val="007F61D2"/>
    <w:rsid w:val="007F6AB8"/>
    <w:rsid w:val="007F6B81"/>
    <w:rsid w:val="007F7C95"/>
    <w:rsid w:val="007F7D66"/>
    <w:rsid w:val="008020E6"/>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5639"/>
    <w:rsid w:val="00816B2E"/>
    <w:rsid w:val="00817BAB"/>
    <w:rsid w:val="0082087B"/>
    <w:rsid w:val="00822127"/>
    <w:rsid w:val="00822189"/>
    <w:rsid w:val="0082304F"/>
    <w:rsid w:val="008235B2"/>
    <w:rsid w:val="00824008"/>
    <w:rsid w:val="00824946"/>
    <w:rsid w:val="008250F7"/>
    <w:rsid w:val="00825E6A"/>
    <w:rsid w:val="00830792"/>
    <w:rsid w:val="00830A31"/>
    <w:rsid w:val="00831604"/>
    <w:rsid w:val="0083186A"/>
    <w:rsid w:val="008318D2"/>
    <w:rsid w:val="008324A7"/>
    <w:rsid w:val="00832AFD"/>
    <w:rsid w:val="008339B7"/>
    <w:rsid w:val="00834115"/>
    <w:rsid w:val="00834C39"/>
    <w:rsid w:val="0083507C"/>
    <w:rsid w:val="0083534E"/>
    <w:rsid w:val="008357DB"/>
    <w:rsid w:val="00835B29"/>
    <w:rsid w:val="0083661C"/>
    <w:rsid w:val="00836E1D"/>
    <w:rsid w:val="00837EA0"/>
    <w:rsid w:val="00840202"/>
    <w:rsid w:val="0084120D"/>
    <w:rsid w:val="008420A4"/>
    <w:rsid w:val="00843B2E"/>
    <w:rsid w:val="00843C38"/>
    <w:rsid w:val="0084436E"/>
    <w:rsid w:val="008445E3"/>
    <w:rsid w:val="00844BD4"/>
    <w:rsid w:val="008451D2"/>
    <w:rsid w:val="00845B10"/>
    <w:rsid w:val="0084613E"/>
    <w:rsid w:val="008470E8"/>
    <w:rsid w:val="00847B4D"/>
    <w:rsid w:val="00850FC4"/>
    <w:rsid w:val="00851937"/>
    <w:rsid w:val="00852921"/>
    <w:rsid w:val="008535BC"/>
    <w:rsid w:val="008555BA"/>
    <w:rsid w:val="00857111"/>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9EB"/>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1594"/>
    <w:rsid w:val="00882191"/>
    <w:rsid w:val="00882F29"/>
    <w:rsid w:val="0088392A"/>
    <w:rsid w:val="008841A1"/>
    <w:rsid w:val="008851FB"/>
    <w:rsid w:val="008853EB"/>
    <w:rsid w:val="008856FB"/>
    <w:rsid w:val="008876F8"/>
    <w:rsid w:val="00887732"/>
    <w:rsid w:val="00887DEA"/>
    <w:rsid w:val="00890FA8"/>
    <w:rsid w:val="0089257A"/>
    <w:rsid w:val="00892738"/>
    <w:rsid w:val="00893B1A"/>
    <w:rsid w:val="00894043"/>
    <w:rsid w:val="00894965"/>
    <w:rsid w:val="00894D75"/>
    <w:rsid w:val="008965D3"/>
    <w:rsid w:val="00896FBF"/>
    <w:rsid w:val="0089795C"/>
    <w:rsid w:val="008A063E"/>
    <w:rsid w:val="008A0772"/>
    <w:rsid w:val="008A179C"/>
    <w:rsid w:val="008A1AC7"/>
    <w:rsid w:val="008A2312"/>
    <w:rsid w:val="008A4F4D"/>
    <w:rsid w:val="008A5938"/>
    <w:rsid w:val="008A5E7A"/>
    <w:rsid w:val="008A62BB"/>
    <w:rsid w:val="008A79AE"/>
    <w:rsid w:val="008B06A6"/>
    <w:rsid w:val="008B0BCB"/>
    <w:rsid w:val="008B2153"/>
    <w:rsid w:val="008B2608"/>
    <w:rsid w:val="008B2ED7"/>
    <w:rsid w:val="008B3245"/>
    <w:rsid w:val="008B38E0"/>
    <w:rsid w:val="008B3DC5"/>
    <w:rsid w:val="008B569A"/>
    <w:rsid w:val="008B7F3C"/>
    <w:rsid w:val="008C06F3"/>
    <w:rsid w:val="008C0F79"/>
    <w:rsid w:val="008C3BF1"/>
    <w:rsid w:val="008C5453"/>
    <w:rsid w:val="008C72D2"/>
    <w:rsid w:val="008D000D"/>
    <w:rsid w:val="008D053C"/>
    <w:rsid w:val="008D1BB6"/>
    <w:rsid w:val="008D30B9"/>
    <w:rsid w:val="008D3A1D"/>
    <w:rsid w:val="008D4713"/>
    <w:rsid w:val="008D486C"/>
    <w:rsid w:val="008D572B"/>
    <w:rsid w:val="008D57B4"/>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256B"/>
    <w:rsid w:val="008F273E"/>
    <w:rsid w:val="008F3894"/>
    <w:rsid w:val="008F48D9"/>
    <w:rsid w:val="008F57EE"/>
    <w:rsid w:val="008F600E"/>
    <w:rsid w:val="008F6241"/>
    <w:rsid w:val="008F6443"/>
    <w:rsid w:val="008F67BA"/>
    <w:rsid w:val="008F762F"/>
    <w:rsid w:val="008F7C25"/>
    <w:rsid w:val="0090182E"/>
    <w:rsid w:val="009018DE"/>
    <w:rsid w:val="00901DBA"/>
    <w:rsid w:val="0090267C"/>
    <w:rsid w:val="00902FDF"/>
    <w:rsid w:val="00903261"/>
    <w:rsid w:val="0090347F"/>
    <w:rsid w:val="00904C9C"/>
    <w:rsid w:val="00905369"/>
    <w:rsid w:val="009068EB"/>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F9D"/>
    <w:rsid w:val="009144E9"/>
    <w:rsid w:val="00915B95"/>
    <w:rsid w:val="00915FB5"/>
    <w:rsid w:val="0091739E"/>
    <w:rsid w:val="009173F8"/>
    <w:rsid w:val="00917461"/>
    <w:rsid w:val="00917649"/>
    <w:rsid w:val="009201E9"/>
    <w:rsid w:val="009209B7"/>
    <w:rsid w:val="009212DC"/>
    <w:rsid w:val="0092160F"/>
    <w:rsid w:val="00922184"/>
    <w:rsid w:val="00922B3B"/>
    <w:rsid w:val="00923293"/>
    <w:rsid w:val="009233A8"/>
    <w:rsid w:val="00923B4E"/>
    <w:rsid w:val="00923E05"/>
    <w:rsid w:val="00924028"/>
    <w:rsid w:val="009242C5"/>
    <w:rsid w:val="00924566"/>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A57"/>
    <w:rsid w:val="00933791"/>
    <w:rsid w:val="0093441B"/>
    <w:rsid w:val="00934691"/>
    <w:rsid w:val="00936002"/>
    <w:rsid w:val="00936124"/>
    <w:rsid w:val="009365AC"/>
    <w:rsid w:val="00937ACD"/>
    <w:rsid w:val="00940663"/>
    <w:rsid w:val="00941805"/>
    <w:rsid w:val="00941E56"/>
    <w:rsid w:val="00941E68"/>
    <w:rsid w:val="00942F18"/>
    <w:rsid w:val="009439A1"/>
    <w:rsid w:val="009442F2"/>
    <w:rsid w:val="00944D13"/>
    <w:rsid w:val="00944FBA"/>
    <w:rsid w:val="0094522A"/>
    <w:rsid w:val="0094542B"/>
    <w:rsid w:val="00945667"/>
    <w:rsid w:val="009458F0"/>
    <w:rsid w:val="009473E6"/>
    <w:rsid w:val="00950079"/>
    <w:rsid w:val="00952344"/>
    <w:rsid w:val="00952FA6"/>
    <w:rsid w:val="0095368E"/>
    <w:rsid w:val="00954128"/>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0E5"/>
    <w:rsid w:val="0097043F"/>
    <w:rsid w:val="00970995"/>
    <w:rsid w:val="00971BD9"/>
    <w:rsid w:val="00972145"/>
    <w:rsid w:val="00972E9C"/>
    <w:rsid w:val="009732FF"/>
    <w:rsid w:val="009741A2"/>
    <w:rsid w:val="0097481E"/>
    <w:rsid w:val="00974A31"/>
    <w:rsid w:val="00974DAA"/>
    <w:rsid w:val="00975C99"/>
    <w:rsid w:val="00975DBA"/>
    <w:rsid w:val="00976D8B"/>
    <w:rsid w:val="0097736A"/>
    <w:rsid w:val="00981D2A"/>
    <w:rsid w:val="009830E7"/>
    <w:rsid w:val="009843CF"/>
    <w:rsid w:val="00984D47"/>
    <w:rsid w:val="00984E98"/>
    <w:rsid w:val="00986316"/>
    <w:rsid w:val="00986905"/>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734C"/>
    <w:rsid w:val="009B027A"/>
    <w:rsid w:val="009B1019"/>
    <w:rsid w:val="009B186C"/>
    <w:rsid w:val="009B1C48"/>
    <w:rsid w:val="009B2081"/>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526F"/>
    <w:rsid w:val="009C5EA2"/>
    <w:rsid w:val="009C66F4"/>
    <w:rsid w:val="009C7059"/>
    <w:rsid w:val="009C7629"/>
    <w:rsid w:val="009D169F"/>
    <w:rsid w:val="009D19F0"/>
    <w:rsid w:val="009D1D2E"/>
    <w:rsid w:val="009D280A"/>
    <w:rsid w:val="009D41C8"/>
    <w:rsid w:val="009D5844"/>
    <w:rsid w:val="009D6AEE"/>
    <w:rsid w:val="009D6B3E"/>
    <w:rsid w:val="009D6F0A"/>
    <w:rsid w:val="009D7096"/>
    <w:rsid w:val="009E0D73"/>
    <w:rsid w:val="009E1D43"/>
    <w:rsid w:val="009E2207"/>
    <w:rsid w:val="009E261A"/>
    <w:rsid w:val="009E3F52"/>
    <w:rsid w:val="009E4C29"/>
    <w:rsid w:val="009E4DD1"/>
    <w:rsid w:val="009E631B"/>
    <w:rsid w:val="009E7EA1"/>
    <w:rsid w:val="009F4787"/>
    <w:rsid w:val="009F47A5"/>
    <w:rsid w:val="009F4D90"/>
    <w:rsid w:val="009F4EA3"/>
    <w:rsid w:val="009F53A6"/>
    <w:rsid w:val="009F6B92"/>
    <w:rsid w:val="009F736F"/>
    <w:rsid w:val="00A0083D"/>
    <w:rsid w:val="00A01EFD"/>
    <w:rsid w:val="00A02010"/>
    <w:rsid w:val="00A0221F"/>
    <w:rsid w:val="00A0237B"/>
    <w:rsid w:val="00A04FC4"/>
    <w:rsid w:val="00A053EC"/>
    <w:rsid w:val="00A05B27"/>
    <w:rsid w:val="00A05BB4"/>
    <w:rsid w:val="00A05F7F"/>
    <w:rsid w:val="00A0618F"/>
    <w:rsid w:val="00A065BA"/>
    <w:rsid w:val="00A0799D"/>
    <w:rsid w:val="00A07EC9"/>
    <w:rsid w:val="00A126E5"/>
    <w:rsid w:val="00A1383A"/>
    <w:rsid w:val="00A140A9"/>
    <w:rsid w:val="00A155E2"/>
    <w:rsid w:val="00A15769"/>
    <w:rsid w:val="00A15D86"/>
    <w:rsid w:val="00A15F36"/>
    <w:rsid w:val="00A16F31"/>
    <w:rsid w:val="00A20189"/>
    <w:rsid w:val="00A20252"/>
    <w:rsid w:val="00A20A56"/>
    <w:rsid w:val="00A21B6D"/>
    <w:rsid w:val="00A228F7"/>
    <w:rsid w:val="00A24122"/>
    <w:rsid w:val="00A245FA"/>
    <w:rsid w:val="00A25BC3"/>
    <w:rsid w:val="00A262AC"/>
    <w:rsid w:val="00A30A84"/>
    <w:rsid w:val="00A33B0A"/>
    <w:rsid w:val="00A34F13"/>
    <w:rsid w:val="00A352EA"/>
    <w:rsid w:val="00A361DB"/>
    <w:rsid w:val="00A37472"/>
    <w:rsid w:val="00A37982"/>
    <w:rsid w:val="00A400AD"/>
    <w:rsid w:val="00A4057C"/>
    <w:rsid w:val="00A40D0F"/>
    <w:rsid w:val="00A42591"/>
    <w:rsid w:val="00A42605"/>
    <w:rsid w:val="00A4289C"/>
    <w:rsid w:val="00A429D5"/>
    <w:rsid w:val="00A42E3A"/>
    <w:rsid w:val="00A42F1A"/>
    <w:rsid w:val="00A43AF9"/>
    <w:rsid w:val="00A45CED"/>
    <w:rsid w:val="00A50037"/>
    <w:rsid w:val="00A50377"/>
    <w:rsid w:val="00A50FD9"/>
    <w:rsid w:val="00A516BD"/>
    <w:rsid w:val="00A528D2"/>
    <w:rsid w:val="00A5376C"/>
    <w:rsid w:val="00A53937"/>
    <w:rsid w:val="00A53D50"/>
    <w:rsid w:val="00A54186"/>
    <w:rsid w:val="00A54F3F"/>
    <w:rsid w:val="00A55818"/>
    <w:rsid w:val="00A55BC6"/>
    <w:rsid w:val="00A56A78"/>
    <w:rsid w:val="00A57AED"/>
    <w:rsid w:val="00A624FE"/>
    <w:rsid w:val="00A63B0D"/>
    <w:rsid w:val="00A6413E"/>
    <w:rsid w:val="00A64170"/>
    <w:rsid w:val="00A64D09"/>
    <w:rsid w:val="00A65A95"/>
    <w:rsid w:val="00A66A28"/>
    <w:rsid w:val="00A66D61"/>
    <w:rsid w:val="00A671A5"/>
    <w:rsid w:val="00A67434"/>
    <w:rsid w:val="00A67AA6"/>
    <w:rsid w:val="00A67FE0"/>
    <w:rsid w:val="00A70AD8"/>
    <w:rsid w:val="00A72F15"/>
    <w:rsid w:val="00A73A9C"/>
    <w:rsid w:val="00A800CF"/>
    <w:rsid w:val="00A8037E"/>
    <w:rsid w:val="00A80E95"/>
    <w:rsid w:val="00A8136F"/>
    <w:rsid w:val="00A82596"/>
    <w:rsid w:val="00A82A90"/>
    <w:rsid w:val="00A83B2E"/>
    <w:rsid w:val="00A84A99"/>
    <w:rsid w:val="00A84B35"/>
    <w:rsid w:val="00A851F4"/>
    <w:rsid w:val="00A8520D"/>
    <w:rsid w:val="00A85C7B"/>
    <w:rsid w:val="00A86500"/>
    <w:rsid w:val="00A86ABB"/>
    <w:rsid w:val="00A90388"/>
    <w:rsid w:val="00A91BC5"/>
    <w:rsid w:val="00A920AE"/>
    <w:rsid w:val="00A926C7"/>
    <w:rsid w:val="00A927D8"/>
    <w:rsid w:val="00A94AF7"/>
    <w:rsid w:val="00A95AA5"/>
    <w:rsid w:val="00A96350"/>
    <w:rsid w:val="00A969DB"/>
    <w:rsid w:val="00A96D69"/>
    <w:rsid w:val="00AA08F3"/>
    <w:rsid w:val="00AA1176"/>
    <w:rsid w:val="00AA1586"/>
    <w:rsid w:val="00AA1ADE"/>
    <w:rsid w:val="00AA30AC"/>
    <w:rsid w:val="00AA4E03"/>
    <w:rsid w:val="00AA4FC1"/>
    <w:rsid w:val="00AA5908"/>
    <w:rsid w:val="00AA7668"/>
    <w:rsid w:val="00AB02F0"/>
    <w:rsid w:val="00AB0BAD"/>
    <w:rsid w:val="00AB180D"/>
    <w:rsid w:val="00AB1E73"/>
    <w:rsid w:val="00AB3B51"/>
    <w:rsid w:val="00AB3EB9"/>
    <w:rsid w:val="00AB50E2"/>
    <w:rsid w:val="00AB5589"/>
    <w:rsid w:val="00AB6309"/>
    <w:rsid w:val="00AC3212"/>
    <w:rsid w:val="00AC335B"/>
    <w:rsid w:val="00AC375B"/>
    <w:rsid w:val="00AC3C96"/>
    <w:rsid w:val="00AC40CD"/>
    <w:rsid w:val="00AC44FD"/>
    <w:rsid w:val="00AC60BF"/>
    <w:rsid w:val="00AC7FCC"/>
    <w:rsid w:val="00AD0D32"/>
    <w:rsid w:val="00AD196A"/>
    <w:rsid w:val="00AD20CD"/>
    <w:rsid w:val="00AD24B5"/>
    <w:rsid w:val="00AD2792"/>
    <w:rsid w:val="00AD305F"/>
    <w:rsid w:val="00AD3380"/>
    <w:rsid w:val="00AD3FB0"/>
    <w:rsid w:val="00AD4F07"/>
    <w:rsid w:val="00AD5050"/>
    <w:rsid w:val="00AD5B14"/>
    <w:rsid w:val="00AD608E"/>
    <w:rsid w:val="00AD68A7"/>
    <w:rsid w:val="00AD75A7"/>
    <w:rsid w:val="00AD7FE0"/>
    <w:rsid w:val="00AE5F3B"/>
    <w:rsid w:val="00AE67B2"/>
    <w:rsid w:val="00AE6EC0"/>
    <w:rsid w:val="00AE78DC"/>
    <w:rsid w:val="00AE7ABA"/>
    <w:rsid w:val="00AF01B6"/>
    <w:rsid w:val="00AF0F99"/>
    <w:rsid w:val="00AF4B0A"/>
    <w:rsid w:val="00AF4C4C"/>
    <w:rsid w:val="00AF5665"/>
    <w:rsid w:val="00AF59DE"/>
    <w:rsid w:val="00AF65DE"/>
    <w:rsid w:val="00B00779"/>
    <w:rsid w:val="00B007A5"/>
    <w:rsid w:val="00B017AB"/>
    <w:rsid w:val="00B01ECA"/>
    <w:rsid w:val="00B02E53"/>
    <w:rsid w:val="00B03969"/>
    <w:rsid w:val="00B040A5"/>
    <w:rsid w:val="00B056B9"/>
    <w:rsid w:val="00B05D67"/>
    <w:rsid w:val="00B06275"/>
    <w:rsid w:val="00B06380"/>
    <w:rsid w:val="00B0649F"/>
    <w:rsid w:val="00B06625"/>
    <w:rsid w:val="00B07614"/>
    <w:rsid w:val="00B07933"/>
    <w:rsid w:val="00B0795D"/>
    <w:rsid w:val="00B079EB"/>
    <w:rsid w:val="00B101E0"/>
    <w:rsid w:val="00B10CF4"/>
    <w:rsid w:val="00B10D68"/>
    <w:rsid w:val="00B11514"/>
    <w:rsid w:val="00B11A7A"/>
    <w:rsid w:val="00B11A89"/>
    <w:rsid w:val="00B1245F"/>
    <w:rsid w:val="00B14009"/>
    <w:rsid w:val="00B14689"/>
    <w:rsid w:val="00B14CE4"/>
    <w:rsid w:val="00B14EBC"/>
    <w:rsid w:val="00B1587C"/>
    <w:rsid w:val="00B15BAF"/>
    <w:rsid w:val="00B15EE0"/>
    <w:rsid w:val="00B16D69"/>
    <w:rsid w:val="00B16EA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3555"/>
    <w:rsid w:val="00B35F0C"/>
    <w:rsid w:val="00B369FD"/>
    <w:rsid w:val="00B40F2C"/>
    <w:rsid w:val="00B428F2"/>
    <w:rsid w:val="00B44413"/>
    <w:rsid w:val="00B445BD"/>
    <w:rsid w:val="00B454E2"/>
    <w:rsid w:val="00B457A8"/>
    <w:rsid w:val="00B45B96"/>
    <w:rsid w:val="00B45C16"/>
    <w:rsid w:val="00B469CE"/>
    <w:rsid w:val="00B505A1"/>
    <w:rsid w:val="00B507AC"/>
    <w:rsid w:val="00B50B6F"/>
    <w:rsid w:val="00B50E58"/>
    <w:rsid w:val="00B50FF3"/>
    <w:rsid w:val="00B528D4"/>
    <w:rsid w:val="00B53FE8"/>
    <w:rsid w:val="00B54349"/>
    <w:rsid w:val="00B545E1"/>
    <w:rsid w:val="00B548BF"/>
    <w:rsid w:val="00B554B0"/>
    <w:rsid w:val="00B57C57"/>
    <w:rsid w:val="00B60AEC"/>
    <w:rsid w:val="00B60BD9"/>
    <w:rsid w:val="00B61A5C"/>
    <w:rsid w:val="00B62421"/>
    <w:rsid w:val="00B64BCB"/>
    <w:rsid w:val="00B64D13"/>
    <w:rsid w:val="00B65246"/>
    <w:rsid w:val="00B668C1"/>
    <w:rsid w:val="00B66B87"/>
    <w:rsid w:val="00B66E0E"/>
    <w:rsid w:val="00B67A88"/>
    <w:rsid w:val="00B70217"/>
    <w:rsid w:val="00B70F65"/>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4128"/>
    <w:rsid w:val="00B85510"/>
    <w:rsid w:val="00B85FD8"/>
    <w:rsid w:val="00B86217"/>
    <w:rsid w:val="00B87221"/>
    <w:rsid w:val="00B878AE"/>
    <w:rsid w:val="00B902D9"/>
    <w:rsid w:val="00B903AC"/>
    <w:rsid w:val="00B90574"/>
    <w:rsid w:val="00B9108F"/>
    <w:rsid w:val="00B915C8"/>
    <w:rsid w:val="00B9196C"/>
    <w:rsid w:val="00B92114"/>
    <w:rsid w:val="00B92984"/>
    <w:rsid w:val="00B9465F"/>
    <w:rsid w:val="00B95AB6"/>
    <w:rsid w:val="00B9643B"/>
    <w:rsid w:val="00B964D1"/>
    <w:rsid w:val="00B96E6A"/>
    <w:rsid w:val="00B97121"/>
    <w:rsid w:val="00B97BB9"/>
    <w:rsid w:val="00BA12C9"/>
    <w:rsid w:val="00BA1E62"/>
    <w:rsid w:val="00BA1FBE"/>
    <w:rsid w:val="00BA33BA"/>
    <w:rsid w:val="00BA3468"/>
    <w:rsid w:val="00BA3612"/>
    <w:rsid w:val="00BA53EB"/>
    <w:rsid w:val="00BA5E6E"/>
    <w:rsid w:val="00BA6B19"/>
    <w:rsid w:val="00BA74E8"/>
    <w:rsid w:val="00BA7A92"/>
    <w:rsid w:val="00BB041C"/>
    <w:rsid w:val="00BB1A6C"/>
    <w:rsid w:val="00BB2602"/>
    <w:rsid w:val="00BB36F6"/>
    <w:rsid w:val="00BB399F"/>
    <w:rsid w:val="00BB3E78"/>
    <w:rsid w:val="00BB408F"/>
    <w:rsid w:val="00BB45A6"/>
    <w:rsid w:val="00BB4E62"/>
    <w:rsid w:val="00BB4F66"/>
    <w:rsid w:val="00BB4FBD"/>
    <w:rsid w:val="00BB5460"/>
    <w:rsid w:val="00BB5495"/>
    <w:rsid w:val="00BB5F15"/>
    <w:rsid w:val="00BB6688"/>
    <w:rsid w:val="00BB68A4"/>
    <w:rsid w:val="00BB68F9"/>
    <w:rsid w:val="00BB6D2F"/>
    <w:rsid w:val="00BC0975"/>
    <w:rsid w:val="00BC0C9A"/>
    <w:rsid w:val="00BC14C8"/>
    <w:rsid w:val="00BC2416"/>
    <w:rsid w:val="00BC4184"/>
    <w:rsid w:val="00BC57A0"/>
    <w:rsid w:val="00BC5AA5"/>
    <w:rsid w:val="00BC5AC6"/>
    <w:rsid w:val="00BC6F8C"/>
    <w:rsid w:val="00BC7541"/>
    <w:rsid w:val="00BD0038"/>
    <w:rsid w:val="00BD045A"/>
    <w:rsid w:val="00BD12EC"/>
    <w:rsid w:val="00BD13B6"/>
    <w:rsid w:val="00BD23C9"/>
    <w:rsid w:val="00BD2455"/>
    <w:rsid w:val="00BD25C8"/>
    <w:rsid w:val="00BD3299"/>
    <w:rsid w:val="00BD3DE4"/>
    <w:rsid w:val="00BD45DA"/>
    <w:rsid w:val="00BD4C92"/>
    <w:rsid w:val="00BD4EEC"/>
    <w:rsid w:val="00BD56EB"/>
    <w:rsid w:val="00BD6545"/>
    <w:rsid w:val="00BD7FE0"/>
    <w:rsid w:val="00BE00F5"/>
    <w:rsid w:val="00BE073F"/>
    <w:rsid w:val="00BE19FC"/>
    <w:rsid w:val="00BE24D6"/>
    <w:rsid w:val="00BE3541"/>
    <w:rsid w:val="00BE4482"/>
    <w:rsid w:val="00BE4FCC"/>
    <w:rsid w:val="00BE5502"/>
    <w:rsid w:val="00BE5A53"/>
    <w:rsid w:val="00BE5C03"/>
    <w:rsid w:val="00BE5D2A"/>
    <w:rsid w:val="00BE72B7"/>
    <w:rsid w:val="00BE73D9"/>
    <w:rsid w:val="00BE79EE"/>
    <w:rsid w:val="00BF009C"/>
    <w:rsid w:val="00BF0814"/>
    <w:rsid w:val="00BF2230"/>
    <w:rsid w:val="00BF28B5"/>
    <w:rsid w:val="00BF2AC1"/>
    <w:rsid w:val="00BF2EA9"/>
    <w:rsid w:val="00BF33B6"/>
    <w:rsid w:val="00BF38F4"/>
    <w:rsid w:val="00BF3D9A"/>
    <w:rsid w:val="00BF3DAE"/>
    <w:rsid w:val="00BF4B4E"/>
    <w:rsid w:val="00BF53CA"/>
    <w:rsid w:val="00BF62B6"/>
    <w:rsid w:val="00BF70DA"/>
    <w:rsid w:val="00BF77F3"/>
    <w:rsid w:val="00BF7BF0"/>
    <w:rsid w:val="00BF7C89"/>
    <w:rsid w:val="00C009DD"/>
    <w:rsid w:val="00C01745"/>
    <w:rsid w:val="00C023E7"/>
    <w:rsid w:val="00C02F86"/>
    <w:rsid w:val="00C03B37"/>
    <w:rsid w:val="00C03E06"/>
    <w:rsid w:val="00C05BD5"/>
    <w:rsid w:val="00C06FE2"/>
    <w:rsid w:val="00C074D1"/>
    <w:rsid w:val="00C10ECB"/>
    <w:rsid w:val="00C11819"/>
    <w:rsid w:val="00C13524"/>
    <w:rsid w:val="00C1536D"/>
    <w:rsid w:val="00C167E1"/>
    <w:rsid w:val="00C16EAA"/>
    <w:rsid w:val="00C200F0"/>
    <w:rsid w:val="00C20510"/>
    <w:rsid w:val="00C20652"/>
    <w:rsid w:val="00C21539"/>
    <w:rsid w:val="00C25845"/>
    <w:rsid w:val="00C26953"/>
    <w:rsid w:val="00C27890"/>
    <w:rsid w:val="00C30965"/>
    <w:rsid w:val="00C33FD4"/>
    <w:rsid w:val="00C35049"/>
    <w:rsid w:val="00C3551B"/>
    <w:rsid w:val="00C35712"/>
    <w:rsid w:val="00C35E20"/>
    <w:rsid w:val="00C36237"/>
    <w:rsid w:val="00C3705C"/>
    <w:rsid w:val="00C404D8"/>
    <w:rsid w:val="00C415BD"/>
    <w:rsid w:val="00C4598D"/>
    <w:rsid w:val="00C459AF"/>
    <w:rsid w:val="00C4739A"/>
    <w:rsid w:val="00C50ECC"/>
    <w:rsid w:val="00C517D5"/>
    <w:rsid w:val="00C52B27"/>
    <w:rsid w:val="00C55C0B"/>
    <w:rsid w:val="00C55CC4"/>
    <w:rsid w:val="00C55DFB"/>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42D3"/>
    <w:rsid w:val="00C75ADB"/>
    <w:rsid w:val="00C761B9"/>
    <w:rsid w:val="00C77B06"/>
    <w:rsid w:val="00C77FC4"/>
    <w:rsid w:val="00C80369"/>
    <w:rsid w:val="00C83F8C"/>
    <w:rsid w:val="00C85C4B"/>
    <w:rsid w:val="00C85D10"/>
    <w:rsid w:val="00C85F42"/>
    <w:rsid w:val="00C878E2"/>
    <w:rsid w:val="00C92046"/>
    <w:rsid w:val="00C9375F"/>
    <w:rsid w:val="00C943DB"/>
    <w:rsid w:val="00C94671"/>
    <w:rsid w:val="00C949EB"/>
    <w:rsid w:val="00C95D45"/>
    <w:rsid w:val="00C96CFE"/>
    <w:rsid w:val="00C97943"/>
    <w:rsid w:val="00C97A6B"/>
    <w:rsid w:val="00C97E23"/>
    <w:rsid w:val="00CA02D4"/>
    <w:rsid w:val="00CA1CE6"/>
    <w:rsid w:val="00CA1D34"/>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3CFE"/>
    <w:rsid w:val="00CB3FC8"/>
    <w:rsid w:val="00CB5178"/>
    <w:rsid w:val="00CB5799"/>
    <w:rsid w:val="00CB64E0"/>
    <w:rsid w:val="00CB6E99"/>
    <w:rsid w:val="00CB757F"/>
    <w:rsid w:val="00CB7D32"/>
    <w:rsid w:val="00CC1E16"/>
    <w:rsid w:val="00CC1EDB"/>
    <w:rsid w:val="00CC2731"/>
    <w:rsid w:val="00CC296A"/>
    <w:rsid w:val="00CC3AF9"/>
    <w:rsid w:val="00CC4060"/>
    <w:rsid w:val="00CC59DD"/>
    <w:rsid w:val="00CC6BE8"/>
    <w:rsid w:val="00CD200B"/>
    <w:rsid w:val="00CD3379"/>
    <w:rsid w:val="00CD4716"/>
    <w:rsid w:val="00CD4773"/>
    <w:rsid w:val="00CD565E"/>
    <w:rsid w:val="00CD6A68"/>
    <w:rsid w:val="00CD6FF0"/>
    <w:rsid w:val="00CE0468"/>
    <w:rsid w:val="00CE0882"/>
    <w:rsid w:val="00CE20E8"/>
    <w:rsid w:val="00CE215F"/>
    <w:rsid w:val="00CE2758"/>
    <w:rsid w:val="00CE35DE"/>
    <w:rsid w:val="00CE3806"/>
    <w:rsid w:val="00CE3B7C"/>
    <w:rsid w:val="00CE484B"/>
    <w:rsid w:val="00CE5017"/>
    <w:rsid w:val="00CF0A4A"/>
    <w:rsid w:val="00CF0CDB"/>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34D"/>
    <w:rsid w:val="00D01283"/>
    <w:rsid w:val="00D01620"/>
    <w:rsid w:val="00D04C9D"/>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4095"/>
    <w:rsid w:val="00D447BF"/>
    <w:rsid w:val="00D45007"/>
    <w:rsid w:val="00D451FF"/>
    <w:rsid w:val="00D45DB1"/>
    <w:rsid w:val="00D4695D"/>
    <w:rsid w:val="00D47068"/>
    <w:rsid w:val="00D50138"/>
    <w:rsid w:val="00D509D4"/>
    <w:rsid w:val="00D51F7D"/>
    <w:rsid w:val="00D52B99"/>
    <w:rsid w:val="00D5347B"/>
    <w:rsid w:val="00D53486"/>
    <w:rsid w:val="00D5383C"/>
    <w:rsid w:val="00D5383E"/>
    <w:rsid w:val="00D5417E"/>
    <w:rsid w:val="00D55C20"/>
    <w:rsid w:val="00D56AB3"/>
    <w:rsid w:val="00D56D5D"/>
    <w:rsid w:val="00D5784C"/>
    <w:rsid w:val="00D57F4D"/>
    <w:rsid w:val="00D615AD"/>
    <w:rsid w:val="00D619FB"/>
    <w:rsid w:val="00D62000"/>
    <w:rsid w:val="00D63259"/>
    <w:rsid w:val="00D63914"/>
    <w:rsid w:val="00D64561"/>
    <w:rsid w:val="00D647D4"/>
    <w:rsid w:val="00D64C4B"/>
    <w:rsid w:val="00D65CE1"/>
    <w:rsid w:val="00D66EA5"/>
    <w:rsid w:val="00D66F55"/>
    <w:rsid w:val="00D707B4"/>
    <w:rsid w:val="00D70D9C"/>
    <w:rsid w:val="00D71586"/>
    <w:rsid w:val="00D72220"/>
    <w:rsid w:val="00D723C7"/>
    <w:rsid w:val="00D7376F"/>
    <w:rsid w:val="00D7486C"/>
    <w:rsid w:val="00D763C5"/>
    <w:rsid w:val="00D7651D"/>
    <w:rsid w:val="00D76B05"/>
    <w:rsid w:val="00D77CFD"/>
    <w:rsid w:val="00D8057E"/>
    <w:rsid w:val="00D80697"/>
    <w:rsid w:val="00D815E0"/>
    <w:rsid w:val="00D81948"/>
    <w:rsid w:val="00D81AE0"/>
    <w:rsid w:val="00D81BD5"/>
    <w:rsid w:val="00D82142"/>
    <w:rsid w:val="00D83081"/>
    <w:rsid w:val="00D85320"/>
    <w:rsid w:val="00D855B9"/>
    <w:rsid w:val="00D8585C"/>
    <w:rsid w:val="00D85D5D"/>
    <w:rsid w:val="00D86288"/>
    <w:rsid w:val="00D8628E"/>
    <w:rsid w:val="00D866F3"/>
    <w:rsid w:val="00D867F7"/>
    <w:rsid w:val="00D86DD6"/>
    <w:rsid w:val="00D86E1F"/>
    <w:rsid w:val="00D872DD"/>
    <w:rsid w:val="00D87B47"/>
    <w:rsid w:val="00D9006A"/>
    <w:rsid w:val="00D92A66"/>
    <w:rsid w:val="00D92B83"/>
    <w:rsid w:val="00D92C7A"/>
    <w:rsid w:val="00D931C7"/>
    <w:rsid w:val="00D9408C"/>
    <w:rsid w:val="00D94C0B"/>
    <w:rsid w:val="00D950E5"/>
    <w:rsid w:val="00D951AD"/>
    <w:rsid w:val="00DA26C6"/>
    <w:rsid w:val="00DA3304"/>
    <w:rsid w:val="00DA36E2"/>
    <w:rsid w:val="00DA46F5"/>
    <w:rsid w:val="00DA46FB"/>
    <w:rsid w:val="00DA5D1C"/>
    <w:rsid w:val="00DA6395"/>
    <w:rsid w:val="00DA644E"/>
    <w:rsid w:val="00DA6DB6"/>
    <w:rsid w:val="00DA7745"/>
    <w:rsid w:val="00DA7846"/>
    <w:rsid w:val="00DB1AA0"/>
    <w:rsid w:val="00DB2B31"/>
    <w:rsid w:val="00DB386E"/>
    <w:rsid w:val="00DB4CE5"/>
    <w:rsid w:val="00DB58A9"/>
    <w:rsid w:val="00DB617C"/>
    <w:rsid w:val="00DB6DA5"/>
    <w:rsid w:val="00DB6F5F"/>
    <w:rsid w:val="00DB75DE"/>
    <w:rsid w:val="00DC0240"/>
    <w:rsid w:val="00DC0C81"/>
    <w:rsid w:val="00DC1E0C"/>
    <w:rsid w:val="00DC2496"/>
    <w:rsid w:val="00DC2AD4"/>
    <w:rsid w:val="00DC33F5"/>
    <w:rsid w:val="00DC3520"/>
    <w:rsid w:val="00DC361F"/>
    <w:rsid w:val="00DC3C77"/>
    <w:rsid w:val="00DC6532"/>
    <w:rsid w:val="00DC6D27"/>
    <w:rsid w:val="00DC6F14"/>
    <w:rsid w:val="00DC6FCD"/>
    <w:rsid w:val="00DC795C"/>
    <w:rsid w:val="00DD23BB"/>
    <w:rsid w:val="00DD32BA"/>
    <w:rsid w:val="00DD3545"/>
    <w:rsid w:val="00DD39FC"/>
    <w:rsid w:val="00DD4ECE"/>
    <w:rsid w:val="00DD5A73"/>
    <w:rsid w:val="00DD6776"/>
    <w:rsid w:val="00DD6B45"/>
    <w:rsid w:val="00DD71BF"/>
    <w:rsid w:val="00DE22CD"/>
    <w:rsid w:val="00DE2726"/>
    <w:rsid w:val="00DE3308"/>
    <w:rsid w:val="00DE4C3D"/>
    <w:rsid w:val="00DE4DA7"/>
    <w:rsid w:val="00DE4DC0"/>
    <w:rsid w:val="00DE5859"/>
    <w:rsid w:val="00DE590B"/>
    <w:rsid w:val="00DE61F7"/>
    <w:rsid w:val="00DE6B03"/>
    <w:rsid w:val="00DF03B8"/>
    <w:rsid w:val="00DF0B7F"/>
    <w:rsid w:val="00DF0DCE"/>
    <w:rsid w:val="00DF1326"/>
    <w:rsid w:val="00DF1784"/>
    <w:rsid w:val="00DF1ADC"/>
    <w:rsid w:val="00DF314F"/>
    <w:rsid w:val="00DF3381"/>
    <w:rsid w:val="00DF4577"/>
    <w:rsid w:val="00DF478A"/>
    <w:rsid w:val="00DF49F1"/>
    <w:rsid w:val="00DF5533"/>
    <w:rsid w:val="00DF6C6F"/>
    <w:rsid w:val="00E00606"/>
    <w:rsid w:val="00E01709"/>
    <w:rsid w:val="00E019A0"/>
    <w:rsid w:val="00E035E7"/>
    <w:rsid w:val="00E06FAF"/>
    <w:rsid w:val="00E076B2"/>
    <w:rsid w:val="00E076C2"/>
    <w:rsid w:val="00E105F4"/>
    <w:rsid w:val="00E11175"/>
    <w:rsid w:val="00E1277F"/>
    <w:rsid w:val="00E132E3"/>
    <w:rsid w:val="00E13404"/>
    <w:rsid w:val="00E142ED"/>
    <w:rsid w:val="00E14D63"/>
    <w:rsid w:val="00E153FC"/>
    <w:rsid w:val="00E15F93"/>
    <w:rsid w:val="00E1724B"/>
    <w:rsid w:val="00E17360"/>
    <w:rsid w:val="00E20ADA"/>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31DD"/>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600"/>
    <w:rsid w:val="00E42C99"/>
    <w:rsid w:val="00E4315B"/>
    <w:rsid w:val="00E44576"/>
    <w:rsid w:val="00E45819"/>
    <w:rsid w:val="00E476B1"/>
    <w:rsid w:val="00E47DE3"/>
    <w:rsid w:val="00E52A43"/>
    <w:rsid w:val="00E564B2"/>
    <w:rsid w:val="00E568A8"/>
    <w:rsid w:val="00E57861"/>
    <w:rsid w:val="00E60289"/>
    <w:rsid w:val="00E60F94"/>
    <w:rsid w:val="00E61DE3"/>
    <w:rsid w:val="00E628F0"/>
    <w:rsid w:val="00E62B10"/>
    <w:rsid w:val="00E62DE3"/>
    <w:rsid w:val="00E63865"/>
    <w:rsid w:val="00E6416C"/>
    <w:rsid w:val="00E649CC"/>
    <w:rsid w:val="00E64CD0"/>
    <w:rsid w:val="00E64D3B"/>
    <w:rsid w:val="00E64FA4"/>
    <w:rsid w:val="00E65AAF"/>
    <w:rsid w:val="00E66E4C"/>
    <w:rsid w:val="00E67685"/>
    <w:rsid w:val="00E67907"/>
    <w:rsid w:val="00E67D5A"/>
    <w:rsid w:val="00E70B4A"/>
    <w:rsid w:val="00E71F8F"/>
    <w:rsid w:val="00E72D49"/>
    <w:rsid w:val="00E737F6"/>
    <w:rsid w:val="00E73EED"/>
    <w:rsid w:val="00E7577E"/>
    <w:rsid w:val="00E75DF8"/>
    <w:rsid w:val="00E76BD0"/>
    <w:rsid w:val="00E77438"/>
    <w:rsid w:val="00E774D1"/>
    <w:rsid w:val="00E80D69"/>
    <w:rsid w:val="00E8329B"/>
    <w:rsid w:val="00E8464A"/>
    <w:rsid w:val="00E84D05"/>
    <w:rsid w:val="00E853E9"/>
    <w:rsid w:val="00E8674A"/>
    <w:rsid w:val="00E867FB"/>
    <w:rsid w:val="00E86B1D"/>
    <w:rsid w:val="00E86EAB"/>
    <w:rsid w:val="00E87E86"/>
    <w:rsid w:val="00E9046F"/>
    <w:rsid w:val="00E90507"/>
    <w:rsid w:val="00E906D6"/>
    <w:rsid w:val="00E914B3"/>
    <w:rsid w:val="00E921EB"/>
    <w:rsid w:val="00E94318"/>
    <w:rsid w:val="00E95521"/>
    <w:rsid w:val="00E957C2"/>
    <w:rsid w:val="00E96363"/>
    <w:rsid w:val="00E97B70"/>
    <w:rsid w:val="00EA077F"/>
    <w:rsid w:val="00EA0A44"/>
    <w:rsid w:val="00EA0B7C"/>
    <w:rsid w:val="00EA189E"/>
    <w:rsid w:val="00EA205C"/>
    <w:rsid w:val="00EA2622"/>
    <w:rsid w:val="00EA28CB"/>
    <w:rsid w:val="00EA2F1A"/>
    <w:rsid w:val="00EA325D"/>
    <w:rsid w:val="00EA3340"/>
    <w:rsid w:val="00EA375D"/>
    <w:rsid w:val="00EA37F5"/>
    <w:rsid w:val="00EA4926"/>
    <w:rsid w:val="00EA4C5A"/>
    <w:rsid w:val="00EA5BE7"/>
    <w:rsid w:val="00EA6C4E"/>
    <w:rsid w:val="00EA70AE"/>
    <w:rsid w:val="00EA70B7"/>
    <w:rsid w:val="00EA75D8"/>
    <w:rsid w:val="00EA763F"/>
    <w:rsid w:val="00EB043E"/>
    <w:rsid w:val="00EB1548"/>
    <w:rsid w:val="00EB17AA"/>
    <w:rsid w:val="00EB2C1C"/>
    <w:rsid w:val="00EB37ED"/>
    <w:rsid w:val="00EB3D61"/>
    <w:rsid w:val="00EB45CE"/>
    <w:rsid w:val="00EB4914"/>
    <w:rsid w:val="00EB538F"/>
    <w:rsid w:val="00EB5778"/>
    <w:rsid w:val="00EB5880"/>
    <w:rsid w:val="00EB5FC3"/>
    <w:rsid w:val="00EB794C"/>
    <w:rsid w:val="00EC01C2"/>
    <w:rsid w:val="00EC2A4F"/>
    <w:rsid w:val="00EC2B9C"/>
    <w:rsid w:val="00EC31AB"/>
    <w:rsid w:val="00EC43CB"/>
    <w:rsid w:val="00EC463B"/>
    <w:rsid w:val="00EC55A4"/>
    <w:rsid w:val="00EC571F"/>
    <w:rsid w:val="00EC57F5"/>
    <w:rsid w:val="00EC6178"/>
    <w:rsid w:val="00EC660C"/>
    <w:rsid w:val="00EC73AF"/>
    <w:rsid w:val="00EC784B"/>
    <w:rsid w:val="00EC7D0F"/>
    <w:rsid w:val="00ED04AC"/>
    <w:rsid w:val="00ED1D56"/>
    <w:rsid w:val="00ED2F94"/>
    <w:rsid w:val="00ED37B2"/>
    <w:rsid w:val="00ED3986"/>
    <w:rsid w:val="00ED48B8"/>
    <w:rsid w:val="00ED4931"/>
    <w:rsid w:val="00ED55AC"/>
    <w:rsid w:val="00ED55E0"/>
    <w:rsid w:val="00ED5868"/>
    <w:rsid w:val="00ED747F"/>
    <w:rsid w:val="00EE0FF8"/>
    <w:rsid w:val="00EE124C"/>
    <w:rsid w:val="00EE1701"/>
    <w:rsid w:val="00EE24BE"/>
    <w:rsid w:val="00EE4CEA"/>
    <w:rsid w:val="00EE5645"/>
    <w:rsid w:val="00EE58CA"/>
    <w:rsid w:val="00EE5999"/>
    <w:rsid w:val="00EE5B11"/>
    <w:rsid w:val="00EE634F"/>
    <w:rsid w:val="00EE6528"/>
    <w:rsid w:val="00EE75FD"/>
    <w:rsid w:val="00EF18C9"/>
    <w:rsid w:val="00EF1924"/>
    <w:rsid w:val="00EF38CE"/>
    <w:rsid w:val="00EF3C36"/>
    <w:rsid w:val="00EF3D70"/>
    <w:rsid w:val="00EF6675"/>
    <w:rsid w:val="00EF6F5C"/>
    <w:rsid w:val="00F006EC"/>
    <w:rsid w:val="00F00964"/>
    <w:rsid w:val="00F00BF2"/>
    <w:rsid w:val="00F06987"/>
    <w:rsid w:val="00F1039E"/>
    <w:rsid w:val="00F13BE1"/>
    <w:rsid w:val="00F141EE"/>
    <w:rsid w:val="00F1424F"/>
    <w:rsid w:val="00F14722"/>
    <w:rsid w:val="00F14E84"/>
    <w:rsid w:val="00F155C5"/>
    <w:rsid w:val="00F165BF"/>
    <w:rsid w:val="00F16D17"/>
    <w:rsid w:val="00F16D9D"/>
    <w:rsid w:val="00F1766A"/>
    <w:rsid w:val="00F20C88"/>
    <w:rsid w:val="00F23AFB"/>
    <w:rsid w:val="00F2486A"/>
    <w:rsid w:val="00F26531"/>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556"/>
    <w:rsid w:val="00F37A73"/>
    <w:rsid w:val="00F37EB2"/>
    <w:rsid w:val="00F40657"/>
    <w:rsid w:val="00F417DD"/>
    <w:rsid w:val="00F422F5"/>
    <w:rsid w:val="00F42641"/>
    <w:rsid w:val="00F42ABB"/>
    <w:rsid w:val="00F43CFF"/>
    <w:rsid w:val="00F44B0F"/>
    <w:rsid w:val="00F45A6B"/>
    <w:rsid w:val="00F46399"/>
    <w:rsid w:val="00F47B33"/>
    <w:rsid w:val="00F47E3B"/>
    <w:rsid w:val="00F50088"/>
    <w:rsid w:val="00F50544"/>
    <w:rsid w:val="00F50E15"/>
    <w:rsid w:val="00F53651"/>
    <w:rsid w:val="00F53ED2"/>
    <w:rsid w:val="00F54420"/>
    <w:rsid w:val="00F5594E"/>
    <w:rsid w:val="00F55E39"/>
    <w:rsid w:val="00F5615C"/>
    <w:rsid w:val="00F607EE"/>
    <w:rsid w:val="00F61749"/>
    <w:rsid w:val="00F62308"/>
    <w:rsid w:val="00F6308A"/>
    <w:rsid w:val="00F63C6F"/>
    <w:rsid w:val="00F6430A"/>
    <w:rsid w:val="00F64CC3"/>
    <w:rsid w:val="00F658A3"/>
    <w:rsid w:val="00F66381"/>
    <w:rsid w:val="00F6763F"/>
    <w:rsid w:val="00F679CB"/>
    <w:rsid w:val="00F70237"/>
    <w:rsid w:val="00F70FC7"/>
    <w:rsid w:val="00F719FC"/>
    <w:rsid w:val="00F721F0"/>
    <w:rsid w:val="00F736A5"/>
    <w:rsid w:val="00F77F41"/>
    <w:rsid w:val="00F80AF2"/>
    <w:rsid w:val="00F8244A"/>
    <w:rsid w:val="00F82B54"/>
    <w:rsid w:val="00F82F05"/>
    <w:rsid w:val="00F82FC2"/>
    <w:rsid w:val="00F838F5"/>
    <w:rsid w:val="00F84536"/>
    <w:rsid w:val="00F84D49"/>
    <w:rsid w:val="00F8561F"/>
    <w:rsid w:val="00F858EE"/>
    <w:rsid w:val="00F86AAB"/>
    <w:rsid w:val="00F876DD"/>
    <w:rsid w:val="00F9017C"/>
    <w:rsid w:val="00F9071C"/>
    <w:rsid w:val="00F91857"/>
    <w:rsid w:val="00F91943"/>
    <w:rsid w:val="00F91EA6"/>
    <w:rsid w:val="00F92099"/>
    <w:rsid w:val="00F920B2"/>
    <w:rsid w:val="00F92B16"/>
    <w:rsid w:val="00F9417D"/>
    <w:rsid w:val="00F94636"/>
    <w:rsid w:val="00F94C4E"/>
    <w:rsid w:val="00F9688E"/>
    <w:rsid w:val="00F96C02"/>
    <w:rsid w:val="00FA059A"/>
    <w:rsid w:val="00FA0D96"/>
    <w:rsid w:val="00FA0F70"/>
    <w:rsid w:val="00FA2006"/>
    <w:rsid w:val="00FA2819"/>
    <w:rsid w:val="00FA2C42"/>
    <w:rsid w:val="00FA3C1E"/>
    <w:rsid w:val="00FA3F15"/>
    <w:rsid w:val="00FA4267"/>
    <w:rsid w:val="00FA4BA7"/>
    <w:rsid w:val="00FA5DE7"/>
    <w:rsid w:val="00FA641D"/>
    <w:rsid w:val="00FA68C5"/>
    <w:rsid w:val="00FA7652"/>
    <w:rsid w:val="00FB078C"/>
    <w:rsid w:val="00FB2A4D"/>
    <w:rsid w:val="00FB389E"/>
    <w:rsid w:val="00FB3C24"/>
    <w:rsid w:val="00FB4775"/>
    <w:rsid w:val="00FB50B2"/>
    <w:rsid w:val="00FB56BE"/>
    <w:rsid w:val="00FB5D49"/>
    <w:rsid w:val="00FB788D"/>
    <w:rsid w:val="00FB7DF7"/>
    <w:rsid w:val="00FC0413"/>
    <w:rsid w:val="00FC0593"/>
    <w:rsid w:val="00FC3222"/>
    <w:rsid w:val="00FC3BE2"/>
    <w:rsid w:val="00FC3E7C"/>
    <w:rsid w:val="00FC4547"/>
    <w:rsid w:val="00FC5856"/>
    <w:rsid w:val="00FC6CF1"/>
    <w:rsid w:val="00FC6ED7"/>
    <w:rsid w:val="00FC772B"/>
    <w:rsid w:val="00FC7BA4"/>
    <w:rsid w:val="00FD2934"/>
    <w:rsid w:val="00FD4281"/>
    <w:rsid w:val="00FD439A"/>
    <w:rsid w:val="00FD4DBE"/>
    <w:rsid w:val="00FD53FD"/>
    <w:rsid w:val="00FD5C84"/>
    <w:rsid w:val="00FD69FF"/>
    <w:rsid w:val="00FD6A66"/>
    <w:rsid w:val="00FD6C95"/>
    <w:rsid w:val="00FD7447"/>
    <w:rsid w:val="00FD7CE9"/>
    <w:rsid w:val="00FE0BB8"/>
    <w:rsid w:val="00FE15B9"/>
    <w:rsid w:val="00FE30FB"/>
    <w:rsid w:val="00FE3779"/>
    <w:rsid w:val="00FE3BA0"/>
    <w:rsid w:val="00FE40B2"/>
    <w:rsid w:val="00FE4187"/>
    <w:rsid w:val="00FE458A"/>
    <w:rsid w:val="00FE70D6"/>
    <w:rsid w:val="00FE73B5"/>
    <w:rsid w:val="00FE74A9"/>
    <w:rsid w:val="00FE78AB"/>
    <w:rsid w:val="00FF055F"/>
    <w:rsid w:val="00FF097E"/>
    <w:rsid w:val="00FF0CDC"/>
    <w:rsid w:val="00FF4070"/>
    <w:rsid w:val="00FF40CE"/>
    <w:rsid w:val="00FF446B"/>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Jameal.Samhouri@noaa.gov" TargetMode="External"/><Relationship Id="rId20" Type="http://schemas.openxmlformats.org/officeDocument/2006/relationships/image" Target="media/image4.emf"/><Relationship Id="rId21" Type="http://schemas.openxmlformats.org/officeDocument/2006/relationships/fontTable" Target="fontTable.xml"/><Relationship Id="rId22" Type="http://schemas.microsoft.com/office/2011/relationships/people" Target="people.xml"/><Relationship Id="rId23" Type="http://schemas.openxmlformats.org/officeDocument/2006/relationships/theme" Target="theme/theme1.xml"/><Relationship Id="rId10" Type="http://schemas.openxmlformats.org/officeDocument/2006/relationships/hyperlink" Target="mailto:essing@uw.edu" TargetMode="External"/><Relationship Id="rId11" Type="http://schemas.openxmlformats.org/officeDocument/2006/relationships/hyperlink" Target="mailto:cwhite31@calpoly.edu" TargetMode="External"/><Relationship Id="rId12" Type="http://schemas.openxmlformats.org/officeDocument/2006/relationships/hyperlink" Target="mailto:halpern@bren.ucsb.edu" TargetMode="External"/><Relationship Id="rId13" Type="http://schemas.openxmlformats.org/officeDocument/2006/relationships/hyperlink" Target="mailto:lynham@hawaii.edu" TargetMode="External"/><Relationship Id="rId14" Type="http://schemas.openxmlformats.org/officeDocument/2006/relationships/hyperlink" Target="mailto:anne.salomon@sfu.ca" TargetMode="External"/><Relationship Id="rId15" Type="http://schemas.openxmlformats.org/officeDocument/2006/relationships/comments" Target="comments.xml"/><Relationship Id="rId16" Type="http://schemas.microsoft.com/office/2011/relationships/commentsExtended" Target="commentsExtended.xml"/><Relationship Id="rId17" Type="http://schemas.openxmlformats.org/officeDocument/2006/relationships/image" Target="media/image1.emf"/><Relationship Id="rId18" Type="http://schemas.openxmlformats.org/officeDocument/2006/relationships/image" Target="media/image2.emf"/><Relationship Id="rId19" Type="http://schemas.openxmlformats.org/officeDocument/2006/relationships/image" Target="media/image3.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adrian.sti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60C39-D45D-E244-B39A-87F798EFB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9935</Words>
  <Characters>56636</Characters>
  <Application>Microsoft Macintosh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66439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phil levin</cp:lastModifiedBy>
  <cp:revision>2</cp:revision>
  <dcterms:created xsi:type="dcterms:W3CDTF">2017-04-22T03:55:00Z</dcterms:created>
  <dcterms:modified xsi:type="dcterms:W3CDTF">2017-04-22T03:55:00Z</dcterms:modified>
</cp:coreProperties>
</file>