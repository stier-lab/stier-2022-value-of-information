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Monitoring</w:t>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65FE7E07" w14:textId="219CBE7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73103B42" w14:textId="77777777" w:rsidR="002C23FC" w:rsidRDefault="002C23FC" w:rsidP="002C23FC">
      <w:pPr>
        <w:widowControl w:val="0"/>
        <w:autoSpaceDE w:val="0"/>
        <w:autoSpaceDN w:val="0"/>
        <w:adjustRightInd w:val="0"/>
        <w:rPr>
          <w:rFonts w:ascii="Helvetica" w:hAnsi="Helvetica" w:cs="Times New Roman"/>
          <w:iCs/>
          <w:sz w:val="22"/>
          <w:szCs w:val="22"/>
        </w:rPr>
      </w:pPr>
    </w:p>
    <w:p w14:paraId="62FECE3B" w14:textId="594B07D8"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6F4BF683"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503CF3A7" w14:textId="6594B445"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Aquatic and Fishery Sciences, Box 355020, Seattle, Washington 98195 USA </w:t>
      </w:r>
    </w:p>
    <w:p w14:paraId="4D5C3571" w14:textId="3176665E"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656FD6DA" w14:textId="08943ADF"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10E3D59E"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14:paraId="7B9D7707" w14:textId="77777777" w:rsidR="002C23FC" w:rsidRPr="00957F1F" w:rsidRDefault="002C23FC" w:rsidP="00903261">
      <w:pPr>
        <w:pStyle w:val="Header"/>
        <w:rPr>
          <w:rFonts w:ascii="Helvetica" w:hAnsi="Helvetica" w:cs="Times New Roman"/>
          <w:sz w:val="22"/>
          <w:szCs w:val="22"/>
        </w:rPr>
      </w:pPr>
    </w:p>
    <w:p w14:paraId="258A20AC" w14:textId="5EA84440"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3F142CC4" w14:textId="0F98B18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7F5B5F93" w14:textId="63515B4D" w:rsidR="00A66A28" w:rsidRPr="00646F2D" w:rsidRDefault="002C23FC" w:rsidP="00646F2D">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342E40A1" w14:textId="601B004F"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8"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w:t>
      </w:r>
      <w:proofErr w:type="spellStart"/>
      <w:r w:rsidRPr="00957F1F">
        <w:rPr>
          <w:rFonts w:ascii="Helvetica" w:hAnsi="Helvetica" w:cs="Times New Roman"/>
          <w:bCs/>
          <w:sz w:val="22"/>
          <w:szCs w:val="22"/>
        </w:rPr>
        <w:t>Samhouri</w:t>
      </w:r>
      <w:proofErr w:type="spellEnd"/>
      <w:r w:rsidRPr="00957F1F">
        <w:rPr>
          <w:rFonts w:ascii="Helvetica" w:hAnsi="Helvetica" w:cs="Times New Roman"/>
          <w:bCs/>
          <w:sz w:val="22"/>
          <w:szCs w:val="22"/>
        </w:rPr>
        <w:t xml:space="preserve">: </w:t>
      </w:r>
      <w:hyperlink r:id="rId9"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0"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1"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2"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3"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4"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5"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3C29F225"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4DD86E5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784ECB1A" w14:textId="447F9870" w:rsidR="00002A0A" w:rsidRDefault="008F57EE" w:rsidP="008F57EE">
      <w:pPr>
        <w:ind w:firstLine="810"/>
        <w:rPr>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6D77C6">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6D77C6">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man</w:t>
      </w:r>
      <w:r w:rsidR="00F6763F">
        <w:rPr>
          <w:rFonts w:ascii="Helvetica" w:hAnsi="Helvetica"/>
          <w:color w:val="000000" w:themeColor="text1"/>
          <w:sz w:val="22"/>
          <w:szCs w:val="22"/>
        </w:rPr>
        <w:t>a</w:t>
      </w:r>
      <w:r w:rsidR="004C35D8">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B548BF">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0B02ADA4" w14:textId="6068226F"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8F57EE">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Pr>
          <w:rFonts w:ascii="Helvetica" w:hAnsi="Helvetica"/>
          <w:sz w:val="22"/>
          <w:szCs w:val="22"/>
        </w:rPr>
        <w:fldChar w:fldCharType="separate"/>
      </w:r>
      <w:r w:rsidR="00B548BF">
        <w:rPr>
          <w:rFonts w:ascii="Helvetica" w:hAnsi="Helvetica"/>
          <w:noProof/>
          <w:sz w:val="22"/>
          <w:szCs w:val="22"/>
        </w:rPr>
        <w:t>(Mangel 2000)</w:t>
      </w:r>
      <w:r w:rsidR="008F57EE">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resources are limited and our knowledge of an ecosystem will always be incomplete, it can be complicated 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5CA2BD05" w14:textId="54E55DE9"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w:t>
      </w:r>
      <w:r w:rsidR="003663AE">
        <w:rPr>
          <w:rFonts w:ascii="Helvetica" w:hAnsi="Helvetica"/>
          <w:sz w:val="22"/>
          <w:szCs w:val="22"/>
        </w:rPr>
        <w:lastRenderedPageBreak/>
        <w:t>monitoring information in systems with one or more critical threshold.</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61EEFE1B"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4788CABF"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proofErr w:type="spellStart"/>
      <w:r w:rsidR="009D7096">
        <w:rPr>
          <w:rFonts w:ascii="Helvetica" w:hAnsi="Helvetica"/>
          <w:sz w:val="22"/>
          <w:szCs w:val="22"/>
        </w:rPr>
        <w:t>mSE</w:t>
      </w:r>
      <w:proofErr w:type="spellEnd"/>
      <w:r w:rsidR="009D7096">
        <w:rPr>
          <w:rFonts w:ascii="Helvetica" w:hAnsi="Helvetica"/>
          <w:sz w:val="22"/>
          <w:szCs w:val="22"/>
        </w:rPr>
        <w:t xml:space="preserv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r w:rsidR="00286FDA">
        <w:rPr>
          <w:rFonts w:ascii="Helvetica" w:hAnsi="Helvetica"/>
          <w:sz w:val="22"/>
          <w:szCs w:val="22"/>
        </w:rPr>
        <w:t>20-year</w:t>
      </w:r>
      <w:r w:rsidR="00435071">
        <w:rPr>
          <w:rFonts w:ascii="Helvetica" w:hAnsi="Helvetica"/>
          <w:sz w:val="22"/>
          <w:szCs w:val="22"/>
        </w:rPr>
        <w:t xml:space="preserve"> simulation</w:t>
      </w:r>
      <w:r w:rsidR="009D7096">
        <w:rPr>
          <w:rFonts w:ascii="Helvetica" w:hAnsi="Helvetica"/>
          <w:sz w:val="22"/>
          <w:szCs w:val="22"/>
        </w:rPr>
        <w:t>.</w:t>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3544369A" w14:textId="7EF89A2A"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 However, our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14EF6FD7" w14:textId="77777777" w:rsidR="00286FDA" w:rsidRPr="00957F1F" w:rsidRDefault="00286FDA" w:rsidP="00286FDA">
      <w:pPr>
        <w:rPr>
          <w:rFonts w:ascii="Helvetica" w:hAnsi="Helvetica"/>
          <w:sz w:val="22"/>
          <w:szCs w:val="22"/>
        </w:rPr>
      </w:pPr>
    </w:p>
    <w:p w14:paraId="40A23FEE" w14:textId="2ACDA8A1"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t>(1)</w:t>
      </w:r>
    </w:p>
    <w:p w14:paraId="2B7B6979" w14:textId="77777777" w:rsidR="00286FDA" w:rsidRPr="00957F1F" w:rsidRDefault="00286FDA" w:rsidP="00286FDA">
      <w:pPr>
        <w:rPr>
          <w:rFonts w:ascii="Helvetica" w:hAnsi="Helvetica"/>
          <w:sz w:val="22"/>
          <w:szCs w:val="22"/>
        </w:rPr>
      </w:pPr>
    </w:p>
    <w:p w14:paraId="388A22E5" w14:textId="52A0F513"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26698029" w14:textId="77777777" w:rsidR="00286FDA" w:rsidRPr="00957F1F" w:rsidRDefault="00286FDA" w:rsidP="00286FDA">
      <w:pPr>
        <w:rPr>
          <w:ins w:id="0" w:author="Adrian Stier" w:date="2017-03-29T15:42:00Z"/>
          <w:rFonts w:ascii="Helvetica" w:hAnsi="Helvetica"/>
          <w:sz w:val="22"/>
          <w:szCs w:val="22"/>
        </w:rPr>
      </w:pPr>
    </w:p>
    <w:p w14:paraId="1B96C9A5" w14:textId="54681685"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Pr="00957F1F">
        <w:rPr>
          <w:rFonts w:ascii="Helvetica" w:hAnsi="Helvetica"/>
          <w:sz w:val="22"/>
          <w:szCs w:val="22"/>
        </w:rPr>
        <w:lastRenderedPageBreak/>
        <w:t>However, managers rarely have perfect knowledge of 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1"/>
      <w:r w:rsidRPr="00F3098E">
        <w:rPr>
          <w:rFonts w:ascii="Helvetica" w:hAnsi="Helvetica"/>
          <w:sz w:val="22"/>
          <w:szCs w:val="22"/>
        </w:rPr>
        <w:t>The</w:t>
      </w:r>
      <w:commentRangeEnd w:id="1"/>
      <w:r w:rsidRPr="00D01283">
        <w:rPr>
          <w:rStyle w:val="CommentReference"/>
          <w:rFonts w:ascii="Helvetica" w:hAnsi="Helvetica"/>
          <w:sz w:val="22"/>
          <w:szCs w:val="22"/>
        </w:rPr>
        <w:commentReference w:id="1"/>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accuracy </w:t>
      </w:r>
      <w:r w:rsidR="003E4DCD">
        <w:rPr>
          <w:rFonts w:ascii="Helvetica" w:hAnsi="Helvetica"/>
          <w:sz w:val="22"/>
          <w:szCs w:val="22"/>
        </w:rPr>
        <w:t>was</w:t>
      </w:r>
      <w:r w:rsidRPr="00F3098E">
        <w:rPr>
          <w:rFonts w:ascii="Helvetica" w:hAnsi="Helvetica"/>
          <w:sz w:val="22"/>
          <w:szCs w:val="22"/>
        </w:rPr>
        <w:t xml:space="preserve"> unaffected,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increased</w:t>
      </w:r>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only dependent upon the current year’s monitoring. </w:t>
      </w:r>
    </w:p>
    <w:p w14:paraId="02C27F3C" w14:textId="77777777" w:rsidR="004352AB" w:rsidRPr="00957F1F" w:rsidRDefault="004352AB" w:rsidP="004352AB">
      <w:pPr>
        <w:ind w:firstLine="720"/>
        <w:rPr>
          <w:rFonts w:ascii="Helvetica" w:hAnsi="Helvetica"/>
          <w:sz w:val="22"/>
          <w:szCs w:val="22"/>
        </w:rPr>
      </w:pPr>
    </w:p>
    <w:p w14:paraId="7A97CE6D" w14:textId="218D8720" w:rsidR="004352AB" w:rsidRDefault="004352AB" w:rsidP="004352AB">
      <w:pPr>
        <w:rPr>
          <w:rFonts w:ascii="Helvetica" w:hAnsi="Helvetica"/>
          <w:sz w:val="22"/>
          <w:szCs w:val="22"/>
        </w:rPr>
      </w:pPr>
      <w:commentRangeStart w:id="2"/>
      <w:r w:rsidRPr="00FD7CE9">
        <w:rPr>
          <w:rFonts w:ascii="Helvetica" w:hAnsi="Helvetica"/>
          <w:sz w:val="22"/>
          <w:szCs w:val="22"/>
          <w:u w:val="single"/>
        </w:rPr>
        <w:t>Management</w:t>
      </w:r>
      <w:commentRangeEnd w:id="2"/>
      <w:r>
        <w:rPr>
          <w:rStyle w:val="CommentReference"/>
        </w:rPr>
        <w:commentReference w:id="2"/>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CD71D31" w14:textId="77777777" w:rsidR="004352AB" w:rsidRDefault="004352AB" w:rsidP="004352AB">
      <w:pPr>
        <w:rPr>
          <w:rFonts w:ascii="Helvetica" w:hAnsi="Helvetica"/>
          <w:sz w:val="22"/>
          <w:szCs w:val="22"/>
        </w:rPr>
      </w:pPr>
    </w:p>
    <w:p w14:paraId="5387B971"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18E1F952" w14:textId="77777777" w:rsidR="004352AB" w:rsidRDefault="004352AB" w:rsidP="004352AB">
      <w:pPr>
        <w:rPr>
          <w:rFonts w:ascii="Helvetica" w:hAnsi="Helvetica"/>
          <w:sz w:val="22"/>
          <w:szCs w:val="22"/>
        </w:rPr>
      </w:pPr>
    </w:p>
    <w:p w14:paraId="30268D64" w14:textId="7C4CC76A"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520AFD8F" w14:textId="77777777" w:rsidR="004352AB" w:rsidRDefault="004352AB" w:rsidP="004352AB">
      <w:pPr>
        <w:rPr>
          <w:rFonts w:ascii="Helvetica" w:hAnsi="Helvetica"/>
          <w:sz w:val="22"/>
          <w:szCs w:val="22"/>
        </w:rPr>
      </w:pPr>
    </w:p>
    <w:p w14:paraId="0AAE34B0"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8280054" w14:textId="77777777" w:rsidR="004352AB" w:rsidRDefault="004352AB" w:rsidP="004352AB">
      <w:pPr>
        <w:rPr>
          <w:rFonts w:ascii="Helvetica" w:hAnsi="Helvetica"/>
          <w:sz w:val="22"/>
          <w:szCs w:val="22"/>
        </w:rPr>
      </w:pPr>
    </w:p>
    <w:p w14:paraId="646F54CC"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7DFBAC61" w14:textId="77777777" w:rsidR="00555417" w:rsidRDefault="00555417" w:rsidP="004352AB">
      <w:pPr>
        <w:rPr>
          <w:rFonts w:ascii="Helvetica" w:hAnsi="Helvetica"/>
          <w:sz w:val="22"/>
          <w:szCs w:val="22"/>
        </w:rPr>
      </w:pPr>
    </w:p>
    <w:p w14:paraId="524B5884" w14:textId="7ADA2D44" w:rsidR="00555417" w:rsidRDefault="00395390"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28893F4C" w14:textId="77777777" w:rsidR="00555417" w:rsidRDefault="00555417" w:rsidP="004352AB">
      <w:pPr>
        <w:rPr>
          <w:rFonts w:ascii="Helvetica" w:hAnsi="Helvetica"/>
          <w:sz w:val="22"/>
          <w:szCs w:val="22"/>
        </w:rPr>
      </w:pPr>
    </w:p>
    <w:p w14:paraId="11A17FCB" w14:textId="2F8F9A51"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7BB04A16" w14:textId="77777777" w:rsidR="004352AB" w:rsidRDefault="004352AB" w:rsidP="004352AB">
      <w:pPr>
        <w:rPr>
          <w:rFonts w:ascii="Helvetica" w:hAnsi="Helvetica"/>
          <w:sz w:val="22"/>
          <w:szCs w:val="22"/>
        </w:rPr>
      </w:pPr>
    </w:p>
    <w:p w14:paraId="351728CD" w14:textId="4310B1B1" w:rsidR="004352AB" w:rsidRDefault="00395390"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02A52CD" w14:textId="77777777"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14:paraId="229BA9A5" w14:textId="77777777" w:rsidR="004352AB" w:rsidRDefault="004352AB" w:rsidP="004352AB">
      <w:pPr>
        <w:rPr>
          <w:rFonts w:ascii="Helvetica" w:hAnsi="Helvetica"/>
          <w:sz w:val="22"/>
          <w:szCs w:val="22"/>
        </w:rPr>
      </w:pPr>
    </w:p>
    <w:p w14:paraId="454BB25C" w14:textId="5F59C69C"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6</w:t>
      </w:r>
      <w:r>
        <w:rPr>
          <w:rFonts w:ascii="Helvetica" w:hAnsi="Helvetica"/>
          <w:sz w:val="22"/>
          <w:szCs w:val="22"/>
        </w:rPr>
        <w:t>)</w:t>
      </w:r>
    </w:p>
    <w:p w14:paraId="74686CB4" w14:textId="77777777" w:rsidR="004352AB" w:rsidRDefault="004352AB" w:rsidP="004352AB">
      <w:pPr>
        <w:rPr>
          <w:rFonts w:ascii="Helvetica" w:hAnsi="Helvetica"/>
          <w:sz w:val="22"/>
          <w:szCs w:val="22"/>
        </w:rPr>
      </w:pPr>
    </w:p>
    <w:p w14:paraId="0E27F355" w14:textId="77777777" w:rsidR="004352AB" w:rsidRDefault="004352AB" w:rsidP="004352AB">
      <w:pPr>
        <w:rPr>
          <w:rFonts w:ascii="Helvetica" w:hAnsi="Helvetica"/>
          <w:sz w:val="22"/>
          <w:szCs w:val="22"/>
        </w:rPr>
      </w:pPr>
      <w:r w:rsidRPr="00957F1F">
        <w:rPr>
          <w:rFonts w:ascii="Helvetica" w:hAnsi="Helvetica"/>
          <w:sz w:val="22"/>
          <w:szCs w:val="22"/>
        </w:rPr>
        <w:t xml:space="preserve">and </w:t>
      </w:r>
    </w:p>
    <w:p w14:paraId="2651C774" w14:textId="77777777" w:rsidR="004352AB" w:rsidRDefault="004352AB" w:rsidP="004352AB">
      <w:pPr>
        <w:rPr>
          <w:rFonts w:ascii="Helvetica" w:hAnsi="Helvetica"/>
          <w:sz w:val="22"/>
          <w:szCs w:val="22"/>
        </w:rPr>
      </w:pPr>
    </w:p>
    <w:p w14:paraId="4B987766" w14:textId="7160E446" w:rsidR="004352AB" w:rsidRDefault="00395390"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21D1FD4B" w14:textId="2A1A6824" w:rsidR="004352AB" w:rsidRDefault="004352AB" w:rsidP="004352AB">
      <w:pPr>
        <w:rPr>
          <w:rFonts w:ascii="Helvetica" w:hAnsi="Helvetica"/>
          <w:sz w:val="22"/>
          <w:szCs w:val="22"/>
        </w:rPr>
      </w:pPr>
      <w:r w:rsidRPr="00957F1F">
        <w:rPr>
          <w:rFonts w:ascii="Helvetica" w:hAnsi="Helvetica"/>
          <w:sz w:val="22"/>
          <w:szCs w:val="22"/>
        </w:rPr>
        <w:lastRenderedPageBreak/>
        <w:t>The total</w:t>
      </w:r>
      <w:r>
        <w:rPr>
          <w:rFonts w:ascii="Helvetica" w:hAnsi="Helvetica"/>
          <w:sz w:val="22"/>
          <w:szCs w:val="22"/>
        </w:rPr>
        <w:t xml:space="preserve"> expected</w:t>
      </w:r>
      <w:r w:rsidRPr="00957F1F">
        <w:rPr>
          <w:rFonts w:ascii="Helvetica" w:hAnsi="Helvetica"/>
          <w:sz w:val="22"/>
          <w:szCs w:val="22"/>
        </w:rPr>
        <w:t xml:space="preserve"> yield at time </w:t>
      </w:r>
      <w:proofErr w:type="spellStart"/>
      <w:r w:rsidRPr="00957F1F">
        <w:rPr>
          <w:rFonts w:ascii="Helvetica" w:hAnsi="Helvetica"/>
          <w:i/>
          <w:sz w:val="22"/>
          <w:szCs w:val="22"/>
        </w:rPr>
        <w:t>t</w:t>
      </w:r>
      <w:proofErr w:type="spellEnd"/>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21A9630A" w14:textId="77777777" w:rsidR="004352AB" w:rsidRDefault="004352AB" w:rsidP="004352AB">
      <w:pPr>
        <w:rPr>
          <w:rFonts w:ascii="Helvetica" w:hAnsi="Helvetica"/>
          <w:sz w:val="22"/>
          <w:szCs w:val="22"/>
        </w:rPr>
      </w:pPr>
    </w:p>
    <w:p w14:paraId="14114F33" w14:textId="0BDA30C0"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69BC3F2A" w14:textId="77777777" w:rsidR="004352AB" w:rsidRDefault="004352AB" w:rsidP="004352AB">
      <w:pPr>
        <w:tabs>
          <w:tab w:val="left" w:pos="8640"/>
        </w:tabs>
        <w:rPr>
          <w:rFonts w:ascii="Helvetica" w:hAnsi="Helvetica"/>
          <w:sz w:val="22"/>
          <w:szCs w:val="22"/>
        </w:rPr>
      </w:pPr>
    </w:p>
    <w:p w14:paraId="55C48EA9" w14:textId="63133B6C" w:rsidR="004352AB" w:rsidRPr="00957F1F" w:rsidRDefault="004352AB" w:rsidP="004352AB">
      <w:pPr>
        <w:rPr>
          <w:rFonts w:ascii="Helvetica" w:hAnsi="Helvetica"/>
          <w:sz w:val="22"/>
          <w:szCs w:val="22"/>
        </w:rPr>
      </w:pPr>
      <w:r w:rsidRPr="00957F1F">
        <w:rPr>
          <w:rFonts w:ascii="Helvetica" w:hAnsi="Helvetica"/>
          <w:sz w:val="22"/>
          <w:szCs w:val="22"/>
        </w:rPr>
        <w:t>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103D2771" w14:textId="77777777" w:rsidR="00175C87" w:rsidRPr="00957F1F" w:rsidRDefault="00175C87" w:rsidP="003435AE">
      <w:pPr>
        <w:rPr>
          <w:rFonts w:ascii="Helvetica" w:hAnsi="Helvetica"/>
          <w:sz w:val="22"/>
          <w:szCs w:val="22"/>
        </w:rPr>
      </w:pPr>
    </w:p>
    <w:p w14:paraId="17B925CE"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3"/>
      <w:commentRangeStart w:id="4"/>
      <w:r w:rsidR="00127FEE" w:rsidRPr="00957F1F">
        <w:rPr>
          <w:rFonts w:ascii="Helvetica" w:hAnsi="Helvetica"/>
          <w:sz w:val="22"/>
          <w:szCs w:val="22"/>
        </w:rPr>
        <w:t xml:space="preserve">value </w:t>
      </w:r>
      <w:commentRangeEnd w:id="3"/>
      <w:r w:rsidR="008A1AC7">
        <w:rPr>
          <w:rStyle w:val="CommentReference"/>
        </w:rPr>
        <w:commentReference w:id="3"/>
      </w:r>
      <w:commentRangeEnd w:id="4"/>
      <w:r w:rsidR="001E044E">
        <w:rPr>
          <w:rStyle w:val="CommentReference"/>
        </w:rPr>
        <w:commentReference w:id="4"/>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00F9AEF2" w14:textId="77777777" w:rsidR="00CD565E" w:rsidRDefault="00CD565E" w:rsidP="00175C87">
      <w:pPr>
        <w:rPr>
          <w:rFonts w:ascii="Helvetica" w:hAnsi="Helvetica"/>
          <w:sz w:val="22"/>
          <w:szCs w:val="22"/>
        </w:rPr>
      </w:pPr>
    </w:p>
    <w:p w14:paraId="68717DBD" w14:textId="780DFEFA"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23508DDC" w14:textId="77777777" w:rsidR="00CD565E" w:rsidRDefault="00CD565E" w:rsidP="00175C87">
      <w:pPr>
        <w:rPr>
          <w:rFonts w:ascii="Helvetica" w:hAnsi="Helvetica"/>
          <w:sz w:val="22"/>
          <w:szCs w:val="22"/>
        </w:rPr>
      </w:pPr>
    </w:p>
    <w:p w14:paraId="598787DC" w14:textId="77777777"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20D8A491" w14:textId="77777777" w:rsidR="004F6D9D" w:rsidRDefault="004F6D9D" w:rsidP="00175C87">
      <w:pPr>
        <w:rPr>
          <w:rFonts w:ascii="Helvetica" w:hAnsi="Helvetica"/>
          <w:sz w:val="22"/>
          <w:szCs w:val="22"/>
        </w:rPr>
      </w:pPr>
    </w:p>
    <w:p w14:paraId="1B047948" w14:textId="3E68689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02838321" w14:textId="77777777" w:rsidR="004F6D9D" w:rsidRDefault="004F6D9D" w:rsidP="00175C87">
      <w:pPr>
        <w:rPr>
          <w:rFonts w:ascii="Helvetica" w:hAnsi="Helvetica"/>
          <w:sz w:val="22"/>
          <w:szCs w:val="22"/>
        </w:rPr>
      </w:pPr>
    </w:p>
    <w:p w14:paraId="5389506E" w14:textId="5781FAA4"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4C6E017D" w14:textId="77777777" w:rsidR="002621A5" w:rsidRDefault="002621A5" w:rsidP="00175C87">
      <w:pPr>
        <w:rPr>
          <w:rFonts w:ascii="Helvetica" w:hAnsi="Helvetica"/>
          <w:sz w:val="22"/>
          <w:szCs w:val="22"/>
        </w:rPr>
      </w:pPr>
    </w:p>
    <w:p w14:paraId="50E6A94A" w14:textId="0D8EF9D4"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4212AE6F" w14:textId="77777777" w:rsidR="002621A5" w:rsidRDefault="002621A5" w:rsidP="00175C87">
      <w:pPr>
        <w:rPr>
          <w:rFonts w:ascii="Helvetica" w:hAnsi="Helvetica"/>
          <w:sz w:val="22"/>
          <w:szCs w:val="22"/>
        </w:rPr>
      </w:pPr>
    </w:p>
    <w:p w14:paraId="7D70D97A" w14:textId="54BDB047"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4AEE9919" w14:textId="77777777" w:rsidR="002621A5" w:rsidRDefault="002621A5" w:rsidP="00175C87">
      <w:pPr>
        <w:rPr>
          <w:rFonts w:ascii="Helvetica" w:hAnsi="Helvetica"/>
          <w:sz w:val="22"/>
          <w:szCs w:val="22"/>
        </w:rPr>
      </w:pPr>
    </w:p>
    <w:p w14:paraId="4FDA4DE7" w14:textId="68D71F96" w:rsidR="002621A5" w:rsidRDefault="00395390"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151EC630" w14:textId="24F18539"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5"/>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5"/>
      <w:r w:rsidR="00D866F3">
        <w:rPr>
          <w:rStyle w:val="CommentReference"/>
        </w:rPr>
        <w:commentReference w:id="5"/>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6"/>
      <w:r w:rsidR="00EE58CA">
        <w:rPr>
          <w:rFonts w:ascii="Helvetica" w:hAnsi="Helvetica"/>
          <w:sz w:val="22"/>
          <w:szCs w:val="22"/>
        </w:rPr>
        <w:t>strategies</w:t>
      </w:r>
      <w:commentRangeEnd w:id="6"/>
      <w:r w:rsidR="00A228F7">
        <w:rPr>
          <w:rStyle w:val="CommentReference"/>
        </w:rPr>
        <w:commentReference w:id="6"/>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1CB3DE2E"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w:t>
      </w:r>
      <w:r w:rsidR="001446C8">
        <w:rPr>
          <w:rFonts w:ascii="Helvetica" w:hAnsi="Helvetica"/>
          <w:sz w:val="22"/>
          <w:szCs w:val="22"/>
        </w:rPr>
        <w:lastRenderedPageBreak/>
        <w:t xml:space="preserve">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6AE3525D"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value of a resource </w:t>
      </w:r>
      <w:r w:rsidR="00B82B45">
        <w:rPr>
          <w:rFonts w:ascii="Helvetica" w:hAnsi="Helvetica"/>
          <w:sz w:val="22"/>
          <w:szCs w:val="22"/>
        </w:rPr>
        <w:t>was</w:t>
      </w:r>
      <w:r w:rsidR="00995761">
        <w:rPr>
          <w:rFonts w:ascii="Helvetica" w:hAnsi="Helvetica"/>
          <w:sz w:val="22"/>
          <w:szCs w:val="22"/>
        </w:rPr>
        <w:t xml:space="preserve"> highest when monitoring precision </w:t>
      </w:r>
      <w:r w:rsidR="00B82B45">
        <w:rPr>
          <w:rFonts w:ascii="Helvetica" w:hAnsi="Helvetica"/>
          <w:sz w:val="22"/>
          <w:szCs w:val="22"/>
        </w:rPr>
        <w:t>was</w:t>
      </w:r>
      <w:r w:rsidR="00995761">
        <w:rPr>
          <w:rFonts w:ascii="Helvetica" w:hAnsi="Helvetica"/>
          <w:sz w:val="22"/>
          <w:szCs w:val="22"/>
        </w:rPr>
        <w:t xml:space="preserve"> high,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6FE9F59B"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0.1/CV =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3A804E8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Because resource users vary in their aversion to risk, 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SOS,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lastRenderedPageBreak/>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0AD8158E"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275CDE3E" w:rsidR="00DC33F5" w:rsidRDefault="00DC33F5" w:rsidP="00DC33F5">
      <w:pPr>
        <w:rPr>
          <w:rFonts w:ascii="Helvetica" w:hAnsi="Helvetica"/>
          <w:i/>
          <w:sz w:val="22"/>
          <w:szCs w:val="22"/>
        </w:rPr>
      </w:pPr>
      <w:r w:rsidRPr="00940663">
        <w:rPr>
          <w:rFonts w:ascii="Helvetica" w:hAnsi="Helvetica"/>
          <w:i/>
          <w:sz w:val="22"/>
          <w:szCs w:val="22"/>
        </w:rPr>
        <w:t>Given</w:t>
      </w:r>
      <w:r w:rsidR="00D707B4">
        <w:rPr>
          <w:rFonts w:ascii="Helvetica" w:hAnsi="Helvetica"/>
          <w:i/>
          <w:sz w:val="22"/>
          <w:szCs w:val="22"/>
        </w:rPr>
        <w:t xml:space="preserve"> that</w:t>
      </w:r>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4A51AC44" w14:textId="77777777" w:rsidR="00A0799D" w:rsidRPr="00A0799D" w:rsidRDefault="00A0799D" w:rsidP="00F82B54">
      <w:pPr>
        <w:rPr>
          <w:rFonts w:ascii="Helvetica" w:hAnsi="Helvetica"/>
          <w:sz w:val="22"/>
          <w:szCs w:val="22"/>
        </w:rPr>
      </w:pPr>
    </w:p>
    <w:p w14:paraId="7D4A3249" w14:textId="6FC0655E"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7"/>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7"/>
      <w:r w:rsidR="003A5CE7">
        <w:rPr>
          <w:rStyle w:val="CommentReference"/>
        </w:rPr>
        <w:commentReference w:id="7"/>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3EB4ED57" w:rsidR="00D92C7A" w:rsidRDefault="009E631B" w:rsidP="00466A9D">
      <w:pPr>
        <w:rPr>
          <w:rFonts w:ascii="Helvetica" w:hAnsi="Helvetica"/>
          <w:sz w:val="22"/>
          <w:szCs w:val="22"/>
        </w:rPr>
      </w:pPr>
      <w:r w:rsidRPr="0027357B">
        <w:rPr>
          <w:rFonts w:ascii="Helvetica" w:hAnsi="Helvetica"/>
          <w:sz w:val="22"/>
          <w:szCs w:val="22"/>
        </w:rPr>
        <w:lastRenderedPageBreak/>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monitoring is most costly</w:t>
      </w:r>
      <w:r w:rsidR="00B16D69">
        <w:rPr>
          <w:rFonts w:ascii="Helvetica" w:hAnsi="Helvetica"/>
          <w:sz w:val="22"/>
          <w:szCs w:val="22"/>
        </w:rPr>
        <w:t xml:space="preserve"> under these same 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B16D69">
        <w:rPr>
          <w:rFonts w:ascii="Helvetica" w:hAnsi="Helvetica"/>
          <w:sz w:val="22"/>
          <w:szCs w:val="22"/>
        </w:rPr>
        <w:t xml:space="preserve">and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t>
      </w:r>
      <w:r w:rsidR="00B16D69">
        <w:rPr>
          <w:rFonts w:ascii="Helvetica" w:hAnsi="Helvetica"/>
          <w:sz w:val="22"/>
          <w:szCs w:val="22"/>
        </w:rPr>
        <w:t xml:space="preserve">with regard to </w:t>
      </w:r>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88E8398"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858E110"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industry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r w:rsidR="0077253E">
        <w:rPr>
          <w:rFonts w:ascii="Helvetica" w:hAnsi="Helvetica"/>
          <w:sz w:val="22"/>
          <w:szCs w:val="22"/>
        </w:rPr>
        <w:t xml:space="preserve"> efforts</w:t>
      </w:r>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r w:rsidR="00496CEF">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496CEF">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7D65566A"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344BC563" w14:textId="5A80C545" w:rsidR="00F9071C" w:rsidRDefault="00F9071C" w:rsidP="00F9071C">
      <w:pPr>
        <w:rPr>
          <w:rFonts w:ascii="Helvetica" w:hAnsi="Helvetica"/>
          <w:sz w:val="22"/>
          <w:szCs w:val="22"/>
        </w:rPr>
      </w:pPr>
      <w:r>
        <w:rPr>
          <w:rFonts w:ascii="Helvetica" w:hAnsi="Helvetica"/>
          <w:sz w:val="22"/>
          <w:szCs w:val="22"/>
        </w:rPr>
        <w:lastRenderedPageBreak/>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8"/>
      <w:r>
        <w:rPr>
          <w:rFonts w:ascii="Helvetica" w:hAnsi="Helvetica"/>
          <w:sz w:val="22"/>
          <w:szCs w:val="22"/>
        </w:rPr>
        <w:t>.</w:t>
      </w:r>
      <w:commentRangeEnd w:id="8"/>
      <w:r>
        <w:rPr>
          <w:rStyle w:val="CommentReference"/>
        </w:rPr>
        <w:commentReference w:id="8"/>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Pr>
          <w:rFonts w:ascii="Helvetica" w:hAnsi="Helvetica"/>
          <w:sz w:val="22"/>
          <w:szCs w:val="22"/>
        </w:rPr>
        <w:fldChar w:fldCharType="separate"/>
      </w:r>
      <w:r w:rsidR="00B548BF">
        <w:rPr>
          <w:rFonts w:ascii="Helvetica" w:hAnsi="Helvetica"/>
          <w:noProof/>
          <w:sz w:val="22"/>
          <w:szCs w:val="22"/>
        </w:rPr>
        <w:t>(Hölmstrom 1979)</w:t>
      </w:r>
      <w:r>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r w:rsidR="00272A37">
        <w:rPr>
          <w:rFonts w:ascii="Helvetica" w:hAnsi="Helvetica"/>
          <w:sz w:val="22"/>
          <w:szCs w:val="22"/>
        </w:rPr>
        <w:t xml:space="preserve">approaches collapse,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9"/>
      <w:r w:rsidRPr="00976D8B">
        <w:rPr>
          <w:rFonts w:ascii="Helvetica" w:hAnsi="Helvetica"/>
          <w:i/>
          <w:sz w:val="22"/>
          <w:szCs w:val="22"/>
        </w:rPr>
        <w:t>Stakeholder</w:t>
      </w:r>
      <w:commentRangeEnd w:id="9"/>
      <w:r w:rsidR="00B16EAD">
        <w:rPr>
          <w:rStyle w:val="CommentReference"/>
        </w:rPr>
        <w:commentReference w:id="9"/>
      </w:r>
    </w:p>
    <w:p w14:paraId="6CFFB7E9" w14:textId="77777777" w:rsidR="0056105D" w:rsidRPr="00976D8B" w:rsidRDefault="0056105D" w:rsidP="00C55CC4">
      <w:pPr>
        <w:rPr>
          <w:rFonts w:ascii="Helvetica" w:hAnsi="Helvetica"/>
          <w:i/>
          <w:sz w:val="22"/>
          <w:szCs w:val="22"/>
        </w:rPr>
      </w:pPr>
    </w:p>
    <w:p w14:paraId="1B549306" w14:textId="7563AABF"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 for subsistence harvesters</w:t>
      </w:r>
      <w:r w:rsidR="00574730">
        <w:rPr>
          <w:rFonts w:ascii="Helvetica" w:hAnsi="Helvetica" w:cs="Helvetica Neue"/>
          <w:sz w:val="22"/>
          <w:szCs w:val="22"/>
        </w:rPr>
        <w:t xml:space="preserve"> and small businesses.</w:t>
      </w:r>
      <w:r w:rsidR="002738FD" w:rsidRPr="002738FD">
        <w:rPr>
          <w:rFonts w:ascii="Helvetica" w:hAnsi="Helvetica" w:cs="Helvetica Neue"/>
          <w:sz w:val="22"/>
          <w:szCs w:val="22"/>
        </w:rPr>
        <w:t xml:space="preserve"> </w:t>
      </w:r>
      <w:r w:rsidR="002738FD">
        <w:rPr>
          <w:rFonts w:ascii="Helvetica" w:hAnsi="Helvetica" w:cs="Helvetica Neue"/>
          <w:sz w:val="22"/>
          <w:szCs w:val="22"/>
        </w:rPr>
        <w:t xml:space="preserve">Smaller resource harvesting operations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r w:rsidR="002738FD" w:rsidRPr="00940663">
        <w:rPr>
          <w:rFonts w:ascii="Helvetica" w:hAnsi="Helvetica" w:cs="Helvetica Neue"/>
          <w:sz w:val="22"/>
          <w:szCs w:val="22"/>
        </w:rPr>
        <w:t>For example, surveys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2738FD"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60FDCEEF"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34852418"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sidR="00B548BF">
        <w:rPr>
          <w:rFonts w:ascii="Helvetica" w:hAnsi="Helvetica"/>
          <w:noProof/>
          <w:sz w:val="22"/>
          <w:szCs w:val="22"/>
        </w:rPr>
        <w:t>(Cleary 2014)</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9068EB">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Pr>
          <w:rFonts w:ascii="Helvetica" w:hAnsi="Helvetica"/>
          <w:sz w:val="22"/>
          <w:szCs w:val="22"/>
        </w:rPr>
        <w:fldChar w:fldCharType="separate"/>
      </w:r>
      <w:r w:rsidR="009068EB">
        <w:rPr>
          <w:rFonts w:ascii="Helvetica" w:hAnsi="Helvetica"/>
          <w:noProof/>
          <w:sz w:val="22"/>
          <w:szCs w:val="22"/>
        </w:rPr>
        <w:t>(2015)</w:t>
      </w:r>
      <w:r w:rsidR="009068EB">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 xml:space="preserve">recently described how Gaussian process stochastic dynamic programming 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r w:rsidRPr="00A96D69">
        <w:rPr>
          <w:rFonts w:ascii="Helvetica" w:hAnsi="Helvetica"/>
          <w:sz w:val="22"/>
          <w:szCs w:val="22"/>
        </w:rPr>
        <w:t xml:space="preserve"> to learn more about 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A96D69">
        <w:rPr>
          <w:rFonts w:ascii="Helvetica" w:hAnsi="Helvetica"/>
          <w:sz w:val="22"/>
          <w:szCs w:val="22"/>
        </w:rPr>
        <w:fldChar w:fldCharType="end"/>
      </w:r>
      <w:r>
        <w:rPr>
          <w:rFonts w:ascii="Helvetica" w:hAnsi="Helvetica"/>
          <w:sz w:val="22"/>
          <w:szCs w:val="22"/>
        </w:rPr>
        <w:t>.</w:t>
      </w:r>
    </w:p>
    <w:p w14:paraId="48E4FCDD" w14:textId="4AA49D54"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2371158C"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4BAB5CA" w14:textId="77777777" w:rsidR="005255D6" w:rsidRPr="005255D6" w:rsidRDefault="006C170D"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146B57BE"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47D157A5" w14:textId="77777777" w:rsidR="005255D6" w:rsidRPr="005255D6" w:rsidRDefault="005255D6" w:rsidP="005255D6">
      <w:pPr>
        <w:pStyle w:val="EndNoteBibliography"/>
        <w:ind w:left="720" w:hanging="720"/>
        <w:rPr>
          <w:noProof/>
        </w:rPr>
      </w:pPr>
      <w:r w:rsidRPr="005255D6">
        <w:rPr>
          <w:noProof/>
        </w:rPr>
        <w:t>2.</w:t>
      </w:r>
    </w:p>
    <w:p w14:paraId="624220CE"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5205B270" w14:textId="77777777" w:rsidR="005255D6" w:rsidRPr="005255D6" w:rsidRDefault="005255D6" w:rsidP="005255D6">
      <w:pPr>
        <w:pStyle w:val="EndNoteBibliography"/>
        <w:ind w:left="720" w:hanging="720"/>
        <w:rPr>
          <w:noProof/>
        </w:rPr>
      </w:pPr>
      <w:r w:rsidRPr="005255D6">
        <w:rPr>
          <w:noProof/>
        </w:rPr>
        <w:t>3.</w:t>
      </w:r>
    </w:p>
    <w:p w14:paraId="0A7606E4"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41EFAC3C" w14:textId="77777777" w:rsidR="005255D6" w:rsidRPr="005255D6" w:rsidRDefault="005255D6" w:rsidP="005255D6">
      <w:pPr>
        <w:pStyle w:val="EndNoteBibliography"/>
        <w:ind w:left="720" w:hanging="720"/>
        <w:rPr>
          <w:noProof/>
        </w:rPr>
      </w:pPr>
      <w:r w:rsidRPr="005255D6">
        <w:rPr>
          <w:noProof/>
        </w:rPr>
        <w:t>4.</w:t>
      </w:r>
    </w:p>
    <w:p w14:paraId="045831CB"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732A0ADF" w14:textId="77777777" w:rsidR="005255D6" w:rsidRPr="005255D6" w:rsidRDefault="005255D6" w:rsidP="005255D6">
      <w:pPr>
        <w:pStyle w:val="EndNoteBibliography"/>
        <w:ind w:left="720" w:hanging="720"/>
        <w:rPr>
          <w:noProof/>
        </w:rPr>
      </w:pPr>
      <w:r w:rsidRPr="005255D6">
        <w:rPr>
          <w:noProof/>
        </w:rPr>
        <w:t>5.</w:t>
      </w:r>
    </w:p>
    <w:p w14:paraId="67878A3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5960B421" w14:textId="77777777" w:rsidR="005255D6" w:rsidRPr="005255D6" w:rsidRDefault="005255D6" w:rsidP="005255D6">
      <w:pPr>
        <w:pStyle w:val="EndNoteBibliography"/>
        <w:ind w:left="720" w:hanging="720"/>
        <w:rPr>
          <w:noProof/>
        </w:rPr>
      </w:pPr>
      <w:r w:rsidRPr="005255D6">
        <w:rPr>
          <w:noProof/>
        </w:rPr>
        <w:t>6.</w:t>
      </w:r>
    </w:p>
    <w:p w14:paraId="746294FE"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2496AB00" w14:textId="77777777" w:rsidR="005255D6" w:rsidRPr="005255D6" w:rsidRDefault="005255D6" w:rsidP="005255D6">
      <w:pPr>
        <w:pStyle w:val="EndNoteBibliography"/>
        <w:ind w:left="720" w:hanging="720"/>
        <w:rPr>
          <w:noProof/>
        </w:rPr>
      </w:pPr>
      <w:r w:rsidRPr="005255D6">
        <w:rPr>
          <w:noProof/>
        </w:rPr>
        <w:t>7.</w:t>
      </w:r>
    </w:p>
    <w:p w14:paraId="45510B9A"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4A21B9F" w14:textId="77777777" w:rsidR="005255D6" w:rsidRPr="005255D6" w:rsidRDefault="005255D6" w:rsidP="005255D6">
      <w:pPr>
        <w:pStyle w:val="EndNoteBibliography"/>
        <w:ind w:left="720" w:hanging="720"/>
        <w:rPr>
          <w:noProof/>
        </w:rPr>
      </w:pPr>
      <w:r w:rsidRPr="005255D6">
        <w:rPr>
          <w:noProof/>
        </w:rPr>
        <w:t>8.</w:t>
      </w:r>
    </w:p>
    <w:p w14:paraId="47FF8A81"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1B38C43" w14:textId="77777777" w:rsidR="005255D6" w:rsidRPr="005255D6" w:rsidRDefault="005255D6" w:rsidP="005255D6">
      <w:pPr>
        <w:pStyle w:val="EndNoteBibliography"/>
        <w:ind w:left="720" w:hanging="720"/>
        <w:rPr>
          <w:noProof/>
        </w:rPr>
      </w:pPr>
      <w:r w:rsidRPr="005255D6">
        <w:rPr>
          <w:noProof/>
        </w:rPr>
        <w:t>9.</w:t>
      </w:r>
    </w:p>
    <w:p w14:paraId="1226C427"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4BBF1917" w14:textId="77777777" w:rsidR="005255D6" w:rsidRPr="005255D6" w:rsidRDefault="005255D6" w:rsidP="005255D6">
      <w:pPr>
        <w:pStyle w:val="EndNoteBibliography"/>
        <w:ind w:left="720" w:hanging="720"/>
        <w:rPr>
          <w:noProof/>
        </w:rPr>
      </w:pPr>
      <w:r w:rsidRPr="005255D6">
        <w:rPr>
          <w:noProof/>
        </w:rPr>
        <w:t>10.</w:t>
      </w:r>
    </w:p>
    <w:p w14:paraId="42FD6C68"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738BDA37" w14:textId="77777777" w:rsidR="005255D6" w:rsidRPr="005255D6" w:rsidRDefault="005255D6" w:rsidP="005255D6">
      <w:pPr>
        <w:pStyle w:val="EndNoteBibliography"/>
        <w:ind w:left="720" w:hanging="720"/>
        <w:rPr>
          <w:noProof/>
        </w:rPr>
      </w:pPr>
      <w:r w:rsidRPr="005255D6">
        <w:rPr>
          <w:noProof/>
        </w:rPr>
        <w:t>11.</w:t>
      </w:r>
    </w:p>
    <w:p w14:paraId="7263DAA8"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4C6B470D" w14:textId="77777777" w:rsidR="005255D6" w:rsidRPr="005255D6" w:rsidRDefault="005255D6" w:rsidP="005255D6">
      <w:pPr>
        <w:pStyle w:val="EndNoteBibliography"/>
        <w:ind w:left="720" w:hanging="720"/>
        <w:rPr>
          <w:noProof/>
        </w:rPr>
      </w:pPr>
      <w:r w:rsidRPr="005255D6">
        <w:rPr>
          <w:noProof/>
        </w:rPr>
        <w:t>12.</w:t>
      </w:r>
    </w:p>
    <w:p w14:paraId="4D340F36"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4A533B1C" w14:textId="77777777" w:rsidR="005255D6" w:rsidRPr="005255D6" w:rsidRDefault="005255D6" w:rsidP="005255D6">
      <w:pPr>
        <w:pStyle w:val="EndNoteBibliography"/>
        <w:ind w:left="720" w:hanging="720"/>
        <w:rPr>
          <w:noProof/>
        </w:rPr>
      </w:pPr>
      <w:r w:rsidRPr="005255D6">
        <w:rPr>
          <w:noProof/>
        </w:rPr>
        <w:t>13.</w:t>
      </w:r>
    </w:p>
    <w:p w14:paraId="5A154451" w14:textId="77777777" w:rsidR="005255D6" w:rsidRPr="005255D6" w:rsidRDefault="005255D6" w:rsidP="005255D6">
      <w:pPr>
        <w:pStyle w:val="EndNoteBibliography"/>
        <w:ind w:left="720" w:hanging="720"/>
        <w:rPr>
          <w:noProof/>
        </w:rPr>
      </w:pPr>
      <w:r w:rsidRPr="005255D6">
        <w:rPr>
          <w:noProof/>
        </w:rPr>
        <w:lastRenderedPageBreak/>
        <w:t xml:space="preserve">Legg, C.J. &amp; Nagy, L. (2006). Why most conservation monitoring is, but need not be, a waste of time. </w:t>
      </w:r>
      <w:r w:rsidRPr="005255D6">
        <w:rPr>
          <w:i/>
          <w:noProof/>
        </w:rPr>
        <w:t>Journal of environmental management</w:t>
      </w:r>
      <w:r w:rsidRPr="005255D6">
        <w:rPr>
          <w:noProof/>
        </w:rPr>
        <w:t>, 78, 194-199.</w:t>
      </w:r>
    </w:p>
    <w:p w14:paraId="54A1D83A" w14:textId="77777777" w:rsidR="005255D6" w:rsidRPr="005255D6" w:rsidRDefault="005255D6" w:rsidP="005255D6">
      <w:pPr>
        <w:pStyle w:val="EndNoteBibliography"/>
        <w:ind w:left="720" w:hanging="720"/>
        <w:rPr>
          <w:noProof/>
        </w:rPr>
      </w:pPr>
      <w:r w:rsidRPr="005255D6">
        <w:rPr>
          <w:noProof/>
        </w:rPr>
        <w:t>14.</w:t>
      </w:r>
    </w:p>
    <w:p w14:paraId="3AAAC618"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3FD5196A" w14:textId="77777777" w:rsidR="005255D6" w:rsidRPr="005255D6" w:rsidRDefault="005255D6" w:rsidP="005255D6">
      <w:pPr>
        <w:pStyle w:val="EndNoteBibliography"/>
        <w:ind w:left="720" w:hanging="720"/>
        <w:rPr>
          <w:noProof/>
        </w:rPr>
      </w:pPr>
      <w:r w:rsidRPr="005255D6">
        <w:rPr>
          <w:noProof/>
        </w:rPr>
        <w:t>15.</w:t>
      </w:r>
    </w:p>
    <w:p w14:paraId="63E30E27"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3CCDADA0" w14:textId="77777777" w:rsidR="005255D6" w:rsidRPr="005255D6" w:rsidRDefault="005255D6" w:rsidP="005255D6">
      <w:pPr>
        <w:pStyle w:val="EndNoteBibliography"/>
        <w:ind w:left="720" w:hanging="720"/>
        <w:rPr>
          <w:noProof/>
        </w:rPr>
      </w:pPr>
      <w:r w:rsidRPr="005255D6">
        <w:rPr>
          <w:noProof/>
        </w:rPr>
        <w:t>16.</w:t>
      </w:r>
    </w:p>
    <w:p w14:paraId="4AC3B952"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67D9B43F" w14:textId="77777777" w:rsidR="005255D6" w:rsidRPr="005255D6" w:rsidRDefault="005255D6" w:rsidP="005255D6">
      <w:pPr>
        <w:pStyle w:val="EndNoteBibliography"/>
        <w:ind w:left="720" w:hanging="720"/>
        <w:rPr>
          <w:noProof/>
        </w:rPr>
      </w:pPr>
      <w:r w:rsidRPr="005255D6">
        <w:rPr>
          <w:noProof/>
        </w:rPr>
        <w:t>17.</w:t>
      </w:r>
    </w:p>
    <w:p w14:paraId="532C4EEE"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637EDB5A" w14:textId="77777777" w:rsidR="005255D6" w:rsidRPr="005255D6" w:rsidRDefault="005255D6" w:rsidP="005255D6">
      <w:pPr>
        <w:pStyle w:val="EndNoteBibliography"/>
        <w:ind w:left="720" w:hanging="720"/>
        <w:rPr>
          <w:noProof/>
        </w:rPr>
      </w:pPr>
      <w:r w:rsidRPr="005255D6">
        <w:rPr>
          <w:noProof/>
        </w:rPr>
        <w:t>18.</w:t>
      </w:r>
    </w:p>
    <w:p w14:paraId="0EFE5573"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5F2C5964" w14:textId="77777777" w:rsidR="005255D6" w:rsidRPr="005255D6" w:rsidRDefault="005255D6" w:rsidP="005255D6">
      <w:pPr>
        <w:pStyle w:val="EndNoteBibliography"/>
        <w:ind w:left="720" w:hanging="720"/>
        <w:rPr>
          <w:noProof/>
        </w:rPr>
      </w:pPr>
      <w:r w:rsidRPr="005255D6">
        <w:rPr>
          <w:noProof/>
        </w:rPr>
        <w:t>19.</w:t>
      </w:r>
    </w:p>
    <w:p w14:paraId="739EF9E1"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52C11BEC" w14:textId="77777777" w:rsidR="005255D6" w:rsidRPr="005255D6" w:rsidRDefault="005255D6" w:rsidP="005255D6">
      <w:pPr>
        <w:pStyle w:val="EndNoteBibliography"/>
        <w:ind w:left="720" w:hanging="720"/>
        <w:rPr>
          <w:noProof/>
        </w:rPr>
      </w:pPr>
      <w:r w:rsidRPr="005255D6">
        <w:rPr>
          <w:noProof/>
        </w:rPr>
        <w:t>20.</w:t>
      </w:r>
    </w:p>
    <w:p w14:paraId="7A32F3E9"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71D944AF" w14:textId="77777777" w:rsidR="005255D6" w:rsidRPr="005255D6" w:rsidRDefault="005255D6" w:rsidP="005255D6">
      <w:pPr>
        <w:pStyle w:val="EndNoteBibliography"/>
        <w:ind w:left="720" w:hanging="720"/>
        <w:rPr>
          <w:noProof/>
        </w:rPr>
      </w:pPr>
      <w:r w:rsidRPr="005255D6">
        <w:rPr>
          <w:noProof/>
        </w:rPr>
        <w:t>21.</w:t>
      </w:r>
    </w:p>
    <w:p w14:paraId="4FC4F2F8"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2A77F236" w14:textId="77777777" w:rsidR="005255D6" w:rsidRPr="005255D6" w:rsidRDefault="005255D6" w:rsidP="005255D6">
      <w:pPr>
        <w:pStyle w:val="EndNoteBibliography"/>
        <w:ind w:left="720" w:hanging="720"/>
        <w:rPr>
          <w:noProof/>
        </w:rPr>
      </w:pPr>
      <w:r w:rsidRPr="005255D6">
        <w:rPr>
          <w:noProof/>
        </w:rPr>
        <w:t>22.</w:t>
      </w:r>
    </w:p>
    <w:p w14:paraId="7CE4B363"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0C57D907" w14:textId="77777777" w:rsidR="005255D6" w:rsidRPr="005255D6" w:rsidRDefault="005255D6" w:rsidP="005255D6">
      <w:pPr>
        <w:pStyle w:val="EndNoteBibliography"/>
        <w:ind w:left="720" w:hanging="720"/>
        <w:rPr>
          <w:noProof/>
        </w:rPr>
      </w:pPr>
      <w:r w:rsidRPr="005255D6">
        <w:rPr>
          <w:noProof/>
        </w:rPr>
        <w:t>23.</w:t>
      </w:r>
    </w:p>
    <w:p w14:paraId="5F2AEFAC"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739C1FB2" w14:textId="77777777" w:rsidR="005255D6" w:rsidRPr="005255D6" w:rsidRDefault="005255D6" w:rsidP="005255D6">
      <w:pPr>
        <w:pStyle w:val="EndNoteBibliography"/>
        <w:ind w:left="720" w:hanging="720"/>
        <w:rPr>
          <w:noProof/>
        </w:rPr>
      </w:pPr>
      <w:r w:rsidRPr="005255D6">
        <w:rPr>
          <w:noProof/>
        </w:rPr>
        <w:t>24.</w:t>
      </w:r>
    </w:p>
    <w:p w14:paraId="215041AC"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3FADD14E" w14:textId="0499F4C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4281CADA"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391535BE" w:rsidR="00992EEE" w:rsidRPr="00957F1F" w:rsidRDefault="00992EEE" w:rsidP="00D64561">
      <w:pPr>
        <w:rPr>
          <w:rFonts w:ascii="Helvetica" w:hAnsi="Helvetica"/>
          <w:sz w:val="22"/>
          <w:szCs w:val="22"/>
        </w:rPr>
      </w:pPr>
    </w:p>
    <w:p w14:paraId="6024E980" w14:textId="77777777" w:rsidR="00992EEE" w:rsidRPr="00957F1F" w:rsidRDefault="00992EEE" w:rsidP="00D64561">
      <w:pPr>
        <w:rPr>
          <w:rFonts w:ascii="Helvetica" w:hAnsi="Helvetica"/>
          <w:sz w:val="22"/>
          <w:szCs w:val="22"/>
        </w:rPr>
      </w:pPr>
    </w:p>
    <w:p w14:paraId="031EC731" w14:textId="793F3828"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31DA08F6"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w:t>
      </w:r>
      <w:bookmarkStart w:id="10" w:name="_GoBack"/>
      <w:bookmarkEnd w:id="10"/>
      <w:r w:rsidR="004108A1">
        <w:rPr>
          <w:rFonts w:ascii="Helvetica" w:hAnsi="Helvetica"/>
          <w:sz w:val="22"/>
          <w:szCs w:val="22"/>
        </w:rPr>
        <w: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S</w:t>
      </w:r>
      <w:r w:rsidR="00B25D66">
        <w:rPr>
          <w:rFonts w:ascii="Helvetica" w:hAnsi="Helvetica"/>
          <w:sz w:val="22"/>
          <w:szCs w:val="22"/>
        </w:rPr>
        <w:t xml:space="preserve">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14:paraId="1C56C96E" w14:textId="534D866E"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14:anchorId="5701B9A4" wp14:editId="663F1E04">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22F527D7" w14:textId="2F04043D"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37BCAE53"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7BCC712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Timothy Essington" w:date="2016-01-19T11:39:00Z" w:initials="TE">
    <w:p w14:paraId="70A1D98F" w14:textId="77777777" w:rsidR="00395390" w:rsidRDefault="00395390"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0C243FEF" w14:textId="77777777" w:rsidR="00395390" w:rsidRDefault="00395390" w:rsidP="004352AB">
      <w:pPr>
        <w:pStyle w:val="CommentText"/>
      </w:pPr>
    </w:p>
    <w:p w14:paraId="65B56666" w14:textId="77777777" w:rsidR="00395390" w:rsidRDefault="00395390"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2" w:author="Timothy Essington" w:date="2015-11-09T17:10:00Z" w:initials="TE">
    <w:p w14:paraId="06AC8AA6" w14:textId="77777777" w:rsidR="00395390" w:rsidRDefault="00395390"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44FA5BF" w14:textId="77777777" w:rsidR="00395390" w:rsidRDefault="00395390" w:rsidP="004352AB">
      <w:pPr>
        <w:pStyle w:val="CommentText"/>
      </w:pPr>
    </w:p>
    <w:p w14:paraId="1E966702" w14:textId="77777777" w:rsidR="00395390" w:rsidRDefault="00395390"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3" w:author="Phillip Levin" w:date="2016-02-04T17:50:00Z" w:initials="LP">
    <w:p w14:paraId="7692C26C" w14:textId="187A7297" w:rsidR="00395390" w:rsidRDefault="00395390">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4" w:author="Adrian Stier" w:date="2017-03-29T16:39:00Z" w:initials="AS">
    <w:p w14:paraId="73ABFE95" w14:textId="6ED98086" w:rsidR="00395390" w:rsidRDefault="00395390">
      <w:pPr>
        <w:pStyle w:val="CommentText"/>
      </w:pPr>
      <w:r>
        <w:rPr>
          <w:rStyle w:val="CommentReference"/>
        </w:rPr>
        <w:annotationRef/>
      </w:r>
      <w:r>
        <w:t xml:space="preserve">I see what you’re saying and could use price, and change little “p” to “market price” or something like that? </w:t>
      </w:r>
    </w:p>
  </w:comment>
  <w:comment w:id="5" w:author="Ben Halpern" w:date="2016-11-17T11:28:00Z" w:initials="BH">
    <w:p w14:paraId="5A39CAF1" w14:textId="77777777" w:rsidR="00395390" w:rsidRDefault="00395390">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395390" w:rsidRDefault="00395390">
      <w:pPr>
        <w:pStyle w:val="CommentText"/>
      </w:pPr>
    </w:p>
    <w:p w14:paraId="773F4C70" w14:textId="3D80B7CC" w:rsidR="00395390" w:rsidRDefault="00395390">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07AC6510" w14:textId="77777777" w:rsidR="00395390" w:rsidRDefault="00395390">
      <w:pPr>
        <w:pStyle w:val="CommentText"/>
      </w:pPr>
    </w:p>
    <w:p w14:paraId="52B71F87" w14:textId="77777777" w:rsidR="00395390" w:rsidRDefault="00395390">
      <w:pPr>
        <w:pStyle w:val="CommentText"/>
      </w:pPr>
      <w:proofErr w:type="spellStart"/>
      <w:r w:rsidRPr="00EF3C36">
        <w:rPr>
          <w:b/>
        </w:rPr>
        <w:t>js</w:t>
      </w:r>
      <w:proofErr w:type="spell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w:t>
      </w:r>
      <w:proofErr w:type="spellStart"/>
      <w:r>
        <w:t>i</w:t>
      </w:r>
      <w:proofErr w:type="spellEnd"/>
      <w:r>
        <w:t xml:space="preserve"> think Fig5 does anyway</w:t>
      </w:r>
    </w:p>
  </w:comment>
  <w:comment w:id="6" w:author="Phillip Levin" w:date="2016-11-17T11:24:00Z" w:initials="LP">
    <w:p w14:paraId="47554831" w14:textId="77F535DC" w:rsidR="00395390" w:rsidRDefault="00395390">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395390" w:rsidRDefault="00395390">
      <w:pPr>
        <w:pStyle w:val="CommentText"/>
      </w:pPr>
    </w:p>
    <w:p w14:paraId="03D66840" w14:textId="77777777" w:rsidR="00395390" w:rsidRDefault="00395390">
      <w:pPr>
        <w:pStyle w:val="CommentText"/>
      </w:pPr>
      <w:proofErr w:type="spellStart"/>
      <w:r w:rsidRPr="008E360D">
        <w:rPr>
          <w:b/>
        </w:rPr>
        <w:t>js</w:t>
      </w:r>
      <w:proofErr w:type="spellEnd"/>
      <w:r w:rsidRPr="008E360D">
        <w:rPr>
          <w:b/>
        </w:rPr>
        <w:t>:</w:t>
      </w:r>
      <w:r>
        <w:t xml:space="preserve"> </w:t>
      </w:r>
      <w:proofErr w:type="spellStart"/>
      <w:r>
        <w:t>i</w:t>
      </w:r>
      <w:proofErr w:type="spellEnd"/>
      <w:r>
        <w:t xml:space="preserve"> think this is ok as long as it comes up in the discussion</w:t>
      </w:r>
    </w:p>
  </w:comment>
  <w:comment w:id="7" w:author="Jameal Samhouri" w:date="2017-01-05T14:06:00Z" w:initials="JS">
    <w:p w14:paraId="4F0A54BE" w14:textId="3461970A" w:rsidR="00395390" w:rsidRDefault="00395390">
      <w:pPr>
        <w:pStyle w:val="CommentText"/>
      </w:pPr>
      <w:r>
        <w:rPr>
          <w:rStyle w:val="CommentReference"/>
        </w:rPr>
        <w:annotationRef/>
      </w:r>
      <w:r>
        <w:t>This is a simple point said in a complicated way. Maybe try:</w:t>
      </w:r>
    </w:p>
    <w:p w14:paraId="1A9A815D" w14:textId="77777777" w:rsidR="00395390" w:rsidRDefault="00395390">
      <w:pPr>
        <w:pStyle w:val="CommentText"/>
      </w:pPr>
    </w:p>
    <w:p w14:paraId="4E21528D" w14:textId="31EB7DAD" w:rsidR="00395390" w:rsidRDefault="00395390">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395390" w:rsidRDefault="00395390">
      <w:pPr>
        <w:pStyle w:val="CommentText"/>
      </w:pPr>
    </w:p>
    <w:p w14:paraId="7C50BB07" w14:textId="71FE4F37" w:rsidR="00395390" w:rsidRDefault="00395390">
      <w:pPr>
        <w:pStyle w:val="CommentText"/>
      </w:pPr>
      <w:r>
        <w:t xml:space="preserve">Can you reorient the y axis to represent “monitoring investment required to avoid threshold”, low to </w:t>
      </w:r>
      <w:proofErr w:type="gramStart"/>
      <w:r>
        <w:t>high</w:t>
      </w:r>
      <w:proofErr w:type="gramEnd"/>
    </w:p>
    <w:p w14:paraId="3AB3DEAE" w14:textId="77777777" w:rsidR="00395390" w:rsidRDefault="00395390">
      <w:pPr>
        <w:pStyle w:val="CommentText"/>
      </w:pPr>
    </w:p>
    <w:p w14:paraId="3838B803" w14:textId="69AC59F4" w:rsidR="00395390" w:rsidRDefault="00395390">
      <w:pPr>
        <w:pStyle w:val="CommentText"/>
      </w:pPr>
      <w:r>
        <w:t>This visual is not one of a space as in SOS. Maybe shading the area under each curve would help?</w:t>
      </w:r>
    </w:p>
  </w:comment>
  <w:comment w:id="8" w:author="Anne Salomon" w:date="2016-01-19T11:40:00Z" w:initials="AS">
    <w:p w14:paraId="47BA8F2A" w14:textId="77777777" w:rsidR="00395390" w:rsidRDefault="00395390" w:rsidP="00F9071C">
      <w:pPr>
        <w:pStyle w:val="CommentText"/>
      </w:pPr>
      <w:r>
        <w:rPr>
          <w:rStyle w:val="CommentReference"/>
        </w:rPr>
        <w:annotationRef/>
      </w:r>
      <w:r>
        <w:t>We’ll need to find a good set of references for this example. I’ll see what I can dig up.</w:t>
      </w:r>
    </w:p>
    <w:p w14:paraId="27C05F66" w14:textId="77777777" w:rsidR="00395390" w:rsidRDefault="00395390" w:rsidP="00F9071C">
      <w:pPr>
        <w:pStyle w:val="CommentText"/>
      </w:pPr>
    </w:p>
    <w:p w14:paraId="632EE88E" w14:textId="0A2F5634" w:rsidR="00395390" w:rsidRPr="00FD69FF" w:rsidRDefault="00395390"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395390" w:rsidRDefault="00395390" w:rsidP="00F9071C">
      <w:pPr>
        <w:pStyle w:val="CommentText"/>
      </w:pPr>
      <w:r>
        <w:t xml:space="preserve">decision </w:t>
      </w:r>
    </w:p>
    <w:p w14:paraId="193617B8" w14:textId="77777777" w:rsidR="00395390" w:rsidRDefault="00395390" w:rsidP="00F9071C">
      <w:pPr>
        <w:pStyle w:val="CommentText"/>
      </w:pPr>
    </w:p>
    <w:p w14:paraId="4B38B4BA" w14:textId="3BCFE1F0" w:rsidR="00395390" w:rsidRDefault="00395390" w:rsidP="00F9071C">
      <w:pPr>
        <w:pStyle w:val="CommentText"/>
      </w:pPr>
      <w:r w:rsidRPr="00EC660C">
        <w:t>http://www.dfo-mpo.gc.ca/fm-gp/policies-politiques/fish-allocation-finance-poisson-eng.htm</w:t>
      </w:r>
    </w:p>
  </w:comment>
  <w:comment w:id="9" w:author="Jameal Samhouri" w:date="2017-01-05T14:53:00Z" w:initials="JS">
    <w:p w14:paraId="292F674B" w14:textId="786B96A0" w:rsidR="00395390" w:rsidRDefault="00395390">
      <w:pPr>
        <w:pStyle w:val="CommentText"/>
      </w:pPr>
      <w:r>
        <w:rPr>
          <w:rStyle w:val="CommentReference"/>
        </w:rPr>
        <w:annotationRef/>
      </w:r>
      <w:r>
        <w:t>I think this same general argument would hold if we did less to vilify big industry and sing the praises of the little guys.</w:t>
      </w:r>
    </w:p>
    <w:p w14:paraId="4F472BE4" w14:textId="77777777" w:rsidR="00395390" w:rsidRDefault="00395390">
      <w:pPr>
        <w:pStyle w:val="CommentText"/>
      </w:pPr>
    </w:p>
    <w:p w14:paraId="3CF4DC09" w14:textId="0A60399C" w:rsidR="00395390" w:rsidRDefault="00395390">
      <w:pPr>
        <w:pStyle w:val="CommentText"/>
      </w:pPr>
      <w:r>
        <w:t xml:space="preserve">Alternatively, you could run with the approach you had in here and refer directly to big Ag vs small farmers, </w:t>
      </w:r>
      <w:proofErr w:type="spellStart"/>
      <w:r>
        <w:t>starbucks</w:t>
      </w:r>
      <w:proofErr w:type="spellEnd"/>
      <w:r>
        <w:t xml:space="preserve"> vs </w:t>
      </w:r>
      <w:proofErr w:type="spellStart"/>
      <w:r>
        <w:t>tullys</w:t>
      </w:r>
      <w:proofErr w:type="spellEnd"/>
      <w:r>
        <w:t>, and other parallel stories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5B56666" w15:done="0"/>
  <w15:commentEx w15:paraId="1E966702" w15:done="0"/>
  <w15:commentEx w15:paraId="7692C26C" w15:done="0"/>
  <w15:commentEx w15:paraId="73ABFE95" w15:paraIdParent="7692C26C" w15:done="0"/>
  <w15:commentEx w15:paraId="52B71F87" w15:done="0"/>
  <w15:commentEx w15:paraId="03D66840" w15:done="0"/>
  <w15:commentEx w15:paraId="3838B803" w15:done="0"/>
  <w15:commentEx w15:paraId="4B38B4BA" w15:done="0"/>
  <w15:commentEx w15:paraId="3CF4DC0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02B392" w14:textId="77777777" w:rsidR="008D053C" w:rsidRDefault="008D053C" w:rsidP="00135D5C">
      <w:r>
        <w:separator/>
      </w:r>
    </w:p>
  </w:endnote>
  <w:endnote w:type="continuationSeparator" w:id="0">
    <w:p w14:paraId="34266F5E" w14:textId="77777777" w:rsidR="008D053C" w:rsidRDefault="008D053C"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DBD62F" w14:textId="77777777" w:rsidR="008D053C" w:rsidRDefault="008D053C" w:rsidP="00135D5C">
      <w:r>
        <w:separator/>
      </w:r>
    </w:p>
  </w:footnote>
  <w:footnote w:type="continuationSeparator" w:id="0">
    <w:p w14:paraId="142C3E1F" w14:textId="77777777" w:rsidR="008D053C" w:rsidRDefault="008D053C"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C01"/>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5F3B"/>
    <w:rsid w:val="00AE67B2"/>
    <w:rsid w:val="00AE6EC0"/>
    <w:rsid w:val="00AE78DC"/>
    <w:rsid w:val="00AE7ABA"/>
    <w:rsid w:val="00AF01B6"/>
    <w:rsid w:val="00AF0F99"/>
    <w:rsid w:val="00AF4B0A"/>
    <w:rsid w:val="00AF4C4C"/>
    <w:rsid w:val="00AF59DE"/>
    <w:rsid w:val="00AF65DE"/>
    <w:rsid w:val="00B00779"/>
    <w:rsid w:val="00B007A5"/>
    <w:rsid w:val="00B017AB"/>
    <w:rsid w:val="00B01ECA"/>
    <w:rsid w:val="00B02E53"/>
    <w:rsid w:val="00B03969"/>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Jameal.Samhouri@noaa.gov" TargetMode="Externa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fontTable" Target="fontTable.xml"/><Relationship Id="rId23" Type="http://schemas.microsoft.com/office/2011/relationships/people" Target="people.xml"/><Relationship Id="rId24" Type="http://schemas.openxmlformats.org/officeDocument/2006/relationships/theme" Target="theme/theme1.xml"/><Relationship Id="rId10" Type="http://schemas.openxmlformats.org/officeDocument/2006/relationships/hyperlink" Target="mailto:essing@uw.edu" TargetMode="External"/><Relationship Id="rId11" Type="http://schemas.openxmlformats.org/officeDocument/2006/relationships/hyperlink" Target="mailto:cwhite31@calpoly.edu" TargetMode="External"/><Relationship Id="rId12" Type="http://schemas.openxmlformats.org/officeDocument/2006/relationships/hyperlink" Target="mailto:halpern@bren.ucsb.edu" TargetMode="External"/><Relationship Id="rId13" Type="http://schemas.openxmlformats.org/officeDocument/2006/relationships/hyperlink" Target="mailto:lynham@hawaii.edu" TargetMode="External"/><Relationship Id="rId14" Type="http://schemas.openxmlformats.org/officeDocument/2006/relationships/hyperlink" Target="mailto:anne.salomon@sfu.ca" TargetMode="External"/><Relationship Id="rId15" Type="http://schemas.openxmlformats.org/officeDocument/2006/relationships/hyperlink" Target="mailto:phil.levin@noaa.gov" TargetMode="External"/><Relationship Id="rId16" Type="http://schemas.openxmlformats.org/officeDocument/2006/relationships/comments" Target="comments.xml"/><Relationship Id="rId17" Type="http://schemas.microsoft.com/office/2011/relationships/commentsExtended" Target="commentsExtended.xm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drian.sti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7D439-D64D-9546-9729-E8482AECF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17</Pages>
  <Words>9887</Words>
  <Characters>56360</Characters>
  <Application>Microsoft Macintosh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93</cp:revision>
  <dcterms:created xsi:type="dcterms:W3CDTF">2017-03-29T22:17:00Z</dcterms:created>
  <dcterms:modified xsi:type="dcterms:W3CDTF">2017-04-12T20:50:00Z</dcterms:modified>
</cp:coreProperties>
</file>