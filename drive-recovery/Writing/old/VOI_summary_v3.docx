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EB762F" w14:textId="77777777" w:rsidR="00EA763F" w:rsidRPr="00957F1F" w:rsidRDefault="00EA763F" w:rsidP="00183F68">
      <w:pPr>
        <w:ind w:left="1440" w:hanging="144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monitoring strategie</w:t>
      </w:r>
      <w:commentRangeStart w:id="1"/>
      <w:r w:rsidR="00645768">
        <w:rPr>
          <w:rFonts w:ascii="Helvetica" w:hAnsi="Helvetica"/>
          <w:b/>
          <w:sz w:val="22"/>
          <w:szCs w:val="22"/>
        </w:rPr>
        <w:t>s</w:t>
      </w:r>
      <w:commentRangeEnd w:id="1"/>
      <w:r w:rsidR="00CC4060">
        <w:rPr>
          <w:rStyle w:val="CommentReference"/>
        </w:rPr>
        <w:commentReference w:id="1"/>
      </w:r>
    </w:p>
    <w:p w14:paraId="2B21D69F" w14:textId="77777777" w:rsidR="00EA763F" w:rsidRPr="00957F1F" w:rsidRDefault="00EA763F" w:rsidP="00903261">
      <w:pPr>
        <w:outlineLvl w:val="0"/>
        <w:rPr>
          <w:rFonts w:ascii="Helvetica" w:hAnsi="Helvetica" w:cs="Times New Roman"/>
          <w:bCs/>
          <w:sz w:val="22"/>
          <w:szCs w:val="22"/>
        </w:rPr>
      </w:pPr>
    </w:p>
    <w:p w14:paraId="4C335AD1" w14:textId="0C3A112B"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xml:space="preserve">, </w:t>
      </w:r>
      <w:r w:rsidRPr="00957F1F">
        <w:rPr>
          <w:rFonts w:ascii="Helvetica" w:hAnsi="Helvetica" w:cs="Times New Roman"/>
          <w:bCs/>
          <w:sz w:val="22"/>
          <w:szCs w:val="22"/>
        </w:rPr>
        <w:t>Benjamin S. Halpern</w:t>
      </w:r>
      <w:r w:rsidRPr="00957F1F">
        <w:rPr>
          <w:rFonts w:ascii="Helvetica" w:hAnsi="Helvetica" w:cs="Times New Roman"/>
          <w:bCs/>
          <w:sz w:val="22"/>
          <w:szCs w:val="22"/>
          <w:vertAlign w:val="superscript"/>
        </w:rPr>
        <w:t>1</w:t>
      </w:r>
      <w:proofErr w:type="gramStart"/>
      <w:r w:rsidRPr="00957F1F">
        <w:rPr>
          <w:rFonts w:ascii="Helvetica" w:hAnsi="Helvetica" w:cs="Times New Roman"/>
          <w:bCs/>
          <w:sz w:val="22"/>
          <w:szCs w:val="22"/>
          <w:vertAlign w:val="superscript"/>
        </w:rPr>
        <w:t>,5,6</w:t>
      </w:r>
      <w:proofErr w:type="gramEnd"/>
      <w:r w:rsidRPr="00957F1F">
        <w:rPr>
          <w:rFonts w:ascii="Helvetica" w:hAnsi="Helvetica" w:cs="Times New Roman"/>
          <w:bCs/>
          <w:sz w:val="22"/>
          <w:szCs w:val="22"/>
          <w:vertAlign w:val="superscript"/>
        </w:rPr>
        <w:t xml:space="preserve"> </w:t>
      </w:r>
      <w:r w:rsidRPr="00957F1F">
        <w:rPr>
          <w:rFonts w:ascii="Helvetica" w:hAnsi="Helvetica" w:cs="Times New Roman"/>
          <w:bCs/>
          <w:sz w:val="22"/>
          <w:szCs w:val="22"/>
        </w:rPr>
        <w:t>,</w:t>
      </w:r>
      <w:r w:rsidR="00E105F4" w:rsidRPr="00957F1F">
        <w:rPr>
          <w:rFonts w:ascii="Helvetica" w:hAnsi="Helvetica" w:cs="Times New Roman"/>
          <w:bCs/>
          <w:sz w:val="22"/>
          <w:szCs w:val="22"/>
        </w:rPr>
        <w:t xml:space="preserve"> </w:t>
      </w:r>
      <w:r w:rsidR="00045D2C" w:rsidRPr="00957F1F">
        <w:rPr>
          <w:rFonts w:ascii="Helvetica" w:hAnsi="Helvetica" w:cs="Times New Roman"/>
          <w:bCs/>
          <w:sz w:val="22"/>
          <w:szCs w:val="22"/>
        </w:rPr>
        <w:t>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Anne K. Solomon</w:t>
      </w:r>
      <w:r w:rsidR="00F35ABF">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92FE195"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6CEE134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04667831"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6A1DAAC4"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0F2D1F89"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511F87AF" w14:textId="77777777" w:rsidR="00437F91" w:rsidRPr="00957F1F" w:rsidRDefault="00437F91" w:rsidP="00903261">
      <w:pPr>
        <w:pStyle w:val="Header"/>
        <w:rPr>
          <w:rFonts w:ascii="Helvetica" w:hAnsi="Helvetica" w:cs="Times New Roman"/>
          <w:sz w:val="22"/>
          <w:szCs w:val="22"/>
          <w:vertAlign w:val="superscript"/>
        </w:rPr>
      </w:pPr>
    </w:p>
    <w:p w14:paraId="41A53844"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7A6C4D8F"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7E86462" w14:textId="77777777" w:rsidR="00E105F4" w:rsidRPr="00957F1F" w:rsidRDefault="00E105F4" w:rsidP="00903261">
      <w:pPr>
        <w:pStyle w:val="Header"/>
        <w:rPr>
          <w:rFonts w:ascii="Helvetica" w:hAnsi="Helvetica" w:cs="Times New Roman"/>
          <w:sz w:val="22"/>
          <w:szCs w:val="22"/>
          <w:vertAlign w:val="superscript"/>
        </w:rPr>
      </w:pPr>
    </w:p>
    <w:p w14:paraId="195FB9C7"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0866C749"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69F7F3A3"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684AB64A"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15401B50"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57648B27"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w:t>
      </w:r>
      <w:proofErr w:type="gramStart"/>
      <w:r w:rsidRPr="00957F1F">
        <w:rPr>
          <w:rFonts w:ascii="Helvetica" w:hAnsi="Helvetica" w:cs="Times New Roman"/>
          <w:sz w:val="22"/>
          <w:szCs w:val="22"/>
        </w:rPr>
        <w:t>USA</w:t>
      </w:r>
      <w:proofErr w:type="gramEnd"/>
      <w:r w:rsidRPr="00957F1F">
        <w:rPr>
          <w:rFonts w:ascii="Helvetica" w:hAnsi="Helvetica" w:cs="Times New Roman"/>
          <w:sz w:val="22"/>
          <w:szCs w:val="22"/>
        </w:rPr>
        <w:t xml:space="preserve">. E-mail: </w:t>
      </w:r>
      <w:hyperlink r:id="rId10" w:history="1">
        <w:r w:rsidRPr="00957F1F">
          <w:rPr>
            <w:rStyle w:val="Hyperlink"/>
            <w:rFonts w:ascii="Helvetica" w:hAnsi="Helvetica" w:cs="Times New Roman"/>
            <w:sz w:val="22"/>
            <w:szCs w:val="22"/>
          </w:rPr>
          <w:t>adrian.stier@gmail.com</w:t>
        </w:r>
      </w:hyperlink>
      <w:proofErr w:type="gramStart"/>
      <w:r w:rsidRPr="00957F1F">
        <w:rPr>
          <w:rFonts w:ascii="Helvetica" w:hAnsi="Helvetica" w:cs="Times New Roman"/>
          <w:b/>
          <w:sz w:val="22"/>
          <w:szCs w:val="22"/>
        </w:rPr>
        <w:t xml:space="preserve"> </w:t>
      </w:r>
      <w:r w:rsidRPr="00957F1F">
        <w:rPr>
          <w:rFonts w:ascii="Helvetica" w:hAnsi="Helvetica" w:cs="Times New Roman"/>
          <w:sz w:val="22"/>
          <w:szCs w:val="22"/>
        </w:rPr>
        <w:t>.</w:t>
      </w:r>
      <w:proofErr w:type="gramEnd"/>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473B2EC2"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447DAF47"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24BA18B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2535A8F" w14:textId="54D1E97E"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proofErr w:type="gramStart"/>
      <w:r w:rsidRPr="00957F1F">
        <w:rPr>
          <w:rFonts w:ascii="Helvetica" w:hAnsi="Helvetica" w:cs="Times New Roman"/>
          <w:i/>
          <w:sz w:val="22"/>
          <w:szCs w:val="22"/>
        </w:rPr>
        <w:t>;</w:t>
      </w:r>
      <w:proofErr w:type="gramEnd"/>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22C5E243" w14:textId="77777777" w:rsidR="00BD3DE4" w:rsidRPr="00957F1F" w:rsidRDefault="00BD3DE4" w:rsidP="00903261">
      <w:pPr>
        <w:tabs>
          <w:tab w:val="left" w:pos="7020"/>
        </w:tabs>
        <w:rPr>
          <w:rFonts w:ascii="Helvetica" w:hAnsi="Helvetica" w:cs="Times New Roman"/>
          <w:b/>
          <w:sz w:val="22"/>
          <w:szCs w:val="22"/>
          <w:lang w:eastAsia="fr-FR"/>
        </w:rPr>
      </w:pPr>
    </w:p>
    <w:p w14:paraId="1C85F4AA"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5A07ECCE"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7D148CE0"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186D58C0"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35F27C77"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329DBC58"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684F5103"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6" w:history="1">
        <w:r w:rsidRPr="006A5103">
          <w:rPr>
            <w:rStyle w:val="Hyperlink"/>
            <w:rFonts w:ascii="Helvetica" w:hAnsi="Helvetica" w:cs="Times New Roman"/>
            <w:bCs/>
            <w:sz w:val="22"/>
            <w:szCs w:val="22"/>
          </w:rPr>
          <w:t>anne.salomon@sfu.ca</w:t>
        </w:r>
      </w:hyperlink>
    </w:p>
    <w:p w14:paraId="45E3C026"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4D4F4666" w14:textId="77777777" w:rsidR="00D81948" w:rsidRDefault="00D81948">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754C93AA" w14:textId="77777777" w:rsidR="00903261" w:rsidRPr="00957F1F" w:rsidRDefault="00903261" w:rsidP="00903261">
      <w:pPr>
        <w:rPr>
          <w:rFonts w:ascii="Helvetica" w:eastAsia="Times New Roman" w:hAnsi="Helvetica" w:cs="Times New Roman"/>
          <w:color w:val="222222"/>
          <w:sz w:val="22"/>
          <w:szCs w:val="22"/>
          <w:shd w:val="clear" w:color="auto" w:fill="FFFFFF"/>
        </w:rPr>
      </w:pPr>
    </w:p>
    <w:p w14:paraId="15C9CE15" w14:textId="54191EF1" w:rsidR="000105EB" w:rsidRPr="00957F1F" w:rsidRDefault="000105EB" w:rsidP="000105EB">
      <w:pPr>
        <w:rPr>
          <w:rFonts w:ascii="Helvetica" w:hAnsi="Helvetica"/>
          <w:b/>
          <w:sz w:val="22"/>
          <w:szCs w:val="22"/>
        </w:rPr>
      </w:pPr>
      <w:r w:rsidRPr="00957F1F">
        <w:rPr>
          <w:rFonts w:ascii="Helvetica" w:hAnsi="Helvetica" w:cs="Helvetica"/>
          <w:b/>
          <w:bCs/>
          <w:sz w:val="22"/>
          <w:szCs w:val="22"/>
        </w:rPr>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monitoring are critical but expensive component</w:t>
      </w:r>
      <w:r w:rsidR="00CB00AD">
        <w:rPr>
          <w:rFonts w:ascii="Helvetica" w:hAnsi="Helvetica" w:cs="Helvetica"/>
          <w:sz w:val="22"/>
          <w:szCs w:val="22"/>
        </w:rPr>
        <w:t>s</w:t>
      </w:r>
      <w:r w:rsidRPr="00957F1F">
        <w:rPr>
          <w:rFonts w:ascii="Helvetica" w:hAnsi="Helvetica" w:cs="Helvetica"/>
          <w:sz w:val="22"/>
          <w:szCs w:val="22"/>
        </w:rPr>
        <w:t xml:space="preserve"> </w:t>
      </w:r>
      <w:r w:rsidR="00B10D68">
        <w:rPr>
          <w:rFonts w:ascii="Helvetica" w:hAnsi="Helvetica" w:cs="Helvetica"/>
          <w:sz w:val="22"/>
          <w:szCs w:val="22"/>
        </w:rPr>
        <w:t>of</w:t>
      </w:r>
      <w:r w:rsidRPr="00957F1F">
        <w:rPr>
          <w:rFonts w:ascii="Helvetica" w:hAnsi="Helvetica" w:cs="Helvetica"/>
          <w:sz w:val="22"/>
          <w:szCs w:val="22"/>
        </w:rPr>
        <w:t xml:space="preserve"> sustainable </w:t>
      </w:r>
      <w:r w:rsidR="00B10D68">
        <w:rPr>
          <w:rFonts w:ascii="Helvetica" w:hAnsi="Helvetica" w:cs="Helvetica"/>
          <w:sz w:val="22"/>
          <w:szCs w:val="22"/>
        </w:rPr>
        <w:t xml:space="preserve">management of </w:t>
      </w:r>
      <w:r w:rsidRPr="00957F1F">
        <w:rPr>
          <w:rFonts w:ascii="Helvetica" w:hAnsi="Helvetica" w:cs="Helvetica"/>
          <w:sz w:val="22"/>
          <w:szCs w:val="22"/>
        </w:rPr>
        <w:t>natural resource</w:t>
      </w:r>
      <w:r w:rsidR="00B10D68">
        <w:rPr>
          <w:rFonts w:ascii="Helvetica" w:hAnsi="Helvetica" w:cs="Helvetica"/>
          <w:sz w:val="22"/>
          <w:szCs w:val="22"/>
        </w:rPr>
        <w:t>s</w:t>
      </w:r>
      <w:r w:rsidRPr="00957F1F">
        <w:rPr>
          <w:rFonts w:ascii="Helvetica" w:hAnsi="Helvetica" w:cs="Helvetica"/>
          <w:sz w:val="22"/>
          <w:szCs w:val="22"/>
        </w:rPr>
        <w:t xml:space="preserve">. </w:t>
      </w:r>
      <w:r w:rsidR="00964A2D" w:rsidRPr="00957F1F">
        <w:rPr>
          <w:rFonts w:ascii="Helvetica" w:hAnsi="Helvetica" w:cs="Helvetica"/>
          <w:sz w:val="22"/>
          <w:szCs w:val="22"/>
        </w:rPr>
        <w:t xml:space="preserve">Here, we demonstrate how </w:t>
      </w:r>
      <w:r w:rsidR="00296B45" w:rsidRPr="00957F1F">
        <w:rPr>
          <w:rFonts w:ascii="Helvetica" w:hAnsi="Helvetica" w:cs="Helvetica"/>
          <w:sz w:val="22"/>
          <w:szCs w:val="22"/>
        </w:rPr>
        <w:t>monitoring</w:t>
      </w:r>
      <w:r w:rsidRPr="00957F1F">
        <w:rPr>
          <w:rFonts w:ascii="Helvetica" w:hAnsi="Helvetica" w:cs="Helvetica"/>
          <w:sz w:val="22"/>
          <w:szCs w:val="22"/>
        </w:rPr>
        <w:t xml:space="preserve"> information</w:t>
      </w:r>
      <w:r w:rsidR="00964A2D" w:rsidRPr="00957F1F">
        <w:rPr>
          <w:rFonts w:ascii="Helvetica" w:hAnsi="Helvetica" w:cs="Helvetica"/>
          <w:sz w:val="22"/>
          <w:szCs w:val="22"/>
        </w:rPr>
        <w:t xml:space="preserve"> </w:t>
      </w:r>
      <w:r w:rsidR="00B10D68">
        <w:rPr>
          <w:rFonts w:ascii="Helvetica" w:hAnsi="Helvetica" w:cs="Helvetica"/>
          <w:sz w:val="22"/>
          <w:szCs w:val="22"/>
        </w:rPr>
        <w:t>increases in</w:t>
      </w:r>
      <w:r w:rsidR="00964A2D" w:rsidRPr="00957F1F">
        <w:rPr>
          <w:rFonts w:ascii="Helvetica" w:hAnsi="Helvetica" w:cs="Helvetica"/>
          <w:sz w:val="22"/>
          <w:szCs w:val="22"/>
        </w:rPr>
        <w:t xml:space="preserve"> value</w:t>
      </w:r>
      <w:r w:rsidR="00CB00AD">
        <w:rPr>
          <w:rFonts w:ascii="Helvetica" w:hAnsi="Helvetica" w:cs="Helvetica"/>
          <w:sz w:val="22"/>
          <w:szCs w:val="22"/>
        </w:rPr>
        <w:t xml:space="preserve"> as</w:t>
      </w:r>
      <w:r w:rsidR="00296B45" w:rsidRPr="00957F1F">
        <w:rPr>
          <w:rFonts w:ascii="Helvetica" w:hAnsi="Helvetica" w:cs="Helvetica"/>
          <w:sz w:val="22"/>
          <w:szCs w:val="22"/>
        </w:rPr>
        <w:t xml:space="preserve"> system</w:t>
      </w:r>
      <w:r w:rsidR="00964A2D" w:rsidRPr="00957F1F">
        <w:rPr>
          <w:rFonts w:ascii="Helvetica" w:hAnsi="Helvetica" w:cs="Helvetica"/>
          <w:sz w:val="22"/>
          <w:szCs w:val="22"/>
        </w:rPr>
        <w:t>s</w:t>
      </w:r>
      <w:r w:rsidR="00296B45" w:rsidRPr="00957F1F">
        <w:rPr>
          <w:rFonts w:ascii="Helvetica" w:hAnsi="Helvetica" w:cs="Helvetica"/>
          <w:sz w:val="22"/>
          <w:szCs w:val="22"/>
        </w:rPr>
        <w:t xml:space="preserve"> approach </w:t>
      </w:r>
      <w:r w:rsidR="00CC4060">
        <w:rPr>
          <w:rFonts w:ascii="Helvetica" w:hAnsi="Helvetica" w:cs="Helvetica"/>
          <w:sz w:val="22"/>
          <w:szCs w:val="22"/>
        </w:rPr>
        <w:t xml:space="preserve">both biological and </w:t>
      </w:r>
      <w:proofErr w:type="gramStart"/>
      <w:r w:rsidR="00CC4060">
        <w:rPr>
          <w:rFonts w:ascii="Helvetica" w:hAnsi="Helvetica" w:cs="Helvetica"/>
          <w:sz w:val="22"/>
          <w:szCs w:val="22"/>
        </w:rPr>
        <w:t xml:space="preserve">management </w:t>
      </w:r>
      <w:r w:rsidR="00296B45" w:rsidRPr="00957F1F">
        <w:rPr>
          <w:rFonts w:ascii="Helvetica" w:hAnsi="Helvetica" w:cs="Helvetica"/>
          <w:sz w:val="22"/>
          <w:szCs w:val="22"/>
        </w:rPr>
        <w:t xml:space="preserve"> tipping</w:t>
      </w:r>
      <w:proofErr w:type="gramEnd"/>
      <w:r w:rsidR="00296B45" w:rsidRPr="00957F1F">
        <w:rPr>
          <w:rFonts w:ascii="Helvetica" w:hAnsi="Helvetica" w:cs="Helvetica"/>
          <w:sz w:val="22"/>
          <w:szCs w:val="22"/>
        </w:rPr>
        <w:t xml:space="preserve"> point</w:t>
      </w:r>
      <w:r w:rsidR="00CC4060">
        <w:rPr>
          <w:rFonts w:ascii="Helvetica" w:hAnsi="Helvetica" w:cs="Helvetica"/>
          <w:sz w:val="22"/>
          <w:szCs w:val="22"/>
        </w:rPr>
        <w:t>s</w:t>
      </w:r>
      <w:r w:rsidRPr="00957F1F">
        <w:rPr>
          <w:rFonts w:ascii="Helvetica" w:hAnsi="Helvetica" w:cs="Helvetica"/>
          <w:sz w:val="22"/>
          <w:szCs w:val="22"/>
        </w:rPr>
        <w:t xml:space="preserve">. </w:t>
      </w:r>
      <w:r w:rsidR="00296B45" w:rsidRPr="00957F1F">
        <w:rPr>
          <w:rFonts w:ascii="Helvetica" w:hAnsi="Helvetica" w:cs="Helvetica"/>
          <w:sz w:val="22"/>
          <w:szCs w:val="22"/>
        </w:rPr>
        <w:t xml:space="preserve">We </w:t>
      </w:r>
      <w:r w:rsidR="000B21F8" w:rsidRPr="00957F1F">
        <w:rPr>
          <w:rFonts w:ascii="Helvetica" w:hAnsi="Helvetica" w:cs="Helvetica"/>
          <w:sz w:val="22"/>
          <w:szCs w:val="22"/>
        </w:rPr>
        <w:t>show</w:t>
      </w:r>
      <w:r w:rsidR="00296B45" w:rsidRPr="00957F1F">
        <w:rPr>
          <w:rFonts w:ascii="Helvetica" w:hAnsi="Helvetica" w:cs="Helvetica"/>
          <w:sz w:val="22"/>
          <w:szCs w:val="22"/>
        </w:rPr>
        <w:t xml:space="preserve"> how including tipping points in decisions surrounding monitoring </w:t>
      </w:r>
      <w:r w:rsidR="00D92B83">
        <w:rPr>
          <w:rFonts w:ascii="Helvetica" w:hAnsi="Helvetica" w:cs="Helvetica"/>
          <w:sz w:val="22"/>
          <w:szCs w:val="22"/>
        </w:rPr>
        <w:t xml:space="preserve">effort </w:t>
      </w:r>
      <w:r w:rsidR="000B21F8" w:rsidRPr="00957F1F">
        <w:rPr>
          <w:rFonts w:ascii="Helvetica" w:hAnsi="Helvetica" w:cs="Helvetica"/>
          <w:sz w:val="22"/>
          <w:szCs w:val="22"/>
        </w:rPr>
        <w:t xml:space="preserve">can </w:t>
      </w:r>
      <w:r w:rsidR="00B10D68">
        <w:rPr>
          <w:rFonts w:ascii="Helvetica" w:hAnsi="Helvetica" w:cs="Helvetica"/>
          <w:sz w:val="22"/>
          <w:szCs w:val="22"/>
        </w:rPr>
        <w:t xml:space="preserve">help minimize costs and </w:t>
      </w:r>
      <w:r w:rsidR="000B21F8" w:rsidRPr="00957F1F">
        <w:rPr>
          <w:rFonts w:ascii="Helvetica" w:hAnsi="Helvetica" w:cs="Helvetica"/>
          <w:sz w:val="22"/>
          <w:szCs w:val="22"/>
        </w:rPr>
        <w:t>facilitate the creation of a safe operating space</w:t>
      </w:r>
      <w:r w:rsidR="002C6D5D">
        <w:rPr>
          <w:rFonts w:ascii="Helvetica" w:hAnsi="Helvetica" w:cs="Helvetica"/>
          <w:sz w:val="22"/>
          <w:szCs w:val="22"/>
        </w:rPr>
        <w:t xml:space="preserve"> within which combinations of harvest rate and monitoring precision lead </w:t>
      </w:r>
      <w:r w:rsidR="00B2465F">
        <w:rPr>
          <w:rFonts w:ascii="Helvetica" w:hAnsi="Helvetica" w:cs="Helvetica"/>
          <w:sz w:val="22"/>
          <w:szCs w:val="22"/>
        </w:rPr>
        <w:t xml:space="preserve">to low probability of </w:t>
      </w:r>
      <w:r w:rsidR="00D92B83">
        <w:rPr>
          <w:rFonts w:ascii="Helvetica" w:hAnsi="Helvetica" w:cs="Helvetica"/>
          <w:sz w:val="22"/>
          <w:szCs w:val="22"/>
        </w:rPr>
        <w:t>state-changes</w:t>
      </w:r>
      <w:r w:rsidR="00B2465F">
        <w:rPr>
          <w:rFonts w:ascii="Helvetica" w:hAnsi="Helvetica" w:cs="Helvetica"/>
          <w:sz w:val="22"/>
          <w:szCs w:val="22"/>
        </w:rPr>
        <w:t>.</w:t>
      </w:r>
      <w:r w:rsidR="00240A1C" w:rsidRPr="00957F1F">
        <w:rPr>
          <w:rFonts w:ascii="Helvetica" w:hAnsi="Helvetica" w:cs="Helvetica"/>
          <w:sz w:val="22"/>
          <w:szCs w:val="22"/>
        </w:rPr>
        <w:t xml:space="preserve"> </w:t>
      </w:r>
      <w:r w:rsidRPr="00957F1F">
        <w:rPr>
          <w:rFonts w:ascii="Helvetica" w:hAnsi="Helvetica" w:cs="Helvetica"/>
          <w:sz w:val="22"/>
          <w:szCs w:val="22"/>
        </w:rPr>
        <w:t>We</w:t>
      </w:r>
      <w:r w:rsidR="000F5FBD" w:rsidRPr="00957F1F">
        <w:rPr>
          <w:rFonts w:ascii="Helvetica" w:hAnsi="Helvetica" w:cs="Helvetica"/>
          <w:sz w:val="22"/>
          <w:szCs w:val="22"/>
        </w:rPr>
        <w:t xml:space="preserve"> </w:t>
      </w:r>
      <w:r w:rsidRPr="00957F1F">
        <w:rPr>
          <w:rFonts w:ascii="Helvetica" w:hAnsi="Helvetica" w:cs="Helvetica"/>
          <w:sz w:val="22"/>
          <w:szCs w:val="22"/>
        </w:rPr>
        <w:t>contrast the performance of alternative</w:t>
      </w:r>
      <w:r w:rsidR="00B15EE0" w:rsidRPr="00957F1F">
        <w:rPr>
          <w:rFonts w:ascii="Helvetica" w:hAnsi="Helvetica" w:cs="Helvetica"/>
          <w:sz w:val="22"/>
          <w:szCs w:val="22"/>
        </w:rPr>
        <w:t xml:space="preserve"> monitoring</w:t>
      </w:r>
      <w:r w:rsidRPr="00957F1F">
        <w:rPr>
          <w:rFonts w:ascii="Helvetica" w:hAnsi="Helvetica" w:cs="Helvetica"/>
          <w:sz w:val="22"/>
          <w:szCs w:val="22"/>
        </w:rPr>
        <w:t xml:space="preserve"> approaches – one that applies precautionary buffers to reduce the likelihood of state-change, another that uses intensive monitoring to precisely estimate proximity of the ecosystem to a critical threshold.</w:t>
      </w:r>
      <w:r w:rsidRPr="00957F1F">
        <w:rPr>
          <w:rFonts w:ascii="Helvetica" w:hAnsi="Helvetica" w:cs="Helvetica"/>
          <w:b/>
          <w:sz w:val="22"/>
          <w:szCs w:val="22"/>
        </w:rPr>
        <w:t xml:space="preserve"> </w:t>
      </w:r>
      <w:commentRangeStart w:id="2"/>
      <w:r w:rsidRPr="00957F1F">
        <w:rPr>
          <w:rFonts w:ascii="Helvetica" w:hAnsi="Helvetica" w:cs="Helvetica"/>
          <w:sz w:val="22"/>
          <w:szCs w:val="22"/>
        </w:rPr>
        <w:t>A comprehensive understanding of how ecosystem characteristics dictate the trade</w:t>
      </w:r>
      <w:ins w:id="3" w:author="Anne Salomon" w:date="2015-09-28T22:47:00Z">
        <w:r w:rsidR="00D92B83">
          <w:rPr>
            <w:rFonts w:ascii="Helvetica" w:hAnsi="Helvetica" w:cs="Helvetica"/>
            <w:sz w:val="22"/>
            <w:szCs w:val="22"/>
          </w:rPr>
          <w:t>-</w:t>
        </w:r>
      </w:ins>
      <w:r w:rsidRPr="00957F1F">
        <w:rPr>
          <w:rFonts w:ascii="Helvetica" w:hAnsi="Helvetica" w:cs="Helvetica"/>
          <w:sz w:val="22"/>
          <w:szCs w:val="22"/>
        </w:rPr>
        <w:t>off between precision in ecosystem state estimates and the costs of overexploitation is utilitarian for agencies and managers with finite resources.</w:t>
      </w:r>
      <w:commentRangeEnd w:id="2"/>
      <w:r w:rsidR="00CB00AD">
        <w:rPr>
          <w:rStyle w:val="CommentReference"/>
        </w:rPr>
        <w:commentReference w:id="2"/>
      </w:r>
    </w:p>
    <w:p w14:paraId="79F3AFB3" w14:textId="77777777" w:rsidR="00294391" w:rsidRPr="00957F1F" w:rsidRDefault="00294391">
      <w:pPr>
        <w:rPr>
          <w:rFonts w:ascii="Helvetica" w:hAnsi="Helvetica"/>
          <w:b/>
          <w:sz w:val="22"/>
          <w:szCs w:val="22"/>
        </w:rPr>
      </w:pPr>
      <w:r w:rsidRPr="00957F1F">
        <w:rPr>
          <w:rFonts w:ascii="Helvetica" w:hAnsi="Helvetica"/>
          <w:b/>
          <w:sz w:val="22"/>
          <w:szCs w:val="22"/>
        </w:rPr>
        <w:br w:type="page"/>
      </w:r>
    </w:p>
    <w:p w14:paraId="14A86F73" w14:textId="77777777" w:rsidR="00EA4926" w:rsidRPr="00957F1F" w:rsidRDefault="00EA4926" w:rsidP="00EA4926">
      <w:pPr>
        <w:rPr>
          <w:rFonts w:ascii="Helvetica" w:hAnsi="Helvetica"/>
          <w:b/>
          <w:sz w:val="22"/>
          <w:szCs w:val="22"/>
        </w:rPr>
      </w:pPr>
      <w:commentRangeStart w:id="4"/>
      <w:r w:rsidRPr="00957F1F">
        <w:rPr>
          <w:rFonts w:ascii="Helvetica" w:hAnsi="Helvetica"/>
          <w:b/>
          <w:sz w:val="22"/>
          <w:szCs w:val="22"/>
        </w:rPr>
        <w:lastRenderedPageBreak/>
        <w:t>INTRODUCTIO</w:t>
      </w:r>
      <w:commentRangeStart w:id="5"/>
      <w:r w:rsidRPr="00957F1F">
        <w:rPr>
          <w:rFonts w:ascii="Helvetica" w:hAnsi="Helvetica"/>
          <w:b/>
          <w:sz w:val="22"/>
          <w:szCs w:val="22"/>
        </w:rPr>
        <w:t>N</w:t>
      </w:r>
      <w:commentRangeEnd w:id="4"/>
      <w:r w:rsidR="006270AF">
        <w:rPr>
          <w:rStyle w:val="CommentReference"/>
        </w:rPr>
        <w:commentReference w:id="4"/>
      </w:r>
      <w:commentRangeEnd w:id="5"/>
      <w:r w:rsidR="00D92B83">
        <w:rPr>
          <w:rStyle w:val="CommentReference"/>
        </w:rPr>
        <w:commentReference w:id="5"/>
      </w:r>
    </w:p>
    <w:p w14:paraId="1CC8475A" w14:textId="77777777" w:rsidR="00EA4926" w:rsidRPr="00957F1F" w:rsidRDefault="00EA4926" w:rsidP="00EA4926">
      <w:pPr>
        <w:rPr>
          <w:rFonts w:ascii="Helvetica" w:hAnsi="Helvetica"/>
          <w:b/>
          <w:sz w:val="22"/>
          <w:szCs w:val="22"/>
        </w:rPr>
      </w:pPr>
    </w:p>
    <w:p w14:paraId="4A66007E" w14:textId="77777777"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where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introducing a cascade of ecological, economic and cultural disruptions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6C270B" w:rsidRPr="0093151E">
        <w:rPr>
          <w:rFonts w:ascii="Helvetica" w:hAnsi="Helvetica"/>
          <w:sz w:val="22"/>
          <w:szCs w:val="22"/>
        </w:rPr>
        <w:t xml:space="preserve">. </w:t>
      </w:r>
      <w:r w:rsidR="000847BF" w:rsidRPr="0093151E">
        <w:rPr>
          <w:rFonts w:ascii="Helvetica" w:hAnsi="Helvetica"/>
          <w:sz w:val="22"/>
          <w:szCs w:val="22"/>
        </w:rPr>
        <w:t xml:space="preserve">Examples include coral reefs, kelp forest ecosystems, and north pacific pelagic systems. </w:t>
      </w:r>
      <w:r w:rsidR="00EE6528" w:rsidRPr="0093151E">
        <w:rPr>
          <w:rFonts w:ascii="Helvetica" w:hAnsi="Helvetica"/>
          <w:sz w:val="22"/>
          <w:szCs w:val="22"/>
        </w:rPr>
        <w:t xml:space="preserve">Once tipping points are crossed, positive </w:t>
      </w:r>
      <w:proofErr w:type="gramStart"/>
      <w:r w:rsidR="00EE6528" w:rsidRPr="0093151E">
        <w:rPr>
          <w:rFonts w:ascii="Helvetica" w:hAnsi="Helvetica"/>
          <w:sz w:val="22"/>
          <w:szCs w:val="22"/>
        </w:rPr>
        <w:t>feedback</w:t>
      </w:r>
      <w:proofErr w:type="gramEnd"/>
      <w:r w:rsidR="00EE6528" w:rsidRPr="0093151E">
        <w:rPr>
          <w:rFonts w:ascii="Helvetica" w:hAnsi="Helvetica"/>
          <w:sz w:val="22"/>
          <w:szCs w:val="22"/>
        </w:rPr>
        <w:t xml:space="preserve"> loops can maintain degraded or less-preferred states</w:t>
      </w:r>
      <w:r w:rsidR="004F6B19" w:rsidRPr="0093151E">
        <w:rPr>
          <w:rFonts w:ascii="Helvetica" w:hAnsi="Helvetica"/>
          <w:sz w:val="22"/>
          <w:szCs w:val="22"/>
        </w:rPr>
        <w:t xml:space="preserve"> and make it difficult to recover disrupted social-ecological systems</w:t>
      </w:r>
      <w:r w:rsidR="00EE6528" w:rsidRPr="0093151E">
        <w:rPr>
          <w:rFonts w:ascii="Helvetica" w:hAnsi="Helvetica"/>
          <w:sz w:val="22"/>
          <w:szCs w:val="22"/>
        </w:rPr>
        <w:t xml:space="preserve">. </w:t>
      </w:r>
      <w:r w:rsidR="004F6B19" w:rsidRPr="0093151E">
        <w:rPr>
          <w:rFonts w:ascii="Helvetica" w:hAnsi="Helvetica"/>
          <w:sz w:val="22"/>
          <w:szCs w:val="22"/>
        </w:rPr>
        <w:t>Therefore a</w:t>
      </w:r>
      <w:r w:rsidR="001C6065" w:rsidRPr="0093151E">
        <w:rPr>
          <w:rFonts w:ascii="Helvetica" w:hAnsi="Helvetica"/>
          <w:sz w:val="22"/>
          <w:szCs w:val="22"/>
        </w:rPr>
        <w:t xml:space="preserve"> major question in sustainability science is how can resource managers set meaningful boundaries that maximize ecosystem services </w:t>
      </w:r>
      <w:r w:rsidR="004F6B19" w:rsidRPr="0093151E">
        <w:rPr>
          <w:rFonts w:ascii="Helvetica" w:hAnsi="Helvetica"/>
          <w:sz w:val="22"/>
          <w:szCs w:val="22"/>
        </w:rPr>
        <w:t>while</w:t>
      </w:r>
      <w:r w:rsidR="001C6065" w:rsidRPr="0093151E">
        <w:rPr>
          <w:rFonts w:ascii="Helvetica" w:hAnsi="Helvetica"/>
          <w:sz w:val="22"/>
          <w:szCs w:val="22"/>
        </w:rPr>
        <w:t xml:space="preserve"> avoid</w:t>
      </w:r>
      <w:r w:rsidR="004F6B19" w:rsidRPr="0093151E">
        <w:rPr>
          <w:rFonts w:ascii="Helvetica" w:hAnsi="Helvetica"/>
          <w:sz w:val="22"/>
          <w:szCs w:val="22"/>
        </w:rPr>
        <w:t>ing</w:t>
      </w:r>
      <w:r w:rsidR="001C6065" w:rsidRPr="0093151E">
        <w:rPr>
          <w:rFonts w:ascii="Helvetica" w:hAnsi="Helvetica"/>
          <w:sz w:val="22"/>
          <w:szCs w:val="22"/>
        </w:rPr>
        <w:t xml:space="preserve"> </w:t>
      </w:r>
      <w:r w:rsidR="004F6B19" w:rsidRPr="0093151E">
        <w:rPr>
          <w:rFonts w:ascii="Helvetica" w:hAnsi="Helvetica"/>
          <w:sz w:val="22"/>
          <w:szCs w:val="22"/>
        </w:rPr>
        <w:t xml:space="preserve">exploitation rates that cause </w:t>
      </w:r>
      <w:r w:rsidR="001C46CB" w:rsidRPr="0093151E">
        <w:rPr>
          <w:rFonts w:ascii="Helvetica" w:hAnsi="Helvetica"/>
          <w:sz w:val="22"/>
          <w:szCs w:val="22"/>
        </w:rPr>
        <w:t>system</w:t>
      </w:r>
      <w:r w:rsidR="005C0E01" w:rsidRPr="0093151E">
        <w:rPr>
          <w:rFonts w:ascii="Helvetica" w:hAnsi="Helvetica"/>
          <w:sz w:val="22"/>
          <w:szCs w:val="22"/>
        </w:rPr>
        <w:t>s to</w:t>
      </w:r>
      <w:r w:rsidR="00C03B37" w:rsidRPr="0093151E">
        <w:rPr>
          <w:rFonts w:ascii="Helvetica" w:hAnsi="Helvetica"/>
          <w:sz w:val="22"/>
          <w:szCs w:val="22"/>
        </w:rPr>
        <w:t xml:space="preserve"> cross </w:t>
      </w:r>
      <w:r w:rsidR="001C6065" w:rsidRPr="0093151E">
        <w:rPr>
          <w:rFonts w:ascii="Helvetica" w:hAnsi="Helvetica"/>
          <w:sz w:val="22"/>
          <w:szCs w:val="22"/>
        </w:rPr>
        <w:t xml:space="preserve">critical thresholds beyond which economic and cultural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035B6B" w:rsidRPr="0093151E">
        <w:rPr>
          <w:rFonts w:ascii="Helvetica" w:hAnsi="Helvetica"/>
          <w:sz w:val="22"/>
          <w:szCs w:val="22"/>
        </w:rPr>
        <w:t xml:space="preserve">. </w:t>
      </w:r>
    </w:p>
    <w:p w14:paraId="462DAF79" w14:textId="736DD33B"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6"/>
      <w:r w:rsidRPr="00957F1F">
        <w:rPr>
          <w:rFonts w:ascii="Helvetica" w:hAnsi="Helvetica"/>
          <w:sz w:val="22"/>
          <w:szCs w:val="22"/>
        </w:rPr>
        <w:t>maximize ecosystem services</w:t>
      </w:r>
      <w:commentRangeEnd w:id="6"/>
      <w:r w:rsidR="00622E61">
        <w:rPr>
          <w:rStyle w:val="CommentReference"/>
        </w:rPr>
        <w:commentReference w:id="6"/>
      </w:r>
      <w:r w:rsidRPr="00957F1F">
        <w:rPr>
          <w:rFonts w:ascii="Helvetica" w:hAnsi="Helvetica"/>
          <w:sz w:val="22"/>
          <w:szCs w:val="22"/>
        </w:rPr>
        <w:t xml:space="preserve"> and avoid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have high confidence </w:t>
      </w:r>
      <w:r w:rsidR="00342124">
        <w:rPr>
          <w:rFonts w:ascii="Helvetica" w:hAnsi="Helvetica"/>
          <w:sz w:val="22"/>
          <w:szCs w:val="22"/>
        </w:rPr>
        <w:t xml:space="preserve">in or previous experience with </w:t>
      </w:r>
      <w:r w:rsidR="00AC7FCC" w:rsidRPr="002A3B6B">
        <w:rPr>
          <w:rFonts w:ascii="Helvetica" w:hAnsi="Helvetica"/>
          <w:sz w:val="22"/>
          <w:szCs w:val="22"/>
        </w:rPr>
        <w:t xml:space="preserve">the cause(s) of fluctuations in resource availability (i.e.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then </w:t>
      </w:r>
      <w:r w:rsidR="00A16F31" w:rsidRPr="002A3B6B">
        <w:rPr>
          <w:rFonts w:ascii="Helvetica" w:hAnsi="Helvetica"/>
          <w:sz w:val="22"/>
          <w:szCs w:val="22"/>
        </w:rPr>
        <w:t xml:space="preserve">optimize yield 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74108B"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74108B"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74108B"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 and species </w:t>
      </w:r>
      <w:r w:rsidR="00AB3EB9">
        <w:rPr>
          <w:rFonts w:ascii="Helvetica" w:hAnsi="Helvetica"/>
          <w:sz w:val="22"/>
          <w:szCs w:val="22"/>
        </w:rPr>
        <w:t>interactions</w:t>
      </w:r>
      <w:r w:rsidR="005C1861" w:rsidRPr="002A3B6B">
        <w:rPr>
          <w:rFonts w:ascii="Helvetica" w:hAnsi="Helvetica"/>
          <w:sz w:val="22"/>
          <w:szCs w:val="22"/>
        </w:rPr>
        <w:t>, stochasticity due to weather or other disturbance events, or because of inaccuracy in measurement</w:t>
      </w:r>
      <w:r w:rsidR="0082087B" w:rsidRPr="0082087B">
        <w:t xml:space="preserve"> </w:t>
      </w:r>
      <w:r w:rsidR="0074108B" w:rsidRPr="002A3B6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ZWNvbmRhcnktdGl0bGU+UGhpbGlzb3BoaWNhbCBUcmFuc2FjdGlvbnMgLSBSb3lhbCBTb2NpZXR5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</w:fldData>
        </w:fldChar>
      </w:r>
      <w:r w:rsidR="00A85C7B">
        <w:rPr>
          <w:rFonts w:ascii="Helvetica" w:hAnsi="Helvetica"/>
          <w:sz w:val="22"/>
          <w:szCs w:val="22"/>
        </w:rPr>
        <w:instrText xml:space="preserve"> ADDIN EN.CITE </w:instrText>
      </w:r>
      <w:r w:rsidR="00A85C7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ZWNvbmRhcnktdGl0bGU+UGhpbGlzb3BoaWNhbCBUcmFuc2FjdGlvbnMgLSBSb3lhbCBTb2NpZXR5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</w:fldData>
        </w:fldChar>
      </w:r>
      <w:r w:rsidR="00A85C7B">
        <w:rPr>
          <w:rFonts w:ascii="Helvetica" w:hAnsi="Helvetica"/>
          <w:sz w:val="22"/>
          <w:szCs w:val="22"/>
        </w:rPr>
        <w:instrText xml:space="preserve"> ADDIN EN.CITE.DATA </w:instrText>
      </w:r>
      <w:r w:rsidR="00A85C7B">
        <w:rPr>
          <w:rFonts w:ascii="Helvetica" w:hAnsi="Helvetica"/>
          <w:sz w:val="22"/>
          <w:szCs w:val="22"/>
        </w:rPr>
      </w:r>
      <w:r w:rsidR="00A85C7B">
        <w:rPr>
          <w:rFonts w:ascii="Helvetica" w:hAnsi="Helvetica"/>
          <w:sz w:val="22"/>
          <w:szCs w:val="22"/>
        </w:rPr>
        <w:fldChar w:fldCharType="end"/>
      </w:r>
      <w:r w:rsidR="0074108B" w:rsidRPr="002A3B6B">
        <w:rPr>
          <w:rFonts w:ascii="Helvetica" w:hAnsi="Helvetica"/>
          <w:sz w:val="22"/>
          <w:szCs w:val="22"/>
        </w:rPr>
      </w:r>
      <w:r w:rsidR="0074108B" w:rsidRPr="002A3B6B">
        <w:rPr>
          <w:rFonts w:ascii="Helvetica" w:hAnsi="Helvetica"/>
          <w:sz w:val="22"/>
          <w:szCs w:val="22"/>
        </w:rPr>
        <w:fldChar w:fldCharType="separate"/>
      </w:r>
      <w:r w:rsidR="006C270B" w:rsidRPr="002A3B6B">
        <w:rPr>
          <w:rFonts w:ascii="Helvetica" w:hAnsi="Helvetica"/>
          <w:noProof/>
          <w:sz w:val="22"/>
          <w:szCs w:val="22"/>
        </w:rPr>
        <w:t>(Taylor 1995; Higgins</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2002; Fuller</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2008)</w:t>
      </w:r>
      <w:r w:rsidR="0074108B" w:rsidRPr="002A3B6B">
        <w:rPr>
          <w:rFonts w:ascii="Helvetica" w:hAnsi="Helvetica"/>
          <w:sz w:val="22"/>
          <w:szCs w:val="22"/>
        </w:rPr>
        <w:fldChar w:fldCharType="end"/>
      </w:r>
      <w:r w:rsidR="00CA483C" w:rsidRPr="002A3B6B">
        <w:rPr>
          <w:rFonts w:ascii="Helvetica" w:hAnsi="Helvetica"/>
          <w:sz w:val="22"/>
          <w:szCs w:val="22"/>
        </w:rPr>
        <w:t xml:space="preserve">. Furthermore when uncertainty that can be minimized, greater levels of </w:t>
      </w:r>
      <w:r w:rsidR="003C2569" w:rsidRPr="002A3B6B">
        <w:rPr>
          <w:rFonts w:ascii="Helvetica" w:hAnsi="Helvetica"/>
          <w:sz w:val="22"/>
          <w:szCs w:val="22"/>
        </w:rPr>
        <w:t>monitoring an</w:t>
      </w:r>
      <w:r w:rsidR="00AC7FCC" w:rsidRPr="002A3B6B">
        <w:rPr>
          <w:rFonts w:ascii="Helvetica" w:hAnsi="Helvetica"/>
          <w:sz w:val="22"/>
          <w:szCs w:val="22"/>
        </w:rPr>
        <w:t>d</w:t>
      </w:r>
      <w:r w:rsidR="003C2569" w:rsidRPr="002A3B6B">
        <w:rPr>
          <w:rFonts w:ascii="Helvetica" w:hAnsi="Helvetica"/>
          <w:sz w:val="22"/>
          <w:szCs w:val="22"/>
        </w:rPr>
        <w:t xml:space="preserve"> research a</w:t>
      </w:r>
      <w:r w:rsidR="00BF7BF0" w:rsidRPr="002A3B6B">
        <w:rPr>
          <w:rFonts w:ascii="Helvetica" w:hAnsi="Helvetica"/>
          <w:sz w:val="22"/>
          <w:szCs w:val="22"/>
        </w:rPr>
        <w:t>re expensive</w:t>
      </w:r>
      <w:r w:rsidR="000847BF" w:rsidRPr="002A3B6B">
        <w:rPr>
          <w:rFonts w:ascii="Helvetica" w:hAnsi="Helvetica"/>
          <w:sz w:val="22"/>
          <w:szCs w:val="22"/>
        </w:rPr>
        <w:t xml:space="preserve"> and difficult to motivate</w:t>
      </w:r>
      <w:r w:rsidR="00CA483C" w:rsidRPr="002A3B6B">
        <w:rPr>
          <w:rFonts w:ascii="Helvetica" w:hAnsi="Helvetica"/>
          <w:sz w:val="22"/>
          <w:szCs w:val="22"/>
        </w:rPr>
        <w:t xml:space="preserve">, </w:t>
      </w:r>
      <w:r w:rsidR="005C1861" w:rsidRPr="002A3B6B">
        <w:rPr>
          <w:rFonts w:ascii="Helvetica" w:hAnsi="Helvetica"/>
          <w:sz w:val="22"/>
          <w:szCs w:val="22"/>
        </w:rPr>
        <w:t xml:space="preserve">particularly when </w:t>
      </w:r>
      <w:commentRangeStart w:id="7"/>
      <w:r w:rsidR="005C1861" w:rsidRPr="002A3B6B">
        <w:rPr>
          <w:rFonts w:ascii="Helvetica" w:hAnsi="Helvetica"/>
          <w:sz w:val="22"/>
          <w:szCs w:val="22"/>
        </w:rPr>
        <w:t>yields are low</w:t>
      </w:r>
      <w:commentRangeEnd w:id="7"/>
      <w:r w:rsidR="005C1861">
        <w:rPr>
          <w:rStyle w:val="CommentReference"/>
        </w:rPr>
        <w:commentReference w:id="7"/>
      </w:r>
      <w:commentRangeStart w:id="8"/>
      <w:r w:rsidR="00CA483C" w:rsidRPr="002A3B6B">
        <w:rPr>
          <w:rFonts w:ascii="Helvetica" w:hAnsi="Helvetica"/>
          <w:sz w:val="22"/>
          <w:szCs w:val="22"/>
        </w:rPr>
        <w:t>.</w:t>
      </w:r>
      <w:commentRangeEnd w:id="8"/>
      <w:r w:rsidR="00AB3EB9">
        <w:rPr>
          <w:rStyle w:val="CommentReference"/>
        </w:rPr>
        <w:commentReference w:id="8"/>
      </w:r>
      <w:r w:rsidR="005C1861" w:rsidRPr="002A3B6B">
        <w:rPr>
          <w:rFonts w:ascii="Helvetica" w:hAnsi="Helvetica"/>
          <w:sz w:val="22"/>
          <w:szCs w:val="22"/>
        </w:rPr>
        <w:t xml:space="preserve"> </w:t>
      </w:r>
      <w:commentRangeStart w:id="9"/>
      <w:r w:rsidR="000847BF" w:rsidRPr="002D30DC">
        <w:rPr>
          <w:rFonts w:ascii="Helvetica" w:hAnsi="Helvetica"/>
          <w:sz w:val="22"/>
          <w:szCs w:val="22"/>
        </w:rPr>
        <w:t>Ecosystem 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when it comes to predicting the availability of extractable resources</w:t>
      </w:r>
      <w:commentRangeEnd w:id="9"/>
      <w:r w:rsidR="00B00779">
        <w:rPr>
          <w:rStyle w:val="CommentReference"/>
        </w:rPr>
        <w:commentReference w:id="9"/>
      </w:r>
      <w:r w:rsidR="00DC6532" w:rsidRPr="002D30DC">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commentRangeStart w:id="10"/>
      <w:r w:rsidR="00A64D09" w:rsidRPr="0077306C">
        <w:rPr>
          <w:rFonts w:ascii="Helvetica" w:hAnsi="Helvetica"/>
          <w:sz w:val="22"/>
          <w:szCs w:val="22"/>
        </w:rPr>
        <w:t xml:space="preserve">critical </w:t>
      </w:r>
      <w:r w:rsidR="00244D28">
        <w:rPr>
          <w:rFonts w:ascii="Helvetica" w:hAnsi="Helvetica"/>
          <w:sz w:val="22"/>
          <w:szCs w:val="22"/>
        </w:rPr>
        <w:t xml:space="preserve">management or biological </w:t>
      </w:r>
      <w:r w:rsidR="00A64D09" w:rsidRPr="0077306C">
        <w:rPr>
          <w:rFonts w:ascii="Helvetica" w:hAnsi="Helvetica"/>
          <w:sz w:val="22"/>
          <w:szCs w:val="22"/>
        </w:rPr>
        <w:t>thresholds, this limited predictive power is particularly risky</w:t>
      </w:r>
      <w:r w:rsidR="006270AF" w:rsidRPr="0077306C">
        <w:rPr>
          <w:rFonts w:ascii="Helvetica" w:hAnsi="Helvetica"/>
          <w:sz w:val="22"/>
          <w:szCs w:val="22"/>
        </w:rPr>
        <w:t xml:space="preserve"> under normal harvest strategies</w:t>
      </w:r>
      <w:r w:rsidR="00A64D09" w:rsidRPr="0077306C">
        <w:rPr>
          <w:rFonts w:ascii="Helvetica" w:hAnsi="Helvetica"/>
          <w:sz w:val="22"/>
          <w:szCs w:val="22"/>
        </w:rPr>
        <w:t xml:space="preserve">, because a manager might estimate a population within a safe operating space, when really 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commentRangeEnd w:id="10"/>
      <w:r w:rsidR="00944D13">
        <w:rPr>
          <w:rStyle w:val="CommentReference"/>
        </w:rPr>
        <w:commentReference w:id="10"/>
      </w:r>
      <w:r w:rsidR="00533EAD">
        <w:rPr>
          <w:rFonts w:ascii="Helvetica" w:hAnsi="Helvetica"/>
          <w:sz w:val="22"/>
          <w:szCs w:val="22"/>
        </w:rPr>
        <w:t xml:space="preserve"> </w:t>
      </w:r>
      <w:r w:rsidR="00C10ECB" w:rsidRPr="00533EAD">
        <w:rPr>
          <w:rFonts w:ascii="Helvetica" w:hAnsi="Helvetica"/>
          <w:sz w:val="22"/>
          <w:szCs w:val="22"/>
        </w:rPr>
        <w:t xml:space="preserve">Therefore, what is the appropriate monitoring strategy when resources are limited and managers are seeking a balance between </w:t>
      </w:r>
      <w:r w:rsidR="00244D28">
        <w:rPr>
          <w:rFonts w:ascii="Helvetica" w:hAnsi="Helvetica"/>
          <w:sz w:val="22"/>
          <w:szCs w:val="22"/>
        </w:rPr>
        <w:t>thresholds</w:t>
      </w:r>
      <w:r w:rsidR="00887732">
        <w:rPr>
          <w:rFonts w:ascii="Helvetica" w:hAnsi="Helvetica"/>
          <w:sz w:val="22"/>
          <w:szCs w:val="22"/>
        </w:rPr>
        <w:t xml:space="preserve"> (management or biological)</w:t>
      </w:r>
      <w:r w:rsidR="00AB3EB9">
        <w:rPr>
          <w:rStyle w:val="CommentReference"/>
        </w:rPr>
        <w:commentReference w:id="11"/>
      </w:r>
      <w:r w:rsidR="00C10ECB" w:rsidRPr="00533EAD">
        <w:rPr>
          <w:rFonts w:ascii="Helvetica" w:hAnsi="Helvetica"/>
          <w:sz w:val="22"/>
          <w:szCs w:val="22"/>
        </w:rPr>
        <w:t>, optimizing yield, and minimizing costs of monitoring?</w:t>
      </w:r>
      <w:r w:rsidR="001B4DEE" w:rsidRPr="001B4DEE">
        <w:t xml:space="preserve"> </w:t>
      </w:r>
    </w:p>
    <w:p w14:paraId="61B19CA8" w14:textId="3E0A67A4" w:rsidR="002D198C" w:rsidRPr="00957F1F"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D87B47" w:rsidRPr="00614769">
        <w:rPr>
          <w:rFonts w:ascii="Helvetica" w:hAnsi="Helvetica"/>
          <w:sz w:val="22"/>
          <w:szCs w:val="22"/>
        </w:rPr>
        <w:t xml:space="preserve">when seeking sustainable harvest of an ecosystem with </w:t>
      </w:r>
      <w:r w:rsidR="004D2470" w:rsidRPr="00614769">
        <w:rPr>
          <w:rFonts w:ascii="Helvetica" w:hAnsi="Helvetica"/>
          <w:sz w:val="22"/>
          <w:szCs w:val="22"/>
        </w:rPr>
        <w:t xml:space="preserve">a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r w:rsidR="0054657C" w:rsidRPr="00614769">
        <w:rPr>
          <w:rFonts w:ascii="Helvetica" w:hAnsi="Helvetica"/>
          <w:sz w:val="22"/>
          <w:szCs w:val="22"/>
        </w:rPr>
        <w:t xml:space="preserve">use a management strategy evaluation </w:t>
      </w:r>
      <w:r w:rsidR="0074108B" w:rsidRPr="00614769">
        <w:rPr>
          <w:rFonts w:ascii="Helvetica" w:hAnsi="Helvetica"/>
          <w:sz w:val="22"/>
          <w:szCs w:val="22"/>
        </w:rPr>
        <w:fldChar w:fldCharType="begin"/>
      </w:r>
      <w:r w:rsidR="00FC7BA4"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74108B" w:rsidRPr="00614769">
        <w:rPr>
          <w:rFonts w:ascii="Helvetica" w:hAnsi="Helvetica"/>
          <w:sz w:val="22"/>
          <w:szCs w:val="22"/>
        </w:rPr>
        <w:fldChar w:fldCharType="separate"/>
      </w:r>
      <w:r w:rsidR="00FC7BA4" w:rsidRPr="00614769">
        <w:rPr>
          <w:rFonts w:ascii="Helvetica" w:hAnsi="Helvetica"/>
          <w:noProof/>
          <w:sz w:val="22"/>
          <w:szCs w:val="22"/>
        </w:rPr>
        <w:t>(Bunnefeld</w:t>
      </w:r>
      <w:r w:rsidR="00FC7BA4" w:rsidRPr="00614769">
        <w:rPr>
          <w:rFonts w:ascii="Helvetica" w:hAnsi="Helvetica"/>
          <w:i/>
          <w:noProof/>
          <w:sz w:val="22"/>
          <w:szCs w:val="22"/>
        </w:rPr>
        <w:t xml:space="preserve"> et al.</w:t>
      </w:r>
      <w:r w:rsidR="00FC7BA4" w:rsidRPr="00614769">
        <w:rPr>
          <w:rFonts w:ascii="Helvetica" w:hAnsi="Helvetica"/>
          <w:noProof/>
          <w:sz w:val="22"/>
          <w:szCs w:val="22"/>
        </w:rPr>
        <w:t xml:space="preserve"> 2011)</w:t>
      </w:r>
      <w:r w:rsidR="0074108B" w:rsidRPr="00614769">
        <w:rPr>
          <w:rFonts w:ascii="Helvetica" w:hAnsi="Helvetica"/>
          <w:sz w:val="22"/>
          <w:szCs w:val="22"/>
        </w:rPr>
        <w:fldChar w:fldCharType="end"/>
      </w:r>
      <w:r w:rsidR="0054657C" w:rsidRPr="00614769">
        <w:rPr>
          <w:rFonts w:ascii="Helvetica" w:hAnsi="Helvetica"/>
          <w:sz w:val="22"/>
          <w:szCs w:val="22"/>
        </w:rPr>
        <w:t xml:space="preserve"> to </w:t>
      </w:r>
      <w:r w:rsidR="00E22BBC" w:rsidRPr="00614769">
        <w:rPr>
          <w:rFonts w:ascii="Helvetica" w:hAnsi="Helvetica"/>
          <w:sz w:val="22"/>
          <w:szCs w:val="22"/>
        </w:rPr>
        <w:t>evaluate</w:t>
      </w:r>
      <w:r w:rsidR="00D87B47" w:rsidRPr="00614769">
        <w:rPr>
          <w:rFonts w:ascii="Helvetica" w:hAnsi="Helvetica"/>
          <w:sz w:val="22"/>
          <w:szCs w:val="22"/>
        </w:rPr>
        <w:t xml:space="preserve"> </w:t>
      </w:r>
      <w:r w:rsidR="006E5826" w:rsidRPr="00614769">
        <w:rPr>
          <w:rFonts w:ascii="Helvetica" w:hAnsi="Helvetica"/>
          <w:sz w:val="22"/>
          <w:szCs w:val="22"/>
        </w:rPr>
        <w:t>a</w:t>
      </w:r>
      <w:r w:rsidR="00D87B47" w:rsidRPr="00614769">
        <w:rPr>
          <w:rFonts w:ascii="Helvetica" w:hAnsi="Helvetica"/>
          <w:sz w:val="22"/>
          <w:szCs w:val="22"/>
        </w:rPr>
        <w:t xml:space="preserve"> single species population model </w:t>
      </w:r>
      <w:r w:rsidR="0054657C" w:rsidRPr="00614769">
        <w:rPr>
          <w:rFonts w:ascii="Helvetica" w:hAnsi="Helvetica"/>
          <w:sz w:val="22"/>
          <w:szCs w:val="22"/>
        </w:rPr>
        <w:t>with an</w:t>
      </w:r>
      <w:r w:rsidR="00D87B47" w:rsidRPr="00614769">
        <w:rPr>
          <w:rFonts w:ascii="Helvetica" w:hAnsi="Helvetica"/>
          <w:sz w:val="22"/>
          <w:szCs w:val="22"/>
        </w:rPr>
        <w:t xml:space="preserve"> </w:t>
      </w:r>
      <w:proofErr w:type="spellStart"/>
      <w:r w:rsidR="00E22BBC" w:rsidRPr="00614769">
        <w:rPr>
          <w:rFonts w:ascii="Helvetica" w:hAnsi="Helvetica"/>
          <w:sz w:val="22"/>
          <w:szCs w:val="22"/>
        </w:rPr>
        <w:t>A</w:t>
      </w:r>
      <w:r w:rsidR="00D87B47" w:rsidRPr="00614769">
        <w:rPr>
          <w:rFonts w:ascii="Helvetica" w:hAnsi="Helvetica"/>
          <w:sz w:val="22"/>
          <w:szCs w:val="22"/>
        </w:rPr>
        <w:t>llee</w:t>
      </w:r>
      <w:proofErr w:type="spellEnd"/>
      <w:r w:rsidR="00D87B47" w:rsidRPr="00614769">
        <w:rPr>
          <w:rFonts w:ascii="Helvetica" w:hAnsi="Helvetica"/>
          <w:sz w:val="22"/>
          <w:szCs w:val="22"/>
        </w:rPr>
        <w:t xml:space="preserve"> effect</w:t>
      </w:r>
      <w:r w:rsidR="00732BDD">
        <w:rPr>
          <w:rFonts w:ascii="Helvetica" w:hAnsi="Helvetica"/>
          <w:sz w:val="22"/>
          <w:szCs w:val="22"/>
        </w:rPr>
        <w:t xml:space="preserve"> </w:t>
      </w:r>
      <w:r w:rsidR="005516A9">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5516A9">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5516A9">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 a tipping point)</w:t>
      </w:r>
      <w:r w:rsidR="006E5826" w:rsidRPr="00614769">
        <w:rPr>
          <w:rFonts w:ascii="Helvetica" w:hAnsi="Helvetica"/>
          <w:sz w:val="22"/>
          <w:szCs w:val="22"/>
        </w:rPr>
        <w:t>.</w:t>
      </w:r>
      <w:r w:rsidR="0067734F">
        <w:rPr>
          <w:rFonts w:ascii="Helvetica" w:hAnsi="Helvetica"/>
          <w:sz w:val="22"/>
          <w:szCs w:val="22"/>
        </w:rPr>
        <w:t xml:space="preserve"> </w:t>
      </w:r>
      <w:proofErr w:type="spellStart"/>
      <w:r w:rsidR="0067734F">
        <w:rPr>
          <w:rFonts w:ascii="Helvetica" w:hAnsi="Helvetica"/>
          <w:sz w:val="22"/>
          <w:szCs w:val="22"/>
        </w:rPr>
        <w:t>Depensatory</w:t>
      </w:r>
      <w:proofErr w:type="spellEnd"/>
      <w:r w:rsidR="0067734F">
        <w:rPr>
          <w:rFonts w:ascii="Helvetica" w:hAnsi="Helvetica"/>
          <w:sz w:val="22"/>
          <w:szCs w:val="22"/>
        </w:rPr>
        <w:t xml:space="preserve"> </w:t>
      </w:r>
      <w:proofErr w:type="spellStart"/>
      <w:r w:rsidR="0067734F">
        <w:rPr>
          <w:rFonts w:ascii="Helvetica" w:hAnsi="Helvetica"/>
          <w:sz w:val="22"/>
          <w:szCs w:val="22"/>
        </w:rPr>
        <w:t>dynamcis</w:t>
      </w:r>
      <w:proofErr w:type="spellEnd"/>
      <w:r w:rsidR="0067734F">
        <w:rPr>
          <w:rFonts w:ascii="Helvetica" w:hAnsi="Helvetica"/>
          <w:sz w:val="22"/>
          <w:szCs w:val="22"/>
        </w:rPr>
        <w:t xml:space="preserve"> are well known to occur across numerous taxa including fish, insects, mammals, birds, and </w:t>
      </w:r>
      <w:proofErr w:type="spellStart"/>
      <w:r w:rsidR="0067734F">
        <w:rPr>
          <w:rFonts w:ascii="Helvetica" w:hAnsi="Helvetica"/>
          <w:sz w:val="22"/>
          <w:szCs w:val="22"/>
        </w:rPr>
        <w:t>invertebtrates</w:t>
      </w:r>
      <w:proofErr w:type="spellEnd"/>
      <w:r w:rsidR="0067734F">
        <w:rPr>
          <w:rFonts w:ascii="Helvetica" w:hAnsi="Helvetica"/>
          <w:sz w:val="22"/>
          <w:szCs w:val="22"/>
        </w:rPr>
        <w:t xml:space="preserve"> </w:t>
      </w:r>
      <w:r w:rsidR="0067734F"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7734F"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7734F" w:rsidRPr="00614769">
        <w:rPr>
          <w:rFonts w:ascii="Helvetica" w:hAnsi="Helvetica"/>
          <w:sz w:val="22"/>
          <w:szCs w:val="22"/>
        </w:rPr>
        <w:fldChar w:fldCharType="end"/>
      </w:r>
      <w:r w:rsidR="007A57ED">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management and </w:t>
      </w:r>
      <w:r w:rsidR="00FA4267" w:rsidRPr="00614769">
        <w:rPr>
          <w:rFonts w:ascii="Helvetica" w:hAnsi="Helvetica"/>
          <w:sz w:val="22"/>
          <w:szCs w:val="22"/>
        </w:rPr>
        <w:t xml:space="preserve">biological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proofErr w:type="spellStart"/>
      <w:r w:rsidR="002D198C" w:rsidRPr="00614769">
        <w:rPr>
          <w:rFonts w:ascii="Helvetica" w:hAnsi="Helvetica"/>
          <w:sz w:val="22"/>
          <w:szCs w:val="22"/>
        </w:rPr>
        <w:t>Allee</w:t>
      </w:r>
      <w:proofErr w:type="spellEnd"/>
      <w:r w:rsidR="002D198C" w:rsidRPr="00614769">
        <w:rPr>
          <w:rFonts w:ascii="Helvetica" w:hAnsi="Helvetica"/>
          <w:sz w:val="22"/>
          <w:szCs w:val="22"/>
        </w:rPr>
        <w:t xml:space="preserve"> effect,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proofErr w:type="gramStart"/>
      <w:r w:rsidR="004B5027">
        <w:rPr>
          <w:rFonts w:ascii="Helvetica" w:hAnsi="Helvetica"/>
          <w:sz w:val="22"/>
          <w:szCs w:val="22"/>
        </w:rPr>
        <w:t>iv</w:t>
      </w:r>
      <w:r w:rsidR="002D198C" w:rsidRPr="00614769">
        <w:rPr>
          <w:rFonts w:ascii="Helvetica" w:hAnsi="Helvetica"/>
          <w:sz w:val="22"/>
          <w:szCs w:val="22"/>
        </w:rPr>
        <w:t>) the</w:t>
      </w:r>
      <w:proofErr w:type="gramEnd"/>
      <w:r w:rsidR="002D198C" w:rsidRPr="00614769">
        <w:rPr>
          <w:rFonts w:ascii="Helvetica" w:hAnsi="Helvetica"/>
          <w:sz w:val="22"/>
          <w:szCs w:val="22"/>
        </w:rPr>
        <w:t xml:space="preserve"> management strategy used to avoid a tipping point. We use this model to ans</w:t>
      </w:r>
      <w:r w:rsidR="00852921">
        <w:rPr>
          <w:rFonts w:ascii="Helvetica" w:hAnsi="Helvetica"/>
          <w:sz w:val="22"/>
          <w:szCs w:val="22"/>
        </w:rPr>
        <w:t xml:space="preserve">wer the following four questions: (1) </w:t>
      </w:r>
      <w:r w:rsidR="001361AB" w:rsidRPr="00957F1F">
        <w:rPr>
          <w:rFonts w:ascii="Helvetica" w:hAnsi="Helvetica"/>
          <w:sz w:val="22"/>
          <w:szCs w:val="22"/>
        </w:rPr>
        <w:t xml:space="preserve">How does the </w:t>
      </w:r>
      <w:r w:rsidR="001361AB">
        <w:rPr>
          <w:rFonts w:ascii="Helvetica" w:hAnsi="Helvetica"/>
          <w:sz w:val="22"/>
          <w:szCs w:val="22"/>
        </w:rPr>
        <w:t>value of ha</w:t>
      </w:r>
      <w:r w:rsidR="00CF2EEA">
        <w:rPr>
          <w:rFonts w:ascii="Helvetica" w:hAnsi="Helvetica"/>
          <w:sz w:val="22"/>
          <w:szCs w:val="22"/>
        </w:rPr>
        <w:t>r</w:t>
      </w:r>
      <w:r w:rsidR="001361AB">
        <w:rPr>
          <w:rFonts w:ascii="Helvetica" w:hAnsi="Helvetica"/>
          <w:sz w:val="22"/>
          <w:szCs w:val="22"/>
        </w:rPr>
        <w:t xml:space="preserve">vesting and the </w:t>
      </w:r>
      <w:r w:rsidR="001361AB" w:rsidRPr="00957F1F">
        <w:rPr>
          <w:rFonts w:ascii="Helvetica" w:hAnsi="Helvetica"/>
          <w:sz w:val="22"/>
          <w:szCs w:val="22"/>
        </w:rPr>
        <w:t>probability of a system crossing a tipping point shift with a) certainty about ecosystem state (i.e. monitoring investment</w:t>
      </w:r>
      <w:commentRangeStart w:id="12"/>
      <w:r w:rsidR="001361AB" w:rsidRPr="00957F1F">
        <w:rPr>
          <w:rFonts w:ascii="Helvetica" w:hAnsi="Helvetica"/>
          <w:sz w:val="22"/>
          <w:szCs w:val="22"/>
        </w:rPr>
        <w:t xml:space="preserve">) </w:t>
      </w:r>
      <w:commentRangeEnd w:id="12"/>
      <w:r w:rsidR="00764ACF">
        <w:rPr>
          <w:rStyle w:val="CommentReference"/>
        </w:rPr>
        <w:commentReference w:id="12"/>
      </w:r>
      <w:r w:rsidR="001361AB" w:rsidRPr="00957F1F">
        <w:rPr>
          <w:rFonts w:ascii="Helvetica" w:hAnsi="Helvetica"/>
          <w:sz w:val="22"/>
          <w:szCs w:val="22"/>
        </w:rPr>
        <w:t xml:space="preserve">and b) </w:t>
      </w:r>
      <w:r w:rsidR="001361AB">
        <w:rPr>
          <w:rFonts w:ascii="Helvetica" w:hAnsi="Helvetica"/>
          <w:sz w:val="22"/>
          <w:szCs w:val="22"/>
        </w:rPr>
        <w:t>harvest rates</w:t>
      </w:r>
      <w:r w:rsidR="00852921">
        <w:rPr>
          <w:rFonts w:ascii="Helvetica" w:hAnsi="Helvetica"/>
          <w:sz w:val="22"/>
          <w:szCs w:val="22"/>
        </w:rPr>
        <w:t xml:space="preserve">? (2) </w:t>
      </w:r>
      <w:r w:rsidR="002D198C" w:rsidRPr="00957F1F">
        <w:rPr>
          <w:rFonts w:ascii="Helvetica" w:hAnsi="Helvetica"/>
          <w:sz w:val="22"/>
          <w:szCs w:val="22"/>
        </w:rPr>
        <w:t>How does the return on monitoring investment scale wit</w:t>
      </w:r>
      <w:r w:rsidR="00064856">
        <w:rPr>
          <w:rFonts w:ascii="Helvetica" w:hAnsi="Helvetica"/>
          <w:sz w:val="22"/>
          <w:szCs w:val="22"/>
        </w:rPr>
        <w:t>h proximity to a tipping point?</w:t>
      </w:r>
      <w:r w:rsidR="002D198C" w:rsidRPr="00064856">
        <w:rPr>
          <w:rFonts w:ascii="Helvetica" w:hAnsi="Helvetica"/>
          <w:sz w:val="22"/>
          <w:szCs w:val="22"/>
        </w:rPr>
        <w:t xml:space="preserve"> </w:t>
      </w:r>
      <w:r w:rsidR="00064856" w:rsidRPr="00064856">
        <w:rPr>
          <w:rFonts w:ascii="Helvetica" w:hAnsi="Helvetica"/>
          <w:sz w:val="22"/>
          <w:szCs w:val="22"/>
        </w:rPr>
        <w:t xml:space="preserve">(3) </w:t>
      </w:r>
      <w:r w:rsidR="002D198C" w:rsidRPr="00957F1F">
        <w:rPr>
          <w:rFonts w:ascii="Helvetica" w:hAnsi="Helvetica"/>
          <w:sz w:val="22"/>
          <w:szCs w:val="22"/>
        </w:rPr>
        <w:t>What is the safe operating space that allows avoidance of management</w:t>
      </w:r>
      <w:r w:rsidR="001361AB">
        <w:rPr>
          <w:rFonts w:ascii="Helvetica" w:hAnsi="Helvetica"/>
          <w:sz w:val="22"/>
          <w:szCs w:val="22"/>
        </w:rPr>
        <w:t xml:space="preserve"> (i.e. harvest closures) and biological tipping points?</w:t>
      </w:r>
      <w:r w:rsidR="00B61A5C">
        <w:rPr>
          <w:rFonts w:ascii="Helvetica" w:hAnsi="Helvetica"/>
          <w:sz w:val="22"/>
          <w:szCs w:val="22"/>
        </w:rPr>
        <w:t xml:space="preserve"> (4) </w:t>
      </w:r>
      <w:r w:rsidR="002D198C" w:rsidRPr="00957F1F">
        <w:rPr>
          <w:rFonts w:ascii="Helvetica" w:hAnsi="Helvetica"/>
          <w:sz w:val="22"/>
          <w:szCs w:val="22"/>
        </w:rPr>
        <w:t xml:space="preserve">Are </w:t>
      </w:r>
      <w:r w:rsidR="00555F85">
        <w:rPr>
          <w:rFonts w:ascii="Helvetica" w:hAnsi="Helvetica"/>
          <w:sz w:val="22"/>
          <w:szCs w:val="22"/>
        </w:rPr>
        <w:t>precautionary</w:t>
      </w:r>
      <w:r w:rsidR="002D198C" w:rsidRPr="00957F1F">
        <w:rPr>
          <w:rFonts w:ascii="Helvetica" w:hAnsi="Helvetica"/>
          <w:sz w:val="22"/>
          <w:szCs w:val="22"/>
        </w:rPr>
        <w:t xml:space="preserve"> buffers suitable alternatives to </w:t>
      </w:r>
      <w:r w:rsidR="00F13BE1">
        <w:rPr>
          <w:rFonts w:ascii="Helvetica" w:hAnsi="Helvetica"/>
          <w:sz w:val="22"/>
          <w:szCs w:val="22"/>
        </w:rPr>
        <w:t xml:space="preserve">costly </w:t>
      </w:r>
      <w:r w:rsidR="002D198C" w:rsidRPr="00957F1F">
        <w:rPr>
          <w:rFonts w:ascii="Helvetica" w:hAnsi="Helvetica"/>
          <w:sz w:val="22"/>
          <w:szCs w:val="22"/>
        </w:rPr>
        <w:t xml:space="preserve">intensive monitoring? </w:t>
      </w:r>
    </w:p>
    <w:p w14:paraId="75D3C1DA" w14:textId="77777777" w:rsidR="00FB4775" w:rsidRPr="00957F1F" w:rsidRDefault="00FB4775" w:rsidP="00FB4775">
      <w:pPr>
        <w:rPr>
          <w:rFonts w:ascii="Helvetica" w:hAnsi="Helvetica"/>
          <w:b/>
          <w:sz w:val="22"/>
          <w:szCs w:val="22"/>
        </w:rPr>
      </w:pPr>
    </w:p>
    <w:p w14:paraId="57C0CCD1"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1A7E5B40" w14:textId="77777777" w:rsidR="0036192F" w:rsidRDefault="0036192F" w:rsidP="0036192F">
      <w:pPr>
        <w:tabs>
          <w:tab w:val="left" w:pos="2760"/>
        </w:tabs>
        <w:rPr>
          <w:rFonts w:ascii="Helvetica" w:hAnsi="Helvetica"/>
          <w:b/>
          <w:sz w:val="22"/>
          <w:szCs w:val="22"/>
        </w:rPr>
      </w:pPr>
    </w:p>
    <w:p w14:paraId="7C7F5A3F"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3CB62556" w14:textId="77777777" w:rsidR="00B70217" w:rsidRPr="0036192F" w:rsidRDefault="00B70217" w:rsidP="0036192F">
      <w:pPr>
        <w:tabs>
          <w:tab w:val="left" w:pos="2760"/>
        </w:tabs>
        <w:rPr>
          <w:rFonts w:ascii="Helvetica" w:hAnsi="Helvetica"/>
          <w:i/>
          <w:sz w:val="22"/>
          <w:szCs w:val="22"/>
        </w:rPr>
      </w:pPr>
    </w:p>
    <w:p w14:paraId="32C33739" w14:textId="77777777"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commentRangeStart w:id="13"/>
      <w:r w:rsidR="00944D13">
        <w:rPr>
          <w:rFonts w:ascii="Helvetica" w:hAnsi="Helvetica"/>
          <w:sz w:val="22"/>
          <w:szCs w:val="22"/>
        </w:rPr>
        <w:t>estimate</w:t>
      </w:r>
      <w:commentRangeEnd w:id="13"/>
      <w:r w:rsidR="00944D13">
        <w:rPr>
          <w:rStyle w:val="CommentReference"/>
        </w:rPr>
        <w:commentReference w:id="13"/>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062A5D87" w14:textId="77777777" w:rsidR="003030A9" w:rsidRPr="00957F1F" w:rsidRDefault="003030A9" w:rsidP="003030A9">
      <w:pPr>
        <w:rPr>
          <w:rFonts w:ascii="Helvetica" w:hAnsi="Helvetica"/>
          <w:sz w:val="22"/>
          <w:szCs w:val="22"/>
        </w:rPr>
      </w:pPr>
    </w:p>
    <w:p w14:paraId="2252B306" w14:textId="3BF77543"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9AAC2BF" w14:textId="77777777" w:rsidR="00B70217" w:rsidRDefault="00B70217" w:rsidP="00D76B05">
      <w:pPr>
        <w:rPr>
          <w:rFonts w:ascii="Helvetica" w:hAnsi="Helvetica"/>
          <w:sz w:val="22"/>
          <w:szCs w:val="22"/>
          <w:u w:val="single"/>
        </w:rPr>
      </w:pPr>
    </w:p>
    <w:p w14:paraId="06FE03DD" w14:textId="77777777" w:rsidR="00EA70AE" w:rsidRPr="00957F1F" w:rsidRDefault="00EA4C5A" w:rsidP="00D76B05">
      <w:pPr>
        <w:rPr>
          <w:rFonts w:ascii="Helvetica" w:hAnsi="Helvetica"/>
          <w:sz w:val="22"/>
          <w:szCs w:val="22"/>
        </w:rPr>
      </w:pPr>
      <w:r w:rsidRPr="00D76B05">
        <w:rPr>
          <w:rFonts w:ascii="Helvetica" w:hAnsi="Helvetica"/>
          <w:sz w:val="22"/>
          <w:szCs w:val="22"/>
          <w:u w:val="single"/>
        </w:rPr>
        <w:t>Process/Operating 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DF1ADC" w:rsidRPr="00957F1F">
        <w:rPr>
          <w:rFonts w:ascii="Helvetica" w:hAnsi="Helvetica"/>
          <w:sz w:val="22"/>
          <w:szCs w:val="22"/>
        </w:rPr>
        <w:t>Gordon-Schaefer model with an</w:t>
      </w:r>
      <w:r w:rsidR="00EA70AE" w:rsidRPr="00957F1F">
        <w:rPr>
          <w:rFonts w:ascii="Helvetica" w:hAnsi="Helvetica"/>
          <w:sz w:val="22"/>
          <w:szCs w:val="22"/>
        </w:rPr>
        <w:t xml:space="preserve"> </w:t>
      </w:r>
      <w:commentRangeStart w:id="14"/>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commentRangeEnd w:id="14"/>
      <w:r w:rsidR="005F17E4">
        <w:rPr>
          <w:rStyle w:val="CommentReference"/>
        </w:rPr>
        <w:commentReference w:id="14"/>
      </w:r>
    </w:p>
    <w:p w14:paraId="59E6ED08" w14:textId="77777777" w:rsidR="004C05AC" w:rsidRPr="00957F1F" w:rsidRDefault="004C05AC" w:rsidP="00EA70AE">
      <w:pPr>
        <w:rPr>
          <w:rFonts w:ascii="Helvetica" w:hAnsi="Helvetica"/>
          <w:sz w:val="22"/>
          <w:szCs w:val="22"/>
        </w:rPr>
      </w:pPr>
    </w:p>
    <w:p w14:paraId="0B202B25"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6C23D8BF" w14:textId="77777777" w:rsidR="004C05AC" w:rsidRPr="00957F1F" w:rsidRDefault="004C05AC" w:rsidP="00EA70AE">
      <w:pPr>
        <w:rPr>
          <w:rFonts w:ascii="Helvetica" w:hAnsi="Helvetica"/>
          <w:sz w:val="22"/>
          <w:szCs w:val="22"/>
        </w:rPr>
      </w:pPr>
    </w:p>
    <w:p w14:paraId="363EFAF8" w14:textId="48E7707D" w:rsidR="00590C63" w:rsidRPr="00957F1F" w:rsidRDefault="00EA70AE" w:rsidP="00590C63">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proofErr w:type="spellStart"/>
      <w:r w:rsidR="003E545D">
        <w:rPr>
          <w:rFonts w:ascii="Helvetica" w:hAnsi="Helvetica"/>
          <w:sz w:val="22"/>
          <w:szCs w:val="22"/>
        </w:rPr>
        <w:t>A</w:t>
      </w:r>
      <w:r w:rsidR="00522D02" w:rsidRPr="00957F1F">
        <w:rPr>
          <w:rFonts w:ascii="Helvetica" w:hAnsi="Helvetica"/>
          <w:sz w:val="22"/>
          <w:szCs w:val="22"/>
        </w:rPr>
        <w:t>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5E0CEF">
        <w:rPr>
          <w:rFonts w:ascii="Helvetica" w:hAnsi="Helvetica"/>
          <w:sz w:val="22"/>
          <w:szCs w:val="22"/>
        </w:rPr>
        <w:t>allee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proofErr w:type="gramStart"/>
      <w:r w:rsidR="00DC3520" w:rsidRPr="00957F1F">
        <w:rPr>
          <w:rFonts w:ascii="Helvetica" w:hAnsi="Helvetica"/>
          <w:sz w:val="22"/>
          <w:szCs w:val="22"/>
        </w:rPr>
        <w:t>is</w:t>
      </w:r>
      <w:proofErr w:type="gramEnd"/>
      <w:r w:rsidR="00DC3520" w:rsidRPr="00957F1F">
        <w:rPr>
          <w:rFonts w:ascii="Helvetica" w:hAnsi="Helvetica"/>
          <w:sz w:val="22"/>
          <w:szCs w:val="22"/>
        </w:rPr>
        <w:t xml:space="preserve">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292EBF02" w14:textId="77777777" w:rsidR="00D12CEC" w:rsidRPr="00957F1F" w:rsidRDefault="00D12CEC" w:rsidP="00590C63">
      <w:pPr>
        <w:rPr>
          <w:rFonts w:ascii="Helvetica" w:hAnsi="Helvetica"/>
          <w:sz w:val="22"/>
          <w:szCs w:val="22"/>
        </w:rPr>
      </w:pPr>
    </w:p>
    <w:p w14:paraId="01626B13" w14:textId="2583772E" w:rsidR="00BB45A6" w:rsidRPr="00B70217" w:rsidRDefault="00D12CEC" w:rsidP="00B70217">
      <w:pPr>
        <w:rPr>
          <w:rFonts w:ascii="Helvetica" w:hAnsi="Helvetica"/>
          <w:sz w:val="22"/>
          <w:szCs w:val="22"/>
          <w:u w:val="single"/>
        </w:rPr>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 the yield 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D16468" w:rsidRPr="00957F1F">
        <w:rPr>
          <w:rFonts w:ascii="Helvetica" w:hAnsi="Helvetica"/>
          <w:sz w:val="22"/>
          <w:szCs w:val="22"/>
        </w:rPr>
        <w:t xml:space="preserve"> is a</w:t>
      </w:r>
      <w:r w:rsidR="00CF750D" w:rsidRPr="00957F1F">
        <w:rPr>
          <w:rFonts w:ascii="Helvetica" w:hAnsi="Helvetica"/>
          <w:sz w:val="22"/>
          <w:szCs w:val="22"/>
        </w:rPr>
        <w:t xml:space="preserve"> precise representation of the true </w:t>
      </w:r>
      <w:r w:rsidR="0091246B">
        <w:rPr>
          <w:rFonts w:ascii="Helvetica" w:hAnsi="Helvetica"/>
          <w:sz w:val="22"/>
          <w:szCs w:val="22"/>
        </w:rPr>
        <w:t xml:space="preserve">resource biomass </w:t>
      </w:r>
      <w:r w:rsidR="00CF750D" w:rsidRPr="00957F1F">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 xml:space="preserve">) is determined by monitoring </w:t>
      </w:r>
      <w:r w:rsidR="00E34A8D" w:rsidRPr="00957F1F">
        <w:rPr>
          <w:rFonts w:ascii="Helvetica" w:hAnsi="Helvetica"/>
          <w:sz w:val="22"/>
          <w:szCs w:val="22"/>
        </w:rPr>
        <w:t>precision</w:t>
      </w:r>
      <w:r w:rsidR="00CF750D" w:rsidRPr="00957F1F">
        <w:rPr>
          <w:rFonts w:ascii="Helvetica" w:hAnsi="Helvetica"/>
          <w:sz w:val="22"/>
          <w:szCs w:val="22"/>
        </w:rPr>
        <w:t>. We</w:t>
      </w:r>
      <w:r w:rsidR="004F1994">
        <w:rPr>
          <w:rFonts w:ascii="Helvetica" w:hAnsi="Helvetica"/>
          <w:sz w:val="22"/>
          <w:szCs w:val="22"/>
        </w:rPr>
        <w:t xml:space="preserve"> assume</w:t>
      </w:r>
      <w:r w:rsidR="00CF750D" w:rsidRPr="00957F1F">
        <w:rPr>
          <w:rFonts w:ascii="Helvetica" w:hAnsi="Helvetica"/>
          <w:sz w:val="22"/>
          <w:szCs w:val="22"/>
        </w:rPr>
        <w:t xml:space="preserve"> </w:t>
      </w:r>
      <w:r w:rsidR="002B37FB" w:rsidRPr="00957F1F">
        <w:rPr>
          <w:rFonts w:ascii="Helvetica" w:hAnsi="Helvetica"/>
          <w:sz w:val="22"/>
          <w:szCs w:val="22"/>
        </w:rPr>
        <w:t xml:space="preserve">measurement error causes a lack in precision but </w:t>
      </w:r>
      <w:r w:rsidR="004F1994">
        <w:rPr>
          <w:rFonts w:ascii="Helvetica" w:hAnsi="Helvetica"/>
          <w:sz w:val="22"/>
          <w:szCs w:val="22"/>
        </w:rPr>
        <w:t>that</w:t>
      </w:r>
      <w:r w:rsidR="002B37FB" w:rsidRPr="00957F1F">
        <w:rPr>
          <w:rFonts w:ascii="Helvetica" w:hAnsi="Helvetica"/>
          <w:sz w:val="22"/>
          <w:szCs w:val="22"/>
        </w:rPr>
        <w:t xml:space="preserve"> accuracy is unaffected</w:t>
      </w:r>
      <w:r w:rsidR="004F1994">
        <w:rPr>
          <w:rFonts w:ascii="Helvetica" w:hAnsi="Helvetica"/>
          <w:sz w:val="22"/>
          <w:szCs w:val="22"/>
        </w:rPr>
        <w:t>, and</w:t>
      </w:r>
      <w:r w:rsidR="008769E3">
        <w:rPr>
          <w:rFonts w:ascii="Helvetica" w:hAnsi="Helvetica"/>
          <w:sz w:val="22"/>
          <w:szCs w:val="22"/>
        </w:rPr>
        <w:t xml:space="preserve"> </w:t>
      </w:r>
      <w:r w:rsidR="00AD4F07" w:rsidRPr="00957F1F">
        <w:rPr>
          <w:rFonts w:ascii="Helvetica" w:hAnsi="Helvetica"/>
          <w:sz w:val="22"/>
          <w:szCs w:val="22"/>
        </w:rPr>
        <w:t>model</w:t>
      </w:r>
      <w:r w:rsidR="004F1994">
        <w:rPr>
          <w:rFonts w:ascii="Helvetica" w:hAnsi="Helvetica"/>
          <w:sz w:val="22"/>
          <w:szCs w:val="22"/>
        </w:rPr>
        <w:t>ed</w:t>
      </w:r>
      <w:r w:rsidR="00AD4F07" w:rsidRPr="00957F1F">
        <w:rPr>
          <w:rFonts w:ascii="Helvetica" w:hAnsi="Helvetica"/>
          <w:sz w:val="22"/>
          <w:szCs w:val="22"/>
        </w:rPr>
        <w:t xml:space="preserve"> m</w:t>
      </w:r>
      <w:r w:rsidR="00400F2A" w:rsidRPr="00957F1F">
        <w:rPr>
          <w:rFonts w:ascii="Helvetica" w:hAnsi="Helvetica"/>
          <w:sz w:val="22"/>
          <w:szCs w:val="22"/>
        </w:rPr>
        <w:t xml:space="preserve">onitoring precision </w:t>
      </w:r>
      <w:r w:rsidR="00776AA3" w:rsidRPr="00957F1F">
        <w:rPr>
          <w:rFonts w:ascii="Helvetica" w:hAnsi="Helvetica"/>
          <w:sz w:val="22"/>
          <w:szCs w:val="22"/>
        </w:rPr>
        <w:t xml:space="preserve">error </w:t>
      </w:r>
      <w:r w:rsidR="00362271" w:rsidRPr="00957F1F">
        <w:rPr>
          <w:rFonts w:ascii="Helvetica" w:hAnsi="Helvetica"/>
          <w:sz w:val="22"/>
          <w:szCs w:val="22"/>
        </w:rPr>
        <w:t>as</w:t>
      </w:r>
      <w:r w:rsidR="00776AA3" w:rsidRPr="00957F1F">
        <w:rPr>
          <w:rFonts w:ascii="Helvetica" w:hAnsi="Helvetica"/>
          <w:sz w:val="22"/>
          <w:szCs w:val="22"/>
        </w:rPr>
        <w:t xml:space="preserve"> </w:t>
      </w:r>
      <w:proofErr w:type="gramStart"/>
      <w:r w:rsidR="00400F2A" w:rsidRPr="00957F1F">
        <w:rPr>
          <w:rFonts w:ascii="Helvetica" w:hAnsi="Helvetica"/>
          <w:sz w:val="22"/>
          <w:szCs w:val="22"/>
        </w:rPr>
        <w:t>log</w:t>
      </w:r>
      <w:r w:rsidR="00776AA3" w:rsidRPr="00957F1F">
        <w:rPr>
          <w:rFonts w:ascii="Helvetica" w:hAnsi="Helvetica"/>
          <w:sz w:val="22"/>
          <w:szCs w:val="22"/>
        </w:rPr>
        <w:t>-</w:t>
      </w:r>
      <w:r w:rsidR="00400F2A" w:rsidRPr="00957F1F">
        <w:rPr>
          <w:rFonts w:ascii="Helvetica" w:hAnsi="Helvetica"/>
          <w:sz w:val="22"/>
          <w:szCs w:val="22"/>
        </w:rPr>
        <w:t>normal</w:t>
      </w:r>
      <w:proofErr w:type="gramEnd"/>
      <w:r w:rsidR="00776AA3" w:rsidRPr="00957F1F">
        <w:rPr>
          <w:rFonts w:ascii="Helvetica" w:hAnsi="Helvetica"/>
          <w:sz w:val="22"/>
          <w:szCs w:val="22"/>
        </w:rPr>
        <w:t xml:space="preserve"> distributed </w:t>
      </w:r>
      <w:r w:rsidR="00CF24C4" w:rsidRPr="00957F1F">
        <w:rPr>
          <w:rFonts w:ascii="Helvetica" w:hAnsi="Helvetica"/>
          <w:sz w:val="22"/>
          <w:szCs w:val="22"/>
        </w:rPr>
        <w:t xml:space="preserve">random variable </w:t>
      </w:r>
      <w:r w:rsidR="00776AA3" w:rsidRPr="00957F1F">
        <w:rPr>
          <w:rFonts w:ascii="Helvetica" w:hAnsi="Helvetica"/>
          <w:sz w:val="22"/>
          <w:szCs w:val="22"/>
        </w:rPr>
        <w:t xml:space="preserve">with mean 0 and </w:t>
      </w:r>
      <w:r w:rsidR="0011581A">
        <w:rPr>
          <w:rFonts w:ascii="Helvetica" w:hAnsi="Helvetica"/>
          <w:sz w:val="22"/>
          <w:szCs w:val="22"/>
        </w:rPr>
        <w:t>coefficient of variance</w:t>
      </w:r>
      <w:r w:rsidR="00776AA3" w:rsidRPr="00957F1F">
        <w:rPr>
          <w:rFonts w:ascii="Helvetica" w:hAnsi="Helvetica"/>
          <w:sz w:val="22"/>
          <w:szCs w:val="22"/>
        </w:rPr>
        <w:t xml:space="preserve"> </w:t>
      </w:r>
      <m:oMath>
        <m:r>
          <w:rPr>
            <w:rFonts w:ascii="Cambria Math" w:hAnsi="Cambria Math"/>
            <w:sz w:val="22"/>
            <w:szCs w:val="22"/>
          </w:rPr>
          <m:t>ϕ</m:t>
        </m:r>
      </m:oMath>
      <w:r w:rsidR="009D19F0" w:rsidRPr="00957F1F">
        <w:rPr>
          <w:rFonts w:ascii="Helvetica" w:hAnsi="Helvetica"/>
          <w:sz w:val="22"/>
          <w:szCs w:val="22"/>
        </w:rPr>
        <w:t xml:space="preserve">. </w:t>
      </w:r>
      <w:r w:rsidR="00F6430A" w:rsidRPr="00957F1F">
        <w:rPr>
          <w:rFonts w:ascii="Helvetica" w:hAnsi="Helvetica"/>
          <w:sz w:val="22"/>
          <w:szCs w:val="22"/>
        </w:rPr>
        <w:t>An example of one mechanism underlying this characteristic of error is year-to-year variability in sampling effort in</w:t>
      </w:r>
      <w:r w:rsidR="00425F02" w:rsidRPr="00957F1F">
        <w:rPr>
          <w:rFonts w:ascii="Helvetica" w:hAnsi="Helvetica"/>
          <w:sz w:val="22"/>
          <w:szCs w:val="22"/>
        </w:rPr>
        <w:t xml:space="preserve"> </w:t>
      </w:r>
      <w:r w:rsidR="00F6430A" w:rsidRPr="00957F1F">
        <w:rPr>
          <w:rFonts w:ascii="Helvetica" w:hAnsi="Helvetica"/>
          <w:sz w:val="22"/>
          <w:szCs w:val="22"/>
        </w:rPr>
        <w:t xml:space="preserve">a an </w:t>
      </w:r>
      <w:r w:rsidR="00F6430A" w:rsidRPr="008769E3">
        <w:rPr>
          <w:rFonts w:ascii="Helvetica" w:hAnsi="Helvetica"/>
          <w:i/>
          <w:sz w:val="22"/>
          <w:szCs w:val="22"/>
        </w:rPr>
        <w:t>n</w:t>
      </w:r>
      <w:r w:rsidR="00F6430A" w:rsidRPr="00957F1F">
        <w:rPr>
          <w:rFonts w:ascii="Helvetica" w:hAnsi="Helvetica"/>
          <w:sz w:val="22"/>
          <w:szCs w:val="22"/>
        </w:rPr>
        <w:t xml:space="preserve"> by </w:t>
      </w:r>
      <w:r w:rsidR="00F6430A" w:rsidRPr="008769E3">
        <w:rPr>
          <w:rFonts w:ascii="Helvetica" w:hAnsi="Helvetica"/>
          <w:i/>
          <w:sz w:val="22"/>
          <w:szCs w:val="22"/>
        </w:rPr>
        <w:t>n</w:t>
      </w:r>
      <w:r w:rsidR="00F6430A" w:rsidRPr="00957F1F">
        <w:rPr>
          <w:rFonts w:ascii="Helvetica" w:hAnsi="Helvetica"/>
          <w:sz w:val="22"/>
          <w:szCs w:val="22"/>
        </w:rPr>
        <w:t xml:space="preserve"> matrix, where high precision in monitoring comes from </w:t>
      </w:r>
      <w:r w:rsidR="004B151D" w:rsidRPr="00957F1F">
        <w:rPr>
          <w:rFonts w:ascii="Helvetica" w:hAnsi="Helvetica"/>
          <w:sz w:val="22"/>
          <w:szCs w:val="22"/>
        </w:rPr>
        <w:t xml:space="preserve">monitoring all squares in a matrix, whereas low precision originates from only measuring a </w:t>
      </w:r>
      <w:r w:rsidRPr="00957F1F">
        <w:rPr>
          <w:rFonts w:ascii="Helvetica" w:hAnsi="Helvetica"/>
          <w:sz w:val="22"/>
          <w:szCs w:val="22"/>
        </w:rPr>
        <w:t xml:space="preserve">small percentage of the matrix. </w:t>
      </w:r>
      <w:r w:rsidR="00227285" w:rsidRPr="00957F1F">
        <w:rPr>
          <w:rFonts w:ascii="Helvetica" w:hAnsi="Helvetica"/>
          <w:sz w:val="22"/>
          <w:szCs w:val="22"/>
        </w:rPr>
        <w:t>Therefore</w:t>
      </w:r>
      <w:r w:rsidR="004F1994">
        <w:rPr>
          <w:rFonts w:ascii="Helvetica" w:hAnsi="Helvetica"/>
          <w:sz w:val="22"/>
          <w:szCs w:val="22"/>
        </w:rPr>
        <w:t>,</w:t>
      </w:r>
      <w:r w:rsidR="00227285" w:rsidRPr="00957F1F">
        <w:rPr>
          <w:rFonts w:ascii="Helvetica" w:hAnsi="Helvetica"/>
          <w:sz w:val="22"/>
          <w:szCs w:val="22"/>
        </w:rPr>
        <w:t xml:space="preserve"> at higher monitoring precision (lower </w:t>
      </w:r>
      <m:oMath>
        <m:r>
          <w:rPr>
            <w:rFonts w:ascii="Cambria Math" w:hAnsi="Cambria Math"/>
            <w:sz w:val="22"/>
            <w:szCs w:val="22"/>
          </w:rPr>
          <m:t>ϕ</m:t>
        </m:r>
      </m:oMath>
      <w:r w:rsidR="00227285" w:rsidRPr="00957F1F">
        <w:rPr>
          <w:rFonts w:ascii="Helvetica" w:hAnsi="Helvetica"/>
          <w:sz w:val="22"/>
          <w:szCs w:val="22"/>
        </w:rPr>
        <w:t>)</w:t>
      </w:r>
      <w:r w:rsidR="00CF750D" w:rsidRPr="00957F1F">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w:t>
      </w:r>
      <w:commentRangeStart w:id="15"/>
      <w:r w:rsidR="00996689" w:rsidRPr="00957F1F">
        <w:rPr>
          <w:rFonts w:ascii="Helvetica" w:hAnsi="Helvetica"/>
          <w:sz w:val="22"/>
          <w:szCs w:val="22"/>
        </w:rPr>
        <w:t xml:space="preserve">increases exponentially </w:t>
      </w:r>
      <w:commentRangeEnd w:id="15"/>
      <w:r w:rsidR="00D10E87">
        <w:rPr>
          <w:rStyle w:val="CommentReference"/>
        </w:rPr>
        <w:commentReference w:id="15"/>
      </w:r>
      <w:r w:rsidR="00996689" w:rsidRPr="00957F1F">
        <w:rPr>
          <w:rFonts w:ascii="Helvetica" w:hAnsi="Helvetica"/>
          <w:sz w:val="22"/>
          <w:szCs w:val="22"/>
        </w:rPr>
        <w:t>(</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p>
    <w:p w14:paraId="37B265FC" w14:textId="77777777" w:rsidR="00BB45A6" w:rsidRPr="00957F1F" w:rsidRDefault="00BB45A6" w:rsidP="00CF750D">
      <w:pPr>
        <w:ind w:firstLine="720"/>
        <w:rPr>
          <w:rFonts w:ascii="Helvetica" w:hAnsi="Helvetica"/>
          <w:sz w:val="22"/>
          <w:szCs w:val="22"/>
        </w:rPr>
      </w:pPr>
    </w:p>
    <w:p w14:paraId="51FF4339" w14:textId="77777777" w:rsidR="003435AE" w:rsidRPr="00957F1F" w:rsidRDefault="00FD7CE9" w:rsidP="003435AE">
      <w:pPr>
        <w:rPr>
          <w:rFonts w:ascii="Helvetica" w:hAnsi="Helvetica"/>
          <w:sz w:val="22"/>
          <w:szCs w:val="22"/>
        </w:rPr>
      </w:pPr>
      <w:r w:rsidRPr="00FD7CE9">
        <w:rPr>
          <w:rFonts w:ascii="Helvetica" w:hAnsi="Helvetica"/>
          <w:sz w:val="22"/>
          <w:szCs w:val="22"/>
          <w:u w:val="single"/>
        </w:rPr>
        <w:t>Management Model</w:t>
      </w:r>
      <w:r w:rsidRPr="00FD7CE9">
        <w:rPr>
          <w:rFonts w:ascii="Helvetica" w:hAnsi="Helvetica"/>
          <w:sz w:val="22"/>
          <w:szCs w:val="22"/>
        </w:rPr>
        <w:t xml:space="preserve">: </w:t>
      </w:r>
      <w:r w:rsidR="00CF750D" w:rsidRPr="00957F1F">
        <w:rPr>
          <w:rFonts w:ascii="Helvetica" w:hAnsi="Helvetica"/>
          <w:sz w:val="22"/>
          <w:szCs w:val="22"/>
        </w:rPr>
        <w:t>When managers invest minimally in monitoring, estimates of future fish biomass can be highly uncertain, causin</w:t>
      </w:r>
      <w:r w:rsidR="00035AE1" w:rsidRPr="00957F1F">
        <w:rPr>
          <w:rFonts w:ascii="Helvetica" w:hAnsi="Helvetica"/>
          <w:sz w:val="22"/>
          <w:szCs w:val="22"/>
        </w:rPr>
        <w:t xml:space="preserve">g mismanagement (i.e.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commentRangeStart w:id="16"/>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w:t>
      </w:r>
      <w:commentRangeEnd w:id="16"/>
      <w:r w:rsidR="00FC6CF1">
        <w:rPr>
          <w:rStyle w:val="CommentReference"/>
        </w:rPr>
        <w:commentReference w:id="16"/>
      </w:r>
      <w:r w:rsidR="0034606C" w:rsidRPr="00957F1F">
        <w:rPr>
          <w:rFonts w:ascii="Helvetica" w:hAnsi="Helvetica"/>
          <w:sz w:val="22"/>
          <w:szCs w:val="22"/>
        </w:rPr>
        <w:t xml:space="preserve">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614BB8" w:rsidRPr="00957F1F">
        <w:rPr>
          <w:rFonts w:ascii="Helvetica" w:hAnsi="Helvetica"/>
          <w:sz w:val="22"/>
          <w:szCs w:val="22"/>
        </w:rPr>
        <w:t xml:space="preserve"> “hockey-stick” model </w:t>
      </w:r>
      <w:r w:rsidR="00395369" w:rsidRPr="00957F1F">
        <w:rPr>
          <w:rFonts w:ascii="Helvetica" w:hAnsi="Helvetica"/>
          <w:sz w:val="22"/>
          <w:szCs w:val="22"/>
        </w:rPr>
        <w:t>where h</w:t>
      </w:r>
      <w:r w:rsidR="005A07C7" w:rsidRPr="00957F1F">
        <w:rPr>
          <w:rFonts w:ascii="Helvetica" w:hAnsi="Helvetica"/>
          <w:sz w:val="22"/>
          <w:szCs w:val="22"/>
        </w:rPr>
        <w:t xml:space="preserve">arvest </w:t>
      </w:r>
      <w:r w:rsidR="007B0895" w:rsidRPr="00957F1F">
        <w:rPr>
          <w:rFonts w:ascii="Helvetica" w:hAnsi="Helvetica"/>
          <w:sz w:val="22"/>
          <w:szCs w:val="22"/>
        </w:rPr>
        <w:t>yield</w:t>
      </w:r>
      <w:r w:rsidR="00D41902" w:rsidRPr="00957F1F">
        <w:rPr>
          <w:rFonts w:ascii="Helvetica" w:hAnsi="Helvetica"/>
          <w:sz w:val="22"/>
          <w:szCs w:val="22"/>
        </w:rPr>
        <w:t xml:space="preserve"> at time </w:t>
      </w:r>
      <w:r w:rsidR="00D41902" w:rsidRPr="00957F1F">
        <w:rPr>
          <w:rFonts w:ascii="Helvetica" w:hAnsi="Helvetica"/>
          <w:i/>
          <w:sz w:val="22"/>
          <w:szCs w:val="22"/>
        </w:rPr>
        <w:t>t</w:t>
      </w:r>
      <w:r w:rsidR="00D55C20"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oMath>
      <w:r w:rsidR="00D55C20" w:rsidRPr="00957F1F">
        <w:rPr>
          <w:rFonts w:ascii="Helvetica" w:hAnsi="Helvetica"/>
          <w:sz w:val="22"/>
          <w:szCs w:val="22"/>
        </w:rPr>
        <w:t>)</w:t>
      </w:r>
      <w:r w:rsidR="0046187D" w:rsidRPr="00957F1F">
        <w:rPr>
          <w:rFonts w:ascii="Helvetica" w:hAnsi="Helvetica"/>
          <w:sz w:val="22"/>
          <w:szCs w:val="22"/>
        </w:rPr>
        <w:t xml:space="preserve"> </w:t>
      </w:r>
      <w:r w:rsidR="005A07C7" w:rsidRPr="00957F1F">
        <w:rPr>
          <w:rFonts w:ascii="Helvetica" w:hAnsi="Helvetica"/>
          <w:sz w:val="22"/>
          <w:szCs w:val="22"/>
        </w:rPr>
        <w:t>varies with the estimated biomass</w:t>
      </w:r>
      <w:r w:rsidR="00397162" w:rsidRPr="00957F1F">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97162" w:rsidRPr="00957F1F">
        <w:rPr>
          <w:rFonts w:ascii="Helvetica" w:hAnsi="Helvetica"/>
          <w:sz w:val="22"/>
          <w:szCs w:val="22"/>
        </w:rPr>
        <w:t>)</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There is no harvest </w:t>
      </w:r>
      <w:commentRangeStart w:id="17"/>
      <w:r w:rsidR="005A07C7" w:rsidRPr="00957F1F">
        <w:rPr>
          <w:rFonts w:ascii="Helvetica" w:hAnsi="Helvetica"/>
          <w:sz w:val="22"/>
          <w:szCs w:val="22"/>
        </w:rPr>
        <w:t xml:space="preserve">below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w:commentRangeEnd w:id="17"/>
        <m:r>
          <m:rPr>
            <m:sty m:val="p"/>
          </m:rPr>
          <w:rPr>
            <w:rStyle w:val="CommentReference"/>
          </w:rPr>
          <w:commentReference w:id="17"/>
        </m:r>
      </m:oMath>
      <w:r w:rsidR="005A07C7" w:rsidRPr="00957F1F">
        <w:rPr>
          <w:rFonts w:ascii="Helvetica" w:hAnsi="Helvetica"/>
          <w:sz w:val="22"/>
          <w:szCs w:val="22"/>
        </w:rPr>
        <w:t>,</w:t>
      </w:r>
      <w:r w:rsidR="008451D2">
        <w:rPr>
          <w:rFonts w:ascii="Helvetica" w:hAnsi="Helvetica"/>
          <w:sz w:val="22"/>
          <w:szCs w:val="22"/>
        </w:rPr>
        <w:t xml:space="preserve"> </w:t>
      </w:r>
      <w:r w:rsidR="0008452C">
        <w:rPr>
          <w:rFonts w:ascii="Helvetica" w:hAnsi="Helvetica"/>
          <w:sz w:val="22"/>
          <w:szCs w:val="22"/>
        </w:rPr>
        <w:t>whereas</w:t>
      </w:r>
      <w:r w:rsidR="005A07C7" w:rsidRPr="00957F1F">
        <w:rPr>
          <w:rFonts w:ascii="Helvetica" w:hAnsi="Helvetica"/>
          <w:sz w:val="22"/>
          <w:szCs w:val="22"/>
        </w:rPr>
        <w:t xml:space="preserve"> </w:t>
      </w:r>
      <w:r w:rsidR="005F4E8C" w:rsidRPr="00957F1F">
        <w:rPr>
          <w:rFonts w:ascii="Helvetica" w:hAnsi="Helvetica"/>
          <w:sz w:val="22"/>
          <w:szCs w:val="22"/>
        </w:rPr>
        <w:t>a</w:t>
      </w:r>
      <w:r w:rsidR="009E7EA1" w:rsidRPr="00957F1F">
        <w:rPr>
          <w:rFonts w:ascii="Helvetica" w:hAnsi="Helvetica"/>
          <w:sz w:val="22"/>
          <w:szCs w:val="22"/>
        </w:rPr>
        <w:t xml:space="preserve">bove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E7EA1" w:rsidRPr="00957F1F">
        <w:rPr>
          <w:rFonts w:ascii="Helvetica" w:hAnsi="Helvetica"/>
          <w:sz w:val="22"/>
          <w:szCs w:val="22"/>
        </w:rPr>
        <w:t xml:space="preserve"> the rate of </w:t>
      </w:r>
      <w:r w:rsidR="00D94C0B" w:rsidRPr="00957F1F">
        <w:rPr>
          <w:rFonts w:ascii="Helvetica" w:hAnsi="Helvetica"/>
          <w:sz w:val="22"/>
          <w:szCs w:val="22"/>
        </w:rPr>
        <w:t>resource extraction</w:t>
      </w:r>
      <w:r w:rsidR="009E7EA1" w:rsidRPr="00957F1F">
        <w:rPr>
          <w:rFonts w:ascii="Helvetica" w:hAnsi="Helvetica"/>
          <w:sz w:val="22"/>
          <w:szCs w:val="22"/>
        </w:rPr>
        <w:t xml:space="preserve"> </w:t>
      </w:r>
      <w:r w:rsidR="0034606C" w:rsidRPr="00957F1F">
        <w:rPr>
          <w:rFonts w:ascii="Helvetica" w:hAnsi="Helvetica"/>
          <w:sz w:val="22"/>
          <w:szCs w:val="22"/>
        </w:rPr>
        <w:t xml:space="preserve">occurs 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97162" w:rsidRPr="00957F1F">
        <w:rPr>
          <w:rFonts w:ascii="Helvetica" w:hAnsi="Helvetica"/>
          <w:sz w:val="22"/>
          <w:szCs w:val="22"/>
        </w:rPr>
        <w:t xml:space="preserve"> 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w:proofErr w:type="gramStart"/>
        <m:r>
          <w:rPr>
            <w:rFonts w:ascii="Cambria Math" w:hAnsi="Cambria Math"/>
            <w:sz w:val="22"/>
            <w:szCs w:val="22"/>
          </w:rPr>
          <m:t>-(</m:t>
        </m:r>
        <w:proofErr w:type="gramEnd"/>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4C7606" w:rsidRPr="00957F1F">
        <w:rPr>
          <w:rFonts w:ascii="Helvetica" w:hAnsi="Helvetica"/>
          <w:sz w:val="22"/>
          <w:szCs w:val="22"/>
        </w:rPr>
        <w:t xml:space="preserve">, harvest effort and </w:t>
      </w:r>
      <w:commentRangeStart w:id="18"/>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18"/>
      <w:r w:rsidR="008451D2">
        <w:rPr>
          <w:rStyle w:val="CommentReference"/>
        </w:rPr>
        <w:commentReference w:id="18"/>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w:t>
      </w:r>
      <w:proofErr w:type="gramStart"/>
      <w:r w:rsidR="00DA36E2" w:rsidRPr="00957F1F">
        <w:rPr>
          <w:rFonts w:ascii="Helvetica" w:hAnsi="Helvetica"/>
          <w:sz w:val="22"/>
          <w:szCs w:val="22"/>
        </w:rPr>
        <w:t>continues</w:t>
      </w:r>
      <w:proofErr w:type="gramEnd"/>
      <w:r w:rsidR="00DA36E2" w:rsidRPr="00957F1F">
        <w:rPr>
          <w:rFonts w:ascii="Helvetica" w:hAnsi="Helvetica"/>
          <w:sz w:val="22"/>
          <w:szCs w:val="22"/>
        </w:rPr>
        <w:t xml:space="preserve"> for a 20 year simulation. </w:t>
      </w:r>
    </w:p>
    <w:p w14:paraId="48C2BC5F" w14:textId="77777777" w:rsidR="00175C87" w:rsidRPr="00957F1F" w:rsidRDefault="00175C87" w:rsidP="003435AE">
      <w:pPr>
        <w:rPr>
          <w:rFonts w:ascii="Helvetica" w:hAnsi="Helvetica"/>
          <w:sz w:val="22"/>
          <w:szCs w:val="22"/>
        </w:rPr>
      </w:pPr>
    </w:p>
    <w:p w14:paraId="71C15A1B" w14:textId="77777777"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Fishery and </w:t>
      </w:r>
      <w:commentRangeStart w:id="19"/>
      <w:r w:rsidRPr="00A155E2">
        <w:rPr>
          <w:rFonts w:ascii="Helvetica" w:hAnsi="Helvetica"/>
          <w:sz w:val="22"/>
          <w:szCs w:val="22"/>
          <w:u w:val="single"/>
        </w:rPr>
        <w:t>Cost of Monitoring</w:t>
      </w:r>
      <w:commentRangeEnd w:id="19"/>
      <w:r w:rsidR="008D572B" w:rsidRPr="00A155E2">
        <w:rPr>
          <w:rStyle w:val="CommentReference"/>
          <w:u w:val="single"/>
        </w:rPr>
        <w:commentReference w:id="19"/>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proofErr w:type="gramStart"/>
      <w:r w:rsidR="00D37D10" w:rsidRPr="00957F1F">
        <w:rPr>
          <w:rFonts w:ascii="Helvetica" w:hAnsi="Helvetica"/>
          <w:sz w:val="22"/>
          <w:szCs w:val="22"/>
        </w:rPr>
        <w:t xml:space="preserve"> </w:t>
      </w:r>
      <w:r w:rsidR="00615385" w:rsidRPr="00957F1F">
        <w:rPr>
          <w:rFonts w:ascii="Helvetica" w:hAnsi="Helvetica"/>
          <w:sz w:val="22"/>
          <w:szCs w:val="22"/>
        </w:rPr>
        <w:t xml:space="preserve"> and</w:t>
      </w:r>
      <w:proofErr w:type="gramEnd"/>
      <w:r w:rsidR="00615385" w:rsidRPr="00957F1F">
        <w:rPr>
          <w:rFonts w:ascii="Helvetica" w:hAnsi="Helvetica"/>
          <w:sz w:val="22"/>
          <w:szCs w:val="22"/>
        </w:rPr>
        <w:t xml:space="preserve">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615385" w:rsidRPr="00957F1F">
        <w:rPr>
          <w:rFonts w:ascii="Helvetica" w:hAnsi="Helvetica"/>
          <w:sz w:val="22"/>
          <w:szCs w:val="22"/>
        </w:rPr>
        <w:t>Therefore the</w:t>
      </w:r>
      <w:r w:rsidR="00997EC9" w:rsidRPr="00957F1F">
        <w:rPr>
          <w:rFonts w:ascii="Helvetica" w:hAnsi="Helvetica"/>
          <w:sz w:val="22"/>
          <w:szCs w:val="22"/>
        </w:rPr>
        <w:t xml:space="preserve"> estimated</w:t>
      </w:r>
      <w:r w:rsidR="00615385" w:rsidRPr="00957F1F">
        <w:rPr>
          <w:rFonts w:ascii="Helvetica" w:hAnsi="Helvetica"/>
          <w:sz w:val="22"/>
          <w:szCs w:val="22"/>
        </w:rPr>
        <w:t xml:space="preserve"> </w:t>
      </w:r>
      <w:r w:rsidR="00997EC9" w:rsidRPr="00957F1F">
        <w:rPr>
          <w:rFonts w:ascii="Helvetica" w:hAnsi="Helvetica"/>
          <w:sz w:val="22"/>
          <w:szCs w:val="22"/>
        </w:rPr>
        <w:t xml:space="preserve">resource value is increasingly discounted through time. </w:t>
      </w:r>
      <w:r w:rsidR="0087797E" w:rsidRPr="00957F1F">
        <w:rPr>
          <w:rFonts w:ascii="Helvetica" w:hAnsi="Helvetica"/>
          <w:sz w:val="22"/>
          <w:szCs w:val="22"/>
        </w:rPr>
        <w:t xml:space="preserve">We assume that increasing the precision of biomass estimates </w:t>
      </w:r>
      <w:r w:rsidR="00DA46F5" w:rsidRPr="00957F1F">
        <w:rPr>
          <w:rFonts w:ascii="Helvetica" w:hAnsi="Helvetica"/>
          <w:sz w:val="22"/>
          <w:szCs w:val="22"/>
        </w:rPr>
        <w:t xml:space="preserve">is increasingly costly as the CV decreases from 0.5 to 0.1. 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therefore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 xml:space="preserve">benefits. </w:t>
      </w:r>
    </w:p>
    <w:p w14:paraId="21AAB698" w14:textId="77777777" w:rsidR="00127FEE" w:rsidRPr="00123731" w:rsidRDefault="00127FEE" w:rsidP="00127FEE">
      <w:pPr>
        <w:rPr>
          <w:rFonts w:ascii="Helvetica" w:hAnsi="Helvetica"/>
        </w:rPr>
      </w:pPr>
    </w:p>
    <w:p w14:paraId="2D2BB791" w14:textId="77777777"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Pr="00940663">
        <w:rPr>
          <w:rFonts w:ascii="Helvetica" w:hAnsi="Helvetica"/>
          <w:sz w:val="22"/>
          <w:szCs w:val="22"/>
        </w:rPr>
        <w:t xml:space="preserve">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1968EB" w:rsidRPr="00940663">
        <w:rPr>
          <w:rFonts w:ascii="Helvetica" w:hAnsi="Helvetica"/>
          <w:sz w:val="22"/>
          <w:szCs w:val="22"/>
        </w:rPr>
        <w:t xml:space="preserve">, (5) </w:t>
      </w:r>
      <w:commentRangeStart w:id="20"/>
      <w:r w:rsidRPr="00940663">
        <w:rPr>
          <w:rFonts w:ascii="Helvetica" w:hAnsi="Helvetica"/>
          <w:sz w:val="22"/>
          <w:szCs w:val="22"/>
        </w:rPr>
        <w:t>Proportion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w:commentRangeEnd w:id="20"/>
        <m:r>
          <m:rPr>
            <m:sty m:val="p"/>
          </m:rPr>
          <w:rPr>
            <w:rStyle w:val="CommentReference"/>
            <w:sz w:val="22"/>
            <w:szCs w:val="22"/>
          </w:rPr>
          <w:commentReference w:id="20"/>
        </m:r>
      </m:oMath>
      <w:r w:rsidR="00893B1A" w:rsidRPr="00940663">
        <w:rPr>
          <w:rFonts w:ascii="Helvetica" w:hAnsi="Helvetica"/>
          <w:sz w:val="22"/>
          <w:szCs w:val="22"/>
        </w:rPr>
        <w:t xml:space="preserve">. </w:t>
      </w:r>
    </w:p>
    <w:p w14:paraId="012E010F" w14:textId="77777777" w:rsidR="000418D3" w:rsidRPr="00940663" w:rsidRDefault="000418D3" w:rsidP="008D7005">
      <w:pPr>
        <w:rPr>
          <w:rFonts w:ascii="Helvetica" w:hAnsi="Helvetica"/>
          <w:sz w:val="22"/>
          <w:szCs w:val="22"/>
        </w:rPr>
      </w:pPr>
    </w:p>
    <w:p w14:paraId="5CEB4595" w14:textId="77777777" w:rsidR="00726D79" w:rsidRPr="00940663" w:rsidRDefault="000418D3" w:rsidP="008D7005">
      <w:pPr>
        <w:rPr>
          <w:rFonts w:ascii="Helvetica" w:hAnsi="Helvetica"/>
          <w:sz w:val="22"/>
          <w:szCs w:val="22"/>
        </w:rPr>
      </w:pPr>
      <w:r w:rsidRPr="00940663">
        <w:rPr>
          <w:rFonts w:ascii="Helvetica" w:hAnsi="Helvetica"/>
          <w:sz w:val="22"/>
          <w:szCs w:val="22"/>
        </w:rPr>
        <w:t xml:space="preserve">Re: </w:t>
      </w:r>
      <w:r w:rsidR="00AB50E2" w:rsidRPr="00940663">
        <w:rPr>
          <w:rFonts w:ascii="Helvetica" w:hAnsi="Helvetica"/>
          <w:sz w:val="22"/>
          <w:szCs w:val="22"/>
        </w:rPr>
        <w:t>(</w:t>
      </w:r>
      <w:commentRangeStart w:id="21"/>
      <w:r w:rsidR="007B04D3" w:rsidRPr="00940663">
        <w:rPr>
          <w:rFonts w:ascii="Helvetica" w:hAnsi="Helvetica"/>
          <w:sz w:val="22"/>
          <w:szCs w:val="22"/>
        </w:rPr>
        <w:t>0.25</w:t>
      </w:r>
      <w:commentRangeEnd w:id="21"/>
      <w:r w:rsidR="00D81AE0" w:rsidRPr="00940663">
        <w:rPr>
          <w:rStyle w:val="CommentReference"/>
          <w:sz w:val="22"/>
          <w:szCs w:val="22"/>
        </w:rPr>
        <w:commentReference w:id="21"/>
      </w:r>
      <w:r w:rsidR="007B04D3" w:rsidRPr="00940663">
        <w:rPr>
          <w:rFonts w:ascii="Helvetica" w:hAnsi="Helvetica"/>
          <w:sz w:val="22"/>
          <w:szCs w:val="22"/>
        </w:rPr>
        <w:t>Bmsy</w:t>
      </w:r>
      <w:r w:rsidR="00AB50E2" w:rsidRPr="00940663">
        <w:rPr>
          <w:rFonts w:ascii="Helvetica" w:hAnsi="Helvetica"/>
          <w:sz w:val="22"/>
          <w:szCs w:val="22"/>
        </w:rPr>
        <w:t>)</w:t>
      </w:r>
    </w:p>
    <w:p w14:paraId="48D95A9E" w14:textId="77777777" w:rsidR="00726D79" w:rsidRPr="00940663" w:rsidRDefault="00726D79" w:rsidP="00726D79">
      <w:pPr>
        <w:rPr>
          <w:rFonts w:ascii="Helvetica" w:hAnsi="Helvetica"/>
          <w:i/>
          <w:sz w:val="22"/>
          <w:szCs w:val="22"/>
        </w:rPr>
      </w:pPr>
    </w:p>
    <w:p w14:paraId="55763D82" w14:textId="2C8F0AF1" w:rsidR="00767630" w:rsidRPr="00940663" w:rsidRDefault="001477DE" w:rsidP="00726D79">
      <w:pPr>
        <w:rPr>
          <w:rFonts w:ascii="Helvetica" w:hAnsi="Helvetica"/>
          <w:b/>
          <w:sz w:val="22"/>
          <w:szCs w:val="22"/>
        </w:rPr>
      </w:pPr>
      <w:r>
        <w:rPr>
          <w:rFonts w:ascii="Helvetica" w:hAnsi="Helvetica"/>
          <w:b/>
          <w:sz w:val="22"/>
          <w:szCs w:val="22"/>
        </w:rPr>
        <w:t>SCENARIOS</w:t>
      </w:r>
      <w:r w:rsidR="006F314B">
        <w:rPr>
          <w:rFonts w:ascii="Helvetica" w:hAnsi="Helvetica"/>
          <w:b/>
          <w:sz w:val="22"/>
          <w:szCs w:val="22"/>
        </w:rPr>
        <w:t xml:space="preserve"> </w:t>
      </w:r>
    </w:p>
    <w:p w14:paraId="34228376" w14:textId="77777777" w:rsidR="00767630" w:rsidRPr="00940663" w:rsidRDefault="00767630" w:rsidP="00726D79">
      <w:pPr>
        <w:rPr>
          <w:rFonts w:ascii="Helvetica" w:hAnsi="Helvetica"/>
          <w:i/>
          <w:sz w:val="22"/>
          <w:szCs w:val="22"/>
        </w:rPr>
      </w:pPr>
    </w:p>
    <w:p w14:paraId="2B1A1A8A" w14:textId="77777777" w:rsidR="00726D79" w:rsidRDefault="00726D79" w:rsidP="00726D79">
      <w:pPr>
        <w:rPr>
          <w:rFonts w:ascii="Helvetica" w:hAnsi="Helvetica"/>
          <w:i/>
          <w:sz w:val="22"/>
          <w:szCs w:val="22"/>
        </w:rPr>
      </w:pPr>
      <w:r w:rsidRPr="00940663">
        <w:rPr>
          <w:rFonts w:ascii="Helvetica" w:hAnsi="Helvetica"/>
          <w:i/>
          <w:sz w:val="22"/>
          <w:szCs w:val="22"/>
        </w:rPr>
        <w:t xml:space="preserve">What combination of resource exploitation rates and </w:t>
      </w:r>
      <w:r w:rsidR="00957471" w:rsidRPr="00940663">
        <w:rPr>
          <w:rFonts w:ascii="Helvetica" w:hAnsi="Helvetica"/>
          <w:i/>
          <w:sz w:val="22"/>
          <w:szCs w:val="22"/>
        </w:rPr>
        <w:t xml:space="preserve">monitoring precision maximize yield and minimize risk? </w:t>
      </w:r>
    </w:p>
    <w:p w14:paraId="4484918D" w14:textId="77777777" w:rsidR="00A0221F" w:rsidRPr="00940663" w:rsidRDefault="00A0221F" w:rsidP="00726D79">
      <w:pPr>
        <w:rPr>
          <w:rFonts w:ascii="Helvetica" w:hAnsi="Helvetica"/>
          <w:i/>
          <w:sz w:val="22"/>
          <w:szCs w:val="22"/>
        </w:rPr>
      </w:pPr>
    </w:p>
    <w:p w14:paraId="4DEA1BAE" w14:textId="77777777" w:rsidR="00256F91" w:rsidRDefault="00480363" w:rsidP="000B470F">
      <w:pPr>
        <w:rPr>
          <w:rFonts w:ascii="Helvetica" w:hAnsi="Helvetica"/>
          <w:sz w:val="22"/>
          <w:szCs w:val="22"/>
        </w:rPr>
      </w:pPr>
      <w:r w:rsidRPr="00651B44">
        <w:rPr>
          <w:rFonts w:ascii="Helvetica" w:hAnsi="Helvetica"/>
          <w:sz w:val="22"/>
          <w:szCs w:val="22"/>
        </w:rPr>
        <w:lastRenderedPageBreak/>
        <w:t xml:space="preserve">We hypothesized that </w:t>
      </w:r>
      <w:r w:rsidR="005952B2" w:rsidRPr="00651B44">
        <w:rPr>
          <w:rFonts w:ascii="Helvetica" w:hAnsi="Helvetica"/>
          <w:sz w:val="22"/>
          <w:szCs w:val="22"/>
        </w:rPr>
        <w:t>the</w:t>
      </w:r>
      <w:r w:rsidRPr="00651B44">
        <w:rPr>
          <w:rFonts w:ascii="Helvetica" w:hAnsi="Helvetica"/>
          <w:sz w:val="22"/>
          <w:szCs w:val="22"/>
        </w:rPr>
        <w:t xml:space="preserve"> Net Present Value </w:t>
      </w:r>
      <w:r w:rsidR="004D6F47" w:rsidRPr="00651B44">
        <w:rPr>
          <w:rFonts w:ascii="Helvetica" w:hAnsi="Helvetica"/>
          <w:sz w:val="22"/>
          <w:szCs w:val="22"/>
        </w:rPr>
        <w:t xml:space="preserve">would be greatest under high precision monitoring and at maximum </w:t>
      </w:r>
      <w:r w:rsidR="002671A2" w:rsidRPr="00651B44">
        <w:rPr>
          <w:rFonts w:ascii="Helvetica" w:hAnsi="Helvetica"/>
          <w:sz w:val="22"/>
          <w:szCs w:val="22"/>
        </w:rPr>
        <w:t xml:space="preserve">exploitation </w:t>
      </w:r>
      <w:r w:rsidR="004D6F47" w:rsidRPr="00651B44">
        <w:rPr>
          <w:rFonts w:ascii="Helvetica" w:hAnsi="Helvetica"/>
          <w:sz w:val="22"/>
          <w:szCs w:val="22"/>
        </w:rPr>
        <w:t xml:space="preserve">at maximum sustainable yield. </w:t>
      </w:r>
      <w:r w:rsidR="00CE484B" w:rsidRPr="00651B44">
        <w:rPr>
          <w:rFonts w:ascii="Helvetica" w:hAnsi="Helvetica"/>
          <w:sz w:val="22"/>
          <w:szCs w:val="22"/>
        </w:rPr>
        <w:t>We also hypothesize that the</w:t>
      </w:r>
      <w:r w:rsidR="00B45C16" w:rsidRPr="00651B44">
        <w:rPr>
          <w:rFonts w:ascii="Helvetica" w:hAnsi="Helvetica"/>
          <w:sz w:val="22"/>
          <w:szCs w:val="22"/>
        </w:rPr>
        <w:t xml:space="preserve"> probability of crossing a biological or management tipping point would be lowest </w:t>
      </w:r>
      <w:r w:rsidR="00CE484B" w:rsidRPr="00651B44">
        <w:rPr>
          <w:rFonts w:ascii="Helvetica" w:hAnsi="Helvetica"/>
          <w:sz w:val="22"/>
          <w:szCs w:val="22"/>
        </w:rPr>
        <w:t xml:space="preserve">when maximum exploitation rate is low and monitoring precision is high. </w:t>
      </w:r>
      <w:r w:rsidR="00B45C16" w:rsidRPr="00651B44">
        <w:rPr>
          <w:rFonts w:ascii="Helvetica" w:hAnsi="Helvetica"/>
          <w:sz w:val="22"/>
          <w:szCs w:val="22"/>
        </w:rPr>
        <w:t xml:space="preserve"> </w:t>
      </w:r>
      <w:r w:rsidR="004D6F47" w:rsidRPr="00651B44">
        <w:rPr>
          <w:rFonts w:ascii="Helvetica" w:hAnsi="Helvetica"/>
          <w:sz w:val="22"/>
          <w:szCs w:val="22"/>
        </w:rPr>
        <w:t xml:space="preserve">To test </w:t>
      </w:r>
      <w:proofErr w:type="gramStart"/>
      <w:r w:rsidR="00CE484B" w:rsidRPr="00651B44">
        <w:rPr>
          <w:rFonts w:ascii="Helvetica" w:hAnsi="Helvetica"/>
          <w:sz w:val="22"/>
          <w:szCs w:val="22"/>
        </w:rPr>
        <w:t>these</w:t>
      </w:r>
      <w:r w:rsidR="004D6F47" w:rsidRPr="00651B44">
        <w:rPr>
          <w:rFonts w:ascii="Helvetica" w:hAnsi="Helvetica"/>
          <w:sz w:val="22"/>
          <w:szCs w:val="22"/>
        </w:rPr>
        <w:t xml:space="preserve"> hypothesis</w:t>
      </w:r>
      <w:proofErr w:type="gramEnd"/>
      <w:r w:rsidR="004D6F47" w:rsidRPr="00651B44">
        <w:rPr>
          <w:rFonts w:ascii="Helvetica" w:hAnsi="Helvetica"/>
          <w:sz w:val="22"/>
          <w:szCs w:val="22"/>
        </w:rPr>
        <w:t xml:space="preserve"> we </w:t>
      </w:r>
      <w:r w:rsidR="007A09A4" w:rsidRPr="00651B44">
        <w:rPr>
          <w:rFonts w:ascii="Helvetica" w:hAnsi="Helvetica"/>
          <w:sz w:val="22"/>
          <w:szCs w:val="22"/>
        </w:rPr>
        <w:t xml:space="preserve">explored parameter space to </w:t>
      </w:r>
      <w:r w:rsidRPr="00651B44">
        <w:rPr>
          <w:rFonts w:ascii="Helvetica" w:hAnsi="Helvetica"/>
          <w:sz w:val="22"/>
          <w:szCs w:val="22"/>
        </w:rPr>
        <w:t>quantify</w:t>
      </w:r>
      <w:r w:rsidR="00E35113" w:rsidRPr="00651B44">
        <w:rPr>
          <w:rFonts w:ascii="Helvetica" w:hAnsi="Helvetica"/>
          <w:sz w:val="22"/>
          <w:szCs w:val="22"/>
        </w:rPr>
        <w:t xml:space="preserve"> the probability of crossing a tipping point and </w:t>
      </w:r>
      <w:r w:rsidR="007A09A4" w:rsidRPr="00651B44">
        <w:rPr>
          <w:rFonts w:ascii="Helvetica" w:hAnsi="Helvetica"/>
          <w:sz w:val="22"/>
          <w:szCs w:val="22"/>
        </w:rPr>
        <w:t>the peak</w:t>
      </w:r>
      <w:r w:rsidR="008B0BCB" w:rsidRPr="00651B44">
        <w:rPr>
          <w:rFonts w:ascii="Helvetica" w:hAnsi="Helvetica"/>
          <w:sz w:val="22"/>
          <w:szCs w:val="22"/>
        </w:rPr>
        <w:t xml:space="preserve"> median</w:t>
      </w:r>
      <w:r w:rsidR="007A09A4" w:rsidRPr="00651B44">
        <w:rPr>
          <w:rFonts w:ascii="Helvetica" w:hAnsi="Helvetica"/>
          <w:sz w:val="22"/>
          <w:szCs w:val="22"/>
        </w:rPr>
        <w:t xml:space="preserve"> </w:t>
      </w:r>
      <w:r w:rsidR="008B0BCB" w:rsidRPr="00651B44">
        <w:rPr>
          <w:rFonts w:ascii="Helvetica" w:hAnsi="Helvetica"/>
          <w:sz w:val="22"/>
          <w:szCs w:val="22"/>
        </w:rPr>
        <w:t>Net Present Value</w:t>
      </w:r>
      <w:r w:rsidR="007A09A4" w:rsidRPr="00651B44">
        <w:rPr>
          <w:rFonts w:ascii="Helvetica" w:hAnsi="Helvetica"/>
          <w:sz w:val="22"/>
          <w:szCs w:val="22"/>
        </w:rPr>
        <w:t xml:space="preserve"> for a range of monitoring investment </w:t>
      </w:r>
      <w:r w:rsidR="00D5383C" w:rsidRPr="00651B44">
        <w:rPr>
          <w:rFonts w:ascii="Helvetica" w:hAnsi="Helvetica"/>
          <w:sz w:val="22"/>
          <w:szCs w:val="22"/>
        </w:rPr>
        <w:t xml:space="preserve">(CV of Biomass: 0.0 – 0.5) </w:t>
      </w:r>
      <w:r w:rsidR="007A09A4" w:rsidRPr="00651B44">
        <w:rPr>
          <w:rFonts w:ascii="Helvetica" w:hAnsi="Helvetica"/>
          <w:sz w:val="22"/>
          <w:szCs w:val="22"/>
        </w:rPr>
        <w:t xml:space="preserve">and range of </w:t>
      </w:r>
      <w:r w:rsidR="008B0BCB" w:rsidRPr="00651B44">
        <w:rPr>
          <w:rFonts w:ascii="Helvetica" w:hAnsi="Helvetica"/>
          <w:sz w:val="22"/>
          <w:szCs w:val="22"/>
        </w:rPr>
        <w:t xml:space="preserve">maximum </w:t>
      </w:r>
      <w:r w:rsidR="007A09A4" w:rsidRPr="00651B44">
        <w:rPr>
          <w:rFonts w:ascii="Helvetica" w:hAnsi="Helvetica"/>
          <w:sz w:val="22"/>
          <w:szCs w:val="22"/>
        </w:rPr>
        <w:t xml:space="preserve">exploitation </w:t>
      </w:r>
      <w:r w:rsidR="008B0BCB" w:rsidRPr="00651B44">
        <w:rPr>
          <w:rFonts w:ascii="Helvetica" w:hAnsi="Helvetica"/>
          <w:sz w:val="22"/>
          <w:szCs w:val="22"/>
        </w:rPr>
        <w:t xml:space="preserve">rates </w:t>
      </w:r>
      <w:r w:rsidR="009C7629" w:rsidRPr="00651B44">
        <w:rPr>
          <w:rFonts w:ascii="Helvetica" w:hAnsi="Helvetica"/>
          <w:sz w:val="22"/>
          <w:szCs w:val="22"/>
        </w:rPr>
        <w:t>(</w:t>
      </w:r>
      <w:proofErr w:type="spellStart"/>
      <w:r w:rsidR="009C7629" w:rsidRPr="00651B44">
        <w:rPr>
          <w:rFonts w:ascii="Helvetica" w:hAnsi="Helvetica"/>
          <w:sz w:val="22"/>
          <w:szCs w:val="22"/>
        </w:rPr>
        <w:t>p</w:t>
      </w:r>
      <w:r w:rsidR="00D5383C" w:rsidRPr="00651B44">
        <w:rPr>
          <w:rFonts w:ascii="Helvetica" w:hAnsi="Helvetica"/>
          <w:sz w:val="22"/>
          <w:szCs w:val="22"/>
        </w:rPr>
        <w:t>Fmsy</w:t>
      </w:r>
      <w:proofErr w:type="spellEnd"/>
      <w:r w:rsidR="00D5383C" w:rsidRPr="00651B44">
        <w:rPr>
          <w:rFonts w:ascii="Helvetica" w:hAnsi="Helvetica"/>
          <w:sz w:val="22"/>
          <w:szCs w:val="22"/>
        </w:rPr>
        <w:t>: 0.0 – 2.0)</w:t>
      </w:r>
      <w:r w:rsidR="00C96CFE" w:rsidRPr="00651B44">
        <w:rPr>
          <w:rFonts w:ascii="Helvetica" w:hAnsi="Helvetica"/>
          <w:sz w:val="22"/>
          <w:szCs w:val="22"/>
        </w:rPr>
        <w:t xml:space="preserve"> for 10,000 iterations of a 20 year </w:t>
      </w:r>
      <w:r w:rsidR="009C7629" w:rsidRPr="00651B44">
        <w:rPr>
          <w:rFonts w:ascii="Helvetica" w:hAnsi="Helvetica"/>
          <w:sz w:val="22"/>
          <w:szCs w:val="22"/>
        </w:rPr>
        <w:t>simulation</w:t>
      </w:r>
      <w:r w:rsidR="00E31197" w:rsidRPr="00651B44">
        <w:rPr>
          <w:rFonts w:ascii="Helvetica" w:hAnsi="Helvetica"/>
          <w:sz w:val="22"/>
          <w:szCs w:val="22"/>
        </w:rPr>
        <w:t xml:space="preserve"> star</w:t>
      </w:r>
      <w:r w:rsidR="00963D6B" w:rsidRPr="00651B44">
        <w:rPr>
          <w:rFonts w:ascii="Helvetica" w:hAnsi="Helvetica"/>
          <w:sz w:val="22"/>
          <w:szCs w:val="22"/>
        </w:rPr>
        <w:t>t</w:t>
      </w:r>
      <w:r w:rsidR="00E31197" w:rsidRPr="00651B44">
        <w:rPr>
          <w:rFonts w:ascii="Helvetica" w:hAnsi="Helvetica"/>
          <w:sz w:val="22"/>
          <w:szCs w:val="22"/>
        </w:rPr>
        <w:t xml:space="preserve">ing at </w:t>
      </w:r>
      <w:r w:rsidR="009C7629" w:rsidRPr="00651B44">
        <w:rPr>
          <w:rFonts w:ascii="Helvetica" w:hAnsi="Helvetica"/>
          <w:sz w:val="22"/>
          <w:szCs w:val="22"/>
        </w:rPr>
        <w:t xml:space="preserve">population </w:t>
      </w:r>
      <w:r w:rsidR="00E31197" w:rsidRPr="00651B44">
        <w:rPr>
          <w:rFonts w:ascii="Helvetica" w:hAnsi="Helvetica"/>
          <w:sz w:val="22"/>
          <w:szCs w:val="22"/>
        </w:rPr>
        <w:t>carrying capacity</w:t>
      </w:r>
      <w:r w:rsidR="00CE0882" w:rsidRPr="00651B44">
        <w:rPr>
          <w:rFonts w:ascii="Helvetica" w:hAnsi="Helvetica"/>
          <w:sz w:val="22"/>
          <w:szCs w:val="22"/>
        </w:rPr>
        <w:t>.</w:t>
      </w:r>
      <w:r w:rsidR="00651B44">
        <w:rPr>
          <w:rFonts w:ascii="Helvetica" w:hAnsi="Helvetica"/>
          <w:sz w:val="22"/>
          <w:szCs w:val="22"/>
        </w:rPr>
        <w:t xml:space="preserve"> </w:t>
      </w:r>
      <w:r w:rsidR="00E35113" w:rsidRPr="00940663">
        <w:rPr>
          <w:rFonts w:ascii="Helvetica" w:hAnsi="Helvetica"/>
          <w:sz w:val="22"/>
          <w:szCs w:val="22"/>
        </w:rPr>
        <w:t>We also quantified the risk measured as the probability of tipping across a</w:t>
      </w:r>
      <w:r w:rsidR="002041D9">
        <w:rPr>
          <w:rFonts w:ascii="Helvetica" w:hAnsi="Helvetica"/>
          <w:sz w:val="22"/>
          <w:szCs w:val="22"/>
        </w:rPr>
        <w:t xml:space="preserve"> biological threshold. </w:t>
      </w:r>
    </w:p>
    <w:p w14:paraId="127056D7" w14:textId="2B1A1615" w:rsidR="00AA1176" w:rsidRPr="00940663" w:rsidRDefault="00AA1176" w:rsidP="00256F91">
      <w:pPr>
        <w:ind w:firstLine="720"/>
        <w:rPr>
          <w:rFonts w:ascii="Helvetica" w:hAnsi="Helvetica"/>
          <w:sz w:val="22"/>
          <w:szCs w:val="22"/>
        </w:rPr>
      </w:pPr>
      <w:r w:rsidRPr="00940663">
        <w:rPr>
          <w:rFonts w:ascii="Helvetica" w:hAnsi="Helvetica"/>
          <w:sz w:val="22"/>
          <w:szCs w:val="22"/>
        </w:rPr>
        <w:t>We found evidence supporting our hypothesis that monitoring pre</w:t>
      </w:r>
      <w:r w:rsidR="00E35113" w:rsidRPr="00940663">
        <w:rPr>
          <w:rFonts w:ascii="Helvetica" w:hAnsi="Helvetica"/>
          <w:sz w:val="22"/>
          <w:szCs w:val="22"/>
        </w:rPr>
        <w:t>cision is most beneficial under</w:t>
      </w:r>
      <w:r w:rsidRPr="00940663">
        <w:rPr>
          <w:rFonts w:ascii="Helvetica" w:hAnsi="Helvetica"/>
          <w:sz w:val="22"/>
          <w:szCs w:val="22"/>
        </w:rPr>
        <w:t xml:space="preserve"> circumstances where maximum </w:t>
      </w:r>
      <w:r w:rsidR="00814137" w:rsidRPr="00940663">
        <w:rPr>
          <w:rFonts w:ascii="Helvetica" w:hAnsi="Helvetica"/>
          <w:sz w:val="22"/>
          <w:szCs w:val="22"/>
        </w:rPr>
        <w:t>exploitation rate</w:t>
      </w:r>
      <w:r w:rsidRPr="00940663">
        <w:rPr>
          <w:rFonts w:ascii="Helvetica" w:hAnsi="Helvetica"/>
          <w:sz w:val="22"/>
          <w:szCs w:val="22"/>
        </w:rPr>
        <w:t xml:space="preserve"> is high. </w:t>
      </w:r>
      <w:r w:rsidR="001F74B9" w:rsidRPr="002041D9">
        <w:rPr>
          <w:rFonts w:ascii="Helvetica" w:hAnsi="Helvetica"/>
          <w:sz w:val="22"/>
          <w:szCs w:val="22"/>
        </w:rPr>
        <w:t xml:space="preserve">Across simulations the probability of tipping is low </w:t>
      </w:r>
      <w:r w:rsidR="00EC571F" w:rsidRPr="002041D9">
        <w:rPr>
          <w:rFonts w:ascii="Helvetica" w:hAnsi="Helvetica"/>
          <w:sz w:val="22"/>
          <w:szCs w:val="22"/>
        </w:rPr>
        <w:t>when monitoring precision is high, but increases at higher exploitation rates</w:t>
      </w:r>
      <w:r w:rsidR="001228A2">
        <w:rPr>
          <w:rFonts w:ascii="Helvetica" w:hAnsi="Helvetica"/>
          <w:sz w:val="22"/>
          <w:szCs w:val="22"/>
        </w:rPr>
        <w:t xml:space="preserve"> (Fig. 2a)</w:t>
      </w:r>
      <w:r w:rsidR="00EC571F" w:rsidRPr="002041D9">
        <w:rPr>
          <w:rFonts w:ascii="Helvetica" w:hAnsi="Helvetica"/>
          <w:sz w:val="22"/>
          <w:szCs w:val="22"/>
        </w:rPr>
        <w:t xml:space="preserve">. </w:t>
      </w:r>
      <w:r w:rsidR="00DB617C" w:rsidRPr="00940663">
        <w:rPr>
          <w:rFonts w:ascii="Helvetica" w:hAnsi="Helvetica"/>
          <w:sz w:val="22"/>
          <w:szCs w:val="22"/>
        </w:rPr>
        <w:t>Net Present Value</w:t>
      </w:r>
      <w:r w:rsidRPr="00940663">
        <w:rPr>
          <w:rFonts w:ascii="Helvetica" w:hAnsi="Helvetica"/>
          <w:sz w:val="22"/>
          <w:szCs w:val="22"/>
        </w:rPr>
        <w:t xml:space="preserv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055097" w:rsidRPr="00940663">
        <w:rPr>
          <w:rFonts w:ascii="Helvetica" w:hAnsi="Helvetica"/>
          <w:sz w:val="22"/>
          <w:szCs w:val="22"/>
        </w:rPr>
        <w:t xml:space="preserve"> </w:t>
      </w:r>
      <w:r w:rsidRPr="00940663">
        <w:rPr>
          <w:rFonts w:ascii="Helvetica" w:hAnsi="Helvetica"/>
          <w:sz w:val="22"/>
          <w:szCs w:val="22"/>
        </w:rPr>
        <w:t>and is hi</w:t>
      </w:r>
      <w:r w:rsidR="0007073E" w:rsidRPr="00940663">
        <w:rPr>
          <w:rFonts w:ascii="Helvetica" w:hAnsi="Helvetica"/>
          <w:sz w:val="22"/>
          <w:szCs w:val="22"/>
        </w:rPr>
        <w:t xml:space="preserve">ghest with precise </w:t>
      </w:r>
      <w:r w:rsidRPr="00940663">
        <w:rPr>
          <w:rFonts w:ascii="Helvetica" w:hAnsi="Helvetica"/>
          <w:sz w:val="22"/>
          <w:szCs w:val="22"/>
        </w:rPr>
        <w:t>biomass</w:t>
      </w:r>
      <w:r w:rsidR="0007073E" w:rsidRPr="00940663">
        <w:rPr>
          <w:rFonts w:ascii="Helvetica" w:hAnsi="Helvetica"/>
          <w:sz w:val="22"/>
          <w:szCs w:val="22"/>
        </w:rPr>
        <w:t xml:space="preserve"> estimates</w:t>
      </w:r>
      <w:r w:rsidRPr="00940663">
        <w:rPr>
          <w:rFonts w:ascii="Helvetica" w:hAnsi="Helvetica"/>
          <w:sz w:val="22"/>
          <w:szCs w:val="22"/>
        </w:rPr>
        <w:t xml:space="preserve"> (CV = 0.1). The benefits of high monitoring precision (i.e.</w:t>
      </w:r>
      <w:r w:rsidR="00963D6B" w:rsidRPr="00940663">
        <w:rPr>
          <w:rFonts w:ascii="Helvetica" w:hAnsi="Helvetica"/>
          <w:sz w:val="22"/>
          <w:szCs w:val="22"/>
        </w:rPr>
        <w:t>,</w:t>
      </w:r>
      <w:r w:rsidRPr="00940663">
        <w:rPr>
          <w:rFonts w:ascii="Helvetica" w:hAnsi="Helvetica"/>
          <w:sz w:val="22"/>
          <w:szCs w:val="22"/>
        </w:rPr>
        <w:t xml:space="preserve"> CV = 0.1 relative to CV = 0.5) are minimal when the maximum </w:t>
      </w:r>
      <w:r w:rsidR="005F45F4" w:rsidRPr="00940663">
        <w:rPr>
          <w:rFonts w:ascii="Helvetica" w:hAnsi="Helvetica"/>
          <w:sz w:val="22"/>
          <w:szCs w:val="22"/>
        </w:rPr>
        <w:t>harvest rate</w:t>
      </w:r>
      <w:r w:rsidRPr="00940663">
        <w:rPr>
          <w:rFonts w:ascii="Helvetica" w:hAnsi="Helvetica"/>
          <w:sz w:val="22"/>
          <w:szCs w:val="22"/>
        </w:rPr>
        <w:t xml:space="preserve"> is low, but increase as </w:t>
      </w:r>
      <w:r w:rsidR="005F45F4" w:rsidRPr="00940663">
        <w:rPr>
          <w:rFonts w:ascii="Helvetica" w:hAnsi="Helvetica"/>
          <w:sz w:val="22"/>
          <w:szCs w:val="22"/>
        </w:rPr>
        <w:t>harvest rate</w:t>
      </w:r>
      <w:r w:rsidR="000A7F71" w:rsidRPr="00940663">
        <w:rPr>
          <w:rFonts w:ascii="Helvetica" w:hAnsi="Helvetica"/>
          <w:sz w:val="22"/>
          <w:szCs w:val="22"/>
        </w:rPr>
        <w:t xml:space="preserv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940663">
        <w:rPr>
          <w:rFonts w:ascii="Helvetica" w:hAnsi="Helvetica"/>
          <w:sz w:val="22"/>
          <w:szCs w:val="22"/>
        </w:rPr>
        <w:t xml:space="preserve"> (Fig</w:t>
      </w:r>
      <w:r w:rsidR="000354FD">
        <w:rPr>
          <w:rFonts w:ascii="Helvetica" w:hAnsi="Helvetica"/>
          <w:sz w:val="22"/>
          <w:szCs w:val="22"/>
        </w:rPr>
        <w:t>.</w:t>
      </w:r>
      <w:r w:rsidRPr="00940663">
        <w:rPr>
          <w:rFonts w:ascii="Helvetica" w:hAnsi="Helvetica"/>
          <w:sz w:val="22"/>
          <w:szCs w:val="22"/>
        </w:rPr>
        <w:t xml:space="preserve"> 2</w:t>
      </w:r>
      <w:r w:rsidR="00043C70" w:rsidRPr="00940663">
        <w:rPr>
          <w:rFonts w:ascii="Helvetica" w:hAnsi="Helvetica"/>
          <w:sz w:val="22"/>
          <w:szCs w:val="22"/>
        </w:rPr>
        <w:t>b</w:t>
      </w:r>
      <w:r w:rsidRPr="00940663">
        <w:rPr>
          <w:rFonts w:ascii="Helvetica" w:hAnsi="Helvetica"/>
          <w:sz w:val="22"/>
          <w:szCs w:val="22"/>
        </w:rPr>
        <w:t>).</w:t>
      </w:r>
    </w:p>
    <w:p w14:paraId="7AC03471" w14:textId="77777777" w:rsidR="00CE0882" w:rsidRPr="00677C8E" w:rsidRDefault="00CE0882" w:rsidP="00677C8E">
      <w:pPr>
        <w:rPr>
          <w:rFonts w:ascii="Helvetica" w:hAnsi="Helvetica"/>
          <w:sz w:val="22"/>
          <w:szCs w:val="22"/>
        </w:rPr>
      </w:pPr>
    </w:p>
    <w:p w14:paraId="3AA8D80D"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12EB8D8A" w14:textId="77777777" w:rsidR="004045EF" w:rsidRPr="00940663" w:rsidRDefault="004045EF" w:rsidP="00726D79">
      <w:pPr>
        <w:rPr>
          <w:rFonts w:ascii="Helvetica" w:hAnsi="Helvetica"/>
          <w:i/>
          <w:sz w:val="22"/>
          <w:szCs w:val="22"/>
        </w:rPr>
      </w:pPr>
    </w:p>
    <w:p w14:paraId="65D75F23" w14:textId="49B72DC1" w:rsidR="00256F91" w:rsidRDefault="004D6F47" w:rsidP="004A65CB">
      <w:pPr>
        <w:rPr>
          <w:rFonts w:ascii="Helvetica" w:hAnsi="Helvetica"/>
          <w:sz w:val="22"/>
          <w:szCs w:val="22"/>
        </w:rPr>
      </w:pPr>
      <w:r w:rsidRPr="00677C8E">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management or biological tipping point. We therefore </w:t>
      </w:r>
      <w:r w:rsidR="00480363" w:rsidRPr="00677C8E">
        <w:rPr>
          <w:rFonts w:ascii="Helvetica" w:hAnsi="Helvetica"/>
          <w:sz w:val="22"/>
          <w:szCs w:val="22"/>
        </w:rPr>
        <w:t xml:space="preserve">evaluated the </w:t>
      </w:r>
      <w:r w:rsidR="006D283D" w:rsidRPr="00677C8E">
        <w:rPr>
          <w:rFonts w:ascii="Helvetica" w:hAnsi="Helvetica"/>
          <w:sz w:val="22"/>
          <w:szCs w:val="22"/>
        </w:rPr>
        <w:t xml:space="preserve">return on monitoring investment (measured as the </w:t>
      </w:r>
      <w:r w:rsidR="00480363" w:rsidRPr="00677C8E">
        <w:rPr>
          <w:rFonts w:ascii="Helvetica" w:hAnsi="Helvetica"/>
          <w:sz w:val="22"/>
          <w:szCs w:val="22"/>
        </w:rPr>
        <w:t>ratio of Net Present Value for simulations with high and low</w:t>
      </w:r>
      <w:r w:rsidR="00F37A73" w:rsidRPr="00677C8E">
        <w:rPr>
          <w:rFonts w:ascii="Helvetica" w:hAnsi="Helvetica"/>
          <w:sz w:val="22"/>
          <w:szCs w:val="22"/>
        </w:rPr>
        <w:t xml:space="preserve"> precision (CV = 0.1/CV = 0.5</w:t>
      </w:r>
      <w:r w:rsidR="007B77F1" w:rsidRPr="00677C8E">
        <w:rPr>
          <w:rFonts w:ascii="Helvetica" w:hAnsi="Helvetica"/>
          <w:sz w:val="22"/>
          <w:szCs w:val="22"/>
        </w:rPr>
        <w:t>)</w:t>
      </w:r>
      <w:r w:rsidR="006D283D" w:rsidRPr="00677C8E">
        <w:rPr>
          <w:rFonts w:ascii="Helvetica" w:hAnsi="Helvetica"/>
          <w:sz w:val="22"/>
          <w:szCs w:val="22"/>
        </w:rPr>
        <w:t>)</w:t>
      </w:r>
      <w:r w:rsidR="007B77F1" w:rsidRPr="00677C8E">
        <w:rPr>
          <w:rFonts w:ascii="Helvetica" w:hAnsi="Helvetica"/>
          <w:sz w:val="22"/>
          <w:szCs w:val="22"/>
        </w:rPr>
        <w:t xml:space="preserve"> for simulations with starting biomass ranging from just above the </w:t>
      </w:r>
      <w:r w:rsidR="00677C8E">
        <w:rPr>
          <w:rFonts w:ascii="Helvetica" w:hAnsi="Helvetica"/>
          <w:sz w:val="22"/>
          <w:szCs w:val="22"/>
        </w:rPr>
        <w:t xml:space="preserve">biological </w:t>
      </w:r>
      <w:r w:rsidR="007B77F1" w:rsidRPr="00677C8E">
        <w:rPr>
          <w:rFonts w:ascii="Helvetica" w:hAnsi="Helvetica"/>
          <w:sz w:val="22"/>
          <w:szCs w:val="22"/>
        </w:rPr>
        <w:t>tipping point to starting at carrying capacity</w:t>
      </w:r>
      <w:r w:rsidR="00D42E6F" w:rsidRPr="00677C8E">
        <w:rPr>
          <w:rFonts w:ascii="Helvetica" w:hAnsi="Helvetica"/>
          <w:sz w:val="22"/>
          <w:szCs w:val="22"/>
        </w:rPr>
        <w:t xml:space="preserve"> and for a rang</w:t>
      </w:r>
      <w:r w:rsidR="00963D6B" w:rsidRPr="00677C8E">
        <w:rPr>
          <w:rFonts w:ascii="Helvetica" w:hAnsi="Helvetica"/>
          <w:sz w:val="22"/>
          <w:szCs w:val="22"/>
        </w:rPr>
        <w:t>e</w:t>
      </w:r>
      <w:r w:rsidR="00D42E6F" w:rsidRPr="00677C8E">
        <w:rPr>
          <w:rFonts w:ascii="Helvetica" w:hAnsi="Helvetica"/>
          <w:sz w:val="22"/>
          <w:szCs w:val="22"/>
        </w:rPr>
        <w:t xml:space="preserve"> of maximum </w:t>
      </w:r>
      <w:r w:rsidR="009458F0" w:rsidRPr="00677C8E">
        <w:rPr>
          <w:rFonts w:ascii="Helvetica" w:hAnsi="Helvetica"/>
          <w:sz w:val="22"/>
          <w:szCs w:val="22"/>
        </w:rPr>
        <w:t>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9458F0" w:rsidRPr="00677C8E">
        <w:rPr>
          <w:rFonts w:ascii="Helvetica" w:hAnsi="Helvetica"/>
          <w:sz w:val="22"/>
          <w:szCs w:val="22"/>
        </w:rPr>
        <w:t>: 0.0 – 2.0</w:t>
      </w:r>
      <w:r w:rsidR="007A0F69" w:rsidRPr="00677C8E">
        <w:rPr>
          <w:rFonts w:ascii="Helvetica" w:hAnsi="Helvetica"/>
          <w:sz w:val="22"/>
          <w:szCs w:val="22"/>
        </w:rPr>
        <w:t>).</w:t>
      </w:r>
      <w:r w:rsidR="007B77F1" w:rsidRPr="00677C8E">
        <w:rPr>
          <w:rFonts w:ascii="Helvetica" w:hAnsi="Helvetica"/>
          <w:sz w:val="22"/>
          <w:szCs w:val="22"/>
        </w:rPr>
        <w:t xml:space="preserve"> We </w:t>
      </w:r>
      <w:r w:rsidR="006D283D" w:rsidRPr="00677C8E">
        <w:rPr>
          <w:rFonts w:ascii="Helvetica" w:hAnsi="Helvetica"/>
          <w:sz w:val="22"/>
          <w:szCs w:val="22"/>
        </w:rPr>
        <w:t xml:space="preserve">compare the </w:t>
      </w:r>
      <w:r w:rsidR="001C54B9" w:rsidRPr="00677C8E">
        <w:rPr>
          <w:rFonts w:ascii="Helvetica" w:hAnsi="Helvetica"/>
          <w:sz w:val="22"/>
          <w:szCs w:val="22"/>
        </w:rPr>
        <w:t xml:space="preserve">median return on investment for 10,000 iterations of </w:t>
      </w:r>
      <w:bookmarkStart w:id="22" w:name="_GoBack"/>
      <w:bookmarkEnd w:id="22"/>
      <w:proofErr w:type="gramStart"/>
      <w:r w:rsidR="001C54B9" w:rsidRPr="00677C8E">
        <w:rPr>
          <w:rFonts w:ascii="Helvetica" w:hAnsi="Helvetica"/>
          <w:sz w:val="22"/>
          <w:szCs w:val="22"/>
        </w:rPr>
        <w:t>20 year</w:t>
      </w:r>
      <w:proofErr w:type="gramEnd"/>
      <w:r w:rsidR="001C54B9" w:rsidRPr="00677C8E">
        <w:rPr>
          <w:rFonts w:ascii="Helvetica" w:hAnsi="Helvetica"/>
          <w:sz w:val="22"/>
          <w:szCs w:val="22"/>
        </w:rPr>
        <w:t xml:space="preserve"> simulation</w:t>
      </w:r>
      <w:r w:rsidR="00CF7725" w:rsidRPr="00677C8E">
        <w:rPr>
          <w:rFonts w:ascii="Helvetica" w:hAnsi="Helvetica"/>
          <w:sz w:val="22"/>
          <w:szCs w:val="22"/>
        </w:rPr>
        <w:t>s. We evaluate</w:t>
      </w:r>
      <w:r w:rsidR="00963D6B" w:rsidRPr="00677C8E">
        <w:rPr>
          <w:rFonts w:ascii="Helvetica" w:hAnsi="Helvetica"/>
          <w:sz w:val="22"/>
          <w:szCs w:val="22"/>
        </w:rPr>
        <w:t>d</w:t>
      </w:r>
      <w:r w:rsidR="00CF7725" w:rsidRPr="00677C8E">
        <w:rPr>
          <w:rFonts w:ascii="Helvetica" w:hAnsi="Helvetica"/>
          <w:sz w:val="22"/>
          <w:szCs w:val="22"/>
        </w:rPr>
        <w:t xml:space="preserve"> return on investment relative to a biological th</w:t>
      </w:r>
      <w:r w:rsidR="00543E30">
        <w:rPr>
          <w:rFonts w:ascii="Helvetica" w:hAnsi="Helvetica"/>
          <w:sz w:val="22"/>
          <w:szCs w:val="22"/>
        </w:rPr>
        <w:t xml:space="preserve">reshold of A = 10 (i.e. the biomass </w:t>
      </w:r>
      <w:r w:rsidR="00CF7725" w:rsidRPr="00677C8E">
        <w:rPr>
          <w:rFonts w:ascii="Helvetica" w:hAnsi="Helvetica"/>
          <w:sz w:val="22"/>
          <w:szCs w:val="22"/>
        </w:rPr>
        <w:t xml:space="preserve">threshold below which the </w:t>
      </w:r>
      <w:r w:rsidR="002414FD" w:rsidRPr="00677C8E">
        <w:rPr>
          <w:rFonts w:ascii="Helvetica" w:hAnsi="Helvetica"/>
          <w:sz w:val="22"/>
          <w:szCs w:val="22"/>
        </w:rPr>
        <w:t>population growth rate is negative) and a management threshold of 0.25Bmsy</w:t>
      </w:r>
      <w:r w:rsidR="007F2FC1" w:rsidRPr="00677C8E">
        <w:rPr>
          <w:rFonts w:ascii="Helvetica" w:hAnsi="Helvetica"/>
          <w:sz w:val="22"/>
          <w:szCs w:val="22"/>
        </w:rPr>
        <w:t xml:space="preserve"> (a common natur</w:t>
      </w:r>
      <w:r w:rsidR="00A8136F" w:rsidRPr="00677C8E">
        <w:rPr>
          <w:rFonts w:ascii="Helvetica" w:hAnsi="Helvetica"/>
          <w:sz w:val="22"/>
          <w:szCs w:val="22"/>
        </w:rPr>
        <w:t>al res</w:t>
      </w:r>
      <w:r w:rsidR="004A65CB">
        <w:rPr>
          <w:rFonts w:ascii="Helvetica" w:hAnsi="Helvetica"/>
          <w:sz w:val="22"/>
          <w:szCs w:val="22"/>
        </w:rPr>
        <w:t xml:space="preserve">ource management target, CITE). </w:t>
      </w:r>
    </w:p>
    <w:p w14:paraId="3D4FD566" w14:textId="488B283F" w:rsidR="00D27AA4" w:rsidRPr="00940663" w:rsidRDefault="00D27AA4" w:rsidP="00256F91">
      <w:pPr>
        <w:ind w:firstLine="720"/>
        <w:rPr>
          <w:rFonts w:ascii="Helvetica" w:hAnsi="Helvetica"/>
          <w:sz w:val="22"/>
          <w:szCs w:val="22"/>
        </w:rPr>
      </w:pPr>
      <w:r w:rsidRPr="00940663">
        <w:rPr>
          <w:rFonts w:ascii="Helvetica" w:hAnsi="Helvetica"/>
          <w:sz w:val="22"/>
          <w:szCs w:val="22"/>
        </w:rPr>
        <w:t xml:space="preserve">We also found support for </w:t>
      </w:r>
      <w:r w:rsidR="00256F91">
        <w:rPr>
          <w:rFonts w:ascii="Helvetica" w:hAnsi="Helvetica"/>
          <w:sz w:val="22"/>
          <w:szCs w:val="22"/>
        </w:rPr>
        <w:t>the</w:t>
      </w:r>
      <w:r w:rsidRPr="00940663">
        <w:rPr>
          <w:rFonts w:ascii="Helvetica" w:hAnsi="Helvetica"/>
          <w:sz w:val="22"/>
          <w:szCs w:val="22"/>
        </w:rPr>
        <w:t xml:space="preserve"> hypothesis that the return on monitoring investment increase</w:t>
      </w:r>
      <w:r w:rsidR="002D6CA1" w:rsidRPr="00940663">
        <w:rPr>
          <w:rFonts w:ascii="Helvetica" w:hAnsi="Helvetica"/>
          <w:sz w:val="22"/>
          <w:szCs w:val="22"/>
        </w:rPr>
        <w:t>s</w:t>
      </w:r>
      <w:r w:rsidRPr="00940663">
        <w:rPr>
          <w:rFonts w:ascii="Helvetica" w:hAnsi="Helvetica"/>
          <w:sz w:val="22"/>
          <w:szCs w:val="22"/>
        </w:rPr>
        <w:t xml:space="preserve"> when populations were closer to biological </w:t>
      </w:r>
      <w:r w:rsidR="00DC361F" w:rsidRPr="00940663">
        <w:rPr>
          <w:rFonts w:ascii="Helvetica" w:hAnsi="Helvetica"/>
          <w:sz w:val="22"/>
          <w:szCs w:val="22"/>
        </w:rPr>
        <w:t>and</w:t>
      </w:r>
      <w:r w:rsidRPr="00940663">
        <w:rPr>
          <w:rFonts w:ascii="Helvetica" w:hAnsi="Helvetica"/>
          <w:sz w:val="22"/>
          <w:szCs w:val="22"/>
        </w:rPr>
        <w:t xml:space="preserve"> management </w:t>
      </w:r>
      <w:r w:rsidR="00DC361F" w:rsidRPr="00940663">
        <w:rPr>
          <w:rFonts w:ascii="Helvetica" w:hAnsi="Helvetica"/>
          <w:sz w:val="22"/>
          <w:szCs w:val="22"/>
        </w:rPr>
        <w:t>tipping points</w:t>
      </w:r>
      <w:r w:rsidR="00055424" w:rsidRPr="00940663">
        <w:rPr>
          <w:rFonts w:ascii="Helvetica" w:hAnsi="Helvetica"/>
          <w:sz w:val="22"/>
          <w:szCs w:val="22"/>
        </w:rPr>
        <w:t xml:space="preserve"> (Fig. 3). </w:t>
      </w:r>
      <w:r w:rsidR="00160AB3" w:rsidRPr="00940663">
        <w:rPr>
          <w:rFonts w:ascii="Helvetica" w:hAnsi="Helvetica"/>
          <w:sz w:val="22"/>
          <w:szCs w:val="22"/>
        </w:rPr>
        <w:t>The increasing importance of monitoring precision is greatest when maximum extraction rate is highest.</w:t>
      </w:r>
    </w:p>
    <w:p w14:paraId="3ABA8937" w14:textId="77777777" w:rsidR="00BF53CA" w:rsidRPr="00940663" w:rsidRDefault="00BF53CA" w:rsidP="00F82B54">
      <w:pPr>
        <w:rPr>
          <w:rFonts w:ascii="Helvetica" w:hAnsi="Helvetica"/>
          <w:i/>
          <w:sz w:val="22"/>
          <w:szCs w:val="22"/>
        </w:rPr>
      </w:pPr>
    </w:p>
    <w:p w14:paraId="212ED0AF"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 xml:space="preserve">ts emerge from low monitoring precision and heavy extraction </w:t>
      </w:r>
      <w:proofErr w:type="gramStart"/>
      <w:r w:rsidRPr="00940663">
        <w:rPr>
          <w:rFonts w:ascii="Helvetica" w:hAnsi="Helvetica"/>
          <w:i/>
          <w:sz w:val="22"/>
          <w:szCs w:val="22"/>
        </w:rPr>
        <w:t>pressure</w:t>
      </w:r>
      <w:r w:rsidR="00F82B54" w:rsidRPr="00940663">
        <w:rPr>
          <w:rFonts w:ascii="Helvetica" w:hAnsi="Helvetica"/>
          <w:i/>
          <w:sz w:val="22"/>
          <w:szCs w:val="22"/>
        </w:rPr>
        <w:t>,</w:t>
      </w:r>
      <w:proofErr w:type="gramEnd"/>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11BAAC88" w14:textId="77777777" w:rsidR="004B0E4B" w:rsidRPr="00940663" w:rsidRDefault="004B0E4B" w:rsidP="00F82B54">
      <w:pPr>
        <w:rPr>
          <w:rFonts w:ascii="Helvetica" w:hAnsi="Helvetica"/>
          <w:i/>
          <w:sz w:val="22"/>
          <w:szCs w:val="22"/>
        </w:rPr>
      </w:pPr>
    </w:p>
    <w:p w14:paraId="63D37670" w14:textId="65473F01" w:rsidR="001C5532" w:rsidRPr="00930F73" w:rsidRDefault="009B2081" w:rsidP="001C5532">
      <w:pPr>
        <w:rPr>
          <w:rFonts w:ascii="Helvetica" w:hAnsi="Helvetica"/>
          <w:sz w:val="22"/>
          <w:szCs w:val="22"/>
        </w:rPr>
      </w:pPr>
      <w:r w:rsidRPr="00930F73">
        <w:rPr>
          <w:rFonts w:ascii="Helvetica" w:hAnsi="Helvetica"/>
          <w:sz w:val="22"/>
          <w:szCs w:val="22"/>
        </w:rPr>
        <w:t>Stakeholders vary in their aversion to risk. For example,</w:t>
      </w:r>
      <w:r w:rsidR="00EE634F" w:rsidRPr="00930F73">
        <w:rPr>
          <w:rFonts w:ascii="Helvetica" w:hAnsi="Helvetica"/>
          <w:sz w:val="22"/>
          <w:szCs w:val="22"/>
        </w:rPr>
        <w:t xml:space="preserve"> a</w:t>
      </w:r>
      <w:r w:rsidR="001C13E8" w:rsidRPr="00930F73">
        <w:rPr>
          <w:rFonts w:ascii="Helvetica" w:hAnsi="Helvetica"/>
          <w:sz w:val="22"/>
          <w:szCs w:val="22"/>
        </w:rPr>
        <w:t xml:space="preserve"> stakeholder</w:t>
      </w:r>
      <w:r w:rsidRPr="00930F73">
        <w:rPr>
          <w:rFonts w:ascii="Helvetica" w:hAnsi="Helvetica"/>
          <w:sz w:val="22"/>
          <w:szCs w:val="22"/>
        </w:rPr>
        <w:t xml:space="preserve"> harvesting a diverse portfolio of natural resources migh</w:t>
      </w:r>
      <w:r w:rsidR="00930F73">
        <w:rPr>
          <w:rFonts w:ascii="Helvetica" w:hAnsi="Helvetica"/>
          <w:sz w:val="22"/>
          <w:szCs w:val="22"/>
        </w:rPr>
        <w:t xml:space="preserve">t be interested in harvesting any single </w:t>
      </w:r>
      <w:r w:rsidRPr="00930F73">
        <w:rPr>
          <w:rFonts w:ascii="Helvetica" w:hAnsi="Helvetica"/>
          <w:sz w:val="22"/>
          <w:szCs w:val="22"/>
        </w:rPr>
        <w:t xml:space="preserve">resource aggressively </w:t>
      </w:r>
      <w:r w:rsidR="000936DC" w:rsidRPr="00930F73">
        <w:rPr>
          <w:rFonts w:ascii="Helvetica" w:hAnsi="Helvetica"/>
          <w:sz w:val="22"/>
          <w:szCs w:val="22"/>
        </w:rPr>
        <w:t xml:space="preserve">and assuming higher risk of crossing a biological or management threshold. We calculated a safe operating space that defines </w:t>
      </w:r>
      <w:r w:rsidR="0071106A" w:rsidRPr="00930F73">
        <w:rPr>
          <w:rFonts w:ascii="Helvetica" w:hAnsi="Helvetica"/>
          <w:sz w:val="22"/>
          <w:szCs w:val="22"/>
        </w:rPr>
        <w:t xml:space="preserve">which </w:t>
      </w:r>
      <w:r w:rsidR="000936DC" w:rsidRPr="00930F73">
        <w:rPr>
          <w:rFonts w:ascii="Helvetica" w:hAnsi="Helvetica"/>
          <w:sz w:val="22"/>
          <w:szCs w:val="22"/>
        </w:rPr>
        <w:t>comb</w:t>
      </w:r>
      <w:r w:rsidR="0071106A" w:rsidRPr="00930F73">
        <w:rPr>
          <w:rFonts w:ascii="Helvetica" w:hAnsi="Helvetica"/>
          <w:sz w:val="22"/>
          <w:szCs w:val="22"/>
        </w:rPr>
        <w:t xml:space="preserve">inations of </w:t>
      </w:r>
      <w:r w:rsidR="004866D3" w:rsidRPr="00930F73">
        <w:rPr>
          <w:rFonts w:ascii="Helvetica" w:hAnsi="Helvetica"/>
          <w:sz w:val="22"/>
          <w:szCs w:val="22"/>
        </w:rPr>
        <w:t xml:space="preserve">monitoring precision and </w:t>
      </w:r>
      <w:r w:rsidR="0071106A" w:rsidRPr="00930F73">
        <w:rPr>
          <w:rFonts w:ascii="Helvetica" w:hAnsi="Helvetica"/>
          <w:sz w:val="22"/>
          <w:szCs w:val="22"/>
        </w:rPr>
        <w:t xml:space="preserve">resource extraction </w:t>
      </w:r>
      <w:r w:rsidR="002334F6" w:rsidRPr="00930F73">
        <w:rPr>
          <w:rFonts w:ascii="Helvetica" w:hAnsi="Helvetica"/>
          <w:sz w:val="22"/>
          <w:szCs w:val="22"/>
        </w:rPr>
        <w:t>rates</w:t>
      </w:r>
      <w:r w:rsidR="0071106A" w:rsidRPr="00930F73">
        <w:rPr>
          <w:rFonts w:ascii="Helvetica" w:hAnsi="Helvetica"/>
          <w:sz w:val="22"/>
          <w:szCs w:val="22"/>
        </w:rPr>
        <w:t xml:space="preserve"> </w:t>
      </w:r>
      <w:r w:rsidR="002334F6" w:rsidRPr="00930F73">
        <w:rPr>
          <w:rFonts w:ascii="Helvetica" w:hAnsi="Helvetica"/>
          <w:sz w:val="22"/>
          <w:szCs w:val="22"/>
        </w:rPr>
        <w:t>are safe</w:t>
      </w:r>
      <w:r w:rsidR="001D33B6" w:rsidRPr="00930F73">
        <w:rPr>
          <w:rFonts w:ascii="Helvetica" w:hAnsi="Helvetica"/>
          <w:sz w:val="22"/>
          <w:szCs w:val="22"/>
        </w:rPr>
        <w:t xml:space="preserve"> given the probability of crossing a </w:t>
      </w:r>
      <w:r w:rsidR="004C4D00">
        <w:rPr>
          <w:rFonts w:ascii="Helvetica" w:hAnsi="Helvetica"/>
          <w:sz w:val="22"/>
          <w:szCs w:val="22"/>
        </w:rPr>
        <w:t xml:space="preserve">biological and management </w:t>
      </w:r>
      <w:r w:rsidR="001D33B6" w:rsidRPr="00930F73">
        <w:rPr>
          <w:rFonts w:ascii="Helvetica" w:hAnsi="Helvetica"/>
          <w:sz w:val="22"/>
          <w:szCs w:val="22"/>
        </w:rPr>
        <w:t xml:space="preserve">tipping point. To do this we calculated the minimum precision (Max CV in estimated biomass) needed to avoid </w:t>
      </w:r>
      <w:r w:rsidR="00195F71" w:rsidRPr="00930F73">
        <w:rPr>
          <w:rFonts w:ascii="Helvetica" w:hAnsi="Helvetica"/>
          <w:sz w:val="22"/>
          <w:szCs w:val="22"/>
        </w:rPr>
        <w:t xml:space="preserve">crossing </w:t>
      </w:r>
      <w:r w:rsidR="001D33B6" w:rsidRPr="00930F73">
        <w:rPr>
          <w:rFonts w:ascii="Helvetica" w:hAnsi="Helvetica"/>
          <w:sz w:val="22"/>
          <w:szCs w:val="22"/>
        </w:rPr>
        <w:t>a</w:t>
      </w:r>
      <w:r w:rsidR="00A05BB4">
        <w:rPr>
          <w:rFonts w:ascii="Helvetica" w:hAnsi="Helvetica"/>
          <w:sz w:val="22"/>
          <w:szCs w:val="22"/>
        </w:rPr>
        <w:t xml:space="preserve"> biological or management</w:t>
      </w:r>
      <w:r w:rsidR="001D33B6" w:rsidRPr="00930F73">
        <w:rPr>
          <w:rFonts w:ascii="Helvetica" w:hAnsi="Helvetica"/>
          <w:sz w:val="22"/>
          <w:szCs w:val="22"/>
        </w:rPr>
        <w:t xml:space="preserve"> </w:t>
      </w:r>
      <w:r w:rsidRPr="00930F73">
        <w:rPr>
          <w:rFonts w:ascii="Helvetica" w:hAnsi="Helvetica"/>
          <w:sz w:val="22"/>
          <w:szCs w:val="22"/>
        </w:rPr>
        <w:t xml:space="preserve">tipping </w:t>
      </w:r>
      <w:r w:rsidR="001D33B6" w:rsidRPr="00930F73">
        <w:rPr>
          <w:rFonts w:ascii="Helvetica" w:hAnsi="Helvetica"/>
          <w:sz w:val="22"/>
          <w:szCs w:val="22"/>
        </w:rPr>
        <w:t>point</w:t>
      </w:r>
      <w:r w:rsidR="008B3245" w:rsidRPr="00930F73">
        <w:rPr>
          <w:rFonts w:ascii="Helvetica" w:hAnsi="Helvetica"/>
          <w:sz w:val="22"/>
          <w:szCs w:val="22"/>
        </w:rPr>
        <w:t>,</w:t>
      </w:r>
      <w:r w:rsidR="001D33B6" w:rsidRPr="00930F73">
        <w:rPr>
          <w:rFonts w:ascii="Helvetica" w:hAnsi="Helvetica"/>
          <w:sz w:val="22"/>
          <w:szCs w:val="22"/>
        </w:rPr>
        <w:t xml:space="preserve"> given </w:t>
      </w:r>
      <w:r w:rsidR="00195F71" w:rsidRPr="00930F73">
        <w:rPr>
          <w:rFonts w:ascii="Helvetica" w:hAnsi="Helvetica"/>
          <w:sz w:val="22"/>
          <w:szCs w:val="22"/>
        </w:rPr>
        <w:t xml:space="preserve">a </w:t>
      </w:r>
      <w:r w:rsidR="001D33B6" w:rsidRPr="00930F73">
        <w:rPr>
          <w:rFonts w:ascii="Helvetica" w:hAnsi="Helvetica"/>
          <w:sz w:val="22"/>
          <w:szCs w:val="22"/>
        </w:rPr>
        <w:t>resource extraction rate</w:t>
      </w:r>
      <w:r w:rsidR="002C2049" w:rsidRPr="00930F73">
        <w:rPr>
          <w:rFonts w:ascii="Helvetica" w:hAnsi="Helvetica"/>
          <w:sz w:val="22"/>
          <w:szCs w:val="22"/>
        </w:rPr>
        <w:t xml:space="preserve"> and assumed level of risk ranging from 1% to 20%</w:t>
      </w:r>
      <w:r w:rsidR="000D0C63" w:rsidRPr="00930F73">
        <w:rPr>
          <w:rFonts w:ascii="Helvetica" w:hAnsi="Helvetica"/>
          <w:sz w:val="22"/>
          <w:szCs w:val="22"/>
        </w:rPr>
        <w:t xml:space="preserve"> over the 20 year simulation</w:t>
      </w:r>
      <w:r w:rsidR="008B06A6" w:rsidRPr="00930F73">
        <w:rPr>
          <w:rFonts w:ascii="Helvetica" w:hAnsi="Helvetica"/>
          <w:sz w:val="22"/>
          <w:szCs w:val="22"/>
        </w:rPr>
        <w:t xml:space="preserve">. </w:t>
      </w:r>
      <w:r w:rsidR="009B4040" w:rsidRPr="00930F73">
        <w:rPr>
          <w:rFonts w:ascii="Helvetica" w:hAnsi="Helvetica"/>
          <w:sz w:val="22"/>
          <w:szCs w:val="22"/>
        </w:rPr>
        <w:t>The relationship between resource extraction rate and minimum precision needed to avoid tipping point defines a two-dimensional “safe” space above which lower monitoring precis</w:t>
      </w:r>
      <w:r w:rsidR="00CD6FF0" w:rsidRPr="00930F73">
        <w:rPr>
          <w:rFonts w:ascii="Helvetica" w:hAnsi="Helvetica"/>
          <w:sz w:val="22"/>
          <w:szCs w:val="22"/>
        </w:rPr>
        <w:t>ion and higher extraction rates</w:t>
      </w:r>
      <w:r w:rsidR="008B3245" w:rsidRPr="00930F73">
        <w:rPr>
          <w:rFonts w:ascii="Helvetica" w:hAnsi="Helvetica"/>
          <w:sz w:val="22"/>
          <w:szCs w:val="22"/>
        </w:rPr>
        <w:t xml:space="preserve"> cause the system to tip with probability greater than the assumed risk level</w:t>
      </w:r>
      <w:r w:rsidR="00CD6FF0" w:rsidRPr="00930F73">
        <w:rPr>
          <w:rFonts w:ascii="Helvetica" w:hAnsi="Helvetica"/>
          <w:sz w:val="22"/>
          <w:szCs w:val="22"/>
        </w:rPr>
        <w:t xml:space="preserve">. </w:t>
      </w:r>
      <w:r w:rsidR="00933791" w:rsidRPr="00940663">
        <w:rPr>
          <w:rFonts w:ascii="Helvetica" w:hAnsi="Helvetica"/>
          <w:sz w:val="22"/>
          <w:szCs w:val="22"/>
        </w:rPr>
        <w:t xml:space="preserve">The safe </w:t>
      </w:r>
      <w:r w:rsidR="00933791" w:rsidRPr="00940663">
        <w:rPr>
          <w:rFonts w:ascii="Helvetica" w:hAnsi="Helvetica"/>
          <w:sz w:val="22"/>
          <w:szCs w:val="22"/>
        </w:rPr>
        <w:lastRenderedPageBreak/>
        <w:t xml:space="preserve">operating space defined by combinations of exploitation effort and the minimum precision required to avoid crossing a management or biological tipping point </w:t>
      </w:r>
      <w:r w:rsidR="00B3069E" w:rsidRPr="00940663">
        <w:rPr>
          <w:rFonts w:ascii="Helvetica" w:hAnsi="Helvetica"/>
          <w:sz w:val="22"/>
          <w:szCs w:val="22"/>
        </w:rPr>
        <w:t xml:space="preserve">is narrower the more risk averse </w:t>
      </w:r>
      <w:r w:rsidR="00A53D50" w:rsidRPr="00940663">
        <w:rPr>
          <w:rFonts w:ascii="Helvetica" w:hAnsi="Helvetica"/>
          <w:sz w:val="22"/>
          <w:szCs w:val="22"/>
        </w:rPr>
        <w:t>individuals</w:t>
      </w:r>
      <w:r w:rsidR="00CD6FF0" w:rsidRPr="00940663">
        <w:rPr>
          <w:rFonts w:ascii="Helvetica" w:hAnsi="Helvetica"/>
          <w:sz w:val="22"/>
          <w:szCs w:val="22"/>
        </w:rPr>
        <w:t xml:space="preserve"> (Fig. 4).</w:t>
      </w:r>
      <w:r w:rsidR="00A53D50" w:rsidRPr="00940663">
        <w:rPr>
          <w:rFonts w:ascii="Helvetica" w:hAnsi="Helvetica"/>
          <w:sz w:val="22"/>
          <w:szCs w:val="22"/>
        </w:rPr>
        <w:t xml:space="preserve"> Because the biomass for the management threshold (0.25Bmsy) is greater than the biomass than the biomass at the biological threshold, the safe operating space is narrower to avoid management tipping points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 xml:space="preserve">Conversations between managers and stakeholder groups will be required to build consensus on which combination of risk, monitoring costs, and extraction pressure are best, but having this safe operating space to choose from can help clarify the consequences of a given decision. </w:t>
      </w:r>
    </w:p>
    <w:p w14:paraId="13E6CA5E" w14:textId="60F64C21"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2AC99FBC"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2E7C9A56" w14:textId="77777777" w:rsidR="004F51CB" w:rsidRDefault="004F51CB" w:rsidP="004F51CB">
      <w:pPr>
        <w:rPr>
          <w:rFonts w:ascii="Helvetica" w:hAnsi="Helvetica"/>
          <w:sz w:val="22"/>
          <w:szCs w:val="22"/>
        </w:rPr>
      </w:pPr>
    </w:p>
    <w:p w14:paraId="1F0D6940" w14:textId="77777777" w:rsidR="005D4007" w:rsidRPr="004F51CB" w:rsidRDefault="005D4007" w:rsidP="004F51CB">
      <w:pPr>
        <w:rPr>
          <w:rFonts w:ascii="Helvetica" w:hAnsi="Helvetica"/>
          <w:i/>
          <w:sz w:val="22"/>
          <w:szCs w:val="22"/>
        </w:rPr>
      </w:pPr>
      <w:r w:rsidRPr="004F51CB">
        <w:rPr>
          <w:rFonts w:ascii="Helvetica" w:hAnsi="Helvetica"/>
          <w:sz w:val="22"/>
          <w:szCs w:val="22"/>
        </w:rPr>
        <w:t xml:space="preserve">A key determinate of the chosen combination of monitoring precision and extraction pressure will be the relative cost of monitoring relative to the value of the </w:t>
      </w:r>
      <w:r w:rsidR="00FB2A4D" w:rsidRPr="004F51CB">
        <w:rPr>
          <w:rFonts w:ascii="Helvetica" w:hAnsi="Helvetica"/>
          <w:sz w:val="22"/>
          <w:szCs w:val="22"/>
        </w:rPr>
        <w:t>resource after it is collected (i.e</w:t>
      </w:r>
      <w:r w:rsidRPr="004F51CB">
        <w:rPr>
          <w:rFonts w:ascii="Helvetica" w:hAnsi="Helvetica"/>
          <w:sz w:val="22"/>
          <w:szCs w:val="22"/>
        </w:rPr>
        <w:t>.</w:t>
      </w:r>
      <w:r w:rsidR="00FB2A4D" w:rsidRPr="004F51CB">
        <w:rPr>
          <w:rFonts w:ascii="Helvetica" w:hAnsi="Helvetica"/>
          <w:sz w:val="22"/>
          <w:szCs w:val="22"/>
        </w:rPr>
        <w:t xml:space="preserve"> NPV). </w:t>
      </w:r>
      <w:r w:rsidR="003D4CC5" w:rsidRPr="004F51CB">
        <w:rPr>
          <w:rFonts w:ascii="Helvetica" w:hAnsi="Helvetica"/>
          <w:sz w:val="22"/>
          <w:szCs w:val="22"/>
        </w:rPr>
        <w:t xml:space="preserve">It is clear that high precision monitoring yields the highest </w:t>
      </w:r>
      <w:r w:rsidR="005F45F4" w:rsidRPr="004F51CB">
        <w:rPr>
          <w:rFonts w:ascii="Helvetica" w:hAnsi="Helvetica"/>
          <w:sz w:val="22"/>
          <w:szCs w:val="22"/>
        </w:rPr>
        <w:t>resource</w:t>
      </w:r>
      <w:r w:rsidR="003D4CC5" w:rsidRPr="004F51CB">
        <w:rPr>
          <w:rFonts w:ascii="Helvetica" w:hAnsi="Helvetica"/>
          <w:sz w:val="22"/>
          <w:szCs w:val="22"/>
        </w:rPr>
        <w:t xml:space="preserve"> value as well as the lowest risk of crossing tipping points; however</w:t>
      </w:r>
      <w:r w:rsidR="00701617" w:rsidRPr="004F51CB">
        <w:rPr>
          <w:rFonts w:ascii="Helvetica" w:hAnsi="Helvetica"/>
          <w:sz w:val="22"/>
          <w:szCs w:val="22"/>
        </w:rPr>
        <w:t>,</w:t>
      </w:r>
      <w:r w:rsidR="003D4CC5" w:rsidRPr="004F51CB">
        <w:rPr>
          <w:rFonts w:ascii="Helvetica" w:hAnsi="Helvetica"/>
          <w:sz w:val="22"/>
          <w:szCs w:val="22"/>
        </w:rPr>
        <w:t xml:space="preserve"> high precision monitoring is expensive. </w:t>
      </w:r>
      <w:r w:rsidR="00685475" w:rsidRPr="004F51CB">
        <w:rPr>
          <w:rFonts w:ascii="Helvetica" w:hAnsi="Helvetica"/>
          <w:sz w:val="22"/>
          <w:szCs w:val="22"/>
        </w:rPr>
        <w:t xml:space="preserve">One approach that might mitigate the cost of monitoring is a precautionary buffer </w:t>
      </w:r>
      <w:commentRangeStart w:id="23"/>
      <w:r w:rsidR="00685475" w:rsidRPr="004F51CB">
        <w:rPr>
          <w:rFonts w:ascii="Helvetica" w:hAnsi="Helvetica"/>
          <w:sz w:val="22"/>
          <w:szCs w:val="22"/>
        </w:rPr>
        <w:t>below which monitoring is high precision and above which monitoring is low</w:t>
      </w:r>
      <w:r w:rsidR="005116B5" w:rsidRPr="004F51CB">
        <w:rPr>
          <w:rFonts w:ascii="Helvetica" w:hAnsi="Helvetica"/>
          <w:sz w:val="22"/>
          <w:szCs w:val="22"/>
        </w:rPr>
        <w:t xml:space="preserve"> precision</w:t>
      </w:r>
      <w:commentRangeEnd w:id="23"/>
      <w:r w:rsidR="00701617" w:rsidRPr="00940663">
        <w:rPr>
          <w:rStyle w:val="CommentReference"/>
          <w:sz w:val="22"/>
          <w:szCs w:val="22"/>
        </w:rPr>
        <w:commentReference w:id="23"/>
      </w:r>
      <w:r w:rsidR="00685475" w:rsidRPr="004F51CB">
        <w:rPr>
          <w:rFonts w:ascii="Helvetica" w:hAnsi="Helvetica"/>
          <w:sz w:val="22"/>
          <w:szCs w:val="22"/>
        </w:rPr>
        <w:t xml:space="preserve">. </w:t>
      </w:r>
      <w:r w:rsidR="00A70AD8" w:rsidRPr="004F51CB">
        <w:rPr>
          <w:rFonts w:ascii="Helvetica" w:hAnsi="Helvetica"/>
          <w:sz w:val="22"/>
          <w:szCs w:val="22"/>
        </w:rPr>
        <w:t>P</w:t>
      </w:r>
      <w:r w:rsidR="00685475" w:rsidRPr="004F51CB">
        <w:rPr>
          <w:rFonts w:ascii="Helvetica" w:hAnsi="Helvetica"/>
          <w:sz w:val="22"/>
          <w:szCs w:val="22"/>
        </w:rPr>
        <w:t>recautionary buffer</w:t>
      </w:r>
      <w:r w:rsidR="00A70AD8" w:rsidRPr="004F51CB">
        <w:rPr>
          <w:rFonts w:ascii="Helvetica" w:hAnsi="Helvetica"/>
          <w:sz w:val="22"/>
          <w:szCs w:val="22"/>
        </w:rPr>
        <w:t>s are</w:t>
      </w:r>
      <w:r w:rsidR="00685475" w:rsidRPr="004F51CB">
        <w:rPr>
          <w:rFonts w:ascii="Helvetica" w:hAnsi="Helvetica"/>
          <w:sz w:val="22"/>
          <w:szCs w:val="22"/>
        </w:rPr>
        <w:t xml:space="preserve"> an established principle in risk management </w:t>
      </w:r>
      <w:r w:rsidR="00F719FC" w:rsidRPr="004F51CB">
        <w:rPr>
          <w:rFonts w:ascii="Helvetica" w:hAnsi="Helvetica"/>
          <w:sz w:val="22"/>
          <w:szCs w:val="22"/>
        </w:rPr>
        <w:t xml:space="preserve">of natural resources </w:t>
      </w:r>
      <w:r w:rsidR="0074108B" w:rsidRPr="004F51CB">
        <w:rPr>
          <w:rFonts w:ascii="Helvetica" w:hAnsi="Helvetica"/>
          <w:sz w:val="22"/>
          <w:szCs w:val="22"/>
        </w:rPr>
        <w:fldChar w:fldCharType="begin"/>
      </w:r>
      <w:r w:rsidR="00FC7BA4"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74108B" w:rsidRPr="004F51CB">
        <w:rPr>
          <w:rFonts w:ascii="Helvetica" w:hAnsi="Helvetica"/>
          <w:sz w:val="22"/>
          <w:szCs w:val="22"/>
        </w:rPr>
        <w:fldChar w:fldCharType="separate"/>
      </w:r>
      <w:r w:rsidR="00FC7BA4" w:rsidRPr="004F51CB">
        <w:rPr>
          <w:rFonts w:ascii="Helvetica" w:hAnsi="Helvetica"/>
          <w:noProof/>
          <w:sz w:val="22"/>
          <w:szCs w:val="22"/>
        </w:rPr>
        <w:t>(Hilborn</w:t>
      </w:r>
      <w:r w:rsidR="00FC7BA4" w:rsidRPr="004F51CB">
        <w:rPr>
          <w:rFonts w:ascii="Helvetica" w:hAnsi="Helvetica"/>
          <w:i/>
          <w:noProof/>
          <w:sz w:val="22"/>
          <w:szCs w:val="22"/>
        </w:rPr>
        <w:t xml:space="preserve"> et al.</w:t>
      </w:r>
      <w:r w:rsidR="00FC7BA4" w:rsidRPr="004F51CB">
        <w:rPr>
          <w:rFonts w:ascii="Helvetica" w:hAnsi="Helvetica"/>
          <w:noProof/>
          <w:sz w:val="22"/>
          <w:szCs w:val="22"/>
        </w:rPr>
        <w:t xml:space="preserve"> 2001)</w:t>
      </w:r>
      <w:r w:rsidR="0074108B" w:rsidRPr="004F51CB">
        <w:rPr>
          <w:rFonts w:ascii="Helvetica" w:hAnsi="Helvetica"/>
          <w:sz w:val="22"/>
          <w:szCs w:val="22"/>
        </w:rPr>
        <w:fldChar w:fldCharType="end"/>
      </w:r>
      <w:r w:rsidR="00F719FC" w:rsidRPr="004F51CB">
        <w:rPr>
          <w:rFonts w:ascii="Helvetica" w:hAnsi="Helvetica"/>
          <w:sz w:val="22"/>
          <w:szCs w:val="22"/>
        </w:rPr>
        <w:t xml:space="preserve"> </w:t>
      </w:r>
      <w:r w:rsidR="00A70AD8" w:rsidRPr="004F51CB">
        <w:rPr>
          <w:rFonts w:ascii="Helvetica" w:hAnsi="Helvetica"/>
          <w:sz w:val="22"/>
          <w:szCs w:val="22"/>
        </w:rPr>
        <w:t xml:space="preserve">and in the presence of tipping points </w:t>
      </w:r>
      <w:r w:rsidR="005116B5" w:rsidRPr="004F51CB">
        <w:rPr>
          <w:rFonts w:ascii="Helvetica" w:hAnsi="Helvetica"/>
          <w:sz w:val="22"/>
          <w:szCs w:val="22"/>
        </w:rPr>
        <w:t>may be</w:t>
      </w:r>
      <w:r w:rsidR="00A70AD8" w:rsidRPr="004F51CB">
        <w:rPr>
          <w:rFonts w:ascii="Helvetica" w:hAnsi="Helvetica"/>
          <w:sz w:val="22"/>
          <w:szCs w:val="22"/>
        </w:rPr>
        <w:t xml:space="preserve"> particularly beneficial. </w:t>
      </w:r>
      <w:r w:rsidR="00944FBA" w:rsidRPr="004F51CB">
        <w:rPr>
          <w:rFonts w:ascii="Helvetica" w:hAnsi="Helvetica"/>
          <w:sz w:val="22"/>
          <w:szCs w:val="22"/>
        </w:rPr>
        <w:t>To demonstrate the utility of precautionary buffers as tools to reduce monitoring costs while remaining low risk, we quantified the net present value</w:t>
      </w:r>
      <w:r w:rsidR="00701617" w:rsidRPr="004F51CB">
        <w:rPr>
          <w:rFonts w:ascii="Helvetica" w:hAnsi="Helvetica"/>
          <w:sz w:val="22"/>
          <w:szCs w:val="22"/>
        </w:rPr>
        <w:t>,</w:t>
      </w:r>
      <w:r w:rsidR="00944FBA" w:rsidRPr="004F51CB">
        <w:rPr>
          <w:rFonts w:ascii="Helvetica" w:hAnsi="Helvetica"/>
          <w:sz w:val="22"/>
          <w:szCs w:val="22"/>
        </w:rPr>
        <w:t xml:space="preserve"> the probability of tipping, and the cost of the resource </w:t>
      </w:r>
      <w:r w:rsidR="008D4713" w:rsidRPr="004F51CB">
        <w:rPr>
          <w:rFonts w:ascii="Helvetica" w:hAnsi="Helvetica"/>
          <w:sz w:val="22"/>
          <w:szCs w:val="22"/>
        </w:rPr>
        <w:t xml:space="preserve">given three monitoring </w:t>
      </w:r>
      <w:r w:rsidR="00E2412C" w:rsidRPr="004F51CB">
        <w:rPr>
          <w:rFonts w:ascii="Helvetica" w:hAnsi="Helvetica"/>
          <w:sz w:val="22"/>
          <w:szCs w:val="22"/>
        </w:rPr>
        <w:t xml:space="preserve">approaches: 1) high precision (CV = 0.1), low precision (CV = 0.5), and </w:t>
      </w:r>
      <w:r w:rsidR="00E3658A" w:rsidRPr="004F51CB">
        <w:rPr>
          <w:rFonts w:ascii="Helvetica" w:hAnsi="Helvetica"/>
          <w:sz w:val="22"/>
          <w:szCs w:val="22"/>
        </w:rPr>
        <w:t xml:space="preserve">a precautionary buffer where monitoring precision is </w:t>
      </w:r>
      <w:r w:rsidR="00CA58EE" w:rsidRPr="004F51CB">
        <w:rPr>
          <w:rFonts w:ascii="Helvetica" w:hAnsi="Helvetica"/>
          <w:sz w:val="22"/>
          <w:szCs w:val="22"/>
        </w:rPr>
        <w:t>low</w:t>
      </w:r>
      <w:r w:rsidR="00E3658A" w:rsidRPr="004F51CB">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3658A" w:rsidRPr="004F51CB">
        <w:rPr>
          <w:rFonts w:ascii="Helvetica" w:hAnsi="Helvetica"/>
          <w:sz w:val="22"/>
          <w:szCs w:val="22"/>
        </w:rPr>
        <w:t xml:space="preserve">and is </w:t>
      </w:r>
      <w:r w:rsidR="001E24EF" w:rsidRPr="004F51CB">
        <w:rPr>
          <w:rFonts w:ascii="Helvetica" w:hAnsi="Helvetica"/>
          <w:sz w:val="22"/>
          <w:szCs w:val="22"/>
        </w:rPr>
        <w:t>high</w:t>
      </w:r>
      <w:r w:rsidR="00E3658A" w:rsidRPr="004F51CB">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17E27" w:rsidRPr="004F51CB">
        <w:rPr>
          <w:rFonts w:ascii="Helvetica" w:hAnsi="Helvetica"/>
          <w:sz w:val="22"/>
          <w:szCs w:val="22"/>
        </w:rPr>
        <w:t xml:space="preserve">. </w:t>
      </w:r>
    </w:p>
    <w:p w14:paraId="60A8DFF9" w14:textId="77777777" w:rsidR="00EA70AE" w:rsidRPr="0027357B" w:rsidRDefault="0050378A" w:rsidP="0027357B">
      <w:pPr>
        <w:ind w:firstLine="720"/>
        <w:rPr>
          <w:rFonts w:ascii="Helvetica" w:hAnsi="Helvetica"/>
          <w:sz w:val="22"/>
          <w:szCs w:val="22"/>
        </w:rPr>
      </w:pPr>
      <w:r w:rsidRPr="0027357B">
        <w:rPr>
          <w:rFonts w:ascii="Helvetica" w:hAnsi="Helvetica"/>
          <w:sz w:val="22"/>
          <w:szCs w:val="22"/>
        </w:rPr>
        <w:t xml:space="preserve">Our simulation demonstrates the trade-off between monitoring cost and extraction benefit (NPV).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Pr="0027357B">
        <w:rPr>
          <w:rFonts w:ascii="Helvetica" w:hAnsi="Helvetica"/>
          <w:sz w:val="22"/>
          <w:szCs w:val="22"/>
        </w:rPr>
        <w:t xml:space="preserve"> with high monitoring </w:t>
      </w:r>
      <w:r w:rsidR="00A262AC" w:rsidRPr="0027357B">
        <w:rPr>
          <w:rFonts w:ascii="Helvetica" w:hAnsi="Helvetica"/>
          <w:sz w:val="22"/>
          <w:szCs w:val="22"/>
        </w:rPr>
        <w:t xml:space="preserve">precision; however, </w:t>
      </w:r>
      <w:r w:rsidR="00B82848" w:rsidRPr="0027357B">
        <w:rPr>
          <w:rFonts w:ascii="Helvetica" w:hAnsi="Helvetica"/>
          <w:sz w:val="22"/>
          <w:szCs w:val="22"/>
        </w:rPr>
        <w:t>this is also when monitoring is most costly</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more risky (an X%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 xml:space="preserve">costs. Therefore a precautionary buffer approach may be an effective </w:t>
      </w:r>
      <w:r w:rsidR="007F159D" w:rsidRPr="0027357B">
        <w:rPr>
          <w:rFonts w:ascii="Helvetica" w:hAnsi="Helvetica"/>
          <w:sz w:val="22"/>
          <w:szCs w:val="22"/>
        </w:rPr>
        <w:t xml:space="preserve">approach that maintains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minimizes monitoring costs and risk of population collapse. </w:t>
      </w:r>
      <w:r w:rsidR="006C1856" w:rsidRPr="0027357B">
        <w:rPr>
          <w:rFonts w:ascii="Helvetica" w:hAnsi="Helvetica"/>
          <w:sz w:val="22"/>
          <w:szCs w:val="22"/>
        </w:rPr>
        <w:t xml:space="preserve"> </w:t>
      </w:r>
    </w:p>
    <w:p w14:paraId="49A53E4E" w14:textId="77777777" w:rsidR="00C25845" w:rsidRPr="00940663" w:rsidRDefault="00C25845" w:rsidP="00956809">
      <w:pPr>
        <w:rPr>
          <w:rFonts w:ascii="Helvetica" w:hAnsi="Helvetica"/>
          <w:sz w:val="22"/>
          <w:szCs w:val="22"/>
        </w:rPr>
      </w:pPr>
    </w:p>
    <w:p w14:paraId="6694EB0D" w14:textId="39B56D8F"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901B07C" w14:textId="47D78FC2" w:rsidR="00EC784B" w:rsidRPr="00F351F1" w:rsidRDefault="00F312BB" w:rsidP="00423CCA">
      <w:pPr>
        <w:rPr>
          <w:rFonts w:ascii="Helvetica" w:hAnsi="Helvetica"/>
          <w:sz w:val="22"/>
          <w:szCs w:val="22"/>
        </w:rPr>
      </w:pPr>
      <w:r w:rsidRPr="00A21B6D">
        <w:rPr>
          <w:rFonts w:ascii="Helvetica" w:hAnsi="Helvetica"/>
          <w:sz w:val="22"/>
          <w:szCs w:val="22"/>
        </w:rPr>
        <w:t xml:space="preserve">Monitoring natural resources is difficult to motivate because it is often expensive and logistically challenging. Our </w:t>
      </w:r>
      <w:r w:rsidR="00A65A95" w:rsidRPr="00A21B6D">
        <w:rPr>
          <w:rFonts w:ascii="Helvetica" w:hAnsi="Helvetica"/>
          <w:sz w:val="22"/>
          <w:szCs w:val="22"/>
        </w:rPr>
        <w:t>results</w:t>
      </w:r>
      <w:r w:rsidRPr="00A21B6D">
        <w:rPr>
          <w:rFonts w:ascii="Helvetica" w:hAnsi="Helvetica"/>
          <w:sz w:val="22"/>
          <w:szCs w:val="22"/>
        </w:rPr>
        <w:t xml:space="preserve"> demonstrates that not </w:t>
      </w:r>
      <w:r w:rsidR="00A65A95" w:rsidRPr="00A21B6D">
        <w:rPr>
          <w:rFonts w:ascii="Helvetica" w:hAnsi="Helvetica"/>
          <w:sz w:val="22"/>
          <w:szCs w:val="22"/>
        </w:rPr>
        <w:t xml:space="preserve">all </w:t>
      </w:r>
      <w:r w:rsidRPr="00A21B6D">
        <w:rPr>
          <w:rFonts w:ascii="Helvetica" w:hAnsi="Helvetica"/>
          <w:sz w:val="22"/>
          <w:szCs w:val="22"/>
        </w:rPr>
        <w:t xml:space="preserve">monitoring information is equally valuable, with increased </w:t>
      </w:r>
      <w:r w:rsidR="002A360C" w:rsidRPr="00A21B6D">
        <w:rPr>
          <w:rFonts w:ascii="Helvetica" w:hAnsi="Helvetica" w:cs="Helvetica Neue"/>
          <w:sz w:val="22"/>
          <w:szCs w:val="22"/>
        </w:rPr>
        <w:t xml:space="preserve">information </w:t>
      </w:r>
      <w:r w:rsidRPr="00A21B6D">
        <w:rPr>
          <w:rFonts w:ascii="Helvetica" w:hAnsi="Helvetica" w:cs="Helvetica Neue"/>
          <w:sz w:val="22"/>
          <w:szCs w:val="22"/>
        </w:rPr>
        <w:t xml:space="preserve">value as the resource </w:t>
      </w:r>
      <w:r w:rsidR="002279DC" w:rsidRPr="00A21B6D">
        <w:rPr>
          <w:rFonts w:ascii="Helvetica" w:hAnsi="Helvetica" w:cs="Helvetica Neue"/>
          <w:sz w:val="22"/>
          <w:szCs w:val="22"/>
        </w:rPr>
        <w:t xml:space="preserve">becomes </w:t>
      </w:r>
      <w:r w:rsidR="00C92046" w:rsidRPr="00A21B6D">
        <w:rPr>
          <w:rFonts w:ascii="Helvetica" w:hAnsi="Helvetica" w:cs="Helvetica Neue"/>
          <w:sz w:val="22"/>
          <w:szCs w:val="22"/>
        </w:rPr>
        <w:t>more heavily</w:t>
      </w:r>
      <w:r w:rsidRPr="00A21B6D">
        <w:rPr>
          <w:rFonts w:ascii="Helvetica" w:hAnsi="Helvetica" w:cs="Helvetica Neue"/>
          <w:sz w:val="22"/>
          <w:szCs w:val="22"/>
        </w:rPr>
        <w:t xml:space="preserve"> </w:t>
      </w:r>
      <w:r w:rsidR="002279DC" w:rsidRPr="00A21B6D">
        <w:rPr>
          <w:rFonts w:ascii="Helvetica" w:hAnsi="Helvetica" w:cs="Helvetica Neue"/>
          <w:sz w:val="22"/>
          <w:szCs w:val="22"/>
        </w:rPr>
        <w:t>exploited</w:t>
      </w:r>
      <w:r w:rsidRPr="00A21B6D">
        <w:rPr>
          <w:rFonts w:ascii="Helvetica" w:hAnsi="Helvetica" w:cs="Helvetica Neue"/>
          <w:sz w:val="22"/>
          <w:szCs w:val="22"/>
        </w:rPr>
        <w:t xml:space="preserve"> and approaches a management </w:t>
      </w:r>
      <w:r w:rsidR="004758C3" w:rsidRPr="00A21B6D">
        <w:rPr>
          <w:rFonts w:ascii="Helvetica" w:hAnsi="Helvetica" w:cs="Helvetica Neue"/>
          <w:sz w:val="22"/>
          <w:szCs w:val="22"/>
        </w:rPr>
        <w:t>or biological threshold</w:t>
      </w:r>
      <w:r w:rsidR="00C92046" w:rsidRPr="00A21B6D">
        <w:rPr>
          <w:rFonts w:ascii="Helvetica" w:hAnsi="Helvetica" w:cs="Helvetica Neue"/>
          <w:sz w:val="22"/>
          <w:szCs w:val="22"/>
        </w:rPr>
        <w:t xml:space="preserve">. </w:t>
      </w:r>
      <w:r w:rsidR="008A5E7A" w:rsidRPr="00005901">
        <w:rPr>
          <w:rFonts w:ascii="Helvetica" w:hAnsi="Helvetica" w:cs="Helvetica Neue"/>
          <w:sz w:val="22"/>
          <w:szCs w:val="22"/>
        </w:rPr>
        <w:t>T</w:t>
      </w:r>
      <w:r w:rsidR="00927ED3" w:rsidRPr="00005901">
        <w:rPr>
          <w:rFonts w:ascii="Helvetica" w:hAnsi="Helvetica" w:cs="Helvetica Neue"/>
          <w:sz w:val="22"/>
          <w:szCs w:val="22"/>
        </w:rPr>
        <w:t xml:space="preserve">he concept that </w:t>
      </w:r>
      <w:r w:rsidR="00433F41" w:rsidRPr="00005901">
        <w:rPr>
          <w:rFonts w:ascii="Helvetica" w:hAnsi="Helvetica" w:cs="Helvetica Neue"/>
          <w:sz w:val="22"/>
          <w:szCs w:val="22"/>
        </w:rPr>
        <w:t xml:space="preserve">the value of information is dynamic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yet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scenarios to</w:t>
      </w:r>
      <w:r w:rsidR="002A360C" w:rsidRPr="00005901">
        <w:rPr>
          <w:rFonts w:ascii="Helvetica" w:hAnsi="Helvetica" w:cs="Helvetica Neue"/>
          <w:sz w:val="22"/>
          <w:szCs w:val="22"/>
        </w:rPr>
        <w:t xml:space="preserve"> justify an increase or decrease monitoring levels. Instead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2A360C" w:rsidRPr="00005901">
        <w:rPr>
          <w:rFonts w:ascii="Helvetica" w:hAnsi="Helvetica" w:cs="Helvetica Neue"/>
          <w:sz w:val="22"/>
          <w:szCs w:val="22"/>
        </w:rPr>
        <w:t xml:space="preserve">. </w:t>
      </w:r>
      <w:r w:rsidR="00EC784B" w:rsidRPr="00F351F1">
        <w:rPr>
          <w:rFonts w:ascii="Helvetica" w:hAnsi="Helvetica"/>
          <w:sz w:val="22"/>
          <w:szCs w:val="22"/>
        </w:rPr>
        <w:t xml:space="preserve">A number of challenges exist to incorporating </w:t>
      </w:r>
      <w:r w:rsidR="00E3695A" w:rsidRPr="00F351F1">
        <w:rPr>
          <w:rFonts w:ascii="Helvetica" w:hAnsi="Helvetica"/>
          <w:sz w:val="22"/>
          <w:szCs w:val="22"/>
        </w:rPr>
        <w:t xml:space="preserve">the value of information into monitoring decisions including identifying the location of tipping points, aligning economic </w:t>
      </w:r>
      <w:r w:rsidR="001D087A" w:rsidRPr="00F351F1">
        <w:rPr>
          <w:rFonts w:ascii="Helvetica" w:hAnsi="Helvetica"/>
          <w:sz w:val="22"/>
          <w:szCs w:val="22"/>
        </w:rPr>
        <w:t>incentives</w:t>
      </w:r>
      <w:r w:rsidR="00E3695A" w:rsidRPr="00F351F1">
        <w:rPr>
          <w:rFonts w:ascii="Helvetica" w:hAnsi="Helvetica"/>
          <w:sz w:val="22"/>
          <w:szCs w:val="22"/>
        </w:rPr>
        <w:t xml:space="preserve"> with monitoring investment, and incorporating differences </w:t>
      </w:r>
      <w:r w:rsidR="00F351F1" w:rsidRPr="00F351F1">
        <w:rPr>
          <w:rFonts w:ascii="Helvetica" w:hAnsi="Helvetica"/>
          <w:sz w:val="22"/>
          <w:szCs w:val="22"/>
        </w:rPr>
        <w:t>among</w:t>
      </w:r>
      <w:r w:rsidR="00E3695A" w:rsidRPr="00F351F1">
        <w:rPr>
          <w:rFonts w:ascii="Helvetica" w:hAnsi="Helvetica"/>
          <w:sz w:val="22"/>
          <w:szCs w:val="22"/>
        </w:rPr>
        <w:t xml:space="preserve"> stakeholders in their willingness to bear risk of tipping. </w:t>
      </w:r>
    </w:p>
    <w:p w14:paraId="269B876A" w14:textId="0C9DBDA1" w:rsidR="00681D63" w:rsidRPr="00940663" w:rsidRDefault="00681D63" w:rsidP="00A96D69">
      <w:pPr>
        <w:ind w:firstLine="720"/>
        <w:rPr>
          <w:rFonts w:ascii="Helvetica" w:hAnsi="Helvetica"/>
          <w:sz w:val="22"/>
          <w:szCs w:val="22"/>
        </w:rPr>
      </w:pPr>
      <w:r w:rsidRPr="009A32AC">
        <w:rPr>
          <w:rFonts w:ascii="Helvetica" w:hAnsi="Helvetica"/>
          <w:sz w:val="22"/>
          <w:szCs w:val="22"/>
        </w:rPr>
        <w:lastRenderedPageBreak/>
        <w:t>Our model is heuristic in its evaluation of monitoring value in the presence of management and biological tipping points. However, decision makers are rarely fortunate enough to have perfect knowledge of biological thresholds until after the threshold has been crossed.</w:t>
      </w:r>
      <w:r w:rsidR="0073729F">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 </w:instrTex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EN.CITE.DATA </w:instrText>
      </w:r>
      <w:r w:rsidR="005516A9" w:rsidRPr="005516A9">
        <w:rPr>
          <w:rFonts w:ascii="Helvetica" w:hAnsi="Helvetica"/>
          <w:sz w:val="22"/>
          <w:szCs w:val="22"/>
        </w:rPr>
      </w:r>
      <w:r w:rsidR="005516A9" w:rsidRPr="005516A9">
        <w:rPr>
          <w:rFonts w:ascii="Helvetica" w:hAnsi="Helvetica"/>
          <w:sz w:val="22"/>
          <w:szCs w:val="22"/>
        </w:rPr>
        <w:fldChar w:fldCharType="end"/>
      </w:r>
      <w:r w:rsidR="005516A9" w:rsidRPr="005516A9">
        <w:rPr>
          <w:rFonts w:ascii="Helvetica" w:hAnsi="Helvetica"/>
          <w:sz w:val="22"/>
          <w:szCs w:val="22"/>
        </w:rPr>
      </w:r>
      <w:r w:rsidR="005516A9" w:rsidRPr="005516A9">
        <w:rPr>
          <w:rFonts w:ascii="Helvetica" w:hAnsi="Helvetica"/>
          <w:sz w:val="22"/>
          <w:szCs w:val="22"/>
        </w:rPr>
        <w:fldChar w:fldCharType="separate"/>
      </w:r>
      <w:r w:rsidR="005516A9" w:rsidRPr="005516A9">
        <w:rPr>
          <w:rFonts w:ascii="Helvetica" w:hAnsi="Helvetica"/>
          <w:noProof/>
          <w:sz w:val="22"/>
          <w:szCs w:val="22"/>
        </w:rPr>
        <w:t>(Doak</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2008; Selkoe</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2015)</w:t>
      </w:r>
      <w:r w:rsidR="005516A9"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 particularly in the face of global change, where the strength and location of th</w:t>
      </w:r>
      <w:r w:rsidR="00493E2E" w:rsidRPr="005516A9">
        <w:rPr>
          <w:rFonts w:ascii="Helvetica" w:hAnsi="Helvetica"/>
          <w:sz w:val="22"/>
          <w:szCs w:val="22"/>
        </w:rPr>
        <w:t>resholds may well change.</w:t>
      </w:r>
      <w:r w:rsidR="00A96D69" w:rsidRPr="005516A9">
        <w:rPr>
          <w:rFonts w:ascii="Helvetica" w:hAnsi="Helvetica"/>
          <w:sz w:val="22"/>
          <w:szCs w:val="22"/>
        </w:rPr>
        <w:t xml:space="preserve"> </w:t>
      </w:r>
      <w:r w:rsidRPr="005516A9">
        <w:rPr>
          <w:rFonts w:ascii="Helvetica" w:hAnsi="Helvetica"/>
          <w:sz w:val="22"/>
          <w:szCs w:val="22"/>
        </w:rPr>
        <w:t xml:space="preserve">We do not address process uncertainty (e.g. uncertainty in the location of the tipping point); however, theoretically gaining greater certainty about the location of a tipping point can be achieved through adaptive management </w:t>
      </w:r>
      <w:r w:rsidRPr="005516A9">
        <w:rPr>
          <w:rFonts w:ascii="Helvetica" w:hAnsi="Helvetica"/>
          <w:sz w:val="22"/>
          <w:szCs w:val="22"/>
        </w:rPr>
        <w:fldChar w:fldCharType="begin"/>
      </w:r>
      <w:r w:rsidRPr="005516A9">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Washington)&lt;/secondary-title&gt;&lt;/titles&gt;&lt;periodical&gt;&lt;full-title&gt;Science(Washington)&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sidR="00A96D69">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(Mangel 2000)</w:t>
      </w:r>
      <w:r w:rsidRPr="00A96D69">
        <w:rPr>
          <w:rFonts w:ascii="Helvetica" w:hAnsi="Helvetica"/>
          <w:sz w:val="22"/>
          <w:szCs w:val="22"/>
        </w:rPr>
        <w:fldChar w:fldCharType="end"/>
      </w:r>
      <w:r w:rsidRPr="00A96D69">
        <w:rPr>
          <w:rFonts w:ascii="Helvetica" w:hAnsi="Helvetica"/>
          <w:sz w:val="22"/>
          <w:szCs w:val="22"/>
        </w:rPr>
        <w:t xml:space="preserve">. </w:t>
      </w:r>
      <w:r w:rsidRPr="00940663">
        <w:rPr>
          <w:rFonts w:ascii="Helvetica" w:hAnsi="Helvetica"/>
          <w:sz w:val="22"/>
          <w:szCs w:val="22"/>
        </w:rPr>
        <w:t>Therefore threshold management such as through the use of moderate harvest thresholds or precautionary buffers as proposed above may be effective ways to avoid crossing irreversible tipping points.</w:t>
      </w:r>
    </w:p>
    <w:p w14:paraId="527B8223" w14:textId="03E9A9A9" w:rsidR="00681D63" w:rsidRDefault="00631B82" w:rsidP="00631B82">
      <w:pPr>
        <w:rPr>
          <w:rFonts w:ascii="Helvetica" w:hAnsi="Helvetica"/>
          <w:sz w:val="22"/>
          <w:szCs w:val="22"/>
        </w:rPr>
      </w:pPr>
      <w:r>
        <w:rPr>
          <w:rFonts w:ascii="Helvetica" w:hAnsi="Helvetica"/>
          <w:sz w:val="22"/>
          <w:szCs w:val="22"/>
        </w:rPr>
        <w:tab/>
      </w:r>
      <w:r w:rsidR="00C97E23">
        <w:rPr>
          <w:rFonts w:ascii="Helvetica" w:hAnsi="Helvetica"/>
          <w:sz w:val="22"/>
          <w:szCs w:val="22"/>
        </w:rPr>
        <w:t xml:space="preserve">Identifying the </w:t>
      </w:r>
      <w:r w:rsidR="00C6399E">
        <w:rPr>
          <w:rFonts w:ascii="Helvetica" w:hAnsi="Helvetica"/>
          <w:sz w:val="22"/>
          <w:szCs w:val="22"/>
        </w:rPr>
        <w:t xml:space="preserve">exact location of the </w:t>
      </w:r>
      <w:r w:rsidR="00C97E23">
        <w:rPr>
          <w:rFonts w:ascii="Helvetica" w:hAnsi="Helvetica"/>
          <w:sz w:val="22"/>
          <w:szCs w:val="22"/>
        </w:rPr>
        <w:t xml:space="preserve">tipping point </w:t>
      </w:r>
      <w:r w:rsidR="00C6399E">
        <w:rPr>
          <w:rFonts w:ascii="Helvetica" w:hAnsi="Helvetica"/>
          <w:sz w:val="22"/>
          <w:szCs w:val="22"/>
        </w:rPr>
        <w:t>may be difficult given the limited number of places where adaptive management is currently employed. Therefore, seeking economically viable solutions that promote sustainable resource management while maximize the ecosystem and cultural services i</w:t>
      </w:r>
      <w:r w:rsidR="00EE5645">
        <w:rPr>
          <w:rFonts w:ascii="Helvetica" w:hAnsi="Helvetica"/>
          <w:sz w:val="22"/>
          <w:szCs w:val="22"/>
        </w:rPr>
        <w:t>s</w:t>
      </w:r>
      <w:r w:rsidR="00AF59DE">
        <w:rPr>
          <w:rFonts w:ascii="Helvetica" w:hAnsi="Helvetica"/>
          <w:sz w:val="22"/>
          <w:szCs w:val="22"/>
        </w:rPr>
        <w:t xml:space="preserve"> an important goal. Our examination of the relative cost and benefit of different monitoring strategies above suggest that </w:t>
      </w:r>
      <w:r w:rsidR="00A67434">
        <w:rPr>
          <w:rFonts w:ascii="Helvetica" w:hAnsi="Helvetica"/>
          <w:sz w:val="22"/>
          <w:szCs w:val="22"/>
        </w:rPr>
        <w:t xml:space="preserve">maintaining high precision monitoring is always the most effective way to avoid crossing a threshold and maximize yield, but high monitoring precision can be extremely expensive, and the feasibility of paying for high precision monitoring depends on the state of the system and whether industry or agencies are paying for monitoring. </w:t>
      </w:r>
      <w:r w:rsidR="004A52C8">
        <w:rPr>
          <w:rFonts w:ascii="Helvetica" w:hAnsi="Helvetica"/>
          <w:sz w:val="22"/>
          <w:szCs w:val="22"/>
        </w:rPr>
        <w:t>Industry</w:t>
      </w:r>
      <w:r w:rsidR="00486C18">
        <w:rPr>
          <w:rFonts w:ascii="Helvetica" w:hAnsi="Helvetica"/>
          <w:sz w:val="22"/>
          <w:szCs w:val="22"/>
        </w:rPr>
        <w:t xml:space="preserve"> may have the resources to monitor carefully, but </w:t>
      </w:r>
      <w:r w:rsidR="004A52C8">
        <w:rPr>
          <w:rFonts w:ascii="Helvetica" w:hAnsi="Helvetica"/>
          <w:sz w:val="22"/>
          <w:szCs w:val="22"/>
        </w:rPr>
        <w:t>is</w:t>
      </w:r>
      <w:r w:rsidR="00486C18">
        <w:rPr>
          <w:rFonts w:ascii="Helvetica" w:hAnsi="Helvetica"/>
          <w:sz w:val="22"/>
          <w:szCs w:val="22"/>
        </w:rPr>
        <w:t xml:space="preserve"> only</w:t>
      </w:r>
      <w:r w:rsidR="004A52C8">
        <w:rPr>
          <w:rFonts w:ascii="Helvetica" w:hAnsi="Helvetica"/>
          <w:sz w:val="22"/>
          <w:szCs w:val="22"/>
        </w:rPr>
        <w:t xml:space="preserve"> incentivized to pay for monitoring </w:t>
      </w:r>
      <w:r w:rsidR="00194FF6">
        <w:rPr>
          <w:rFonts w:ascii="Helvetica" w:hAnsi="Helvetica"/>
          <w:sz w:val="22"/>
          <w:szCs w:val="22"/>
        </w:rPr>
        <w:t xml:space="preserve">when the system is healthy. In contrast, agencies are incentivized to keep the system healthy but minimize costs to taxpayers. This difference in </w:t>
      </w:r>
      <w:r w:rsidR="00374F31">
        <w:rPr>
          <w:rFonts w:ascii="Helvetica" w:hAnsi="Helvetica"/>
          <w:sz w:val="22"/>
          <w:szCs w:val="22"/>
        </w:rPr>
        <w:t>incentives</w:t>
      </w:r>
      <w:r w:rsidR="00194FF6">
        <w:rPr>
          <w:rFonts w:ascii="Helvetica" w:hAnsi="Helvetica"/>
          <w:sz w:val="22"/>
          <w:szCs w:val="22"/>
        </w:rPr>
        <w:t xml:space="preserve"> between industry and agencies is risky, because agencies often have limited resources to provide high precision monitoring, while industry is </w:t>
      </w:r>
      <w:r w:rsidR="00163E3E">
        <w:rPr>
          <w:rFonts w:ascii="Helvetica" w:hAnsi="Helvetica"/>
          <w:sz w:val="22"/>
          <w:szCs w:val="22"/>
        </w:rPr>
        <w:t xml:space="preserve">economically incentivized to maximize profits by harvesting as many resources as possible at the lowest cost. </w:t>
      </w:r>
    </w:p>
    <w:p w14:paraId="3ECB8036" w14:textId="77777777" w:rsidR="00C55CC4" w:rsidRDefault="006235E3" w:rsidP="00C55CC4">
      <w:pPr>
        <w:rPr>
          <w:rFonts w:ascii="Helvetica" w:hAnsi="Helvetica" w:cs="Helvetica Neue"/>
          <w:sz w:val="22"/>
          <w:szCs w:val="22"/>
        </w:rPr>
      </w:pPr>
      <w:r>
        <w:rPr>
          <w:rFonts w:ascii="Helvetica" w:hAnsi="Helvetica"/>
          <w:sz w:val="22"/>
          <w:szCs w:val="22"/>
        </w:rPr>
        <w:tab/>
      </w:r>
      <w:r w:rsidR="007B24BD">
        <w:rPr>
          <w:rFonts w:ascii="Helvetica" w:hAnsi="Helvetica"/>
          <w:sz w:val="22"/>
          <w:szCs w:val="22"/>
        </w:rPr>
        <w:t>C</w:t>
      </w:r>
      <w:r>
        <w:rPr>
          <w:rFonts w:ascii="Helvetica" w:hAnsi="Helvetica"/>
          <w:sz w:val="22"/>
          <w:szCs w:val="22"/>
        </w:rPr>
        <w:t xml:space="preserve">ommercial fisheries </w:t>
      </w:r>
      <w:r w:rsidR="00D248B2">
        <w:rPr>
          <w:rFonts w:ascii="Helvetica" w:hAnsi="Helvetica"/>
          <w:sz w:val="22"/>
          <w:szCs w:val="22"/>
        </w:rPr>
        <w:t xml:space="preserve">management </w:t>
      </w:r>
      <w:r w:rsidR="00AC60BF">
        <w:rPr>
          <w:rFonts w:ascii="Helvetica" w:hAnsi="Helvetica"/>
          <w:sz w:val="22"/>
          <w:szCs w:val="22"/>
        </w:rPr>
        <w:t>offers</w:t>
      </w:r>
      <w:r>
        <w:rPr>
          <w:rFonts w:ascii="Helvetica" w:hAnsi="Helvetica"/>
          <w:sz w:val="22"/>
          <w:szCs w:val="22"/>
        </w:rPr>
        <w:t xml:space="preserve"> an interesting case study </w:t>
      </w:r>
      <w:r w:rsidR="007B24BD">
        <w:rPr>
          <w:rFonts w:ascii="Helvetica" w:hAnsi="Helvetica"/>
          <w:sz w:val="22"/>
          <w:szCs w:val="22"/>
        </w:rPr>
        <w:t>in placing the burden of monitoring costs on industry.</w:t>
      </w:r>
      <w:r w:rsidR="004367AD">
        <w:rPr>
          <w:rFonts w:ascii="Helvetica" w:hAnsi="Helvetica"/>
          <w:sz w:val="22"/>
          <w:szCs w:val="22"/>
        </w:rPr>
        <w:t xml:space="preserve"> For example in Canada and Australia industry is primarily fiscally responsible for monitoring costs with the philosophy that the burden of proof for sustainability is on the stakeholder interested in </w:t>
      </w:r>
      <w:r w:rsidR="00B33555">
        <w:rPr>
          <w:rFonts w:ascii="Helvetica" w:hAnsi="Helvetica"/>
          <w:sz w:val="22"/>
          <w:szCs w:val="22"/>
        </w:rPr>
        <w:t>harvesting the system.</w:t>
      </w:r>
      <w:r w:rsidR="007B24BD">
        <w:rPr>
          <w:rFonts w:ascii="Helvetica" w:hAnsi="Helvetica"/>
          <w:sz w:val="22"/>
          <w:szCs w:val="22"/>
        </w:rPr>
        <w:t xml:space="preserve"> </w:t>
      </w:r>
      <w:r w:rsidR="00B33555">
        <w:rPr>
          <w:rFonts w:ascii="Helvetica" w:hAnsi="Helvetica"/>
          <w:sz w:val="22"/>
          <w:szCs w:val="22"/>
        </w:rPr>
        <w:t xml:space="preserve">An example of this is </w:t>
      </w:r>
      <w:r w:rsidR="00286797">
        <w:rPr>
          <w:rFonts w:ascii="Helvetica" w:hAnsi="Helvetica"/>
          <w:sz w:val="22"/>
          <w:szCs w:val="22"/>
        </w:rPr>
        <w:t>the commercial</w:t>
      </w:r>
      <w:r w:rsidR="002E1A41">
        <w:rPr>
          <w:rFonts w:ascii="Helvetica" w:hAnsi="Helvetica"/>
          <w:sz w:val="22"/>
          <w:szCs w:val="22"/>
        </w:rPr>
        <w:t xml:space="preserve"> pacific herring fishery in</w:t>
      </w:r>
      <w:r w:rsidR="00B33555">
        <w:rPr>
          <w:rFonts w:ascii="Helvetica" w:hAnsi="Helvetica"/>
          <w:sz w:val="22"/>
          <w:szCs w:val="22"/>
        </w:rPr>
        <w:t xml:space="preserve"> the North Pacific</w:t>
      </w:r>
      <w:r w:rsidR="00D41DDC">
        <w:rPr>
          <w:rFonts w:ascii="Helvetica" w:hAnsi="Helvetica"/>
          <w:sz w:val="22"/>
          <w:szCs w:val="22"/>
        </w:rPr>
        <w:t xml:space="preserve">, where monitoring </w:t>
      </w:r>
      <w:r w:rsidR="005760C4">
        <w:rPr>
          <w:rFonts w:ascii="Helvetica" w:hAnsi="Helvetica"/>
          <w:sz w:val="22"/>
          <w:szCs w:val="22"/>
        </w:rPr>
        <w:t xml:space="preserve">of spring herring spawns is primarily funded by the fishing industry. However the fishery crossed a management threshold over a decade ago and has not fully recovered. </w:t>
      </w:r>
      <w:r w:rsidR="00423AB5">
        <w:rPr>
          <w:rFonts w:ascii="Helvetica" w:hAnsi="Helvetica"/>
          <w:sz w:val="22"/>
          <w:szCs w:val="22"/>
        </w:rPr>
        <w:t xml:space="preserve">Because the fishery has been closed for a number of years </w:t>
      </w:r>
      <w:r w:rsidR="00AF4B0A">
        <w:rPr>
          <w:rFonts w:ascii="Helvetica" w:hAnsi="Helvetica"/>
          <w:sz w:val="22"/>
          <w:szCs w:val="22"/>
        </w:rPr>
        <w:t xml:space="preserve">fishing profits are low, leaving little </w:t>
      </w:r>
      <w:r w:rsidR="008D3A1D">
        <w:rPr>
          <w:rFonts w:ascii="Helvetica" w:hAnsi="Helvetica"/>
          <w:sz w:val="22"/>
          <w:szCs w:val="22"/>
        </w:rPr>
        <w:t xml:space="preserve">incentive for industry pay for </w:t>
      </w:r>
      <w:r w:rsidR="00BC5AC6">
        <w:rPr>
          <w:rFonts w:ascii="Helvetica" w:hAnsi="Helvetica"/>
          <w:sz w:val="22"/>
          <w:szCs w:val="22"/>
        </w:rPr>
        <w:t>monitoring</w:t>
      </w:r>
      <w:r w:rsidR="008D3A1D">
        <w:rPr>
          <w:rFonts w:ascii="Helvetica" w:hAnsi="Helvetica"/>
          <w:sz w:val="22"/>
          <w:szCs w:val="22"/>
        </w:rPr>
        <w:t xml:space="preserve">. </w:t>
      </w:r>
      <w:r w:rsidR="00BC5AC6">
        <w:rPr>
          <w:rFonts w:ascii="Helvetica" w:hAnsi="Helvetica"/>
          <w:sz w:val="22"/>
          <w:szCs w:val="22"/>
        </w:rPr>
        <w:t xml:space="preserve">As a consequence, </w:t>
      </w:r>
      <w:r w:rsidR="00286797">
        <w:rPr>
          <w:rFonts w:ascii="Helvetica" w:hAnsi="Helvetica"/>
          <w:sz w:val="22"/>
          <w:szCs w:val="22"/>
        </w:rPr>
        <w:t>monitoring funding has declined, which impacts scientists’ capacity to precisely estimate existing biomass.</w:t>
      </w:r>
      <w:r w:rsidR="00DB386E">
        <w:rPr>
          <w:rFonts w:ascii="Helvetica" w:hAnsi="Helvetica"/>
          <w:sz w:val="22"/>
          <w:szCs w:val="22"/>
        </w:rPr>
        <w:t xml:space="preserve"> </w:t>
      </w:r>
      <w:r w:rsidR="0043160D">
        <w:rPr>
          <w:rFonts w:ascii="Helvetica" w:hAnsi="Helvetica"/>
          <w:sz w:val="22"/>
          <w:szCs w:val="22"/>
        </w:rPr>
        <w:t>This case study describes a common pattern where industry is often willing to pay for monitoring when the fishery is healthy, but funding decl</w:t>
      </w:r>
      <w:r w:rsidR="00D34FB5">
        <w:rPr>
          <w:rFonts w:ascii="Helvetica" w:hAnsi="Helvetica"/>
          <w:sz w:val="22"/>
          <w:szCs w:val="22"/>
        </w:rPr>
        <w:t xml:space="preserve">ines when the fishery collapses – </w:t>
      </w:r>
      <w:r w:rsidR="0043160D">
        <w:rPr>
          <w:rFonts w:ascii="Helvetica" w:hAnsi="Helvetica"/>
          <w:sz w:val="22"/>
          <w:szCs w:val="22"/>
        </w:rPr>
        <w:t xml:space="preserve">the precise moment when information is most valuable. </w:t>
      </w:r>
      <w:r w:rsidR="0016574C">
        <w:rPr>
          <w:rFonts w:ascii="Helvetica" w:hAnsi="Helvetica"/>
          <w:sz w:val="22"/>
          <w:szCs w:val="22"/>
        </w:rPr>
        <w:t>Our model suggests that precautionary buffers may offer a relatively safe compromise for monitoring investment, where</w:t>
      </w:r>
      <w:r w:rsidR="00F422F5">
        <w:rPr>
          <w:rFonts w:ascii="Helvetica" w:hAnsi="Helvetica"/>
          <w:sz w:val="22"/>
          <w:szCs w:val="22"/>
        </w:rPr>
        <w:t xml:space="preserve"> the monitoring organization </w:t>
      </w:r>
      <w:r w:rsidR="0016574C">
        <w:rPr>
          <w:rFonts w:ascii="Helvetica" w:hAnsi="Helvetica"/>
          <w:sz w:val="22"/>
          <w:szCs w:val="22"/>
        </w:rPr>
        <w:t xml:space="preserve">can save money (perhaps into a “rainy day fund”) </w:t>
      </w:r>
      <w:r w:rsidR="00F422F5">
        <w:rPr>
          <w:rFonts w:ascii="Helvetica" w:hAnsi="Helvetica"/>
          <w:sz w:val="22"/>
          <w:szCs w:val="22"/>
        </w:rPr>
        <w:t>by monitoring imprecisely when the resource is abundant, then increase</w:t>
      </w:r>
      <w:r w:rsidR="0016574C">
        <w:rPr>
          <w:rFonts w:ascii="Helvetica" w:hAnsi="Helvetica"/>
          <w:sz w:val="22"/>
          <w:szCs w:val="22"/>
        </w:rPr>
        <w:t xml:space="preserve"> monitoring if and when the </w:t>
      </w:r>
      <w:r w:rsidR="00F422F5">
        <w:rPr>
          <w:rFonts w:ascii="Helvetica" w:hAnsi="Helvetica"/>
          <w:sz w:val="22"/>
          <w:szCs w:val="22"/>
        </w:rPr>
        <w:t xml:space="preserve">resource </w:t>
      </w:r>
      <w:r w:rsidR="0016574C">
        <w:rPr>
          <w:rFonts w:ascii="Helvetica" w:hAnsi="Helvetica"/>
          <w:sz w:val="22"/>
          <w:szCs w:val="22"/>
        </w:rPr>
        <w:t xml:space="preserve">declines. </w:t>
      </w:r>
      <w:r w:rsidR="00017F4B">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sidR="00017F4B">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 xml:space="preserve">also likely extends beyond the </w:t>
      </w:r>
      <w:r w:rsidR="00BF7C89">
        <w:rPr>
          <w:rFonts w:ascii="Helvetica" w:hAnsi="Helvetica" w:cs="Helvetica Neue"/>
          <w:sz w:val="22"/>
          <w:szCs w:val="22"/>
        </w:rPr>
        <w:t xml:space="preserve">economics and </w:t>
      </w:r>
      <w:r w:rsidR="00C55C0B" w:rsidRPr="00AC60BF">
        <w:rPr>
          <w:rFonts w:ascii="Helvetica" w:hAnsi="Helvetica" w:cs="Helvetica Neue"/>
          <w:sz w:val="22"/>
          <w:szCs w:val="22"/>
        </w:rPr>
        <w:t>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degree to which </w:t>
      </w:r>
      <w:r w:rsidR="00C55CC4">
        <w:rPr>
          <w:rFonts w:ascii="Helvetica" w:hAnsi="Helvetica" w:cs="Helvetica Neue"/>
          <w:sz w:val="22"/>
          <w:szCs w:val="22"/>
        </w:rPr>
        <w:t xml:space="preserve">information values more or less to </w:t>
      </w:r>
      <w:r w:rsidR="006E5F41" w:rsidRPr="00AC60BF">
        <w:rPr>
          <w:rFonts w:ascii="Helvetica" w:hAnsi="Helvetica" w:cs="Helvetica Neue"/>
          <w:sz w:val="22"/>
          <w:szCs w:val="22"/>
        </w:rPr>
        <w:t xml:space="preserve">individual stakeholders </w:t>
      </w:r>
    </w:p>
    <w:p w14:paraId="3AFA1E91" w14:textId="54E6ACA9" w:rsidR="0021032B" w:rsidRPr="00940663" w:rsidRDefault="00FA3C1E" w:rsidP="00936002">
      <w:pPr>
        <w:widowControl w:val="0"/>
        <w:autoSpaceDE w:val="0"/>
        <w:autoSpaceDN w:val="0"/>
        <w:adjustRightInd w:val="0"/>
        <w:ind w:firstLine="360"/>
        <w:rPr>
          <w:rFonts w:ascii="Helvetica" w:hAnsi="Helvetica"/>
          <w:sz w:val="22"/>
          <w:szCs w:val="22"/>
        </w:rPr>
      </w:pPr>
      <w:r w:rsidRPr="00940663">
        <w:rPr>
          <w:rFonts w:ascii="Helvetica" w:hAnsi="Helvetica" w:cs="Helvetica Neue"/>
          <w:sz w:val="22"/>
          <w:szCs w:val="22"/>
        </w:rPr>
        <w:t>A large industry might</w:t>
      </w:r>
      <w:r w:rsidR="004250DF" w:rsidRPr="00940663">
        <w:rPr>
          <w:rFonts w:ascii="Helvetica" w:hAnsi="Helvetica" w:cs="Helvetica Neue"/>
          <w:sz w:val="22"/>
          <w:szCs w:val="22"/>
        </w:rPr>
        <w:t xml:space="preserve"> value monitoring information less because they are </w:t>
      </w:r>
      <w:r w:rsidRPr="00940663">
        <w:rPr>
          <w:rFonts w:ascii="Helvetica" w:hAnsi="Helvetica" w:cs="Helvetica Neue"/>
          <w:sz w:val="22"/>
          <w:szCs w:val="22"/>
        </w:rPr>
        <w:t xml:space="preserve">more willing to take on risk </w:t>
      </w:r>
      <w:r w:rsidR="004250DF" w:rsidRPr="00940663">
        <w:rPr>
          <w:rFonts w:ascii="Helvetica" w:hAnsi="Helvetica" w:cs="Helvetica Neue"/>
          <w:sz w:val="22"/>
          <w:szCs w:val="22"/>
        </w:rPr>
        <w:t xml:space="preserve">of crossing a threshold, whereas </w:t>
      </w:r>
      <w:r w:rsidRPr="00940663">
        <w:rPr>
          <w:rFonts w:ascii="Helvetica" w:hAnsi="Helvetica" w:cs="Helvetica Neue"/>
          <w:sz w:val="22"/>
          <w:szCs w:val="22"/>
        </w:rPr>
        <w:t xml:space="preserve">a subsistence harvest might </w:t>
      </w:r>
      <w:r w:rsidR="004250DF" w:rsidRPr="00940663">
        <w:rPr>
          <w:rFonts w:ascii="Helvetica" w:hAnsi="Helvetica" w:cs="Helvetica Neue"/>
          <w:sz w:val="22"/>
          <w:szCs w:val="22"/>
        </w:rPr>
        <w:t xml:space="preserve">value monitoring </w:t>
      </w:r>
      <w:r w:rsidR="004250DF" w:rsidRPr="00940663">
        <w:rPr>
          <w:rFonts w:ascii="Helvetica" w:hAnsi="Helvetica" w:cs="Helvetica Neue"/>
          <w:sz w:val="22"/>
          <w:szCs w:val="22"/>
        </w:rPr>
        <w:lastRenderedPageBreak/>
        <w:t xml:space="preserve">information more because they are </w:t>
      </w:r>
      <w:r w:rsidRPr="00940663">
        <w:rPr>
          <w:rFonts w:ascii="Helvetica" w:hAnsi="Helvetica" w:cs="Helvetica Neue"/>
          <w:sz w:val="22"/>
          <w:szCs w:val="22"/>
        </w:rPr>
        <w:t>risk averse. </w:t>
      </w:r>
      <w:r w:rsidR="00126979" w:rsidRPr="00940663">
        <w:rPr>
          <w:rFonts w:ascii="Helvetica" w:hAnsi="Helvetica" w:cs="Helvetica Neue"/>
          <w:sz w:val="22"/>
          <w:szCs w:val="22"/>
        </w:rPr>
        <w:t>Corporations often have large financial holdings</w:t>
      </w:r>
      <w:r w:rsidR="00A429D5" w:rsidRPr="00940663">
        <w:rPr>
          <w:rFonts w:ascii="Helvetica" w:hAnsi="Helvetica" w:cs="Helvetica Neue"/>
          <w:sz w:val="22"/>
          <w:szCs w:val="22"/>
        </w:rPr>
        <w:t xml:space="preserve"> allowing them to withstand long closures once a population dips below a management or biological threshold. This financial security might </w:t>
      </w:r>
      <w:r w:rsidR="008E0D7D" w:rsidRPr="00940663">
        <w:rPr>
          <w:rFonts w:ascii="Helvetica" w:hAnsi="Helvetica" w:cs="Helvetica Neue"/>
          <w:sz w:val="22"/>
          <w:szCs w:val="22"/>
        </w:rPr>
        <w:t>lead industry to harvest aggressively while also taking</w:t>
      </w:r>
      <w:r w:rsidR="00C949EB" w:rsidRPr="00940663">
        <w:rPr>
          <w:rFonts w:ascii="Helvetica" w:hAnsi="Helvetica" w:cs="Helvetica Neue"/>
          <w:sz w:val="22"/>
          <w:szCs w:val="22"/>
        </w:rPr>
        <w:t xml:space="preserve"> on more risk</w:t>
      </w:r>
      <w:r w:rsidR="00812B30" w:rsidRPr="00940663">
        <w:rPr>
          <w:rFonts w:ascii="Helvetica" w:hAnsi="Helvetica" w:cs="Helvetica Neue"/>
          <w:sz w:val="22"/>
          <w:szCs w:val="22"/>
        </w:rPr>
        <w:t xml:space="preserve"> of crossing a tipping point. </w:t>
      </w:r>
      <w:r w:rsidR="00AB5589" w:rsidRPr="00940663">
        <w:rPr>
          <w:rFonts w:ascii="Helvetica" w:hAnsi="Helvetica" w:cs="Helvetica Neue"/>
          <w:sz w:val="22"/>
          <w:szCs w:val="22"/>
        </w:rPr>
        <w:t xml:space="preserve">Industrial harvesters might also be less willing to invest in monitoring because they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far from home and </w:t>
      </w:r>
      <w:r w:rsidR="00C949EB" w:rsidRPr="00940663">
        <w:rPr>
          <w:rFonts w:ascii="Helvetica" w:hAnsi="Helvetica" w:cs="Helvetica Neue"/>
          <w:sz w:val="22"/>
          <w:szCs w:val="22"/>
        </w:rPr>
        <w:t>might not offer 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981D2A" w:rsidRPr="00940663">
        <w:rPr>
          <w:rFonts w:ascii="Helvetica" w:hAnsi="Helvetica" w:cs="Helvetica Neue"/>
          <w:sz w:val="22"/>
          <w:szCs w:val="22"/>
        </w:rPr>
        <w:t>. Wealthy individuals were more likely to leave the fishery after l</w:t>
      </w:r>
      <w:r w:rsidR="001433A8" w:rsidRPr="00940663">
        <w:rPr>
          <w:rFonts w:ascii="Helvetica" w:hAnsi="Helvetica" w:cs="Helvetica Neue"/>
          <w:sz w:val="22"/>
          <w:szCs w:val="22"/>
        </w:rPr>
        <w:t>arge declines in catcher,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 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A85C7B"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A85C7B"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A85C7B"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emerges from low monitoring investment would likely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 xml:space="preserve">harvesters that may have lower mobility and limited capacity to take advantage of “boom” years or adapt to harvesting a new resource in “bust” years. </w:t>
      </w:r>
      <w:r w:rsidR="0021032B" w:rsidRPr="00940663">
        <w:rPr>
          <w:rFonts w:ascii="Helvetica" w:hAnsi="Helvetica"/>
          <w:sz w:val="22"/>
          <w:szCs w:val="22"/>
        </w:rPr>
        <w:t xml:space="preserve">Accounting 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among stakeholders will be a critical step in including the value of information as a d</w:t>
      </w:r>
      <w:r w:rsidR="00466369" w:rsidRPr="00940663">
        <w:rPr>
          <w:rFonts w:ascii="Helvetica" w:hAnsi="Helvetica"/>
          <w:sz w:val="22"/>
          <w:szCs w:val="22"/>
        </w:rPr>
        <w:t>river of monitoring investment.</w:t>
      </w:r>
    </w:p>
    <w:p w14:paraId="30E8B214" w14:textId="49296DEE"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assessing the state of the system (i.e. we don’t always know where tipping points are), economic incentives that deter heavy monitoring when yields are low near a tipping point, and because stakeholders differ in their willingness to incur the risk of “tipping” as well as their flexibility to adapt</w:t>
      </w:r>
      <w:r w:rsidR="008F48D9">
        <w:rPr>
          <w:rFonts w:ascii="Helvetica" w:hAnsi="Helvetica" w:cs="Helvetica Neue"/>
          <w:sz w:val="22"/>
          <w:szCs w:val="22"/>
        </w:rPr>
        <w:t xml:space="preserve"> once the ecosystem has tipped.</w:t>
      </w:r>
    </w:p>
    <w:p w14:paraId="0038D3FB" w14:textId="40E275CC" w:rsidR="007C7982" w:rsidRDefault="007C7982">
      <w:pPr>
        <w:rPr>
          <w:rFonts w:ascii="Helvetica" w:hAnsi="Helvetica" w:cs="Times New Roman"/>
          <w:b/>
          <w:sz w:val="22"/>
          <w:szCs w:val="22"/>
        </w:rPr>
      </w:pPr>
      <w:r>
        <w:rPr>
          <w:rFonts w:ascii="Helvetica" w:hAnsi="Helvetica" w:cs="Times New Roman"/>
          <w:b/>
          <w:sz w:val="22"/>
          <w:szCs w:val="22"/>
        </w:rPr>
        <w:br w:type="page"/>
      </w:r>
    </w:p>
    <w:p w14:paraId="4737FB59" w14:textId="49B25D26" w:rsidR="00CC59DD" w:rsidRPr="003A77C7" w:rsidRDefault="00CC59DD" w:rsidP="00423CCA">
      <w:pPr>
        <w:pStyle w:val="ListParagraph"/>
        <w:numPr>
          <w:ilvl w:val="1"/>
          <w:numId w:val="1"/>
        </w:numPr>
        <w:rPr>
          <w:rFonts w:ascii="Helvetica" w:hAnsi="Helvetica"/>
          <w:b/>
          <w:sz w:val="22"/>
          <w:szCs w:val="22"/>
        </w:rPr>
      </w:pPr>
      <w:r w:rsidRPr="003A77C7">
        <w:rPr>
          <w:rFonts w:ascii="Helvetica" w:hAnsi="Helvetica"/>
          <w:b/>
          <w:sz w:val="22"/>
          <w:szCs w:val="22"/>
        </w:rPr>
        <w:lastRenderedPageBreak/>
        <w:t>DISCUSSION MAIN POINTS</w:t>
      </w:r>
    </w:p>
    <w:p w14:paraId="001F722D"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 xml:space="preserve">Monitoring Investment in the real world rarely matches where our model predicts high value  </w:t>
      </w:r>
    </w:p>
    <w:p w14:paraId="516BEB42"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We assume we know where the biological tipping point. An adaptive approach (</w:t>
      </w:r>
      <w:proofErr w:type="spellStart"/>
      <w:r w:rsidRPr="00CC59DD">
        <w:rPr>
          <w:rFonts w:ascii="Helvetica" w:hAnsi="Helvetica"/>
          <w:sz w:val="22"/>
          <w:szCs w:val="22"/>
        </w:rPr>
        <w:t>sensu</w:t>
      </w:r>
      <w:proofErr w:type="spellEnd"/>
      <w:r w:rsidRPr="00CC59DD">
        <w:rPr>
          <w:rFonts w:ascii="Helvetica" w:hAnsi="Helvetica"/>
          <w:sz w:val="22"/>
          <w:szCs w:val="22"/>
        </w:rPr>
        <w:t xml:space="preserve"> </w:t>
      </w:r>
      <w:proofErr w:type="spellStart"/>
      <w:r w:rsidRPr="00CC59DD">
        <w:rPr>
          <w:rFonts w:ascii="Helvetica" w:hAnsi="Helvetica"/>
          <w:sz w:val="22"/>
          <w:szCs w:val="22"/>
        </w:rPr>
        <w:t>Bottinger</w:t>
      </w:r>
      <w:proofErr w:type="spellEnd"/>
      <w:r w:rsidRPr="00CC59DD">
        <w:rPr>
          <w:rFonts w:ascii="Helvetica" w:hAnsi="Helvetica"/>
          <w:sz w:val="22"/>
          <w:szCs w:val="22"/>
        </w:rPr>
        <w:t xml:space="preserve"> et al) that uses dynamic optimization to “learn” can help us figure that out.</w:t>
      </w:r>
    </w:p>
    <w:p w14:paraId="342D24B0"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 xml:space="preserve">Value of </w:t>
      </w:r>
      <w:commentRangeStart w:id="24"/>
      <w:r w:rsidRPr="00CC59DD">
        <w:rPr>
          <w:rFonts w:ascii="Helvetica" w:hAnsi="Helvetica"/>
          <w:sz w:val="22"/>
          <w:szCs w:val="22"/>
        </w:rPr>
        <w:t>monitoring</w:t>
      </w:r>
      <w:commentRangeEnd w:id="24"/>
      <w:r w:rsidRPr="00CC59DD">
        <w:rPr>
          <w:rStyle w:val="CommentReference"/>
          <w:sz w:val="22"/>
          <w:szCs w:val="22"/>
        </w:rPr>
        <w:commentReference w:id="24"/>
      </w:r>
      <w:r w:rsidRPr="00CC59DD">
        <w:rPr>
          <w:rFonts w:ascii="Helvetica" w:hAnsi="Helvetica"/>
          <w:sz w:val="22"/>
          <w:szCs w:val="22"/>
        </w:rPr>
        <w:t xml:space="preserve"> is likely not in line with economic incentives, particularly when the industry is footing the bill for monitoring. Where is the burden of proof? On the industry or on the public?</w:t>
      </w:r>
    </w:p>
    <w:p w14:paraId="3ABBD8A4" w14:textId="5372D3E2" w:rsidR="00542E2F" w:rsidRPr="00CC59DD" w:rsidRDefault="00542E2F" w:rsidP="003A77C7">
      <w:pPr>
        <w:pStyle w:val="ListParagraph"/>
        <w:numPr>
          <w:ilvl w:val="3"/>
          <w:numId w:val="1"/>
        </w:numPr>
        <w:rPr>
          <w:rFonts w:ascii="Helvetica" w:hAnsi="Helvetica"/>
          <w:sz w:val="22"/>
          <w:szCs w:val="22"/>
        </w:rPr>
      </w:pP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(Hauser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(Drechsler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(Smith</w:t>
      </w:r>
      <w:r w:rsidRPr="00CC59DD">
        <w:rPr>
          <w:rFonts w:ascii="Helvetica" w:hAnsi="Helvetica"/>
          <w:i/>
          <w:noProof/>
          <w:sz w:val="22"/>
          <w:szCs w:val="22"/>
        </w:rPr>
        <w:t xml:space="preserve"> et al.</w:t>
      </w:r>
      <w:r w:rsidRPr="00CC59DD">
        <w:rPr>
          <w:rFonts w:ascii="Helvetica" w:hAnsi="Helvetica"/>
          <w:noProof/>
          <w:sz w:val="22"/>
          <w:szCs w:val="22"/>
        </w:rPr>
        <w:t xml:space="preserve"> 2014)</w:t>
      </w:r>
      <w:r w:rsidRPr="00CC59DD">
        <w:rPr>
          <w:rFonts w:ascii="Helvetica" w:hAnsi="Helvetica"/>
          <w:sz w:val="22"/>
          <w:szCs w:val="22"/>
        </w:rPr>
        <w:fldChar w:fldCharType="end"/>
      </w:r>
    </w:p>
    <w:p w14:paraId="42E53068"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The value of information, and willingness to risk crossing a tipping point likely varies with stakeholder perceptions and who ultimately bares the ecological costs</w:t>
      </w:r>
    </w:p>
    <w:p w14:paraId="1F28ED2C" w14:textId="77777777" w:rsidR="00423CCA" w:rsidRDefault="00423CCA">
      <w:pPr>
        <w:rPr>
          <w:rFonts w:ascii="Helvetica" w:hAnsi="Helvetica" w:cs="Times New Roman"/>
          <w:b/>
          <w:sz w:val="22"/>
          <w:szCs w:val="22"/>
        </w:rPr>
      </w:pPr>
    </w:p>
    <w:p w14:paraId="40DAD4C6" w14:textId="77777777" w:rsidR="00CC59DD" w:rsidRPr="000E4BC8" w:rsidRDefault="00CC59DD" w:rsidP="00CC59DD">
      <w:pPr>
        <w:pStyle w:val="ListParagraph"/>
        <w:numPr>
          <w:ilvl w:val="0"/>
          <w:numId w:val="7"/>
        </w:numPr>
        <w:rPr>
          <w:rFonts w:ascii="Helvetica" w:hAnsi="Helvetica"/>
          <w:b/>
          <w:sz w:val="22"/>
          <w:szCs w:val="22"/>
        </w:rPr>
      </w:pPr>
      <w:r w:rsidRPr="000E4BC8">
        <w:rPr>
          <w:rFonts w:ascii="Helvetica" w:hAnsi="Helvetica"/>
          <w:b/>
          <w:sz w:val="22"/>
          <w:szCs w:val="22"/>
        </w:rPr>
        <w:t>POTENTIAL TO DO</w:t>
      </w:r>
      <w:r>
        <w:rPr>
          <w:rFonts w:ascii="Helvetica" w:hAnsi="Helvetica"/>
          <w:b/>
          <w:sz w:val="22"/>
          <w:szCs w:val="22"/>
        </w:rPr>
        <w:t xml:space="preserve"> LIST</w:t>
      </w:r>
      <w:r w:rsidRPr="000E4BC8">
        <w:rPr>
          <w:rFonts w:ascii="Helvetica" w:hAnsi="Helvetica"/>
          <w:b/>
          <w:sz w:val="22"/>
          <w:szCs w:val="22"/>
        </w:rPr>
        <w:t xml:space="preserve"> FOR </w:t>
      </w:r>
      <w:r>
        <w:rPr>
          <w:rFonts w:ascii="Helvetica" w:hAnsi="Helvetica"/>
          <w:b/>
          <w:sz w:val="22"/>
          <w:szCs w:val="22"/>
        </w:rPr>
        <w:t>COAUTHORS</w:t>
      </w:r>
    </w:p>
    <w:p w14:paraId="26218B58" w14:textId="77777777" w:rsidR="00CC59DD" w:rsidRPr="000807F2" w:rsidRDefault="00CC59DD" w:rsidP="00CC59DD">
      <w:pPr>
        <w:rPr>
          <w:rFonts w:ascii="Helvetica" w:hAnsi="Helvetica"/>
          <w:sz w:val="22"/>
          <w:szCs w:val="22"/>
        </w:rPr>
      </w:pPr>
    </w:p>
    <w:p w14:paraId="6FEB7985"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JL: and/or feedback on and editing of discussion paragraph about incentives and economics of who pays for the fishery. Contextualize with value of information in the economics literature. </w:t>
      </w:r>
    </w:p>
    <w:p w14:paraId="37A1D941" w14:textId="77777777" w:rsidR="00CC59DD" w:rsidRPr="00527C70"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JL: offer insight into figure 4 and 4s to think of better way to display. </w:t>
      </w:r>
    </w:p>
    <w:p w14:paraId="571868DB"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CW write a 500 word box as a case study  </w:t>
      </w:r>
    </w:p>
    <w:p w14:paraId="5E7B7605" w14:textId="77777777" w:rsidR="00CC59DD" w:rsidRPr="00C83F8C" w:rsidRDefault="00CC59DD" w:rsidP="00CC59DD">
      <w:pPr>
        <w:pStyle w:val="ListParagraph"/>
        <w:numPr>
          <w:ilvl w:val="2"/>
          <w:numId w:val="7"/>
        </w:numPr>
        <w:rPr>
          <w:rFonts w:ascii="Helvetica" w:hAnsi="Helvetica"/>
          <w:sz w:val="22"/>
          <w:szCs w:val="22"/>
        </w:rPr>
      </w:pPr>
      <w:r>
        <w:rPr>
          <w:rFonts w:ascii="Helvetica" w:hAnsi="Helvetica"/>
          <w:sz w:val="22"/>
          <w:szCs w:val="22"/>
        </w:rPr>
        <w:t xml:space="preserve">MPA etc. Citations: </w:t>
      </w:r>
      <w:r>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Pr>
          <w:rFonts w:ascii="Helvetica" w:hAnsi="Helvetica"/>
          <w:sz w:val="22"/>
          <w:szCs w:val="22"/>
        </w:rPr>
        <w:instrText xml:space="preserve"> ADDIN EN.CITE </w:instrText>
      </w:r>
      <w:r>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Pr>
          <w:rFonts w:ascii="Helvetica" w:hAnsi="Helvetica"/>
          <w:sz w:val="22"/>
          <w:szCs w:val="22"/>
        </w:rPr>
        <w:instrText xml:space="preserve"> ADDIN EN.CITE.DATA </w:instrText>
      </w:r>
      <w:r>
        <w:rPr>
          <w:rFonts w:ascii="Helvetica" w:hAnsi="Helvetica"/>
          <w:sz w:val="22"/>
          <w:szCs w:val="22"/>
        </w:rPr>
      </w:r>
      <w:r>
        <w:rPr>
          <w:rFonts w:ascii="Helvetica" w:hAnsi="Helvetica"/>
          <w:sz w:val="22"/>
          <w:szCs w:val="22"/>
        </w:rPr>
        <w:fldChar w:fldCharType="end"/>
      </w:r>
      <w:r>
        <w:rPr>
          <w:rFonts w:ascii="Helvetica" w:hAnsi="Helvetica"/>
          <w:sz w:val="22"/>
          <w:szCs w:val="22"/>
        </w:rPr>
      </w:r>
      <w:r>
        <w:rPr>
          <w:rFonts w:ascii="Helvetica" w:hAnsi="Helvetica"/>
          <w:sz w:val="22"/>
          <w:szCs w:val="22"/>
        </w:rPr>
        <w:fldChar w:fldCharType="separate"/>
      </w:r>
      <w:r>
        <w:rPr>
          <w:rFonts w:ascii="Helvetica" w:hAnsi="Helvetica"/>
          <w:noProof/>
          <w:sz w:val="22"/>
          <w:szCs w:val="22"/>
        </w:rPr>
        <w:t>(Grafton</w:t>
      </w:r>
      <w:r w:rsidRPr="006C270B">
        <w:rPr>
          <w:rFonts w:ascii="Helvetica" w:hAnsi="Helvetica"/>
          <w:i/>
          <w:noProof/>
          <w:sz w:val="22"/>
          <w:szCs w:val="22"/>
        </w:rPr>
        <w:t xml:space="preserve"> et al.</w:t>
      </w:r>
      <w:r>
        <w:rPr>
          <w:rFonts w:ascii="Helvetica" w:hAnsi="Helvetica"/>
          <w:noProof/>
          <w:sz w:val="22"/>
          <w:szCs w:val="22"/>
        </w:rPr>
        <w:t xml:space="preserve"> 2005; Sethi</w:t>
      </w:r>
      <w:r w:rsidRPr="006C270B">
        <w:rPr>
          <w:rFonts w:ascii="Helvetica" w:hAnsi="Helvetica"/>
          <w:i/>
          <w:noProof/>
          <w:sz w:val="22"/>
          <w:szCs w:val="22"/>
        </w:rPr>
        <w:t xml:space="preserve"> et al.</w:t>
      </w:r>
      <w:r>
        <w:rPr>
          <w:rFonts w:ascii="Helvetica" w:hAnsi="Helvetica"/>
          <w:noProof/>
          <w:sz w:val="22"/>
          <w:szCs w:val="22"/>
        </w:rPr>
        <w:t xml:space="preserve"> 2005; Costello &amp; Polasky 2008; Costello</w:t>
      </w:r>
      <w:r w:rsidRPr="006C270B">
        <w:rPr>
          <w:rFonts w:ascii="Helvetica" w:hAnsi="Helvetica"/>
          <w:i/>
          <w:noProof/>
          <w:sz w:val="22"/>
          <w:szCs w:val="22"/>
        </w:rPr>
        <w:t xml:space="preserve"> et al.</w:t>
      </w:r>
      <w:r>
        <w:rPr>
          <w:rFonts w:ascii="Helvetica" w:hAnsi="Helvetica"/>
          <w:noProof/>
          <w:sz w:val="22"/>
          <w:szCs w:val="22"/>
        </w:rPr>
        <w:t xml:space="preserve"> 2010; Polasky</w:t>
      </w:r>
      <w:r w:rsidRPr="006C270B">
        <w:rPr>
          <w:rFonts w:ascii="Helvetica" w:hAnsi="Helvetica"/>
          <w:i/>
          <w:noProof/>
          <w:sz w:val="22"/>
          <w:szCs w:val="22"/>
        </w:rPr>
        <w:t xml:space="preserve"> et al.</w:t>
      </w:r>
      <w:r>
        <w:rPr>
          <w:rFonts w:ascii="Helvetica" w:hAnsi="Helvetica"/>
          <w:noProof/>
          <w:sz w:val="22"/>
          <w:szCs w:val="22"/>
        </w:rPr>
        <w:t xml:space="preserve"> 2011)</w:t>
      </w:r>
      <w:r>
        <w:rPr>
          <w:rFonts w:ascii="Helvetica" w:hAnsi="Helvetica"/>
          <w:sz w:val="22"/>
          <w:szCs w:val="22"/>
        </w:rPr>
        <w:fldChar w:fldCharType="end"/>
      </w:r>
      <w:r w:rsidRPr="005A02B5">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Pr>
          <w:rFonts w:ascii="Helvetica" w:hAnsi="Helvetica"/>
          <w:sz w:val="22"/>
          <w:szCs w:val="22"/>
        </w:rPr>
        <w:fldChar w:fldCharType="separate"/>
      </w:r>
      <w:r>
        <w:rPr>
          <w:rFonts w:ascii="Helvetica" w:hAnsi="Helvetica"/>
          <w:noProof/>
          <w:sz w:val="22"/>
          <w:szCs w:val="22"/>
        </w:rPr>
        <w:t>(Mangel 2000)</w:t>
      </w:r>
      <w:r>
        <w:rPr>
          <w:rFonts w:ascii="Helvetica" w:hAnsi="Helvetica"/>
          <w:sz w:val="22"/>
          <w:szCs w:val="22"/>
        </w:rPr>
        <w:fldChar w:fldCharType="end"/>
      </w:r>
      <w:r w:rsidRPr="00DD6B45">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Pr>
          <w:rFonts w:ascii="Helvetica" w:hAnsi="Helvetica"/>
          <w:sz w:val="22"/>
          <w:szCs w:val="22"/>
        </w:rPr>
        <w:fldChar w:fldCharType="separate"/>
      </w:r>
      <w:r>
        <w:rPr>
          <w:rFonts w:ascii="Helvetica" w:hAnsi="Helvetica"/>
          <w:noProof/>
          <w:sz w:val="22"/>
          <w:szCs w:val="22"/>
        </w:rPr>
        <w:t>(Stefansson &amp; Rosenberg 2005)</w:t>
      </w:r>
      <w:r>
        <w:rPr>
          <w:rFonts w:ascii="Helvetica" w:hAnsi="Helvetica"/>
          <w:sz w:val="22"/>
          <w:szCs w:val="22"/>
        </w:rPr>
        <w:fldChar w:fldCharType="end"/>
      </w:r>
    </w:p>
    <w:p w14:paraId="416B7D33" w14:textId="77777777" w:rsidR="00CC59DD" w:rsidRPr="00570D99" w:rsidRDefault="00CC59DD" w:rsidP="00CC59DD">
      <w:pPr>
        <w:pStyle w:val="ListParagraph"/>
        <w:numPr>
          <w:ilvl w:val="1"/>
          <w:numId w:val="7"/>
        </w:numPr>
        <w:rPr>
          <w:rFonts w:ascii="Helvetica" w:hAnsi="Helvetica"/>
          <w:sz w:val="22"/>
          <w:szCs w:val="22"/>
        </w:rPr>
      </w:pPr>
      <w:r w:rsidRPr="00570D99">
        <w:rPr>
          <w:rFonts w:ascii="Helvetica" w:hAnsi="Helvetica"/>
          <w:sz w:val="22"/>
          <w:szCs w:val="22"/>
        </w:rPr>
        <w:t xml:space="preserve">BH paragraph in introduction on defining safe operating space </w:t>
      </w:r>
      <w:r w:rsidRPr="00570D99">
        <w:rPr>
          <w:rFonts w:ascii="Helvetica" w:hAnsi="Helvetica"/>
          <w:sz w:val="22"/>
          <w:szCs w:val="22"/>
        </w:rPr>
        <w:fldChar w:fldCharType="begin"/>
      </w:r>
      <w:r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Pr="00570D99">
        <w:rPr>
          <w:rFonts w:ascii="Helvetica" w:hAnsi="Helvetica"/>
          <w:sz w:val="22"/>
          <w:szCs w:val="22"/>
        </w:rPr>
        <w:fldChar w:fldCharType="separate"/>
      </w:r>
      <w:r w:rsidRPr="00570D99">
        <w:rPr>
          <w:rFonts w:ascii="Helvetica" w:hAnsi="Helvetica"/>
          <w:noProof/>
          <w:sz w:val="22"/>
          <w:szCs w:val="22"/>
        </w:rPr>
        <w:t>(Rockström</w:t>
      </w:r>
      <w:r w:rsidRPr="00570D99">
        <w:rPr>
          <w:rFonts w:ascii="Helvetica" w:hAnsi="Helvetica"/>
          <w:i/>
          <w:noProof/>
          <w:sz w:val="22"/>
          <w:szCs w:val="22"/>
        </w:rPr>
        <w:t xml:space="preserve"> et al.</w:t>
      </w:r>
      <w:r w:rsidRPr="00570D99">
        <w:rPr>
          <w:rFonts w:ascii="Helvetica" w:hAnsi="Helvetica"/>
          <w:noProof/>
          <w:sz w:val="22"/>
          <w:szCs w:val="22"/>
        </w:rPr>
        <w:t xml:space="preserve"> 2009)</w:t>
      </w:r>
      <w:r w:rsidRPr="00570D99">
        <w:rPr>
          <w:rFonts w:ascii="Helvetica" w:hAnsi="Helvetica"/>
          <w:sz w:val="22"/>
          <w:szCs w:val="22"/>
        </w:rPr>
        <w:fldChar w:fldCharType="end"/>
      </w:r>
      <w:r w:rsidRPr="00570D99">
        <w:rPr>
          <w:rFonts w:ascii="Helvetica" w:hAnsi="Helvetica"/>
          <w:sz w:val="22"/>
          <w:szCs w:val="22"/>
        </w:rPr>
        <w:t xml:space="preserve"> in the context of monitoring. Management decision includes  ‘keep in a safe operating space where monitoring needs are minimal’ vs. ‘push system towards optimal extraction levels’</w:t>
      </w:r>
    </w:p>
    <w:p w14:paraId="53AEF022"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PL and/or Ann S edit paragraph in discussion about how value of information depends on the stakeholder. </w:t>
      </w:r>
    </w:p>
    <w:p w14:paraId="793F23B0"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All: Brainstorm on supplement figure. </w:t>
      </w:r>
    </w:p>
    <w:p w14:paraId="064900E4"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JS to dig into </w:t>
      </w:r>
      <w:proofErr w:type="spellStart"/>
      <w:r>
        <w:rPr>
          <w:rFonts w:ascii="Helvetica" w:hAnsi="Helvetica"/>
          <w:sz w:val="22"/>
          <w:szCs w:val="22"/>
        </w:rPr>
        <w:t>neubauer</w:t>
      </w:r>
      <w:proofErr w:type="spellEnd"/>
      <w:r>
        <w:rPr>
          <w:rFonts w:ascii="Helvetica" w:hAnsi="Helvetica"/>
          <w:sz w:val="22"/>
          <w:szCs w:val="22"/>
        </w:rPr>
        <w:t xml:space="preserve"> table to ask what natural range of harvest rates are in fisheries.</w:t>
      </w:r>
    </w:p>
    <w:p w14:paraId="39B3D84F" w14:textId="77777777" w:rsidR="00CC59DD" w:rsidRPr="002464C0"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RK to add section to discussion or box on policy challenges or opportunities associated with modifying </w:t>
      </w:r>
      <w:proofErr w:type="spellStart"/>
      <w:r>
        <w:rPr>
          <w:rFonts w:ascii="Helvetica" w:hAnsi="Helvetica"/>
          <w:sz w:val="22"/>
          <w:szCs w:val="22"/>
        </w:rPr>
        <w:t>Forrestry</w:t>
      </w:r>
      <w:proofErr w:type="spellEnd"/>
      <w:r>
        <w:rPr>
          <w:rFonts w:ascii="Helvetica" w:hAnsi="Helvetica"/>
          <w:sz w:val="22"/>
          <w:szCs w:val="22"/>
        </w:rPr>
        <w:t xml:space="preserve"> or Fisheries laws to include status dependent monitoring efforts</w:t>
      </w:r>
    </w:p>
    <w:p w14:paraId="641CD316" w14:textId="77777777" w:rsidR="00CC59DD" w:rsidRDefault="00CC59DD">
      <w:pPr>
        <w:rPr>
          <w:rFonts w:ascii="Helvetica" w:hAnsi="Helvetica" w:cs="Times New Roman"/>
          <w:b/>
          <w:sz w:val="22"/>
          <w:szCs w:val="22"/>
        </w:rPr>
      </w:pPr>
    </w:p>
    <w:p w14:paraId="2E722462"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6BEA859C"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1F14B2DA" w14:textId="06C31AEF"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781E0E5D" w14:textId="77777777" w:rsidR="007522A9" w:rsidRPr="00957F1F" w:rsidRDefault="007522A9" w:rsidP="002D7AB2">
      <w:pPr>
        <w:rPr>
          <w:rFonts w:ascii="Helvetica" w:hAnsi="Helvetica"/>
          <w:b/>
          <w:sz w:val="22"/>
          <w:szCs w:val="22"/>
        </w:rPr>
      </w:pPr>
    </w:p>
    <w:p w14:paraId="3419F65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7FC07EAB" w14:textId="77777777" w:rsidR="005516A9" w:rsidRPr="005516A9" w:rsidRDefault="0074108B" w:rsidP="005516A9">
      <w:pPr>
        <w:pStyle w:val="EndNoteBibliography"/>
        <w:ind w:left="720" w:hanging="720"/>
        <w:rPr>
          <w:noProof/>
        </w:rPr>
      </w:pPr>
      <w:r>
        <w:fldChar w:fldCharType="begin"/>
      </w:r>
      <w:r w:rsidR="00D106C7">
        <w:instrText xml:space="preserve"> ADDIN EN.REFLIST </w:instrText>
      </w:r>
      <w:r>
        <w:fldChar w:fldCharType="separate"/>
      </w:r>
      <w:r w:rsidR="005516A9" w:rsidRPr="005516A9">
        <w:rPr>
          <w:noProof/>
        </w:rPr>
        <w:t>1.</w:t>
      </w:r>
    </w:p>
    <w:p w14:paraId="1ED12982" w14:textId="77777777" w:rsidR="005516A9" w:rsidRPr="005516A9" w:rsidRDefault="005516A9" w:rsidP="005516A9">
      <w:pPr>
        <w:pStyle w:val="EndNoteBibliography"/>
        <w:ind w:left="720" w:hanging="720"/>
        <w:rPr>
          <w:noProof/>
        </w:rPr>
      </w:pPr>
      <w:r w:rsidRPr="005516A9">
        <w:rPr>
          <w:noProof/>
        </w:rPr>
        <w:t xml:space="preserve">Boettiger, C., Mangel, M. &amp; Munch, S. (2015). Avoiding tipping points in fisheries management through Gaussian process dynamic programming. </w:t>
      </w:r>
      <w:r w:rsidRPr="005516A9">
        <w:rPr>
          <w:i/>
          <w:noProof/>
        </w:rPr>
        <w:t>Proceedings of the Royal Society of London B: Biological Sciences</w:t>
      </w:r>
      <w:r w:rsidRPr="005516A9">
        <w:rPr>
          <w:noProof/>
        </w:rPr>
        <w:t>, 282, 20141631.</w:t>
      </w:r>
    </w:p>
    <w:p w14:paraId="73B174F6" w14:textId="77777777" w:rsidR="005516A9" w:rsidRPr="005516A9" w:rsidRDefault="005516A9" w:rsidP="005516A9">
      <w:pPr>
        <w:pStyle w:val="EndNoteBibliography"/>
        <w:ind w:left="720" w:hanging="720"/>
        <w:rPr>
          <w:noProof/>
        </w:rPr>
      </w:pPr>
      <w:r w:rsidRPr="005516A9">
        <w:rPr>
          <w:noProof/>
        </w:rPr>
        <w:t>2.</w:t>
      </w:r>
    </w:p>
    <w:p w14:paraId="1C06DA7E" w14:textId="77777777" w:rsidR="005516A9" w:rsidRPr="005516A9" w:rsidRDefault="005516A9" w:rsidP="005516A9">
      <w:pPr>
        <w:pStyle w:val="EndNoteBibliography"/>
        <w:ind w:left="720" w:hanging="720"/>
        <w:rPr>
          <w:noProof/>
        </w:rPr>
      </w:pPr>
      <w:r w:rsidRPr="005516A9">
        <w:rPr>
          <w:noProof/>
        </w:rPr>
        <w:t xml:space="preserve">Bunnefeld, N., Hoshino, E. &amp; Milner-Gulland, E.J. (2011). Management strategy evaluation: a powerful tool for conservation? </w:t>
      </w:r>
      <w:r w:rsidRPr="005516A9">
        <w:rPr>
          <w:i/>
          <w:noProof/>
        </w:rPr>
        <w:t>Trends in Ecology &amp; Evolution</w:t>
      </w:r>
      <w:r w:rsidRPr="005516A9">
        <w:rPr>
          <w:noProof/>
        </w:rPr>
        <w:t>, 26, 441-447.</w:t>
      </w:r>
    </w:p>
    <w:p w14:paraId="605921DF" w14:textId="77777777" w:rsidR="005516A9" w:rsidRPr="005516A9" w:rsidRDefault="005516A9" w:rsidP="005516A9">
      <w:pPr>
        <w:pStyle w:val="EndNoteBibliography"/>
        <w:ind w:left="720" w:hanging="720"/>
        <w:rPr>
          <w:noProof/>
        </w:rPr>
      </w:pPr>
      <w:r w:rsidRPr="005516A9">
        <w:rPr>
          <w:noProof/>
        </w:rPr>
        <w:t>3.</w:t>
      </w:r>
    </w:p>
    <w:p w14:paraId="6DBF4DBF" w14:textId="77777777" w:rsidR="005516A9" w:rsidRPr="005516A9" w:rsidRDefault="005516A9" w:rsidP="005516A9">
      <w:pPr>
        <w:pStyle w:val="EndNoteBibliography"/>
        <w:ind w:left="720" w:hanging="720"/>
        <w:rPr>
          <w:noProof/>
        </w:rPr>
      </w:pPr>
      <w:r w:rsidRPr="005516A9">
        <w:rPr>
          <w:noProof/>
        </w:rPr>
        <w:t xml:space="preserve">Cinner, J., Daw, T. &amp; McClanahan, T. (2009). Socioeconomic factors that affect artisanal fishers’ readiness to exit a declining fishery. </w:t>
      </w:r>
      <w:r w:rsidRPr="005516A9">
        <w:rPr>
          <w:i/>
          <w:noProof/>
        </w:rPr>
        <w:t>Conservation Biology</w:t>
      </w:r>
      <w:r w:rsidRPr="005516A9">
        <w:rPr>
          <w:noProof/>
        </w:rPr>
        <w:t>, 23, 124-130.</w:t>
      </w:r>
    </w:p>
    <w:p w14:paraId="7FA6B915" w14:textId="77777777" w:rsidR="005516A9" w:rsidRPr="005516A9" w:rsidRDefault="005516A9" w:rsidP="005516A9">
      <w:pPr>
        <w:pStyle w:val="EndNoteBibliography"/>
        <w:ind w:left="720" w:hanging="720"/>
        <w:rPr>
          <w:noProof/>
        </w:rPr>
      </w:pPr>
      <w:r w:rsidRPr="005516A9">
        <w:rPr>
          <w:noProof/>
        </w:rPr>
        <w:t>4.</w:t>
      </w:r>
    </w:p>
    <w:p w14:paraId="2E2C81E2" w14:textId="77777777" w:rsidR="005516A9" w:rsidRPr="005516A9" w:rsidRDefault="005516A9" w:rsidP="005516A9">
      <w:pPr>
        <w:pStyle w:val="EndNoteBibliography"/>
        <w:ind w:left="720" w:hanging="720"/>
        <w:rPr>
          <w:noProof/>
        </w:rPr>
      </w:pPr>
      <w:r w:rsidRPr="005516A9">
        <w:rPr>
          <w:noProof/>
        </w:rPr>
        <w:t xml:space="preserve">Costello, C. &amp; Polasky, S. (2008). Optimal harvesting of stochastic spatial resources. </w:t>
      </w:r>
      <w:r w:rsidRPr="005516A9">
        <w:rPr>
          <w:i/>
          <w:noProof/>
        </w:rPr>
        <w:t>Journal of Environmental Economics and Management</w:t>
      </w:r>
      <w:r w:rsidRPr="005516A9">
        <w:rPr>
          <w:noProof/>
        </w:rPr>
        <w:t>, 56, 1-18.</w:t>
      </w:r>
    </w:p>
    <w:p w14:paraId="4168826D" w14:textId="77777777" w:rsidR="005516A9" w:rsidRPr="005516A9" w:rsidRDefault="005516A9" w:rsidP="005516A9">
      <w:pPr>
        <w:pStyle w:val="EndNoteBibliography"/>
        <w:ind w:left="720" w:hanging="720"/>
        <w:rPr>
          <w:noProof/>
        </w:rPr>
      </w:pPr>
      <w:r w:rsidRPr="005516A9">
        <w:rPr>
          <w:noProof/>
        </w:rPr>
        <w:t>5.</w:t>
      </w:r>
    </w:p>
    <w:p w14:paraId="42FD36A9" w14:textId="77777777" w:rsidR="005516A9" w:rsidRPr="005516A9" w:rsidRDefault="005516A9" w:rsidP="005516A9">
      <w:pPr>
        <w:pStyle w:val="EndNoteBibliography"/>
        <w:ind w:left="720" w:hanging="720"/>
        <w:rPr>
          <w:noProof/>
        </w:rPr>
      </w:pPr>
      <w:r w:rsidRPr="005516A9">
        <w:rPr>
          <w:noProof/>
        </w:rPr>
        <w:t xml:space="preserve">Costello, C., Rassweiler, A., Siegel, D., De Leo, G., Micheli, F. &amp; Rosenberg, A. (2010). The value of spatial information in MPA network design. </w:t>
      </w:r>
      <w:r w:rsidRPr="005516A9">
        <w:rPr>
          <w:i/>
          <w:noProof/>
        </w:rPr>
        <w:t>Proceedings of the National Academy of Sciences</w:t>
      </w:r>
      <w:r w:rsidRPr="005516A9">
        <w:rPr>
          <w:noProof/>
        </w:rPr>
        <w:t>, 107, 18294-18299.</w:t>
      </w:r>
    </w:p>
    <w:p w14:paraId="748C42C5" w14:textId="77777777" w:rsidR="005516A9" w:rsidRPr="005516A9" w:rsidRDefault="005516A9" w:rsidP="005516A9">
      <w:pPr>
        <w:pStyle w:val="EndNoteBibliography"/>
        <w:ind w:left="720" w:hanging="720"/>
        <w:rPr>
          <w:noProof/>
        </w:rPr>
      </w:pPr>
      <w:r w:rsidRPr="005516A9">
        <w:rPr>
          <w:noProof/>
        </w:rPr>
        <w:t>6.</w:t>
      </w:r>
    </w:p>
    <w:p w14:paraId="27A149C0" w14:textId="77777777" w:rsidR="005516A9" w:rsidRPr="005516A9" w:rsidRDefault="005516A9" w:rsidP="005516A9">
      <w:pPr>
        <w:pStyle w:val="EndNoteBibliography"/>
        <w:ind w:left="720" w:hanging="720"/>
        <w:rPr>
          <w:noProof/>
        </w:rPr>
      </w:pPr>
      <w:r w:rsidRPr="005516A9">
        <w:rPr>
          <w:noProof/>
        </w:rPr>
        <w:t xml:space="preserve">Courchamp, F., Berec, L. &amp; Gascoigne, J. (2008). </w:t>
      </w:r>
      <w:r w:rsidRPr="005516A9">
        <w:rPr>
          <w:i/>
          <w:noProof/>
        </w:rPr>
        <w:t>Allee effects in ecology and conservation</w:t>
      </w:r>
      <w:r w:rsidRPr="005516A9">
        <w:rPr>
          <w:noProof/>
        </w:rPr>
        <w:t>. Oxford University Press, New York.</w:t>
      </w:r>
    </w:p>
    <w:p w14:paraId="4E2FC8DB" w14:textId="77777777" w:rsidR="005516A9" w:rsidRPr="005516A9" w:rsidRDefault="005516A9" w:rsidP="005516A9">
      <w:pPr>
        <w:pStyle w:val="EndNoteBibliography"/>
        <w:ind w:left="720" w:hanging="720"/>
        <w:rPr>
          <w:noProof/>
        </w:rPr>
      </w:pPr>
      <w:r w:rsidRPr="005516A9">
        <w:rPr>
          <w:noProof/>
        </w:rPr>
        <w:t>7.</w:t>
      </w:r>
    </w:p>
    <w:p w14:paraId="23CE46E7" w14:textId="77777777" w:rsidR="005516A9" w:rsidRPr="005516A9" w:rsidRDefault="005516A9" w:rsidP="005516A9">
      <w:pPr>
        <w:pStyle w:val="EndNoteBibliography"/>
        <w:ind w:left="720" w:hanging="720"/>
        <w:rPr>
          <w:noProof/>
        </w:rPr>
      </w:pPr>
      <w:r w:rsidRPr="005516A9">
        <w:rPr>
          <w:noProof/>
        </w:rPr>
        <w:t>Doak, D.F., Estes, J.A., Halpern, B.S., Jacob, U., Lindberg, D.R., Lovvorn, J.</w:t>
      </w:r>
      <w:r w:rsidRPr="005516A9">
        <w:rPr>
          <w:i/>
          <w:noProof/>
        </w:rPr>
        <w:t xml:space="preserve"> et al.</w:t>
      </w:r>
      <w:r w:rsidRPr="005516A9">
        <w:rPr>
          <w:noProof/>
        </w:rPr>
        <w:t xml:space="preserve"> (2008). Understanding and predicting ecological dynamics: are major surprises inevitable. </w:t>
      </w:r>
      <w:r w:rsidRPr="005516A9">
        <w:rPr>
          <w:i/>
          <w:noProof/>
        </w:rPr>
        <w:t>Ecology</w:t>
      </w:r>
      <w:r w:rsidRPr="005516A9">
        <w:rPr>
          <w:noProof/>
        </w:rPr>
        <w:t>, 89, 952-961.</w:t>
      </w:r>
    </w:p>
    <w:p w14:paraId="2399047C" w14:textId="77777777" w:rsidR="005516A9" w:rsidRPr="005516A9" w:rsidRDefault="005516A9" w:rsidP="005516A9">
      <w:pPr>
        <w:pStyle w:val="EndNoteBibliography"/>
        <w:ind w:left="720" w:hanging="720"/>
        <w:rPr>
          <w:noProof/>
        </w:rPr>
      </w:pPr>
      <w:r w:rsidRPr="005516A9">
        <w:rPr>
          <w:noProof/>
        </w:rPr>
        <w:t>8.</w:t>
      </w:r>
    </w:p>
    <w:p w14:paraId="2FEF0708" w14:textId="77777777" w:rsidR="005516A9" w:rsidRPr="005516A9" w:rsidRDefault="005516A9" w:rsidP="005516A9">
      <w:pPr>
        <w:pStyle w:val="EndNoteBibliography"/>
        <w:ind w:left="720" w:hanging="720"/>
        <w:rPr>
          <w:noProof/>
        </w:rPr>
      </w:pPr>
      <w:r w:rsidRPr="005516A9">
        <w:rPr>
          <w:noProof/>
        </w:rPr>
        <w:t xml:space="preserve">Drechsler, M., Johst, K., Wätzold, F. &amp; Westphal, M.I. (2006). Integrating economic costs into the analysis of flexible conservation management strategies. </w:t>
      </w:r>
      <w:r w:rsidRPr="005516A9">
        <w:rPr>
          <w:i/>
          <w:noProof/>
        </w:rPr>
        <w:t>Ecological Applications</w:t>
      </w:r>
      <w:r w:rsidRPr="005516A9">
        <w:rPr>
          <w:noProof/>
        </w:rPr>
        <w:t>, 16, 1959-1966.</w:t>
      </w:r>
    </w:p>
    <w:p w14:paraId="546876A9" w14:textId="77777777" w:rsidR="005516A9" w:rsidRPr="005516A9" w:rsidRDefault="005516A9" w:rsidP="005516A9">
      <w:pPr>
        <w:pStyle w:val="EndNoteBibliography"/>
        <w:ind w:left="720" w:hanging="720"/>
        <w:rPr>
          <w:noProof/>
        </w:rPr>
      </w:pPr>
      <w:r w:rsidRPr="005516A9">
        <w:rPr>
          <w:noProof/>
        </w:rPr>
        <w:t>9.</w:t>
      </w:r>
    </w:p>
    <w:p w14:paraId="651C606E" w14:textId="77777777" w:rsidR="005516A9" w:rsidRPr="005516A9" w:rsidRDefault="005516A9" w:rsidP="005516A9">
      <w:pPr>
        <w:pStyle w:val="EndNoteBibliography"/>
        <w:ind w:left="720" w:hanging="720"/>
        <w:rPr>
          <w:noProof/>
        </w:rPr>
      </w:pPr>
      <w:r w:rsidRPr="005516A9">
        <w:rPr>
          <w:noProof/>
        </w:rPr>
        <w:t xml:space="preserve">Fuller, M.M., Gross, L.J., Duke-Sylvester, S.M. &amp; Palmer, M. (2008). Testing the robustness of management decisions to uncertainty: Everglades restoration scenarios. </w:t>
      </w:r>
      <w:r w:rsidRPr="005516A9">
        <w:rPr>
          <w:i/>
          <w:noProof/>
        </w:rPr>
        <w:t>Ecological Applications</w:t>
      </w:r>
      <w:r w:rsidRPr="005516A9">
        <w:rPr>
          <w:noProof/>
        </w:rPr>
        <w:t>, 18, 711-723.</w:t>
      </w:r>
    </w:p>
    <w:p w14:paraId="4A197749" w14:textId="77777777" w:rsidR="005516A9" w:rsidRPr="005516A9" w:rsidRDefault="005516A9" w:rsidP="005516A9">
      <w:pPr>
        <w:pStyle w:val="EndNoteBibliography"/>
        <w:ind w:left="720" w:hanging="720"/>
        <w:rPr>
          <w:noProof/>
        </w:rPr>
      </w:pPr>
      <w:r w:rsidRPr="005516A9">
        <w:rPr>
          <w:noProof/>
        </w:rPr>
        <w:t>10.</w:t>
      </w:r>
    </w:p>
    <w:p w14:paraId="7CA31106" w14:textId="77777777" w:rsidR="005516A9" w:rsidRPr="005516A9" w:rsidRDefault="005516A9" w:rsidP="005516A9">
      <w:pPr>
        <w:pStyle w:val="EndNoteBibliography"/>
        <w:ind w:left="720" w:hanging="720"/>
        <w:rPr>
          <w:noProof/>
        </w:rPr>
      </w:pPr>
      <w:r w:rsidRPr="005516A9">
        <w:rPr>
          <w:noProof/>
        </w:rPr>
        <w:t xml:space="preserve">Grafton, R.Q., Kompas, T. &amp; Lindenmayer, D. (2005). Marine reserves with ecological uncertainty. </w:t>
      </w:r>
      <w:r w:rsidRPr="005516A9">
        <w:rPr>
          <w:i/>
          <w:noProof/>
        </w:rPr>
        <w:t>Bulletin of Mathematical Biology</w:t>
      </w:r>
      <w:r w:rsidRPr="005516A9">
        <w:rPr>
          <w:noProof/>
        </w:rPr>
        <w:t>, 67, 957-971.</w:t>
      </w:r>
    </w:p>
    <w:p w14:paraId="6F5CD746" w14:textId="77777777" w:rsidR="005516A9" w:rsidRPr="005516A9" w:rsidRDefault="005516A9" w:rsidP="005516A9">
      <w:pPr>
        <w:pStyle w:val="EndNoteBibliography"/>
        <w:ind w:left="720" w:hanging="720"/>
        <w:rPr>
          <w:noProof/>
        </w:rPr>
      </w:pPr>
      <w:r w:rsidRPr="005516A9">
        <w:rPr>
          <w:noProof/>
        </w:rPr>
        <w:t>11.</w:t>
      </w:r>
    </w:p>
    <w:p w14:paraId="52CCF152" w14:textId="77777777" w:rsidR="005516A9" w:rsidRPr="005516A9" w:rsidRDefault="005516A9" w:rsidP="005516A9">
      <w:pPr>
        <w:pStyle w:val="EndNoteBibliography"/>
        <w:ind w:left="720" w:hanging="720"/>
        <w:rPr>
          <w:noProof/>
        </w:rPr>
      </w:pPr>
      <w:r w:rsidRPr="005516A9">
        <w:rPr>
          <w:noProof/>
        </w:rPr>
        <w:t xml:space="preserve">Hauser, C.E., Pople, A.R. &amp; Possingham, H.P. (2006). Should managed populations be monitored every year? </w:t>
      </w:r>
      <w:r w:rsidRPr="005516A9">
        <w:rPr>
          <w:i/>
          <w:noProof/>
        </w:rPr>
        <w:t>Ecological Applications</w:t>
      </w:r>
      <w:r w:rsidRPr="005516A9">
        <w:rPr>
          <w:noProof/>
        </w:rPr>
        <w:t>, 16, 807-819.</w:t>
      </w:r>
    </w:p>
    <w:p w14:paraId="4DAB0988" w14:textId="77777777" w:rsidR="005516A9" w:rsidRPr="005516A9" w:rsidRDefault="005516A9" w:rsidP="005516A9">
      <w:pPr>
        <w:pStyle w:val="EndNoteBibliography"/>
        <w:ind w:left="720" w:hanging="720"/>
        <w:rPr>
          <w:noProof/>
        </w:rPr>
      </w:pPr>
      <w:r w:rsidRPr="005516A9">
        <w:rPr>
          <w:noProof/>
        </w:rPr>
        <w:t>12.</w:t>
      </w:r>
    </w:p>
    <w:p w14:paraId="36B7551B" w14:textId="77777777" w:rsidR="005516A9" w:rsidRPr="005516A9" w:rsidRDefault="005516A9" w:rsidP="005516A9">
      <w:pPr>
        <w:pStyle w:val="EndNoteBibliography"/>
        <w:ind w:left="720" w:hanging="720"/>
        <w:rPr>
          <w:noProof/>
        </w:rPr>
      </w:pPr>
      <w:r w:rsidRPr="005516A9">
        <w:rPr>
          <w:noProof/>
        </w:rPr>
        <w:t xml:space="preserve">Higgins, P.A., Mastrandrea, M.D. &amp; Schneider, S.H. (2002). Dynamics of climate and ecosystem coupling: abrupt changes and multiple equilibria. </w:t>
      </w:r>
      <w:r w:rsidRPr="005516A9">
        <w:rPr>
          <w:i/>
          <w:noProof/>
        </w:rPr>
        <w:t>Philisophical Transactions - Royal Society of London Series B Biological Sciences</w:t>
      </w:r>
      <w:r w:rsidRPr="005516A9">
        <w:rPr>
          <w:noProof/>
        </w:rPr>
        <w:t>, 357, 647-656.</w:t>
      </w:r>
    </w:p>
    <w:p w14:paraId="2E6F4F2A" w14:textId="77777777" w:rsidR="005516A9" w:rsidRPr="005516A9" w:rsidRDefault="005516A9" w:rsidP="005516A9">
      <w:pPr>
        <w:pStyle w:val="EndNoteBibliography"/>
        <w:ind w:left="720" w:hanging="720"/>
        <w:rPr>
          <w:noProof/>
        </w:rPr>
      </w:pPr>
      <w:r w:rsidRPr="005516A9">
        <w:rPr>
          <w:noProof/>
        </w:rPr>
        <w:lastRenderedPageBreak/>
        <w:t>13.</w:t>
      </w:r>
    </w:p>
    <w:p w14:paraId="0B18A458" w14:textId="77777777" w:rsidR="005516A9" w:rsidRPr="005516A9" w:rsidRDefault="005516A9" w:rsidP="005516A9">
      <w:pPr>
        <w:pStyle w:val="EndNoteBibliography"/>
        <w:ind w:left="720" w:hanging="720"/>
        <w:rPr>
          <w:noProof/>
        </w:rPr>
      </w:pPr>
      <w:r w:rsidRPr="005516A9">
        <w:rPr>
          <w:noProof/>
        </w:rPr>
        <w:t xml:space="preserve">Hilborn, R., Maguire, J.-J., Parma, A.M. &amp; Rosenberg, A.A. (2001). The Precautionary Approach and risk management: can they increase the probability of successes in fishery management? </w:t>
      </w:r>
      <w:r w:rsidRPr="005516A9">
        <w:rPr>
          <w:i/>
          <w:noProof/>
        </w:rPr>
        <w:t>Canadian Journal of Fisheries and Aquatic Sciences</w:t>
      </w:r>
      <w:r w:rsidRPr="005516A9">
        <w:rPr>
          <w:noProof/>
        </w:rPr>
        <w:t>, 58, 99-107.</w:t>
      </w:r>
    </w:p>
    <w:p w14:paraId="0FA9B652" w14:textId="77777777" w:rsidR="005516A9" w:rsidRPr="005516A9" w:rsidRDefault="005516A9" w:rsidP="005516A9">
      <w:pPr>
        <w:pStyle w:val="EndNoteBibliography"/>
        <w:ind w:left="720" w:hanging="720"/>
        <w:rPr>
          <w:noProof/>
        </w:rPr>
      </w:pPr>
      <w:r w:rsidRPr="005516A9">
        <w:rPr>
          <w:noProof/>
        </w:rPr>
        <w:t>14.</w:t>
      </w:r>
    </w:p>
    <w:p w14:paraId="33A63F6C" w14:textId="77777777" w:rsidR="005516A9" w:rsidRPr="005516A9" w:rsidRDefault="005516A9" w:rsidP="005516A9">
      <w:pPr>
        <w:pStyle w:val="EndNoteBibliography"/>
        <w:ind w:left="720" w:hanging="720"/>
        <w:rPr>
          <w:noProof/>
        </w:rPr>
      </w:pPr>
      <w:r w:rsidRPr="005516A9">
        <w:rPr>
          <w:noProof/>
        </w:rPr>
        <w:t>Kates, R.W., Clark, W.C., Corell, R., Hall, J.M., Jaeger, C.C., Lowe, I.</w:t>
      </w:r>
      <w:r w:rsidRPr="005516A9">
        <w:rPr>
          <w:i/>
          <w:noProof/>
        </w:rPr>
        <w:t xml:space="preserve"> et al.</w:t>
      </w:r>
      <w:r w:rsidRPr="005516A9">
        <w:rPr>
          <w:noProof/>
        </w:rPr>
        <w:t xml:space="preserve"> (2001). Sustainability Science. </w:t>
      </w:r>
      <w:r w:rsidRPr="005516A9">
        <w:rPr>
          <w:i/>
          <w:noProof/>
        </w:rPr>
        <w:t>Science</w:t>
      </w:r>
      <w:r w:rsidRPr="005516A9">
        <w:rPr>
          <w:noProof/>
        </w:rPr>
        <w:t>, 292, 641-642.</w:t>
      </w:r>
    </w:p>
    <w:p w14:paraId="0EA90A54" w14:textId="77777777" w:rsidR="005516A9" w:rsidRPr="005516A9" w:rsidRDefault="005516A9" w:rsidP="005516A9">
      <w:pPr>
        <w:pStyle w:val="EndNoteBibliography"/>
        <w:ind w:left="720" w:hanging="720"/>
        <w:rPr>
          <w:noProof/>
        </w:rPr>
      </w:pPr>
      <w:r w:rsidRPr="005516A9">
        <w:rPr>
          <w:noProof/>
        </w:rPr>
        <w:t>15.</w:t>
      </w:r>
    </w:p>
    <w:p w14:paraId="79EB9A16" w14:textId="77777777" w:rsidR="005516A9" w:rsidRPr="005516A9" w:rsidRDefault="005516A9" w:rsidP="005516A9">
      <w:pPr>
        <w:pStyle w:val="EndNoteBibliography"/>
        <w:ind w:left="720" w:hanging="720"/>
        <w:rPr>
          <w:noProof/>
        </w:rPr>
      </w:pPr>
      <w:r w:rsidRPr="005516A9">
        <w:rPr>
          <w:noProof/>
        </w:rPr>
        <w:t xml:space="preserve">Ludwig, D., Hilborn, R. &amp; Walters, C. (1993). Uncertainty, resource exploitation, and conservation: lessons from history. </w:t>
      </w:r>
      <w:r w:rsidRPr="005516A9">
        <w:rPr>
          <w:i/>
          <w:noProof/>
        </w:rPr>
        <w:t>Science(Washington)</w:t>
      </w:r>
      <w:r w:rsidRPr="005516A9">
        <w:rPr>
          <w:noProof/>
        </w:rPr>
        <w:t>, 260, 17.</w:t>
      </w:r>
    </w:p>
    <w:p w14:paraId="6DA7E275" w14:textId="77777777" w:rsidR="005516A9" w:rsidRPr="005516A9" w:rsidRDefault="005516A9" w:rsidP="005516A9">
      <w:pPr>
        <w:pStyle w:val="EndNoteBibliography"/>
        <w:ind w:left="720" w:hanging="720"/>
        <w:rPr>
          <w:noProof/>
        </w:rPr>
      </w:pPr>
      <w:r w:rsidRPr="005516A9">
        <w:rPr>
          <w:noProof/>
        </w:rPr>
        <w:t>16.</w:t>
      </w:r>
    </w:p>
    <w:p w14:paraId="163D9C63" w14:textId="77777777" w:rsidR="005516A9" w:rsidRPr="005516A9" w:rsidRDefault="005516A9" w:rsidP="005516A9">
      <w:pPr>
        <w:pStyle w:val="EndNoteBibliography"/>
        <w:ind w:left="720" w:hanging="720"/>
        <w:rPr>
          <w:noProof/>
        </w:rPr>
      </w:pPr>
      <w:r w:rsidRPr="005516A9">
        <w:rPr>
          <w:noProof/>
        </w:rPr>
        <w:t xml:space="preserve">Mangel, M. (2000). Irreducible uncertainties, sustainable fisheries and marine reserves. </w:t>
      </w:r>
      <w:r w:rsidRPr="005516A9">
        <w:rPr>
          <w:i/>
          <w:noProof/>
        </w:rPr>
        <w:t>Evolutionary Ecology Research</w:t>
      </w:r>
      <w:r w:rsidRPr="005516A9">
        <w:rPr>
          <w:noProof/>
        </w:rPr>
        <w:t>, 2, 547-557.</w:t>
      </w:r>
    </w:p>
    <w:p w14:paraId="61C938AB" w14:textId="77777777" w:rsidR="005516A9" w:rsidRPr="005516A9" w:rsidRDefault="005516A9" w:rsidP="005516A9">
      <w:pPr>
        <w:pStyle w:val="EndNoteBibliography"/>
        <w:ind w:left="720" w:hanging="720"/>
        <w:rPr>
          <w:noProof/>
        </w:rPr>
      </w:pPr>
      <w:r w:rsidRPr="005516A9">
        <w:rPr>
          <w:noProof/>
        </w:rPr>
        <w:t>17.</w:t>
      </w:r>
    </w:p>
    <w:p w14:paraId="4E287D00" w14:textId="77777777" w:rsidR="005516A9" w:rsidRPr="005516A9" w:rsidRDefault="005516A9" w:rsidP="005516A9">
      <w:pPr>
        <w:pStyle w:val="EndNoteBibliography"/>
        <w:ind w:left="720" w:hanging="720"/>
        <w:rPr>
          <w:noProof/>
        </w:rPr>
      </w:pPr>
      <w:r w:rsidRPr="005516A9">
        <w:rPr>
          <w:noProof/>
        </w:rPr>
        <w:t xml:space="preserve">May, R.M. (1977). Thresholds and breakpoints in ecosystems with a multiplicity of stable states. </w:t>
      </w:r>
      <w:r w:rsidRPr="005516A9">
        <w:rPr>
          <w:i/>
          <w:noProof/>
        </w:rPr>
        <w:t>Nature</w:t>
      </w:r>
      <w:r w:rsidRPr="005516A9">
        <w:rPr>
          <w:noProof/>
        </w:rPr>
        <w:t>, 269, 471-477.</w:t>
      </w:r>
    </w:p>
    <w:p w14:paraId="5D5775CF" w14:textId="77777777" w:rsidR="005516A9" w:rsidRPr="005516A9" w:rsidRDefault="005516A9" w:rsidP="005516A9">
      <w:pPr>
        <w:pStyle w:val="EndNoteBibliography"/>
        <w:ind w:left="720" w:hanging="720"/>
        <w:rPr>
          <w:noProof/>
        </w:rPr>
      </w:pPr>
      <w:r w:rsidRPr="005516A9">
        <w:rPr>
          <w:noProof/>
        </w:rPr>
        <w:t>18.</w:t>
      </w:r>
    </w:p>
    <w:p w14:paraId="0C6CB574" w14:textId="77777777" w:rsidR="005516A9" w:rsidRPr="005516A9" w:rsidRDefault="005516A9" w:rsidP="005516A9">
      <w:pPr>
        <w:pStyle w:val="EndNoteBibliography"/>
        <w:ind w:left="720" w:hanging="720"/>
        <w:rPr>
          <w:noProof/>
        </w:rPr>
      </w:pPr>
      <w:r w:rsidRPr="005516A9">
        <w:rPr>
          <w:noProof/>
        </w:rPr>
        <w:t xml:space="preserve">Polasky, S., Carpenter, S.R., Folke, C. &amp; Keeler, B. (2011). Decision-making under great uncertainty: environmental management in an era of global change. </w:t>
      </w:r>
      <w:r w:rsidRPr="005516A9">
        <w:rPr>
          <w:i/>
          <w:noProof/>
        </w:rPr>
        <w:t>Trends in ecology &amp; evolution</w:t>
      </w:r>
      <w:r w:rsidRPr="005516A9">
        <w:rPr>
          <w:noProof/>
        </w:rPr>
        <w:t>, 26, 398-404.</w:t>
      </w:r>
    </w:p>
    <w:p w14:paraId="7936E80F" w14:textId="77777777" w:rsidR="005516A9" w:rsidRPr="005516A9" w:rsidRDefault="005516A9" w:rsidP="005516A9">
      <w:pPr>
        <w:pStyle w:val="EndNoteBibliography"/>
        <w:ind w:left="720" w:hanging="720"/>
        <w:rPr>
          <w:noProof/>
        </w:rPr>
      </w:pPr>
      <w:r w:rsidRPr="005516A9">
        <w:rPr>
          <w:noProof/>
        </w:rPr>
        <w:t>19.</w:t>
      </w:r>
    </w:p>
    <w:p w14:paraId="597E9553" w14:textId="77777777" w:rsidR="005516A9" w:rsidRPr="005516A9" w:rsidRDefault="005516A9" w:rsidP="005516A9">
      <w:pPr>
        <w:pStyle w:val="EndNoteBibliography"/>
        <w:ind w:left="720" w:hanging="720"/>
        <w:rPr>
          <w:noProof/>
        </w:rPr>
      </w:pPr>
      <w:r w:rsidRPr="005516A9">
        <w:rPr>
          <w:noProof/>
        </w:rPr>
        <w:t>Rockström, J., Steffen, W., Noone, K., Persson, Å., Chapin, F.S., Lambin, E.F.</w:t>
      </w:r>
      <w:r w:rsidRPr="005516A9">
        <w:rPr>
          <w:i/>
          <w:noProof/>
        </w:rPr>
        <w:t xml:space="preserve"> et al.</w:t>
      </w:r>
      <w:r w:rsidRPr="005516A9">
        <w:rPr>
          <w:noProof/>
        </w:rPr>
        <w:t xml:space="preserve"> (2009). A safe operating space for humanity. </w:t>
      </w:r>
      <w:r w:rsidRPr="005516A9">
        <w:rPr>
          <w:i/>
          <w:noProof/>
        </w:rPr>
        <w:t>Nature</w:t>
      </w:r>
      <w:r w:rsidRPr="005516A9">
        <w:rPr>
          <w:noProof/>
        </w:rPr>
        <w:t>, 461, 472-475.</w:t>
      </w:r>
    </w:p>
    <w:p w14:paraId="194B9C03" w14:textId="77777777" w:rsidR="005516A9" w:rsidRPr="005516A9" w:rsidRDefault="005516A9" w:rsidP="005516A9">
      <w:pPr>
        <w:pStyle w:val="EndNoteBibliography"/>
        <w:ind w:left="720" w:hanging="720"/>
        <w:rPr>
          <w:noProof/>
        </w:rPr>
      </w:pPr>
      <w:r w:rsidRPr="005516A9">
        <w:rPr>
          <w:noProof/>
        </w:rPr>
        <w:t>20.</w:t>
      </w:r>
    </w:p>
    <w:p w14:paraId="78EB0A3F" w14:textId="77777777" w:rsidR="005516A9" w:rsidRPr="005516A9" w:rsidRDefault="005516A9" w:rsidP="005516A9">
      <w:pPr>
        <w:pStyle w:val="EndNoteBibliography"/>
        <w:ind w:left="720" w:hanging="720"/>
        <w:rPr>
          <w:noProof/>
        </w:rPr>
      </w:pPr>
      <w:r w:rsidRPr="005516A9">
        <w:rPr>
          <w:noProof/>
        </w:rPr>
        <w:t xml:space="preserve">Scheffer, M., Carpenter, S., Foley, J.A., Folke, C. &amp; Walker, B. (2001). Catastrophic shifts in ecosystems. </w:t>
      </w:r>
      <w:r w:rsidRPr="005516A9">
        <w:rPr>
          <w:i/>
          <w:noProof/>
        </w:rPr>
        <w:t>Nature</w:t>
      </w:r>
      <w:r w:rsidRPr="005516A9">
        <w:rPr>
          <w:noProof/>
        </w:rPr>
        <w:t>, 413, 591-596.</w:t>
      </w:r>
    </w:p>
    <w:p w14:paraId="303875BA" w14:textId="77777777" w:rsidR="005516A9" w:rsidRPr="005516A9" w:rsidRDefault="005516A9" w:rsidP="005516A9">
      <w:pPr>
        <w:pStyle w:val="EndNoteBibliography"/>
        <w:ind w:left="720" w:hanging="720"/>
        <w:rPr>
          <w:noProof/>
        </w:rPr>
      </w:pPr>
      <w:r w:rsidRPr="005516A9">
        <w:rPr>
          <w:noProof/>
        </w:rPr>
        <w:t>21.</w:t>
      </w:r>
    </w:p>
    <w:p w14:paraId="64A1675F" w14:textId="77777777" w:rsidR="005516A9" w:rsidRPr="005516A9" w:rsidRDefault="005516A9" w:rsidP="005516A9">
      <w:pPr>
        <w:pStyle w:val="EndNoteBibliography"/>
        <w:ind w:left="720" w:hanging="720"/>
        <w:rPr>
          <w:noProof/>
        </w:rPr>
      </w:pPr>
      <w:r w:rsidRPr="005516A9">
        <w:rPr>
          <w:noProof/>
        </w:rPr>
        <w:t>Selkoe, K.A., Blenckner, T., Caldwell, M.R., Crowder, L.B., Erickson, A.L., Essington, T.E.</w:t>
      </w:r>
      <w:r w:rsidRPr="005516A9">
        <w:rPr>
          <w:i/>
          <w:noProof/>
        </w:rPr>
        <w:t xml:space="preserve"> et al.</w:t>
      </w:r>
      <w:r w:rsidRPr="005516A9">
        <w:rPr>
          <w:noProof/>
        </w:rPr>
        <w:t xml:space="preserve"> (2015). Principles for managing marine ecosystems prone to tipping points. </w:t>
      </w:r>
      <w:r w:rsidRPr="005516A9">
        <w:rPr>
          <w:i/>
          <w:noProof/>
        </w:rPr>
        <w:t>Ecosystem Health and Sustainability</w:t>
      </w:r>
      <w:r w:rsidRPr="005516A9">
        <w:rPr>
          <w:noProof/>
        </w:rPr>
        <w:t>, 1, art17.</w:t>
      </w:r>
    </w:p>
    <w:p w14:paraId="00B1CC13" w14:textId="77777777" w:rsidR="005516A9" w:rsidRPr="005516A9" w:rsidRDefault="005516A9" w:rsidP="005516A9">
      <w:pPr>
        <w:pStyle w:val="EndNoteBibliography"/>
        <w:ind w:left="720" w:hanging="720"/>
        <w:rPr>
          <w:noProof/>
        </w:rPr>
      </w:pPr>
      <w:r w:rsidRPr="005516A9">
        <w:rPr>
          <w:noProof/>
        </w:rPr>
        <w:t>22.</w:t>
      </w:r>
    </w:p>
    <w:p w14:paraId="06CBC1F0" w14:textId="77777777" w:rsidR="005516A9" w:rsidRPr="005516A9" w:rsidRDefault="005516A9" w:rsidP="005516A9">
      <w:pPr>
        <w:pStyle w:val="EndNoteBibliography"/>
        <w:ind w:left="720" w:hanging="720"/>
        <w:rPr>
          <w:noProof/>
        </w:rPr>
      </w:pPr>
      <w:r w:rsidRPr="005516A9">
        <w:rPr>
          <w:noProof/>
        </w:rPr>
        <w:t xml:space="preserve">Sethi, G., Costello, C., Fisher, A., Hanemann, M. &amp; Karp, L. (2005). Fishery management under multiple uncertainty. </w:t>
      </w:r>
      <w:r w:rsidRPr="005516A9">
        <w:rPr>
          <w:i/>
          <w:noProof/>
        </w:rPr>
        <w:t>Journal of Environmental Economics and Management</w:t>
      </w:r>
      <w:r w:rsidRPr="005516A9">
        <w:rPr>
          <w:noProof/>
        </w:rPr>
        <w:t>, 50, 300-318.</w:t>
      </w:r>
    </w:p>
    <w:p w14:paraId="7A1CB8AE" w14:textId="77777777" w:rsidR="005516A9" w:rsidRPr="005516A9" w:rsidRDefault="005516A9" w:rsidP="005516A9">
      <w:pPr>
        <w:pStyle w:val="EndNoteBibliography"/>
        <w:ind w:left="720" w:hanging="720"/>
        <w:rPr>
          <w:noProof/>
        </w:rPr>
      </w:pPr>
      <w:r w:rsidRPr="005516A9">
        <w:rPr>
          <w:noProof/>
        </w:rPr>
        <w:t>23.</w:t>
      </w:r>
    </w:p>
    <w:p w14:paraId="10DC153B" w14:textId="77777777" w:rsidR="005516A9" w:rsidRPr="005516A9" w:rsidRDefault="005516A9" w:rsidP="005516A9">
      <w:pPr>
        <w:pStyle w:val="EndNoteBibliography"/>
        <w:ind w:left="720" w:hanging="720"/>
        <w:rPr>
          <w:noProof/>
        </w:rPr>
      </w:pPr>
      <w:r w:rsidRPr="005516A9">
        <w:rPr>
          <w:noProof/>
        </w:rPr>
        <w:t xml:space="preserve">Smith, D.R., Snyder, C.D., Hitt, N.P. &amp; Geissler, P.H. (2014). Monitoring for Threshold-Dependent Decisions. In: </w:t>
      </w:r>
      <w:r w:rsidRPr="005516A9">
        <w:rPr>
          <w:i/>
          <w:noProof/>
        </w:rPr>
        <w:t>Application of Threshold Concepts in Natural Resource Decision Making</w:t>
      </w:r>
      <w:r w:rsidRPr="005516A9">
        <w:rPr>
          <w:noProof/>
        </w:rPr>
        <w:t>. Springer, pp. 87-100.</w:t>
      </w:r>
    </w:p>
    <w:p w14:paraId="07C69B94" w14:textId="77777777" w:rsidR="005516A9" w:rsidRPr="005516A9" w:rsidRDefault="005516A9" w:rsidP="005516A9">
      <w:pPr>
        <w:pStyle w:val="EndNoteBibliography"/>
        <w:ind w:left="720" w:hanging="720"/>
        <w:rPr>
          <w:noProof/>
        </w:rPr>
      </w:pPr>
      <w:r w:rsidRPr="005516A9">
        <w:rPr>
          <w:noProof/>
        </w:rPr>
        <w:t>24.</w:t>
      </w:r>
    </w:p>
    <w:p w14:paraId="05583830" w14:textId="77777777" w:rsidR="005516A9" w:rsidRPr="005516A9" w:rsidRDefault="005516A9" w:rsidP="005516A9">
      <w:pPr>
        <w:pStyle w:val="EndNoteBibliography"/>
        <w:ind w:left="720" w:hanging="720"/>
        <w:rPr>
          <w:noProof/>
        </w:rPr>
      </w:pPr>
      <w:r w:rsidRPr="005516A9">
        <w:rPr>
          <w:noProof/>
        </w:rPr>
        <w:t xml:space="preserve">Stefansson, G. &amp; Rosenberg, A.A. (2005). Combining control measures for more effective management of fisheries under uncertainty: quotas, effort limitation and protected areas. </w:t>
      </w:r>
      <w:r w:rsidRPr="005516A9">
        <w:rPr>
          <w:i/>
          <w:noProof/>
        </w:rPr>
        <w:t>Philosophical Transactions of the Royal Society B: Biological Sciences</w:t>
      </w:r>
      <w:r w:rsidRPr="005516A9">
        <w:rPr>
          <w:noProof/>
        </w:rPr>
        <w:t>, 360, 133-146.</w:t>
      </w:r>
    </w:p>
    <w:p w14:paraId="7F3721B0" w14:textId="77777777" w:rsidR="005516A9" w:rsidRPr="005516A9" w:rsidRDefault="005516A9" w:rsidP="005516A9">
      <w:pPr>
        <w:pStyle w:val="EndNoteBibliography"/>
        <w:ind w:left="720" w:hanging="720"/>
        <w:rPr>
          <w:noProof/>
        </w:rPr>
      </w:pPr>
      <w:r w:rsidRPr="005516A9">
        <w:rPr>
          <w:noProof/>
        </w:rPr>
        <w:t>25.</w:t>
      </w:r>
    </w:p>
    <w:p w14:paraId="04012E85" w14:textId="77777777" w:rsidR="005516A9" w:rsidRPr="005516A9" w:rsidRDefault="005516A9" w:rsidP="005516A9">
      <w:pPr>
        <w:pStyle w:val="EndNoteBibliography"/>
        <w:ind w:left="720" w:hanging="720"/>
        <w:rPr>
          <w:noProof/>
        </w:rPr>
      </w:pPr>
      <w:r w:rsidRPr="005516A9">
        <w:rPr>
          <w:noProof/>
        </w:rPr>
        <w:t xml:space="preserve">Stephens, P.A., Sutherland, W.J. &amp; Freckleton, R.P. (1999). What is the Allee effect? </w:t>
      </w:r>
      <w:r w:rsidRPr="005516A9">
        <w:rPr>
          <w:i/>
          <w:noProof/>
        </w:rPr>
        <w:t>Oikos</w:t>
      </w:r>
      <w:r w:rsidRPr="005516A9">
        <w:rPr>
          <w:noProof/>
        </w:rPr>
        <w:t>, 185-190.</w:t>
      </w:r>
    </w:p>
    <w:p w14:paraId="20E0A5AC" w14:textId="77777777" w:rsidR="005516A9" w:rsidRPr="005516A9" w:rsidRDefault="005516A9" w:rsidP="005516A9">
      <w:pPr>
        <w:pStyle w:val="EndNoteBibliography"/>
        <w:ind w:left="720" w:hanging="720"/>
        <w:rPr>
          <w:noProof/>
        </w:rPr>
      </w:pPr>
      <w:r w:rsidRPr="005516A9">
        <w:rPr>
          <w:noProof/>
        </w:rPr>
        <w:t>26.</w:t>
      </w:r>
    </w:p>
    <w:p w14:paraId="17586853" w14:textId="77777777" w:rsidR="005516A9" w:rsidRPr="005516A9" w:rsidRDefault="005516A9" w:rsidP="005516A9">
      <w:pPr>
        <w:pStyle w:val="EndNoteBibliography"/>
        <w:ind w:left="720" w:hanging="720"/>
        <w:rPr>
          <w:noProof/>
        </w:rPr>
      </w:pPr>
      <w:r w:rsidRPr="005516A9">
        <w:rPr>
          <w:noProof/>
        </w:rPr>
        <w:t xml:space="preserve">Taylor, B.L. (1995). The reliability of using population viability analysis for risk classification of species. </w:t>
      </w:r>
      <w:r w:rsidRPr="005516A9">
        <w:rPr>
          <w:i/>
          <w:noProof/>
        </w:rPr>
        <w:t>Conservation Biology</w:t>
      </w:r>
      <w:r w:rsidRPr="005516A9">
        <w:rPr>
          <w:noProof/>
        </w:rPr>
        <w:t>, 9, 551-558.</w:t>
      </w:r>
    </w:p>
    <w:p w14:paraId="63EEA004" w14:textId="77777777" w:rsidR="005516A9" w:rsidRPr="005516A9" w:rsidRDefault="005516A9" w:rsidP="005516A9">
      <w:pPr>
        <w:pStyle w:val="EndNoteBibliography"/>
        <w:ind w:left="720" w:hanging="720"/>
        <w:rPr>
          <w:noProof/>
        </w:rPr>
      </w:pPr>
      <w:r w:rsidRPr="005516A9">
        <w:rPr>
          <w:noProof/>
        </w:rPr>
        <w:t>27.</w:t>
      </w:r>
    </w:p>
    <w:p w14:paraId="717FAACB" w14:textId="77777777" w:rsidR="005516A9" w:rsidRPr="005516A9" w:rsidRDefault="005516A9" w:rsidP="005516A9">
      <w:pPr>
        <w:pStyle w:val="EndNoteBibliography"/>
        <w:ind w:left="720" w:hanging="720"/>
        <w:rPr>
          <w:noProof/>
        </w:rPr>
      </w:pPr>
      <w:r w:rsidRPr="005516A9">
        <w:rPr>
          <w:noProof/>
        </w:rPr>
        <w:lastRenderedPageBreak/>
        <w:t xml:space="preserve">Walters, C.J. &amp; Hilborn, R. (1978). Ecological optimization and adaptive management. </w:t>
      </w:r>
      <w:r w:rsidRPr="005516A9">
        <w:rPr>
          <w:i/>
          <w:noProof/>
        </w:rPr>
        <w:t>Annual review of Ecology and Systematics</w:t>
      </w:r>
      <w:r w:rsidRPr="005516A9">
        <w:rPr>
          <w:noProof/>
        </w:rPr>
        <w:t>, 157-188.</w:t>
      </w:r>
    </w:p>
    <w:p w14:paraId="6B7F62EF" w14:textId="547D99BC" w:rsidR="00A800CF" w:rsidRPr="00957F1F" w:rsidRDefault="0074108B"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110353CD"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47B2A561" w14:textId="77777777" w:rsidR="00D44095" w:rsidRPr="00957F1F" w:rsidRDefault="00D44095" w:rsidP="00A800CF">
      <w:pPr>
        <w:rPr>
          <w:rFonts w:ascii="Helvetica" w:hAnsi="Helvetica"/>
          <w:b/>
          <w:sz w:val="22"/>
          <w:szCs w:val="22"/>
        </w:rPr>
      </w:pPr>
    </w:p>
    <w:p w14:paraId="2B7F6623"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B) </w:t>
      </w:r>
      <w:proofErr w:type="gramStart"/>
      <w:r w:rsidRPr="00957F1F">
        <w:rPr>
          <w:rFonts w:ascii="Helvetica" w:hAnsi="Helvetica"/>
          <w:sz w:val="22"/>
          <w:szCs w:val="22"/>
        </w:rPr>
        <w:t>the</w:t>
      </w:r>
      <w:proofErr w:type="gramEnd"/>
      <w:r w:rsidRPr="00957F1F">
        <w:rPr>
          <w:rFonts w:ascii="Helvetica" w:hAnsi="Helvetica"/>
          <w:sz w:val="22"/>
          <w:szCs w:val="22"/>
        </w:rPr>
        <w:t xml:space="preserve"> scaling relationship between the coefficient of variation (CV) and the degree to which the sampled biomass differs from the true biomass.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50F16D3E" wp14:editId="58F8B33F">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517E15C5"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6D160439"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lower </w:t>
      </w:r>
      <w:proofErr w:type="gramStart"/>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proofErr w:type="gramEnd"/>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00AD00DD" w14:textId="77777777" w:rsidR="00393873" w:rsidRDefault="00393873" w:rsidP="00D64561">
      <w:pPr>
        <w:rPr>
          <w:rFonts w:ascii="Helvetica" w:hAnsi="Helvetica"/>
          <w:sz w:val="22"/>
          <w:szCs w:val="22"/>
        </w:rPr>
      </w:pPr>
    </w:p>
    <w:p w14:paraId="0806BF08" w14:textId="77777777" w:rsidR="00393873" w:rsidRDefault="00393873" w:rsidP="00D64561">
      <w:pPr>
        <w:rPr>
          <w:rFonts w:ascii="Helvetica" w:hAnsi="Helvetica"/>
          <w:sz w:val="22"/>
          <w:szCs w:val="22"/>
        </w:rPr>
      </w:pPr>
      <w:r w:rsidRPr="00393873">
        <w:rPr>
          <w:rFonts w:ascii="Helvetica" w:hAnsi="Helvetica"/>
          <w:sz w:val="22"/>
          <w:szCs w:val="22"/>
          <w:highlight w:val="lightGray"/>
        </w:rPr>
        <w:t>Add contour</w:t>
      </w:r>
      <w:r w:rsidR="00E45819">
        <w:rPr>
          <w:rFonts w:ascii="Helvetica" w:hAnsi="Helvetica"/>
          <w:sz w:val="22"/>
          <w:szCs w:val="22"/>
          <w:highlight w:val="lightGray"/>
        </w:rPr>
        <w:t>s</w:t>
      </w:r>
      <w:r w:rsidRPr="00393873">
        <w:rPr>
          <w:rFonts w:ascii="Helvetica" w:hAnsi="Helvetica"/>
          <w:sz w:val="22"/>
          <w:szCs w:val="22"/>
          <w:highlight w:val="lightGray"/>
        </w:rPr>
        <w:t xml:space="preserve"> </w:t>
      </w:r>
      <w:r w:rsidR="00E45819">
        <w:rPr>
          <w:rFonts w:ascii="Helvetica" w:hAnsi="Helvetica"/>
          <w:sz w:val="22"/>
          <w:szCs w:val="22"/>
          <w:highlight w:val="lightGray"/>
        </w:rPr>
        <w:t xml:space="preserve">for </w:t>
      </w:r>
      <w:proofErr w:type="spellStart"/>
      <w:r w:rsidR="00E45819">
        <w:rPr>
          <w:rFonts w:ascii="Helvetica" w:hAnsi="Helvetica"/>
          <w:sz w:val="22"/>
          <w:szCs w:val="22"/>
          <w:highlight w:val="lightGray"/>
        </w:rPr>
        <w:t>heatmap</w:t>
      </w:r>
      <w:proofErr w:type="spellEnd"/>
      <w:r w:rsidR="00E45819">
        <w:rPr>
          <w:rFonts w:ascii="Helvetica" w:hAnsi="Helvetica"/>
          <w:sz w:val="22"/>
          <w:szCs w:val="22"/>
          <w:highlight w:val="lightGray"/>
        </w:rPr>
        <w:t xml:space="preserve"> </w:t>
      </w:r>
      <w:r>
        <w:rPr>
          <w:rFonts w:ascii="Helvetica" w:hAnsi="Helvetica"/>
          <w:sz w:val="22"/>
          <w:szCs w:val="22"/>
          <w:highlight w:val="lightGray"/>
        </w:rPr>
        <w:t xml:space="preserve">and add </w:t>
      </w:r>
      <w:r w:rsidR="00E45819">
        <w:rPr>
          <w:rFonts w:ascii="Helvetica" w:hAnsi="Helvetica"/>
          <w:sz w:val="22"/>
          <w:szCs w:val="22"/>
          <w:highlight w:val="lightGray"/>
        </w:rPr>
        <w:t xml:space="preserve">third panel </w:t>
      </w:r>
      <w:r>
        <w:rPr>
          <w:rFonts w:ascii="Helvetica" w:hAnsi="Helvetica"/>
          <w:sz w:val="22"/>
          <w:szCs w:val="22"/>
          <w:highlight w:val="lightGray"/>
        </w:rPr>
        <w:t>p tip management</w:t>
      </w:r>
    </w:p>
    <w:p w14:paraId="05DB57D9" w14:textId="77777777" w:rsidR="003E12CA" w:rsidRPr="00957F1F" w:rsidRDefault="003E12CA" w:rsidP="003E2FCD">
      <w:pPr>
        <w:ind w:firstLine="720"/>
        <w:rPr>
          <w:rFonts w:ascii="Helvetica" w:hAnsi="Helvetica"/>
          <w:sz w:val="22"/>
          <w:szCs w:val="22"/>
        </w:rPr>
      </w:pPr>
    </w:p>
    <w:p w14:paraId="4AC5D8D1" w14:textId="77777777" w:rsidR="00992EEE" w:rsidRPr="00957F1F" w:rsidRDefault="004D219F" w:rsidP="00D64561">
      <w:pPr>
        <w:rPr>
          <w:rFonts w:ascii="Helvetica" w:hAnsi="Helvetica"/>
          <w:sz w:val="22"/>
          <w:szCs w:val="22"/>
        </w:rPr>
      </w:pPr>
      <w:r>
        <w:rPr>
          <w:rFonts w:ascii="Helvetica" w:hAnsi="Helvetica"/>
          <w:noProof/>
          <w:sz w:val="22"/>
          <w:szCs w:val="22"/>
        </w:rPr>
        <w:drawing>
          <wp:inline distT="0" distB="0" distL="0" distR="0" wp14:anchorId="58015BEA" wp14:editId="47300CA7">
            <wp:extent cx="5833745" cy="3293745"/>
            <wp:effectExtent l="0" t="0" r="8255" b="0"/>
            <wp:docPr id="5" name="Picture 5"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3745" cy="3293745"/>
                    </a:xfrm>
                    <a:prstGeom prst="rect">
                      <a:avLst/>
                    </a:prstGeom>
                    <a:noFill/>
                    <a:ln>
                      <a:noFill/>
                    </a:ln>
                  </pic:spPr>
                </pic:pic>
              </a:graphicData>
            </a:graphic>
          </wp:inline>
        </w:drawing>
      </w:r>
    </w:p>
    <w:p w14:paraId="231B95DE" w14:textId="77777777" w:rsidR="00992EEE" w:rsidRPr="00957F1F" w:rsidRDefault="00992EEE" w:rsidP="00D64561">
      <w:pPr>
        <w:rPr>
          <w:rFonts w:ascii="Helvetica" w:hAnsi="Helvetica"/>
          <w:sz w:val="22"/>
          <w:szCs w:val="22"/>
        </w:rPr>
      </w:pPr>
    </w:p>
    <w:p w14:paraId="74512FD3"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9A4AB1C"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AA766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xml:space="preserve">) and across a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Note that return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E35113">
        <w:rPr>
          <w:rFonts w:ascii="Helvetica" w:hAnsi="Helvetica"/>
          <w:sz w:val="22"/>
          <w:szCs w:val="22"/>
        </w:rPr>
        <w:t xml:space="preserve">A=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r w:rsidR="004D219F">
        <w:rPr>
          <w:rFonts w:ascii="Helvetica" w:hAnsi="Helvetica"/>
          <w:noProof/>
          <w:sz w:val="22"/>
          <w:szCs w:val="22"/>
        </w:rPr>
        <w:drawing>
          <wp:inline distT="0" distB="0" distL="0" distR="0" wp14:anchorId="19624B0C" wp14:editId="6AE5BFCF">
            <wp:extent cx="4182745" cy="3293745"/>
            <wp:effectExtent l="0" t="0" r="0" b="0"/>
            <wp:docPr id="6" name="Picture 6" descr="Macintosh HD:Users:AdrianStierMBP2015:Dropbox:Projects:In Progress:Value of Information:Code:Figures:Fig3_Standing Biomass:ROI.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OI.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2745" cy="3293745"/>
                    </a:xfrm>
                    <a:prstGeom prst="rect">
                      <a:avLst/>
                    </a:prstGeom>
                    <a:noFill/>
                    <a:ln>
                      <a:noFill/>
                    </a:ln>
                  </pic:spPr>
                </pic:pic>
              </a:graphicData>
            </a:graphic>
          </wp:inline>
        </w:drawing>
      </w:r>
    </w:p>
    <w:p w14:paraId="6D453BF1" w14:textId="77777777" w:rsidR="003D48B0" w:rsidRDefault="003D48B0">
      <w:pPr>
        <w:rPr>
          <w:rFonts w:ascii="Helvetica" w:hAnsi="Helvetica"/>
          <w:sz w:val="22"/>
          <w:szCs w:val="22"/>
        </w:rPr>
      </w:pPr>
    </w:p>
    <w:p w14:paraId="14198689" w14:textId="77777777" w:rsidR="003D48B0" w:rsidRDefault="003D48B0">
      <w:pPr>
        <w:rPr>
          <w:rFonts w:ascii="Helvetica" w:hAnsi="Helvetica"/>
          <w:sz w:val="22"/>
          <w:szCs w:val="22"/>
        </w:rPr>
      </w:pPr>
    </w:p>
    <w:p w14:paraId="324B0485"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2F9387D" w14:textId="77777777"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xml:space="preserve">). The maximum allowable CV needed to avoid a tipping point </w:t>
      </w:r>
      <w:proofErr w:type="gramStart"/>
      <w:r w:rsidR="00A800CF" w:rsidRPr="00957F1F">
        <w:rPr>
          <w:rFonts w:ascii="Helvetica" w:hAnsi="Helvetica"/>
          <w:sz w:val="22"/>
          <w:szCs w:val="22"/>
        </w:rPr>
        <w:t>under</w:t>
      </w:r>
      <w:proofErr w:type="gramEnd"/>
      <w:r w:rsidR="00A800CF" w:rsidRPr="00957F1F">
        <w:rPr>
          <w:rFonts w:ascii="Helvetica" w:hAnsi="Helvetica"/>
          <w:sz w:val="22"/>
          <w:szCs w:val="22"/>
        </w:rPr>
        <w:t xml:space="preserve">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accuracy 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2DF8C28B" w14:textId="77777777" w:rsidR="00A800CF" w:rsidRPr="00957F1F" w:rsidRDefault="00A800CF" w:rsidP="000626DC">
      <w:pPr>
        <w:rPr>
          <w:rFonts w:ascii="Helvetica" w:hAnsi="Helvetica"/>
          <w:sz w:val="22"/>
          <w:szCs w:val="22"/>
        </w:rPr>
      </w:pPr>
    </w:p>
    <w:p w14:paraId="3B4C0BA4" w14:textId="77777777" w:rsidR="00A800CF" w:rsidRPr="00957F1F" w:rsidRDefault="00A800CF" w:rsidP="000626DC">
      <w:pPr>
        <w:rPr>
          <w:rFonts w:ascii="Helvetica" w:hAnsi="Helvetica"/>
          <w:sz w:val="22"/>
          <w:szCs w:val="22"/>
        </w:rPr>
      </w:pPr>
    </w:p>
    <w:p w14:paraId="6F676572" w14:textId="77777777" w:rsidR="00B505A1" w:rsidRPr="00957F1F" w:rsidRDefault="00A4057C">
      <w:pPr>
        <w:rPr>
          <w:rFonts w:ascii="Helvetica" w:hAnsi="Helvetica"/>
          <w:b/>
          <w:sz w:val="22"/>
          <w:szCs w:val="22"/>
        </w:rPr>
      </w:pPr>
      <w:r>
        <w:rPr>
          <w:rFonts w:ascii="Helvetica" w:hAnsi="Helvetica"/>
          <w:b/>
          <w:noProof/>
          <w:sz w:val="22"/>
          <w:szCs w:val="22"/>
        </w:rPr>
        <w:drawing>
          <wp:inline distT="0" distB="0" distL="0" distR="0" wp14:anchorId="0AFC47BD" wp14:editId="0B58C18E">
            <wp:extent cx="5664200" cy="3674745"/>
            <wp:effectExtent l="0" t="0" r="0" b="0"/>
            <wp:docPr id="9" name="Picture 9" descr="Macintosh HD:Users:AdrianStierMBP2015:Dropbox:Projects:In Progress:Value of Information:Code:Figures:Fig3_Standing Biomass: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Rplo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200" cy="3674745"/>
                    </a:xfrm>
                    <a:prstGeom prst="rect">
                      <a:avLst/>
                    </a:prstGeom>
                    <a:noFill/>
                    <a:ln>
                      <a:noFill/>
                    </a:ln>
                  </pic:spPr>
                </pic:pic>
              </a:graphicData>
            </a:graphic>
          </wp:inline>
        </w:drawing>
      </w:r>
      <w:r w:rsidR="00A800CF" w:rsidRPr="00957F1F">
        <w:rPr>
          <w:rFonts w:ascii="Helvetica" w:hAnsi="Helvetica"/>
          <w:b/>
          <w:sz w:val="22"/>
          <w:szCs w:val="22"/>
        </w:rPr>
        <w:br w:type="page"/>
      </w:r>
    </w:p>
    <w:p w14:paraId="6CABC291" w14:textId="77777777" w:rsidR="001C5893" w:rsidRDefault="00B505A1" w:rsidP="00FD53FD">
      <w:pPr>
        <w:rPr>
          <w:rFonts w:ascii="Helvetica" w:hAnsi="Helvetica"/>
          <w:sz w:val="22"/>
          <w:szCs w:val="22"/>
        </w:rPr>
      </w:pPr>
      <w:r w:rsidRPr="00957F1F">
        <w:rPr>
          <w:rFonts w:ascii="Helvetica" w:hAnsi="Helvetica"/>
          <w:b/>
          <w:sz w:val="22"/>
          <w:szCs w:val="22"/>
        </w:rPr>
        <w:lastRenderedPageBreak/>
        <w:t>Figure 4</w:t>
      </w:r>
      <w:r w:rsidR="00E853E9"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four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1261A8" w:rsidRPr="00957F1F">
        <w:rPr>
          <w:rFonts w:ascii="Helvetica" w:hAnsi="Helvetica"/>
          <w:sz w:val="22"/>
          <w:szCs w:val="22"/>
        </w:rPr>
        <w:t>Imagine a scenario where you are comparing monitoring a constant amount (either a high amount [CV=0.1] or a low amount [CV=0.5])</w:t>
      </w:r>
      <w:r w:rsidR="00344A84" w:rsidRPr="00957F1F">
        <w:rPr>
          <w:rFonts w:ascii="Helvetica" w:hAnsi="Helvetica"/>
          <w:sz w:val="22"/>
          <w:szCs w:val="22"/>
        </w:rPr>
        <w:t xml:space="preserve">. </w:t>
      </w:r>
      <w:r w:rsidR="00B53FE8" w:rsidRPr="00957F1F">
        <w:rPr>
          <w:rFonts w:ascii="Helvetica" w:hAnsi="Helvetica"/>
          <w:sz w:val="22"/>
          <w:szCs w:val="22"/>
        </w:rPr>
        <w:t xml:space="preserve">Our results above show constant </w:t>
      </w:r>
      <w:r w:rsidR="00873F26" w:rsidRPr="00957F1F">
        <w:rPr>
          <w:rFonts w:ascii="Helvetica" w:hAnsi="Helvetica"/>
          <w:sz w:val="22"/>
          <w:szCs w:val="22"/>
        </w:rPr>
        <w:t>low</w:t>
      </w:r>
      <w:r w:rsidR="00B53FE8" w:rsidRPr="00957F1F">
        <w:rPr>
          <w:rFonts w:ascii="Helvetica" w:hAnsi="Helvetica"/>
          <w:sz w:val="22"/>
          <w:szCs w:val="22"/>
        </w:rPr>
        <w:t xml:space="preserve"> monitoring</w:t>
      </w:r>
      <w:r w:rsidR="00873F26" w:rsidRPr="00957F1F">
        <w:rPr>
          <w:rFonts w:ascii="Helvetica" w:hAnsi="Helvetica"/>
          <w:sz w:val="22"/>
          <w:szCs w:val="22"/>
        </w:rPr>
        <w:t xml:space="preserve"> (constant CV=0.5)</w:t>
      </w:r>
      <w:r w:rsidR="00B53FE8" w:rsidRPr="00957F1F">
        <w:rPr>
          <w:rFonts w:ascii="Helvetica" w:hAnsi="Helvetica"/>
          <w:sz w:val="22"/>
          <w:szCs w:val="22"/>
        </w:rPr>
        <w:t xml:space="preserve"> is going to be very risky (higher </w:t>
      </w:r>
      <w:proofErr w:type="spellStart"/>
      <w:r w:rsidR="00B53FE8" w:rsidRPr="00957F1F">
        <w:rPr>
          <w:rFonts w:ascii="Helvetica" w:hAnsi="Helvetica"/>
          <w:sz w:val="22"/>
          <w:szCs w:val="22"/>
        </w:rPr>
        <w:t>ptip</w:t>
      </w:r>
      <w:proofErr w:type="spellEnd"/>
      <w:r w:rsidR="00B53FE8" w:rsidRPr="00957F1F">
        <w:rPr>
          <w:rFonts w:ascii="Helvetica" w:hAnsi="Helvetica"/>
          <w:sz w:val="22"/>
          <w:szCs w:val="22"/>
        </w:rPr>
        <w:t>) and less profitable (lower NPV)</w:t>
      </w:r>
      <w:r w:rsidR="00873F26" w:rsidRPr="00957F1F">
        <w:rPr>
          <w:rFonts w:ascii="Helvetica" w:hAnsi="Helvetica"/>
          <w:sz w:val="22"/>
          <w:szCs w:val="22"/>
        </w:rPr>
        <w:t xml:space="preserve">, whereas a constant high </w:t>
      </w:r>
      <w:r w:rsidR="002C71C5">
        <w:rPr>
          <w:rFonts w:ascii="Helvetica" w:hAnsi="Helvetica"/>
          <w:sz w:val="22"/>
          <w:szCs w:val="22"/>
        </w:rPr>
        <w:t>monitoring</w:t>
      </w:r>
      <w:r w:rsidR="00873F26" w:rsidRPr="00957F1F">
        <w:rPr>
          <w:rFonts w:ascii="Helvetica" w:hAnsi="Helvetica"/>
          <w:sz w:val="22"/>
          <w:szCs w:val="22"/>
        </w:rPr>
        <w:t xml:space="preserve"> effort (CV = 0.1) is likely to be very costly. </w:t>
      </w:r>
      <w:r w:rsidR="00574F07" w:rsidRPr="00957F1F">
        <w:rPr>
          <w:rFonts w:ascii="Helvetica" w:hAnsi="Helvetica"/>
          <w:sz w:val="22"/>
          <w:szCs w:val="22"/>
        </w:rPr>
        <w:t xml:space="preserve">An alternative is to institute a precautionary buffer at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where any time the stock is estimated to be above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monitoring is low, and anytime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574F07" w:rsidRPr="00957F1F">
        <w:rPr>
          <w:rFonts w:ascii="Helvetica" w:hAnsi="Helvetica"/>
          <w:sz w:val="22"/>
          <w:szCs w:val="22"/>
        </w:rPr>
        <w:t xml:space="preserve">, monitoring is high. </w:t>
      </w:r>
      <w:r w:rsidR="0057211D" w:rsidRPr="00957F1F">
        <w:rPr>
          <w:rFonts w:ascii="Helvetica" w:hAnsi="Helvetica"/>
          <w:sz w:val="22"/>
          <w:szCs w:val="22"/>
        </w:rPr>
        <w:t xml:space="preserve">Below you can see the consequences of this precautionary buffer, which is a demonstrable alleviation of risk in </w:t>
      </w:r>
      <w:r w:rsidR="003623C0" w:rsidRPr="00957F1F">
        <w:rPr>
          <w:rFonts w:ascii="Helvetica" w:hAnsi="Helvetica"/>
          <w:sz w:val="22"/>
          <w:szCs w:val="22"/>
        </w:rPr>
        <w:t xml:space="preserve">tipping, but an increase in cost of monitoring. Therefore relative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 xml:space="preserve">leads to higher profits, higher costs, and lower probability of tipping. </w:t>
      </w:r>
      <w:r w:rsidR="00BD25C8" w:rsidRPr="00957F1F">
        <w:rPr>
          <w:rFonts w:ascii="Helvetica" w:hAnsi="Helvetica"/>
          <w:sz w:val="22"/>
          <w:szCs w:val="22"/>
        </w:rPr>
        <w:t xml:space="preserve">In a perfect world, where the tipping points was known, we might imagine a fourth strategy, which is to monitor all of the time at a medium amount. A constant monitoring effort at the mean CV from the simulation with the precautionary buffer, you can see that this approach is slightly more costly than low monitoring, but has the greatest performance in reduced tipping risk. </w:t>
      </w:r>
    </w:p>
    <w:p w14:paraId="14543422" w14:textId="77777777" w:rsidR="00091253" w:rsidRPr="00957F1F" w:rsidRDefault="00D763C5">
      <w:pPr>
        <w:rPr>
          <w:rFonts w:ascii="Helvetica" w:hAnsi="Helvetica"/>
          <w:b/>
          <w:sz w:val="22"/>
          <w:szCs w:val="22"/>
        </w:rPr>
      </w:pPr>
      <w:r>
        <w:rPr>
          <w:rFonts w:ascii="Helvetica" w:hAnsi="Helvetica"/>
          <w:b/>
          <w:noProof/>
          <w:sz w:val="22"/>
          <w:szCs w:val="22"/>
        </w:rPr>
        <w:drawing>
          <wp:inline distT="0" distB="0" distL="0" distR="0" wp14:anchorId="67061849" wp14:editId="6FDE8F18">
            <wp:extent cx="4343400" cy="5365376"/>
            <wp:effectExtent l="0" t="0" r="0" b="0"/>
            <wp:docPr id="3" name="Picture 3" descr="Macintosh HD:Users:AdrianStierMBP2015:Dropbox:Projects:In Progress:Value of Information:Code:Figures:Fig4_AdaptiveMonitoring: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3400" cy="5365376"/>
                    </a:xfrm>
                    <a:prstGeom prst="rect">
                      <a:avLst/>
                    </a:prstGeom>
                    <a:noFill/>
                    <a:ln>
                      <a:noFill/>
                    </a:ln>
                  </pic:spPr>
                </pic:pic>
              </a:graphicData>
            </a:graphic>
          </wp:inline>
        </w:drawing>
      </w:r>
    </w:p>
    <w:p w14:paraId="7D60AEC6"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011DEB81" w14:textId="77777777" w:rsidR="00A90388" w:rsidRPr="004D1678" w:rsidRDefault="00A90388" w:rsidP="00A90388">
      <w:pPr>
        <w:rPr>
          <w:rFonts w:ascii="Helvetica" w:hAnsi="Helvetica"/>
          <w:sz w:val="22"/>
          <w:szCs w:val="22"/>
        </w:rPr>
      </w:pPr>
      <w:r w:rsidRPr="004F63A4">
        <w:rPr>
          <w:rFonts w:ascii="Helvetica" w:hAnsi="Helvetica"/>
          <w:b/>
          <w:sz w:val="22"/>
          <w:szCs w:val="22"/>
        </w:rPr>
        <w:lastRenderedPageBreak/>
        <w:t>Figure 4s.</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 xml:space="preserve">might influence the trade off between monitoring costs and the </w:t>
      </w:r>
      <w:commentRangeStart w:id="25"/>
      <w:r w:rsidR="00DC0240" w:rsidRPr="004D1678">
        <w:rPr>
          <w:rFonts w:ascii="Helvetica" w:hAnsi="Helvetica"/>
          <w:sz w:val="22"/>
          <w:szCs w:val="22"/>
        </w:rPr>
        <w:t>benefits of resource extraction</w:t>
      </w:r>
      <w:commentRangeEnd w:id="25"/>
      <w:r w:rsidR="009C7059">
        <w:rPr>
          <w:rStyle w:val="CommentReference"/>
        </w:rPr>
        <w:commentReference w:id="25"/>
      </w:r>
      <w:r w:rsidR="00DC0240" w:rsidRPr="004D1678">
        <w:rPr>
          <w:rFonts w:ascii="Helvetica" w:hAnsi="Helvetica"/>
          <w:sz w:val="22"/>
          <w:szCs w:val="22"/>
        </w:rPr>
        <w:t>.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2) The proximity of the precautionary buffer to the management threshold where res</w:t>
      </w:r>
      <w:r w:rsidR="00A4057C">
        <w:rPr>
          <w:rFonts w:ascii="Helvetica" w:hAnsi="Helvetica"/>
          <w:sz w:val="22"/>
          <w:szCs w:val="22"/>
        </w:rPr>
        <w:t>ource extraction is closed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C59C5" w:rsidRPr="004D1678">
        <w:rPr>
          <w:rFonts w:ascii="Helvetica" w:hAnsi="Helvetica"/>
          <w:sz w:val="22"/>
          <w:szCs w:val="22"/>
        </w:rPr>
        <w:t xml:space="preserve">).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0E50C6">
        <w:rPr>
          <w:rFonts w:ascii="Helvetica" w:hAnsi="Helvetica"/>
          <w:sz w:val="22"/>
          <w:szCs w:val="22"/>
        </w:rPr>
        <w:t xml:space="preserve">t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0E50C6">
        <w:rPr>
          <w:rFonts w:ascii="Helvetica" w:hAnsi="Helvetica"/>
          <w:sz w:val="22"/>
          <w:szCs w:val="22"/>
        </w:rPr>
        <w:t xml:space="preserve"> </w:t>
      </w:r>
      <w:r w:rsidR="002153B6">
        <w:rPr>
          <w:rFonts w:ascii="Helvetica" w:hAnsi="Helvetica"/>
          <w:sz w:val="22"/>
          <w:szCs w:val="22"/>
        </w:rPr>
        <w:t>and at</w:t>
      </w:r>
      <w:r w:rsidR="003C59C5" w:rsidRPr="004D167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1.25B</m:t>
            </m:r>
          </m:e>
          <m:sub>
            <m:r>
              <w:rPr>
                <w:rFonts w:ascii="Cambria Math" w:hAnsi="Cambria Math"/>
                <w:sz w:val="22"/>
                <w:szCs w:val="22"/>
              </w:rPr>
              <m:t>MSY</m:t>
            </m:r>
          </m:sub>
        </m:sSub>
      </m:oMath>
      <w:r w:rsidR="00EA28CB" w:rsidRPr="004D1678">
        <w:rPr>
          <w:rFonts w:ascii="Helvetica" w:hAnsi="Helvetica"/>
          <w:sz w:val="22"/>
          <w:szCs w:val="22"/>
        </w:rPr>
        <w:t>.</w:t>
      </w:r>
      <w:r w:rsidR="00DC0240" w:rsidRPr="004D1678">
        <w:rPr>
          <w:rFonts w:ascii="Helvetica" w:hAnsi="Helvetica"/>
          <w:sz w:val="22"/>
          <w:szCs w:val="22"/>
        </w:rPr>
        <w:t xml:space="preserve"> </w:t>
      </w:r>
      <w:r w:rsidR="007F29C8">
        <w:rPr>
          <w:rFonts w:ascii="Helvetica" w:hAnsi="Helvetica"/>
          <w:sz w:val="22"/>
          <w:szCs w:val="22"/>
        </w:rPr>
        <w:t>Three</w:t>
      </w:r>
      <w:r w:rsidR="00F33E20">
        <w:rPr>
          <w:rFonts w:ascii="Helvetica" w:hAnsi="Helvetica"/>
          <w:sz w:val="22"/>
          <w:szCs w:val="22"/>
        </w:rPr>
        <w:t xml:space="preserve">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3E053DB" w14:textId="77777777" w:rsidR="00A90388" w:rsidRDefault="00486187" w:rsidP="00A90388">
      <w:pPr>
        <w:rPr>
          <w:rFonts w:ascii="Helvetica" w:hAnsi="Helvetica"/>
        </w:rPr>
      </w:pPr>
      <w:r>
        <w:rPr>
          <w:rFonts w:ascii="Helvetica" w:hAnsi="Helvetica"/>
          <w:noProof/>
        </w:rPr>
        <w:drawing>
          <wp:inline distT="0" distB="0" distL="0" distR="0" wp14:anchorId="48247F1C" wp14:editId="3B2D2486">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7FFDE7E6" w14:textId="77777777" w:rsidR="0057298C" w:rsidRPr="00957F1F" w:rsidRDefault="0057298C">
      <w:pPr>
        <w:rPr>
          <w:rFonts w:ascii="Helvetica" w:hAnsi="Helvetica"/>
          <w:b/>
          <w:sz w:val="22"/>
          <w:szCs w:val="22"/>
        </w:rPr>
      </w:pPr>
    </w:p>
    <w:p w14:paraId="4AB66B26" w14:textId="77777777" w:rsidR="00A0237B" w:rsidRDefault="00A0237B">
      <w:pPr>
        <w:rPr>
          <w:rFonts w:ascii="Helvetica" w:hAnsi="Helvetica"/>
          <w:b/>
          <w:sz w:val="22"/>
          <w:szCs w:val="22"/>
        </w:rPr>
      </w:pPr>
      <w:r>
        <w:rPr>
          <w:rFonts w:ascii="Helvetica" w:hAnsi="Helvetica"/>
          <w:b/>
          <w:sz w:val="22"/>
          <w:szCs w:val="22"/>
        </w:rPr>
        <w:br w:type="page"/>
      </w:r>
    </w:p>
    <w:p w14:paraId="53396FBD"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D8084D1"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267439FE"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53E1869C"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0DF5F780"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3024A16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08508CDE"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582508BC" w14:textId="395C660C"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w:t>
      </w:r>
      <w:proofErr w:type="gramStart"/>
      <w:r>
        <w:rPr>
          <w:rFonts w:ascii="Helvetica" w:hAnsi="Helvetica"/>
          <w:sz w:val="22"/>
          <w:szCs w:val="22"/>
        </w:rPr>
        <w:t>cv</w:t>
      </w:r>
      <w:proofErr w:type="gramEnd"/>
      <w:r>
        <w:rPr>
          <w:rFonts w:ascii="Helvetica" w:hAnsi="Helvetica"/>
          <w:sz w:val="22"/>
          <w:szCs w:val="22"/>
        </w:rPr>
        <w:t xml:space="preserve"> biomass (could do by </w:t>
      </w:r>
      <w:proofErr w:type="spellStart"/>
      <w:r>
        <w:rPr>
          <w:rFonts w:ascii="Helvetica" w:hAnsi="Helvetica"/>
          <w:sz w:val="22"/>
          <w:szCs w:val="22"/>
        </w:rPr>
        <w:t>freq</w:t>
      </w:r>
      <w:proofErr w:type="spellEnd"/>
      <w:r>
        <w:rPr>
          <w:rFonts w:ascii="Helvetica" w:hAnsi="Helvetica"/>
          <w:sz w:val="22"/>
          <w:szCs w:val="22"/>
        </w:rPr>
        <w:t xml:space="preserve"> boom and bust). </w:t>
      </w:r>
    </w:p>
    <w:p w14:paraId="1538C6B7"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3E2C187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CB2AF92" w14:textId="77777777" w:rsidR="00783ACA" w:rsidRDefault="00783ACA" w:rsidP="002D7AB2">
      <w:pPr>
        <w:rPr>
          <w:rFonts w:ascii="Helvetica" w:hAnsi="Helvetica"/>
          <w:b/>
          <w:sz w:val="22"/>
          <w:szCs w:val="22"/>
        </w:rPr>
      </w:pPr>
    </w:p>
    <w:p w14:paraId="2E064BEE" w14:textId="77777777" w:rsidR="00783ACA" w:rsidRDefault="00783ACA" w:rsidP="002D7AB2">
      <w:pPr>
        <w:rPr>
          <w:rFonts w:ascii="Helvetica" w:hAnsi="Helvetica"/>
          <w:b/>
          <w:sz w:val="22"/>
          <w:szCs w:val="22"/>
        </w:rPr>
      </w:pPr>
    </w:p>
    <w:p w14:paraId="429BC5C6" w14:textId="77777777" w:rsidR="00257D20" w:rsidRPr="00957F1F" w:rsidRDefault="00BA33BA" w:rsidP="002D7AB2">
      <w:pPr>
        <w:rPr>
          <w:rFonts w:ascii="Helvetica" w:hAnsi="Helvetica"/>
          <w:b/>
          <w:sz w:val="22"/>
          <w:szCs w:val="22"/>
        </w:rPr>
      </w:pPr>
      <w:r w:rsidRPr="00957F1F">
        <w:rPr>
          <w:rFonts w:ascii="Helvetica" w:hAnsi="Helvetica"/>
          <w:b/>
          <w:sz w:val="22"/>
          <w:szCs w:val="22"/>
        </w:rPr>
        <w:t>OUTSTANDING ISSUES/THINGS TO ADDRESS</w:t>
      </w:r>
    </w:p>
    <w:p w14:paraId="6CFF0E60" w14:textId="77777777" w:rsidR="00A01EFD" w:rsidRDefault="00B15BAF" w:rsidP="00EC2B9C">
      <w:pPr>
        <w:pStyle w:val="ListParagraph"/>
        <w:numPr>
          <w:ilvl w:val="1"/>
          <w:numId w:val="1"/>
        </w:numPr>
        <w:rPr>
          <w:rFonts w:ascii="Helvetica" w:hAnsi="Helvetica"/>
          <w:sz w:val="22"/>
          <w:szCs w:val="22"/>
        </w:rPr>
      </w:pPr>
      <w:commentRangeStart w:id="26"/>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26"/>
      <w:r w:rsidR="00923293">
        <w:rPr>
          <w:rStyle w:val="CommentReference"/>
        </w:rPr>
        <w:commentReference w:id="26"/>
      </w:r>
    </w:p>
    <w:p w14:paraId="0FD763BA" w14:textId="77777777" w:rsidR="00412FCD" w:rsidRPr="00957F1F" w:rsidRDefault="00412FCD" w:rsidP="00412FCD">
      <w:pPr>
        <w:pStyle w:val="ListParagraph"/>
        <w:ind w:left="360"/>
        <w:rPr>
          <w:rFonts w:ascii="Helvetica" w:hAnsi="Helvetica"/>
          <w:sz w:val="22"/>
          <w:szCs w:val="22"/>
        </w:rPr>
      </w:pPr>
    </w:p>
    <w:p w14:paraId="55198AF2"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4FF43E7B" w14:textId="4459B134" w:rsidR="00412FCD" w:rsidRPr="00957F1F" w:rsidRDefault="00412FCD" w:rsidP="00412FCD">
      <w:pPr>
        <w:pStyle w:val="ListParagraph"/>
        <w:ind w:left="360"/>
        <w:rPr>
          <w:rFonts w:ascii="Helvetica" w:hAnsi="Helvetica"/>
          <w:sz w:val="22"/>
          <w:szCs w:val="22"/>
        </w:rPr>
      </w:pPr>
    </w:p>
    <w:p w14:paraId="680DC2FB" w14:textId="0FEB21A4" w:rsidR="00412FCD" w:rsidRDefault="007611A3" w:rsidP="00F91857">
      <w:pPr>
        <w:pStyle w:val="ListParagraph"/>
        <w:numPr>
          <w:ilvl w:val="1"/>
          <w:numId w:val="1"/>
        </w:numPr>
        <w:rPr>
          <w:rFonts w:ascii="Helvetica" w:hAnsi="Helvetica"/>
          <w:sz w:val="22"/>
          <w:szCs w:val="22"/>
        </w:rPr>
      </w:pPr>
      <w:r>
        <w:rPr>
          <w:rFonts w:ascii="Helvetica" w:hAnsi="Helvetica"/>
          <w:b/>
          <w:sz w:val="22"/>
          <w:szCs w:val="22"/>
        </w:rPr>
        <w:t xml:space="preserve">Number of </w:t>
      </w:r>
      <w:commentRangeStart w:id="27"/>
      <w:r w:rsidR="00BA33BA" w:rsidRPr="00412FCD">
        <w:rPr>
          <w:rFonts w:ascii="Helvetica" w:hAnsi="Helvetica"/>
          <w:b/>
          <w:sz w:val="22"/>
          <w:szCs w:val="22"/>
        </w:rPr>
        <w:t>management strategies do we want to contrast?</w:t>
      </w:r>
      <w:r w:rsidR="00BA33BA"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27"/>
      <w:r w:rsidR="00BF77F3">
        <w:rPr>
          <w:rStyle w:val="CommentReference"/>
        </w:rPr>
        <w:commentReference w:id="27"/>
      </w:r>
    </w:p>
    <w:p w14:paraId="72FE1044" w14:textId="77777777" w:rsidR="00234A53" w:rsidRPr="00957F1F" w:rsidRDefault="00234A53" w:rsidP="00234A53">
      <w:pPr>
        <w:pStyle w:val="ListParagraph"/>
        <w:ind w:left="360"/>
        <w:rPr>
          <w:rFonts w:ascii="Helvetica" w:hAnsi="Helvetica"/>
          <w:sz w:val="22"/>
          <w:szCs w:val="22"/>
        </w:rPr>
      </w:pPr>
    </w:p>
    <w:p w14:paraId="17C2EEED"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2C54B511" w14:textId="77777777" w:rsidR="00481E32" w:rsidRDefault="00481E32" w:rsidP="00481E32">
      <w:pPr>
        <w:pStyle w:val="ListParagraph"/>
        <w:ind w:left="360"/>
        <w:rPr>
          <w:rFonts w:ascii="Helvetica" w:hAnsi="Helvetica"/>
          <w:sz w:val="22"/>
          <w:szCs w:val="22"/>
        </w:rPr>
      </w:pPr>
    </w:p>
    <w:p w14:paraId="48B32524"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w:t>
      </w:r>
      <w:proofErr w:type="spellStart"/>
      <w:r>
        <w:rPr>
          <w:rFonts w:ascii="Helvetica" w:hAnsi="Helvetica"/>
          <w:sz w:val="22"/>
          <w:szCs w:val="22"/>
        </w:rPr>
        <w:t>mumby</w:t>
      </w:r>
      <w:proofErr w:type="spellEnd"/>
      <w:r>
        <w:rPr>
          <w:rFonts w:ascii="Helvetica" w:hAnsi="Helvetica"/>
          <w:sz w:val="22"/>
          <w:szCs w:val="22"/>
        </w:rPr>
        <w:t xml:space="preserve"> model. </w:t>
      </w:r>
    </w:p>
    <w:p w14:paraId="4D615F1B" w14:textId="77777777" w:rsidR="003B28B3" w:rsidRDefault="003B28B3" w:rsidP="003B28B3">
      <w:pPr>
        <w:pStyle w:val="ListParagraph"/>
        <w:ind w:left="360"/>
        <w:rPr>
          <w:rFonts w:ascii="Helvetica" w:hAnsi="Helvetica"/>
          <w:sz w:val="22"/>
          <w:szCs w:val="22"/>
        </w:rPr>
      </w:pPr>
    </w:p>
    <w:p w14:paraId="546C1CF5" w14:textId="77777777" w:rsidR="0075100A" w:rsidRPr="00A54F3F" w:rsidRDefault="0075100A" w:rsidP="003B28B3">
      <w:pPr>
        <w:pStyle w:val="ListParagraph"/>
        <w:numPr>
          <w:ilvl w:val="0"/>
          <w:numId w:val="7"/>
        </w:numPr>
        <w:rPr>
          <w:rFonts w:ascii="Helvetica" w:hAnsi="Helvetica"/>
          <w:b/>
          <w:sz w:val="22"/>
          <w:szCs w:val="22"/>
        </w:rPr>
      </w:pPr>
      <w:r w:rsidRPr="00A54F3F">
        <w:rPr>
          <w:rFonts w:ascii="Helvetica" w:hAnsi="Helvetica"/>
          <w:b/>
          <w:sz w:val="22"/>
          <w:szCs w:val="22"/>
        </w:rPr>
        <w:t xml:space="preserve">What is cost of managing as if a TP exists when it does not? </w:t>
      </w:r>
    </w:p>
    <w:p w14:paraId="529FB3B3" w14:textId="77777777" w:rsidR="0075100A" w:rsidRDefault="0075100A" w:rsidP="0075100A">
      <w:pPr>
        <w:pStyle w:val="ListParagraph"/>
        <w:numPr>
          <w:ilvl w:val="2"/>
          <w:numId w:val="7"/>
        </w:numPr>
        <w:rPr>
          <w:rFonts w:ascii="Helvetica" w:hAnsi="Helvetica"/>
          <w:sz w:val="22"/>
          <w:szCs w:val="22"/>
        </w:rPr>
      </w:pPr>
      <w:r>
        <w:rPr>
          <w:rFonts w:ascii="Helvetica" w:hAnsi="Helvetica"/>
          <w:sz w:val="22"/>
          <w:szCs w:val="22"/>
        </w:rPr>
        <w:t>Tipping points in age/size-structure rather than in biomass…. When we greatly truncate age / size structure, we can cause tipping points via a variety of different ecological mechanisms…. (</w:t>
      </w:r>
      <w:proofErr w:type="gramStart"/>
      <w:r>
        <w:rPr>
          <w:rFonts w:ascii="Helvetica" w:hAnsi="Helvetica"/>
          <w:sz w:val="22"/>
          <w:szCs w:val="22"/>
        </w:rPr>
        <w:t>beyond</w:t>
      </w:r>
      <w:proofErr w:type="gramEnd"/>
      <w:r>
        <w:rPr>
          <w:rFonts w:ascii="Helvetica" w:hAnsi="Helvetica"/>
          <w:sz w:val="22"/>
          <w:szCs w:val="22"/>
        </w:rPr>
        <w:t xml:space="preserve"> </w:t>
      </w:r>
      <w:proofErr w:type="spellStart"/>
      <w:r>
        <w:rPr>
          <w:rFonts w:ascii="Helvetica" w:hAnsi="Helvetica"/>
          <w:sz w:val="22"/>
          <w:szCs w:val="22"/>
        </w:rPr>
        <w:t>Allee</w:t>
      </w:r>
      <w:proofErr w:type="spellEnd"/>
      <w:r>
        <w:rPr>
          <w:rFonts w:ascii="Helvetica" w:hAnsi="Helvetica"/>
          <w:sz w:val="22"/>
          <w:szCs w:val="22"/>
        </w:rPr>
        <w:t xml:space="preserve"> effect). Take herring for example, I am thinking about the entrainment hypothesis…</w:t>
      </w:r>
      <w:proofErr w:type="gramStart"/>
      <w:r>
        <w:rPr>
          <w:rFonts w:ascii="Helvetica" w:hAnsi="Helvetica"/>
          <w:sz w:val="22"/>
          <w:szCs w:val="22"/>
        </w:rPr>
        <w:t>Older</w:t>
      </w:r>
      <w:proofErr w:type="gramEnd"/>
      <w:r>
        <w:rPr>
          <w:rFonts w:ascii="Helvetica" w:hAnsi="Helvetica"/>
          <w:sz w:val="22"/>
          <w:szCs w:val="22"/>
        </w:rPr>
        <w:t xml:space="preserve"> bigger fish needed to show younger juveniles where to spawn). There is high uncertainty around these kinds of tipping points!</w:t>
      </w:r>
    </w:p>
    <w:p w14:paraId="1BA4B95C" w14:textId="77777777" w:rsidR="000807F2" w:rsidRPr="000807F2" w:rsidRDefault="000807F2" w:rsidP="000807F2">
      <w:pPr>
        <w:rPr>
          <w:rFonts w:ascii="Helvetica" w:hAnsi="Helvetica"/>
          <w:sz w:val="22"/>
          <w:szCs w:val="22"/>
        </w:rPr>
      </w:pPr>
    </w:p>
    <w:sectPr w:rsidR="000807F2" w:rsidRPr="000807F2"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5-09-30T14:37:00Z" w:initials="CW">
    <w:p w14:paraId="4DDEE9DE" w14:textId="77777777" w:rsidR="00BF7C89" w:rsidRDefault="00BF7C89">
      <w:pPr>
        <w:pStyle w:val="CommentText"/>
      </w:pPr>
      <w:r>
        <w:rPr>
          <w:rStyle w:val="CommentReference"/>
        </w:rPr>
        <w:annotationRef/>
      </w:r>
      <w:r>
        <w:t>Colons are not allowed by some journals. Not sure on “s</w:t>
      </w:r>
    </w:p>
    <w:p w14:paraId="7BBEC488" w14:textId="77777777" w:rsidR="00BF7C89" w:rsidRDefault="00BF7C89">
      <w:pPr>
        <w:pStyle w:val="CommentText"/>
      </w:pPr>
      <w:r>
        <w:t>Also, feel free to take or leave any of my edits…</w:t>
      </w:r>
      <w:proofErr w:type="gramStart"/>
      <w:r>
        <w:t>.I</w:t>
      </w:r>
      <w:proofErr w:type="gramEnd"/>
      <w:r>
        <w:t xml:space="preserve"> won’t be offended.</w:t>
      </w:r>
    </w:p>
    <w:p w14:paraId="6086A245" w14:textId="77777777" w:rsidR="00BF7C89" w:rsidRDefault="00BF7C89">
      <w:pPr>
        <w:pStyle w:val="CommentText"/>
      </w:pPr>
    </w:p>
    <w:p w14:paraId="280C1D7D" w14:textId="77777777" w:rsidR="00BF7C89" w:rsidRDefault="00BF7C89">
      <w:pPr>
        <w:pStyle w:val="CommentText"/>
      </w:pPr>
      <w:r>
        <w:t>BSH: I don’t like titles with colons regardless, so let’s change.  How about ‘Using better monitoring strategies to avoid resource tipping points’</w:t>
      </w:r>
    </w:p>
    <w:p w14:paraId="73D417E1" w14:textId="77777777" w:rsidR="00BF7C89" w:rsidRDefault="00BF7C89">
      <w:pPr>
        <w:pStyle w:val="CommentText"/>
      </w:pPr>
    </w:p>
    <w:p w14:paraId="2AA4F9EB" w14:textId="77777777" w:rsidR="00BF7C89" w:rsidRDefault="00BF7C89">
      <w:pPr>
        <w:pStyle w:val="CommentText"/>
      </w:pPr>
    </w:p>
  </w:comment>
  <w:comment w:id="1" w:author="Anne Salomon" w:date="2015-09-30T14:37:00Z" w:initials="AS">
    <w:p w14:paraId="1614647F" w14:textId="77777777" w:rsidR="00BF7C89" w:rsidRDefault="00BF7C89" w:rsidP="00CC4060">
      <w:pPr>
        <w:pStyle w:val="CommentText"/>
      </w:pPr>
      <w:r>
        <w:rPr>
          <w:rStyle w:val="CommentReference"/>
        </w:rPr>
        <w:annotationRef/>
      </w:r>
    </w:p>
    <w:p w14:paraId="2760117D" w14:textId="77777777" w:rsidR="00BF7C89" w:rsidRDefault="00BF7C89" w:rsidP="00CC4060">
      <w:pPr>
        <w:pStyle w:val="CommentText"/>
      </w:pPr>
    </w:p>
    <w:p w14:paraId="2B8BA87A" w14:textId="77777777" w:rsidR="00BF7C89" w:rsidRDefault="00BF7C89" w:rsidP="00CC4060">
      <w:pPr>
        <w:pStyle w:val="CommentText"/>
      </w:pPr>
      <w:r>
        <w:t>Or for those of you who like parsimony:</w:t>
      </w:r>
    </w:p>
    <w:p w14:paraId="27CB0F69" w14:textId="77777777" w:rsidR="00BF7C89" w:rsidRDefault="00BF7C89" w:rsidP="00CC4060">
      <w:pPr>
        <w:pStyle w:val="CommentText"/>
      </w:pPr>
    </w:p>
    <w:p w14:paraId="341B06BD" w14:textId="77777777" w:rsidR="00BF7C89" w:rsidRDefault="00BF7C89" w:rsidP="00CC4060">
      <w:pPr>
        <w:pStyle w:val="CommentText"/>
      </w:pPr>
      <w:r>
        <w:t>Monitoring strategies to avoid resource tipping points</w:t>
      </w:r>
    </w:p>
    <w:p w14:paraId="0BDE411A" w14:textId="77777777" w:rsidR="00BF7C89" w:rsidRDefault="00BF7C89" w:rsidP="00CC4060">
      <w:pPr>
        <w:pStyle w:val="CommentText"/>
      </w:pPr>
    </w:p>
    <w:p w14:paraId="68743E03" w14:textId="77777777" w:rsidR="00BF7C89" w:rsidRDefault="00BF7C89" w:rsidP="00CC4060">
      <w:pPr>
        <w:pStyle w:val="CommentText"/>
      </w:pPr>
      <w:r>
        <w:t>Or</w:t>
      </w:r>
    </w:p>
    <w:p w14:paraId="4E7BE270" w14:textId="77777777" w:rsidR="00BF7C89" w:rsidRDefault="00BF7C89" w:rsidP="00CC4060">
      <w:pPr>
        <w:pStyle w:val="CommentText"/>
      </w:pPr>
    </w:p>
    <w:p w14:paraId="01AACB5E" w14:textId="77777777" w:rsidR="00BF7C89" w:rsidRDefault="00BF7C89" w:rsidP="00CC4060">
      <w:pPr>
        <w:pStyle w:val="CommentText"/>
      </w:pPr>
      <w:r>
        <w:t>Cost effective monitoring strategies to avoid resource tipping points</w:t>
      </w:r>
    </w:p>
  </w:comment>
  <w:comment w:id="2" w:author="Crow White" w:date="2015-09-30T14:37:00Z" w:initials="CW">
    <w:p w14:paraId="10487F1D" w14:textId="77777777" w:rsidR="00BF7C89" w:rsidRDefault="00BF7C89">
      <w:pPr>
        <w:pStyle w:val="CommentText"/>
      </w:pPr>
      <w:r>
        <w:rPr>
          <w:rStyle w:val="CommentReference"/>
        </w:rPr>
        <w:annotationRef/>
      </w:r>
      <w:r>
        <w:t>True, but connection with our study needs to be made stronger</w:t>
      </w:r>
    </w:p>
    <w:p w14:paraId="48412439" w14:textId="77777777" w:rsidR="00BF7C89" w:rsidRDefault="00BF7C89">
      <w:pPr>
        <w:pStyle w:val="CommentText"/>
      </w:pPr>
    </w:p>
    <w:p w14:paraId="06178164" w14:textId="77777777" w:rsidR="00BF7C89" w:rsidRDefault="00BF7C89">
      <w:pPr>
        <w:pStyle w:val="CommentText"/>
      </w:pPr>
      <w:r>
        <w:t>BSH: agreed</w:t>
      </w:r>
    </w:p>
  </w:comment>
  <w:comment w:id="4" w:author="halpern" w:date="2015-10-15T12:59:00Z" w:initials="h">
    <w:p w14:paraId="4ECB9545" w14:textId="77777777" w:rsidR="00BF7C89" w:rsidRDefault="00BF7C89" w:rsidP="00BF3D9A">
      <w:pPr>
        <w:pStyle w:val="CommentText"/>
      </w:pPr>
      <w:r>
        <w:rPr>
          <w:rStyle w:val="CommentReference"/>
        </w:rPr>
        <w:annotationRef/>
      </w:r>
      <w:r>
        <w:t xml:space="preserve">(1) </w:t>
      </w:r>
      <w:r>
        <w:rPr>
          <w:rStyle w:val="CommentReference"/>
        </w:rPr>
        <w:annotationRef/>
      </w:r>
      <w:r>
        <w:t>This intro and the paper overall focuses on cases of avoiding going over a tipping point.  At the meeting we also discussed monitoring needed for restoration efforts.  I don’t know if you want to go into all of that in this paper, but it might be useful as a framing device in the Intro and a discussion point.  Restoration also need monitoring to know whether investment is sufficiently pushing an ecosystem towards and past the tipping point back into the desired state.</w:t>
      </w:r>
    </w:p>
    <w:p w14:paraId="732A5DE4" w14:textId="77777777" w:rsidR="00BF7C89" w:rsidRDefault="00BF7C89">
      <w:pPr>
        <w:pStyle w:val="CommentText"/>
      </w:pPr>
    </w:p>
    <w:p w14:paraId="1EE8F3ED" w14:textId="77777777" w:rsidR="00BF7C89" w:rsidRDefault="00BF7C89">
      <w:pPr>
        <w:pStyle w:val="CommentText"/>
      </w:pPr>
    </w:p>
  </w:comment>
  <w:comment w:id="5" w:author="Anne Salomon" w:date="2015-09-30T14:37:00Z" w:initials="AS">
    <w:p w14:paraId="69E29A38" w14:textId="77777777" w:rsidR="00BF7C89" w:rsidRDefault="00BF7C89">
      <w:pPr>
        <w:pStyle w:val="CommentText"/>
      </w:pPr>
      <w:r>
        <w:rPr>
          <w:rStyle w:val="CommentReference"/>
        </w:rPr>
        <w:annotationRef/>
      </w:r>
      <w:r>
        <w:t>If we consider Ben’s suggestion above re: restoration, we may want to / need to introduce the ‘transformation’ literature: (Per Olsson and others in the RA…). For example:</w:t>
      </w:r>
    </w:p>
    <w:p w14:paraId="35434F5B" w14:textId="77777777" w:rsidR="00BF7C89" w:rsidRDefault="00BF7C89">
      <w:pPr>
        <w:pStyle w:val="CommentText"/>
      </w:pPr>
      <w:r>
        <w:t xml:space="preserve">Moore et al. 2014 E&amp;S Studying the complexity of change: Toward an analytical framework for understanding deliberate social-ecological transformations. But having gone through this </w:t>
      </w:r>
      <w:proofErr w:type="spellStart"/>
      <w:r>
        <w:t>ms</w:t>
      </w:r>
      <w:proofErr w:type="spellEnd"/>
      <w:r>
        <w:t xml:space="preserve"> now, I think getting into the idea of restoration and monitoring is 'mission creep'</w:t>
      </w:r>
    </w:p>
  </w:comment>
  <w:comment w:id="6" w:author="Crow White" w:date="2015-09-30T14:37:00Z" w:initials="CW">
    <w:p w14:paraId="724816F2" w14:textId="77777777" w:rsidR="00BF7C89" w:rsidRDefault="00BF7C89">
      <w:pPr>
        <w:pStyle w:val="CommentText"/>
      </w:pPr>
      <w:r>
        <w:rPr>
          <w:rStyle w:val="CommentReference"/>
        </w:rPr>
        <w:annotationRef/>
      </w:r>
      <w:r>
        <w:t>Costello et al. 2010 PNAS: Value of spatial information in designing MPAs to increase fisheries profits</w:t>
      </w:r>
    </w:p>
    <w:p w14:paraId="52A5274B" w14:textId="77777777" w:rsidR="00BF7C89" w:rsidRDefault="00BF7C89">
      <w:pPr>
        <w:pStyle w:val="CommentText"/>
      </w:pPr>
    </w:p>
    <w:p w14:paraId="24E138F2" w14:textId="77777777" w:rsidR="00BF7C89" w:rsidRDefault="00BF7C89">
      <w:pPr>
        <w:pStyle w:val="CommentText"/>
      </w:pPr>
      <w:r>
        <w:t xml:space="preserve">Costello and </w:t>
      </w:r>
      <w:proofErr w:type="spellStart"/>
      <w:r>
        <w:t>Polasky</w:t>
      </w:r>
      <w:proofErr w:type="spellEnd"/>
      <w:r>
        <w:t xml:space="preserve"> 2008 JEEM: Optimal harvesting of stochastic spatial resources, which requires monitoring to identify the stochastic patterns, increases fisheries value</w:t>
      </w:r>
    </w:p>
    <w:p w14:paraId="6F526770" w14:textId="77777777" w:rsidR="00BF7C89" w:rsidRDefault="00BF7C89">
      <w:pPr>
        <w:pStyle w:val="CommentText"/>
      </w:pPr>
    </w:p>
    <w:p w14:paraId="4757377C" w14:textId="77777777" w:rsidR="00BF7C89" w:rsidRDefault="00BF7C89">
      <w:pPr>
        <w:pStyle w:val="CommentText"/>
      </w:pPr>
      <w:proofErr w:type="spellStart"/>
      <w:r>
        <w:t>Sethi</w:t>
      </w:r>
      <w:proofErr w:type="spellEnd"/>
      <w:r>
        <w:t xml:space="preserve"> et al. 2005 JEEM: Similar to C&amp;P 2008 JEEM</w:t>
      </w:r>
    </w:p>
    <w:p w14:paraId="77F87D5D" w14:textId="77777777" w:rsidR="00BF7C89" w:rsidRDefault="00BF7C89">
      <w:pPr>
        <w:pStyle w:val="CommentText"/>
      </w:pPr>
    </w:p>
    <w:p w14:paraId="12EE5984" w14:textId="77777777" w:rsidR="00BF7C89" w:rsidRDefault="00BF7C89">
      <w:pPr>
        <w:pStyle w:val="CommentText"/>
      </w:pPr>
      <w:r>
        <w:t xml:space="preserve">See </w:t>
      </w:r>
      <w:proofErr w:type="spellStart"/>
      <w:r>
        <w:t>Polasky</w:t>
      </w:r>
      <w:proofErr w:type="spellEnd"/>
      <w:r>
        <w:t xml:space="preserve"> et al. 2011 TREE for discussion of how thresholds science changes (simplifies) the </w:t>
      </w:r>
      <w:proofErr w:type="spellStart"/>
      <w:r>
        <w:t>decisionspace</w:t>
      </w:r>
      <w:proofErr w:type="spellEnd"/>
      <w:r>
        <w:t xml:space="preserve"> for managers</w:t>
      </w:r>
    </w:p>
  </w:comment>
  <w:comment w:id="7" w:author="Crow White" w:date="2015-09-30T14:37:00Z" w:initials="CW">
    <w:p w14:paraId="0460D980" w14:textId="77777777" w:rsidR="00BF7C89" w:rsidRDefault="00BF7C89" w:rsidP="005C1861">
      <w:pPr>
        <w:pStyle w:val="CommentText"/>
      </w:pPr>
      <w:r>
        <w:rPr>
          <w:rStyle w:val="CommentReference"/>
        </w:rPr>
        <w:annotationRef/>
      </w:r>
      <w:r>
        <w:t>What about when a stock is collapsed? That triggers monitoring via the Magnuson–Stevens Act, correct?</w:t>
      </w:r>
    </w:p>
    <w:p w14:paraId="1284A5BF" w14:textId="77777777" w:rsidR="00BF7C89" w:rsidRDefault="00BF7C89" w:rsidP="005C1861">
      <w:pPr>
        <w:pStyle w:val="CommentText"/>
      </w:pPr>
      <w:r>
        <w:t xml:space="preserve">AS: I think a paragraph about this in the intro or discussion would be great. Also maybe R. Kelly could help with this quickly? </w:t>
      </w:r>
    </w:p>
    <w:p w14:paraId="05D7443E" w14:textId="77777777" w:rsidR="00BF7C89" w:rsidRDefault="00BF7C89" w:rsidP="005C1861">
      <w:pPr>
        <w:pStyle w:val="CommentText"/>
      </w:pPr>
      <w:r>
        <w:t xml:space="preserve">I’m thinking ESA listing also leads to a similar monitoring. But that’s monitoring after something bad happens. I think we're hoping to promote the idea of monitoring lots before and as you approach trouble. </w:t>
      </w:r>
      <w:proofErr w:type="gramStart"/>
      <w:r>
        <w:t>maybe</w:t>
      </w:r>
      <w:proofErr w:type="gramEnd"/>
      <w:r>
        <w:t xml:space="preserve"> that's the rub? </w:t>
      </w:r>
    </w:p>
  </w:comment>
  <w:comment w:id="8" w:author="Anne Salomon" w:date="2015-09-30T14:37:00Z" w:initials="AS">
    <w:p w14:paraId="2E61A650" w14:textId="77777777" w:rsidR="00BF7C89" w:rsidRDefault="00BF7C89">
      <w:pPr>
        <w:pStyle w:val="CommentText"/>
      </w:pPr>
      <w:r>
        <w:rPr>
          <w:rStyle w:val="CommentReference"/>
        </w:rPr>
        <w:annotationRef/>
      </w:r>
      <w:r>
        <w:t xml:space="preserve">What about when stocks are low and their value soars due to limited availability – think abalone or </w:t>
      </w:r>
      <w:proofErr w:type="spellStart"/>
      <w:r>
        <w:t>geoduck</w:t>
      </w:r>
      <w:proofErr w:type="spellEnd"/>
      <w:r>
        <w:t>. Under these circumstances, there is more motivation to monitor to keep a fishery open....</w:t>
      </w:r>
    </w:p>
  </w:comment>
  <w:comment w:id="9" w:author="Crow White" w:date="2015-09-30T14:37:00Z" w:initials="CW">
    <w:p w14:paraId="73360FD8" w14:textId="77777777" w:rsidR="00BF7C89" w:rsidRDefault="00BF7C89">
      <w:pPr>
        <w:pStyle w:val="CommentText"/>
      </w:pPr>
      <w:r>
        <w:rPr>
          <w:rStyle w:val="CommentReference"/>
        </w:rPr>
        <w:annotationRef/>
      </w:r>
      <w:r>
        <w:t>Possibly some relevant literature:</w:t>
      </w:r>
    </w:p>
    <w:p w14:paraId="7C0AC7ED" w14:textId="77777777" w:rsidR="00BF7C89" w:rsidRDefault="00BF7C89">
      <w:pPr>
        <w:pStyle w:val="CommentText"/>
      </w:pPr>
      <w:r>
        <w:t xml:space="preserve">Fuller et al. 2008 </w:t>
      </w:r>
      <w:proofErr w:type="spellStart"/>
      <w:r>
        <w:t>Ecol</w:t>
      </w:r>
      <w:proofErr w:type="spellEnd"/>
      <w:r>
        <w:t xml:space="preserve"> Apps</w:t>
      </w:r>
    </w:p>
    <w:p w14:paraId="44A4D60B" w14:textId="77777777" w:rsidR="00BF7C89" w:rsidRDefault="00BF7C89">
      <w:pPr>
        <w:pStyle w:val="CommentText"/>
      </w:pPr>
    </w:p>
    <w:p w14:paraId="02B44316" w14:textId="77777777" w:rsidR="00BF7C89" w:rsidRDefault="00BF7C89">
      <w:pPr>
        <w:pStyle w:val="CommentText"/>
      </w:pPr>
      <w:r>
        <w:t xml:space="preserve">Note: MPAs are a good example of a blunt management tool used to combat lowering stocks, as opposed to a more nuanced </w:t>
      </w:r>
      <w:proofErr w:type="spellStart"/>
      <w:r>
        <w:t>spatio</w:t>
      </w:r>
      <w:proofErr w:type="spellEnd"/>
      <w:r>
        <w:t xml:space="preserve">-temporal set of harvest regulations that are sharper and maybe more effective but require more info to set up. Maybe see Grafton et al. 2005 Bull Math </w:t>
      </w:r>
      <w:proofErr w:type="spellStart"/>
      <w:r>
        <w:t>Biol</w:t>
      </w:r>
      <w:proofErr w:type="spellEnd"/>
      <w:r>
        <w:t xml:space="preserve">, and </w:t>
      </w:r>
      <w:proofErr w:type="spellStart"/>
      <w:r>
        <w:t>Mangel</w:t>
      </w:r>
      <w:proofErr w:type="spellEnd"/>
      <w:r>
        <w:t xml:space="preserve"> 2000 EER (check it out alone for the second sentence in the Intro…”. Also </w:t>
      </w:r>
      <w:r w:rsidRPr="00B00779">
        <w:t>Stefansso</w:t>
      </w:r>
      <w:r>
        <w:t xml:space="preserve">n and </w:t>
      </w:r>
      <w:proofErr w:type="spellStart"/>
      <w:r>
        <w:t>Roesnberg</w:t>
      </w:r>
      <w:proofErr w:type="spellEnd"/>
      <w:r>
        <w:t xml:space="preserve"> 2005 Phil Trans Roy </w:t>
      </w:r>
      <w:proofErr w:type="spellStart"/>
      <w:r>
        <w:t>Soc</w:t>
      </w:r>
      <w:proofErr w:type="spellEnd"/>
      <w:r>
        <w:t xml:space="preserve"> B</w:t>
      </w:r>
    </w:p>
    <w:p w14:paraId="587E435C" w14:textId="77777777" w:rsidR="00BF7C89" w:rsidRDefault="00BF7C89">
      <w:pPr>
        <w:pStyle w:val="CommentText"/>
      </w:pPr>
    </w:p>
    <w:p w14:paraId="7EEB0C3E" w14:textId="77777777" w:rsidR="00BF7C89" w:rsidRDefault="00BF7C89">
      <w:pPr>
        <w:pStyle w:val="CommentText"/>
      </w:pPr>
      <w:r>
        <w:t xml:space="preserve">AS: great points. </w:t>
      </w:r>
      <w:proofErr w:type="gramStart"/>
      <w:r>
        <w:t>lets</w:t>
      </w:r>
      <w:proofErr w:type="gramEnd"/>
      <w:r>
        <w:t xml:space="preserve"> add an MPA paragraph here somewhere, perhaps as a justification for promoting a precautionary buffer that is just generally conservative. </w:t>
      </w:r>
    </w:p>
  </w:comment>
  <w:comment w:id="10" w:author="Crow White" w:date="2015-09-30T14:37:00Z" w:initials="CW">
    <w:p w14:paraId="1A41A5FB" w14:textId="77777777" w:rsidR="00BF7C89" w:rsidRDefault="00BF7C89">
      <w:pPr>
        <w:pStyle w:val="CommentText"/>
      </w:pPr>
      <w:r>
        <w:rPr>
          <w:rStyle w:val="CommentReference"/>
        </w:rPr>
        <w:annotationRef/>
      </w:r>
      <w:r>
        <w:t>One might be able to argue the opposite if they approach the problem from a different perspective: With thresholds a manager may choose a particularly precautionary management strategy, which incidentally is quite resilient to having (or not) limited predictive power of the current/future state of the system.</w:t>
      </w:r>
    </w:p>
    <w:p w14:paraId="6389409C" w14:textId="77777777" w:rsidR="00BF7C89" w:rsidRDefault="00BF7C89">
      <w:pPr>
        <w:pStyle w:val="CommentText"/>
      </w:pPr>
    </w:p>
    <w:p w14:paraId="238083E1" w14:textId="77777777" w:rsidR="00BF7C89" w:rsidRDefault="00BF7C89">
      <w:pPr>
        <w:pStyle w:val="CommentText"/>
      </w:pPr>
      <w:r>
        <w:t>BSH: right, so it is risky under normal (most) harvest strategies.</w:t>
      </w:r>
    </w:p>
    <w:p w14:paraId="14501519" w14:textId="77777777" w:rsidR="00BF7C89" w:rsidRDefault="00BF7C89">
      <w:pPr>
        <w:pStyle w:val="CommentText"/>
      </w:pPr>
    </w:p>
    <w:p w14:paraId="5F462910" w14:textId="77777777" w:rsidR="00BF7C89" w:rsidRDefault="00BF7C89">
      <w:pPr>
        <w:pStyle w:val="CommentText"/>
      </w:pPr>
      <w:r>
        <w:t xml:space="preserve">AKS: Right - this is reflected in Ludwig et al 1993 if I'm </w:t>
      </w:r>
      <w:proofErr w:type="spellStart"/>
      <w:r>
        <w:t>remebering</w:t>
      </w:r>
      <w:proofErr w:type="spellEnd"/>
      <w:r>
        <w:t xml:space="preserve"> correctly</w:t>
      </w:r>
    </w:p>
  </w:comment>
  <w:comment w:id="11" w:author="Anne Salomon" w:date="2015-09-30T14:37:00Z" w:initials="AS">
    <w:p w14:paraId="63EC31C5" w14:textId="77777777" w:rsidR="00BF7C89" w:rsidRDefault="00BF7C89">
      <w:pPr>
        <w:pStyle w:val="CommentText"/>
      </w:pPr>
      <w:r>
        <w:rPr>
          <w:rStyle w:val="CommentReference"/>
        </w:rPr>
        <w:annotationRef/>
      </w:r>
      <w:r>
        <w:t xml:space="preserve">I love the simultaneous analysis of ecosystem tipping points and management thresholds. We need to distinguish between them and set them up here in the intro </w:t>
      </w:r>
    </w:p>
  </w:comment>
  <w:comment w:id="12" w:author="Anne Salomon" w:date="2015-09-30T14:37:00Z" w:initials="AS">
    <w:p w14:paraId="2A1A4259" w14:textId="77777777" w:rsidR="00BF7C89" w:rsidRDefault="00BF7C89">
      <w:pPr>
        <w:pStyle w:val="CommentText"/>
      </w:pPr>
      <w:r>
        <w:rPr>
          <w:rStyle w:val="CommentReference"/>
        </w:rPr>
        <w:annotationRef/>
      </w:r>
      <w:r>
        <w:t>This reminds me of the arguments made in Ludwig et al. 1993 – we should consider citing this up front….</w:t>
      </w:r>
    </w:p>
  </w:comment>
  <w:comment w:id="13" w:author="Crow White" w:date="2015-09-30T14:37:00Z" w:initials="CW">
    <w:p w14:paraId="4C7016B0" w14:textId="77777777" w:rsidR="00BF7C89" w:rsidRDefault="00BF7C89">
      <w:pPr>
        <w:pStyle w:val="CommentText"/>
      </w:pPr>
      <w:r>
        <w:rPr>
          <w:rStyle w:val="CommentReference"/>
        </w:rPr>
        <w:annotationRef/>
      </w:r>
      <w:r>
        <w:t>Does the assessment model know the error, or just the estimate of the sample?</w:t>
      </w:r>
    </w:p>
    <w:p w14:paraId="03234D49" w14:textId="77777777" w:rsidR="00BF7C89" w:rsidRDefault="00BF7C89">
      <w:pPr>
        <w:pStyle w:val="CommentText"/>
      </w:pPr>
    </w:p>
    <w:p w14:paraId="7C5899D8" w14:textId="77777777" w:rsidR="00BF7C89" w:rsidRDefault="00BF7C89">
      <w:pPr>
        <w:pStyle w:val="CommentText"/>
      </w:pPr>
      <w:r>
        <w:t xml:space="preserve"> AS: The assessment model only knows the estimate of the sample (</w:t>
      </w:r>
      <w:proofErr w:type="spellStart"/>
      <w:r>
        <w:t>Bhat</w:t>
      </w:r>
      <w:proofErr w:type="spellEnd"/>
      <w:r>
        <w:t>)</w:t>
      </w:r>
    </w:p>
  </w:comment>
  <w:comment w:id="14" w:author="Crow White" w:date="2015-09-30T14:37:00Z" w:initials="CW">
    <w:p w14:paraId="6E12F9BD" w14:textId="77777777" w:rsidR="00BF7C89" w:rsidRDefault="00BF7C89">
      <w:pPr>
        <w:pStyle w:val="CommentText"/>
      </w:pPr>
      <w:r>
        <w:rPr>
          <w:rStyle w:val="CommentReference"/>
        </w:rPr>
        <w:annotationRef/>
      </w:r>
      <w:r>
        <w:t xml:space="preserve">Is there by chance a definitive (or at least most recognized) model of the </w:t>
      </w:r>
      <w:proofErr w:type="spellStart"/>
      <w:r>
        <w:t>Allee</w:t>
      </w:r>
      <w:proofErr w:type="spellEnd"/>
      <w:r>
        <w:t xml:space="preserve"> effect? I’ve seen multiple versions. E.g., dB/</w:t>
      </w:r>
      <w:proofErr w:type="spellStart"/>
      <w:r>
        <w:t>dt</w:t>
      </w:r>
      <w:proofErr w:type="spellEnd"/>
      <w:r>
        <w:t xml:space="preserve"> = </w:t>
      </w:r>
      <w:proofErr w:type="spellStart"/>
      <w:r>
        <w:t>rB</w:t>
      </w:r>
      <w:proofErr w:type="spellEnd"/>
      <w:r>
        <w:t xml:space="preserve">*(1-B/K)(1-A/B), by </w:t>
      </w:r>
      <w:proofErr w:type="spellStart"/>
      <w:r>
        <w:t>Courchamp</w:t>
      </w:r>
      <w:proofErr w:type="spellEnd"/>
      <w:r>
        <w:t xml:space="preserve"> et al. 2008:67</w:t>
      </w:r>
    </w:p>
    <w:p w14:paraId="6903CBC2" w14:textId="77777777" w:rsidR="00BF7C89" w:rsidRDefault="00BF7C89">
      <w:pPr>
        <w:pStyle w:val="CommentText"/>
      </w:pPr>
    </w:p>
    <w:p w14:paraId="51ACB44E" w14:textId="77777777" w:rsidR="00BF7C89" w:rsidRDefault="00BF7C89">
      <w:pPr>
        <w:pStyle w:val="CommentText"/>
      </w:pPr>
      <w:r>
        <w:t xml:space="preserve">AS: I like the </w:t>
      </w:r>
      <w:proofErr w:type="spellStart"/>
      <w:r>
        <w:t>courchamp</w:t>
      </w:r>
      <w:proofErr w:type="spellEnd"/>
      <w:r>
        <w:t xml:space="preserve"> one too, but I think we should stick with this one since it’s nice to have A as the tipping point location. Tim, I think had an additional thought. </w:t>
      </w:r>
    </w:p>
  </w:comment>
  <w:comment w:id="15" w:author="Anne Salomon" w:date="2015-09-30T14:37:00Z" w:initials="AS">
    <w:p w14:paraId="698E0494" w14:textId="77777777" w:rsidR="00BF7C89" w:rsidRDefault="00BF7C89">
      <w:pPr>
        <w:pStyle w:val="CommentText"/>
      </w:pPr>
      <w:r>
        <w:rPr>
          <w:rStyle w:val="CommentReference"/>
        </w:rPr>
        <w:annotationRef/>
      </w:r>
      <w:r>
        <w:t>Why?</w:t>
      </w:r>
    </w:p>
    <w:p w14:paraId="08527F5B" w14:textId="77777777" w:rsidR="00BF7C89" w:rsidRDefault="00BF7C89">
      <w:pPr>
        <w:pStyle w:val="CommentText"/>
      </w:pPr>
    </w:p>
    <w:p w14:paraId="5FEC7483" w14:textId="77777777" w:rsidR="00BF7C89" w:rsidRDefault="00BF7C89">
      <w:pPr>
        <w:pStyle w:val="CommentText"/>
      </w:pPr>
      <w:r>
        <w:t>State as an assumption?</w:t>
      </w:r>
    </w:p>
  </w:comment>
  <w:comment w:id="16" w:author="Crow White" w:date="2015-10-15T13:19:00Z" w:initials="CW">
    <w:p w14:paraId="0D3EB71C" w14:textId="77777777" w:rsidR="00BF7C89" w:rsidRDefault="00BF7C89">
      <w:pPr>
        <w:pStyle w:val="CommentText"/>
      </w:pPr>
      <w:r>
        <w:rPr>
          <w:rStyle w:val="CommentReference"/>
        </w:rPr>
        <w:annotationRef/>
      </w:r>
      <w:r>
        <w:t xml:space="preserve">This may be fine, but, technically, I think you mean fishing mortality rate, F, which is a function of effort and </w:t>
      </w:r>
      <w:proofErr w:type="spellStart"/>
      <w:r>
        <w:t>catchability</w:t>
      </w:r>
      <w:proofErr w:type="spellEnd"/>
      <w:r>
        <w:t>: F=E*q</w:t>
      </w:r>
    </w:p>
    <w:p w14:paraId="3A0367C4" w14:textId="77777777" w:rsidR="00BF7C89" w:rsidRDefault="00BF7C89">
      <w:pPr>
        <w:pStyle w:val="CommentText"/>
      </w:pPr>
    </w:p>
    <w:p w14:paraId="242EF06A" w14:textId="40EC5185" w:rsidR="00BF7C89" w:rsidRDefault="00BF7C89">
      <w:pPr>
        <w:pStyle w:val="CommentText"/>
      </w:pPr>
      <w:r>
        <w:t xml:space="preserve">AS: Yes </w:t>
      </w:r>
    </w:p>
    <w:p w14:paraId="2FB0A5B1" w14:textId="77777777" w:rsidR="00BF7C89" w:rsidRDefault="00BF7C89">
      <w:pPr>
        <w:pStyle w:val="CommentText"/>
      </w:pPr>
    </w:p>
  </w:comment>
  <w:comment w:id="17" w:author="Anne Salomon" w:date="2015-09-30T14:37:00Z" w:initials="AS">
    <w:p w14:paraId="26D148D3" w14:textId="77777777" w:rsidR="00BF7C89" w:rsidRDefault="00BF7C89">
      <w:pPr>
        <w:pStyle w:val="CommentText"/>
      </w:pPr>
      <w:r>
        <w:rPr>
          <w:rStyle w:val="CommentReference"/>
        </w:rPr>
        <w:annotationRef/>
      </w:r>
      <w:r>
        <w:t>Ah, your escapement threshold. SO yep, I think we need to flesh out / further describe escapement thresholds in the into</w:t>
      </w:r>
    </w:p>
  </w:comment>
  <w:comment w:id="18" w:author="Crow White" w:date="2015-09-30T14:37:00Z" w:initials="CW">
    <w:p w14:paraId="45E3921B" w14:textId="77777777" w:rsidR="00BF7C89" w:rsidRDefault="00BF7C89">
      <w:pPr>
        <w:pStyle w:val="CommentText"/>
      </w:pPr>
      <w:r>
        <w:rPr>
          <w:rStyle w:val="CommentReference"/>
        </w:rPr>
        <w:annotationRef/>
      </w:r>
      <w:r>
        <w:t xml:space="preserve">You have </w:t>
      </w:r>
      <w:proofErr w:type="spellStart"/>
      <w:r>
        <w:t>suddently</w:t>
      </w:r>
      <w:proofErr w:type="spellEnd"/>
      <w:r>
        <w:t xml:space="preserve"> included </w:t>
      </w:r>
      <w:proofErr w:type="spellStart"/>
      <w:r>
        <w:t>catchability</w:t>
      </w:r>
      <w:proofErr w:type="spellEnd"/>
      <w:r>
        <w:t xml:space="preserve"> now, whereas I believe it needs to be in the calculation of MSY and </w:t>
      </w:r>
      <w:proofErr w:type="spellStart"/>
      <w:r>
        <w:t>Bmsy</w:t>
      </w:r>
      <w:proofErr w:type="spellEnd"/>
      <w:r>
        <w:t>, as described in my comment above.</w:t>
      </w:r>
    </w:p>
    <w:p w14:paraId="4668EC47" w14:textId="77777777" w:rsidR="00BF7C89" w:rsidRDefault="00BF7C89">
      <w:pPr>
        <w:pStyle w:val="CommentText"/>
      </w:pPr>
    </w:p>
    <w:p w14:paraId="423D2ACC" w14:textId="77777777" w:rsidR="00BF7C89" w:rsidRDefault="00BF7C89">
      <w:pPr>
        <w:pStyle w:val="CommentText"/>
      </w:pPr>
      <w:r>
        <w:t xml:space="preserve">AS: you’re right. H is max harvest mortality H = Eq. </w:t>
      </w:r>
    </w:p>
  </w:comment>
  <w:comment w:id="19" w:author="halpern" w:date="2015-09-30T14:37:00Z" w:initials="h">
    <w:p w14:paraId="3F9FA721" w14:textId="77777777" w:rsidR="00BF7C89" w:rsidRDefault="00BF7C89">
      <w:pPr>
        <w:pStyle w:val="CommentText"/>
      </w:pPr>
      <w:r>
        <w:rPr>
          <w:rStyle w:val="CommentReference"/>
        </w:rPr>
        <w:annotationRef/>
      </w:r>
      <w:r>
        <w:t xml:space="preserve">I’m lost on all the cost variables. </w:t>
      </w:r>
      <w:proofErr w:type="spellStart"/>
      <w:proofErr w:type="gramStart"/>
      <w:r>
        <w:t>c</w:t>
      </w:r>
      <w:proofErr w:type="gramEnd"/>
      <w:r>
        <w:t>_e</w:t>
      </w:r>
      <w:proofErr w:type="spellEnd"/>
      <w:r>
        <w:t xml:space="preserve"> is the per unit cost of extracting, right? What is ‘e’ in the sum equation (</w:t>
      </w:r>
      <w:proofErr w:type="spellStart"/>
      <w:r>
        <w:t>c_i</w:t>
      </w:r>
      <w:proofErr w:type="spellEnd"/>
      <w:r>
        <w:t>*</w:t>
      </w:r>
      <w:proofErr w:type="spellStart"/>
      <w:r>
        <w:t>e^c_s</w:t>
      </w:r>
      <w:proofErr w:type="spellEnd"/>
      <w:r>
        <w:t xml:space="preserve">*phi)? And what’s the big C in that equation and how does it relate to </w:t>
      </w:r>
      <w:proofErr w:type="spellStart"/>
      <w:r>
        <w:t>c_e</w:t>
      </w:r>
      <w:proofErr w:type="spellEnd"/>
      <w:r>
        <w:t>?</w:t>
      </w:r>
    </w:p>
    <w:p w14:paraId="6ADB80B7" w14:textId="77777777" w:rsidR="00BF7C89" w:rsidRDefault="00BF7C89">
      <w:pPr>
        <w:pStyle w:val="CommentText"/>
      </w:pPr>
    </w:p>
    <w:p w14:paraId="01E5E39F" w14:textId="77777777" w:rsidR="00BF7C89" w:rsidRDefault="00BF7C89">
      <w:pPr>
        <w:pStyle w:val="CommentText"/>
      </w:pPr>
      <w:r>
        <w:t xml:space="preserve">AS: I’ve edited to clarify a bit here. Cm is now cost of monitoring and </w:t>
      </w:r>
      <w:proofErr w:type="spellStart"/>
      <w:r>
        <w:t>Vt</w:t>
      </w:r>
      <w:proofErr w:type="spellEnd"/>
      <w:r>
        <w:t xml:space="preserve"> is the value. But maybe I should use different notation. The Cs in the first equation are independent of the </w:t>
      </w:r>
    </w:p>
  </w:comment>
  <w:comment w:id="20" w:author="Anne Salomon" w:date="2015-09-30T14:37:00Z" w:initials="AS">
    <w:p w14:paraId="6B59F70B" w14:textId="77777777" w:rsidR="00BF7C89" w:rsidRDefault="00BF7C89">
      <w:pPr>
        <w:pStyle w:val="CommentText"/>
      </w:pPr>
      <w:r>
        <w:rPr>
          <w:rStyle w:val="CommentReference"/>
        </w:rPr>
        <w:annotationRef/>
      </w:r>
      <w:r>
        <w:t>Or very close to 0.25Bmsy given error</w:t>
      </w:r>
    </w:p>
  </w:comment>
  <w:comment w:id="21" w:author="Crow White" w:date="2015-09-30T14:37:00Z" w:initials="CW">
    <w:p w14:paraId="7567483F" w14:textId="77777777" w:rsidR="00BF7C89" w:rsidRDefault="00BF7C89">
      <w:pPr>
        <w:pStyle w:val="CommentText"/>
      </w:pPr>
      <w:r>
        <w:rPr>
          <w:rStyle w:val="CommentReference"/>
        </w:rPr>
        <w:annotationRef/>
      </w:r>
      <w:r>
        <w:t xml:space="preserve">This could be a parameter that is varied as well.  Possibly even have it be multiplied by A so the management tipping point is explicitly linked to the biological tipping point. </w:t>
      </w:r>
      <w:proofErr w:type="gramStart"/>
      <w:r>
        <w:t>i</w:t>
      </w:r>
      <w:proofErr w:type="gramEnd"/>
      <w:r>
        <w:t xml:space="preserve">.e., </w:t>
      </w:r>
      <w:proofErr w:type="spellStart"/>
      <w:r>
        <w:t>B_mgmtTP</w:t>
      </w:r>
      <w:proofErr w:type="spellEnd"/>
      <w:r>
        <w:t xml:space="preserve"> = omega*A, where omega is &gt;=1 and varied to reflect how cautionary management is </w:t>
      </w:r>
      <w:proofErr w:type="spellStart"/>
      <w:r>
        <w:t>wrt</w:t>
      </w:r>
      <w:proofErr w:type="spellEnd"/>
      <w:r>
        <w:t xml:space="preserve"> the TP.</w:t>
      </w:r>
    </w:p>
    <w:p w14:paraId="164B9558" w14:textId="77777777" w:rsidR="00BF7C89" w:rsidRDefault="00BF7C89">
      <w:pPr>
        <w:pStyle w:val="CommentText"/>
      </w:pPr>
      <w:r>
        <w:t>Just a thought</w:t>
      </w:r>
    </w:p>
    <w:p w14:paraId="6CAD1F91" w14:textId="77777777" w:rsidR="00BF7C89" w:rsidRDefault="00BF7C89">
      <w:pPr>
        <w:pStyle w:val="CommentText"/>
      </w:pPr>
    </w:p>
    <w:p w14:paraId="48A0EC45" w14:textId="77777777" w:rsidR="00BF7C89" w:rsidRDefault="00BF7C89">
      <w:pPr>
        <w:pStyle w:val="CommentText"/>
      </w:pPr>
      <w:r>
        <w:t xml:space="preserve">AS: I think that’s cleaner. </w:t>
      </w:r>
    </w:p>
  </w:comment>
  <w:comment w:id="23" w:author="Crow White" w:date="2015-09-30T14:37:00Z" w:initials="CW">
    <w:p w14:paraId="0EE6CF4C" w14:textId="77777777" w:rsidR="00BF7C89" w:rsidRDefault="00BF7C89">
      <w:pPr>
        <w:pStyle w:val="CommentText"/>
      </w:pPr>
      <w:r>
        <w:rPr>
          <w:rStyle w:val="CommentReference"/>
        </w:rPr>
        <w:annotationRef/>
      </w:r>
      <w:r>
        <w:t>Isn’t your point: “…</w:t>
      </w:r>
      <w:r>
        <w:rPr>
          <w:rFonts w:ascii="Helvetica" w:hAnsi="Helvetica"/>
          <w:sz w:val="22"/>
          <w:szCs w:val="22"/>
        </w:rPr>
        <w:t>above which monitoring is low precision but less valuable anyways.”</w:t>
      </w:r>
    </w:p>
  </w:comment>
  <w:comment w:id="24" w:author="Crow White" w:date="2015-10-15T15:56:00Z" w:initials="CW">
    <w:p w14:paraId="6D7ECFA8" w14:textId="77777777" w:rsidR="00BF7C89" w:rsidRDefault="00BF7C89" w:rsidP="00423CCA">
      <w:pPr>
        <w:pStyle w:val="CommentText"/>
      </w:pPr>
      <w:r>
        <w:rPr>
          <w:rStyle w:val="CommentReference"/>
        </w:rPr>
        <w:annotationRef/>
      </w:r>
      <w:r>
        <w:t>Some refs worth considering:</w:t>
      </w:r>
    </w:p>
    <w:p w14:paraId="34F163FB" w14:textId="77777777" w:rsidR="00BF7C89" w:rsidRDefault="00BF7C89" w:rsidP="00423CCA">
      <w:pPr>
        <w:pStyle w:val="CommentText"/>
      </w:pPr>
    </w:p>
    <w:p w14:paraId="2B956914" w14:textId="77777777" w:rsidR="00BF7C89" w:rsidRDefault="00BF7C89" w:rsidP="00423CCA">
      <w:pPr>
        <w:pStyle w:val="CommentText"/>
      </w:pPr>
      <w:r>
        <w:t xml:space="preserve">Gerber et al. 2005 </w:t>
      </w:r>
      <w:proofErr w:type="spellStart"/>
      <w:r>
        <w:t>Ecol</w:t>
      </w:r>
      <w:proofErr w:type="spellEnd"/>
      <w:r>
        <w:t xml:space="preserve"> </w:t>
      </w:r>
      <w:proofErr w:type="spellStart"/>
      <w:r>
        <w:t>Lett</w:t>
      </w:r>
      <w:proofErr w:type="spellEnd"/>
    </w:p>
    <w:p w14:paraId="1DECF664" w14:textId="77777777" w:rsidR="00BF7C89" w:rsidRDefault="00BF7C89" w:rsidP="00423CCA">
      <w:pPr>
        <w:pStyle w:val="CommentText"/>
      </w:pPr>
    </w:p>
    <w:p w14:paraId="26B510CE" w14:textId="77777777" w:rsidR="00BF7C89" w:rsidRDefault="00BF7C89" w:rsidP="00423CCA">
      <w:pPr>
        <w:pStyle w:val="CommentText"/>
      </w:pPr>
      <w:r>
        <w:t xml:space="preserve">Hauser et al. 2006 </w:t>
      </w:r>
      <w:proofErr w:type="spellStart"/>
      <w:r>
        <w:t>Ecol</w:t>
      </w:r>
      <w:proofErr w:type="spellEnd"/>
      <w:r>
        <w:t xml:space="preserve"> Apps: “a monitoring regime that varies according to the state of the system can outperform fixed-interval monitoring”</w:t>
      </w:r>
    </w:p>
    <w:p w14:paraId="0B526457" w14:textId="77777777" w:rsidR="00BF7C89" w:rsidRDefault="00BF7C89" w:rsidP="00423CCA">
      <w:pPr>
        <w:pStyle w:val="CommentText"/>
      </w:pPr>
      <w:r>
        <w:t>But see:</w:t>
      </w:r>
    </w:p>
    <w:p w14:paraId="72E0053D" w14:textId="77777777" w:rsidR="00BF7C89" w:rsidRDefault="00BF7C89" w:rsidP="00423CCA">
      <w:pPr>
        <w:pStyle w:val="CommentText"/>
      </w:pPr>
      <w:proofErr w:type="spellStart"/>
      <w:r>
        <w:t>Drechsler</w:t>
      </w:r>
      <w:proofErr w:type="spellEnd"/>
      <w:r>
        <w:t xml:space="preserve"> et al. 2006 </w:t>
      </w:r>
      <w:proofErr w:type="spellStart"/>
      <w:r>
        <w:t>Ecol</w:t>
      </w:r>
      <w:proofErr w:type="spellEnd"/>
      <w:r>
        <w:t xml:space="preserve"> Apps: “the costs of flexible management may reverse the rank order of flexible and fixed conservation strategies, such that fixed strategies may lead to better ecological results than flexible ones for the same financial budget.”</w:t>
      </w:r>
    </w:p>
    <w:p w14:paraId="1735F8BD" w14:textId="77777777" w:rsidR="00BF7C89" w:rsidRDefault="00BF7C89" w:rsidP="00423CCA">
      <w:pPr>
        <w:pStyle w:val="CommentText"/>
      </w:pPr>
    </w:p>
    <w:p w14:paraId="0C941CA4" w14:textId="77777777" w:rsidR="00BF7C89" w:rsidRDefault="00BF7C89" w:rsidP="00423CCA">
      <w:pPr>
        <w:pStyle w:val="CommentText"/>
      </w:pPr>
      <w:r>
        <w:t xml:space="preserve">Hiroyuki et al. 2014 </w:t>
      </w:r>
      <w:proofErr w:type="spellStart"/>
      <w:r>
        <w:t>Popul</w:t>
      </w:r>
      <w:proofErr w:type="spellEnd"/>
      <w:r>
        <w:t xml:space="preserve"> </w:t>
      </w:r>
      <w:proofErr w:type="spellStart"/>
      <w:r>
        <w:t>Ecol</w:t>
      </w:r>
      <w:proofErr w:type="spellEnd"/>
    </w:p>
    <w:p w14:paraId="291B78FA" w14:textId="77777777" w:rsidR="00BF7C89" w:rsidRDefault="00BF7C89" w:rsidP="00423CCA">
      <w:pPr>
        <w:pStyle w:val="CommentText"/>
      </w:pPr>
    </w:p>
    <w:p w14:paraId="1DFCC78B" w14:textId="77777777" w:rsidR="00BF7C89" w:rsidRDefault="00BF7C89" w:rsidP="00423CCA">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057FE63B" w14:textId="77777777" w:rsidR="00BF7C89" w:rsidRDefault="00BF7C89" w:rsidP="00423CCA">
      <w:pPr>
        <w:pStyle w:val="CommentText"/>
      </w:pPr>
    </w:p>
  </w:comment>
  <w:comment w:id="25" w:author="Crow White" w:date="2015-09-30T14:37:00Z" w:initials="CW">
    <w:p w14:paraId="34F12B08" w14:textId="77777777" w:rsidR="00BF7C89" w:rsidRDefault="00BF7C89">
      <w:pPr>
        <w:pStyle w:val="CommentText"/>
      </w:pPr>
      <w:r>
        <w:rPr>
          <w:rStyle w:val="CommentReference"/>
        </w:rPr>
        <w:annotationRef/>
      </w:r>
      <w:r>
        <w:t xml:space="preserve">If you made the y-axis start at zero, the tradeoff in regard to NPV would no longer seem very severe. This potentially makes me wonder if instead you should focus the plots on </w:t>
      </w:r>
      <w:proofErr w:type="spellStart"/>
      <w:r>
        <w:t>Prob_tipping</w:t>
      </w:r>
      <w:proofErr w:type="spellEnd"/>
      <w:r>
        <w:t xml:space="preserve"> and monitoring costs (the two axes) and have NPV be the </w:t>
      </w:r>
      <w:proofErr w:type="spellStart"/>
      <w:r>
        <w:t>colorbar</w:t>
      </w:r>
      <w:proofErr w:type="spellEnd"/>
      <w:r>
        <w:t xml:space="preserve">. </w:t>
      </w:r>
    </w:p>
    <w:p w14:paraId="230CA7A0" w14:textId="77777777" w:rsidR="00BF7C89" w:rsidRDefault="00BF7C89">
      <w:pPr>
        <w:pStyle w:val="CommentText"/>
      </w:pPr>
    </w:p>
    <w:p w14:paraId="3787772C" w14:textId="77777777" w:rsidR="00BF7C89" w:rsidRDefault="00BF7C89">
      <w:pPr>
        <w:pStyle w:val="CommentText"/>
      </w:pPr>
      <w:r>
        <w:t xml:space="preserve">Another thought is to combine NPV and monitoring cost into a single value, and plot how it trades off with </w:t>
      </w:r>
      <w:proofErr w:type="spellStart"/>
      <w:r>
        <w:t>Prob_tip</w:t>
      </w:r>
      <w:proofErr w:type="spellEnd"/>
      <w:r>
        <w:t>. Combining NPV and monitoring costs assumes that the fishery pays for the monitoring…</w:t>
      </w:r>
    </w:p>
  </w:comment>
  <w:comment w:id="26" w:author="halpern" w:date="2015-09-30T14:37:00Z" w:initials="h">
    <w:p w14:paraId="62F3A8DA" w14:textId="77777777" w:rsidR="00BF7C89" w:rsidRDefault="00BF7C89">
      <w:pPr>
        <w:pStyle w:val="CommentText"/>
      </w:pPr>
      <w:r>
        <w:rPr>
          <w:rStyle w:val="CommentReference"/>
        </w:rPr>
        <w:annotationRef/>
      </w:r>
      <w:r>
        <w:t>I think this is a separate question and probably too much to put into this paper.</w:t>
      </w:r>
    </w:p>
  </w:comment>
  <w:comment w:id="27" w:author="halpern" w:date="2015-09-30T14:37:00Z" w:initials="h">
    <w:p w14:paraId="38A1932E" w14:textId="77777777" w:rsidR="00BF7C89" w:rsidRDefault="00BF7C89">
      <w:pPr>
        <w:pStyle w:val="CommentText"/>
      </w:pPr>
      <w:r>
        <w:rPr>
          <w:rStyle w:val="CommentReference"/>
        </w:rPr>
        <w:annotationRef/>
      </w:r>
      <w:r>
        <w:t>Dynamic optimization seems even more unlikely in the real world of monitoring than even what we are proposing here, so I would say we can skip this for now.</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010A0A" w15:done="0"/>
  <w15:commentEx w15:paraId="4896EB5E" w15:done="0"/>
  <w15:commentEx w15:paraId="21D4C94F" w15:done="0"/>
  <w15:commentEx w15:paraId="1E4DED1D" w15:done="0"/>
  <w15:commentEx w15:paraId="78B4DB0B" w15:done="0"/>
  <w15:commentEx w15:paraId="75B406E7" w15:done="0"/>
  <w15:commentEx w15:paraId="46E1D6C7" w15:done="0"/>
  <w15:commentEx w15:paraId="6C3E0CCD" w15:done="0"/>
  <w15:commentEx w15:paraId="0C154A4C" w15:done="0"/>
  <w15:commentEx w15:paraId="57C13DA9" w15:done="0"/>
  <w15:commentEx w15:paraId="7B6A4E26" w15:done="0"/>
  <w15:commentEx w15:paraId="4D6F54C2" w15:done="0"/>
  <w15:commentEx w15:paraId="1ACAD620" w15:done="0"/>
  <w15:commentEx w15:paraId="23341FCA" w15:done="0"/>
  <w15:commentEx w15:paraId="3B8DD057" w15:done="0"/>
  <w15:commentEx w15:paraId="4B78EA85" w15:done="0"/>
  <w15:commentEx w15:paraId="23D0B4F5" w15:done="0"/>
  <w15:commentEx w15:paraId="68B37FC7" w15:done="0"/>
  <w15:commentEx w15:paraId="7B336C30" w15:done="0"/>
  <w15:commentEx w15:paraId="2D9CAEF2" w15:done="0"/>
  <w15:commentEx w15:paraId="17C93BD5" w15:done="0"/>
  <w15:commentEx w15:paraId="0C6D89AC"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83AACA" w14:textId="77777777" w:rsidR="00BF7C89" w:rsidRDefault="00BF7C89" w:rsidP="00135D5C">
      <w:r>
        <w:separator/>
      </w:r>
    </w:p>
  </w:endnote>
  <w:endnote w:type="continuationSeparator" w:id="0">
    <w:p w14:paraId="4786AA82" w14:textId="77777777" w:rsidR="00BF7C89" w:rsidRDefault="00BF7C89"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4D"/>
    <w:family w:val="roman"/>
    <w:notTrueType/>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10D8F9" w14:textId="77777777" w:rsidR="00BF7C89" w:rsidRDefault="00BF7C89" w:rsidP="00135D5C">
      <w:r>
        <w:separator/>
      </w:r>
    </w:p>
  </w:footnote>
  <w:footnote w:type="continuationSeparator" w:id="0">
    <w:p w14:paraId="791C0E4D" w14:textId="77777777" w:rsidR="00BF7C89" w:rsidRDefault="00BF7C89"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1"/>
  </w:num>
  <w:num w:numId="5">
    <w:abstractNumId w:val="5"/>
  </w:num>
  <w:num w:numId="6">
    <w:abstractNumId w:val="2"/>
  </w:num>
  <w:num w:numId="7">
    <w:abstractNumId w:val="7"/>
  </w:num>
  <w:num w:numId="8">
    <w:abstractNumId w:val="6"/>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6671&lt;/item&gt;&lt;item&gt;7947&lt;/item&gt;&lt;item&gt;8002&lt;/item&gt;&lt;item&gt;8048&lt;/item&gt;&lt;item&gt;8077&lt;/item&gt;&lt;item&gt;8123&lt;/item&gt;&lt;item&gt;8124&lt;/item&gt;&lt;item&gt;8126&lt;/item&gt;&lt;item&gt;8127&lt;/item&gt;&lt;item&gt;8128&lt;/item&gt;&lt;item&gt;8132&lt;/item&gt;&lt;item&gt;8143&lt;/item&gt;&lt;item&gt;8144&lt;/item&gt;&lt;item&gt;8145&lt;/item&gt;&lt;item&gt;8146&lt;/item&gt;&lt;item&gt;8147&lt;/item&gt;&lt;item&gt;8148&lt;/item&gt;&lt;item&gt;8149&lt;/item&gt;&lt;item&gt;8150&lt;/item&gt;&lt;item&gt;8151&lt;/item&gt;&lt;item&gt;8152&lt;/item&gt;&lt;item&gt;8153&lt;/item&gt;&lt;item&gt;8154&lt;/item&gt;&lt;item&gt;8155&lt;/item&gt;&lt;item&gt;8156&lt;/item&gt;&lt;item&gt;8167&lt;/item&gt;&lt;item&gt;8170&lt;/item&gt;&lt;item&gt;8171&lt;/item&gt;&lt;/record-ids&gt;&lt;/item&gt;&lt;/Libraries&gt;"/>
  </w:docVars>
  <w:rsids>
    <w:rsidRoot w:val="00EA4926"/>
    <w:rsid w:val="00000104"/>
    <w:rsid w:val="00000733"/>
    <w:rsid w:val="00000928"/>
    <w:rsid w:val="00000D1E"/>
    <w:rsid w:val="00001AA5"/>
    <w:rsid w:val="00005901"/>
    <w:rsid w:val="000105EB"/>
    <w:rsid w:val="0001115B"/>
    <w:rsid w:val="00012A3D"/>
    <w:rsid w:val="00013C23"/>
    <w:rsid w:val="00014C60"/>
    <w:rsid w:val="00015507"/>
    <w:rsid w:val="00017F4B"/>
    <w:rsid w:val="0003223B"/>
    <w:rsid w:val="000354FD"/>
    <w:rsid w:val="00035AE1"/>
    <w:rsid w:val="00035B6B"/>
    <w:rsid w:val="00036BA2"/>
    <w:rsid w:val="000418D3"/>
    <w:rsid w:val="000437E9"/>
    <w:rsid w:val="00043C70"/>
    <w:rsid w:val="00045D2C"/>
    <w:rsid w:val="000460B4"/>
    <w:rsid w:val="00051687"/>
    <w:rsid w:val="00055097"/>
    <w:rsid w:val="00055424"/>
    <w:rsid w:val="00056E95"/>
    <w:rsid w:val="0006213F"/>
    <w:rsid w:val="000626DC"/>
    <w:rsid w:val="00064856"/>
    <w:rsid w:val="00067023"/>
    <w:rsid w:val="0007003B"/>
    <w:rsid w:val="0007073E"/>
    <w:rsid w:val="00072CB4"/>
    <w:rsid w:val="00073EE0"/>
    <w:rsid w:val="000807F2"/>
    <w:rsid w:val="000814E3"/>
    <w:rsid w:val="00081FA2"/>
    <w:rsid w:val="0008452C"/>
    <w:rsid w:val="000847BF"/>
    <w:rsid w:val="00084B2A"/>
    <w:rsid w:val="000869C2"/>
    <w:rsid w:val="00091253"/>
    <w:rsid w:val="000936DC"/>
    <w:rsid w:val="00097BDF"/>
    <w:rsid w:val="000A53DB"/>
    <w:rsid w:val="000A61E0"/>
    <w:rsid w:val="000A6435"/>
    <w:rsid w:val="000A64FE"/>
    <w:rsid w:val="000A6E60"/>
    <w:rsid w:val="000A7411"/>
    <w:rsid w:val="000A75E1"/>
    <w:rsid w:val="000A7A56"/>
    <w:rsid w:val="000A7F71"/>
    <w:rsid w:val="000B15BE"/>
    <w:rsid w:val="000B21F8"/>
    <w:rsid w:val="000B470F"/>
    <w:rsid w:val="000B4A7A"/>
    <w:rsid w:val="000B54F0"/>
    <w:rsid w:val="000B56BC"/>
    <w:rsid w:val="000B7BB6"/>
    <w:rsid w:val="000B7CCD"/>
    <w:rsid w:val="000C253D"/>
    <w:rsid w:val="000C489C"/>
    <w:rsid w:val="000C5D7B"/>
    <w:rsid w:val="000C6E81"/>
    <w:rsid w:val="000D0C63"/>
    <w:rsid w:val="000D1ADB"/>
    <w:rsid w:val="000D60B9"/>
    <w:rsid w:val="000D6717"/>
    <w:rsid w:val="000D71E0"/>
    <w:rsid w:val="000D7A36"/>
    <w:rsid w:val="000E1CB4"/>
    <w:rsid w:val="000E4B23"/>
    <w:rsid w:val="000E4BC8"/>
    <w:rsid w:val="000E50C6"/>
    <w:rsid w:val="000E67EE"/>
    <w:rsid w:val="000E6926"/>
    <w:rsid w:val="000F2389"/>
    <w:rsid w:val="000F26C5"/>
    <w:rsid w:val="000F476C"/>
    <w:rsid w:val="000F5FBD"/>
    <w:rsid w:val="000F66DC"/>
    <w:rsid w:val="000F7E36"/>
    <w:rsid w:val="00103088"/>
    <w:rsid w:val="001043D9"/>
    <w:rsid w:val="00104868"/>
    <w:rsid w:val="001051F9"/>
    <w:rsid w:val="00105D06"/>
    <w:rsid w:val="00106445"/>
    <w:rsid w:val="0010719A"/>
    <w:rsid w:val="001107BC"/>
    <w:rsid w:val="001115EF"/>
    <w:rsid w:val="00113DB6"/>
    <w:rsid w:val="00114129"/>
    <w:rsid w:val="0011581A"/>
    <w:rsid w:val="0012059B"/>
    <w:rsid w:val="001228A2"/>
    <w:rsid w:val="00123731"/>
    <w:rsid w:val="00125042"/>
    <w:rsid w:val="001261A8"/>
    <w:rsid w:val="00126284"/>
    <w:rsid w:val="001266FD"/>
    <w:rsid w:val="00126979"/>
    <w:rsid w:val="001277C0"/>
    <w:rsid w:val="00127FEE"/>
    <w:rsid w:val="00132E01"/>
    <w:rsid w:val="001341AD"/>
    <w:rsid w:val="00134761"/>
    <w:rsid w:val="00135D5C"/>
    <w:rsid w:val="001361AB"/>
    <w:rsid w:val="001372FE"/>
    <w:rsid w:val="001430DD"/>
    <w:rsid w:val="001433A8"/>
    <w:rsid w:val="00143BB8"/>
    <w:rsid w:val="00146CDF"/>
    <w:rsid w:val="001477DE"/>
    <w:rsid w:val="00153F6B"/>
    <w:rsid w:val="00155703"/>
    <w:rsid w:val="00160AB3"/>
    <w:rsid w:val="00160AFB"/>
    <w:rsid w:val="00161963"/>
    <w:rsid w:val="00163E3E"/>
    <w:rsid w:val="0016574C"/>
    <w:rsid w:val="00167452"/>
    <w:rsid w:val="001704B9"/>
    <w:rsid w:val="00170B74"/>
    <w:rsid w:val="00171C87"/>
    <w:rsid w:val="00174E19"/>
    <w:rsid w:val="00175C87"/>
    <w:rsid w:val="00176024"/>
    <w:rsid w:val="001761E2"/>
    <w:rsid w:val="00176CBD"/>
    <w:rsid w:val="00177457"/>
    <w:rsid w:val="001777EA"/>
    <w:rsid w:val="001801B3"/>
    <w:rsid w:val="00181EF6"/>
    <w:rsid w:val="00183F68"/>
    <w:rsid w:val="001840A1"/>
    <w:rsid w:val="00185A27"/>
    <w:rsid w:val="001876E3"/>
    <w:rsid w:val="001915FF"/>
    <w:rsid w:val="00193870"/>
    <w:rsid w:val="001949D3"/>
    <w:rsid w:val="00194FF6"/>
    <w:rsid w:val="00195F71"/>
    <w:rsid w:val="00196608"/>
    <w:rsid w:val="001966A5"/>
    <w:rsid w:val="001968EB"/>
    <w:rsid w:val="00197742"/>
    <w:rsid w:val="001A61FF"/>
    <w:rsid w:val="001A7253"/>
    <w:rsid w:val="001A77E7"/>
    <w:rsid w:val="001A7D34"/>
    <w:rsid w:val="001B27C4"/>
    <w:rsid w:val="001B2DD7"/>
    <w:rsid w:val="001B43B3"/>
    <w:rsid w:val="001B4919"/>
    <w:rsid w:val="001B4DEE"/>
    <w:rsid w:val="001B690A"/>
    <w:rsid w:val="001C13E8"/>
    <w:rsid w:val="001C46CB"/>
    <w:rsid w:val="001C54B9"/>
    <w:rsid w:val="001C5532"/>
    <w:rsid w:val="001C5893"/>
    <w:rsid w:val="001C6065"/>
    <w:rsid w:val="001C7224"/>
    <w:rsid w:val="001D087A"/>
    <w:rsid w:val="001D33B6"/>
    <w:rsid w:val="001D5301"/>
    <w:rsid w:val="001D7ECD"/>
    <w:rsid w:val="001E0063"/>
    <w:rsid w:val="001E08B3"/>
    <w:rsid w:val="001E24EF"/>
    <w:rsid w:val="001E400D"/>
    <w:rsid w:val="001E6D63"/>
    <w:rsid w:val="001F0907"/>
    <w:rsid w:val="001F0E38"/>
    <w:rsid w:val="001F1D2C"/>
    <w:rsid w:val="001F2F09"/>
    <w:rsid w:val="001F5CDF"/>
    <w:rsid w:val="001F6772"/>
    <w:rsid w:val="001F74B9"/>
    <w:rsid w:val="002041D9"/>
    <w:rsid w:val="00205BC7"/>
    <w:rsid w:val="00207CAC"/>
    <w:rsid w:val="0021032B"/>
    <w:rsid w:val="0021105A"/>
    <w:rsid w:val="00211779"/>
    <w:rsid w:val="00211D22"/>
    <w:rsid w:val="00212DD7"/>
    <w:rsid w:val="002153B6"/>
    <w:rsid w:val="002156DA"/>
    <w:rsid w:val="0021760A"/>
    <w:rsid w:val="0022223C"/>
    <w:rsid w:val="00223B96"/>
    <w:rsid w:val="002259D7"/>
    <w:rsid w:val="00227285"/>
    <w:rsid w:val="002279DC"/>
    <w:rsid w:val="002334F6"/>
    <w:rsid w:val="00234836"/>
    <w:rsid w:val="0023491A"/>
    <w:rsid w:val="00234A53"/>
    <w:rsid w:val="00236AD5"/>
    <w:rsid w:val="00236EBC"/>
    <w:rsid w:val="00240A1C"/>
    <w:rsid w:val="002414FD"/>
    <w:rsid w:val="00241882"/>
    <w:rsid w:val="002433F1"/>
    <w:rsid w:val="00244D28"/>
    <w:rsid w:val="002464C0"/>
    <w:rsid w:val="00247A7D"/>
    <w:rsid w:val="002540BB"/>
    <w:rsid w:val="00256F91"/>
    <w:rsid w:val="00257D20"/>
    <w:rsid w:val="00260E11"/>
    <w:rsid w:val="00262AEF"/>
    <w:rsid w:val="002633A4"/>
    <w:rsid w:val="002671A2"/>
    <w:rsid w:val="002674AC"/>
    <w:rsid w:val="0027142D"/>
    <w:rsid w:val="0027335B"/>
    <w:rsid w:val="0027357B"/>
    <w:rsid w:val="00280EBB"/>
    <w:rsid w:val="002818A7"/>
    <w:rsid w:val="002851F5"/>
    <w:rsid w:val="00285C11"/>
    <w:rsid w:val="00286797"/>
    <w:rsid w:val="002937D2"/>
    <w:rsid w:val="00294391"/>
    <w:rsid w:val="00295023"/>
    <w:rsid w:val="002956DD"/>
    <w:rsid w:val="002961C9"/>
    <w:rsid w:val="00296B45"/>
    <w:rsid w:val="002A360C"/>
    <w:rsid w:val="002A3B6B"/>
    <w:rsid w:val="002B37FB"/>
    <w:rsid w:val="002B6213"/>
    <w:rsid w:val="002B68BD"/>
    <w:rsid w:val="002B753F"/>
    <w:rsid w:val="002C2049"/>
    <w:rsid w:val="002C619E"/>
    <w:rsid w:val="002C6D5D"/>
    <w:rsid w:val="002C71C5"/>
    <w:rsid w:val="002D198C"/>
    <w:rsid w:val="002D30DC"/>
    <w:rsid w:val="002D5253"/>
    <w:rsid w:val="002D6723"/>
    <w:rsid w:val="002D6CA1"/>
    <w:rsid w:val="002D6F35"/>
    <w:rsid w:val="002D7259"/>
    <w:rsid w:val="002D7AB2"/>
    <w:rsid w:val="002E03E3"/>
    <w:rsid w:val="002E1A41"/>
    <w:rsid w:val="002E3961"/>
    <w:rsid w:val="002E7780"/>
    <w:rsid w:val="002F0F1B"/>
    <w:rsid w:val="002F1F04"/>
    <w:rsid w:val="002F5988"/>
    <w:rsid w:val="002F64A9"/>
    <w:rsid w:val="0030245C"/>
    <w:rsid w:val="00302537"/>
    <w:rsid w:val="003030A9"/>
    <w:rsid w:val="003041B4"/>
    <w:rsid w:val="00305441"/>
    <w:rsid w:val="00312C20"/>
    <w:rsid w:val="003250F7"/>
    <w:rsid w:val="0032699A"/>
    <w:rsid w:val="00331EB5"/>
    <w:rsid w:val="00332702"/>
    <w:rsid w:val="00335F01"/>
    <w:rsid w:val="00340075"/>
    <w:rsid w:val="00342124"/>
    <w:rsid w:val="003426F7"/>
    <w:rsid w:val="003435AE"/>
    <w:rsid w:val="00344157"/>
    <w:rsid w:val="00344A84"/>
    <w:rsid w:val="00345A54"/>
    <w:rsid w:val="0034606C"/>
    <w:rsid w:val="003476B7"/>
    <w:rsid w:val="00356997"/>
    <w:rsid w:val="00357162"/>
    <w:rsid w:val="003571BF"/>
    <w:rsid w:val="0036192F"/>
    <w:rsid w:val="00362018"/>
    <w:rsid w:val="00362271"/>
    <w:rsid w:val="003623C0"/>
    <w:rsid w:val="00365CD0"/>
    <w:rsid w:val="00367A4C"/>
    <w:rsid w:val="0037009F"/>
    <w:rsid w:val="003703B2"/>
    <w:rsid w:val="00374F31"/>
    <w:rsid w:val="0037511D"/>
    <w:rsid w:val="003765FA"/>
    <w:rsid w:val="003808E3"/>
    <w:rsid w:val="003842DD"/>
    <w:rsid w:val="00385903"/>
    <w:rsid w:val="00385CA7"/>
    <w:rsid w:val="0039037D"/>
    <w:rsid w:val="00393873"/>
    <w:rsid w:val="0039483D"/>
    <w:rsid w:val="00395369"/>
    <w:rsid w:val="00397162"/>
    <w:rsid w:val="00397E19"/>
    <w:rsid w:val="003A29D4"/>
    <w:rsid w:val="003A3718"/>
    <w:rsid w:val="003A5CF9"/>
    <w:rsid w:val="003A6B7F"/>
    <w:rsid w:val="003A7290"/>
    <w:rsid w:val="003A77C7"/>
    <w:rsid w:val="003A7B9F"/>
    <w:rsid w:val="003B28B3"/>
    <w:rsid w:val="003B60C5"/>
    <w:rsid w:val="003C10CF"/>
    <w:rsid w:val="003C2569"/>
    <w:rsid w:val="003C28DB"/>
    <w:rsid w:val="003C3540"/>
    <w:rsid w:val="003C4513"/>
    <w:rsid w:val="003C49F2"/>
    <w:rsid w:val="003C513B"/>
    <w:rsid w:val="003C59C5"/>
    <w:rsid w:val="003D19C7"/>
    <w:rsid w:val="003D1E8F"/>
    <w:rsid w:val="003D48B0"/>
    <w:rsid w:val="003D4CC5"/>
    <w:rsid w:val="003D5F09"/>
    <w:rsid w:val="003E12CA"/>
    <w:rsid w:val="003E2FCD"/>
    <w:rsid w:val="003E3042"/>
    <w:rsid w:val="003E545D"/>
    <w:rsid w:val="003F11C0"/>
    <w:rsid w:val="003F3560"/>
    <w:rsid w:val="003F6580"/>
    <w:rsid w:val="00400DBD"/>
    <w:rsid w:val="00400F2A"/>
    <w:rsid w:val="0040141F"/>
    <w:rsid w:val="0040280B"/>
    <w:rsid w:val="00403E71"/>
    <w:rsid w:val="004045EF"/>
    <w:rsid w:val="00404E42"/>
    <w:rsid w:val="00405667"/>
    <w:rsid w:val="00407BE3"/>
    <w:rsid w:val="00407CFB"/>
    <w:rsid w:val="004117F9"/>
    <w:rsid w:val="00412FCD"/>
    <w:rsid w:val="0041490E"/>
    <w:rsid w:val="004206B9"/>
    <w:rsid w:val="004207DC"/>
    <w:rsid w:val="00421D99"/>
    <w:rsid w:val="00423AB5"/>
    <w:rsid w:val="00423CCA"/>
    <w:rsid w:val="004250DF"/>
    <w:rsid w:val="00425F02"/>
    <w:rsid w:val="004271DD"/>
    <w:rsid w:val="00430114"/>
    <w:rsid w:val="0043160D"/>
    <w:rsid w:val="00433F41"/>
    <w:rsid w:val="00433F5A"/>
    <w:rsid w:val="00435DD9"/>
    <w:rsid w:val="004367AD"/>
    <w:rsid w:val="00436E8E"/>
    <w:rsid w:val="0043776B"/>
    <w:rsid w:val="00437F91"/>
    <w:rsid w:val="0044109F"/>
    <w:rsid w:val="00444278"/>
    <w:rsid w:val="004445D3"/>
    <w:rsid w:val="00450605"/>
    <w:rsid w:val="00454793"/>
    <w:rsid w:val="0046187D"/>
    <w:rsid w:val="0046231B"/>
    <w:rsid w:val="004641FB"/>
    <w:rsid w:val="00466369"/>
    <w:rsid w:val="004676D2"/>
    <w:rsid w:val="00467F98"/>
    <w:rsid w:val="00473EB7"/>
    <w:rsid w:val="004758C3"/>
    <w:rsid w:val="00476BB8"/>
    <w:rsid w:val="00480363"/>
    <w:rsid w:val="00480B70"/>
    <w:rsid w:val="00481E32"/>
    <w:rsid w:val="00481EF0"/>
    <w:rsid w:val="00483A26"/>
    <w:rsid w:val="00485EE6"/>
    <w:rsid w:val="00486187"/>
    <w:rsid w:val="004866D3"/>
    <w:rsid w:val="00486C18"/>
    <w:rsid w:val="004879B3"/>
    <w:rsid w:val="00487E08"/>
    <w:rsid w:val="00490125"/>
    <w:rsid w:val="0049032F"/>
    <w:rsid w:val="0049083F"/>
    <w:rsid w:val="0049147E"/>
    <w:rsid w:val="00492F1C"/>
    <w:rsid w:val="00493E2E"/>
    <w:rsid w:val="00494745"/>
    <w:rsid w:val="004948F7"/>
    <w:rsid w:val="00494D2F"/>
    <w:rsid w:val="00496C2C"/>
    <w:rsid w:val="004A0E87"/>
    <w:rsid w:val="004A131B"/>
    <w:rsid w:val="004A23D3"/>
    <w:rsid w:val="004A29D8"/>
    <w:rsid w:val="004A3C47"/>
    <w:rsid w:val="004A52C8"/>
    <w:rsid w:val="004A6454"/>
    <w:rsid w:val="004A65CB"/>
    <w:rsid w:val="004B0E4B"/>
    <w:rsid w:val="004B151D"/>
    <w:rsid w:val="004B4748"/>
    <w:rsid w:val="004B4FF8"/>
    <w:rsid w:val="004B5027"/>
    <w:rsid w:val="004B5079"/>
    <w:rsid w:val="004C02ED"/>
    <w:rsid w:val="004C05AC"/>
    <w:rsid w:val="004C1101"/>
    <w:rsid w:val="004C1294"/>
    <w:rsid w:val="004C16FE"/>
    <w:rsid w:val="004C4D00"/>
    <w:rsid w:val="004C7606"/>
    <w:rsid w:val="004D042C"/>
    <w:rsid w:val="004D1678"/>
    <w:rsid w:val="004D219F"/>
    <w:rsid w:val="004D2470"/>
    <w:rsid w:val="004D351F"/>
    <w:rsid w:val="004D6F47"/>
    <w:rsid w:val="004D7EBD"/>
    <w:rsid w:val="004E202B"/>
    <w:rsid w:val="004E297D"/>
    <w:rsid w:val="004E3FD4"/>
    <w:rsid w:val="004F1994"/>
    <w:rsid w:val="004F44F9"/>
    <w:rsid w:val="004F45A2"/>
    <w:rsid w:val="004F51CB"/>
    <w:rsid w:val="004F5277"/>
    <w:rsid w:val="004F63A4"/>
    <w:rsid w:val="004F6B19"/>
    <w:rsid w:val="004F79E2"/>
    <w:rsid w:val="00500122"/>
    <w:rsid w:val="00502291"/>
    <w:rsid w:val="0050378A"/>
    <w:rsid w:val="00505070"/>
    <w:rsid w:val="00511544"/>
    <w:rsid w:val="005116B5"/>
    <w:rsid w:val="00512E82"/>
    <w:rsid w:val="00513001"/>
    <w:rsid w:val="00515966"/>
    <w:rsid w:val="00517F5E"/>
    <w:rsid w:val="00522D02"/>
    <w:rsid w:val="005232F7"/>
    <w:rsid w:val="005234FF"/>
    <w:rsid w:val="00527276"/>
    <w:rsid w:val="00527C70"/>
    <w:rsid w:val="00530EFF"/>
    <w:rsid w:val="00533EAD"/>
    <w:rsid w:val="005341A5"/>
    <w:rsid w:val="00534350"/>
    <w:rsid w:val="00542233"/>
    <w:rsid w:val="00542E2F"/>
    <w:rsid w:val="00543E30"/>
    <w:rsid w:val="0054657C"/>
    <w:rsid w:val="0054777B"/>
    <w:rsid w:val="0055021B"/>
    <w:rsid w:val="00550724"/>
    <w:rsid w:val="005510FC"/>
    <w:rsid w:val="0055146A"/>
    <w:rsid w:val="005516A9"/>
    <w:rsid w:val="00555F85"/>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7B65"/>
    <w:rsid w:val="00580714"/>
    <w:rsid w:val="005821C1"/>
    <w:rsid w:val="00583724"/>
    <w:rsid w:val="005878C6"/>
    <w:rsid w:val="005901B3"/>
    <w:rsid w:val="00590C63"/>
    <w:rsid w:val="0059227E"/>
    <w:rsid w:val="00592597"/>
    <w:rsid w:val="00593793"/>
    <w:rsid w:val="005952B2"/>
    <w:rsid w:val="00595548"/>
    <w:rsid w:val="00595F1A"/>
    <w:rsid w:val="005A02B5"/>
    <w:rsid w:val="005A07C7"/>
    <w:rsid w:val="005A61AA"/>
    <w:rsid w:val="005B13F6"/>
    <w:rsid w:val="005B69F7"/>
    <w:rsid w:val="005B7132"/>
    <w:rsid w:val="005C00B8"/>
    <w:rsid w:val="005C0E01"/>
    <w:rsid w:val="005C1861"/>
    <w:rsid w:val="005C7C2E"/>
    <w:rsid w:val="005D02E3"/>
    <w:rsid w:val="005D3254"/>
    <w:rsid w:val="005D4007"/>
    <w:rsid w:val="005D77D4"/>
    <w:rsid w:val="005E090B"/>
    <w:rsid w:val="005E0CEF"/>
    <w:rsid w:val="005E2CFA"/>
    <w:rsid w:val="005E3317"/>
    <w:rsid w:val="005E3F44"/>
    <w:rsid w:val="005E47EC"/>
    <w:rsid w:val="005E47FC"/>
    <w:rsid w:val="005E4827"/>
    <w:rsid w:val="005E4F1D"/>
    <w:rsid w:val="005E6BCA"/>
    <w:rsid w:val="005E7A24"/>
    <w:rsid w:val="005E7BA4"/>
    <w:rsid w:val="005F17E4"/>
    <w:rsid w:val="005F1942"/>
    <w:rsid w:val="005F2D26"/>
    <w:rsid w:val="005F3761"/>
    <w:rsid w:val="005F45F4"/>
    <w:rsid w:val="005F4E8C"/>
    <w:rsid w:val="0060220F"/>
    <w:rsid w:val="00602A5F"/>
    <w:rsid w:val="00607316"/>
    <w:rsid w:val="006078BE"/>
    <w:rsid w:val="006106DB"/>
    <w:rsid w:val="006112ED"/>
    <w:rsid w:val="0061273E"/>
    <w:rsid w:val="00614769"/>
    <w:rsid w:val="00614BB8"/>
    <w:rsid w:val="00615385"/>
    <w:rsid w:val="00615C4D"/>
    <w:rsid w:val="0061657F"/>
    <w:rsid w:val="006215F7"/>
    <w:rsid w:val="00621710"/>
    <w:rsid w:val="00621DB4"/>
    <w:rsid w:val="00622E61"/>
    <w:rsid w:val="006235E3"/>
    <w:rsid w:val="006257E3"/>
    <w:rsid w:val="006270AF"/>
    <w:rsid w:val="006276F5"/>
    <w:rsid w:val="00631B82"/>
    <w:rsid w:val="00640B72"/>
    <w:rsid w:val="00641C1C"/>
    <w:rsid w:val="00642EF9"/>
    <w:rsid w:val="0064383B"/>
    <w:rsid w:val="00645768"/>
    <w:rsid w:val="00645AA4"/>
    <w:rsid w:val="006462F3"/>
    <w:rsid w:val="00647F49"/>
    <w:rsid w:val="0065066F"/>
    <w:rsid w:val="00651B44"/>
    <w:rsid w:val="00652914"/>
    <w:rsid w:val="00653F41"/>
    <w:rsid w:val="00654100"/>
    <w:rsid w:val="00654636"/>
    <w:rsid w:val="00654A7D"/>
    <w:rsid w:val="0065689A"/>
    <w:rsid w:val="0065689D"/>
    <w:rsid w:val="0065744C"/>
    <w:rsid w:val="006601BD"/>
    <w:rsid w:val="00662941"/>
    <w:rsid w:val="00662BF4"/>
    <w:rsid w:val="006650A0"/>
    <w:rsid w:val="00672295"/>
    <w:rsid w:val="00673A69"/>
    <w:rsid w:val="00674346"/>
    <w:rsid w:val="0067734F"/>
    <w:rsid w:val="00677931"/>
    <w:rsid w:val="00677C8E"/>
    <w:rsid w:val="00681484"/>
    <w:rsid w:val="00681D63"/>
    <w:rsid w:val="0068315A"/>
    <w:rsid w:val="006834D3"/>
    <w:rsid w:val="00685475"/>
    <w:rsid w:val="00690845"/>
    <w:rsid w:val="006921C0"/>
    <w:rsid w:val="00694EFA"/>
    <w:rsid w:val="006A2CEE"/>
    <w:rsid w:val="006A6686"/>
    <w:rsid w:val="006A798A"/>
    <w:rsid w:val="006B0DD7"/>
    <w:rsid w:val="006B1524"/>
    <w:rsid w:val="006B2DE9"/>
    <w:rsid w:val="006B5602"/>
    <w:rsid w:val="006B5E99"/>
    <w:rsid w:val="006C0FB8"/>
    <w:rsid w:val="006C1856"/>
    <w:rsid w:val="006C270B"/>
    <w:rsid w:val="006C49AC"/>
    <w:rsid w:val="006C7181"/>
    <w:rsid w:val="006D0741"/>
    <w:rsid w:val="006D283D"/>
    <w:rsid w:val="006D43BE"/>
    <w:rsid w:val="006D4A47"/>
    <w:rsid w:val="006D4A73"/>
    <w:rsid w:val="006D4B25"/>
    <w:rsid w:val="006D6D3F"/>
    <w:rsid w:val="006D7714"/>
    <w:rsid w:val="006E37A9"/>
    <w:rsid w:val="006E3884"/>
    <w:rsid w:val="006E4F13"/>
    <w:rsid w:val="006E5826"/>
    <w:rsid w:val="006E5F41"/>
    <w:rsid w:val="006E75C6"/>
    <w:rsid w:val="006F097F"/>
    <w:rsid w:val="006F314B"/>
    <w:rsid w:val="00701617"/>
    <w:rsid w:val="00703C1A"/>
    <w:rsid w:val="00704500"/>
    <w:rsid w:val="00705635"/>
    <w:rsid w:val="0071106A"/>
    <w:rsid w:val="00711454"/>
    <w:rsid w:val="00714A4E"/>
    <w:rsid w:val="00714BCA"/>
    <w:rsid w:val="007165A5"/>
    <w:rsid w:val="00716896"/>
    <w:rsid w:val="00716EA9"/>
    <w:rsid w:val="00717073"/>
    <w:rsid w:val="00720779"/>
    <w:rsid w:val="00720D36"/>
    <w:rsid w:val="00722241"/>
    <w:rsid w:val="00722ACF"/>
    <w:rsid w:val="00726D79"/>
    <w:rsid w:val="007271B1"/>
    <w:rsid w:val="007271E1"/>
    <w:rsid w:val="00730431"/>
    <w:rsid w:val="00730D6C"/>
    <w:rsid w:val="00732BDD"/>
    <w:rsid w:val="0073729F"/>
    <w:rsid w:val="00740EE9"/>
    <w:rsid w:val="0074108B"/>
    <w:rsid w:val="00745FD2"/>
    <w:rsid w:val="00746AF5"/>
    <w:rsid w:val="0075100A"/>
    <w:rsid w:val="00751648"/>
    <w:rsid w:val="00751D71"/>
    <w:rsid w:val="007522A9"/>
    <w:rsid w:val="00756FD4"/>
    <w:rsid w:val="00757736"/>
    <w:rsid w:val="007611A3"/>
    <w:rsid w:val="00763C8D"/>
    <w:rsid w:val="00764ACF"/>
    <w:rsid w:val="00767630"/>
    <w:rsid w:val="00770B54"/>
    <w:rsid w:val="00771179"/>
    <w:rsid w:val="0077306C"/>
    <w:rsid w:val="00774CA4"/>
    <w:rsid w:val="00775AA8"/>
    <w:rsid w:val="00776AA3"/>
    <w:rsid w:val="007770BC"/>
    <w:rsid w:val="00781354"/>
    <w:rsid w:val="00781ACA"/>
    <w:rsid w:val="007830F7"/>
    <w:rsid w:val="00783ACA"/>
    <w:rsid w:val="0078656A"/>
    <w:rsid w:val="00786844"/>
    <w:rsid w:val="00790460"/>
    <w:rsid w:val="00793658"/>
    <w:rsid w:val="00795873"/>
    <w:rsid w:val="0079751B"/>
    <w:rsid w:val="007A09A4"/>
    <w:rsid w:val="007A0F69"/>
    <w:rsid w:val="007A29AE"/>
    <w:rsid w:val="007A57ED"/>
    <w:rsid w:val="007A744C"/>
    <w:rsid w:val="007B0093"/>
    <w:rsid w:val="007B04D3"/>
    <w:rsid w:val="007B0895"/>
    <w:rsid w:val="007B24BD"/>
    <w:rsid w:val="007B444D"/>
    <w:rsid w:val="007B46BC"/>
    <w:rsid w:val="007B77F1"/>
    <w:rsid w:val="007C0895"/>
    <w:rsid w:val="007C3306"/>
    <w:rsid w:val="007C6900"/>
    <w:rsid w:val="007C7982"/>
    <w:rsid w:val="007D0B82"/>
    <w:rsid w:val="007D1B24"/>
    <w:rsid w:val="007D3A17"/>
    <w:rsid w:val="007D3BA8"/>
    <w:rsid w:val="007D6F08"/>
    <w:rsid w:val="007E1052"/>
    <w:rsid w:val="007E6BD4"/>
    <w:rsid w:val="007E7F32"/>
    <w:rsid w:val="007F159D"/>
    <w:rsid w:val="007F29C8"/>
    <w:rsid w:val="007F2FC1"/>
    <w:rsid w:val="007F61D2"/>
    <w:rsid w:val="007F6AB8"/>
    <w:rsid w:val="007F7C95"/>
    <w:rsid w:val="008058FB"/>
    <w:rsid w:val="0080731C"/>
    <w:rsid w:val="00812B30"/>
    <w:rsid w:val="0081367F"/>
    <w:rsid w:val="008137EC"/>
    <w:rsid w:val="00814137"/>
    <w:rsid w:val="00814225"/>
    <w:rsid w:val="00814312"/>
    <w:rsid w:val="0081495D"/>
    <w:rsid w:val="00814C6A"/>
    <w:rsid w:val="00815306"/>
    <w:rsid w:val="00817BAB"/>
    <w:rsid w:val="0082087B"/>
    <w:rsid w:val="00822127"/>
    <w:rsid w:val="008235B2"/>
    <w:rsid w:val="00824946"/>
    <w:rsid w:val="00825E6A"/>
    <w:rsid w:val="00830792"/>
    <w:rsid w:val="00830A31"/>
    <w:rsid w:val="0083186A"/>
    <w:rsid w:val="008324A7"/>
    <w:rsid w:val="00832AFD"/>
    <w:rsid w:val="0083534E"/>
    <w:rsid w:val="008357DB"/>
    <w:rsid w:val="00836E1D"/>
    <w:rsid w:val="00840202"/>
    <w:rsid w:val="0084436E"/>
    <w:rsid w:val="00844BD4"/>
    <w:rsid w:val="008451D2"/>
    <w:rsid w:val="00845B10"/>
    <w:rsid w:val="00847B4D"/>
    <w:rsid w:val="00852921"/>
    <w:rsid w:val="008555BA"/>
    <w:rsid w:val="008579C9"/>
    <w:rsid w:val="00861B1D"/>
    <w:rsid w:val="008641E2"/>
    <w:rsid w:val="00865017"/>
    <w:rsid w:val="008653B4"/>
    <w:rsid w:val="0087083D"/>
    <w:rsid w:val="008717D1"/>
    <w:rsid w:val="00872C76"/>
    <w:rsid w:val="00873F26"/>
    <w:rsid w:val="00874394"/>
    <w:rsid w:val="0087657E"/>
    <w:rsid w:val="008769E3"/>
    <w:rsid w:val="0087797E"/>
    <w:rsid w:val="0088047E"/>
    <w:rsid w:val="00880B50"/>
    <w:rsid w:val="00881076"/>
    <w:rsid w:val="008876F8"/>
    <w:rsid w:val="00887732"/>
    <w:rsid w:val="00887DEA"/>
    <w:rsid w:val="00892738"/>
    <w:rsid w:val="00893B1A"/>
    <w:rsid w:val="00894043"/>
    <w:rsid w:val="00894965"/>
    <w:rsid w:val="00894D75"/>
    <w:rsid w:val="0089795C"/>
    <w:rsid w:val="008A063E"/>
    <w:rsid w:val="008A0772"/>
    <w:rsid w:val="008A179C"/>
    <w:rsid w:val="008A5938"/>
    <w:rsid w:val="008A5E7A"/>
    <w:rsid w:val="008A62BB"/>
    <w:rsid w:val="008A79AE"/>
    <w:rsid w:val="008B06A6"/>
    <w:rsid w:val="008B0BCB"/>
    <w:rsid w:val="008B2153"/>
    <w:rsid w:val="008B2608"/>
    <w:rsid w:val="008B2ED7"/>
    <w:rsid w:val="008B3245"/>
    <w:rsid w:val="008B569A"/>
    <w:rsid w:val="008B7F3C"/>
    <w:rsid w:val="008D000D"/>
    <w:rsid w:val="008D3A1D"/>
    <w:rsid w:val="008D4713"/>
    <w:rsid w:val="008D572B"/>
    <w:rsid w:val="008D6FD4"/>
    <w:rsid w:val="008D7005"/>
    <w:rsid w:val="008E0704"/>
    <w:rsid w:val="008E0D7D"/>
    <w:rsid w:val="008E216A"/>
    <w:rsid w:val="008E403D"/>
    <w:rsid w:val="008E4C18"/>
    <w:rsid w:val="008E64B1"/>
    <w:rsid w:val="008E77A7"/>
    <w:rsid w:val="008F273E"/>
    <w:rsid w:val="008F48D9"/>
    <w:rsid w:val="008F6443"/>
    <w:rsid w:val="0090182E"/>
    <w:rsid w:val="009018DE"/>
    <w:rsid w:val="00901DBA"/>
    <w:rsid w:val="00903261"/>
    <w:rsid w:val="00904C9C"/>
    <w:rsid w:val="00905369"/>
    <w:rsid w:val="009122ED"/>
    <w:rsid w:val="0091246B"/>
    <w:rsid w:val="00913154"/>
    <w:rsid w:val="00913757"/>
    <w:rsid w:val="00913E3E"/>
    <w:rsid w:val="00913F9D"/>
    <w:rsid w:val="00915FB5"/>
    <w:rsid w:val="009212DC"/>
    <w:rsid w:val="00922B3B"/>
    <w:rsid w:val="00923293"/>
    <w:rsid w:val="00923B4E"/>
    <w:rsid w:val="00923E05"/>
    <w:rsid w:val="009242C5"/>
    <w:rsid w:val="00926543"/>
    <w:rsid w:val="009275F8"/>
    <w:rsid w:val="00927D14"/>
    <w:rsid w:val="00927ED3"/>
    <w:rsid w:val="00930F61"/>
    <w:rsid w:val="00930F73"/>
    <w:rsid w:val="0093151E"/>
    <w:rsid w:val="0093228E"/>
    <w:rsid w:val="00933791"/>
    <w:rsid w:val="00934691"/>
    <w:rsid w:val="00936002"/>
    <w:rsid w:val="00936124"/>
    <w:rsid w:val="009365AC"/>
    <w:rsid w:val="00940663"/>
    <w:rsid w:val="00941805"/>
    <w:rsid w:val="009439A1"/>
    <w:rsid w:val="00944D13"/>
    <w:rsid w:val="00944FBA"/>
    <w:rsid w:val="0094542B"/>
    <w:rsid w:val="00945667"/>
    <w:rsid w:val="009458F0"/>
    <w:rsid w:val="009473E6"/>
    <w:rsid w:val="00952344"/>
    <w:rsid w:val="00952FA6"/>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71BD9"/>
    <w:rsid w:val="00972145"/>
    <w:rsid w:val="009732FF"/>
    <w:rsid w:val="009741A2"/>
    <w:rsid w:val="0097481E"/>
    <w:rsid w:val="00981D2A"/>
    <w:rsid w:val="009830E7"/>
    <w:rsid w:val="00984D47"/>
    <w:rsid w:val="009900D6"/>
    <w:rsid w:val="00990F56"/>
    <w:rsid w:val="00992A4F"/>
    <w:rsid w:val="00992EEE"/>
    <w:rsid w:val="00995A39"/>
    <w:rsid w:val="0099664B"/>
    <w:rsid w:val="00996689"/>
    <w:rsid w:val="00997EC9"/>
    <w:rsid w:val="009A0A54"/>
    <w:rsid w:val="009A25CE"/>
    <w:rsid w:val="009A313F"/>
    <w:rsid w:val="009A32AC"/>
    <w:rsid w:val="009A6302"/>
    <w:rsid w:val="009B1019"/>
    <w:rsid w:val="009B186C"/>
    <w:rsid w:val="009B1C48"/>
    <w:rsid w:val="009B2081"/>
    <w:rsid w:val="009B4040"/>
    <w:rsid w:val="009B42C0"/>
    <w:rsid w:val="009B6325"/>
    <w:rsid w:val="009B6DE2"/>
    <w:rsid w:val="009B7010"/>
    <w:rsid w:val="009B7333"/>
    <w:rsid w:val="009C1AB2"/>
    <w:rsid w:val="009C25E1"/>
    <w:rsid w:val="009C66F4"/>
    <w:rsid w:val="009C7059"/>
    <w:rsid w:val="009C7629"/>
    <w:rsid w:val="009D19F0"/>
    <w:rsid w:val="009D280A"/>
    <w:rsid w:val="009D5844"/>
    <w:rsid w:val="009D6AEE"/>
    <w:rsid w:val="009E0D73"/>
    <w:rsid w:val="009E4C29"/>
    <w:rsid w:val="009E631B"/>
    <w:rsid w:val="009E7EA1"/>
    <w:rsid w:val="009F4787"/>
    <w:rsid w:val="009F4D90"/>
    <w:rsid w:val="009F53A6"/>
    <w:rsid w:val="009F736F"/>
    <w:rsid w:val="00A01EFD"/>
    <w:rsid w:val="00A0221F"/>
    <w:rsid w:val="00A0237B"/>
    <w:rsid w:val="00A05BB4"/>
    <w:rsid w:val="00A065BA"/>
    <w:rsid w:val="00A126E5"/>
    <w:rsid w:val="00A1383A"/>
    <w:rsid w:val="00A155E2"/>
    <w:rsid w:val="00A15769"/>
    <w:rsid w:val="00A16F31"/>
    <w:rsid w:val="00A20252"/>
    <w:rsid w:val="00A20A56"/>
    <w:rsid w:val="00A21B6D"/>
    <w:rsid w:val="00A262AC"/>
    <w:rsid w:val="00A33B0A"/>
    <w:rsid w:val="00A4057C"/>
    <w:rsid w:val="00A40D0F"/>
    <w:rsid w:val="00A42591"/>
    <w:rsid w:val="00A429D5"/>
    <w:rsid w:val="00A42F1A"/>
    <w:rsid w:val="00A50FD9"/>
    <w:rsid w:val="00A53937"/>
    <w:rsid w:val="00A53D50"/>
    <w:rsid w:val="00A54F3F"/>
    <w:rsid w:val="00A55818"/>
    <w:rsid w:val="00A55BC6"/>
    <w:rsid w:val="00A56A78"/>
    <w:rsid w:val="00A64D09"/>
    <w:rsid w:val="00A65A95"/>
    <w:rsid w:val="00A66A28"/>
    <w:rsid w:val="00A671A5"/>
    <w:rsid w:val="00A67434"/>
    <w:rsid w:val="00A67AA6"/>
    <w:rsid w:val="00A70AD8"/>
    <w:rsid w:val="00A72F15"/>
    <w:rsid w:val="00A800CF"/>
    <w:rsid w:val="00A8037E"/>
    <w:rsid w:val="00A8136F"/>
    <w:rsid w:val="00A82A90"/>
    <w:rsid w:val="00A85C7B"/>
    <w:rsid w:val="00A90388"/>
    <w:rsid w:val="00A920AE"/>
    <w:rsid w:val="00A94AF7"/>
    <w:rsid w:val="00A96D69"/>
    <w:rsid w:val="00AA1176"/>
    <w:rsid w:val="00AA30AC"/>
    <w:rsid w:val="00AA4FC1"/>
    <w:rsid w:val="00AA5908"/>
    <w:rsid w:val="00AA7668"/>
    <w:rsid w:val="00AB0BAD"/>
    <w:rsid w:val="00AB1E73"/>
    <w:rsid w:val="00AB3B51"/>
    <w:rsid w:val="00AB3EB9"/>
    <w:rsid w:val="00AB50E2"/>
    <w:rsid w:val="00AB5589"/>
    <w:rsid w:val="00AB6309"/>
    <w:rsid w:val="00AC3212"/>
    <w:rsid w:val="00AC375B"/>
    <w:rsid w:val="00AC3C96"/>
    <w:rsid w:val="00AC44FD"/>
    <w:rsid w:val="00AC60BF"/>
    <w:rsid w:val="00AC7FCC"/>
    <w:rsid w:val="00AD0D32"/>
    <w:rsid w:val="00AD3FB0"/>
    <w:rsid w:val="00AD4F07"/>
    <w:rsid w:val="00AD608E"/>
    <w:rsid w:val="00AD68A7"/>
    <w:rsid w:val="00AD75A7"/>
    <w:rsid w:val="00AD7FE0"/>
    <w:rsid w:val="00AE5F3B"/>
    <w:rsid w:val="00AE6EC0"/>
    <w:rsid w:val="00AE7ABA"/>
    <w:rsid w:val="00AF4B0A"/>
    <w:rsid w:val="00AF59DE"/>
    <w:rsid w:val="00AF65DE"/>
    <w:rsid w:val="00B00779"/>
    <w:rsid w:val="00B02E53"/>
    <w:rsid w:val="00B056B9"/>
    <w:rsid w:val="00B06275"/>
    <w:rsid w:val="00B06625"/>
    <w:rsid w:val="00B0795D"/>
    <w:rsid w:val="00B101E0"/>
    <w:rsid w:val="00B10D68"/>
    <w:rsid w:val="00B11A7A"/>
    <w:rsid w:val="00B1245F"/>
    <w:rsid w:val="00B14009"/>
    <w:rsid w:val="00B14CE4"/>
    <w:rsid w:val="00B14EBC"/>
    <w:rsid w:val="00B15BAF"/>
    <w:rsid w:val="00B15EE0"/>
    <w:rsid w:val="00B17E27"/>
    <w:rsid w:val="00B20480"/>
    <w:rsid w:val="00B22BB9"/>
    <w:rsid w:val="00B22FAB"/>
    <w:rsid w:val="00B23768"/>
    <w:rsid w:val="00B24271"/>
    <w:rsid w:val="00B2465F"/>
    <w:rsid w:val="00B3069E"/>
    <w:rsid w:val="00B3217E"/>
    <w:rsid w:val="00B33555"/>
    <w:rsid w:val="00B40F2C"/>
    <w:rsid w:val="00B44413"/>
    <w:rsid w:val="00B454E2"/>
    <w:rsid w:val="00B457A8"/>
    <w:rsid w:val="00B45C16"/>
    <w:rsid w:val="00B469CE"/>
    <w:rsid w:val="00B505A1"/>
    <w:rsid w:val="00B50E58"/>
    <w:rsid w:val="00B53FE8"/>
    <w:rsid w:val="00B54349"/>
    <w:rsid w:val="00B545E1"/>
    <w:rsid w:val="00B57C57"/>
    <w:rsid w:val="00B60AEC"/>
    <w:rsid w:val="00B61A5C"/>
    <w:rsid w:val="00B64BCB"/>
    <w:rsid w:val="00B64D13"/>
    <w:rsid w:val="00B66E0E"/>
    <w:rsid w:val="00B70217"/>
    <w:rsid w:val="00B73A47"/>
    <w:rsid w:val="00B74571"/>
    <w:rsid w:val="00B74C11"/>
    <w:rsid w:val="00B764BD"/>
    <w:rsid w:val="00B80A77"/>
    <w:rsid w:val="00B82848"/>
    <w:rsid w:val="00B84128"/>
    <w:rsid w:val="00B85510"/>
    <w:rsid w:val="00B85FD8"/>
    <w:rsid w:val="00B86217"/>
    <w:rsid w:val="00B903AC"/>
    <w:rsid w:val="00B90574"/>
    <w:rsid w:val="00B92114"/>
    <w:rsid w:val="00B9465F"/>
    <w:rsid w:val="00B9643B"/>
    <w:rsid w:val="00B964D1"/>
    <w:rsid w:val="00B97BB9"/>
    <w:rsid w:val="00BA1E62"/>
    <w:rsid w:val="00BA33BA"/>
    <w:rsid w:val="00BA3612"/>
    <w:rsid w:val="00BA6B19"/>
    <w:rsid w:val="00BA74E8"/>
    <w:rsid w:val="00BA7A92"/>
    <w:rsid w:val="00BB041C"/>
    <w:rsid w:val="00BB36F6"/>
    <w:rsid w:val="00BB399F"/>
    <w:rsid w:val="00BB408F"/>
    <w:rsid w:val="00BB45A6"/>
    <w:rsid w:val="00BB4FBD"/>
    <w:rsid w:val="00BB5F15"/>
    <w:rsid w:val="00BB68F9"/>
    <w:rsid w:val="00BB6D2F"/>
    <w:rsid w:val="00BC0C9A"/>
    <w:rsid w:val="00BC14C8"/>
    <w:rsid w:val="00BC2416"/>
    <w:rsid w:val="00BC5AC6"/>
    <w:rsid w:val="00BC6F8C"/>
    <w:rsid w:val="00BC7541"/>
    <w:rsid w:val="00BD12EC"/>
    <w:rsid w:val="00BD23C9"/>
    <w:rsid w:val="00BD2455"/>
    <w:rsid w:val="00BD25C8"/>
    <w:rsid w:val="00BD3299"/>
    <w:rsid w:val="00BD3DE4"/>
    <w:rsid w:val="00BD6545"/>
    <w:rsid w:val="00BD7FE0"/>
    <w:rsid w:val="00BE19FC"/>
    <w:rsid w:val="00BE4FCC"/>
    <w:rsid w:val="00BE5A53"/>
    <w:rsid w:val="00BE5C03"/>
    <w:rsid w:val="00BE5D2A"/>
    <w:rsid w:val="00BF009C"/>
    <w:rsid w:val="00BF28B5"/>
    <w:rsid w:val="00BF2AC1"/>
    <w:rsid w:val="00BF2EA9"/>
    <w:rsid w:val="00BF3D9A"/>
    <w:rsid w:val="00BF3DAE"/>
    <w:rsid w:val="00BF53CA"/>
    <w:rsid w:val="00BF77F3"/>
    <w:rsid w:val="00BF7BF0"/>
    <w:rsid w:val="00BF7C89"/>
    <w:rsid w:val="00C01745"/>
    <w:rsid w:val="00C03B37"/>
    <w:rsid w:val="00C05BD5"/>
    <w:rsid w:val="00C10ECB"/>
    <w:rsid w:val="00C11819"/>
    <w:rsid w:val="00C13524"/>
    <w:rsid w:val="00C1536D"/>
    <w:rsid w:val="00C167E1"/>
    <w:rsid w:val="00C21539"/>
    <w:rsid w:val="00C25845"/>
    <w:rsid w:val="00C27890"/>
    <w:rsid w:val="00C33FD4"/>
    <w:rsid w:val="00C35712"/>
    <w:rsid w:val="00C4598D"/>
    <w:rsid w:val="00C55C0B"/>
    <w:rsid w:val="00C55CC4"/>
    <w:rsid w:val="00C56B72"/>
    <w:rsid w:val="00C60394"/>
    <w:rsid w:val="00C63290"/>
    <w:rsid w:val="00C6399E"/>
    <w:rsid w:val="00C65543"/>
    <w:rsid w:val="00C6634C"/>
    <w:rsid w:val="00C66A9B"/>
    <w:rsid w:val="00C67A15"/>
    <w:rsid w:val="00C73CF2"/>
    <w:rsid w:val="00C761B9"/>
    <w:rsid w:val="00C77FC4"/>
    <w:rsid w:val="00C80369"/>
    <w:rsid w:val="00C83F8C"/>
    <w:rsid w:val="00C878E2"/>
    <w:rsid w:val="00C92046"/>
    <w:rsid w:val="00C9375F"/>
    <w:rsid w:val="00C949EB"/>
    <w:rsid w:val="00C96CFE"/>
    <w:rsid w:val="00C97943"/>
    <w:rsid w:val="00C97A6B"/>
    <w:rsid w:val="00C97E23"/>
    <w:rsid w:val="00CA02D4"/>
    <w:rsid w:val="00CA1CE6"/>
    <w:rsid w:val="00CA1D34"/>
    <w:rsid w:val="00CA483C"/>
    <w:rsid w:val="00CA57AC"/>
    <w:rsid w:val="00CA58EE"/>
    <w:rsid w:val="00CA5C62"/>
    <w:rsid w:val="00CA5DF2"/>
    <w:rsid w:val="00CB00AD"/>
    <w:rsid w:val="00CB1094"/>
    <w:rsid w:val="00CC1EDB"/>
    <w:rsid w:val="00CC2731"/>
    <w:rsid w:val="00CC4060"/>
    <w:rsid w:val="00CC59DD"/>
    <w:rsid w:val="00CD3379"/>
    <w:rsid w:val="00CD6A68"/>
    <w:rsid w:val="00CD6FF0"/>
    <w:rsid w:val="00CE0468"/>
    <w:rsid w:val="00CE0882"/>
    <w:rsid w:val="00CE2758"/>
    <w:rsid w:val="00CE35DE"/>
    <w:rsid w:val="00CE3806"/>
    <w:rsid w:val="00CE3B7C"/>
    <w:rsid w:val="00CE484B"/>
    <w:rsid w:val="00CF19D6"/>
    <w:rsid w:val="00CF1F30"/>
    <w:rsid w:val="00CF24C4"/>
    <w:rsid w:val="00CF2BB8"/>
    <w:rsid w:val="00CF2EEA"/>
    <w:rsid w:val="00CF5CFE"/>
    <w:rsid w:val="00CF71F9"/>
    <w:rsid w:val="00CF750D"/>
    <w:rsid w:val="00CF7725"/>
    <w:rsid w:val="00D000B9"/>
    <w:rsid w:val="00D01620"/>
    <w:rsid w:val="00D04C9D"/>
    <w:rsid w:val="00D106C7"/>
    <w:rsid w:val="00D10E87"/>
    <w:rsid w:val="00D122CA"/>
    <w:rsid w:val="00D12698"/>
    <w:rsid w:val="00D1291F"/>
    <w:rsid w:val="00D12CEC"/>
    <w:rsid w:val="00D16468"/>
    <w:rsid w:val="00D176F1"/>
    <w:rsid w:val="00D2118A"/>
    <w:rsid w:val="00D23106"/>
    <w:rsid w:val="00D23591"/>
    <w:rsid w:val="00D248B2"/>
    <w:rsid w:val="00D25E44"/>
    <w:rsid w:val="00D27AA4"/>
    <w:rsid w:val="00D31A9E"/>
    <w:rsid w:val="00D33A38"/>
    <w:rsid w:val="00D34FB5"/>
    <w:rsid w:val="00D368C6"/>
    <w:rsid w:val="00D37D10"/>
    <w:rsid w:val="00D37DFF"/>
    <w:rsid w:val="00D40542"/>
    <w:rsid w:val="00D41902"/>
    <w:rsid w:val="00D41DDC"/>
    <w:rsid w:val="00D423D0"/>
    <w:rsid w:val="00D42E6F"/>
    <w:rsid w:val="00D44095"/>
    <w:rsid w:val="00D447BF"/>
    <w:rsid w:val="00D4695D"/>
    <w:rsid w:val="00D47068"/>
    <w:rsid w:val="00D52B99"/>
    <w:rsid w:val="00D5347B"/>
    <w:rsid w:val="00D5383C"/>
    <w:rsid w:val="00D55C20"/>
    <w:rsid w:val="00D615AD"/>
    <w:rsid w:val="00D63259"/>
    <w:rsid w:val="00D63914"/>
    <w:rsid w:val="00D64561"/>
    <w:rsid w:val="00D65CE1"/>
    <w:rsid w:val="00D66F55"/>
    <w:rsid w:val="00D71586"/>
    <w:rsid w:val="00D763C5"/>
    <w:rsid w:val="00D7651D"/>
    <w:rsid w:val="00D76B05"/>
    <w:rsid w:val="00D81948"/>
    <w:rsid w:val="00D81AE0"/>
    <w:rsid w:val="00D82142"/>
    <w:rsid w:val="00D85320"/>
    <w:rsid w:val="00D8585C"/>
    <w:rsid w:val="00D86288"/>
    <w:rsid w:val="00D86E1F"/>
    <w:rsid w:val="00D87B47"/>
    <w:rsid w:val="00D92B83"/>
    <w:rsid w:val="00D931C7"/>
    <w:rsid w:val="00D94C0B"/>
    <w:rsid w:val="00D950E5"/>
    <w:rsid w:val="00DA3304"/>
    <w:rsid w:val="00DA36E2"/>
    <w:rsid w:val="00DA46F5"/>
    <w:rsid w:val="00DA5D1C"/>
    <w:rsid w:val="00DA7745"/>
    <w:rsid w:val="00DB386E"/>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6B45"/>
    <w:rsid w:val="00DD71BF"/>
    <w:rsid w:val="00DE4C3D"/>
    <w:rsid w:val="00DE4DA7"/>
    <w:rsid w:val="00DE5859"/>
    <w:rsid w:val="00DF0DCE"/>
    <w:rsid w:val="00DF1326"/>
    <w:rsid w:val="00DF1ADC"/>
    <w:rsid w:val="00DF49F1"/>
    <w:rsid w:val="00DF5533"/>
    <w:rsid w:val="00E00606"/>
    <w:rsid w:val="00E06FAF"/>
    <w:rsid w:val="00E076C2"/>
    <w:rsid w:val="00E105F4"/>
    <w:rsid w:val="00E1277F"/>
    <w:rsid w:val="00E132E3"/>
    <w:rsid w:val="00E142ED"/>
    <w:rsid w:val="00E14D63"/>
    <w:rsid w:val="00E153FC"/>
    <w:rsid w:val="00E17360"/>
    <w:rsid w:val="00E216FA"/>
    <w:rsid w:val="00E21B1B"/>
    <w:rsid w:val="00E22477"/>
    <w:rsid w:val="00E22888"/>
    <w:rsid w:val="00E22BBC"/>
    <w:rsid w:val="00E23EB4"/>
    <w:rsid w:val="00E2412C"/>
    <w:rsid w:val="00E24DEF"/>
    <w:rsid w:val="00E306B2"/>
    <w:rsid w:val="00E30A0D"/>
    <w:rsid w:val="00E30EE7"/>
    <w:rsid w:val="00E31197"/>
    <w:rsid w:val="00E319B5"/>
    <w:rsid w:val="00E3296F"/>
    <w:rsid w:val="00E344D7"/>
    <w:rsid w:val="00E34A8D"/>
    <w:rsid w:val="00E34D1E"/>
    <w:rsid w:val="00E35113"/>
    <w:rsid w:val="00E354D5"/>
    <w:rsid w:val="00E3658A"/>
    <w:rsid w:val="00E368F3"/>
    <w:rsid w:val="00E3695A"/>
    <w:rsid w:val="00E36C01"/>
    <w:rsid w:val="00E37D4E"/>
    <w:rsid w:val="00E37DAD"/>
    <w:rsid w:val="00E404A6"/>
    <w:rsid w:val="00E425D5"/>
    <w:rsid w:val="00E42C99"/>
    <w:rsid w:val="00E44576"/>
    <w:rsid w:val="00E45819"/>
    <w:rsid w:val="00E52A43"/>
    <w:rsid w:val="00E564B2"/>
    <w:rsid w:val="00E568A8"/>
    <w:rsid w:val="00E60F94"/>
    <w:rsid w:val="00E61DE3"/>
    <w:rsid w:val="00E628F0"/>
    <w:rsid w:val="00E63865"/>
    <w:rsid w:val="00E6416C"/>
    <w:rsid w:val="00E649CC"/>
    <w:rsid w:val="00E64CD0"/>
    <w:rsid w:val="00E64FA4"/>
    <w:rsid w:val="00E66E4C"/>
    <w:rsid w:val="00E67685"/>
    <w:rsid w:val="00E67907"/>
    <w:rsid w:val="00E67D5A"/>
    <w:rsid w:val="00E70B4A"/>
    <w:rsid w:val="00E72D49"/>
    <w:rsid w:val="00E75DF8"/>
    <w:rsid w:val="00E8329B"/>
    <w:rsid w:val="00E853E9"/>
    <w:rsid w:val="00E8674A"/>
    <w:rsid w:val="00E86B1D"/>
    <w:rsid w:val="00E906D6"/>
    <w:rsid w:val="00E921EB"/>
    <w:rsid w:val="00EA077F"/>
    <w:rsid w:val="00EA0A44"/>
    <w:rsid w:val="00EA189E"/>
    <w:rsid w:val="00EA205C"/>
    <w:rsid w:val="00EA28CB"/>
    <w:rsid w:val="00EA325D"/>
    <w:rsid w:val="00EA3340"/>
    <w:rsid w:val="00EA4926"/>
    <w:rsid w:val="00EA4C5A"/>
    <w:rsid w:val="00EA70AE"/>
    <w:rsid w:val="00EA763F"/>
    <w:rsid w:val="00EB2C1C"/>
    <w:rsid w:val="00EB538F"/>
    <w:rsid w:val="00EB5778"/>
    <w:rsid w:val="00EB5880"/>
    <w:rsid w:val="00EB5FC3"/>
    <w:rsid w:val="00EB794C"/>
    <w:rsid w:val="00EC2B9C"/>
    <w:rsid w:val="00EC43CB"/>
    <w:rsid w:val="00EC55A4"/>
    <w:rsid w:val="00EC571F"/>
    <w:rsid w:val="00EC784B"/>
    <w:rsid w:val="00ED04AC"/>
    <w:rsid w:val="00ED2F94"/>
    <w:rsid w:val="00ED55AC"/>
    <w:rsid w:val="00ED55E0"/>
    <w:rsid w:val="00ED5868"/>
    <w:rsid w:val="00EE1701"/>
    <w:rsid w:val="00EE5645"/>
    <w:rsid w:val="00EE5999"/>
    <w:rsid w:val="00EE5B11"/>
    <w:rsid w:val="00EE634F"/>
    <w:rsid w:val="00EE6528"/>
    <w:rsid w:val="00EF1924"/>
    <w:rsid w:val="00EF3D70"/>
    <w:rsid w:val="00F06987"/>
    <w:rsid w:val="00F1039E"/>
    <w:rsid w:val="00F13BE1"/>
    <w:rsid w:val="00F14E84"/>
    <w:rsid w:val="00F23AFB"/>
    <w:rsid w:val="00F2486A"/>
    <w:rsid w:val="00F26E62"/>
    <w:rsid w:val="00F27BE6"/>
    <w:rsid w:val="00F3094E"/>
    <w:rsid w:val="00F30BA4"/>
    <w:rsid w:val="00F312BB"/>
    <w:rsid w:val="00F318EF"/>
    <w:rsid w:val="00F3221E"/>
    <w:rsid w:val="00F33E20"/>
    <w:rsid w:val="00F351F1"/>
    <w:rsid w:val="00F35ABF"/>
    <w:rsid w:val="00F37A73"/>
    <w:rsid w:val="00F40657"/>
    <w:rsid w:val="00F422F5"/>
    <w:rsid w:val="00F43CFF"/>
    <w:rsid w:val="00F45A6B"/>
    <w:rsid w:val="00F47E3B"/>
    <w:rsid w:val="00F50088"/>
    <w:rsid w:val="00F50544"/>
    <w:rsid w:val="00F50E15"/>
    <w:rsid w:val="00F53651"/>
    <w:rsid w:val="00F61749"/>
    <w:rsid w:val="00F62308"/>
    <w:rsid w:val="00F6308A"/>
    <w:rsid w:val="00F6430A"/>
    <w:rsid w:val="00F679CB"/>
    <w:rsid w:val="00F719FC"/>
    <w:rsid w:val="00F82B54"/>
    <w:rsid w:val="00F838F5"/>
    <w:rsid w:val="00F84536"/>
    <w:rsid w:val="00F8561F"/>
    <w:rsid w:val="00F858EE"/>
    <w:rsid w:val="00F876DD"/>
    <w:rsid w:val="00F9017C"/>
    <w:rsid w:val="00F91857"/>
    <w:rsid w:val="00F9417D"/>
    <w:rsid w:val="00F94636"/>
    <w:rsid w:val="00FA0F70"/>
    <w:rsid w:val="00FA2006"/>
    <w:rsid w:val="00FA2819"/>
    <w:rsid w:val="00FA2C42"/>
    <w:rsid w:val="00FA3C1E"/>
    <w:rsid w:val="00FA3F15"/>
    <w:rsid w:val="00FA4267"/>
    <w:rsid w:val="00FA4BA7"/>
    <w:rsid w:val="00FA5DE7"/>
    <w:rsid w:val="00FB078C"/>
    <w:rsid w:val="00FB2A4D"/>
    <w:rsid w:val="00FB3C24"/>
    <w:rsid w:val="00FB4775"/>
    <w:rsid w:val="00FB5D49"/>
    <w:rsid w:val="00FB788D"/>
    <w:rsid w:val="00FC0413"/>
    <w:rsid w:val="00FC3BE2"/>
    <w:rsid w:val="00FC3E7C"/>
    <w:rsid w:val="00FC4547"/>
    <w:rsid w:val="00FC6CF1"/>
    <w:rsid w:val="00FC6ED7"/>
    <w:rsid w:val="00FC772B"/>
    <w:rsid w:val="00FC7BA4"/>
    <w:rsid w:val="00FD4281"/>
    <w:rsid w:val="00FD53FD"/>
    <w:rsid w:val="00FD6A66"/>
    <w:rsid w:val="00FD6C95"/>
    <w:rsid w:val="00FD7447"/>
    <w:rsid w:val="00FD7CE9"/>
    <w:rsid w:val="00FE15B9"/>
    <w:rsid w:val="00FE30FB"/>
    <w:rsid w:val="00FE3779"/>
    <w:rsid w:val="00FE458A"/>
    <w:rsid w:val="00FE70D6"/>
    <w:rsid w:val="00FE74A9"/>
    <w:rsid w:val="00FF0CDC"/>
    <w:rsid w:val="00FF4070"/>
    <w:rsid w:val="00FF63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DF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27"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85E1A6-AAA5-3E4C-AFB7-E1AEDF2A5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9403</Words>
  <Characters>53601</Characters>
  <Application>Microsoft Macintosh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62879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68</cp:revision>
  <dcterms:created xsi:type="dcterms:W3CDTF">2015-10-15T23:36:00Z</dcterms:created>
  <dcterms:modified xsi:type="dcterms:W3CDTF">2015-10-20T18:36:00Z</dcterms:modified>
</cp:coreProperties>
</file>