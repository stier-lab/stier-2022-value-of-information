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03BF18D9"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P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0D5AC767"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question in sustainability science is how can we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442E9E">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06AF59FE"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r w:rsidRPr="00223CEE">
        <w:rPr>
          <w:rFonts w:ascii="Helvetica" w:hAnsi="Helvetica"/>
          <w:sz w:val="22"/>
          <w:szCs w:val="22"/>
        </w:rPr>
        <w:t>?</w:t>
      </w:r>
    </w:p>
    <w:p w14:paraId="00F6BEF6" w14:textId="5D327681" w:rsidR="008F57EE" w:rsidRDefault="008F57EE" w:rsidP="008F57EE">
      <w:pPr>
        <w:ind w:firstLine="810"/>
        <w:rPr>
          <w:rFonts w:ascii="Helvetica" w:hAnsi="Helvetica"/>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values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and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like fish</w:t>
      </w:r>
      <w:r w:rsidR="00A82596">
        <w:rPr>
          <w:rFonts w:ascii="Helvetica" w:eastAsia="Times New Roman" w:hAnsi="Helvetica" w:cs="Times New Roman"/>
          <w:color w:val="000000" w:themeColor="text1"/>
          <w:sz w:val="22"/>
          <w:szCs w:val="22"/>
        </w:rPr>
        <w:t xml:space="preserve"> species</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limit 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harvesting below this limit imposes elevated </w:t>
      </w:r>
      <w:r w:rsidRPr="00573DBE">
        <w:rPr>
          <w:rFonts w:ascii="Helvetica" w:hAnsi="Helvetica"/>
          <w:color w:val="000000" w:themeColor="text1"/>
          <w:sz w:val="22"/>
          <w:szCs w:val="22"/>
        </w:rPr>
        <w:t>risk of serious harm to populations, ecosystems, economies, and societies.</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 xml:space="preserve">the ecosystem level, </w:t>
      </w:r>
      <w:r w:rsidR="004C35D8">
        <w:rPr>
          <w:rFonts w:ascii="Helvetica" w:hAnsi="Helvetica"/>
          <w:color w:val="000000" w:themeColor="text1"/>
          <w:sz w:val="22"/>
          <w:szCs w:val="22"/>
        </w:rPr>
        <w:t xml:space="preserve">where mangers avoid biological tipping points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7C79E2">
        <w:rPr>
          <w:rFonts w:ascii="Helvetica" w:hAnsi="Helvetica"/>
          <w:color w:val="000000" w:themeColor="text1"/>
          <w:sz w:val="22"/>
          <w:szCs w:val="22"/>
        </w:rPr>
        <w:t>Whether it is</w:t>
      </w:r>
      <w:r w:rsidR="00F658A3" w:rsidRPr="00573DBE">
        <w:rPr>
          <w:rFonts w:ascii="Helvetica" w:hAnsi="Helvetica"/>
          <w:color w:val="000000" w:themeColor="text1"/>
          <w:sz w:val="22"/>
          <w:szCs w:val="22"/>
        </w:rPr>
        <w:t xml:space="preserve"> a single species or an entire ecosystem, i</w:t>
      </w:r>
      <w:r w:rsidRPr="00573DBE">
        <w:rPr>
          <w:rFonts w:ascii="Helvetica" w:hAnsi="Helvetica"/>
          <w:color w:val="000000" w:themeColor="text1"/>
          <w:sz w:val="22"/>
          <w:szCs w:val="22"/>
        </w:rPr>
        <w:t xml:space="preserve">ntensive </w:t>
      </w:r>
      <w:r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Pr="00223CEE">
        <w:rPr>
          <w:rFonts w:ascii="Helvetica" w:hAnsi="Helvetica"/>
          <w:sz w:val="22"/>
          <w:szCs w:val="22"/>
        </w:rPr>
        <w:t xml:space="preserve"> </w:t>
      </w:r>
      <w:r>
        <w:rPr>
          <w:rFonts w:ascii="Helvetica" w:hAnsi="Helvetica"/>
          <w:sz w:val="22"/>
          <w:szCs w:val="22"/>
        </w:rPr>
        <w:t>and</w:t>
      </w:r>
      <w:r w:rsidRPr="00223CEE">
        <w:rPr>
          <w:rFonts w:ascii="Helvetica" w:hAnsi="Helvetica"/>
          <w:sz w:val="22"/>
          <w:szCs w:val="22"/>
        </w:rPr>
        <w:t xml:space="preserve"> </w:t>
      </w:r>
      <w:r>
        <w:rPr>
          <w:rFonts w:ascii="Helvetica" w:hAnsi="Helvetica"/>
          <w:sz w:val="22"/>
          <w:szCs w:val="22"/>
        </w:rPr>
        <w:t>ensure</w:t>
      </w:r>
      <w:r w:rsidRPr="00223CEE">
        <w:rPr>
          <w:rFonts w:ascii="Helvetica" w:hAnsi="Helvetica"/>
          <w:sz w:val="22"/>
          <w:szCs w:val="22"/>
        </w:rPr>
        <w:t xml:space="preserve"> the delivery of services</w:t>
      </w:r>
      <w:r>
        <w:rPr>
          <w:rFonts w:ascii="Helvetica" w:hAnsi="Helvetica"/>
          <w:sz w:val="22"/>
          <w:szCs w:val="22"/>
        </w:rPr>
        <w:t xml:space="preserve"> provided by a species, but can be very </w:t>
      </w:r>
      <w:commentRangeStart w:id="1"/>
      <w:r>
        <w:rPr>
          <w:rFonts w:ascii="Helvetica" w:hAnsi="Helvetica"/>
          <w:sz w:val="22"/>
          <w:szCs w:val="22"/>
        </w:rPr>
        <w:t>expensive</w:t>
      </w:r>
      <w:commentRangeEnd w:id="1"/>
      <w:r>
        <w:rPr>
          <w:rStyle w:val="CommentReference"/>
        </w:rPr>
        <w:commentReference w:id="1"/>
      </w:r>
      <w:r>
        <w:rPr>
          <w:rFonts w:ascii="Helvetica" w:hAnsi="Helvetica"/>
          <w:sz w:val="22"/>
          <w:szCs w:val="22"/>
        </w:rPr>
        <w:t>.</w:t>
      </w:r>
      <w:r w:rsidRPr="00223CEE">
        <w:rPr>
          <w:rFonts w:ascii="Helvetica" w:hAnsi="Helvetica"/>
          <w:sz w:val="22"/>
          <w:szCs w:val="22"/>
        </w:rPr>
        <w:t xml:space="preserve"> </w:t>
      </w:r>
    </w:p>
    <w:p w14:paraId="0B02ADA4" w14:textId="60427DCE" w:rsidR="008F57EE" w:rsidRPr="009D71DB" w:rsidRDefault="008F57EE" w:rsidP="008F57EE">
      <w:pPr>
        <w:ind w:firstLine="810"/>
        <w:rPr>
          <w:rFonts w:ascii="Helvetica" w:eastAsia="Times New Roman" w:hAnsi="Helvetica" w:cs="Times New Roman"/>
          <w:sz w:val="22"/>
          <w:szCs w:val="22"/>
        </w:rPr>
      </w:pPr>
      <w:r>
        <w:rPr>
          <w:rFonts w:ascii="Helvetica" w:hAnsi="Helvetica"/>
          <w:sz w:val="22"/>
          <w:szCs w:val="22"/>
        </w:rPr>
        <w:t>Moreover,</w:t>
      </w:r>
      <w:r w:rsidRPr="00223CEE">
        <w:rPr>
          <w:rFonts w:ascii="Helvetica" w:hAnsi="Helvetica"/>
          <w:sz w:val="22"/>
          <w:szCs w:val="22"/>
        </w:rPr>
        <w:t xml:space="preserve"> even with </w:t>
      </w:r>
      <w:r>
        <w:rPr>
          <w:rFonts w:ascii="Helvetica" w:hAnsi="Helvetica"/>
          <w:sz w:val="22"/>
          <w:szCs w:val="22"/>
        </w:rPr>
        <w:t>time-</w:t>
      </w:r>
      <w:r w:rsidRPr="00223CEE">
        <w:rPr>
          <w:rFonts w:ascii="Helvetica" w:hAnsi="Helvetica"/>
          <w:sz w:val="22"/>
          <w:szCs w:val="22"/>
        </w:rPr>
        <w:t xml:space="preserve">intensive </w:t>
      </w:r>
      <w:r>
        <w:rPr>
          <w:rFonts w:ascii="Helvetica" w:hAnsi="Helvetica"/>
          <w:sz w:val="22"/>
          <w:szCs w:val="22"/>
        </w:rPr>
        <w:t xml:space="preserve">and expensive </w:t>
      </w:r>
      <w:r w:rsidRPr="00223CEE">
        <w:rPr>
          <w:rFonts w:ascii="Helvetica" w:hAnsi="Helvetica"/>
          <w:sz w:val="22"/>
          <w:szCs w:val="22"/>
        </w:rPr>
        <w:t xml:space="preserve">monitoring, managers will never have perfect knowledge </w:t>
      </w:r>
      <w:r>
        <w:rPr>
          <w:rFonts w:ascii="Helvetica" w:hAnsi="Helvetica"/>
          <w:sz w:val="22"/>
          <w:szCs w:val="22"/>
        </w:rPr>
        <w:t xml:space="preserve">of the </w:t>
      </w:r>
      <w:r w:rsidR="00D45007">
        <w:rPr>
          <w:rFonts w:ascii="Helvetica" w:hAnsi="Helvetica"/>
          <w:sz w:val="22"/>
          <w:szCs w:val="22"/>
        </w:rPr>
        <w:t>species or eco</w:t>
      </w:r>
      <w:r>
        <w:rPr>
          <w:rFonts w:ascii="Helvetica" w:hAnsi="Helvetica"/>
          <w:sz w:val="22"/>
          <w:szCs w:val="22"/>
        </w:rPr>
        <w:t xml:space="preserve">system state, the linkages and dynamics of the system, and how close a system is to crossing a </w:t>
      </w:r>
      <w:r w:rsidR="00A140A9">
        <w:rPr>
          <w:rFonts w:ascii="Helvetica" w:hAnsi="Helvetica"/>
          <w:sz w:val="22"/>
          <w:szCs w:val="22"/>
        </w:rPr>
        <w:t>tipping point</w:t>
      </w:r>
      <w:r w:rsidRPr="00223CEE">
        <w:rPr>
          <w:rFonts w:ascii="Helvetica" w:hAnsi="Helvetica"/>
          <w:sz w:val="22"/>
          <w:szCs w:val="22"/>
        </w:rPr>
        <w:t xml:space="preserve">. </w:t>
      </w:r>
      <w:r>
        <w:rPr>
          <w:rFonts w:ascii="Helvetica" w:hAnsi="Helvetica"/>
          <w:sz w:val="22"/>
          <w:szCs w:val="22"/>
        </w:rPr>
        <w:t xml:space="preserve">Two factors underlie this uncertainty. First, </w:t>
      </w:r>
      <w:r w:rsidR="00A91BC5">
        <w:rPr>
          <w:rFonts w:ascii="Helvetica" w:hAnsi="Helvetica"/>
          <w:sz w:val="22"/>
          <w:szCs w:val="22"/>
        </w:rPr>
        <w:t xml:space="preserve">species and </w:t>
      </w:r>
      <w:r>
        <w:rPr>
          <w:rFonts w:ascii="Helvetica" w:hAnsi="Helvetica"/>
          <w:sz w:val="22"/>
          <w:szCs w:val="22"/>
        </w:rPr>
        <w:t xml:space="preserve">ecosystems are constantly under flux due to changes in external drivers, which can cause </w:t>
      </w:r>
      <w:r w:rsidRPr="00223CEE">
        <w:rPr>
          <w:rFonts w:ascii="Helvetica" w:hAnsi="Helvetica"/>
          <w:sz w:val="22"/>
          <w:szCs w:val="22"/>
        </w:rPr>
        <w:t xml:space="preserve">assessments </w:t>
      </w:r>
      <w:r>
        <w:rPr>
          <w:rFonts w:ascii="Helvetica" w:hAnsi="Helvetica"/>
          <w:sz w:val="22"/>
          <w:szCs w:val="22"/>
        </w:rPr>
        <w:t>to be</w:t>
      </w:r>
      <w:r w:rsidRPr="00223CEE">
        <w:rPr>
          <w:rFonts w:ascii="Helvetica" w:hAnsi="Helvetica"/>
          <w:sz w:val="22"/>
          <w:szCs w:val="22"/>
        </w:rPr>
        <w:t xml:space="preserve"> derived from imperfect knowledge about</w:t>
      </w:r>
      <w:r>
        <w:rPr>
          <w:rFonts w:ascii="Helvetica" w:hAnsi="Helvetica"/>
          <w:sz w:val="22"/>
          <w:szCs w:val="22"/>
        </w:rPr>
        <w:t xml:space="preserve"> the location of a threshold before it is crossed </w:t>
      </w:r>
      <w:r>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&lt;EndNote&gt;&lt;Cite&gt;&lt;Author&gt;Mangel&lt;/Author&gt;&lt;Year&gt;2000&lt;/Year&gt;&lt;RecNum&gt;4361&lt;/RecNum&gt;&lt;DisplayText&gt;(Mangel 2000b)&lt;/DisplayText&gt;&lt;record&gt;&lt;rec-number&gt;4361&lt;/rec-number&gt;&lt;foreign-keys&gt;&lt;key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Pr>
          <w:rFonts w:ascii="Helvetica" w:hAnsi="Helvetica"/>
          <w:sz w:val="22"/>
          <w:szCs w:val="22"/>
        </w:rPr>
        <w:fldChar w:fldCharType="separate"/>
      </w:r>
      <w:r w:rsidR="009442F2">
        <w:rPr>
          <w:rFonts w:ascii="Helvetica" w:hAnsi="Helvetica"/>
          <w:noProof/>
          <w:sz w:val="22"/>
          <w:szCs w:val="22"/>
        </w:rPr>
        <w:t>(Mangel 2000b)</w:t>
      </w:r>
      <w:r>
        <w:rPr>
          <w:rFonts w:ascii="Helvetica" w:hAnsi="Helvetica"/>
          <w:sz w:val="22"/>
          <w:szCs w:val="22"/>
        </w:rPr>
        <w:fldChar w:fldCharType="end"/>
      </w:r>
      <w:r>
        <w:rPr>
          <w:rFonts w:ascii="Helvetica" w:hAnsi="Helvetica"/>
          <w:sz w:val="22"/>
          <w:szCs w:val="22"/>
        </w:rPr>
        <w:t>. Second, no matter what instrument is used, there is always measurement error. Both of these sources of</w:t>
      </w:r>
      <w:r w:rsidRPr="00223CEE">
        <w:rPr>
          <w:rFonts w:ascii="Helvetica" w:hAnsi="Helvetica"/>
          <w:sz w:val="22"/>
          <w:szCs w:val="22"/>
        </w:rPr>
        <w:t xml:space="preserve"> uncertainty </w:t>
      </w:r>
      <w:r>
        <w:rPr>
          <w:rFonts w:ascii="Helvetica" w:hAnsi="Helvetica"/>
          <w:sz w:val="22"/>
          <w:szCs w:val="22"/>
        </w:rPr>
        <w:t xml:space="preserve">are problematic, </w:t>
      </w:r>
      <w:r w:rsidRPr="00223CEE">
        <w:rPr>
          <w:rFonts w:ascii="Helvetica" w:hAnsi="Helvetica"/>
          <w:sz w:val="22"/>
          <w:szCs w:val="22"/>
        </w:rPr>
        <w:t xml:space="preserve">because </w:t>
      </w:r>
      <w:r>
        <w:rPr>
          <w:rFonts w:ascii="Helvetica" w:hAnsi="Helvetica"/>
          <w:sz w:val="22"/>
          <w:szCs w:val="22"/>
        </w:rPr>
        <w:t xml:space="preserve">an assessment </w:t>
      </w:r>
      <w:r w:rsidRPr="00223CEE">
        <w:rPr>
          <w:rFonts w:ascii="Helvetica" w:hAnsi="Helvetica"/>
          <w:sz w:val="22"/>
          <w:szCs w:val="22"/>
        </w:rPr>
        <w:t xml:space="preserve">might </w:t>
      </w:r>
      <w:r>
        <w:rPr>
          <w:rFonts w:ascii="Helvetica" w:hAnsi="Helvetica"/>
          <w:sz w:val="22"/>
          <w:szCs w:val="22"/>
        </w:rPr>
        <w:t>incorrectly categorize a</w:t>
      </w:r>
      <w:r w:rsidRPr="00223CEE">
        <w:rPr>
          <w:rFonts w:ascii="Helvetica" w:hAnsi="Helvetica"/>
          <w:sz w:val="22"/>
          <w:szCs w:val="22"/>
        </w:rPr>
        <w:t xml:space="preserve"> system </w:t>
      </w:r>
      <w:r>
        <w:rPr>
          <w:rFonts w:ascii="Helvetica" w:hAnsi="Helvetica"/>
          <w:sz w:val="22"/>
          <w:szCs w:val="22"/>
        </w:rPr>
        <w:t>as being a</w:t>
      </w:r>
      <w:r w:rsidRPr="00223CEE">
        <w:rPr>
          <w:rFonts w:ascii="Helvetica" w:hAnsi="Helvetica"/>
          <w:sz w:val="22"/>
          <w:szCs w:val="22"/>
        </w:rPr>
        <w:t xml:space="preserve"> </w:t>
      </w:r>
      <w:r>
        <w:rPr>
          <w:rFonts w:ascii="Helvetica" w:hAnsi="Helvetica"/>
          <w:sz w:val="22"/>
          <w:szCs w:val="22"/>
        </w:rPr>
        <w:t>“safe” distance from a threshold</w:t>
      </w:r>
      <w:r w:rsidRPr="00223CEE">
        <w:rPr>
          <w:rFonts w:ascii="Helvetica" w:hAnsi="Helvetica"/>
          <w:sz w:val="22"/>
          <w:szCs w:val="22"/>
        </w:rPr>
        <w:t xml:space="preserve">, when in reality the system is </w:t>
      </w:r>
      <w:r>
        <w:rPr>
          <w:rFonts w:ascii="Helvetica" w:hAnsi="Helvetica"/>
          <w:sz w:val="22"/>
          <w:szCs w:val="22"/>
        </w:rPr>
        <w:t>at</w:t>
      </w:r>
      <w:r w:rsidRPr="00223CEE">
        <w:rPr>
          <w:rFonts w:ascii="Helvetica" w:hAnsi="Helvetica"/>
          <w:sz w:val="22"/>
          <w:szCs w:val="22"/>
        </w:rPr>
        <w:t xml:space="preserve"> or </w:t>
      </w:r>
      <w:r>
        <w:rPr>
          <w:rFonts w:ascii="Helvetica" w:hAnsi="Helvetica"/>
          <w:sz w:val="22"/>
          <w:szCs w:val="22"/>
        </w:rPr>
        <w:t>past</w:t>
      </w:r>
      <w:r w:rsidRPr="00223CEE">
        <w:rPr>
          <w:rFonts w:ascii="Helvetica" w:hAnsi="Helvetica"/>
          <w:sz w:val="22"/>
          <w:szCs w:val="22"/>
        </w:rPr>
        <w:t xml:space="preserve"> a threshold beyond which it will take decades to recover. Therefore, when</w:t>
      </w:r>
      <w:r w:rsidR="008318D2">
        <w:rPr>
          <w:rFonts w:ascii="Helvetica" w:hAnsi="Helvetica"/>
          <w:sz w:val="22"/>
          <w:szCs w:val="22"/>
        </w:rPr>
        <w:t xml:space="preserve"> monitoring</w:t>
      </w:r>
      <w:r w:rsidRPr="00223CEE">
        <w:rPr>
          <w:rFonts w:ascii="Helvetica" w:hAnsi="Helvetica"/>
          <w:sz w:val="22"/>
          <w:szCs w:val="22"/>
        </w:rPr>
        <w:t xml:space="preserve"> </w:t>
      </w:r>
      <w:r>
        <w:rPr>
          <w:rFonts w:ascii="Helvetica" w:hAnsi="Helvetica"/>
          <w:sz w:val="22"/>
          <w:szCs w:val="22"/>
        </w:rPr>
        <w:t xml:space="preserve">resources are limited and our knowledge of an ecosystem is incomplete, </w:t>
      </w:r>
      <w:r w:rsidRPr="00223CEE">
        <w:rPr>
          <w:rFonts w:ascii="Helvetica" w:hAnsi="Helvetica"/>
          <w:sz w:val="22"/>
          <w:szCs w:val="22"/>
        </w:rPr>
        <w:t xml:space="preserve">what is the appropriate monitoring strategy that </w:t>
      </w:r>
      <w:r>
        <w:rPr>
          <w:rFonts w:ascii="Helvetica" w:hAnsi="Helvetica"/>
          <w:sz w:val="22"/>
          <w:szCs w:val="22"/>
        </w:rPr>
        <w:t>will allow managers</w:t>
      </w:r>
      <w:r w:rsidRPr="00223CEE">
        <w:rPr>
          <w:rFonts w:ascii="Helvetica" w:hAnsi="Helvetica"/>
          <w:sz w:val="22"/>
          <w:szCs w:val="22"/>
        </w:rPr>
        <w:t xml:space="preserve"> to </w:t>
      </w:r>
      <w:r>
        <w:rPr>
          <w:rFonts w:ascii="Helvetica" w:hAnsi="Helvetica"/>
          <w:sz w:val="22"/>
          <w:szCs w:val="22"/>
        </w:rPr>
        <w:t>maximize the services ecosystems provide without</w:t>
      </w:r>
      <w:r w:rsidRPr="00223CEE">
        <w:rPr>
          <w:rFonts w:ascii="Helvetica" w:hAnsi="Helvetica"/>
          <w:sz w:val="22"/>
          <w:szCs w:val="22"/>
        </w:rPr>
        <w:t xml:space="preserve"> crossing a threshold? </w:t>
      </w:r>
    </w:p>
    <w:p w14:paraId="5CA2BD05" w14:textId="1CCC1981"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the high cost of monitoring does not 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on these studies by focusing on the value of monitoring information in systems with one or more critical threshold., we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58CEC83"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lastRenderedPageBreak/>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3A9A7533"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42EF14C8"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 xml:space="preserve">To describe how monitoring investment is related to thresholds we </w:t>
      </w:r>
      <w:r w:rsidR="000E386C">
        <w:rPr>
          <w:rFonts w:ascii="Helvetica" w:hAnsi="Helvetica"/>
          <w:sz w:val="22"/>
          <w:szCs w:val="22"/>
        </w:rPr>
        <w:t>focus on a single species model for simplicity. However, our results are general and readily applicable to the monitoring and management of ecosystems with critical thresholds. We specifically m</w:t>
      </w:r>
      <w:r w:rsidR="006106DB" w:rsidRPr="00957F1F">
        <w:rPr>
          <w:rFonts w:ascii="Helvetica" w:hAnsi="Helvetica"/>
          <w:sz w:val="22"/>
          <w:szCs w:val="22"/>
        </w:rPr>
        <w:t>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669B0308"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w:t>
      </w:r>
      <w:r w:rsidR="007405BF">
        <w:rPr>
          <w:rFonts w:ascii="Helvetica" w:hAnsi="Helvetica"/>
          <w:sz w:val="22"/>
          <w:szCs w:val="22"/>
        </w:rPr>
        <w:t>S1</w:t>
      </w:r>
      <w:r w:rsidR="00DC3520">
        <w:rPr>
          <w:rFonts w:ascii="Helvetica" w:hAnsi="Helvetica"/>
          <w:sz w:val="22"/>
          <w:szCs w:val="22"/>
        </w:rPr>
        <w:t xml:space="preserve">).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w:t>
      </w:r>
      <w:proofErr w:type="gramStart"/>
      <w:r w:rsidR="00B454E2" w:rsidRPr="00957F1F">
        <w:rPr>
          <w:rFonts w:ascii="Helvetica" w:hAnsi="Helvetica"/>
          <w:sz w:val="22"/>
          <w:szCs w:val="22"/>
        </w:rPr>
        <w:t>example</w:t>
      </w:r>
      <w:proofErr w:type="gramEnd"/>
      <w:r w:rsidR="00B454E2" w:rsidRPr="00957F1F">
        <w:rPr>
          <w:rFonts w:ascii="Helvetica" w:hAnsi="Helvetica"/>
          <w:sz w:val="22"/>
          <w:szCs w:val="22"/>
        </w:rPr>
        <w:t xml:space="preserv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191005C2"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w:t>
      </w:r>
      <w:r w:rsidR="00C26953">
        <w:rPr>
          <w:rFonts w:ascii="Helvetica" w:hAnsi="Helvetica"/>
          <w:sz w:val="22"/>
          <w:szCs w:val="22"/>
        </w:rPr>
        <w:t>s</w:t>
      </w:r>
      <w:r w:rsidR="00CF750D" w:rsidRPr="00957F1F">
        <w:rPr>
          <w:rFonts w:ascii="Helvetica" w:hAnsi="Helvetica"/>
          <w:sz w:val="22"/>
          <w:szCs w:val="22"/>
        </w:rPr>
        <w:t xml:space="preserv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
      <w:r w:rsidR="00CF750D" w:rsidRPr="00F3098E">
        <w:rPr>
          <w:rFonts w:ascii="Helvetica" w:hAnsi="Helvetica"/>
          <w:sz w:val="22"/>
          <w:szCs w:val="22"/>
        </w:rPr>
        <w:t>The</w:t>
      </w:r>
      <w:commentRangeEnd w:id="2"/>
      <w:r w:rsidR="00D5784C" w:rsidRPr="00D01283">
        <w:rPr>
          <w:rStyle w:val="CommentReference"/>
          <w:rFonts w:ascii="Helvetica" w:hAnsi="Helvetica"/>
          <w:sz w:val="22"/>
          <w:szCs w:val="22"/>
        </w:rPr>
        <w:commentReference w:id="2"/>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 xml:space="preserve">The degree of monitoring precision </w:t>
      </w:r>
      <w:r w:rsidR="007329C4" w:rsidRPr="00D01283">
        <w:rPr>
          <w:rFonts w:ascii="Helvetica" w:hAnsi="Helvetica"/>
          <w:sz w:val="22"/>
          <w:szCs w:val="22"/>
        </w:rPr>
        <w:lastRenderedPageBreak/>
        <w:t>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 xml:space="preserve">Fig </w:t>
      </w:r>
      <w:r w:rsidR="007405BF">
        <w:rPr>
          <w:rFonts w:ascii="Helvetica" w:hAnsi="Helvetica"/>
          <w:sz w:val="22"/>
          <w:szCs w:val="22"/>
          <w:highlight w:val="lightGray"/>
        </w:rPr>
        <w:t>S</w:t>
      </w:r>
      <w:r w:rsidR="00996689" w:rsidRPr="00957F1F">
        <w:rPr>
          <w:rFonts w:ascii="Helvetica" w:hAnsi="Helvetica"/>
          <w:sz w:val="22"/>
          <w:szCs w:val="22"/>
          <w:highlight w:val="lightGray"/>
        </w:rPr>
        <w:t>1</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2079B8F1" w:rsidR="003435AE" w:rsidRPr="00957F1F" w:rsidRDefault="00FD7CE9" w:rsidP="003435AE">
      <w:pPr>
        <w:rPr>
          <w:rFonts w:ascii="Helvetica" w:hAnsi="Helvetica"/>
          <w:sz w:val="22"/>
          <w:szCs w:val="22"/>
        </w:rPr>
      </w:pPr>
      <w:commentRangeStart w:id="3"/>
      <w:r w:rsidRPr="00FD7CE9">
        <w:rPr>
          <w:rFonts w:ascii="Helvetica" w:hAnsi="Helvetica"/>
          <w:sz w:val="22"/>
          <w:szCs w:val="22"/>
          <w:u w:val="single"/>
        </w:rPr>
        <w:t>Management</w:t>
      </w:r>
      <w:commentRangeEnd w:id="3"/>
      <w:r w:rsidR="00B35F0C">
        <w:rPr>
          <w:rStyle w:val="CommentReference"/>
        </w:rPr>
        <w:commentReference w:id="3"/>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w:t>
      </w:r>
      <w:r w:rsidR="00DA7846" w:rsidRPr="00957F1F">
        <w:rPr>
          <w:rFonts w:ascii="Helvetica" w:hAnsi="Helvetica"/>
          <w:sz w:val="22"/>
          <w:szCs w:val="22"/>
        </w:rPr>
        <w:t xml:space="preserve">resource at maximum sustainable yield </w:t>
      </w:r>
      <w:r w:rsidR="004200B2">
        <w:rPr>
          <w:rFonts w:ascii="Helvetica" w:hAnsi="Helvetica"/>
          <w:sz w:val="22"/>
          <w:szCs w:val="22"/>
        </w:rPr>
        <w:t xml:space="preserve">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where no harvest is allowed</w:t>
      </w:r>
      <w:r w:rsidR="006A312E">
        <w:rPr>
          <w:rFonts w:ascii="Helvetica" w:hAnsi="Helvetica"/>
          <w:sz w:val="22"/>
          <w:szCs w:val="22"/>
        </w:rPr>
        <w:t xml:space="preserve"> (i.e. the limit reference point)</w:t>
      </w:r>
      <w:r w:rsidR="007821E5">
        <w:rPr>
          <w:rFonts w:ascii="Helvetica" w:hAnsi="Helvetica"/>
          <w:sz w:val="22"/>
          <w:szCs w:val="22"/>
        </w:rPr>
        <w:t xml:space="preserve">.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commentRangeStart w:id="4"/>
      <w:r w:rsidR="00153F6B">
        <w:rPr>
          <w:rFonts w:ascii="Helvetica" w:hAnsi="Helvetica"/>
          <w:sz w:val="22"/>
          <w:szCs w:val="22"/>
        </w:rPr>
        <w:t xml:space="preserve">mortality </w:t>
      </w:r>
      <w:commentRangeEnd w:id="4"/>
      <w:r w:rsidR="005C392D">
        <w:rPr>
          <w:rStyle w:val="CommentReference"/>
        </w:rPr>
        <w:commentReference w:id="4"/>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proofErr w:type="spellStart"/>
      <w:r w:rsidR="0049083F" w:rsidRPr="00957F1F">
        <w:rPr>
          <w:rFonts w:ascii="Helvetica" w:hAnsi="Helvetica"/>
          <w:i/>
          <w:sz w:val="22"/>
          <w:szCs w:val="22"/>
        </w:rPr>
        <w:t>t</w:t>
      </w:r>
      <w:proofErr w:type="spellEnd"/>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50099AF6"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5"/>
      <w:r w:rsidR="00127FEE" w:rsidRPr="00957F1F">
        <w:rPr>
          <w:rFonts w:ascii="Helvetica" w:hAnsi="Helvetica"/>
          <w:sz w:val="22"/>
          <w:szCs w:val="22"/>
        </w:rPr>
        <w:t xml:space="preserve">value </w:t>
      </w:r>
      <w:commentRangeEnd w:id="5"/>
      <w:r w:rsidR="008A1AC7">
        <w:rPr>
          <w:rStyle w:val="CommentReference"/>
        </w:rPr>
        <w:commentReference w:id="5"/>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g is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6"/>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6"/>
      <w:r w:rsidR="00D866F3">
        <w:rPr>
          <w:rStyle w:val="CommentReference"/>
        </w:rPr>
        <w:commentReference w:id="6"/>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5E5BF0">
        <w:rPr>
          <w:rFonts w:ascii="Helvetica" w:hAnsi="Helvetica"/>
          <w:sz w:val="22"/>
          <w:szCs w:val="22"/>
        </w:rPr>
        <w:t>,</w:t>
      </w:r>
      <w:r w:rsidR="00EE58CA">
        <w:rPr>
          <w:rFonts w:ascii="Helvetica" w:hAnsi="Helvetica"/>
          <w:sz w:val="22"/>
          <w:szCs w:val="22"/>
        </w:rPr>
        <w:t xml:space="preserve"> of different monitoring </w:t>
      </w:r>
      <w:commentRangeStart w:id="7"/>
      <w:r w:rsidR="00EE58CA">
        <w:rPr>
          <w:rFonts w:ascii="Helvetica" w:hAnsi="Helvetica"/>
          <w:sz w:val="22"/>
          <w:szCs w:val="22"/>
        </w:rPr>
        <w:t>strategies</w:t>
      </w:r>
      <w:commentRangeEnd w:id="7"/>
      <w:r w:rsidR="00A228F7">
        <w:rPr>
          <w:rStyle w:val="CommentReference"/>
        </w:rPr>
        <w:commentReference w:id="7"/>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2A4AF972" w:rsidR="000418D3" w:rsidRPr="00940663" w:rsidRDefault="007B04D3" w:rsidP="008D7005">
      <w:pPr>
        <w:rPr>
          <w:rFonts w:ascii="Helvetica" w:hAnsi="Helvetica"/>
          <w:sz w:val="22"/>
          <w:szCs w:val="22"/>
        </w:rPr>
      </w:pPr>
      <w:r w:rsidRPr="00940663">
        <w:rPr>
          <w:rFonts w:ascii="Helvetica" w:hAnsi="Helvetica"/>
          <w:sz w:val="22"/>
          <w:szCs w:val="22"/>
          <w:u w:val="single"/>
        </w:rPr>
        <w:lastRenderedPageBreak/>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4EDA8DBC"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47C73C1" w:rsidR="00EB4914" w:rsidRDefault="00F82FC2" w:rsidP="00BA3468">
      <w:pPr>
        <w:rPr>
          <w:rFonts w:ascii="Helvetica" w:hAnsi="Helvetica"/>
          <w:sz w:val="22"/>
          <w:szCs w:val="22"/>
        </w:rPr>
      </w:pPr>
      <w:commentRangeStart w:id="8"/>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tipping point or</w:t>
      </w:r>
      <w:r w:rsidRPr="00677C8E">
        <w:rPr>
          <w:rFonts w:ascii="Helvetica" w:hAnsi="Helvetica"/>
          <w:sz w:val="22"/>
          <w:szCs w:val="22"/>
        </w:rPr>
        <w:t xml:space="preserve"> </w:t>
      </w:r>
      <w:r w:rsidR="001716C8" w:rsidRPr="00E96363">
        <w:rPr>
          <w:rFonts w:ascii="Helvetica" w:hAnsi="Helvetica"/>
          <w:sz w:val="22"/>
          <w:szCs w:val="22"/>
        </w:rPr>
        <w:t>limit reference point</w:t>
      </w:r>
      <w:r w:rsidRPr="00677C8E">
        <w:rPr>
          <w:rFonts w:ascii="Helvetica" w:hAnsi="Helvetica"/>
          <w:sz w:val="22"/>
          <w:szCs w:val="22"/>
        </w:rPr>
        <w:t xml:space="preserve">. </w:t>
      </w:r>
      <w:commentRangeEnd w:id="8"/>
      <w:r>
        <w:rPr>
          <w:rStyle w:val="CommentReference"/>
        </w:rPr>
        <w:commentReference w:id="8"/>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9"/>
      <w:r w:rsidR="00B234AC" w:rsidRPr="00677C8E">
        <w:rPr>
          <w:rFonts w:ascii="Helvetica" w:hAnsi="Helvetica"/>
          <w:sz w:val="22"/>
          <w:szCs w:val="22"/>
        </w:rPr>
        <w:t>20-year</w:t>
      </w:r>
      <w:r w:rsidRPr="00677C8E">
        <w:rPr>
          <w:rFonts w:ascii="Helvetica" w:hAnsi="Helvetica"/>
          <w:sz w:val="22"/>
          <w:szCs w:val="22"/>
        </w:rPr>
        <w:t xml:space="preserve"> simulations</w:t>
      </w:r>
      <w:commentRangeEnd w:id="9"/>
      <w:r w:rsidR="00571071">
        <w:rPr>
          <w:rStyle w:val="CommentReference"/>
        </w:rPr>
        <w:commentReference w:id="9"/>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4F93785"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28B9B1F7" w14:textId="77777777" w:rsidR="007F6B81" w:rsidRDefault="007F6B81" w:rsidP="007F6B81">
      <w:pPr>
        <w:rPr>
          <w:rFonts w:ascii="Helvetica" w:hAnsi="Helvetica"/>
          <w:i/>
          <w:sz w:val="22"/>
          <w:szCs w:val="22"/>
        </w:rPr>
      </w:pPr>
    </w:p>
    <w:p w14:paraId="76ED173C" w14:textId="2E17D702" w:rsidR="007F6B81" w:rsidRPr="00940663" w:rsidRDefault="007F6B81" w:rsidP="007F6B81">
      <w:pPr>
        <w:rPr>
          <w:rFonts w:ascii="Helvetica" w:hAnsi="Helvetica"/>
          <w:sz w:val="22"/>
          <w:szCs w:val="22"/>
        </w:rPr>
      </w:pPr>
      <w:r w:rsidRPr="00930F73">
        <w:rPr>
          <w:rFonts w:ascii="Helvetica" w:hAnsi="Helvetica"/>
          <w:sz w:val="22"/>
          <w:szCs w:val="22"/>
        </w:rPr>
        <w:lastRenderedPageBreak/>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w:t>
      </w:r>
      <w:r>
        <w:rPr>
          <w:rFonts w:ascii="Helvetica" w:hAnsi="Helvetica"/>
          <w:sz w:val="22"/>
          <w:szCs w:val="22"/>
        </w:rPr>
        <w:t xml:space="preserve">tipping point </w:t>
      </w:r>
      <w:r w:rsidRPr="00930F73">
        <w:rPr>
          <w:rFonts w:ascii="Helvetica" w:hAnsi="Helvetica"/>
          <w:sz w:val="22"/>
          <w:szCs w:val="22"/>
        </w:rPr>
        <w:t xml:space="preserve">or </w:t>
      </w:r>
      <w:r w:rsidR="0051088D" w:rsidRPr="00E96363">
        <w:rPr>
          <w:rFonts w:ascii="Helvetica" w:hAnsi="Helvetica"/>
          <w:sz w:val="22"/>
          <w:szCs w:val="22"/>
        </w:rPr>
        <w:t>limit reference point</w:t>
      </w:r>
      <w:r w:rsidRPr="00930F73">
        <w:rPr>
          <w:rFonts w:ascii="Helvetica" w:hAnsi="Helvetica"/>
          <w:sz w:val="22"/>
          <w:szCs w:val="22"/>
        </w:rPr>
        <w:t xml:space="preserve">. We calculated a safe operating space that defines which combinations of monitoring precision and resource extraction rates are safe given the probability of crossing a </w:t>
      </w:r>
      <w:r>
        <w:rPr>
          <w:rFonts w:ascii="Helvetica" w:hAnsi="Helvetica"/>
          <w:sz w:val="22"/>
          <w:szCs w:val="22"/>
        </w:rPr>
        <w:t xml:space="preserve">tipping point and/or </w:t>
      </w:r>
      <w:r w:rsidR="0051088D" w:rsidRPr="00E96363">
        <w:rPr>
          <w:rFonts w:ascii="Helvetica" w:hAnsi="Helvetica"/>
          <w:sz w:val="22"/>
          <w:szCs w:val="22"/>
        </w:rPr>
        <w:t>limit reference point</w:t>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5B3BBD6B"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w:t>
      </w:r>
      <w:commentRangeStart w:id="10"/>
      <w:r w:rsidR="00055424" w:rsidRPr="00940663">
        <w:rPr>
          <w:rFonts w:ascii="Helvetica" w:hAnsi="Helvetica"/>
          <w:sz w:val="22"/>
          <w:szCs w:val="22"/>
        </w:rPr>
        <w:t>Fig</w:t>
      </w:r>
      <w:commentRangeEnd w:id="10"/>
      <w:r w:rsidR="000D0034">
        <w:rPr>
          <w:rStyle w:val="CommentReference"/>
        </w:rPr>
        <w:commentReference w:id="10"/>
      </w:r>
      <w:r w:rsidR="00055424" w:rsidRPr="00940663">
        <w:rPr>
          <w:rFonts w:ascii="Helvetica" w:hAnsi="Helvetica"/>
          <w:sz w:val="22"/>
          <w:szCs w:val="22"/>
        </w:rPr>
        <w:t xml:space="preserve">.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6EDB5F7C" w:rsidR="00DC33F5" w:rsidRDefault="00DC33F5" w:rsidP="00DC33F5">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708018F4" w14:textId="77777777" w:rsidR="004B0E4B" w:rsidRPr="00940663" w:rsidRDefault="004B0E4B" w:rsidP="00F82B54">
      <w:pPr>
        <w:rPr>
          <w:rFonts w:ascii="Helvetica" w:hAnsi="Helvetica"/>
          <w:i/>
          <w:sz w:val="22"/>
          <w:szCs w:val="22"/>
        </w:rPr>
      </w:pPr>
    </w:p>
    <w:p w14:paraId="7D4A3249" w14:textId="167F5937"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w:t>
      </w:r>
      <w:r>
        <w:rPr>
          <w:rFonts w:ascii="Helvetica" w:hAnsi="Helvetica"/>
          <w:sz w:val="22"/>
          <w:szCs w:val="22"/>
        </w:rPr>
        <w:lastRenderedPageBreak/>
        <w:t>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than it is to avoid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1E1FB992"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 however</w:t>
      </w:r>
      <w:ins w:id="11" w:author="Phillip Levin" w:date="2016-02-05T10:31:00Z">
        <w:r w:rsidR="000D0034">
          <w:rPr>
            <w:rFonts w:ascii="Helvetica" w:hAnsi="Helvetica"/>
            <w:sz w:val="22"/>
            <w:szCs w:val="22"/>
          </w:rPr>
          <w:t>,</w:t>
        </w:r>
      </w:ins>
      <w:r w:rsidR="00DE4DC0">
        <w:rPr>
          <w:rFonts w:ascii="Helvetica" w:hAnsi="Helvetica"/>
          <w:sz w:val="22"/>
          <w:szCs w:val="22"/>
        </w:rPr>
        <w:t xml:space="preserve">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2F1AC5">
        <w:rPr>
          <w:rFonts w:ascii="Helvetica" w:hAnsi="Helvetica"/>
          <w:sz w:val="22"/>
          <w:szCs w:val="22"/>
        </w:rPr>
        <w:t>4</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D5417E">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w:t>
      </w:r>
      <w:r w:rsidR="002F1AC5">
        <w:rPr>
          <w:rFonts w:ascii="Helvetica" w:hAnsi="Helvetica"/>
          <w:sz w:val="22"/>
          <w:szCs w:val="22"/>
        </w:rPr>
        <w:t>5</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3C3AD1B2"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 xml:space="preserve">monitoring investment often is a product of funding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and adaptive monitoring program that takes </w:t>
      </w:r>
      <w:proofErr w:type="spellStart"/>
      <w:r w:rsidR="005F40F4">
        <w:rPr>
          <w:rFonts w:ascii="Helvetica" w:hAnsi="Helvetica" w:cs="Helvetica"/>
          <w:sz w:val="22"/>
          <w:szCs w:val="22"/>
        </w:rPr>
        <w:t>advanatage</w:t>
      </w:r>
      <w:proofErr w:type="spellEnd"/>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monitoring costs</w:t>
      </w:r>
      <w:r w:rsidR="00B22036">
        <w:rPr>
          <w:rFonts w:ascii="Helvetica" w:hAnsi="Helvetica" w:cs="Helvetica"/>
          <w:sz w:val="22"/>
          <w:szCs w:val="22"/>
        </w:rPr>
        <w:t>, maximize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9233A8">
        <w:rPr>
          <w:rFonts w:ascii="Helvetica" w:hAnsi="Helvetica" w:cs="Helvetica"/>
          <w:sz w:val="22"/>
          <w:szCs w:val="22"/>
        </w:rPr>
        <w:t xml:space="preserve">resource </w:t>
      </w:r>
      <w:r w:rsidR="009233A8" w:rsidRPr="00927692">
        <w:rPr>
          <w:rFonts w:ascii="Helvetica" w:hAnsi="Helvetica" w:cs="Helvetica"/>
          <w:sz w:val="22"/>
          <w:szCs w:val="22"/>
        </w:rPr>
        <w:t>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A84E5EF"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 xml:space="preserve">When contracts are initially based on payoff alone </w:t>
      </w:r>
      <w:r w:rsidR="00182080">
        <w:rPr>
          <w:rFonts w:ascii="Helvetica" w:hAnsi="Helvetica"/>
          <w:sz w:val="22"/>
          <w:szCs w:val="22"/>
        </w:rPr>
        <w:lastRenderedPageBreak/>
        <w:t>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B482C61"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5F40F4">
        <w:rPr>
          <w:rFonts w:ascii="Helvetica" w:hAnsi="Helvetica"/>
          <w:sz w:val="22"/>
          <w:szCs w:val="22"/>
        </w:rPr>
        <w:t xml:space="preserve"> The situation can become more complex when resources are in poor condition, when multiple resources are harvested </w:t>
      </w:r>
      <w:r w:rsidR="00272A37">
        <w:rPr>
          <w:rFonts w:ascii="Helvetica" w:hAnsi="Helvetica"/>
          <w:sz w:val="22"/>
          <w:szCs w:val="22"/>
        </w:rPr>
        <w:t>simultaneously</w:t>
      </w:r>
      <w:r w:rsidR="005F40F4">
        <w:rPr>
          <w:rFonts w:ascii="Helvetica" w:hAnsi="Helvetica"/>
          <w:sz w:val="22"/>
          <w:szCs w:val="22"/>
        </w:rPr>
        <w:t xml:space="preserve"> (e.g. mixed-stock fisheries), </w:t>
      </w:r>
      <w:r w:rsidR="00272A37">
        <w:rPr>
          <w:rFonts w:ascii="Helvetica" w:hAnsi="Helvetica"/>
          <w:sz w:val="22"/>
          <w:szCs w:val="22"/>
        </w:rPr>
        <w:t xml:space="preserve">or when resource allocation or access are spatially variable.  Thus, </w:t>
      </w:r>
      <w:r w:rsidR="00032BBC">
        <w:rPr>
          <w:rFonts w:ascii="Helvetica" w:hAnsi="Helvetica"/>
          <w:sz w:val="22"/>
          <w:szCs w:val="22"/>
        </w:rPr>
        <w:t>i</w:t>
      </w:r>
      <w:r w:rsidR="008020E6">
        <w:rPr>
          <w:rFonts w:ascii="Helvetica" w:hAnsi="Helvetica"/>
          <w:sz w:val="22"/>
          <w:szCs w:val="22"/>
        </w:rPr>
        <w:t xml:space="preserve">t is critical </w:t>
      </w:r>
      <w:r w:rsidR="00272A37">
        <w:rPr>
          <w:rFonts w:ascii="Helvetica" w:hAnsi="Helvetica"/>
          <w:sz w:val="22"/>
          <w:szCs w:val="22"/>
        </w:rPr>
        <w:t xml:space="preserve">that </w:t>
      </w:r>
      <w:r w:rsidR="008020E6">
        <w:rPr>
          <w:rFonts w:ascii="Helvetica" w:hAnsi="Helvetica"/>
          <w:sz w:val="22"/>
          <w:szCs w:val="22"/>
        </w:rPr>
        <w:t xml:space="preserve">we seek </w:t>
      </w:r>
      <w:r w:rsidR="00272A37">
        <w:rPr>
          <w:rFonts w:ascii="Helvetica" w:hAnsi="Helvetica"/>
          <w:sz w:val="22"/>
          <w:szCs w:val="22"/>
        </w:rPr>
        <w:t xml:space="preserve">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F9071C">
        <w:rPr>
          <w:rFonts w:ascii="Helvetica" w:hAnsi="Helvetica"/>
          <w:sz w:val="22"/>
          <w:szCs w:val="22"/>
        </w:rPr>
        <w:t xml:space="preserve">. </w:t>
      </w:r>
    </w:p>
    <w:p w14:paraId="344BC563" w14:textId="3F525708"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w:t>
      </w:r>
      <w:proofErr w:type="gramStart"/>
      <w:r>
        <w:rPr>
          <w:rFonts w:ascii="Helvetica" w:hAnsi="Helvetica"/>
          <w:sz w:val="22"/>
          <w:szCs w:val="22"/>
        </w:rPr>
        <w:t>offers</w:t>
      </w:r>
      <w:proofErr w:type="gramEnd"/>
      <w:r>
        <w:rPr>
          <w:rFonts w:ascii="Helvetica" w:hAnsi="Helvetica"/>
          <w:sz w:val="22"/>
          <w:szCs w:val="22"/>
        </w:rPr>
        <w:t xml:space="preserve">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12"/>
      <w:r>
        <w:rPr>
          <w:rFonts w:ascii="Helvetica" w:hAnsi="Helvetica"/>
          <w:sz w:val="22"/>
          <w:szCs w:val="22"/>
        </w:rPr>
        <w:t>.</w:t>
      </w:r>
      <w:commentRangeEnd w:id="12"/>
      <w:r>
        <w:rPr>
          <w:rStyle w:val="CommentReference"/>
        </w:rPr>
        <w:commentReference w:id="12"/>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272A37">
        <w:rPr>
          <w:rFonts w:ascii="Helvetica" w:hAnsi="Helvetica"/>
          <w:sz w:val="22"/>
          <w:szCs w:val="22"/>
        </w:rPr>
        <w:t>.</w:t>
      </w:r>
      <w:r w:rsidR="00723505">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 xml:space="preserve">This case highlight a key consideration in monitoring programs: </w:t>
      </w:r>
      <w:r>
        <w:rPr>
          <w:rFonts w:ascii="Helvetica" w:hAnsi="Helvetica"/>
          <w:sz w:val="22"/>
          <w:szCs w:val="22"/>
        </w:rPr>
        <w:t xml:space="preserve">funding </w:t>
      </w:r>
      <w:r w:rsidR="00272A37">
        <w:rPr>
          <w:rFonts w:ascii="Helvetica" w:hAnsi="Helvetica"/>
          <w:sz w:val="22"/>
          <w:szCs w:val="22"/>
        </w:rPr>
        <w:t>for monitoring is best independent from stock size since as</w:t>
      </w:r>
      <w:r>
        <w:rPr>
          <w:rFonts w:ascii="Helvetica" w:hAnsi="Helvetica"/>
          <w:sz w:val="22"/>
          <w:szCs w:val="22"/>
        </w:rPr>
        <w:t xml:space="preserve"> the fishery </w:t>
      </w:r>
      <w:r w:rsidR="00272A37">
        <w:rPr>
          <w:rFonts w:ascii="Helvetica" w:hAnsi="Helvetica"/>
          <w:sz w:val="22"/>
          <w:szCs w:val="22"/>
        </w:rPr>
        <w:t xml:space="preserve">approaches collapse, the </w:t>
      </w:r>
      <w:r>
        <w:rPr>
          <w:rFonts w:ascii="Helvetica" w:hAnsi="Helvetica"/>
          <w:sz w:val="22"/>
          <w:szCs w:val="22"/>
        </w:rPr>
        <w:t xml:space="preserve">information is </w:t>
      </w:r>
      <w:r w:rsidR="003038C0">
        <w:rPr>
          <w:rFonts w:ascii="Helvetica" w:hAnsi="Helvetica"/>
          <w:sz w:val="22"/>
          <w:szCs w:val="22"/>
        </w:rPr>
        <w:t xml:space="preserve">often </w:t>
      </w:r>
      <w:r>
        <w:rPr>
          <w:rFonts w:ascii="Helvetica" w:hAnsi="Helvetica"/>
          <w:sz w:val="22"/>
          <w:szCs w:val="22"/>
        </w:rPr>
        <w:t>most valuable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23A2E080"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AF4C4C">
        <w:rPr>
          <w:rFonts w:ascii="Helvetica" w:hAnsi="Helvetica" w:cs="Helvetica Neue"/>
          <w:sz w:val="22"/>
          <w:szCs w:val="22"/>
        </w:rPr>
        <w:t xml:space="preserve">Corporations often have large </w:t>
      </w:r>
      <w:r w:rsidR="00143673" w:rsidRPr="00AF4C4C">
        <w:rPr>
          <w:rFonts w:ascii="Helvetica" w:hAnsi="Helvetica" w:cs="Helvetica Neue"/>
          <w:sz w:val="22"/>
          <w:szCs w:val="22"/>
        </w:rPr>
        <w:t xml:space="preserve">and diversified </w:t>
      </w:r>
      <w:r w:rsidR="00126979" w:rsidRPr="00AF4C4C">
        <w:rPr>
          <w:rFonts w:ascii="Helvetica" w:hAnsi="Helvetica" w:cs="Helvetica Neue"/>
          <w:sz w:val="22"/>
          <w:szCs w:val="22"/>
        </w:rPr>
        <w:t>financial holdings</w:t>
      </w:r>
      <w:r w:rsidR="00A429D5" w:rsidRPr="00AF4C4C">
        <w:rPr>
          <w:rFonts w:ascii="Helvetica" w:hAnsi="Helvetica" w:cs="Helvetica Neue"/>
          <w:sz w:val="22"/>
          <w:szCs w:val="22"/>
        </w:rPr>
        <w:t xml:space="preserve"> allowing them to withstand long closures once a population dips below a </w:t>
      </w:r>
      <w:r w:rsidR="00097935" w:rsidRPr="00AF4C4C">
        <w:rPr>
          <w:rFonts w:ascii="Helvetica" w:hAnsi="Helvetica" w:cs="Helvetica Neue"/>
          <w:sz w:val="22"/>
          <w:szCs w:val="22"/>
        </w:rPr>
        <w:t xml:space="preserve">tipping point or </w:t>
      </w:r>
      <w:r w:rsidR="00C20510" w:rsidRPr="00E96363">
        <w:rPr>
          <w:rFonts w:ascii="Helvetica" w:hAnsi="Helvetica"/>
          <w:sz w:val="22"/>
          <w:szCs w:val="22"/>
        </w:rPr>
        <w:t>limit reference point</w:t>
      </w:r>
      <w:r w:rsidR="00A429D5" w:rsidRPr="00AF4C4C">
        <w:rPr>
          <w:rFonts w:ascii="Helvetica" w:hAnsi="Helvetica" w:cs="Helvetica Neue"/>
          <w:sz w:val="22"/>
          <w:szCs w:val="22"/>
        </w:rPr>
        <w:t xml:space="preserve">. This financial security might </w:t>
      </w:r>
      <w:r w:rsidR="008E0D7D" w:rsidRPr="00AF4C4C">
        <w:rPr>
          <w:rFonts w:ascii="Helvetica" w:hAnsi="Helvetica" w:cs="Helvetica Neue"/>
          <w:sz w:val="22"/>
          <w:szCs w:val="22"/>
        </w:rPr>
        <w:t>lead industry to harvest aggressively while also taking</w:t>
      </w:r>
      <w:r w:rsidR="00C949EB" w:rsidRPr="00AF4C4C">
        <w:rPr>
          <w:rFonts w:ascii="Helvetica" w:hAnsi="Helvetica" w:cs="Helvetica Neue"/>
          <w:sz w:val="22"/>
          <w:szCs w:val="22"/>
        </w:rPr>
        <w:t xml:space="preserve"> on more risk</w:t>
      </w:r>
      <w:r w:rsidR="00812B30" w:rsidRPr="00AF4C4C">
        <w:rPr>
          <w:rFonts w:ascii="Helvetica" w:hAnsi="Helvetica" w:cs="Helvetica Neue"/>
          <w:sz w:val="22"/>
          <w:szCs w:val="22"/>
        </w:rPr>
        <w:t xml:space="preserve"> of crossing a tipping point. </w:t>
      </w:r>
      <w:r w:rsidR="00AB5589" w:rsidRPr="00AF4C4C">
        <w:rPr>
          <w:rFonts w:ascii="Helvetica" w:hAnsi="Helvetica" w:cs="Helvetica Neue"/>
          <w:sz w:val="22"/>
          <w:szCs w:val="22"/>
        </w:rPr>
        <w:t>Industrial harvesters might also be less willing to invest in monitoring because the</w:t>
      </w:r>
      <w:r w:rsidR="00AB5589" w:rsidRPr="00940663">
        <w:rPr>
          <w:rFonts w:ascii="Helvetica" w:hAnsi="Helvetica" w:cs="Helvetica Neue"/>
          <w:sz w:val="22"/>
          <w:szCs w:val="22"/>
        </w:rPr>
        <w:t xml:space="preserv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xml:space="preserve">, </w:t>
      </w:r>
      <w:r w:rsidR="001433A8" w:rsidRPr="00940663">
        <w:rPr>
          <w:rFonts w:ascii="Helvetica" w:hAnsi="Helvetica" w:cs="Helvetica Neue"/>
          <w:sz w:val="22"/>
          <w:szCs w:val="22"/>
        </w:rPr>
        <w:lastRenderedPageBreak/>
        <w:t>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48E4FCDD" w14:textId="1508A40D" w:rsidR="007E6EA2" w:rsidRDefault="00EE4CEA" w:rsidP="00032BBC">
      <w:pPr>
        <w:ind w:firstLine="720"/>
        <w:rPr>
          <w:ins w:id="13" w:author="Adrian Stier" w:date="2016-02-05T11:23:00Z"/>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proofErr w:type="spellStart"/>
      <w:r>
        <w:rPr>
          <w:rFonts w:ascii="Helvetica" w:hAnsi="Helvetica"/>
          <w:sz w:val="22"/>
          <w:szCs w:val="22"/>
        </w:rPr>
        <w:t>and</w:t>
      </w:r>
      <w:proofErr w:type="spellEnd"/>
      <w:r>
        <w:rPr>
          <w:rFonts w:ascii="Helvetica" w:hAnsi="Helvetica"/>
          <w:sz w:val="22"/>
          <w:szCs w:val="22"/>
        </w:rPr>
        <w:t xml:space="preserve">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is makes global predictions about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003038C0">
        <w:rPr>
          <w:rFonts w:ascii="Helvetica" w:hAnsi="Helvetica"/>
          <w:sz w:val="22"/>
          <w:szCs w:val="22"/>
        </w:rPr>
        <w:t xml:space="preserve">However, even with </w:t>
      </w:r>
      <w:r w:rsidRPr="00A96D69">
        <w:rPr>
          <w:rFonts w:ascii="Helvetica" w:hAnsi="Helvetica"/>
          <w:sz w:val="22"/>
          <w:szCs w:val="22"/>
        </w:rPr>
        <w:t xml:space="preserve">better monitoring </w:t>
      </w:r>
      <w:r w:rsidR="003038C0">
        <w:rPr>
          <w:rFonts w:ascii="Helvetica" w:hAnsi="Helvetica"/>
          <w:sz w:val="22"/>
          <w:szCs w:val="22"/>
        </w:rPr>
        <w:t>and analysis,</w:t>
      </w:r>
      <w:r w:rsidR="003038C0" w:rsidRPr="00A96D69">
        <w:rPr>
          <w:rFonts w:ascii="Helvetica" w:hAnsi="Helvetica"/>
          <w:sz w:val="22"/>
          <w:szCs w:val="22"/>
        </w:rPr>
        <w:t xml:space="preserve"> </w:t>
      </w:r>
      <w:r w:rsidR="003038C0">
        <w:rPr>
          <w:rFonts w:ascii="Helvetica" w:hAnsi="Helvetica"/>
          <w:sz w:val="22"/>
          <w:szCs w:val="22"/>
        </w:rPr>
        <w:t>some</w:t>
      </w:r>
      <w:r w:rsidRPr="00A96D69">
        <w:rPr>
          <w:rFonts w:ascii="Helvetica" w:hAnsi="Helvetica"/>
          <w:sz w:val="22"/>
          <w:szCs w:val="22"/>
        </w:rPr>
        <w:t xml:space="preserve"> uncertainty </w:t>
      </w:r>
      <w:r w:rsidR="003038C0">
        <w:rPr>
          <w:rFonts w:ascii="Helvetica" w:hAnsi="Helvetica"/>
          <w:sz w:val="22"/>
          <w:szCs w:val="22"/>
        </w:rPr>
        <w:t>is</w:t>
      </w:r>
      <w:r w:rsidR="003038C0" w:rsidRPr="00A96D69">
        <w:rPr>
          <w:rFonts w:ascii="Helvetica" w:hAnsi="Helvetica"/>
          <w:sz w:val="22"/>
          <w:szCs w:val="22"/>
        </w:rPr>
        <w:t xml:space="preserve"> </w:t>
      </w:r>
      <w:r w:rsidRPr="00A96D69">
        <w:rPr>
          <w:rFonts w:ascii="Helvetica" w:hAnsi="Helvetica"/>
          <w:sz w:val="22"/>
          <w:szCs w:val="22"/>
        </w:rPr>
        <w:t xml:space="preserve">irreducible </w:t>
      </w:r>
      <w:r w:rsidRPr="00A96D69">
        <w:rPr>
          <w:rFonts w:ascii="Helvetica" w:hAnsi="Helvetica"/>
          <w:sz w:val="22"/>
          <w:szCs w:val="22"/>
        </w:rPr>
        <w:fldChar w:fldCharType="begin"/>
      </w:r>
      <w:r w:rsidR="009442F2">
        <w:rPr>
          <w:rFonts w:ascii="Helvetica" w:hAnsi="Helvetica"/>
          <w:sz w:val="22"/>
          <w:szCs w:val="22"/>
        </w:rPr>
        <w:instrText xml:space="preserve"> ADDIN EN.CITE &lt;EndNote&gt;&lt;Cite&gt;&lt;Author&gt;Mangel&lt;/Author&gt;&lt;Year&gt;2000&lt;/Year&gt;&lt;RecNum&gt;8150&lt;/RecNum&gt;&lt;DisplayText&gt;(Mangel 2000a)&lt;/DisplayText&gt;&lt;record&gt;&lt;rec-number&gt;8150&lt;/rec-number&gt;&lt;foreign-keys&gt;&lt;key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sidR="009442F2">
        <w:rPr>
          <w:rFonts w:ascii="Helvetica" w:hAnsi="Helvetica"/>
          <w:noProof/>
          <w:sz w:val="22"/>
          <w:szCs w:val="22"/>
        </w:rPr>
        <w:t>(Mangel 2000a)</w:t>
      </w:r>
      <w:r w:rsidRPr="00A96D69">
        <w:rPr>
          <w:rFonts w:ascii="Helvetica" w:hAnsi="Helvetica"/>
          <w:sz w:val="22"/>
          <w:szCs w:val="22"/>
        </w:rPr>
        <w:fldChar w:fldCharType="end"/>
      </w:r>
      <w:r w:rsidRPr="00A96D69">
        <w:rPr>
          <w:rFonts w:ascii="Helvetica" w:hAnsi="Helvetica"/>
          <w:sz w:val="22"/>
          <w:szCs w:val="22"/>
        </w:rPr>
        <w:t>.</w:t>
      </w:r>
    </w:p>
    <w:p w14:paraId="51C16C50" w14:textId="323D6A16" w:rsidR="00342681" w:rsidRDefault="00342681" w:rsidP="00032BBC">
      <w:pPr>
        <w:ind w:firstLine="72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276F0B71" w14:textId="77777777"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bookmarkStart w:id="14" w:name="_GoBack"/>
      <w:bookmarkEnd w:id="14"/>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B0348D1" w14:textId="77777777" w:rsidR="00E774D1" w:rsidRPr="00E774D1" w:rsidRDefault="006C170D" w:rsidP="00E774D1">
      <w:pPr>
        <w:pStyle w:val="EndNoteBibliography"/>
        <w:ind w:left="720" w:hanging="720"/>
        <w:rPr>
          <w:noProof/>
        </w:rPr>
      </w:pPr>
      <w:r>
        <w:fldChar w:fldCharType="begin"/>
      </w:r>
      <w:r w:rsidR="00D106C7">
        <w:instrText xml:space="preserve"> ADDIN EN.REFLIST </w:instrText>
      </w:r>
      <w:r>
        <w:fldChar w:fldCharType="separate"/>
      </w:r>
      <w:r w:rsidR="00E774D1" w:rsidRPr="00E774D1">
        <w:rPr>
          <w:noProof/>
        </w:rPr>
        <w:t>1.</w:t>
      </w:r>
    </w:p>
    <w:p w14:paraId="3580D36D" w14:textId="77777777" w:rsidR="00E774D1" w:rsidRPr="00E774D1" w:rsidRDefault="00E774D1" w:rsidP="00E774D1">
      <w:pPr>
        <w:pStyle w:val="EndNoteBibliography"/>
        <w:ind w:left="720" w:hanging="720"/>
        <w:rPr>
          <w:noProof/>
        </w:rPr>
      </w:pPr>
      <w:r w:rsidRPr="00E774D1">
        <w:rPr>
          <w:noProof/>
        </w:rPr>
        <w:t xml:space="preserve">Addison, P.F.E., de Bie, K. &amp; Rumpff, L. (2015). Setting conservation management thresholds using a novel participatory modeling approach. </w:t>
      </w:r>
      <w:r w:rsidRPr="00E774D1">
        <w:rPr>
          <w:i/>
          <w:noProof/>
        </w:rPr>
        <w:t>Conservation Biology</w:t>
      </w:r>
      <w:r w:rsidRPr="00E774D1">
        <w:rPr>
          <w:noProof/>
        </w:rPr>
        <w:t>, 29, 1411-1422.</w:t>
      </w:r>
    </w:p>
    <w:p w14:paraId="54595B76" w14:textId="77777777" w:rsidR="00E774D1" w:rsidRPr="00E774D1" w:rsidRDefault="00E774D1" w:rsidP="00E774D1">
      <w:pPr>
        <w:pStyle w:val="EndNoteBibliography"/>
        <w:ind w:left="720" w:hanging="720"/>
        <w:rPr>
          <w:noProof/>
        </w:rPr>
      </w:pPr>
      <w:r w:rsidRPr="00E774D1">
        <w:rPr>
          <w:noProof/>
        </w:rPr>
        <w:t>2.</w:t>
      </w:r>
    </w:p>
    <w:p w14:paraId="15613F49" w14:textId="77777777" w:rsidR="00E774D1" w:rsidRPr="00E774D1" w:rsidRDefault="00E774D1" w:rsidP="00E774D1">
      <w:pPr>
        <w:pStyle w:val="EndNoteBibliography"/>
        <w:ind w:left="720" w:hanging="720"/>
        <w:rPr>
          <w:noProof/>
        </w:rPr>
      </w:pPr>
      <w:r w:rsidRPr="00E774D1">
        <w:rPr>
          <w:noProof/>
        </w:rPr>
        <w:t xml:space="preserve">Boettiger, C., Mangel, M. &amp; Munch, S. (2015). Avoiding tipping points in fisheries management through Gaussian process dynamic programming. </w:t>
      </w:r>
      <w:r w:rsidRPr="00E774D1">
        <w:rPr>
          <w:i/>
          <w:noProof/>
        </w:rPr>
        <w:t>Proceedings of the Royal Society of London B: Biological Sciences</w:t>
      </w:r>
      <w:r w:rsidRPr="00E774D1">
        <w:rPr>
          <w:noProof/>
        </w:rPr>
        <w:t>, 282, 20141631.</w:t>
      </w:r>
    </w:p>
    <w:p w14:paraId="0B966DC7" w14:textId="77777777" w:rsidR="00E774D1" w:rsidRPr="00E774D1" w:rsidRDefault="00E774D1" w:rsidP="00E774D1">
      <w:pPr>
        <w:pStyle w:val="EndNoteBibliography"/>
        <w:ind w:left="720" w:hanging="720"/>
        <w:rPr>
          <w:noProof/>
        </w:rPr>
      </w:pPr>
      <w:r w:rsidRPr="00E774D1">
        <w:rPr>
          <w:noProof/>
        </w:rPr>
        <w:t>3.</w:t>
      </w:r>
    </w:p>
    <w:p w14:paraId="65BFA43C" w14:textId="77777777" w:rsidR="00E774D1" w:rsidRPr="00E774D1" w:rsidRDefault="00E774D1" w:rsidP="00E774D1">
      <w:pPr>
        <w:pStyle w:val="EndNoteBibliography"/>
        <w:ind w:left="720" w:hanging="720"/>
        <w:rPr>
          <w:noProof/>
        </w:rPr>
      </w:pPr>
      <w:r w:rsidRPr="00E774D1">
        <w:rPr>
          <w:noProof/>
        </w:rPr>
        <w:t xml:space="preserve">Bunnefeld, N., Hoshino, E. &amp; Milner-Gulland, E.J. (2011). Management strategy evaluation: a powerful tool for conservation? </w:t>
      </w:r>
      <w:r w:rsidRPr="00E774D1">
        <w:rPr>
          <w:i/>
          <w:noProof/>
        </w:rPr>
        <w:t>Trends in ecology &amp; evolution</w:t>
      </w:r>
      <w:r w:rsidRPr="00E774D1">
        <w:rPr>
          <w:noProof/>
        </w:rPr>
        <w:t>, 26, 441-447.</w:t>
      </w:r>
    </w:p>
    <w:p w14:paraId="6CA0F157" w14:textId="77777777" w:rsidR="00E774D1" w:rsidRPr="00E774D1" w:rsidRDefault="00E774D1" w:rsidP="00E774D1">
      <w:pPr>
        <w:pStyle w:val="EndNoteBibliography"/>
        <w:ind w:left="720" w:hanging="720"/>
        <w:rPr>
          <w:noProof/>
        </w:rPr>
      </w:pPr>
      <w:r w:rsidRPr="00E774D1">
        <w:rPr>
          <w:noProof/>
        </w:rPr>
        <w:t>4.</w:t>
      </w:r>
    </w:p>
    <w:p w14:paraId="7E9E1E61" w14:textId="77777777" w:rsidR="00E774D1" w:rsidRPr="00E774D1" w:rsidRDefault="00E774D1" w:rsidP="00E774D1">
      <w:pPr>
        <w:pStyle w:val="EndNoteBibliography"/>
        <w:ind w:left="720" w:hanging="720"/>
        <w:rPr>
          <w:noProof/>
        </w:rPr>
      </w:pPr>
      <w:r w:rsidRPr="00E774D1">
        <w:rPr>
          <w:noProof/>
        </w:rPr>
        <w:t xml:space="preserve">Chadès, I., McDonald-Madden, E., McCarthy, M.A., Wintle, B., Linkie, M. &amp; Possingham, H.P. (2008). When to stop managing or surveying cryptic threatened species. </w:t>
      </w:r>
      <w:r w:rsidRPr="00E774D1">
        <w:rPr>
          <w:i/>
          <w:noProof/>
        </w:rPr>
        <w:t>Proceedings of the National Academy of Sciences</w:t>
      </w:r>
      <w:r w:rsidRPr="00E774D1">
        <w:rPr>
          <w:noProof/>
        </w:rPr>
        <w:t>, 105, 13936-13940.</w:t>
      </w:r>
    </w:p>
    <w:p w14:paraId="0FE8D498" w14:textId="77777777" w:rsidR="00E774D1" w:rsidRPr="00E774D1" w:rsidRDefault="00E774D1" w:rsidP="00E774D1">
      <w:pPr>
        <w:pStyle w:val="EndNoteBibliography"/>
        <w:ind w:left="720" w:hanging="720"/>
        <w:rPr>
          <w:noProof/>
        </w:rPr>
      </w:pPr>
      <w:r w:rsidRPr="00E774D1">
        <w:rPr>
          <w:noProof/>
        </w:rPr>
        <w:t>5.</w:t>
      </w:r>
    </w:p>
    <w:p w14:paraId="4C84414A" w14:textId="77777777" w:rsidR="00E774D1" w:rsidRPr="00E774D1" w:rsidRDefault="00E774D1" w:rsidP="00E774D1">
      <w:pPr>
        <w:pStyle w:val="EndNoteBibliography"/>
        <w:ind w:left="720" w:hanging="720"/>
        <w:rPr>
          <w:noProof/>
        </w:rPr>
      </w:pPr>
      <w:r w:rsidRPr="00E774D1">
        <w:rPr>
          <w:noProof/>
        </w:rPr>
        <w:t xml:space="preserve">Cinner, J., Daw, T. &amp; McClanahan, T. (2009). Socioeconomic factors that affect artisanal fishers’ readiness to exit a declining fishery. </w:t>
      </w:r>
      <w:r w:rsidRPr="00E774D1">
        <w:rPr>
          <w:i/>
          <w:noProof/>
        </w:rPr>
        <w:t>Conservation Biology</w:t>
      </w:r>
      <w:r w:rsidRPr="00E774D1">
        <w:rPr>
          <w:noProof/>
        </w:rPr>
        <w:t>, 23, 124-130.</w:t>
      </w:r>
    </w:p>
    <w:p w14:paraId="369C8BE6" w14:textId="77777777" w:rsidR="00E774D1" w:rsidRPr="00E774D1" w:rsidRDefault="00E774D1" w:rsidP="00E774D1">
      <w:pPr>
        <w:pStyle w:val="EndNoteBibliography"/>
        <w:ind w:left="720" w:hanging="720"/>
        <w:rPr>
          <w:noProof/>
        </w:rPr>
      </w:pPr>
      <w:r w:rsidRPr="00E774D1">
        <w:rPr>
          <w:noProof/>
        </w:rPr>
        <w:t>6.</w:t>
      </w:r>
    </w:p>
    <w:p w14:paraId="359248DB" w14:textId="77777777" w:rsidR="00E774D1" w:rsidRPr="00E774D1" w:rsidRDefault="00E774D1" w:rsidP="00E774D1">
      <w:pPr>
        <w:pStyle w:val="EndNoteBibliography"/>
        <w:ind w:left="720" w:hanging="720"/>
        <w:rPr>
          <w:noProof/>
        </w:rPr>
      </w:pPr>
      <w:r w:rsidRPr="00E774D1">
        <w:rPr>
          <w:noProof/>
        </w:rPr>
        <w:t>Cleary, J.S. (2014). Stock assessment and management advice for British Columbia pacific herring: 2013 Status and 2014 forecast. Canadian Science Advisory Science Scretariate.</w:t>
      </w:r>
    </w:p>
    <w:p w14:paraId="08BEA5BD" w14:textId="77777777" w:rsidR="00E774D1" w:rsidRPr="00E774D1" w:rsidRDefault="00E774D1" w:rsidP="00E774D1">
      <w:pPr>
        <w:pStyle w:val="EndNoteBibliography"/>
        <w:ind w:left="720" w:hanging="720"/>
        <w:rPr>
          <w:noProof/>
        </w:rPr>
      </w:pPr>
      <w:r w:rsidRPr="00E774D1">
        <w:rPr>
          <w:noProof/>
        </w:rPr>
        <w:t>7.</w:t>
      </w:r>
    </w:p>
    <w:p w14:paraId="0825DA89" w14:textId="77777777" w:rsidR="00E774D1" w:rsidRPr="00E774D1" w:rsidRDefault="00E774D1" w:rsidP="00E774D1">
      <w:pPr>
        <w:pStyle w:val="EndNoteBibliography"/>
        <w:ind w:left="720" w:hanging="720"/>
        <w:rPr>
          <w:noProof/>
        </w:rPr>
      </w:pPr>
      <w:r w:rsidRPr="00E774D1">
        <w:rPr>
          <w:noProof/>
        </w:rPr>
        <w:t xml:space="preserve">Courchamp, F., Clutton-Brock, T. &amp; Grenfell, B. (1999). Inverse density dependence and the Allee effect. </w:t>
      </w:r>
      <w:r w:rsidRPr="00E774D1">
        <w:rPr>
          <w:i/>
          <w:noProof/>
        </w:rPr>
        <w:t>Trends in Ecology &amp; Evolution</w:t>
      </w:r>
      <w:r w:rsidRPr="00E774D1">
        <w:rPr>
          <w:noProof/>
        </w:rPr>
        <w:t>, 14, 405-410.</w:t>
      </w:r>
    </w:p>
    <w:p w14:paraId="643E486B" w14:textId="77777777" w:rsidR="00E774D1" w:rsidRPr="00E774D1" w:rsidRDefault="00E774D1" w:rsidP="00E774D1">
      <w:pPr>
        <w:pStyle w:val="EndNoteBibliography"/>
        <w:ind w:left="720" w:hanging="720"/>
        <w:rPr>
          <w:noProof/>
        </w:rPr>
      </w:pPr>
      <w:r w:rsidRPr="00E774D1">
        <w:rPr>
          <w:noProof/>
        </w:rPr>
        <w:t>8.</w:t>
      </w:r>
    </w:p>
    <w:p w14:paraId="26C4F3D8" w14:textId="77777777" w:rsidR="00E774D1" w:rsidRPr="00E774D1" w:rsidRDefault="00E774D1" w:rsidP="00E774D1">
      <w:pPr>
        <w:pStyle w:val="EndNoteBibliography"/>
        <w:ind w:left="720" w:hanging="720"/>
        <w:rPr>
          <w:noProof/>
        </w:rPr>
      </w:pPr>
      <w:r w:rsidRPr="00E774D1">
        <w:rPr>
          <w:noProof/>
        </w:rPr>
        <w:t>Doak, D.F., Estes, J.A., Halpern, B.S., Jacob, U., Lindberg, D.R., Lovvorn, J.</w:t>
      </w:r>
      <w:r w:rsidRPr="00E774D1">
        <w:rPr>
          <w:i/>
          <w:noProof/>
        </w:rPr>
        <w:t xml:space="preserve"> et al.</w:t>
      </w:r>
      <w:r w:rsidRPr="00E774D1">
        <w:rPr>
          <w:noProof/>
        </w:rPr>
        <w:t xml:space="preserve"> (2008). Understanding and predicting ecological dynamics: are major surprises inevitable. </w:t>
      </w:r>
      <w:r w:rsidRPr="00E774D1">
        <w:rPr>
          <w:i/>
          <w:noProof/>
        </w:rPr>
        <w:t>Ecology</w:t>
      </w:r>
      <w:r w:rsidRPr="00E774D1">
        <w:rPr>
          <w:noProof/>
        </w:rPr>
        <w:t>, 89, 952-961.</w:t>
      </w:r>
    </w:p>
    <w:p w14:paraId="50650A7B" w14:textId="77777777" w:rsidR="00E774D1" w:rsidRPr="00E774D1" w:rsidRDefault="00E774D1" w:rsidP="00E774D1">
      <w:pPr>
        <w:pStyle w:val="EndNoteBibliography"/>
        <w:ind w:left="720" w:hanging="720"/>
        <w:rPr>
          <w:noProof/>
        </w:rPr>
      </w:pPr>
      <w:r w:rsidRPr="00E774D1">
        <w:rPr>
          <w:noProof/>
        </w:rPr>
        <w:t>9.</w:t>
      </w:r>
    </w:p>
    <w:p w14:paraId="06024EE9" w14:textId="77777777" w:rsidR="00E774D1" w:rsidRPr="00E774D1" w:rsidRDefault="00E774D1" w:rsidP="00E774D1">
      <w:pPr>
        <w:pStyle w:val="EndNoteBibliography"/>
        <w:ind w:left="720" w:hanging="720"/>
        <w:rPr>
          <w:noProof/>
        </w:rPr>
      </w:pPr>
      <w:r w:rsidRPr="00E774D1">
        <w:rPr>
          <w:noProof/>
        </w:rPr>
        <w:t xml:space="preserve">Hilborn, R., Maguire, J.-J., Parma, A.M. &amp; Rosenberg, A.A. (2001). The Precautionary Approach and risk management: can they increase the probability of successes in fishery management? </w:t>
      </w:r>
      <w:r w:rsidRPr="00E774D1">
        <w:rPr>
          <w:i/>
          <w:noProof/>
        </w:rPr>
        <w:t>Canadian Journal of Fisheries and Aquatic Sciences</w:t>
      </w:r>
      <w:r w:rsidRPr="00E774D1">
        <w:rPr>
          <w:noProof/>
        </w:rPr>
        <w:t>, 58, 99-107.</w:t>
      </w:r>
    </w:p>
    <w:p w14:paraId="28E10A53" w14:textId="77777777" w:rsidR="00E774D1" w:rsidRPr="00E774D1" w:rsidRDefault="00E774D1" w:rsidP="00E774D1">
      <w:pPr>
        <w:pStyle w:val="EndNoteBibliography"/>
        <w:ind w:left="720" w:hanging="720"/>
        <w:rPr>
          <w:noProof/>
        </w:rPr>
      </w:pPr>
      <w:r w:rsidRPr="00E774D1">
        <w:rPr>
          <w:noProof/>
        </w:rPr>
        <w:t>10.</w:t>
      </w:r>
    </w:p>
    <w:p w14:paraId="66D8F818" w14:textId="77777777" w:rsidR="00E774D1" w:rsidRPr="00E774D1" w:rsidRDefault="00E774D1" w:rsidP="00E774D1">
      <w:pPr>
        <w:pStyle w:val="EndNoteBibliography"/>
        <w:ind w:left="720" w:hanging="720"/>
        <w:rPr>
          <w:noProof/>
        </w:rPr>
      </w:pPr>
      <w:r w:rsidRPr="00E774D1">
        <w:rPr>
          <w:noProof/>
        </w:rPr>
        <w:t xml:space="preserve">Hölmstrom, B. (1979). Moral hazard and observability. </w:t>
      </w:r>
      <w:r w:rsidRPr="00E774D1">
        <w:rPr>
          <w:i/>
          <w:noProof/>
        </w:rPr>
        <w:t>The Bell journal of economics</w:t>
      </w:r>
      <w:r w:rsidRPr="00E774D1">
        <w:rPr>
          <w:noProof/>
        </w:rPr>
        <w:t>, 74-91.</w:t>
      </w:r>
    </w:p>
    <w:p w14:paraId="5BAABCE4" w14:textId="77777777" w:rsidR="00E774D1" w:rsidRPr="00E774D1" w:rsidRDefault="00E774D1" w:rsidP="00E774D1">
      <w:pPr>
        <w:pStyle w:val="EndNoteBibliography"/>
        <w:ind w:left="720" w:hanging="720"/>
        <w:rPr>
          <w:noProof/>
        </w:rPr>
      </w:pPr>
      <w:r w:rsidRPr="00E774D1">
        <w:rPr>
          <w:noProof/>
        </w:rPr>
        <w:t>11.</w:t>
      </w:r>
    </w:p>
    <w:p w14:paraId="426FA1FB" w14:textId="77777777" w:rsidR="00E774D1" w:rsidRPr="00E774D1" w:rsidRDefault="00E774D1" w:rsidP="00E774D1">
      <w:pPr>
        <w:pStyle w:val="EndNoteBibliography"/>
        <w:ind w:left="720" w:hanging="720"/>
        <w:rPr>
          <w:noProof/>
        </w:rPr>
      </w:pPr>
      <w:r w:rsidRPr="00E774D1">
        <w:rPr>
          <w:noProof/>
        </w:rPr>
        <w:t>Kates, R.W., Clark, W.C., Corell, R., Hall, J.M., Jaeger, C.C., Lowe, I.</w:t>
      </w:r>
      <w:r w:rsidRPr="00E774D1">
        <w:rPr>
          <w:i/>
          <w:noProof/>
        </w:rPr>
        <w:t xml:space="preserve"> et al.</w:t>
      </w:r>
      <w:r w:rsidRPr="00E774D1">
        <w:rPr>
          <w:noProof/>
        </w:rPr>
        <w:t xml:space="preserve"> (2001). Sustainability Science. </w:t>
      </w:r>
      <w:r w:rsidRPr="00E774D1">
        <w:rPr>
          <w:i/>
          <w:noProof/>
        </w:rPr>
        <w:t>Science</w:t>
      </w:r>
      <w:r w:rsidRPr="00E774D1">
        <w:rPr>
          <w:noProof/>
        </w:rPr>
        <w:t>, 292, 641-642.</w:t>
      </w:r>
    </w:p>
    <w:p w14:paraId="2A0B78D2" w14:textId="77777777" w:rsidR="00E774D1" w:rsidRPr="00E774D1" w:rsidRDefault="00E774D1" w:rsidP="00E774D1">
      <w:pPr>
        <w:pStyle w:val="EndNoteBibliography"/>
        <w:ind w:left="720" w:hanging="720"/>
        <w:rPr>
          <w:noProof/>
        </w:rPr>
      </w:pPr>
      <w:r w:rsidRPr="00E774D1">
        <w:rPr>
          <w:noProof/>
        </w:rPr>
        <w:t>12.</w:t>
      </w:r>
    </w:p>
    <w:p w14:paraId="33027EF1" w14:textId="77777777" w:rsidR="00E774D1" w:rsidRPr="00E774D1" w:rsidRDefault="00E774D1" w:rsidP="00E774D1">
      <w:pPr>
        <w:pStyle w:val="EndNoteBibliography"/>
        <w:ind w:left="720" w:hanging="720"/>
        <w:rPr>
          <w:noProof/>
        </w:rPr>
      </w:pPr>
      <w:r w:rsidRPr="00E774D1">
        <w:rPr>
          <w:noProof/>
        </w:rPr>
        <w:t xml:space="preserve">Legg, C.J. &amp; Nagy, L. (2006). Why most conservation monitoring is, but need not be, a waste of time. </w:t>
      </w:r>
      <w:r w:rsidRPr="00E774D1">
        <w:rPr>
          <w:i/>
          <w:noProof/>
        </w:rPr>
        <w:t>Journal of environmental management</w:t>
      </w:r>
      <w:r w:rsidRPr="00E774D1">
        <w:rPr>
          <w:noProof/>
        </w:rPr>
        <w:t>, 78, 194-199.</w:t>
      </w:r>
    </w:p>
    <w:p w14:paraId="26429A3C" w14:textId="77777777" w:rsidR="00E774D1" w:rsidRPr="00E774D1" w:rsidRDefault="00E774D1" w:rsidP="00E774D1">
      <w:pPr>
        <w:pStyle w:val="EndNoteBibliography"/>
        <w:ind w:left="720" w:hanging="720"/>
        <w:rPr>
          <w:noProof/>
        </w:rPr>
      </w:pPr>
      <w:r w:rsidRPr="00E774D1">
        <w:rPr>
          <w:noProof/>
        </w:rPr>
        <w:t>13.</w:t>
      </w:r>
    </w:p>
    <w:p w14:paraId="14EB996A" w14:textId="77777777" w:rsidR="00E774D1" w:rsidRPr="00E774D1" w:rsidRDefault="00E774D1" w:rsidP="00E774D1">
      <w:pPr>
        <w:pStyle w:val="EndNoteBibliography"/>
        <w:ind w:left="720" w:hanging="720"/>
        <w:rPr>
          <w:noProof/>
        </w:rPr>
      </w:pPr>
      <w:r w:rsidRPr="00E774D1">
        <w:rPr>
          <w:noProof/>
        </w:rPr>
        <w:t xml:space="preserve">Ludwig, D., Hilborn, R. &amp; Walters, C. (1993). Uncertainty, resource exploitation, and conservation: lessons from history. </w:t>
      </w:r>
      <w:r w:rsidRPr="00E774D1">
        <w:rPr>
          <w:i/>
          <w:noProof/>
        </w:rPr>
        <w:t>Science</w:t>
      </w:r>
      <w:r w:rsidRPr="00E774D1">
        <w:rPr>
          <w:noProof/>
        </w:rPr>
        <w:t>, 260, 17.</w:t>
      </w:r>
    </w:p>
    <w:p w14:paraId="37243166" w14:textId="77777777" w:rsidR="00E774D1" w:rsidRPr="00E774D1" w:rsidRDefault="00E774D1" w:rsidP="00E774D1">
      <w:pPr>
        <w:pStyle w:val="EndNoteBibliography"/>
        <w:ind w:left="720" w:hanging="720"/>
        <w:rPr>
          <w:noProof/>
        </w:rPr>
      </w:pPr>
      <w:r w:rsidRPr="00E774D1">
        <w:rPr>
          <w:noProof/>
        </w:rPr>
        <w:lastRenderedPageBreak/>
        <w:t>14.</w:t>
      </w:r>
    </w:p>
    <w:p w14:paraId="34EE0BA6" w14:textId="77777777" w:rsidR="00E774D1" w:rsidRPr="00E774D1" w:rsidRDefault="00E774D1" w:rsidP="00E774D1">
      <w:pPr>
        <w:pStyle w:val="EndNoteBibliography"/>
        <w:ind w:left="720" w:hanging="720"/>
        <w:rPr>
          <w:noProof/>
        </w:rPr>
      </w:pPr>
      <w:r w:rsidRPr="00E774D1">
        <w:rPr>
          <w:noProof/>
        </w:rPr>
        <w:t xml:space="preserve">Mangel, M. (2000a). Irreducible uncertainties, sustainable fisheries and marine reserves. </w:t>
      </w:r>
      <w:r w:rsidRPr="00E774D1">
        <w:rPr>
          <w:i/>
          <w:noProof/>
        </w:rPr>
        <w:t>Evolutionary Ecology Research</w:t>
      </w:r>
      <w:r w:rsidRPr="00E774D1">
        <w:rPr>
          <w:noProof/>
        </w:rPr>
        <w:t>, 2, 547-557.</w:t>
      </w:r>
    </w:p>
    <w:p w14:paraId="108BAA19" w14:textId="77777777" w:rsidR="00E774D1" w:rsidRPr="00E774D1" w:rsidRDefault="00E774D1" w:rsidP="00E774D1">
      <w:pPr>
        <w:pStyle w:val="EndNoteBibliography"/>
        <w:ind w:left="720" w:hanging="720"/>
        <w:rPr>
          <w:noProof/>
        </w:rPr>
      </w:pPr>
      <w:r w:rsidRPr="00E774D1">
        <w:rPr>
          <w:noProof/>
        </w:rPr>
        <w:t>15.</w:t>
      </w:r>
    </w:p>
    <w:p w14:paraId="6BE8000F" w14:textId="77777777" w:rsidR="00E774D1" w:rsidRPr="00E774D1" w:rsidRDefault="00E774D1" w:rsidP="00E774D1">
      <w:pPr>
        <w:pStyle w:val="EndNoteBibliography"/>
        <w:ind w:left="720" w:hanging="720"/>
        <w:rPr>
          <w:noProof/>
        </w:rPr>
      </w:pPr>
      <w:r w:rsidRPr="00E774D1">
        <w:rPr>
          <w:noProof/>
        </w:rPr>
        <w:t xml:space="preserve">Mangel, M. (2000b). Irreducible uncertainties, sustainable fisheries and marine reserves. </w:t>
      </w:r>
      <w:r w:rsidRPr="00E774D1">
        <w:rPr>
          <w:i/>
          <w:noProof/>
        </w:rPr>
        <w:t>Evolutionary Ecology Research</w:t>
      </w:r>
      <w:r w:rsidRPr="00E774D1">
        <w:rPr>
          <w:noProof/>
        </w:rPr>
        <w:t>, 2, 547-557.</w:t>
      </w:r>
    </w:p>
    <w:p w14:paraId="30DC01E7" w14:textId="77777777" w:rsidR="00E774D1" w:rsidRPr="00E774D1" w:rsidRDefault="00E774D1" w:rsidP="00E774D1">
      <w:pPr>
        <w:pStyle w:val="EndNoteBibliography"/>
        <w:ind w:left="720" w:hanging="720"/>
        <w:rPr>
          <w:noProof/>
        </w:rPr>
      </w:pPr>
      <w:r w:rsidRPr="00E774D1">
        <w:rPr>
          <w:noProof/>
        </w:rPr>
        <w:t>16.</w:t>
      </w:r>
    </w:p>
    <w:p w14:paraId="0B44B96D" w14:textId="77777777" w:rsidR="00E774D1" w:rsidRPr="00E774D1" w:rsidRDefault="00E774D1" w:rsidP="00E774D1">
      <w:pPr>
        <w:pStyle w:val="EndNoteBibliography"/>
        <w:ind w:left="720" w:hanging="720"/>
        <w:rPr>
          <w:noProof/>
        </w:rPr>
      </w:pPr>
      <w:r w:rsidRPr="00E774D1">
        <w:rPr>
          <w:noProof/>
        </w:rPr>
        <w:t xml:space="preserve">May, R.M. (1977). Thresholds and breakpoints in ecosystems with a multiplicity of stable states. </w:t>
      </w:r>
      <w:r w:rsidRPr="00E774D1">
        <w:rPr>
          <w:i/>
          <w:noProof/>
        </w:rPr>
        <w:t>Nature</w:t>
      </w:r>
      <w:r w:rsidRPr="00E774D1">
        <w:rPr>
          <w:noProof/>
        </w:rPr>
        <w:t>, 269, 471-477.</w:t>
      </w:r>
    </w:p>
    <w:p w14:paraId="6000AD21" w14:textId="77777777" w:rsidR="00E774D1" w:rsidRPr="00E774D1" w:rsidRDefault="00E774D1" w:rsidP="00E774D1">
      <w:pPr>
        <w:pStyle w:val="EndNoteBibliography"/>
        <w:ind w:left="720" w:hanging="720"/>
        <w:rPr>
          <w:noProof/>
        </w:rPr>
      </w:pPr>
      <w:r w:rsidRPr="00E774D1">
        <w:rPr>
          <w:noProof/>
        </w:rPr>
        <w:t>17.</w:t>
      </w:r>
    </w:p>
    <w:p w14:paraId="67C6B0DB" w14:textId="77777777" w:rsidR="00E774D1" w:rsidRPr="00E774D1" w:rsidRDefault="00E774D1" w:rsidP="00E774D1">
      <w:pPr>
        <w:pStyle w:val="EndNoteBibliography"/>
        <w:ind w:left="720" w:hanging="720"/>
        <w:rPr>
          <w:noProof/>
        </w:rPr>
      </w:pPr>
      <w:r w:rsidRPr="00E774D1">
        <w:rPr>
          <w:noProof/>
        </w:rPr>
        <w:t>McDonald-Madden, E., Baxter, P.W., Fuller, R.A., Martin, T.G., Game, E.T., Montambault, J.</w:t>
      </w:r>
      <w:r w:rsidRPr="00E774D1">
        <w:rPr>
          <w:i/>
          <w:noProof/>
        </w:rPr>
        <w:t xml:space="preserve"> et al.</w:t>
      </w:r>
      <w:r w:rsidRPr="00E774D1">
        <w:rPr>
          <w:noProof/>
        </w:rPr>
        <w:t xml:space="preserve"> (2010). Monitoring does not always count. </w:t>
      </w:r>
      <w:r w:rsidRPr="00E774D1">
        <w:rPr>
          <w:i/>
          <w:noProof/>
        </w:rPr>
        <w:t>Trends in Ecology &amp; Evolution</w:t>
      </w:r>
      <w:r w:rsidRPr="00E774D1">
        <w:rPr>
          <w:noProof/>
        </w:rPr>
        <w:t>, 25, 547-550.</w:t>
      </w:r>
    </w:p>
    <w:p w14:paraId="403E649C" w14:textId="77777777" w:rsidR="00E774D1" w:rsidRPr="00E774D1" w:rsidRDefault="00E774D1" w:rsidP="00E774D1">
      <w:pPr>
        <w:pStyle w:val="EndNoteBibliography"/>
        <w:ind w:left="720" w:hanging="720"/>
        <w:rPr>
          <w:noProof/>
        </w:rPr>
      </w:pPr>
      <w:r w:rsidRPr="00E774D1">
        <w:rPr>
          <w:noProof/>
        </w:rPr>
        <w:t>18.</w:t>
      </w:r>
    </w:p>
    <w:p w14:paraId="759EDEC9" w14:textId="77777777" w:rsidR="00E774D1" w:rsidRPr="00E774D1" w:rsidRDefault="00E774D1" w:rsidP="00E774D1">
      <w:pPr>
        <w:pStyle w:val="EndNoteBibliography"/>
        <w:ind w:left="720" w:hanging="720"/>
        <w:rPr>
          <w:noProof/>
        </w:rPr>
      </w:pPr>
      <w:r w:rsidRPr="00E774D1">
        <w:rPr>
          <w:noProof/>
        </w:rPr>
        <w:t xml:space="preserve">Morris, W.F. &amp; Doak, D.F. (2002). Quantitative conservation biology. </w:t>
      </w:r>
      <w:r w:rsidRPr="00E774D1">
        <w:rPr>
          <w:i/>
          <w:noProof/>
        </w:rPr>
        <w:t>Sinauer, Sunderland, Massachusetts, USA</w:t>
      </w:r>
      <w:r w:rsidRPr="00E774D1">
        <w:rPr>
          <w:noProof/>
        </w:rPr>
        <w:t>.</w:t>
      </w:r>
    </w:p>
    <w:p w14:paraId="21E2BCBC" w14:textId="77777777" w:rsidR="00E774D1" w:rsidRPr="00E774D1" w:rsidRDefault="00E774D1" w:rsidP="00E774D1">
      <w:pPr>
        <w:pStyle w:val="EndNoteBibliography"/>
        <w:ind w:left="720" w:hanging="720"/>
        <w:rPr>
          <w:noProof/>
        </w:rPr>
      </w:pPr>
      <w:r w:rsidRPr="00E774D1">
        <w:rPr>
          <w:noProof/>
        </w:rPr>
        <w:t>19.</w:t>
      </w:r>
    </w:p>
    <w:p w14:paraId="786039D8" w14:textId="77777777" w:rsidR="00E774D1" w:rsidRPr="00E774D1" w:rsidRDefault="00E774D1" w:rsidP="00E774D1">
      <w:pPr>
        <w:pStyle w:val="EndNoteBibliography"/>
        <w:ind w:left="720" w:hanging="720"/>
        <w:rPr>
          <w:noProof/>
        </w:rPr>
      </w:pPr>
      <w:r w:rsidRPr="00E774D1">
        <w:rPr>
          <w:noProof/>
        </w:rPr>
        <w:t xml:space="preserve">Scheffer, M., Carpenter, S., Foley, J.A., Folke, C. &amp; Walker, B. (2001). Catastrophic shifts in ecosystems. </w:t>
      </w:r>
      <w:r w:rsidRPr="00E774D1">
        <w:rPr>
          <w:i/>
          <w:noProof/>
        </w:rPr>
        <w:t>Nature</w:t>
      </w:r>
      <w:r w:rsidRPr="00E774D1">
        <w:rPr>
          <w:noProof/>
        </w:rPr>
        <w:t>, 413, 591-596.</w:t>
      </w:r>
    </w:p>
    <w:p w14:paraId="4865FF9E" w14:textId="77777777" w:rsidR="00E774D1" w:rsidRPr="00E774D1" w:rsidRDefault="00E774D1" w:rsidP="00E774D1">
      <w:pPr>
        <w:pStyle w:val="EndNoteBibliography"/>
        <w:ind w:left="720" w:hanging="720"/>
        <w:rPr>
          <w:noProof/>
        </w:rPr>
      </w:pPr>
      <w:r w:rsidRPr="00E774D1">
        <w:rPr>
          <w:noProof/>
        </w:rPr>
        <w:t>20.</w:t>
      </w:r>
    </w:p>
    <w:p w14:paraId="36336881" w14:textId="77777777" w:rsidR="00E774D1" w:rsidRPr="00E774D1" w:rsidRDefault="00E774D1" w:rsidP="00E774D1">
      <w:pPr>
        <w:pStyle w:val="EndNoteBibliography"/>
        <w:ind w:left="720" w:hanging="720"/>
        <w:rPr>
          <w:noProof/>
        </w:rPr>
      </w:pPr>
      <w:r w:rsidRPr="00E774D1">
        <w:rPr>
          <w:noProof/>
        </w:rPr>
        <w:t>Schindler, D.E., Hilborn, R., Chasco, B., Boatright, C.P., Quinn, T.P., Rogers, L.A.</w:t>
      </w:r>
      <w:r w:rsidRPr="00E774D1">
        <w:rPr>
          <w:i/>
          <w:noProof/>
        </w:rPr>
        <w:t xml:space="preserve"> et al.</w:t>
      </w:r>
      <w:r w:rsidRPr="00E774D1">
        <w:rPr>
          <w:noProof/>
        </w:rPr>
        <w:t xml:space="preserve"> (2010). Population diversity and the portfolio effect in an exploited species. </w:t>
      </w:r>
      <w:r w:rsidRPr="00E774D1">
        <w:rPr>
          <w:i/>
          <w:noProof/>
        </w:rPr>
        <w:t>Nature</w:t>
      </w:r>
      <w:r w:rsidRPr="00E774D1">
        <w:rPr>
          <w:noProof/>
        </w:rPr>
        <w:t>, 465, 609-612.</w:t>
      </w:r>
    </w:p>
    <w:p w14:paraId="53AC4D46" w14:textId="77777777" w:rsidR="00E774D1" w:rsidRPr="00E774D1" w:rsidRDefault="00E774D1" w:rsidP="00E774D1">
      <w:pPr>
        <w:pStyle w:val="EndNoteBibliography"/>
        <w:ind w:left="720" w:hanging="720"/>
        <w:rPr>
          <w:noProof/>
        </w:rPr>
      </w:pPr>
      <w:r w:rsidRPr="00E774D1">
        <w:rPr>
          <w:noProof/>
        </w:rPr>
        <w:t>21.</w:t>
      </w:r>
    </w:p>
    <w:p w14:paraId="4404B415" w14:textId="77777777" w:rsidR="00E774D1" w:rsidRPr="00E774D1" w:rsidRDefault="00E774D1" w:rsidP="00E774D1">
      <w:pPr>
        <w:pStyle w:val="EndNoteBibliography"/>
        <w:ind w:left="720" w:hanging="720"/>
        <w:rPr>
          <w:noProof/>
        </w:rPr>
      </w:pPr>
      <w:r w:rsidRPr="00E774D1">
        <w:rPr>
          <w:noProof/>
        </w:rPr>
        <w:t xml:space="preserve">Schrank, W.E., Arnason, R. &amp; Hannesson, R. (2003). </w:t>
      </w:r>
      <w:r w:rsidRPr="00E774D1">
        <w:rPr>
          <w:i/>
          <w:noProof/>
        </w:rPr>
        <w:t>The cost of fisheries management</w:t>
      </w:r>
      <w:r w:rsidRPr="00E774D1">
        <w:rPr>
          <w:noProof/>
        </w:rPr>
        <w:t>. Gower Publishing, Ltd.</w:t>
      </w:r>
    </w:p>
    <w:p w14:paraId="7D0FFC3E" w14:textId="77777777" w:rsidR="00E774D1" w:rsidRPr="00E774D1" w:rsidRDefault="00E774D1" w:rsidP="00E774D1">
      <w:pPr>
        <w:pStyle w:val="EndNoteBibliography"/>
        <w:ind w:left="720" w:hanging="720"/>
        <w:rPr>
          <w:noProof/>
        </w:rPr>
      </w:pPr>
      <w:r w:rsidRPr="00E774D1">
        <w:rPr>
          <w:noProof/>
        </w:rPr>
        <w:t>22.</w:t>
      </w:r>
    </w:p>
    <w:p w14:paraId="72AED46A" w14:textId="77777777" w:rsidR="00E774D1" w:rsidRPr="00E774D1" w:rsidRDefault="00E774D1" w:rsidP="00E774D1">
      <w:pPr>
        <w:pStyle w:val="EndNoteBibliography"/>
        <w:ind w:left="720" w:hanging="720"/>
        <w:rPr>
          <w:noProof/>
        </w:rPr>
      </w:pPr>
      <w:r w:rsidRPr="00E774D1">
        <w:rPr>
          <w:noProof/>
        </w:rPr>
        <w:t>Selkoe, K.A., Blenckner, T., Caldwell, M.R., Crowder, L.B., Erickson, A.L., Essington, T.E.</w:t>
      </w:r>
      <w:r w:rsidRPr="00E774D1">
        <w:rPr>
          <w:i/>
          <w:noProof/>
        </w:rPr>
        <w:t xml:space="preserve"> et al.</w:t>
      </w:r>
      <w:r w:rsidRPr="00E774D1">
        <w:rPr>
          <w:noProof/>
        </w:rPr>
        <w:t xml:space="preserve"> (2015). Principles for managing marine ecosystems prone to tipping points. </w:t>
      </w:r>
      <w:r w:rsidRPr="00E774D1">
        <w:rPr>
          <w:i/>
          <w:noProof/>
        </w:rPr>
        <w:t>Ecosystem Health and Sustainability</w:t>
      </w:r>
      <w:r w:rsidRPr="00E774D1">
        <w:rPr>
          <w:noProof/>
        </w:rPr>
        <w:t>, 1, art17.</w:t>
      </w:r>
    </w:p>
    <w:p w14:paraId="038E18D3" w14:textId="77777777" w:rsidR="00E774D1" w:rsidRPr="00E774D1" w:rsidRDefault="00E774D1" w:rsidP="00E774D1">
      <w:pPr>
        <w:pStyle w:val="EndNoteBibliography"/>
        <w:ind w:left="720" w:hanging="720"/>
        <w:rPr>
          <w:noProof/>
        </w:rPr>
      </w:pPr>
      <w:r w:rsidRPr="00E774D1">
        <w:rPr>
          <w:noProof/>
        </w:rPr>
        <w:t>23.</w:t>
      </w:r>
    </w:p>
    <w:p w14:paraId="25B7E728" w14:textId="77777777" w:rsidR="00E774D1" w:rsidRPr="00E774D1" w:rsidRDefault="00E774D1" w:rsidP="00E774D1">
      <w:pPr>
        <w:pStyle w:val="EndNoteBibliography"/>
        <w:ind w:left="720" w:hanging="720"/>
        <w:rPr>
          <w:noProof/>
        </w:rPr>
      </w:pPr>
      <w:r w:rsidRPr="00E774D1">
        <w:rPr>
          <w:noProof/>
        </w:rPr>
        <w:t xml:space="preserve">Walters, C.J. &amp; Hilborn, R. (1978). Ecological optimization and adaptive management. </w:t>
      </w:r>
      <w:r w:rsidRPr="00E774D1">
        <w:rPr>
          <w:i/>
          <w:noProof/>
        </w:rPr>
        <w:t>Annual review of Ecology and Systematics</w:t>
      </w:r>
      <w:r w:rsidRPr="00E774D1">
        <w:rPr>
          <w:noProof/>
        </w:rPr>
        <w:t>, 157-188.</w:t>
      </w:r>
    </w:p>
    <w:p w14:paraId="3FADD14E" w14:textId="7D5AF6B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775BED48" w14:textId="7E68F289"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commentRangeStart w:id="15"/>
      <w:commentRangeStart w:id="16"/>
      <w:r w:rsidRPr="00E35113">
        <w:rPr>
          <w:rFonts w:ascii="Helvetica" w:hAnsi="Helvetica"/>
          <w:b/>
          <w:sz w:val="22"/>
          <w:szCs w:val="22"/>
        </w:rPr>
        <w:lastRenderedPageBreak/>
        <w:t xml:space="preserve">Figure </w:t>
      </w:r>
      <w:commentRangeEnd w:id="15"/>
      <w:r w:rsidR="007D3DCA">
        <w:rPr>
          <w:rStyle w:val="CommentReference"/>
        </w:rPr>
        <w:commentReference w:id="15"/>
      </w:r>
      <w:commentRangeEnd w:id="16"/>
      <w:r w:rsidR="0042004D">
        <w:rPr>
          <w:rStyle w:val="CommentReference"/>
        </w:rPr>
        <w:commentReference w:id="16"/>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41E66972"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w:t>
      </w:r>
      <w:r w:rsidR="00A800CF" w:rsidRPr="000E2671">
        <w:rPr>
          <w:rFonts w:ascii="Helvetica" w:hAnsi="Helvetica"/>
          <w:sz w:val="22"/>
          <w:szCs w:val="22"/>
          <w:vertAlign w:val="subscript"/>
        </w:rPr>
        <w:t>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w:t>
      </w:r>
      <w:r w:rsidR="00A800CF" w:rsidRPr="000E2671">
        <w:rPr>
          <w:rFonts w:ascii="Helvetica" w:hAnsi="Helvetica"/>
          <w:sz w:val="22"/>
          <w:szCs w:val="22"/>
          <w:vertAlign w:val="subscript"/>
        </w:rPr>
        <w:t>msy</w:t>
      </w:r>
      <w:proofErr w:type="spellEnd"/>
      <w:r w:rsidR="00A800CF" w:rsidRPr="00957F1F">
        <w:rPr>
          <w:rFonts w:ascii="Helvetica" w:hAnsi="Helvetica"/>
          <w:sz w:val="22"/>
          <w:szCs w:val="22"/>
        </w:rPr>
        <w:t xml:space="preserve">). The maximum allowable CV 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p>
    <w:p w14:paraId="1C56C96E" w14:textId="39D87359" w:rsidR="00A800CF" w:rsidRPr="00957F1F" w:rsidRDefault="00A800CF" w:rsidP="000626DC">
      <w:pPr>
        <w:rPr>
          <w:rFonts w:ascii="Helvetica" w:hAnsi="Helvetica"/>
          <w:sz w:val="22"/>
          <w:szCs w:val="22"/>
        </w:rPr>
      </w:pPr>
    </w:p>
    <w:p w14:paraId="487A4F0A" w14:textId="6BB5204D" w:rsidR="00A800CF" w:rsidRPr="00957F1F" w:rsidRDefault="00275B00" w:rsidP="000626DC">
      <w:pPr>
        <w:rPr>
          <w:rFonts w:ascii="Helvetica" w:hAnsi="Helvetica"/>
          <w:sz w:val="22"/>
          <w:szCs w:val="22"/>
        </w:rPr>
      </w:pPr>
      <w:r>
        <w:rPr>
          <w:rFonts w:ascii="Helvetica" w:hAnsi="Helvetica"/>
          <w:noProof/>
          <w:sz w:val="22"/>
          <w:szCs w:val="22"/>
          <w:lang w:eastAsia="en-US"/>
        </w:rPr>
        <w:drawing>
          <wp:inline distT="0" distB="0" distL="0" distR="0" wp14:anchorId="6A7B19D5" wp14:editId="3F6A0847">
            <wp:extent cx="5804535" cy="4292360"/>
            <wp:effectExtent l="0" t="0" r="12065" b="0"/>
            <wp:docPr id="2" name="Picture 2" descr="../Code/Figures/Fig4_P_Tip_Fmsy_CV/Risk_Profile_Smooth_v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de/Figures/Fig4_P_Tip_Fmsy_CV/Risk_Profile_Smooth_v2.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25604" cy="4307940"/>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538587D2"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4</w:t>
      </w:r>
      <w:r w:rsidR="002E294D" w:rsidRPr="00957F1F">
        <w:rPr>
          <w:rFonts w:ascii="Helvetica" w:hAnsi="Helvetica"/>
          <w:sz w:val="22"/>
          <w:szCs w:val="22"/>
        </w:rPr>
        <w:t xml:space="preserve"> </w:t>
      </w:r>
      <w:commentRangeStart w:id="17"/>
      <w:r w:rsidR="002540BB" w:rsidRPr="00957F1F">
        <w:rPr>
          <w:rFonts w:ascii="Helvetica" w:hAnsi="Helvetica"/>
          <w:sz w:val="22"/>
          <w:szCs w:val="22"/>
        </w:rPr>
        <w:t>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17"/>
      <w:r w:rsidR="0073410C">
        <w:rPr>
          <w:rStyle w:val="CommentReference"/>
        </w:rPr>
        <w:commentReference w:id="17"/>
      </w:r>
      <w:r w:rsidR="00560B7C">
        <w:rPr>
          <w:rFonts w:ascii="Helvetica" w:hAnsi="Helvetica"/>
          <w:sz w:val="22"/>
          <w:szCs w:val="22"/>
        </w:rPr>
        <w:t xml:space="preserve"> (A)</w:t>
      </w:r>
      <w:r w:rsidR="003A5CF9" w:rsidRPr="00957F1F">
        <w:rPr>
          <w:rFonts w:ascii="Helvetica" w:hAnsi="Helvetica"/>
          <w:sz w:val="22"/>
          <w:szCs w:val="22"/>
        </w:rPr>
        <w:t>)</w:t>
      </w:r>
      <w:r w:rsidR="00DB6F5F" w:rsidRPr="00957F1F">
        <w:rPr>
          <w:rFonts w:ascii="Helvetica" w:hAnsi="Helvetica"/>
          <w:sz w:val="22"/>
          <w:szCs w:val="22"/>
        </w:rPr>
        <w:t xml:space="preserve"> </w:t>
      </w:r>
      <w:r w:rsidR="002716AB">
        <w:rPr>
          <w:rFonts w:ascii="Helvetica" w:hAnsi="Helvetica"/>
          <w:sz w:val="22"/>
          <w:szCs w:val="22"/>
        </w:rPr>
        <w:t>and c</w:t>
      </w:r>
      <w:r w:rsidR="002716AB" w:rsidRPr="00957F1F">
        <w:rPr>
          <w:rFonts w:ascii="Helvetica" w:hAnsi="Helvetica"/>
          <w:sz w:val="22"/>
          <w:szCs w:val="22"/>
        </w:rPr>
        <w:t>ost</w:t>
      </w:r>
      <w:r w:rsidR="002716AB">
        <w:rPr>
          <w:rFonts w:ascii="Helvetica" w:hAnsi="Helvetica"/>
          <w:sz w:val="22"/>
          <w:szCs w:val="22"/>
        </w:rPr>
        <w:t>s</w:t>
      </w:r>
      <w:r w:rsidR="002716AB" w:rsidRPr="00957F1F">
        <w:rPr>
          <w:rFonts w:ascii="Helvetica" w:hAnsi="Helvetica"/>
          <w:sz w:val="22"/>
          <w:szCs w:val="22"/>
        </w:rPr>
        <w:t xml:space="preserve"> (monitoring </w:t>
      </w:r>
      <w:r w:rsidR="00560B7C">
        <w:rPr>
          <w:rFonts w:ascii="Helvetica" w:hAnsi="Helvetica"/>
          <w:sz w:val="22"/>
          <w:szCs w:val="22"/>
        </w:rPr>
        <w:t xml:space="preserve">(B) </w:t>
      </w:r>
      <w:r w:rsidR="002716AB" w:rsidRPr="00957F1F">
        <w:rPr>
          <w:rFonts w:ascii="Helvetica" w:hAnsi="Helvetica"/>
          <w:sz w:val="22"/>
          <w:szCs w:val="22"/>
        </w:rPr>
        <w:t>and probability of tipping</w:t>
      </w:r>
      <w:r w:rsidR="00560B7C">
        <w:rPr>
          <w:rFonts w:ascii="Helvetica" w:hAnsi="Helvetica"/>
          <w:sz w:val="22"/>
          <w:szCs w:val="22"/>
        </w:rPr>
        <w:t xml:space="preserve"> (C)</w:t>
      </w:r>
      <w:r w:rsidR="002716AB" w:rsidRPr="00957F1F">
        <w:rPr>
          <w:rFonts w:ascii="Helvetica" w:hAnsi="Helvetica"/>
          <w:sz w:val="22"/>
          <w:szCs w:val="22"/>
        </w:rPr>
        <w:t xml:space="preserve">) </w:t>
      </w:r>
      <w:r w:rsidR="00DB6F5F" w:rsidRPr="00957F1F">
        <w:rPr>
          <w:rFonts w:ascii="Helvetica" w:hAnsi="Helvetica"/>
          <w:sz w:val="22"/>
          <w:szCs w:val="22"/>
        </w:rPr>
        <w:t xml:space="preserve">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r w:rsidR="00B76023">
        <w:rPr>
          <w:rFonts w:ascii="Helvetica" w:hAnsi="Helvetica"/>
          <w:sz w:val="22"/>
          <w:szCs w:val="22"/>
        </w:rPr>
        <w:t>monitoring</w:t>
      </w:r>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r w:rsidR="002716AB">
        <w:rPr>
          <w:rFonts w:ascii="Helvetica" w:hAnsi="Helvetica"/>
          <w:sz w:val="22"/>
          <w:szCs w:val="22"/>
        </w:rPr>
        <w:t xml:space="preserve">Monitoring costs are assumed to increase linearly with a decrease in CV. </w:t>
      </w:r>
    </w:p>
    <w:p w14:paraId="63E4E7EC" w14:textId="0355A9D5" w:rsidR="00091253" w:rsidRPr="00957F1F" w:rsidRDefault="00560B7C">
      <w:pPr>
        <w:rPr>
          <w:rFonts w:ascii="Helvetica" w:hAnsi="Helvetica"/>
          <w:b/>
          <w:sz w:val="22"/>
          <w:szCs w:val="22"/>
        </w:rPr>
      </w:pPr>
      <w:r>
        <w:rPr>
          <w:rFonts w:ascii="Helvetica" w:hAnsi="Helvetica"/>
          <w:b/>
          <w:noProof/>
          <w:sz w:val="22"/>
          <w:szCs w:val="22"/>
          <w:lang w:eastAsia="en-US"/>
        </w:rPr>
        <w:drawing>
          <wp:inline distT="0" distB="0" distL="0" distR="0" wp14:anchorId="1C0306BC" wp14:editId="4D5B605A">
            <wp:extent cx="3061335" cy="6400479"/>
            <wp:effectExtent l="0" t="0" r="0" b="0"/>
            <wp:docPr id="6" name="Picture 6" descr="../Code/Figures/Fig4_PrecautionaryBuffer/Fig4_cost_beneif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de/Figures/Fig4_PrecautionaryBuffer/Fig4_cost_beneif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1169" cy="6421039"/>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22F527D7" w14:textId="569D6C11" w:rsidR="00A0237B" w:rsidRDefault="00A90388" w:rsidP="006825A4">
      <w:pPr>
        <w:rPr>
          <w:rFonts w:ascii="Helvetica" w:hAnsi="Helvetica"/>
          <w:b/>
          <w:sz w:val="22"/>
          <w:szCs w:val="22"/>
        </w:rPr>
      </w:pPr>
      <w:r w:rsidRPr="004F63A4">
        <w:rPr>
          <w:rFonts w:ascii="Helvetica" w:hAnsi="Helvetica"/>
          <w:b/>
          <w:sz w:val="22"/>
          <w:szCs w:val="22"/>
        </w:rPr>
        <w:lastRenderedPageBreak/>
        <w:t xml:space="preserve">Figure </w:t>
      </w:r>
      <w:r w:rsidR="007405BF">
        <w:rPr>
          <w:rFonts w:ascii="Helvetica" w:hAnsi="Helvetica"/>
          <w:b/>
          <w:sz w:val="22"/>
          <w:szCs w:val="22"/>
        </w:rPr>
        <w:t>5</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77777777" w:rsidR="00A67FE0" w:rsidRDefault="00A67FE0" w:rsidP="00783ACA">
      <w:pPr>
        <w:rPr>
          <w:rFonts w:ascii="Helvetica" w:hAnsi="Helvetica"/>
          <w:b/>
          <w:sz w:val="22"/>
          <w:szCs w:val="22"/>
        </w:rPr>
      </w:pPr>
    </w:p>
    <w:p w14:paraId="0FDD2871" w14:textId="4A31438B" w:rsidR="00783ACA" w:rsidRDefault="0015330E" w:rsidP="002D7AB2">
      <w:pPr>
        <w:rPr>
          <w:rFonts w:ascii="Helvetica" w:hAnsi="Helvetica"/>
          <w:b/>
          <w:sz w:val="22"/>
          <w:szCs w:val="22"/>
        </w:rPr>
      </w:pPr>
      <w:r>
        <w:rPr>
          <w:rFonts w:ascii="Helvetica" w:hAnsi="Helvetica"/>
          <w:b/>
          <w:noProof/>
          <w:sz w:val="22"/>
          <w:szCs w:val="22"/>
          <w:lang w:eastAsia="en-US"/>
        </w:rPr>
        <w:drawing>
          <wp:inline distT="0" distB="0" distL="0" distR="0" wp14:anchorId="4E3A2888" wp14:editId="10A94E65">
            <wp:extent cx="5590540" cy="4014470"/>
            <wp:effectExtent l="0" t="0" r="0" b="0"/>
            <wp:docPr id="3" name="Picture 3" descr="../Code/Figures/Fig5_buffer/Fig5_ValueRati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5_buffer/Fig5_ValueRatio.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0540" cy="4014470"/>
                    </a:xfrm>
                    <a:prstGeom prst="rect">
                      <a:avLst/>
                    </a:prstGeom>
                    <a:noFill/>
                    <a:ln>
                      <a:noFill/>
                    </a:ln>
                  </pic:spPr>
                </pic:pic>
              </a:graphicData>
            </a:graphic>
          </wp:inline>
        </w:drawing>
      </w: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EC73AF" w:rsidRDefault="00EC73AF" w:rsidP="00BF38F4">
      <w:pPr>
        <w:rPr>
          <w:rFonts w:ascii="Helvetica" w:hAnsi="Helvetica"/>
          <w:sz w:val="22"/>
          <w:szCs w:val="22"/>
        </w:rPr>
      </w:pPr>
      <w:r>
        <w:rPr>
          <w:rStyle w:val="CommentReference"/>
        </w:rPr>
        <w:annotationRef/>
      </w:r>
    </w:p>
    <w:p w14:paraId="3B323FF5" w14:textId="6A5724B8" w:rsidR="00EC73AF" w:rsidRPr="00BF38F4" w:rsidRDefault="00EC73AF"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EC73AF" w:rsidRDefault="00EC73AF" w:rsidP="00BF38F4">
      <w:pPr>
        <w:rPr>
          <w:rFonts w:ascii="Helvetica" w:hAnsi="Helvetica"/>
          <w:sz w:val="22"/>
          <w:szCs w:val="22"/>
        </w:rPr>
      </w:pPr>
    </w:p>
    <w:p w14:paraId="44B0698A" w14:textId="13F86473" w:rsidR="00EC73AF" w:rsidRPr="00BF38F4" w:rsidRDefault="00EC73AF"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EC73AF" w:rsidRPr="00BF38F4" w:rsidRDefault="00EC73AF" w:rsidP="00BF38F4">
      <w:pPr>
        <w:outlineLvl w:val="0"/>
        <w:rPr>
          <w:rFonts w:ascii="Helvetica" w:hAnsi="Helvetica" w:cs="Times New Roman"/>
          <w:bCs/>
          <w:sz w:val="22"/>
          <w:szCs w:val="22"/>
        </w:rPr>
      </w:pPr>
    </w:p>
    <w:p w14:paraId="719A3356" w14:textId="77777777" w:rsidR="00EC73AF" w:rsidRPr="00BF38F4" w:rsidRDefault="00EC73AF"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EC73AF" w:rsidRPr="00BF38F4" w:rsidRDefault="00EC73AF" w:rsidP="00BF38F4">
      <w:pPr>
        <w:pStyle w:val="CommentText"/>
        <w:rPr>
          <w:rFonts w:ascii="Helvetica" w:hAnsi="Helvetica"/>
          <w:sz w:val="22"/>
          <w:szCs w:val="22"/>
        </w:rPr>
      </w:pPr>
    </w:p>
    <w:p w14:paraId="5FABC348" w14:textId="77777777" w:rsidR="00EC73AF" w:rsidRPr="00BF38F4" w:rsidRDefault="00EC73AF"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EC73AF" w:rsidRPr="00BF38F4" w:rsidRDefault="00EC73AF" w:rsidP="00BF38F4">
      <w:pPr>
        <w:pStyle w:val="CommentText"/>
        <w:rPr>
          <w:rFonts w:ascii="Helvetica" w:hAnsi="Helvetica"/>
          <w:sz w:val="22"/>
          <w:szCs w:val="22"/>
        </w:rPr>
      </w:pPr>
    </w:p>
    <w:p w14:paraId="63CD80C2" w14:textId="77777777" w:rsidR="00EC73AF" w:rsidRPr="00BF38F4" w:rsidRDefault="00EC73AF"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EC73AF" w:rsidRPr="00BF38F4" w:rsidRDefault="00EC73AF" w:rsidP="00BF38F4">
      <w:pPr>
        <w:outlineLvl w:val="0"/>
        <w:rPr>
          <w:rFonts w:ascii="Helvetica" w:hAnsi="Helvetica"/>
          <w:sz w:val="22"/>
          <w:szCs w:val="22"/>
        </w:rPr>
      </w:pPr>
    </w:p>
    <w:p w14:paraId="474644D0" w14:textId="77777777" w:rsidR="00EC73AF" w:rsidRPr="00BF38F4" w:rsidRDefault="00EC73AF"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EC73AF" w:rsidRDefault="00EC73AF">
      <w:pPr>
        <w:pStyle w:val="CommentText"/>
      </w:pPr>
    </w:p>
  </w:comment>
  <w:comment w:id="1" w:author="Timothy Essington" w:date="2016-06-07T14:09:00Z" w:initials="TE">
    <w:p w14:paraId="1508A468" w14:textId="77777777" w:rsidR="00EC73AF" w:rsidRDefault="00EC73AF" w:rsidP="008F57EE">
      <w:pPr>
        <w:pStyle w:val="CommentText"/>
      </w:pPr>
      <w:r>
        <w:rPr>
          <w:rStyle w:val="CommentReference"/>
        </w:rPr>
        <w:annotationRef/>
      </w:r>
      <w:r>
        <w:t xml:space="preserve">My guess is that someone will note that the thresholds here in fisheries and those in the context of population restructuring are very different.  In US at least, the lower biomass limit is </w:t>
      </w:r>
      <w:proofErr w:type="spellStart"/>
      <w:r>
        <w:t>though</w:t>
      </w:r>
      <w:proofErr w:type="spellEnd"/>
      <w:r>
        <w:t xml:space="preserve"> to be were recruitment becomes impaired, not when it crosses a threshold where systems reorganize.  Just need to be careful in the use of language</w:t>
      </w:r>
    </w:p>
  </w:comment>
  <w:comment w:id="2" w:author="Timothy Essington" w:date="2016-01-19T11:39:00Z" w:initials="TE">
    <w:p w14:paraId="70061314" w14:textId="77777777" w:rsidR="00EC73AF" w:rsidRDefault="00EC73AF">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EC73AF" w:rsidRDefault="00EC73AF">
      <w:pPr>
        <w:pStyle w:val="CommentText"/>
      </w:pPr>
    </w:p>
    <w:p w14:paraId="6AB75C3E" w14:textId="685BE6FD" w:rsidR="00EC73AF" w:rsidRDefault="00EC73AF">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3" w:author="Timothy Essington" w:date="2015-11-09T17:10:00Z" w:initials="TE">
    <w:p w14:paraId="175A9EFA" w14:textId="77777777" w:rsidR="00EC73AF" w:rsidRDefault="00EC73AF">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EC73AF" w:rsidRDefault="00EC73AF">
      <w:pPr>
        <w:pStyle w:val="CommentText"/>
      </w:pPr>
    </w:p>
    <w:p w14:paraId="0E8A3793" w14:textId="77777777" w:rsidR="00EC73AF" w:rsidRDefault="00EC73AF">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4" w:author="Adrian Stier" w:date="2016-10-18T17:51:00Z" w:initials="AS">
    <w:p w14:paraId="0E9325D0" w14:textId="40101770" w:rsidR="00EC73AF" w:rsidRDefault="00EC73AF">
      <w:pPr>
        <w:pStyle w:val="CommentText"/>
      </w:pPr>
      <w:r>
        <w:rPr>
          <w:rStyle w:val="CommentReference"/>
        </w:rPr>
        <w:annotationRef/>
      </w:r>
      <w:r>
        <w:t>Reference supplement</w:t>
      </w:r>
    </w:p>
  </w:comment>
  <w:comment w:id="5" w:author="Phillip Levin" w:date="2016-02-04T17:50:00Z" w:initials="LP">
    <w:p w14:paraId="7692C26C" w14:textId="187A7297" w:rsidR="00EC73AF" w:rsidRDefault="00EC73AF">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6" w:author="Ben Halpern" w:date="2015-11-09T16:45:00Z" w:initials="BH">
    <w:p w14:paraId="5A39CAF1" w14:textId="77777777" w:rsidR="00EC73AF" w:rsidRDefault="00EC73AF">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EC73AF" w:rsidRDefault="00EC73AF">
      <w:pPr>
        <w:pStyle w:val="CommentText"/>
      </w:pPr>
    </w:p>
    <w:p w14:paraId="773F4C70" w14:textId="2D81DD15" w:rsidR="00EC73AF" w:rsidRDefault="00EC73AF">
      <w:pPr>
        <w:pStyle w:val="CommentText"/>
      </w:pPr>
      <w:r w:rsidRPr="00331440">
        <w:rPr>
          <w:b/>
        </w:rPr>
        <w:t>AS</w:t>
      </w:r>
      <w:r>
        <w:t xml:space="preserve">: I’m still stumped on how to describe this relationship effectively. We’re making up prices, so I’m feeling wary of subtraction, but perhaps the ratio is okay to explore. I’d love some feedback on this. </w:t>
      </w:r>
    </w:p>
  </w:comment>
  <w:comment w:id="7" w:author="Phillip Levin" w:date="2016-02-04T17:53:00Z" w:initials="LP">
    <w:p w14:paraId="47554831" w14:textId="5361BECE" w:rsidR="00EC73AF" w:rsidRDefault="00EC73AF">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comment>
  <w:comment w:id="8" w:author="Ben Halpern" w:date="2015-11-17T09:14:00Z" w:initials="BH">
    <w:p w14:paraId="511F8461" w14:textId="77777777" w:rsidR="00EC73AF" w:rsidRDefault="00EC73AF" w:rsidP="00F82FC2">
      <w:pPr>
        <w:pStyle w:val="CommentText"/>
      </w:pPr>
      <w:r>
        <w:rPr>
          <w:rStyle w:val="CommentReference"/>
        </w:rPr>
        <w:annotationRef/>
      </w:r>
      <w:r>
        <w:t>As stated this seems an obvious outcome – but maybe the obvious needs to be stated?</w:t>
      </w:r>
    </w:p>
    <w:p w14:paraId="41264E50" w14:textId="77777777" w:rsidR="00EC73AF" w:rsidRDefault="00EC73AF" w:rsidP="00F82FC2">
      <w:pPr>
        <w:pStyle w:val="CommentText"/>
      </w:pPr>
    </w:p>
    <w:p w14:paraId="75971B11" w14:textId="77777777" w:rsidR="00EC73AF" w:rsidRDefault="00EC73AF" w:rsidP="00F82FC2">
      <w:pPr>
        <w:pStyle w:val="CommentText"/>
      </w:pPr>
      <w:r w:rsidRPr="00CC3AF9">
        <w:rPr>
          <w:b/>
        </w:rPr>
        <w:t>AS</w:t>
      </w:r>
      <w:r>
        <w:t xml:space="preserve">: I think it’s intuitive but I also think it’s important to make sure everyone is on the same page. </w:t>
      </w:r>
    </w:p>
  </w:comment>
  <w:comment w:id="9" w:author="Phillip Levin" w:date="2016-02-05T10:06:00Z" w:initials="LP">
    <w:p w14:paraId="01EFAE78" w14:textId="6AB6400A" w:rsidR="00EC73AF" w:rsidRDefault="00EC73AF">
      <w:pPr>
        <w:pStyle w:val="CommentText"/>
      </w:pPr>
      <w:r>
        <w:rPr>
          <w:rStyle w:val="CommentReference"/>
        </w:rPr>
        <w:annotationRef/>
      </w:r>
      <w:r>
        <w:t>Why 20</w:t>
      </w:r>
    </w:p>
  </w:comment>
  <w:comment w:id="10" w:author="Phillip Levin" w:date="2016-02-05T10:27:00Z" w:initials="LP">
    <w:p w14:paraId="5636BC3E" w14:textId="10F99C51" w:rsidR="00EC73AF" w:rsidRDefault="00EC73AF">
      <w:pPr>
        <w:pStyle w:val="CommentText"/>
      </w:pPr>
      <w:r w:rsidRPr="00B31650">
        <w:rPr>
          <w:rStyle w:val="CommentReference"/>
          <w:highlight w:val="yellow"/>
        </w:rPr>
        <w:annotationRef/>
      </w:r>
      <w:r w:rsidRPr="00B31650">
        <w:rPr>
          <w:highlight w:val="yellow"/>
        </w:rPr>
        <w:t>I don’t like this figure – this is the “obvious” resulting from Ben’s comment above.  But, the figure doesn’t show it clearly.  X axis should show proximity to the tipping point.  Y should be return on investment.   I should see returns go up as I approach the tipping point.</w:t>
      </w:r>
      <w:r>
        <w:t xml:space="preserve">  </w:t>
      </w:r>
    </w:p>
  </w:comment>
  <w:comment w:id="12" w:author="Anne Salomon" w:date="2016-01-19T11:40:00Z" w:initials="AS">
    <w:p w14:paraId="47BA8F2A" w14:textId="77777777" w:rsidR="00EC73AF" w:rsidRDefault="00EC73AF" w:rsidP="00F9071C">
      <w:pPr>
        <w:pStyle w:val="CommentText"/>
      </w:pPr>
      <w:r>
        <w:rPr>
          <w:rStyle w:val="CommentReference"/>
        </w:rPr>
        <w:annotationRef/>
      </w:r>
      <w:r>
        <w:t>We’ll need to find a good set of references for this example. I’ll see what I can dig up.</w:t>
      </w:r>
    </w:p>
    <w:p w14:paraId="27C05F66" w14:textId="77777777" w:rsidR="00EC73AF" w:rsidRDefault="00EC73AF" w:rsidP="00F9071C">
      <w:pPr>
        <w:pStyle w:val="CommentText"/>
      </w:pPr>
    </w:p>
    <w:p w14:paraId="632EE88E" w14:textId="0A2F5634" w:rsidR="00EC73AF" w:rsidRPr="00FD69FF" w:rsidRDefault="00EC73AF"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EC73AF" w:rsidRDefault="00EC73AF" w:rsidP="00F9071C">
      <w:pPr>
        <w:pStyle w:val="CommentText"/>
      </w:pPr>
      <w:r>
        <w:t xml:space="preserve">decision </w:t>
      </w:r>
    </w:p>
    <w:p w14:paraId="193617B8" w14:textId="77777777" w:rsidR="00EC73AF" w:rsidRDefault="00EC73AF" w:rsidP="00F9071C">
      <w:pPr>
        <w:pStyle w:val="CommentText"/>
      </w:pPr>
    </w:p>
    <w:p w14:paraId="4B38B4BA" w14:textId="3BCFE1F0" w:rsidR="00EC73AF" w:rsidRDefault="00EC73AF" w:rsidP="00F9071C">
      <w:pPr>
        <w:pStyle w:val="CommentText"/>
      </w:pPr>
      <w:r w:rsidRPr="00EC660C">
        <w:t>http://www.dfo-mpo.gc.ca/fm-gp/policies-politiques/fish-allocation-finance-poisson-eng.htm</w:t>
      </w:r>
    </w:p>
  </w:comment>
  <w:comment w:id="15" w:author="Adrian Stier" w:date="2016-05-02T17:20:00Z" w:initials="AS">
    <w:p w14:paraId="6786EA38" w14:textId="3420F873" w:rsidR="00EC73AF" w:rsidRDefault="00EC73AF" w:rsidP="007D3DCA">
      <w:pPr>
        <w:pStyle w:val="CommentText"/>
      </w:pPr>
      <w:r>
        <w:rPr>
          <w:rStyle w:val="CommentReference"/>
        </w:rPr>
        <w:annotationRef/>
      </w:r>
      <w:r w:rsidRPr="00B76023">
        <w:rPr>
          <w:b/>
          <w:highlight w:val="yellow"/>
        </w:rPr>
        <w:t>PL:</w:t>
      </w:r>
      <w:r>
        <w:rPr>
          <w:highlight w:val="yellow"/>
        </w:rPr>
        <w:t xml:space="preserve"> </w:t>
      </w:r>
      <w:r w:rsidRPr="00B31650">
        <w:rPr>
          <w:rStyle w:val="CommentReference"/>
          <w:highlight w:val="yellow"/>
        </w:rPr>
        <w:annotationRef/>
      </w:r>
      <w:r w:rsidRPr="00B31650">
        <w:rPr>
          <w:highlight w:val="yellow"/>
        </w:rPr>
        <w:t xml:space="preserve">I don’t like this figure – this is the “obvious” resulting from Ben’s comment above.  But, the figure doesn’t show it clearly.  </w:t>
      </w:r>
      <w:proofErr w:type="gramStart"/>
      <w:r w:rsidRPr="00B31650">
        <w:rPr>
          <w:highlight w:val="yellow"/>
        </w:rPr>
        <w:t xml:space="preserve">X </w:t>
      </w:r>
      <w:r>
        <w:rPr>
          <w:highlight w:val="yellow"/>
        </w:rPr>
        <w:t xml:space="preserve"> </w:t>
      </w:r>
      <w:r w:rsidRPr="00B31650">
        <w:rPr>
          <w:highlight w:val="yellow"/>
        </w:rPr>
        <w:t>axis</w:t>
      </w:r>
      <w:proofErr w:type="gramEnd"/>
      <w:r w:rsidRPr="00B31650">
        <w:rPr>
          <w:highlight w:val="yellow"/>
        </w:rPr>
        <w:t xml:space="preserve"> should show proximity to the tipping point.  Y should be return on investment.   I should see returns go up as I approach the tipping point.</w:t>
      </w:r>
      <w:r>
        <w:t xml:space="preserve">  </w:t>
      </w:r>
    </w:p>
    <w:p w14:paraId="0344BA13" w14:textId="7EA32BDD" w:rsidR="00EC73AF" w:rsidRDefault="00EC73AF">
      <w:pPr>
        <w:pStyle w:val="CommentText"/>
      </w:pPr>
    </w:p>
  </w:comment>
  <w:comment w:id="16" w:author="Adrian Stier" w:date="2016-11-03T09:55:00Z" w:initials="AS">
    <w:p w14:paraId="3C17A928" w14:textId="457D338C" w:rsidR="0042004D" w:rsidRDefault="0042004D">
      <w:pPr>
        <w:pStyle w:val="CommentText"/>
      </w:pPr>
      <w:r>
        <w:rPr>
          <w:rStyle w:val="CommentReference"/>
        </w:rPr>
        <w:annotationRef/>
      </w:r>
      <w:r>
        <w:t xml:space="preserve">Okay I’ve changed it up a bit, how’s this? </w:t>
      </w:r>
    </w:p>
    <w:p w14:paraId="70B0B0D8" w14:textId="77777777" w:rsidR="0042004D" w:rsidRDefault="0042004D">
      <w:pPr>
        <w:pStyle w:val="CommentText"/>
      </w:pPr>
    </w:p>
  </w:comment>
  <w:comment w:id="17" w:author="Crow White" w:date="2015-12-16T14:54:00Z" w:initials="CW">
    <w:p w14:paraId="5070E346" w14:textId="4955A07A" w:rsidR="00EC73AF" w:rsidRDefault="00EC73AF">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1508A468" w15:done="0"/>
  <w15:commentEx w15:paraId="6AB75C3E" w15:done="0"/>
  <w15:commentEx w15:paraId="0E8A3793" w15:done="0"/>
  <w15:commentEx w15:paraId="0E9325D0" w15:done="0"/>
  <w15:commentEx w15:paraId="7692C26C" w15:done="0"/>
  <w15:commentEx w15:paraId="773F4C70" w15:done="0"/>
  <w15:commentEx w15:paraId="47554831" w15:done="0"/>
  <w15:commentEx w15:paraId="75971B11" w15:done="0"/>
  <w15:commentEx w15:paraId="01EFAE78" w15:done="0"/>
  <w15:commentEx w15:paraId="5636BC3E" w15:done="0"/>
  <w15:commentEx w15:paraId="4B38B4BA" w15:done="0"/>
  <w15:commentEx w15:paraId="0344BA13" w15:done="0"/>
  <w15:commentEx w15:paraId="70B0B0D8" w15:paraIdParent="0344BA13" w15:done="0"/>
  <w15:commentEx w15:paraId="5070E3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7A6C9E" w14:textId="77777777" w:rsidR="00F5615C" w:rsidRDefault="00F5615C" w:rsidP="00135D5C">
      <w:r>
        <w:separator/>
      </w:r>
    </w:p>
  </w:endnote>
  <w:endnote w:type="continuationSeparator" w:id="0">
    <w:p w14:paraId="308FC6AF" w14:textId="77777777" w:rsidR="00F5615C" w:rsidRDefault="00F5615C"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91036" w14:textId="77777777" w:rsidR="00F5615C" w:rsidRDefault="00F5615C" w:rsidP="00135D5C">
      <w:r>
        <w:separator/>
      </w:r>
    </w:p>
  </w:footnote>
  <w:footnote w:type="continuationSeparator" w:id="0">
    <w:p w14:paraId="6DCAA1B5" w14:textId="77777777" w:rsidR="00F5615C" w:rsidRDefault="00F5615C"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6">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6"/>
  </w:num>
  <w:num w:numId="3">
    <w:abstractNumId w:val="1"/>
  </w:num>
  <w:num w:numId="4">
    <w:abstractNumId w:val="4"/>
  </w:num>
  <w:num w:numId="5">
    <w:abstractNumId w:val="10"/>
  </w:num>
  <w:num w:numId="6">
    <w:abstractNumId w:val="7"/>
  </w:num>
  <w:num w:numId="7">
    <w:abstractNumId w:val="13"/>
  </w:num>
  <w:num w:numId="8">
    <w:abstractNumId w:val="12"/>
  </w:num>
  <w:num w:numId="9">
    <w:abstractNumId w:val="14"/>
  </w:num>
  <w:num w:numId="10">
    <w:abstractNumId w:val="9"/>
  </w:num>
  <w:num w:numId="11">
    <w:abstractNumId w:val="2"/>
  </w:num>
  <w:num w:numId="12">
    <w:abstractNumId w:val="15"/>
  </w:num>
  <w:num w:numId="13">
    <w:abstractNumId w:val="5"/>
  </w:num>
  <w:num w:numId="14">
    <w:abstractNumId w:val="6"/>
    <w:lvlOverride w:ilvl="0">
      <w:startOverride w:val="1"/>
    </w:lvlOverride>
  </w:num>
  <w:num w:numId="15">
    <w:abstractNumId w:val="11"/>
  </w:num>
  <w:num w:numId="16">
    <w:abstractNumId w:val="3"/>
  </w:num>
  <w:num w:numId="17">
    <w:abstractNumId w:val="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1"/>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7947&lt;/item&gt;&lt;item&gt;8002&lt;/item&gt;&lt;item&gt;8026&lt;/item&gt;&lt;item&gt;8048&lt;/item&gt;&lt;item&gt;8077&lt;/item&gt;&lt;item&gt;8126&lt;/item&gt;&lt;item&gt;8128&lt;/item&gt;&lt;item&gt;8132&lt;/item&gt;&lt;item&gt;8141&lt;/item&gt;&lt;item&gt;8143&lt;/item&gt;&lt;item&gt;8167&lt;/item&gt;&lt;item&gt;8170&lt;/item&gt;&lt;item&gt;8190&lt;/item&gt;&lt;item&gt;8191&lt;/item&gt;&lt;item&gt;8199&lt;/item&gt;&lt;item&gt;8293&lt;/item&gt;&lt;item&gt;8370&lt;/item&gt;&lt;item&gt;8543&lt;/item&gt;&lt;item&gt;8544&lt;/item&gt;&lt;item&gt;8545&lt;/item&gt;&lt;/record-ids&gt;&lt;/item&gt;&lt;/Libraries&gt;"/>
  </w:docVars>
  <w:rsids>
    <w:rsidRoot w:val="00EA4926"/>
    <w:rsid w:val="00000104"/>
    <w:rsid w:val="00000549"/>
    <w:rsid w:val="000005D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DBF"/>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6C5"/>
    <w:rsid w:val="000F3759"/>
    <w:rsid w:val="000F3B0A"/>
    <w:rsid w:val="000F476C"/>
    <w:rsid w:val="000F5FBD"/>
    <w:rsid w:val="000F66DC"/>
    <w:rsid w:val="000F6E11"/>
    <w:rsid w:val="000F7E36"/>
    <w:rsid w:val="0010088B"/>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30DD"/>
    <w:rsid w:val="001433A8"/>
    <w:rsid w:val="00143673"/>
    <w:rsid w:val="00143BB8"/>
    <w:rsid w:val="001446C8"/>
    <w:rsid w:val="00146CDF"/>
    <w:rsid w:val="001477DE"/>
    <w:rsid w:val="001503FA"/>
    <w:rsid w:val="0015330E"/>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C78E6"/>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0316"/>
    <w:rsid w:val="0027142D"/>
    <w:rsid w:val="002716AB"/>
    <w:rsid w:val="00272A37"/>
    <w:rsid w:val="0027335B"/>
    <w:rsid w:val="0027357B"/>
    <w:rsid w:val="00275B00"/>
    <w:rsid w:val="0027785D"/>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1BB"/>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F98"/>
    <w:rsid w:val="0030245C"/>
    <w:rsid w:val="00302537"/>
    <w:rsid w:val="003030A9"/>
    <w:rsid w:val="003038C0"/>
    <w:rsid w:val="003041B4"/>
    <w:rsid w:val="00305441"/>
    <w:rsid w:val="00312C20"/>
    <w:rsid w:val="00321EF4"/>
    <w:rsid w:val="00323101"/>
    <w:rsid w:val="003250F7"/>
    <w:rsid w:val="00325A3A"/>
    <w:rsid w:val="0032699A"/>
    <w:rsid w:val="0032791E"/>
    <w:rsid w:val="00331440"/>
    <w:rsid w:val="00331AE0"/>
    <w:rsid w:val="00331EB5"/>
    <w:rsid w:val="00332702"/>
    <w:rsid w:val="00335F01"/>
    <w:rsid w:val="00340075"/>
    <w:rsid w:val="00341E3B"/>
    <w:rsid w:val="00342124"/>
    <w:rsid w:val="00342681"/>
    <w:rsid w:val="003426F7"/>
    <w:rsid w:val="0034291E"/>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E9E"/>
    <w:rsid w:val="00442FAD"/>
    <w:rsid w:val="0044422E"/>
    <w:rsid w:val="00444278"/>
    <w:rsid w:val="004445D3"/>
    <w:rsid w:val="004471F2"/>
    <w:rsid w:val="0045028A"/>
    <w:rsid w:val="00450605"/>
    <w:rsid w:val="004519BF"/>
    <w:rsid w:val="00453D75"/>
    <w:rsid w:val="00454793"/>
    <w:rsid w:val="0045687C"/>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71FF"/>
    <w:rsid w:val="00517F5E"/>
    <w:rsid w:val="00522D02"/>
    <w:rsid w:val="005232F7"/>
    <w:rsid w:val="005234FF"/>
    <w:rsid w:val="00523F82"/>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6D6"/>
    <w:rsid w:val="00571D1B"/>
    <w:rsid w:val="0057211D"/>
    <w:rsid w:val="0057298C"/>
    <w:rsid w:val="00573DBE"/>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1FA4"/>
    <w:rsid w:val="005B50A3"/>
    <w:rsid w:val="005B69F7"/>
    <w:rsid w:val="005B7132"/>
    <w:rsid w:val="005B7365"/>
    <w:rsid w:val="005C00B8"/>
    <w:rsid w:val="005C0E01"/>
    <w:rsid w:val="005C1110"/>
    <w:rsid w:val="005C14D0"/>
    <w:rsid w:val="005C1861"/>
    <w:rsid w:val="005C392D"/>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6E63"/>
    <w:rsid w:val="0060062E"/>
    <w:rsid w:val="0060220F"/>
    <w:rsid w:val="00602A5F"/>
    <w:rsid w:val="00604B57"/>
    <w:rsid w:val="0060700C"/>
    <w:rsid w:val="00607316"/>
    <w:rsid w:val="006078BE"/>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D31"/>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A69"/>
    <w:rsid w:val="00673D26"/>
    <w:rsid w:val="00674346"/>
    <w:rsid w:val="0067511F"/>
    <w:rsid w:val="006765C8"/>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312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0E93"/>
    <w:rsid w:val="007324AF"/>
    <w:rsid w:val="007329C4"/>
    <w:rsid w:val="00732BDD"/>
    <w:rsid w:val="00733D34"/>
    <w:rsid w:val="0073410C"/>
    <w:rsid w:val="0073640D"/>
    <w:rsid w:val="0073729F"/>
    <w:rsid w:val="007405BF"/>
    <w:rsid w:val="00740942"/>
    <w:rsid w:val="00740EE9"/>
    <w:rsid w:val="0074108B"/>
    <w:rsid w:val="007419C2"/>
    <w:rsid w:val="00741A2F"/>
    <w:rsid w:val="007439A8"/>
    <w:rsid w:val="007446F4"/>
    <w:rsid w:val="00745FD2"/>
    <w:rsid w:val="00746AF5"/>
    <w:rsid w:val="007479CC"/>
    <w:rsid w:val="00747E1B"/>
    <w:rsid w:val="00750DE9"/>
    <w:rsid w:val="0075100A"/>
    <w:rsid w:val="00751648"/>
    <w:rsid w:val="00751D71"/>
    <w:rsid w:val="007522A9"/>
    <w:rsid w:val="00752CA9"/>
    <w:rsid w:val="00755116"/>
    <w:rsid w:val="0075678D"/>
    <w:rsid w:val="00756FD4"/>
    <w:rsid w:val="00757736"/>
    <w:rsid w:val="007611A3"/>
    <w:rsid w:val="00762D94"/>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C79E2"/>
    <w:rsid w:val="007D0B82"/>
    <w:rsid w:val="007D1B24"/>
    <w:rsid w:val="007D28E5"/>
    <w:rsid w:val="007D2E9C"/>
    <w:rsid w:val="007D370A"/>
    <w:rsid w:val="007D3941"/>
    <w:rsid w:val="007D3A17"/>
    <w:rsid w:val="007D3BA8"/>
    <w:rsid w:val="007D3DCA"/>
    <w:rsid w:val="007D5B2D"/>
    <w:rsid w:val="007D654C"/>
    <w:rsid w:val="007D6F08"/>
    <w:rsid w:val="007D7402"/>
    <w:rsid w:val="007E05E7"/>
    <w:rsid w:val="007E1052"/>
    <w:rsid w:val="007E4DA3"/>
    <w:rsid w:val="007E6BD4"/>
    <w:rsid w:val="007E6EA2"/>
    <w:rsid w:val="007E7F32"/>
    <w:rsid w:val="007F035A"/>
    <w:rsid w:val="007F159D"/>
    <w:rsid w:val="007F212E"/>
    <w:rsid w:val="007F29C8"/>
    <w:rsid w:val="007F2FC1"/>
    <w:rsid w:val="007F391F"/>
    <w:rsid w:val="007F61D2"/>
    <w:rsid w:val="007F6AB8"/>
    <w:rsid w:val="007F6B81"/>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18D2"/>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5E3"/>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2"/>
    <w:rsid w:val="008E0D7D"/>
    <w:rsid w:val="008E216A"/>
    <w:rsid w:val="008E403D"/>
    <w:rsid w:val="008E4C18"/>
    <w:rsid w:val="008E5112"/>
    <w:rsid w:val="008E64B1"/>
    <w:rsid w:val="008E77A7"/>
    <w:rsid w:val="008E78BA"/>
    <w:rsid w:val="008F256B"/>
    <w:rsid w:val="008F273E"/>
    <w:rsid w:val="008F3894"/>
    <w:rsid w:val="008F48D9"/>
    <w:rsid w:val="008F57EE"/>
    <w:rsid w:val="008F600E"/>
    <w:rsid w:val="008F6443"/>
    <w:rsid w:val="008F67BA"/>
    <w:rsid w:val="008F762F"/>
    <w:rsid w:val="008F7C25"/>
    <w:rsid w:val="0090182E"/>
    <w:rsid w:val="009018DE"/>
    <w:rsid w:val="00901DBA"/>
    <w:rsid w:val="0090267C"/>
    <w:rsid w:val="00902FDF"/>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EA2"/>
    <w:rsid w:val="009C66F4"/>
    <w:rsid w:val="009C7059"/>
    <w:rsid w:val="009C7629"/>
    <w:rsid w:val="009D169F"/>
    <w:rsid w:val="009D19F0"/>
    <w:rsid w:val="009D280A"/>
    <w:rsid w:val="009D41C8"/>
    <w:rsid w:val="009D5844"/>
    <w:rsid w:val="009D6AEE"/>
    <w:rsid w:val="009D6B3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53EC"/>
    <w:rsid w:val="00A05BB4"/>
    <w:rsid w:val="00A0618F"/>
    <w:rsid w:val="00A065BA"/>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596"/>
    <w:rsid w:val="00A82A90"/>
    <w:rsid w:val="00A83B2E"/>
    <w:rsid w:val="00A84A99"/>
    <w:rsid w:val="00A851F4"/>
    <w:rsid w:val="00A8520D"/>
    <w:rsid w:val="00A85C7B"/>
    <w:rsid w:val="00A86500"/>
    <w:rsid w:val="00A90388"/>
    <w:rsid w:val="00A91BC5"/>
    <w:rsid w:val="00A920AE"/>
    <w:rsid w:val="00A926C7"/>
    <w:rsid w:val="00A927D8"/>
    <w:rsid w:val="00A94AF7"/>
    <w:rsid w:val="00A95AA5"/>
    <w:rsid w:val="00A96350"/>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8DC"/>
    <w:rsid w:val="00AE7ABA"/>
    <w:rsid w:val="00AF01B6"/>
    <w:rsid w:val="00AF0F99"/>
    <w:rsid w:val="00AF4B0A"/>
    <w:rsid w:val="00AF4C4C"/>
    <w:rsid w:val="00AF59DE"/>
    <w:rsid w:val="00AF65DE"/>
    <w:rsid w:val="00B00779"/>
    <w:rsid w:val="00B007A5"/>
    <w:rsid w:val="00B017AB"/>
    <w:rsid w:val="00B01ECA"/>
    <w:rsid w:val="00B02E53"/>
    <w:rsid w:val="00B03969"/>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87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650"/>
    <w:rsid w:val="00B31E4B"/>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023"/>
    <w:rsid w:val="00B764BD"/>
    <w:rsid w:val="00B768B0"/>
    <w:rsid w:val="00B7777F"/>
    <w:rsid w:val="00B804E9"/>
    <w:rsid w:val="00B8065A"/>
    <w:rsid w:val="00B80A77"/>
    <w:rsid w:val="00B82838"/>
    <w:rsid w:val="00B82848"/>
    <w:rsid w:val="00B84128"/>
    <w:rsid w:val="00B85510"/>
    <w:rsid w:val="00B85FD8"/>
    <w:rsid w:val="00B86217"/>
    <w:rsid w:val="00B87221"/>
    <w:rsid w:val="00B878AE"/>
    <w:rsid w:val="00B903AC"/>
    <w:rsid w:val="00B90574"/>
    <w:rsid w:val="00B9196C"/>
    <w:rsid w:val="00B9211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20510"/>
    <w:rsid w:val="00C20652"/>
    <w:rsid w:val="00C21539"/>
    <w:rsid w:val="00C25845"/>
    <w:rsid w:val="00C26953"/>
    <w:rsid w:val="00C27890"/>
    <w:rsid w:val="00C30965"/>
    <w:rsid w:val="00C33FD4"/>
    <w:rsid w:val="00C35049"/>
    <w:rsid w:val="00C3551B"/>
    <w:rsid w:val="00C35712"/>
    <w:rsid w:val="00C35E20"/>
    <w:rsid w:val="00C36237"/>
    <w:rsid w:val="00C404D8"/>
    <w:rsid w:val="00C4598D"/>
    <w:rsid w:val="00C459AF"/>
    <w:rsid w:val="00C4739A"/>
    <w:rsid w:val="00C50ECC"/>
    <w:rsid w:val="00C52B27"/>
    <w:rsid w:val="00C55C0B"/>
    <w:rsid w:val="00C55CC4"/>
    <w:rsid w:val="00C55DFB"/>
    <w:rsid w:val="00C56B72"/>
    <w:rsid w:val="00C56EFC"/>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851"/>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B7D32"/>
    <w:rsid w:val="00CC1E16"/>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5B9"/>
    <w:rsid w:val="00D8585C"/>
    <w:rsid w:val="00D85D5D"/>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A7846"/>
    <w:rsid w:val="00DB1AA0"/>
    <w:rsid w:val="00DB2B31"/>
    <w:rsid w:val="00DB386E"/>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577E"/>
    <w:rsid w:val="00E75DF8"/>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521"/>
    <w:rsid w:val="00E957C2"/>
    <w:rsid w:val="00E96363"/>
    <w:rsid w:val="00E97B70"/>
    <w:rsid w:val="00EA077F"/>
    <w:rsid w:val="00EA0A44"/>
    <w:rsid w:val="00EA189E"/>
    <w:rsid w:val="00EA205C"/>
    <w:rsid w:val="00EA2622"/>
    <w:rsid w:val="00EA28CB"/>
    <w:rsid w:val="00EA2F1A"/>
    <w:rsid w:val="00EA325D"/>
    <w:rsid w:val="00EA3340"/>
    <w:rsid w:val="00EA375D"/>
    <w:rsid w:val="00EA4926"/>
    <w:rsid w:val="00EA4C5A"/>
    <w:rsid w:val="00EA5BE7"/>
    <w:rsid w:val="00EA70AE"/>
    <w:rsid w:val="00EA70B7"/>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5BF"/>
    <w:rsid w:val="00F16D17"/>
    <w:rsid w:val="00F1766A"/>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58A3"/>
    <w:rsid w:val="00F66381"/>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89E"/>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fontTable" Target="fontTable.xml"/><Relationship Id="rId24" Type="http://schemas.microsoft.com/office/2011/relationships/people" Target="people.xml"/><Relationship Id="rId25"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39694C-2A82-C548-827D-B049C97F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9201</Words>
  <Characters>52452</Characters>
  <Application>Microsoft Macintosh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61530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3</cp:revision>
  <dcterms:created xsi:type="dcterms:W3CDTF">2016-11-03T16:57:00Z</dcterms:created>
  <dcterms:modified xsi:type="dcterms:W3CDTF">2016-11-03T16:57:00Z</dcterms:modified>
</cp:coreProperties>
</file>