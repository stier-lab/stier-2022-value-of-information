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92DB8" w14:textId="77777777" w:rsidR="00AD07A5" w:rsidRPr="00BB51ED" w:rsidRDefault="00AD07A5" w:rsidP="005E5950">
      <w:pPr>
        <w:rPr>
          <w:rFonts w:ascii="Helvetica" w:hAnsi="Helvetica"/>
          <w:b/>
          <w:sz w:val="28"/>
        </w:rPr>
      </w:pPr>
      <w:r w:rsidRPr="00BB51ED">
        <w:rPr>
          <w:rFonts w:ascii="Helvetica" w:hAnsi="Helvetica"/>
          <w:b/>
          <w:sz w:val="28"/>
        </w:rPr>
        <w:t xml:space="preserve">“The value of information”: Adaptive Monitoring and the Trade Off Between Monitoring Costs and Precision in Ecosystem Assessment </w:t>
      </w:r>
    </w:p>
    <w:p w14:paraId="568BCE99" w14:textId="77777777" w:rsidR="00AD07A5" w:rsidRPr="00BB51ED" w:rsidRDefault="00AD07A5">
      <w:pPr>
        <w:rPr>
          <w:rFonts w:ascii="Helvetica" w:hAnsi="Helvetica"/>
        </w:rPr>
      </w:pPr>
    </w:p>
    <w:p w14:paraId="4C81ACDB" w14:textId="77777777" w:rsidR="00AD07A5" w:rsidRPr="00BB51ED" w:rsidRDefault="00AD07A5">
      <w:pPr>
        <w:rPr>
          <w:rFonts w:ascii="Helvetica" w:hAnsi="Helvetica" w:cs="Helvetica"/>
          <w:b/>
          <w:bCs/>
        </w:rPr>
      </w:pPr>
    </w:p>
    <w:p w14:paraId="25D12F44" w14:textId="77777777" w:rsidR="00AD07A5" w:rsidRPr="000E6466" w:rsidRDefault="00AD07A5" w:rsidP="00D26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rPr>
      </w:pPr>
      <w:r>
        <w:rPr>
          <w:rFonts w:ascii="Helvetica" w:hAnsi="Helvetica" w:cs="Helvetica"/>
          <w:b/>
          <w:bCs/>
        </w:rPr>
        <w:t xml:space="preserve">OLD </w:t>
      </w:r>
      <w:r w:rsidRPr="000E6466">
        <w:rPr>
          <w:rFonts w:ascii="Helvetica" w:hAnsi="Helvetica" w:cs="Helvetica"/>
          <w:b/>
          <w:bCs/>
        </w:rPr>
        <w:t xml:space="preserve">SUMMARY: </w:t>
      </w:r>
      <w:r w:rsidRPr="000E6466">
        <w:rPr>
          <w:rFonts w:ascii="Helvetica" w:hAnsi="Helvetica" w:cs="Helvetica"/>
          <w:bCs/>
        </w:rPr>
        <w:t>Research and</w:t>
      </w:r>
      <w:r w:rsidRPr="000E6466">
        <w:rPr>
          <w:rFonts w:ascii="Helvetica" w:hAnsi="Helvetica" w:cs="Helvetica"/>
          <w:b/>
          <w:bCs/>
        </w:rPr>
        <w:t xml:space="preserve"> </w:t>
      </w:r>
      <w:r w:rsidRPr="000E6466">
        <w:rPr>
          <w:rFonts w:ascii="Helvetica" w:hAnsi="Helvetica" w:cs="Helvetica"/>
        </w:rPr>
        <w:t xml:space="preserve">monitoring are a critical but expensive component of sustainable natural resources exploitation. Here we argue that a more adaptive and flexible monitoring program that foregoes optimization extractive ecosystem services (e.g. maximizing fisheries catch) in exchange for simplified monitoring system that seeks to ensure that the natural-human system is in a safe operating zone, and uses indicators of potential ecosystem tipping points to prompt more extensive and expensive monitoring.  </w:t>
      </w:r>
      <w:r w:rsidRPr="00C47AE1">
        <w:rPr>
          <w:rFonts w:ascii="Helvetica" w:hAnsi="Helvetica" w:cs="Helvetica"/>
          <w:b/>
          <w:i/>
        </w:rPr>
        <w:t>We use three examples to demonstrate how the cost of information varies depending on ecosystem state, the degree of non-</w:t>
      </w:r>
      <w:proofErr w:type="spellStart"/>
      <w:r w:rsidRPr="00C47AE1">
        <w:rPr>
          <w:rFonts w:ascii="Helvetica" w:hAnsi="Helvetica" w:cs="Helvetica"/>
          <w:b/>
          <w:i/>
        </w:rPr>
        <w:t>linearities</w:t>
      </w:r>
      <w:proofErr w:type="spellEnd"/>
      <w:r w:rsidRPr="00C47AE1">
        <w:rPr>
          <w:rFonts w:ascii="Helvetica" w:hAnsi="Helvetica" w:cs="Helvetica"/>
          <w:b/>
          <w:i/>
        </w:rPr>
        <w:t xml:space="preserve"> in the system and especially tipping points </w:t>
      </w:r>
      <w:r w:rsidRPr="000E6466">
        <w:rPr>
          <w:rFonts w:ascii="Helvetica" w:hAnsi="Helvetica" w:cs="Helvetica"/>
        </w:rPr>
        <w:t xml:space="preserve">where ecosystem services are degraded by destabilizing feedbacks.  </w:t>
      </w:r>
      <w:r w:rsidRPr="00DA15DD">
        <w:rPr>
          <w:rFonts w:ascii="Helvetica" w:hAnsi="Helvetica" w:cs="Helvetica"/>
          <w:b/>
          <w:i/>
        </w:rPr>
        <w:t xml:space="preserve">We contrast the performance of three alternative approaches – </w:t>
      </w:r>
      <w:proofErr w:type="gramStart"/>
      <w:r w:rsidRPr="00DA15DD">
        <w:rPr>
          <w:rFonts w:ascii="Helvetica" w:hAnsi="Helvetica" w:cs="Helvetica"/>
          <w:b/>
          <w:i/>
        </w:rPr>
        <w:t>one</w:t>
      </w:r>
      <w:proofErr w:type="gramEnd"/>
      <w:r w:rsidRPr="00DA15DD">
        <w:rPr>
          <w:rFonts w:ascii="Helvetica" w:hAnsi="Helvetica" w:cs="Helvetica"/>
          <w:b/>
          <w:i/>
        </w:rPr>
        <w:t xml:space="preserve"> that applies precautionary buffers to reduce the likelihood of state-change, another that uses intensive monitoring to precisely estimate thresholds and uses that to optimize management, to an adaptive monitoring and less-ambitious set of management goals that seeks to stay in a “safe operating zone” across ecological, social and economic dimensions. </w:t>
      </w:r>
      <w:r w:rsidRPr="000E6466">
        <w:rPr>
          <w:rFonts w:ascii="Helvetica" w:hAnsi="Helvetica" w:cs="Helvetica"/>
        </w:rPr>
        <w:t>A comprehensive understanding of how ecosystem characteristics dictate the trade off between precision in ecosystem state estimates and the costs of overexploitation is utilitarian for agencies and managers with finite resources.</w:t>
      </w:r>
    </w:p>
    <w:p w14:paraId="650F1825" w14:textId="77777777" w:rsidR="00AD07A5" w:rsidRDefault="00AD07A5">
      <w:pPr>
        <w:rPr>
          <w:rFonts w:ascii="Helvetica" w:hAnsi="Helvetica" w:cs="Helvetica"/>
          <w:b/>
          <w:bCs/>
        </w:rPr>
      </w:pPr>
      <w:r>
        <w:rPr>
          <w:rFonts w:ascii="Helvetica" w:hAnsi="Helvetica" w:cs="Helvetica"/>
          <w:b/>
          <w:bCs/>
        </w:rPr>
        <w:br w:type="page"/>
      </w:r>
    </w:p>
    <w:p w14:paraId="0F1E387C" w14:textId="77777777" w:rsidR="00AD07A5" w:rsidRDefault="00AD07A5" w:rsidP="00805E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b/>
          <w:bCs/>
        </w:rPr>
        <w:t>MAIN QUESTIONS</w:t>
      </w:r>
    </w:p>
    <w:p w14:paraId="156995E3" w14:textId="257BFC8B" w:rsidR="00AD07A5" w:rsidRPr="006A2C7E" w:rsidRDefault="00AD07A5" w:rsidP="006F718D">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w:t>
      </w:r>
      <w:r w:rsidRPr="006A2C7E">
        <w:rPr>
          <w:rFonts w:ascii="Helvetica" w:hAnsi="Helvetica" w:cs="Helvetica"/>
        </w:rPr>
        <w:t xml:space="preserve">hat is the </w:t>
      </w:r>
      <w:r w:rsidR="006005CA">
        <w:rPr>
          <w:rFonts w:ascii="Helvetica" w:hAnsi="Helvetica" w:cs="Helvetica"/>
        </w:rPr>
        <w:t xml:space="preserve">cost effectiveness </w:t>
      </w:r>
      <w:r w:rsidRPr="006A2C7E">
        <w:rPr>
          <w:rFonts w:ascii="Helvetica" w:hAnsi="Helvetica" w:cs="Helvetica"/>
        </w:rPr>
        <w:t xml:space="preserve">of monitoring as </w:t>
      </w:r>
      <w:r>
        <w:rPr>
          <w:rFonts w:ascii="Helvetica" w:hAnsi="Helvetica" w:cs="Helvetica"/>
        </w:rPr>
        <w:t>fish biomass</w:t>
      </w:r>
      <w:r w:rsidRPr="006A2C7E">
        <w:rPr>
          <w:rFonts w:ascii="Helvetica" w:hAnsi="Helvetica" w:cs="Helvetica"/>
        </w:rPr>
        <w:t xml:space="preserve"> </w:t>
      </w:r>
      <w:r>
        <w:rPr>
          <w:rFonts w:ascii="Helvetica" w:hAnsi="Helvetica" w:cs="Helvetica"/>
        </w:rPr>
        <w:t>approaches a</w:t>
      </w:r>
      <w:r w:rsidRPr="006A2C7E">
        <w:rPr>
          <w:rFonts w:ascii="Helvetica" w:hAnsi="Helvetica" w:cs="Helvetica"/>
        </w:rPr>
        <w:t xml:space="preserve"> </w:t>
      </w:r>
      <w:r w:rsidR="00B8522C">
        <w:rPr>
          <w:rFonts w:ascii="Helvetica" w:hAnsi="Helvetica" w:cs="Helvetica"/>
        </w:rPr>
        <w:t xml:space="preserve">biological </w:t>
      </w:r>
      <w:r w:rsidRPr="006A2C7E">
        <w:rPr>
          <w:rFonts w:ascii="Helvetica" w:hAnsi="Helvetica" w:cs="Helvetica"/>
        </w:rPr>
        <w:t xml:space="preserve">threshold? </w:t>
      </w:r>
    </w:p>
    <w:p w14:paraId="6CBABE86" w14:textId="5EA5D7CA" w:rsidR="00B8522C" w:rsidRDefault="00AD07A5" w:rsidP="00B8522C">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A2C7E">
        <w:rPr>
          <w:rFonts w:ascii="Helvetica" w:hAnsi="Helvetica" w:cs="Helvetica"/>
        </w:rPr>
        <w:t>What is</w:t>
      </w:r>
      <w:r>
        <w:rPr>
          <w:rFonts w:ascii="Helvetica" w:hAnsi="Helvetica" w:cs="Helvetica"/>
        </w:rPr>
        <w:t xml:space="preserve"> the </w:t>
      </w:r>
      <w:r w:rsidR="00B8522C">
        <w:rPr>
          <w:rFonts w:ascii="Helvetica" w:hAnsi="Helvetica" w:cs="Helvetica"/>
        </w:rPr>
        <w:t xml:space="preserve">tradeoff between cost of monitoring and cost of going </w:t>
      </w:r>
      <w:proofErr w:type="gramStart"/>
      <w:r w:rsidR="00B8522C">
        <w:rPr>
          <w:rFonts w:ascii="Helvetica" w:hAnsi="Helvetica" w:cs="Helvetica"/>
        </w:rPr>
        <w:t>over  a</w:t>
      </w:r>
      <w:proofErr w:type="gramEnd"/>
      <w:r w:rsidR="00B8522C">
        <w:rPr>
          <w:rFonts w:ascii="Helvetica" w:hAnsi="Helvetica" w:cs="Helvetica"/>
        </w:rPr>
        <w:t xml:space="preserve"> tipping point, and what is the </w:t>
      </w:r>
      <w:r>
        <w:rPr>
          <w:rFonts w:ascii="Helvetica" w:hAnsi="Helvetica" w:cs="Helvetica"/>
        </w:rPr>
        <w:t xml:space="preserve">optimal monitoring level to avoid crossing a tipping point across fishing thresholds? </w:t>
      </w:r>
    </w:p>
    <w:p w14:paraId="19777D7D" w14:textId="77777777" w:rsidR="007C3078" w:rsidRPr="000B7B6E" w:rsidRDefault="007C3078" w:rsidP="007C3078">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is the observation CV needed to prevent collapse under different fisheries targets? </w:t>
      </w:r>
    </w:p>
    <w:p w14:paraId="5831C79C" w14:textId="0FA8EF8A" w:rsidR="00AD07A5" w:rsidRDefault="00AD07A5" w:rsidP="006F718D">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0"/>
      <w:r>
        <w:rPr>
          <w:rFonts w:ascii="Helvetica" w:hAnsi="Helvetica" w:cs="Helvetica"/>
        </w:rPr>
        <w:t xml:space="preserve">How </w:t>
      </w:r>
      <w:commentRangeEnd w:id="0"/>
      <w:r w:rsidR="00D30192">
        <w:rPr>
          <w:rStyle w:val="CommentReference"/>
        </w:rPr>
        <w:commentReference w:id="0"/>
      </w:r>
      <w:r>
        <w:rPr>
          <w:rFonts w:ascii="Helvetica" w:hAnsi="Helvetica" w:cs="Helvetica"/>
        </w:rPr>
        <w:t xml:space="preserve">does the value of monitoring change from weak to strong </w:t>
      </w:r>
      <w:proofErr w:type="spellStart"/>
      <w:r w:rsidR="00D30192">
        <w:rPr>
          <w:rFonts w:ascii="Helvetica" w:hAnsi="Helvetica" w:cs="Helvetica"/>
        </w:rPr>
        <w:t>A</w:t>
      </w:r>
      <w:r>
        <w:rPr>
          <w:rFonts w:ascii="Helvetica" w:hAnsi="Helvetica" w:cs="Helvetica"/>
        </w:rPr>
        <w:t>llee</w:t>
      </w:r>
      <w:proofErr w:type="spellEnd"/>
      <w:r>
        <w:rPr>
          <w:rFonts w:ascii="Helvetica" w:hAnsi="Helvetica" w:cs="Helvetica"/>
        </w:rPr>
        <w:t xml:space="preserve"> effects?</w:t>
      </w:r>
    </w:p>
    <w:p w14:paraId="3A62DC58" w14:textId="77B9DCA7" w:rsidR="00AD07A5" w:rsidRDefault="00AD07A5" w:rsidP="00D30192">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is the </w:t>
      </w:r>
      <w:r w:rsidR="00B6686B">
        <w:rPr>
          <w:rFonts w:ascii="Helvetica" w:hAnsi="Helvetica" w:cs="Helvetica"/>
        </w:rPr>
        <w:t>tradeoff between increased monitoring costs and redu</w:t>
      </w:r>
      <w:r w:rsidR="00B8522C">
        <w:rPr>
          <w:rFonts w:ascii="Helvetica" w:hAnsi="Helvetica" w:cs="Helvetica"/>
        </w:rPr>
        <w:t>c</w:t>
      </w:r>
      <w:r w:rsidR="00B6686B">
        <w:rPr>
          <w:rFonts w:ascii="Helvetica" w:hAnsi="Helvetica" w:cs="Helvetica"/>
        </w:rPr>
        <w:t>ing volatility</w:t>
      </w:r>
      <w:r w:rsidR="00D30192">
        <w:rPr>
          <w:rFonts w:ascii="Helvetica" w:hAnsi="Helvetica" w:cs="Helvetica"/>
        </w:rPr>
        <w:t xml:space="preserve"> </w:t>
      </w:r>
      <w:r>
        <w:rPr>
          <w:rFonts w:ascii="Helvetica" w:hAnsi="Helvetica" w:cs="Helvetica"/>
        </w:rPr>
        <w:t xml:space="preserve">(i.e. </w:t>
      </w:r>
      <w:r w:rsidR="00D30192">
        <w:rPr>
          <w:rFonts w:ascii="Helvetica" w:hAnsi="Helvetica" w:cs="Helvetica"/>
        </w:rPr>
        <w:t>can increased monitoring reduce the</w:t>
      </w:r>
      <w:r>
        <w:rPr>
          <w:rFonts w:ascii="Helvetica" w:hAnsi="Helvetica" w:cs="Helvetica"/>
        </w:rPr>
        <w:t xml:space="preserve"> frequency of “bonanza” and “bust” yields)? </w:t>
      </w:r>
    </w:p>
    <w:p w14:paraId="4A71C751" w14:textId="77777777" w:rsidR="00AD07A5" w:rsidRDefault="00AD07A5" w:rsidP="00D0272A">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9F8518F" w14:textId="77777777" w:rsidR="00AD07A5" w:rsidRDefault="00AD07A5" w:rsidP="00D027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ADDITIONAL QUESTIONS</w:t>
      </w:r>
    </w:p>
    <w:p w14:paraId="165D9A57" w14:textId="77777777" w:rsidR="00AD07A5" w:rsidRDefault="00AD07A5" w:rsidP="007E52C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Is a</w:t>
      </w:r>
      <w:r w:rsidRPr="00190C2F">
        <w:rPr>
          <w:rFonts w:ascii="Helvetica" w:hAnsi="Helvetica" w:cs="Helvetica"/>
        </w:rPr>
        <w:t>daptive sampling</w:t>
      </w:r>
      <w:r>
        <w:rPr>
          <w:rFonts w:ascii="Helvetica" w:hAnsi="Helvetica" w:cs="Helvetica"/>
        </w:rPr>
        <w:t xml:space="preserve"> effective?</w:t>
      </w:r>
      <w:r w:rsidRPr="00190C2F">
        <w:rPr>
          <w:rFonts w:ascii="Helvetica" w:hAnsi="Helvetica" w:cs="Helvetica"/>
        </w:rPr>
        <w:t xml:space="preserve"> </w:t>
      </w:r>
      <w:proofErr w:type="gramStart"/>
      <w:r w:rsidRPr="00190C2F">
        <w:rPr>
          <w:rFonts w:ascii="Helvetica" w:hAnsi="Helvetica" w:cs="Helvetica"/>
        </w:rPr>
        <w:t>make</w:t>
      </w:r>
      <w:proofErr w:type="gramEnd"/>
      <w:r w:rsidRPr="00190C2F">
        <w:rPr>
          <w:rFonts w:ascii="Helvetica" w:hAnsi="Helvetica" w:cs="Helvetica"/>
        </w:rPr>
        <w:t xml:space="preserve"> degree and extent as a function of the relative distance to a threshold (i.e. ramp up sampling as biomass gets closer to some harvest threshold </w:t>
      </w:r>
      <w:proofErr w:type="spellStart"/>
      <w:r w:rsidRPr="00190C2F">
        <w:rPr>
          <w:rFonts w:ascii="Helvetica" w:hAnsi="Helvetica" w:cs="Helvetica"/>
        </w:rPr>
        <w:t>Bmsy</w:t>
      </w:r>
      <w:proofErr w:type="spellEnd"/>
      <w:r w:rsidRPr="00190C2F">
        <w:rPr>
          <w:rFonts w:ascii="Helvetica" w:hAnsi="Helvetica" w:cs="Helvetica"/>
        </w:rPr>
        <w:t>)</w:t>
      </w:r>
      <w:ins w:id="2" w:author="Halpern" w:date="2014-06-20T21:57:00Z">
        <w:r w:rsidRPr="00190C2F">
          <w:rPr>
            <w:rFonts w:ascii="Helvetica" w:hAnsi="Helvetica" w:cs="Helvetica"/>
          </w:rPr>
          <w:t xml:space="preserve"> </w:t>
        </w:r>
        <w:r w:rsidRPr="00AD07A5">
          <w:rPr>
            <w:rFonts w:ascii="Helvetica" w:hAnsi="Helvetica" w:cs="Helvetica"/>
          </w:rPr>
          <w:sym w:font="Wingdings" w:char="F0DF"/>
        </w:r>
        <w:r w:rsidRPr="00190C2F">
          <w:rPr>
            <w:rFonts w:ascii="Helvetica" w:hAnsi="Helvetica" w:cs="Helvetica"/>
          </w:rPr>
          <w:t xml:space="preserve"> I think one can make it effective if designed well, so I think the question is instead about what this ‘ramp up’ looks like. Where and when does the ramp up need to happen, how quickly, how much, etc.?</w:t>
        </w:r>
      </w:ins>
    </w:p>
    <w:p w14:paraId="1FF6C8B5" w14:textId="1C470D06" w:rsidR="00AD07A5" w:rsidRDefault="00AD07A5"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3"/>
      <w:r>
        <w:rPr>
          <w:rFonts w:ascii="Helvetica" w:hAnsi="Helvetica" w:cs="Helvetica"/>
        </w:rPr>
        <w:t xml:space="preserve">Are </w:t>
      </w:r>
      <w:commentRangeEnd w:id="3"/>
      <w:r w:rsidR="00F2310F">
        <w:rPr>
          <w:rStyle w:val="CommentReference"/>
        </w:rPr>
        <w:commentReference w:id="3"/>
      </w:r>
      <w:r>
        <w:rPr>
          <w:rFonts w:ascii="Helvetica" w:hAnsi="Helvetica" w:cs="Helvetica"/>
        </w:rPr>
        <w:t xml:space="preserve">different harvest control rules more effective for managing systems with tipping points? </w:t>
      </w:r>
      <w:proofErr w:type="gramStart"/>
      <w:r>
        <w:rPr>
          <w:rFonts w:ascii="Helvetica" w:hAnsi="Helvetica" w:cs="Helvetica"/>
        </w:rPr>
        <w:t>e</w:t>
      </w:r>
      <w:proofErr w:type="gramEnd"/>
      <w:r>
        <w:rPr>
          <w:rFonts w:ascii="Helvetica" w:hAnsi="Helvetica" w:cs="Helvetica"/>
        </w:rPr>
        <w:t>.g. precautionary buffers versus %</w:t>
      </w:r>
      <w:proofErr w:type="spellStart"/>
      <w:r>
        <w:rPr>
          <w:rFonts w:ascii="Helvetica" w:hAnsi="Helvetica" w:cs="Helvetica"/>
        </w:rPr>
        <w:t>Fmsy</w:t>
      </w:r>
      <w:proofErr w:type="spellEnd"/>
      <w:ins w:id="5" w:author="Halpern" w:date="2014-06-20T21:58:00Z">
        <w:r>
          <w:rPr>
            <w:rFonts w:ascii="Helvetica" w:hAnsi="Helvetica" w:cs="Helvetica"/>
          </w:rPr>
          <w:t xml:space="preserve"> </w:t>
        </w:r>
      </w:ins>
    </w:p>
    <w:p w14:paraId="597E9E12" w14:textId="02A72BAB" w:rsidR="00AD07A5" w:rsidRDefault="00AD07A5"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are the consequences of monitoring agencies sharing the financial </w:t>
      </w:r>
      <w:proofErr w:type="spellStart"/>
      <w:ins w:id="6" w:author="Adrian Stier" w:date="2014-06-24T08:12:00Z">
        <w:r w:rsidR="006005CA">
          <w:rPr>
            <w:rFonts w:ascii="Helvetica" w:hAnsi="Helvetica" w:cs="Helvetica"/>
          </w:rPr>
          <w:t>burdon</w:t>
        </w:r>
        <w:proofErr w:type="spellEnd"/>
        <w:r w:rsidR="006005CA">
          <w:rPr>
            <w:rFonts w:ascii="Helvetica" w:hAnsi="Helvetica" w:cs="Helvetica"/>
          </w:rPr>
          <w:t xml:space="preserve"> </w:t>
        </w:r>
      </w:ins>
      <w:r w:rsidR="00F8043A">
        <w:rPr>
          <w:rFonts w:ascii="Helvetica" w:hAnsi="Helvetica" w:cs="Helvetica"/>
        </w:rPr>
        <w:t xml:space="preserve">of monitoring costs? </w:t>
      </w:r>
      <w:proofErr w:type="gramStart"/>
      <w:r w:rsidR="00F8043A">
        <w:rPr>
          <w:rFonts w:ascii="Helvetica" w:hAnsi="Helvetica" w:cs="Helvetica"/>
        </w:rPr>
        <w:t>i</w:t>
      </w:r>
      <w:proofErr w:type="gramEnd"/>
      <w:r w:rsidR="00F8043A">
        <w:rPr>
          <w:rFonts w:ascii="Helvetica" w:hAnsi="Helvetica" w:cs="Helvetica"/>
        </w:rPr>
        <w:t xml:space="preserve">.e. does cost sharing of monitoring as a function of fishery profit produce higher yield and higher precision? </w:t>
      </w:r>
    </w:p>
    <w:p w14:paraId="6982FBF7" w14:textId="3C3A7AAC" w:rsidR="00AD07A5" w:rsidRDefault="00AD07A5" w:rsidP="00155BB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commentRangeStart w:id="7"/>
      <w:r>
        <w:rPr>
          <w:rFonts w:ascii="Helvetica" w:hAnsi="Helvetica" w:cs="Helvetica"/>
        </w:rPr>
        <w:t xml:space="preserve">How </w:t>
      </w:r>
      <w:commentRangeEnd w:id="7"/>
      <w:r w:rsidR="00996614">
        <w:rPr>
          <w:rStyle w:val="CommentReference"/>
        </w:rPr>
        <w:commentReference w:id="7"/>
      </w:r>
      <w:r>
        <w:rPr>
          <w:rFonts w:ascii="Helvetica" w:hAnsi="Helvetica" w:cs="Helvetica"/>
        </w:rPr>
        <w:t>does temporally correlated or uncorrelated production change the value of information as you approach a tipping point? What if there is a regime shift?</w:t>
      </w:r>
      <w:ins w:id="10" w:author="Halpern" w:date="2014-06-20T22:00:00Z">
        <w:r>
          <w:rPr>
            <w:rFonts w:ascii="Helvetica" w:hAnsi="Helvetica" w:cs="Helvetica"/>
          </w:rPr>
          <w:t xml:space="preserve"> </w:t>
        </w:r>
      </w:ins>
    </w:p>
    <w:p w14:paraId="6109345B" w14:textId="0948EDEE" w:rsidR="00AD07A5" w:rsidRDefault="00AD07A5" w:rsidP="00190C2F">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are the consequences of different types of sampling variance? Is it the degree (within a year) or the extent (frequency) of sampling that matters, and how does this covary with </w:t>
      </w:r>
      <w:r w:rsidR="00996614">
        <w:rPr>
          <w:rFonts w:ascii="Helvetica" w:hAnsi="Helvetica" w:cs="Helvetica"/>
        </w:rPr>
        <w:t xml:space="preserve">high or low </w:t>
      </w:r>
      <w:r>
        <w:rPr>
          <w:rFonts w:ascii="Helvetica" w:hAnsi="Helvetica" w:cs="Helvetica"/>
        </w:rPr>
        <w:t>autocorrelation between years?</w:t>
      </w:r>
      <w:ins w:id="11" w:author="Halpern" w:date="2014-06-20T22:02:00Z">
        <w:r>
          <w:rPr>
            <w:rFonts w:ascii="Helvetica" w:hAnsi="Helvetica" w:cs="Helvetica"/>
          </w:rPr>
          <w:t xml:space="preserve"> </w:t>
        </w:r>
        <w:r w:rsidRPr="00AD07A5">
          <w:rPr>
            <w:rFonts w:ascii="Helvetica" w:hAnsi="Helvetica" w:cs="Helvetica"/>
          </w:rPr>
          <w:sym w:font="Wingdings" w:char="F0DF"/>
        </w:r>
        <w:r>
          <w:rPr>
            <w:rFonts w:ascii="Helvetica" w:hAnsi="Helvetica" w:cs="Helvetica"/>
          </w:rPr>
          <w:t xml:space="preserve"> </w:t>
        </w:r>
        <w:proofErr w:type="gramStart"/>
        <w:r>
          <w:rPr>
            <w:rFonts w:ascii="Helvetica" w:hAnsi="Helvetica" w:cs="Helvetica"/>
          </w:rPr>
          <w:t>this</w:t>
        </w:r>
        <w:proofErr w:type="gramEnd"/>
        <w:r>
          <w:rPr>
            <w:rFonts w:ascii="Helvetica" w:hAnsi="Helvetica" w:cs="Helvetica"/>
          </w:rPr>
          <w:t xml:space="preserve"> may seem a wonky methodological issue but I think it’s pretty important to understand </w:t>
        </w:r>
        <w:proofErr w:type="spellStart"/>
        <w:r>
          <w:rPr>
            <w:rFonts w:ascii="Helvetica" w:hAnsi="Helvetica" w:cs="Helvetica"/>
          </w:rPr>
          <w:t>wrt</w:t>
        </w:r>
        <w:proofErr w:type="spellEnd"/>
        <w:r>
          <w:rPr>
            <w:rFonts w:ascii="Helvetica" w:hAnsi="Helvetica" w:cs="Helvetica"/>
          </w:rPr>
          <w:t xml:space="preserve"> to this research topic</w:t>
        </w:r>
      </w:ins>
      <w:r>
        <w:rPr>
          <w:rFonts w:ascii="Helvetica" w:hAnsi="Helvetica" w:cs="Helvetica"/>
        </w:rPr>
        <w:t xml:space="preserve"> </w:t>
      </w:r>
    </w:p>
    <w:p w14:paraId="392A6A0A" w14:textId="1F3E762E" w:rsidR="00AD07A5" w:rsidRDefault="00AD07A5" w:rsidP="00190C2F">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How do different shapes of investment – monitoring precision curves modify value of information?</w:t>
      </w:r>
      <w:ins w:id="12" w:author="Halpern" w:date="2014-06-20T22:02:00Z">
        <w:r>
          <w:rPr>
            <w:rFonts w:ascii="Helvetica" w:hAnsi="Helvetica" w:cs="Helvetica"/>
          </w:rPr>
          <w:t xml:space="preserve"> </w:t>
        </w:r>
      </w:ins>
      <w:r w:rsidR="00996614">
        <w:rPr>
          <w:rFonts w:ascii="Helvetica" w:hAnsi="Helvetica" w:cs="Helvetica"/>
        </w:rPr>
        <w:t xml:space="preserve">What if cost of monitoring leads to linear versus sigmoid decreases in CV of biomass estimates in sampling model? </w:t>
      </w:r>
    </w:p>
    <w:p w14:paraId="2B32D973" w14:textId="77777777" w:rsidR="00AD07A5" w:rsidRDefault="00AD07A5" w:rsidP="00190C2F">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is the best monitoring strategy to recovery following going over a tipping point? </w:t>
      </w:r>
      <w:ins w:id="13" w:author="Halpern" w:date="2014-06-20T22:03:00Z">
        <w:r w:rsidRPr="00AD07A5">
          <w:rPr>
            <w:rFonts w:ascii="Helvetica" w:hAnsi="Helvetica" w:cs="Helvetica"/>
          </w:rPr>
          <w:sym w:font="Wingdings" w:char="F0DF"/>
        </w:r>
        <w:r>
          <w:rPr>
            <w:rFonts w:ascii="Helvetica" w:hAnsi="Helvetica" w:cs="Helvetica"/>
          </w:rPr>
          <w:t xml:space="preserve"> I really like this one. I could see a possible result being that you monitor very, very little until a really strong signal of recovery occurs because you likely wouldn’t start re-harvesting until a stock had clearly and strongly recovered.  But maybe not . . .</w:t>
        </w:r>
      </w:ins>
    </w:p>
    <w:p w14:paraId="58CCE61F" w14:textId="77777777" w:rsidR="00AD07A5" w:rsidRPr="00406627" w:rsidRDefault="00AD07A5" w:rsidP="00406627">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406627">
        <w:rPr>
          <w:rFonts w:ascii="Helvetica" w:hAnsi="Helvetica"/>
          <w:b/>
          <w:sz w:val="28"/>
        </w:rPr>
        <w:br w:type="page"/>
      </w:r>
    </w:p>
    <w:p w14:paraId="47A508D4" w14:textId="77777777" w:rsidR="00AD07A5" w:rsidRDefault="00AD07A5">
      <w:pPr>
        <w:rPr>
          <w:rFonts w:ascii="Helvetica" w:hAnsi="Helvetica"/>
          <w:b/>
        </w:rPr>
      </w:pPr>
    </w:p>
    <w:p w14:paraId="2150977E" w14:textId="77777777" w:rsidR="00AD07A5" w:rsidRPr="000C0813" w:rsidRDefault="00AD07A5" w:rsidP="000C081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sidRPr="000C0813">
        <w:rPr>
          <w:rFonts w:ascii="Helvetica" w:hAnsi="Helvetica" w:cs="Helvetica"/>
          <w:b/>
          <w:bCs/>
        </w:rPr>
        <w:t>APPROACH</w:t>
      </w:r>
    </w:p>
    <w:p w14:paraId="2BD07486" w14:textId="77777777" w:rsidR="00AD07A5" w:rsidRPr="000C0813" w:rsidRDefault="00AD07A5" w:rsidP="000C0813">
      <w:pPr>
        <w:pStyle w:val="ListParagraph"/>
        <w:widowControl w:val="0"/>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sidRPr="000C0813">
        <w:rPr>
          <w:rFonts w:ascii="Helvetica" w:hAnsi="Helvetica" w:cs="Helvetica"/>
          <w:bCs/>
        </w:rPr>
        <w:t xml:space="preserve">Single species MSE </w:t>
      </w:r>
    </w:p>
    <w:p w14:paraId="7712F18C" w14:textId="00A0222E" w:rsidR="00AD07A5" w:rsidRPr="00613DBF" w:rsidRDefault="00AD07A5" w:rsidP="00C637D8">
      <w:pPr>
        <w:pStyle w:val="ListParagraph"/>
        <w:widowControl w:val="0"/>
        <w:numPr>
          <w:ilvl w:val="1"/>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sz w:val="22"/>
        </w:rPr>
      </w:pPr>
      <w:r w:rsidRPr="00C637D8">
        <w:rPr>
          <w:rFonts w:ascii="Helvetica" w:hAnsi="Helvetica" w:cs="Helvetica"/>
          <w:bCs/>
          <w:i/>
        </w:rPr>
        <w:t>Operating Model</w:t>
      </w:r>
      <w:r>
        <w:rPr>
          <w:rFonts w:ascii="Helvetica" w:hAnsi="Helvetica" w:cs="Helvetica"/>
          <w:bCs/>
          <w:i/>
        </w:rPr>
        <w:t>:</w:t>
      </w:r>
      <w:r>
        <w:rPr>
          <w:rFonts w:ascii="Helvetica" w:hAnsi="Helvetica"/>
        </w:rPr>
        <w:t xml:space="preserve"> Trade offs for monitoring are likely to be most important to high value resources? If the system is already high value, highly monitored, and close to collapse, how relevant</w:t>
      </w:r>
      <w:r>
        <w:rPr>
          <w:rFonts w:ascii="Helvetica" w:hAnsi="Helvetica" w:cs="Helvetica"/>
          <w:sz w:val="22"/>
        </w:rPr>
        <w:t xml:space="preserve"> is adaptive monitoring? V</w:t>
      </w:r>
      <w:r w:rsidRPr="004D5922">
        <w:rPr>
          <w:rFonts w:ascii="Helvetica" w:hAnsi="Helvetica" w:cs="Helvetica"/>
          <w:sz w:val="22"/>
        </w:rPr>
        <w:t>alue of monitoring is going to be most relevant to high value fisheries.</w:t>
      </w:r>
      <w:ins w:id="14" w:author="Halpern" w:date="2014-06-20T22:04:00Z">
        <w:r w:rsidRPr="004D5922">
          <w:rPr>
            <w:rFonts w:ascii="Helvetica" w:hAnsi="Helvetica" w:cs="Helvetica"/>
            <w:sz w:val="22"/>
          </w:rPr>
          <w:t xml:space="preserve"> </w:t>
        </w:r>
        <w:r w:rsidRPr="00AD07A5">
          <w:rPr>
            <w:rFonts w:ascii="Helvetica" w:hAnsi="Helvetica" w:cs="Helvetica"/>
            <w:sz w:val="22"/>
          </w:rPr>
          <w:sym w:font="Wingdings" w:char="F0DF"/>
        </w:r>
        <w:r w:rsidRPr="004D5922">
          <w:rPr>
            <w:rFonts w:ascii="Helvetica" w:hAnsi="Helvetica" w:cs="Helvetica"/>
            <w:sz w:val="22"/>
          </w:rPr>
          <w:t xml:space="preserve"> I think there might be an interesting question here about how tradeoffs differ for stocks of different value. I actually think the tradeoff might be more important for low value resources, because the extra expense to monitor may simply not be worth it (i.e. a strong tradeoff).  For high value stocks, there may be little tradeoff because the higher monitoring expense allows for more harvest of the stock, thus compensation.  Anyway, an interesting question and good to explore.</w:t>
        </w:r>
      </w:ins>
    </w:p>
    <w:p w14:paraId="2CC982E5" w14:textId="77777777" w:rsidR="00AD07A5" w:rsidRPr="004D5922" w:rsidRDefault="00AD07A5" w:rsidP="00613DB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i/>
          <w:iCs/>
          <w:sz w:val="22"/>
        </w:rPr>
        <w:t>Small costs and big benefits versus big costs small benefits</w:t>
      </w:r>
      <w:r w:rsidRPr="004D5922">
        <w:rPr>
          <w:rFonts w:ascii="Helvetica" w:hAnsi="Helvetica" w:cs="Helvetica"/>
          <w:sz w:val="22"/>
        </w:rPr>
        <w:t>: What about collapsed stocks that are heavily moni</w:t>
      </w:r>
      <w:r>
        <w:rPr>
          <w:rFonts w:ascii="Helvetica" w:hAnsi="Helvetica" w:cs="Helvetica"/>
          <w:sz w:val="22"/>
        </w:rPr>
        <w:t xml:space="preserve">tored because of social demand or fear of non-recoverable financing of monitoring programs? </w:t>
      </w:r>
      <w:r w:rsidRPr="004D5922">
        <w:rPr>
          <w:rFonts w:ascii="Helvetica" w:hAnsi="Helvetica" w:cs="Helvetica"/>
          <w:sz w:val="22"/>
        </w:rPr>
        <w:t xml:space="preserve">Are there early warning indicators of recovery that we could use there to </w:t>
      </w:r>
      <w:r>
        <w:rPr>
          <w:rFonts w:ascii="Helvetica" w:hAnsi="Helvetica" w:cs="Helvetica"/>
          <w:sz w:val="22"/>
        </w:rPr>
        <w:t>minimize the cost of monitoring</w:t>
      </w:r>
      <w:r w:rsidRPr="004D5922">
        <w:rPr>
          <w:rFonts w:ascii="Helvetica" w:hAnsi="Helvetica" w:cs="Helvetica"/>
          <w:sz w:val="22"/>
        </w:rPr>
        <w:t>?</w:t>
      </w:r>
      <w:ins w:id="15" w:author="Halpern" w:date="2014-06-20T22:06:00Z">
        <w:r w:rsidRPr="004D5922">
          <w:rPr>
            <w:rFonts w:ascii="Helvetica" w:hAnsi="Helvetica" w:cs="Helvetica"/>
            <w:sz w:val="22"/>
          </w:rPr>
          <w:t xml:space="preserve"> </w:t>
        </w:r>
        <w:r w:rsidRPr="00AD07A5">
          <w:rPr>
            <w:rFonts w:ascii="Helvetica" w:hAnsi="Helvetica" w:cs="Helvetica"/>
            <w:sz w:val="22"/>
          </w:rPr>
          <w:sym w:font="Wingdings" w:char="F0DF"/>
        </w:r>
        <w:r w:rsidRPr="004D5922">
          <w:rPr>
            <w:rFonts w:ascii="Helvetica" w:hAnsi="Helvetica" w:cs="Helvetica"/>
            <w:sz w:val="22"/>
          </w:rPr>
          <w:t xml:space="preserve"> As I note above, I think this is a really interesting place to focus because I could see one result being that it</w:t>
        </w:r>
      </w:ins>
      <w:ins w:id="16" w:author="Halpern" w:date="2014-06-20T22:07:00Z">
        <w:r w:rsidRPr="004D5922">
          <w:rPr>
            <w:rFonts w:ascii="Helvetica" w:hAnsi="Helvetica" w:cs="Helvetica"/>
            <w:sz w:val="22"/>
          </w:rPr>
          <w:t>’s a waste of money to monitor until there is a really strong signal of recovery.</w:t>
        </w:r>
      </w:ins>
    </w:p>
    <w:p w14:paraId="49AF488F" w14:textId="77777777" w:rsidR="00AD07A5" w:rsidRDefault="00AD07A5" w:rsidP="009119CF">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sz w:val="22"/>
        </w:rPr>
        <w:t xml:space="preserve">Where you are on a hysteretic relationship matters. Fisheries may primarily be right on the tipping point; therefore the </w:t>
      </w:r>
      <w:proofErr w:type="gramStart"/>
      <w:r w:rsidRPr="004D5922">
        <w:rPr>
          <w:rFonts w:ascii="Helvetica" w:hAnsi="Helvetica" w:cs="Helvetica"/>
          <w:sz w:val="22"/>
        </w:rPr>
        <w:t>benefits of the increased monitoring/precision is</w:t>
      </w:r>
      <w:proofErr w:type="gramEnd"/>
      <w:r w:rsidRPr="004D5922">
        <w:rPr>
          <w:rFonts w:ascii="Helvetica" w:hAnsi="Helvetica" w:cs="Helvetica"/>
          <w:sz w:val="22"/>
        </w:rPr>
        <w:t xml:space="preserve"> better. </w:t>
      </w:r>
      <w:ins w:id="17" w:author="Halpern" w:date="2014-06-20T22:07:00Z">
        <w:r w:rsidRPr="00AD07A5">
          <w:rPr>
            <w:rFonts w:ascii="Helvetica" w:hAnsi="Helvetica" w:cs="Helvetica"/>
            <w:sz w:val="22"/>
          </w:rPr>
          <w:sym w:font="Wingdings" w:char="F0DF"/>
        </w:r>
        <w:r w:rsidRPr="004D5922">
          <w:rPr>
            <w:rFonts w:ascii="Helvetica" w:hAnsi="Helvetica" w:cs="Helvetica"/>
            <w:sz w:val="22"/>
          </w:rPr>
          <w:t xml:space="preserve"> </w:t>
        </w:r>
        <w:proofErr w:type="gramStart"/>
        <w:r w:rsidRPr="004D5922">
          <w:rPr>
            <w:rFonts w:ascii="Helvetica" w:hAnsi="Helvetica" w:cs="Helvetica"/>
            <w:sz w:val="22"/>
          </w:rPr>
          <w:t>seems</w:t>
        </w:r>
        <w:proofErr w:type="gramEnd"/>
        <w:r w:rsidRPr="004D5922">
          <w:rPr>
            <w:rFonts w:ascii="Helvetica" w:hAnsi="Helvetica" w:cs="Helvetica"/>
            <w:sz w:val="22"/>
          </w:rPr>
          <w:t xml:space="preserve"> another way of saying several of the other points made here.</w:t>
        </w:r>
      </w:ins>
    </w:p>
    <w:p w14:paraId="647F66B8" w14:textId="1BBA0DE1" w:rsidR="00AD07A5" w:rsidRPr="006C6443" w:rsidRDefault="00AD07A5" w:rsidP="006C6443">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rPr>
      </w:pPr>
      <w:r>
        <w:rPr>
          <w:rFonts w:ascii="Helvetica" w:hAnsi="Helvetica" w:cs="Helvetica"/>
          <w:sz w:val="22"/>
        </w:rPr>
        <w:t xml:space="preserve">We don’t deal with process error. </w:t>
      </w:r>
      <w:r w:rsidRPr="004D5922">
        <w:rPr>
          <w:rFonts w:ascii="Helvetica" w:hAnsi="Helvetica" w:cs="Helvetica"/>
          <w:sz w:val="22"/>
        </w:rPr>
        <w:t xml:space="preserve">Steve Munch and Jim Thorson: There are two types of variance here. The first is what is the shape of the true underlying relationship (e.g. the stock recruitment function) and the second is where are you on that curve and how confident are you in that estimate. Are we assuming that there is no variance in the true estimate of the </w:t>
      </w:r>
      <w:proofErr w:type="gramStart"/>
      <w:r w:rsidRPr="004D5922">
        <w:rPr>
          <w:rFonts w:ascii="Helvetica" w:hAnsi="Helvetica" w:cs="Helvetica"/>
          <w:sz w:val="22"/>
        </w:rPr>
        <w:t>system.</w:t>
      </w:r>
      <w:proofErr w:type="gramEnd"/>
      <w:r w:rsidRPr="004D5922">
        <w:rPr>
          <w:rFonts w:ascii="Helvetica" w:hAnsi="Helvetica" w:cs="Helvetica"/>
          <w:sz w:val="22"/>
        </w:rPr>
        <w:t xml:space="preserve">  </w:t>
      </w:r>
      <w:ins w:id="18" w:author="Halpern" w:date="2014-06-20T22:08:00Z">
        <w:r w:rsidRPr="00AD07A5">
          <w:rPr>
            <w:rFonts w:ascii="Helvetica" w:hAnsi="Helvetica" w:cs="Helvetica"/>
            <w:sz w:val="22"/>
          </w:rPr>
          <w:sym w:font="Wingdings" w:char="F0DF"/>
        </w:r>
        <w:r w:rsidRPr="004D5922">
          <w:rPr>
            <w:rFonts w:ascii="Helvetica" w:hAnsi="Helvetica" w:cs="Helvetica"/>
            <w:sz w:val="22"/>
          </w:rPr>
          <w:t xml:space="preserve"> Helen Regan has a great paper (in Eco Apps I think) on the many different sources of error (uncertainty).  It would be good to look at that paper to guide thinking about the different places/ways that monitoring could resolve some of those sources.</w:t>
        </w:r>
      </w:ins>
    </w:p>
    <w:p w14:paraId="069499B5" w14:textId="77777777" w:rsidR="00AD07A5" w:rsidRPr="002036CD" w:rsidRDefault="00AD07A5" w:rsidP="002036CD">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rPr>
      </w:pPr>
      <w:r w:rsidRPr="006C6443">
        <w:rPr>
          <w:rFonts w:ascii="Helvetica" w:hAnsi="Helvetica" w:cs="Helvetica"/>
          <w:sz w:val="22"/>
        </w:rPr>
        <w:t xml:space="preserve">Benefits of increased monitoring will depend on method. For example the spatial or temporal scale of monitoring potentially limit implementing this type of trade off approach. If you only started monitoring closely after a collapse happened or if organisms change the way they aggregate at low and high population sizes you may misestimate the need for monitoring. For example, imagine a species that changes it’s spatial clustering with it’s overall abundance. </w:t>
      </w:r>
      <w:ins w:id="19" w:author="Halpern" w:date="2014-06-20T22:09:00Z">
        <w:r w:rsidRPr="00AD07A5">
          <w:rPr>
            <w:rFonts w:ascii="Helvetica" w:hAnsi="Helvetica" w:cs="Helvetica"/>
            <w:sz w:val="22"/>
          </w:rPr>
          <w:sym w:font="Wingdings" w:char="F0DF"/>
        </w:r>
        <w:r w:rsidRPr="006C6443">
          <w:rPr>
            <w:rFonts w:ascii="Helvetica" w:hAnsi="Helvetica" w:cs="Helvetica"/>
            <w:sz w:val="22"/>
          </w:rPr>
          <w:t xml:space="preserve"> </w:t>
        </w:r>
        <w:proofErr w:type="gramStart"/>
        <w:r w:rsidRPr="006C6443">
          <w:rPr>
            <w:rFonts w:ascii="Helvetica" w:hAnsi="Helvetica" w:cs="Helvetica"/>
            <w:sz w:val="22"/>
          </w:rPr>
          <w:t>this</w:t>
        </w:r>
        <w:proofErr w:type="gramEnd"/>
        <w:r w:rsidRPr="006C6443">
          <w:rPr>
            <w:rFonts w:ascii="Helvetica" w:hAnsi="Helvetica" w:cs="Helvetica"/>
            <w:sz w:val="22"/>
          </w:rPr>
          <w:t xml:space="preserve"> seems to be one dimension of the process error you describe above, right?</w:t>
        </w:r>
      </w:ins>
    </w:p>
    <w:p w14:paraId="0DD967B5" w14:textId="77777777" w:rsidR="00AD07A5" w:rsidRPr="007C2A32" w:rsidRDefault="00AD07A5" w:rsidP="004D5922">
      <w:pPr>
        <w:pStyle w:val="ListParagraph"/>
        <w:numPr>
          <w:ilvl w:val="0"/>
          <w:numId w:val="10"/>
        </w:numPr>
        <w:rPr>
          <w:rFonts w:ascii="Helvetica" w:hAnsi="Helvetica"/>
          <w:sz w:val="22"/>
        </w:rPr>
      </w:pPr>
      <w:r>
        <w:rPr>
          <w:rFonts w:ascii="Helvetica" w:hAnsi="Helvetica" w:cs="Helvetica"/>
          <w:iCs/>
          <w:sz w:val="22"/>
        </w:rPr>
        <w:t xml:space="preserve">Irreversibility and adaptive monitoring </w:t>
      </w:r>
    </w:p>
    <w:p w14:paraId="686C5202" w14:textId="77777777" w:rsidR="00AD07A5" w:rsidRPr="00AD07A5" w:rsidRDefault="00AD07A5" w:rsidP="007C2A32">
      <w:pPr>
        <w:pStyle w:val="ListParagraph"/>
        <w:numPr>
          <w:ilvl w:val="1"/>
          <w:numId w:val="10"/>
        </w:numPr>
        <w:rPr>
          <w:ins w:id="20" w:author="Halpern" w:date="2014-06-20T22:10:00Z"/>
          <w:rFonts w:ascii="Helvetica" w:hAnsi="Helvetica"/>
          <w:sz w:val="22"/>
          <w:rPrChange w:id="21" w:author="Halpern" w:date="2014-06-20T22:10:00Z">
            <w:rPr>
              <w:ins w:id="22" w:author="Halpern" w:date="2014-06-20T22:10:00Z"/>
              <w:rFonts w:ascii="Helvetica" w:hAnsi="Helvetica"/>
              <w:i/>
              <w:sz w:val="22"/>
            </w:rPr>
          </w:rPrChange>
        </w:rPr>
      </w:pPr>
      <w:r w:rsidRPr="007C2A32">
        <w:rPr>
          <w:rFonts w:ascii="Helvetica" w:hAnsi="Helvetica" w:cs="Helvetica"/>
          <w:iCs/>
          <w:sz w:val="22"/>
        </w:rPr>
        <w:t>What is the value of increased precision when you do and do not have tipping points?</w:t>
      </w:r>
      <w:r w:rsidRPr="004D5922">
        <w:rPr>
          <w:rFonts w:ascii="Helvetica" w:hAnsi="Helvetica" w:cs="Helvetica"/>
          <w:i/>
          <w:iCs/>
          <w:sz w:val="22"/>
        </w:rPr>
        <w:t xml:space="preserve"> </w:t>
      </w:r>
      <w:ins w:id="23" w:author="Halpern" w:date="2014-06-20T22:10:00Z">
        <w:r w:rsidRPr="00AD07A5">
          <w:rPr>
            <w:rFonts w:ascii="Helvetica" w:hAnsi="Helvetica" w:cs="Helvetica"/>
            <w:i/>
            <w:iCs/>
            <w:sz w:val="22"/>
          </w:rPr>
          <w:sym w:font="Wingdings" w:char="F0DF"/>
        </w:r>
        <w:r w:rsidRPr="004D5922">
          <w:rPr>
            <w:rFonts w:ascii="Helvetica" w:hAnsi="Helvetica" w:cs="Helvetica"/>
            <w:i/>
            <w:iCs/>
            <w:sz w:val="22"/>
          </w:rPr>
          <w:t xml:space="preserve"> This seems a fundamental question: how do results differ for linear vs. nonlinear systems? All fish stocks have tipping point behavior (they can collapse) but it would be great if the results could </w:t>
        </w:r>
        <w:r w:rsidRPr="004D5922">
          <w:rPr>
            <w:rFonts w:ascii="Helvetica" w:hAnsi="Helvetica" w:cs="Helvetica"/>
            <w:i/>
            <w:iCs/>
            <w:sz w:val="22"/>
          </w:rPr>
          <w:lastRenderedPageBreak/>
          <w:t>provide</w:t>
        </w:r>
      </w:ins>
      <w:ins w:id="24" w:author="Halpern" w:date="2014-06-20T22:11:00Z">
        <w:r w:rsidRPr="004D5922">
          <w:rPr>
            <w:rFonts w:ascii="Helvetica" w:hAnsi="Helvetica" w:cs="Helvetica"/>
            <w:i/>
            <w:iCs/>
            <w:sz w:val="22"/>
          </w:rPr>
          <w:t xml:space="preserve"> general guidance for monitoring of systems where/when it is not known if a tipping point exists or if instead everything is linear.</w:t>
        </w:r>
      </w:ins>
    </w:p>
    <w:p w14:paraId="1E930CF7" w14:textId="77777777" w:rsidR="00AD07A5" w:rsidRPr="000902B2" w:rsidRDefault="00AD07A5" w:rsidP="007C2A32">
      <w:pPr>
        <w:pStyle w:val="ListParagraph"/>
        <w:numPr>
          <w:ilvl w:val="1"/>
          <w:numId w:val="10"/>
          <w:ins w:id="25" w:author="Halpern" w:date="2014-06-20T22:10:00Z"/>
        </w:numPr>
        <w:rPr>
          <w:ins w:id="26" w:author="Halpern" w:date="2014-06-20T22:13:00Z"/>
          <w:rFonts w:ascii="Helvetica" w:hAnsi="Helvetica"/>
          <w:sz w:val="22"/>
        </w:rPr>
      </w:pPr>
      <w:r w:rsidRPr="004D5922">
        <w:rPr>
          <w:rFonts w:ascii="Helvetica" w:hAnsi="Helvetica" w:cs="Helvetica"/>
          <w:sz w:val="22"/>
        </w:rPr>
        <w:t xml:space="preserve">How does this service change with reversible and irreversible systems? </w:t>
      </w:r>
      <w:ins w:id="27" w:author="Halpern" w:date="2014-06-20T22:11:00Z">
        <w:r w:rsidRPr="00AD07A5">
          <w:rPr>
            <w:rFonts w:ascii="Helvetica" w:hAnsi="Helvetica" w:cs="Helvetica"/>
            <w:sz w:val="22"/>
          </w:rPr>
          <w:sym w:font="Wingdings" w:char="F0DF"/>
        </w:r>
        <w:r w:rsidRPr="004D5922">
          <w:rPr>
            <w:rFonts w:ascii="Helvetica" w:hAnsi="Helvetica" w:cs="Helvetica"/>
            <w:sz w:val="22"/>
          </w:rPr>
          <w:t xml:space="preserve"> </w:t>
        </w:r>
        <w:proofErr w:type="gramStart"/>
        <w:r w:rsidRPr="004D5922">
          <w:rPr>
            <w:rFonts w:ascii="Helvetica" w:hAnsi="Helvetica" w:cs="Helvetica"/>
            <w:sz w:val="22"/>
          </w:rPr>
          <w:t>this</w:t>
        </w:r>
        <w:proofErr w:type="gramEnd"/>
        <w:r w:rsidRPr="004D5922">
          <w:rPr>
            <w:rFonts w:ascii="Helvetica" w:hAnsi="Helvetica" w:cs="Helvetica"/>
            <w:sz w:val="22"/>
          </w:rPr>
          <w:t xml:space="preserve"> seems to be simply a function of the cost side of things </w:t>
        </w:r>
      </w:ins>
      <w:ins w:id="28" w:author="Halpern" w:date="2014-06-20T22:12:00Z">
        <w:r w:rsidRPr="004D5922">
          <w:rPr>
            <w:rFonts w:ascii="Helvetica" w:hAnsi="Helvetica" w:cs="Helvetica"/>
            <w:sz w:val="22"/>
          </w:rPr>
          <w:t>–</w:t>
        </w:r>
      </w:ins>
      <w:ins w:id="29" w:author="Halpern" w:date="2014-06-20T22:11:00Z">
        <w:r w:rsidRPr="004D5922">
          <w:rPr>
            <w:rFonts w:ascii="Helvetica" w:hAnsi="Helvetica" w:cs="Helvetica"/>
            <w:sz w:val="22"/>
          </w:rPr>
          <w:t xml:space="preserve"> if </w:t>
        </w:r>
      </w:ins>
      <w:ins w:id="30" w:author="Halpern" w:date="2014-06-20T22:12:00Z">
        <w:r w:rsidRPr="004D5922">
          <w:rPr>
            <w:rFonts w:ascii="Helvetica" w:hAnsi="Helvetica" w:cs="Helvetica"/>
            <w:sz w:val="22"/>
          </w:rPr>
          <w:t>it is irreversible, the cost/risk is MUCH higher and so extra monitoring will be totally worth it.  If it’s fully reversible and without hysteresis then</w:t>
        </w:r>
      </w:ins>
      <w:ins w:id="31" w:author="Halpern" w:date="2014-06-20T22:13:00Z">
        <w:r w:rsidRPr="004D5922">
          <w:rPr>
            <w:rFonts w:ascii="Helvetica" w:hAnsi="Helvetica" w:cs="Helvetica"/>
            <w:sz w:val="22"/>
          </w:rPr>
          <w:t xml:space="preserve"> it may be equivalent to a linear system and there is little value in extra monitoring because it’s easy to get back from going over the tipping point. </w:t>
        </w:r>
      </w:ins>
    </w:p>
    <w:p w14:paraId="0A652B56" w14:textId="77777777" w:rsidR="00AD07A5" w:rsidRPr="004D5922" w:rsidRDefault="00AD07A5" w:rsidP="007C2A32">
      <w:pPr>
        <w:pStyle w:val="ListParagraph"/>
        <w:numPr>
          <w:ilvl w:val="1"/>
          <w:numId w:val="10"/>
          <w:ins w:id="32" w:author="Halpern" w:date="2014-06-20T22:10:00Z"/>
        </w:numPr>
        <w:rPr>
          <w:rFonts w:ascii="Helvetica" w:hAnsi="Helvetica"/>
          <w:sz w:val="22"/>
        </w:rPr>
      </w:pPr>
      <w:r w:rsidRPr="004D5922">
        <w:rPr>
          <w:rFonts w:ascii="Helvetica" w:hAnsi="Helvetica" w:cs="Helvetica"/>
          <w:sz w:val="22"/>
        </w:rPr>
        <w:t>Perhaps a manager can offer a “discount rate” on systems where there is a strong nonlinearity- save money today to get money later. Are there lessons to learn from the economics world about how much value you put on your monitoring given irreversibility? (</w:t>
      </w:r>
      <w:proofErr w:type="spellStart"/>
      <w:r w:rsidRPr="004D5922">
        <w:rPr>
          <w:rFonts w:ascii="Helvetica" w:hAnsi="Helvetica" w:cs="Helvetica"/>
          <w:sz w:val="22"/>
        </w:rPr>
        <w:t>Perrings</w:t>
      </w:r>
      <w:proofErr w:type="spellEnd"/>
      <w:r w:rsidRPr="004D5922">
        <w:rPr>
          <w:rFonts w:ascii="Helvetica" w:hAnsi="Helvetica" w:cs="Helvetica"/>
          <w:sz w:val="22"/>
        </w:rPr>
        <w:t xml:space="preserve"> and Brock 2009) </w:t>
      </w:r>
    </w:p>
    <w:p w14:paraId="663C4048" w14:textId="77777777" w:rsidR="00AD07A5" w:rsidRDefault="00AD07A5"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sz w:val="22"/>
        </w:rPr>
        <w:t>How relevant</w:t>
      </w:r>
      <w:r>
        <w:rPr>
          <w:rFonts w:ascii="Helvetica" w:hAnsi="Helvetica" w:cs="Helvetica"/>
          <w:sz w:val="22"/>
        </w:rPr>
        <w:t xml:space="preserve"> are these ideas to restoration of systems on the less preferred side of a tipping </w:t>
      </w:r>
    </w:p>
    <w:p w14:paraId="307AF348" w14:textId="77777777" w:rsidR="00AD07A5" w:rsidRPr="004D5922" w:rsidRDefault="00AD07A5" w:rsidP="007C2A32">
      <w:pPr>
        <w:pStyle w:val="ListParagraph"/>
        <w:widowControl w:val="0"/>
        <w:numPr>
          <w:ilvl w:val="1"/>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sz w:val="22"/>
        </w:rPr>
        <w:t xml:space="preserve"> </w:t>
      </w:r>
      <w:proofErr w:type="gramStart"/>
      <w:r w:rsidRPr="004D5922">
        <w:rPr>
          <w:rFonts w:ascii="Helvetica" w:hAnsi="Helvetica" w:cs="Helvetica"/>
          <w:sz w:val="22"/>
        </w:rPr>
        <w:t>particularly</w:t>
      </w:r>
      <w:proofErr w:type="gramEnd"/>
      <w:r w:rsidRPr="004D5922">
        <w:rPr>
          <w:rFonts w:ascii="Helvetica" w:hAnsi="Helvetica" w:cs="Helvetica"/>
          <w:sz w:val="22"/>
        </w:rPr>
        <w:t xml:space="preserve"> in light of limited monitoring post-restoration? Overspending on monitoring. </w:t>
      </w:r>
    </w:p>
    <w:p w14:paraId="77D3E4EC" w14:textId="77777777" w:rsidR="00AD07A5" w:rsidRPr="004D5922" w:rsidRDefault="00AD07A5"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sz w:val="22"/>
        </w:rPr>
        <w:t>Do we have the capacity to link these ideas to a socioeconomic system? If you lose the cost of the fishery is one thing, but if you also lose the economy surrounding this system it may be catastrophic. A good example is the timber legacy in the pacific northwest, where overharvesting of trees continues to hurt the economy and require retraining</w:t>
      </w:r>
      <w:ins w:id="33" w:author="Halpern" w:date="2014-06-20T22:14:00Z">
        <w:r w:rsidRPr="004D5922">
          <w:rPr>
            <w:rFonts w:ascii="Helvetica" w:hAnsi="Helvetica" w:cs="Helvetica"/>
            <w:sz w:val="22"/>
          </w:rPr>
          <w:t xml:space="preserve"> </w:t>
        </w:r>
        <w:r w:rsidRPr="00AD07A5">
          <w:rPr>
            <w:rFonts w:ascii="Helvetica" w:hAnsi="Helvetica" w:cs="Helvetica"/>
            <w:sz w:val="22"/>
          </w:rPr>
          <w:sym w:font="Wingdings" w:char="F0DF"/>
        </w:r>
        <w:r w:rsidRPr="004D5922">
          <w:rPr>
            <w:rFonts w:ascii="Helvetica" w:hAnsi="Helvetica" w:cs="Helvetica"/>
            <w:sz w:val="22"/>
          </w:rPr>
          <w:t xml:space="preserve"> as with the irreversible example above, I think this just factors into how cost is estimated</w:t>
        </w:r>
      </w:ins>
    </w:p>
    <w:p w14:paraId="170234C9" w14:textId="77777777" w:rsidR="00AD07A5" w:rsidRDefault="00AD07A5"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4D5922">
        <w:rPr>
          <w:rFonts w:ascii="Helvetica" w:hAnsi="Helvetica" w:cs="Helvetica"/>
          <w:sz w:val="22"/>
        </w:rPr>
        <w:t>Contextualize within “pretty good yield” concept</w:t>
      </w:r>
    </w:p>
    <w:p w14:paraId="4AAFD105" w14:textId="77777777" w:rsidR="00AD07A5" w:rsidRDefault="00AD07A5" w:rsidP="004D592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Pr>
          <w:rFonts w:ascii="Helvetica" w:hAnsi="Helvetica" w:cs="Helvetica"/>
          <w:sz w:val="22"/>
        </w:rPr>
        <w:t xml:space="preserve">Does this give us insight into the “hidden” costs of monitoring </w:t>
      </w:r>
    </w:p>
    <w:p w14:paraId="55F28A07" w14:textId="77777777" w:rsidR="00AD07A5" w:rsidRPr="00037780" w:rsidRDefault="00AD07A5" w:rsidP="00216A12">
      <w:pPr>
        <w:pStyle w:val="ListParagraph"/>
        <w:widowControl w:val="0"/>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r w:rsidRPr="00037780">
        <w:rPr>
          <w:rFonts w:ascii="Helvetica" w:hAnsi="Helvetica" w:cs="Helvetica"/>
          <w:sz w:val="22"/>
        </w:rPr>
        <w:t>Can we find ecosystems we can use as case studies where w</w:t>
      </w:r>
      <w:r>
        <w:rPr>
          <w:rFonts w:ascii="Helvetica" w:hAnsi="Helvetica" w:cs="Helvetica"/>
          <w:sz w:val="22"/>
        </w:rPr>
        <w:t>e can actually put costs on the</w:t>
      </w:r>
      <w:r w:rsidRPr="00037780">
        <w:rPr>
          <w:rFonts w:ascii="Helvetica" w:hAnsi="Helvetica" w:cs="Helvetica"/>
          <w:sz w:val="22"/>
        </w:rPr>
        <w:t xml:space="preserve"> monitoring programs?</w:t>
      </w:r>
    </w:p>
    <w:p w14:paraId="54A606E2" w14:textId="77777777" w:rsidR="00AD07A5" w:rsidRDefault="00AD07A5"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p>
    <w:p w14:paraId="0062EBDD" w14:textId="77777777" w:rsidR="00AD07A5" w:rsidRPr="00446086" w:rsidRDefault="00AD07A5"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sz w:val="22"/>
        </w:rPr>
      </w:pPr>
      <w:r>
        <w:rPr>
          <w:rFonts w:ascii="Helvetica" w:hAnsi="Helvetica" w:cs="Helvetica"/>
          <w:b/>
          <w:sz w:val="22"/>
        </w:rPr>
        <w:t xml:space="preserve">SPECIFIC ANALYSIS/APPROACH </w:t>
      </w:r>
      <w:r w:rsidRPr="00446086">
        <w:rPr>
          <w:rFonts w:ascii="Helvetica" w:hAnsi="Helvetica" w:cs="Helvetica"/>
          <w:b/>
          <w:sz w:val="22"/>
        </w:rPr>
        <w:t>QUESTIONS</w:t>
      </w:r>
    </w:p>
    <w:p w14:paraId="6DFF3601" w14:textId="77777777" w:rsidR="00AD07A5" w:rsidRPr="00446086" w:rsidRDefault="00AD07A5" w:rsidP="00446086">
      <w:pPr>
        <w:pStyle w:val="ListParagraph"/>
        <w:numPr>
          <w:ilvl w:val="0"/>
          <w:numId w:val="21"/>
        </w:numPr>
        <w:rPr>
          <w:rFonts w:ascii="Helvetica" w:hAnsi="Helvetica"/>
        </w:rPr>
      </w:pPr>
      <w:r w:rsidRPr="00446086">
        <w:rPr>
          <w:rFonts w:ascii="Helvetica" w:hAnsi="Helvetica"/>
        </w:rPr>
        <w:t>Questions for TE</w:t>
      </w:r>
      <w:r>
        <w:rPr>
          <w:rFonts w:ascii="Helvetica" w:hAnsi="Helvetica"/>
        </w:rPr>
        <w:t xml:space="preserve"> and JS Meeting</w:t>
      </w:r>
    </w:p>
    <w:p w14:paraId="72C7B175" w14:textId="77777777" w:rsidR="00AD07A5" w:rsidRPr="00446086" w:rsidRDefault="00AD07A5" w:rsidP="00446086">
      <w:pPr>
        <w:pStyle w:val="ListParagraph"/>
        <w:numPr>
          <w:ilvl w:val="1"/>
          <w:numId w:val="21"/>
        </w:numPr>
        <w:rPr>
          <w:rFonts w:ascii="Helvetica" w:hAnsi="Helvetica"/>
        </w:rPr>
      </w:pPr>
      <w:r w:rsidRPr="00446086">
        <w:rPr>
          <w:rFonts w:ascii="Helvetica" w:hAnsi="Helvetica"/>
        </w:rPr>
        <w:t xml:space="preserve">Need more detail on the outlier definition and why pulling outliers in </w:t>
      </w:r>
      <w:r>
        <w:rPr>
          <w:rFonts w:ascii="Helvetica" w:hAnsi="Helvetica"/>
        </w:rPr>
        <w:t>“</w:t>
      </w:r>
      <w:r w:rsidRPr="00446086">
        <w:rPr>
          <w:rFonts w:ascii="Helvetica" w:hAnsi="Helvetica"/>
        </w:rPr>
        <w:t>repeat model</w:t>
      </w:r>
      <w:r>
        <w:rPr>
          <w:rFonts w:ascii="Helvetica" w:hAnsi="Helvetica"/>
        </w:rPr>
        <w:t xml:space="preserve">” function.  </w:t>
      </w:r>
    </w:p>
    <w:p w14:paraId="71EFCFB6" w14:textId="77777777" w:rsidR="00AD07A5" w:rsidRDefault="00AD07A5" w:rsidP="00446086">
      <w:pPr>
        <w:pStyle w:val="ListParagraph"/>
        <w:numPr>
          <w:ilvl w:val="1"/>
          <w:numId w:val="21"/>
        </w:numPr>
        <w:rPr>
          <w:rFonts w:ascii="Helvetica" w:hAnsi="Helvetica"/>
        </w:rPr>
      </w:pPr>
      <w:r w:rsidRPr="00446086">
        <w:rPr>
          <w:rFonts w:ascii="Helvetica" w:hAnsi="Helvetica"/>
        </w:rPr>
        <w:t xml:space="preserve">Given new </w:t>
      </w:r>
      <w:proofErr w:type="gramStart"/>
      <w:r w:rsidRPr="00446086">
        <w:rPr>
          <w:rFonts w:ascii="Helvetica" w:hAnsi="Helvetica"/>
        </w:rPr>
        <w:t>log normal</w:t>
      </w:r>
      <w:proofErr w:type="gramEnd"/>
      <w:r w:rsidRPr="00446086">
        <w:rPr>
          <w:rFonts w:ascii="Helvetica" w:hAnsi="Helvetica"/>
        </w:rPr>
        <w:t xml:space="preserve"> pull of cv and error in cv, I’m not sure what the</w:t>
      </w:r>
      <w:r>
        <w:rPr>
          <w:rFonts w:ascii="Helvetica" w:hAnsi="Helvetica"/>
        </w:rPr>
        <w:t xml:space="preserve"> investment C</w:t>
      </w:r>
      <w:bookmarkStart w:id="34" w:name="_GoBack"/>
      <w:bookmarkEnd w:id="34"/>
      <w:r>
        <w:rPr>
          <w:rFonts w:ascii="Helvetica" w:hAnsi="Helvetica"/>
        </w:rPr>
        <w:t xml:space="preserve">V relationship is. Can we also write another CV-Investment function that describes either a linear and a </w:t>
      </w:r>
      <w:proofErr w:type="gramStart"/>
      <w:r>
        <w:rPr>
          <w:rFonts w:ascii="Helvetica" w:hAnsi="Helvetica"/>
        </w:rPr>
        <w:t>sigmoid.</w:t>
      </w:r>
      <w:proofErr w:type="gramEnd"/>
    </w:p>
    <w:p w14:paraId="18005CD9" w14:textId="77777777" w:rsidR="00AD07A5" w:rsidRDefault="00AD07A5" w:rsidP="00446086">
      <w:pPr>
        <w:pStyle w:val="ListParagraph"/>
        <w:numPr>
          <w:ilvl w:val="1"/>
          <w:numId w:val="21"/>
        </w:numPr>
        <w:rPr>
          <w:rFonts w:ascii="Helvetica" w:hAnsi="Helvetica"/>
        </w:rPr>
      </w:pPr>
      <w:r>
        <w:rPr>
          <w:rFonts w:ascii="Helvetica" w:hAnsi="Helvetica"/>
        </w:rPr>
        <w:t>Double check functions I added to determine probability of tipping and fraction of bonanza/bust years (need process error?)</w:t>
      </w:r>
    </w:p>
    <w:p w14:paraId="60F6C1AE" w14:textId="77777777" w:rsidR="00AD07A5" w:rsidRPr="00446086" w:rsidRDefault="00AD07A5" w:rsidP="00446086">
      <w:pPr>
        <w:pStyle w:val="ListParagraph"/>
        <w:numPr>
          <w:ilvl w:val="1"/>
          <w:numId w:val="21"/>
        </w:numPr>
        <w:rPr>
          <w:rFonts w:ascii="Helvetica" w:hAnsi="Helvetica"/>
        </w:rPr>
      </w:pPr>
      <w:r>
        <w:rPr>
          <w:rFonts w:ascii="Helvetica" w:hAnsi="Helvetica"/>
        </w:rPr>
        <w:t>Discuss whether NPV is appropriate response for heat maps</w:t>
      </w:r>
    </w:p>
    <w:p w14:paraId="757109AC" w14:textId="77777777" w:rsidR="00AD07A5" w:rsidRPr="00446086" w:rsidRDefault="00AD07A5" w:rsidP="004460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rPr>
      </w:pPr>
    </w:p>
    <w:sectPr w:rsidR="00AD07A5" w:rsidRPr="00446086" w:rsidSect="00AD07A5">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rian Stier" w:date="2014-06-24T08:29:00Z" w:initials="AS">
    <w:p w14:paraId="605C2DC9" w14:textId="4B556C75" w:rsidR="005808C8" w:rsidRDefault="005808C8" w:rsidP="00D30192">
      <w:pPr>
        <w:pStyle w:val="ListParagraph"/>
        <w:widowControl w:val="0"/>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Pr>
          <w:rFonts w:ascii="Helvetica" w:hAnsi="Helvetica" w:cs="Helvetica"/>
        </w:rPr>
        <w:t xml:space="preserve">BH: </w:t>
      </w:r>
      <w:ins w:id="1" w:author="Halpern" w:date="2014-06-20T21:54:00Z">
        <w:r>
          <w:rPr>
            <w:rFonts w:ascii="Helvetica" w:hAnsi="Helvetica" w:cs="Helvetica"/>
          </w:rPr>
          <w:t xml:space="preserve">I know this is the model you developed, but </w:t>
        </w:r>
        <w:proofErr w:type="spellStart"/>
        <w:r>
          <w:rPr>
            <w:rFonts w:ascii="Helvetica" w:hAnsi="Helvetica" w:cs="Helvetica"/>
          </w:rPr>
          <w:t>allee</w:t>
        </w:r>
        <w:proofErr w:type="spellEnd"/>
        <w:r>
          <w:rPr>
            <w:rFonts w:ascii="Helvetica" w:hAnsi="Helvetica" w:cs="Helvetica"/>
          </w:rPr>
          <w:t xml:space="preserve"> effects seem less interesting than other potential tipping points. Do you think the model and results will be generalizable to other types of nonlinear relationships?</w:t>
        </w:r>
      </w:ins>
    </w:p>
    <w:p w14:paraId="272EA8AF" w14:textId="77777777" w:rsidR="005808C8" w:rsidRDefault="005808C8">
      <w:pPr>
        <w:pStyle w:val="CommentText"/>
      </w:pPr>
    </w:p>
    <w:p w14:paraId="6C45BABE" w14:textId="5A1CC50B" w:rsidR="005808C8" w:rsidRPr="00D30192" w:rsidRDefault="005808C8">
      <w:pPr>
        <w:pStyle w:val="CommentText"/>
        <w:rPr>
          <w:b/>
        </w:rPr>
      </w:pPr>
      <w:r>
        <w:rPr>
          <w:b/>
        </w:rPr>
        <w:t xml:space="preserve">AS: </w:t>
      </w:r>
      <w:r w:rsidRPr="00D30192">
        <w:t xml:space="preserve">I think Ben is perhaps referring to tipping points in e.g. coral reefs, but I’m not inclined to get into this for the </w:t>
      </w:r>
      <w:proofErr w:type="spellStart"/>
      <w:r w:rsidRPr="00D30192">
        <w:t>papper</w:t>
      </w:r>
      <w:proofErr w:type="spellEnd"/>
      <w:r w:rsidRPr="00D30192">
        <w:t>, but rather the discussion and couching of the question.</w:t>
      </w:r>
      <w:r>
        <w:rPr>
          <w:b/>
        </w:rPr>
        <w:t xml:space="preserve"> </w:t>
      </w:r>
    </w:p>
  </w:comment>
  <w:comment w:id="3" w:author="Adrian Stier" w:date="2014-06-24T08:31:00Z" w:initials="AS">
    <w:p w14:paraId="7FB2FF61" w14:textId="41FC8841" w:rsidR="005808C8" w:rsidRDefault="005808C8" w:rsidP="00F2310F">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sidRPr="00F2310F">
        <w:rPr>
          <w:rFonts w:ascii="Helvetica" w:hAnsi="Helvetica" w:cs="Helvetica"/>
          <w:highlight w:val="yellow"/>
        </w:rPr>
        <w:t xml:space="preserve">BH: </w:t>
      </w:r>
      <w:ins w:id="4" w:author="Halpern" w:date="2014-06-20T21:58:00Z">
        <w:r w:rsidRPr="00F2310F">
          <w:rPr>
            <w:rFonts w:ascii="Helvetica" w:hAnsi="Helvetica" w:cs="Helvetica"/>
            <w:highlight w:val="yellow"/>
          </w:rPr>
          <w:t>I think this is a great one and should be a main question.</w:t>
        </w:r>
      </w:ins>
    </w:p>
    <w:p w14:paraId="6CCB62B0" w14:textId="5195ED07" w:rsidR="005808C8" w:rsidRDefault="005808C8">
      <w:pPr>
        <w:pStyle w:val="CommentText"/>
      </w:pPr>
    </w:p>
  </w:comment>
  <w:comment w:id="7" w:author="Adrian Stier" w:date="2014-06-24T08:32:00Z" w:initials="AS">
    <w:p w14:paraId="203CCA50" w14:textId="572A353B" w:rsidR="005808C8" w:rsidRDefault="005808C8" w:rsidP="00996614">
      <w:pPr>
        <w:pStyle w:val="ListParagraph"/>
        <w:widowControl w:val="0"/>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Style w:val="CommentReference"/>
        </w:rPr>
        <w:annotationRef/>
      </w:r>
      <w:r>
        <w:rPr>
          <w:rFonts w:ascii="Helvetica" w:hAnsi="Helvetica" w:cs="Helvetica"/>
        </w:rPr>
        <w:t xml:space="preserve">BH: </w:t>
      </w:r>
      <w:ins w:id="8" w:author="Halpern" w:date="2014-06-20T22:01:00Z">
        <w:r>
          <w:rPr>
            <w:rFonts w:ascii="Helvetica" w:hAnsi="Helvetica" w:cs="Helvetica"/>
          </w:rPr>
          <w:t>why would the value of information change in this case? Are you saying that the driver of change (climate regime vs. human driven) makes a difference in the value of information? That</w:t>
        </w:r>
      </w:ins>
      <w:ins w:id="9" w:author="Halpern" w:date="2014-06-20T22:02:00Z">
        <w:r>
          <w:rPr>
            <w:rFonts w:ascii="Helvetica" w:hAnsi="Helvetica" w:cs="Helvetica"/>
          </w:rPr>
          <w:t>’s not obvious to me why, so needs some explanation.</w:t>
        </w:r>
      </w:ins>
    </w:p>
    <w:p w14:paraId="2A80DCE5" w14:textId="2CA710D0" w:rsidR="005808C8" w:rsidRDefault="005808C8">
      <w:pPr>
        <w:pStyle w:val="CommentText"/>
      </w:pP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01AA1D" w14:textId="77777777" w:rsidR="005808C8" w:rsidRDefault="005808C8" w:rsidP="0020668C">
      <w:r>
        <w:separator/>
      </w:r>
    </w:p>
  </w:endnote>
  <w:endnote w:type="continuationSeparator" w:id="0">
    <w:p w14:paraId="3D6651C4" w14:textId="77777777" w:rsidR="005808C8" w:rsidRDefault="005808C8" w:rsidP="0020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A00002EF" w:usb1="4000207B"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53F8B5" w14:textId="77777777" w:rsidR="005808C8" w:rsidRDefault="005808C8" w:rsidP="0020668C">
      <w:r>
        <w:separator/>
      </w:r>
    </w:p>
  </w:footnote>
  <w:footnote w:type="continuationSeparator" w:id="0">
    <w:p w14:paraId="49EAF35B" w14:textId="77777777" w:rsidR="005808C8" w:rsidRDefault="005808C8" w:rsidP="0020668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F4561"/>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E21C3"/>
    <w:multiLevelType w:val="hybridMultilevel"/>
    <w:tmpl w:val="67663A66"/>
    <w:lvl w:ilvl="0" w:tplc="51E06C76">
      <w:numFmt w:val="bullet"/>
      <w:lvlText w:val="-"/>
      <w:lvlJc w:val="left"/>
      <w:pPr>
        <w:ind w:left="720" w:hanging="360"/>
      </w:pPr>
      <w:rPr>
        <w:rFonts w:ascii="Times New Roman" w:eastAsia="ＭＳ 明朝"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3E733E"/>
    <w:multiLevelType w:val="hybridMultilevel"/>
    <w:tmpl w:val="C7022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3121BB"/>
    <w:multiLevelType w:val="hybridMultilevel"/>
    <w:tmpl w:val="85C2D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5C5E1F"/>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2C30C8"/>
    <w:multiLevelType w:val="hybridMultilevel"/>
    <w:tmpl w:val="4E44E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8E3FB1"/>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C7333B"/>
    <w:multiLevelType w:val="hybridMultilevel"/>
    <w:tmpl w:val="4270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156AB2"/>
    <w:multiLevelType w:val="hybridMultilevel"/>
    <w:tmpl w:val="172E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7B77B8"/>
    <w:multiLevelType w:val="hybridMultilevel"/>
    <w:tmpl w:val="3D0ED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8A15F4"/>
    <w:multiLevelType w:val="hybridMultilevel"/>
    <w:tmpl w:val="97065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B65CB1"/>
    <w:multiLevelType w:val="hybridMultilevel"/>
    <w:tmpl w:val="5714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C849F8"/>
    <w:multiLevelType w:val="hybridMultilevel"/>
    <w:tmpl w:val="C2B0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352E21"/>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CD0707"/>
    <w:multiLevelType w:val="hybridMultilevel"/>
    <w:tmpl w:val="118A22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7C7C94"/>
    <w:multiLevelType w:val="hybridMultilevel"/>
    <w:tmpl w:val="1CBCE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763BCD"/>
    <w:multiLevelType w:val="hybridMultilevel"/>
    <w:tmpl w:val="F44CA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C2079B"/>
    <w:multiLevelType w:val="hybridMultilevel"/>
    <w:tmpl w:val="EC8E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E91D17"/>
    <w:multiLevelType w:val="hybridMultilevel"/>
    <w:tmpl w:val="830CD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DF7374"/>
    <w:multiLevelType w:val="hybridMultilevel"/>
    <w:tmpl w:val="F936275C"/>
    <w:lvl w:ilvl="0" w:tplc="410011B6">
      <w:numFmt w:val="bullet"/>
      <w:lvlText w:val="-"/>
      <w:lvlJc w:val="left"/>
      <w:pPr>
        <w:ind w:left="720" w:hanging="360"/>
      </w:pPr>
      <w:rPr>
        <w:rFonts w:ascii="Cambria" w:eastAsia="ＭＳ 明朝" w:hAnsi="Cambr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F16067"/>
    <w:multiLevelType w:val="hybridMultilevel"/>
    <w:tmpl w:val="39C6D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832B66"/>
    <w:multiLevelType w:val="hybridMultilevel"/>
    <w:tmpl w:val="545CA386"/>
    <w:lvl w:ilvl="0" w:tplc="410011B6">
      <w:numFmt w:val="bullet"/>
      <w:lvlText w:val="-"/>
      <w:lvlJc w:val="left"/>
      <w:pPr>
        <w:ind w:left="720" w:hanging="360"/>
      </w:pPr>
      <w:rPr>
        <w:rFonts w:ascii="Cambria" w:eastAsia="ＭＳ 明朝" w:hAnsi="Cambr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9"/>
  </w:num>
  <w:num w:numId="3">
    <w:abstractNumId w:val="21"/>
  </w:num>
  <w:num w:numId="4">
    <w:abstractNumId w:val="7"/>
  </w:num>
  <w:num w:numId="5">
    <w:abstractNumId w:val="18"/>
  </w:num>
  <w:num w:numId="6">
    <w:abstractNumId w:val="11"/>
  </w:num>
  <w:num w:numId="7">
    <w:abstractNumId w:val="14"/>
  </w:num>
  <w:num w:numId="8">
    <w:abstractNumId w:val="12"/>
  </w:num>
  <w:num w:numId="9">
    <w:abstractNumId w:val="15"/>
  </w:num>
  <w:num w:numId="10">
    <w:abstractNumId w:val="3"/>
  </w:num>
  <w:num w:numId="11">
    <w:abstractNumId w:val="16"/>
  </w:num>
  <w:num w:numId="12">
    <w:abstractNumId w:val="5"/>
  </w:num>
  <w:num w:numId="13">
    <w:abstractNumId w:val="6"/>
  </w:num>
  <w:num w:numId="14">
    <w:abstractNumId w:val="2"/>
  </w:num>
  <w:num w:numId="15">
    <w:abstractNumId w:val="10"/>
  </w:num>
  <w:num w:numId="16">
    <w:abstractNumId w:val="13"/>
  </w:num>
  <w:num w:numId="17">
    <w:abstractNumId w:val="9"/>
  </w:num>
  <w:num w:numId="18">
    <w:abstractNumId w:val="17"/>
  </w:num>
  <w:num w:numId="19">
    <w:abstractNumId w:val="4"/>
  </w:num>
  <w:num w:numId="20">
    <w:abstractNumId w:val="0"/>
  </w:num>
  <w:num w:numId="21">
    <w:abstractNumId w:val="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829B4"/>
    <w:rsid w:val="00002C0F"/>
    <w:rsid w:val="00004CB1"/>
    <w:rsid w:val="0001214A"/>
    <w:rsid w:val="000138ED"/>
    <w:rsid w:val="000168AA"/>
    <w:rsid w:val="0002465B"/>
    <w:rsid w:val="00025989"/>
    <w:rsid w:val="00025BD6"/>
    <w:rsid w:val="00027C7E"/>
    <w:rsid w:val="000332D0"/>
    <w:rsid w:val="000351C6"/>
    <w:rsid w:val="00037780"/>
    <w:rsid w:val="00046F10"/>
    <w:rsid w:val="00054679"/>
    <w:rsid w:val="00054AFD"/>
    <w:rsid w:val="00074DE4"/>
    <w:rsid w:val="00077274"/>
    <w:rsid w:val="000775BA"/>
    <w:rsid w:val="00081777"/>
    <w:rsid w:val="00086762"/>
    <w:rsid w:val="000902B2"/>
    <w:rsid w:val="00092A96"/>
    <w:rsid w:val="000A3164"/>
    <w:rsid w:val="000B7B6E"/>
    <w:rsid w:val="000C0813"/>
    <w:rsid w:val="000C3B4A"/>
    <w:rsid w:val="000C5B61"/>
    <w:rsid w:val="000D7A24"/>
    <w:rsid w:val="000E6466"/>
    <w:rsid w:val="000E6920"/>
    <w:rsid w:val="000F0894"/>
    <w:rsid w:val="000F5625"/>
    <w:rsid w:val="0010374C"/>
    <w:rsid w:val="00104D12"/>
    <w:rsid w:val="00134BCC"/>
    <w:rsid w:val="00140170"/>
    <w:rsid w:val="00145AFD"/>
    <w:rsid w:val="00150C7A"/>
    <w:rsid w:val="00151500"/>
    <w:rsid w:val="00153FA6"/>
    <w:rsid w:val="00155BB4"/>
    <w:rsid w:val="00156B2A"/>
    <w:rsid w:val="001705F1"/>
    <w:rsid w:val="00176046"/>
    <w:rsid w:val="001766B6"/>
    <w:rsid w:val="00176CBD"/>
    <w:rsid w:val="00185897"/>
    <w:rsid w:val="00190C2F"/>
    <w:rsid w:val="001A24E3"/>
    <w:rsid w:val="001A2609"/>
    <w:rsid w:val="001A31A1"/>
    <w:rsid w:val="001B53E0"/>
    <w:rsid w:val="001B7C93"/>
    <w:rsid w:val="001C0481"/>
    <w:rsid w:val="001C52C4"/>
    <w:rsid w:val="001C77D9"/>
    <w:rsid w:val="001D462F"/>
    <w:rsid w:val="001D71DA"/>
    <w:rsid w:val="001E04DE"/>
    <w:rsid w:val="001F2014"/>
    <w:rsid w:val="001F407F"/>
    <w:rsid w:val="002008D0"/>
    <w:rsid w:val="002036CD"/>
    <w:rsid w:val="0020668C"/>
    <w:rsid w:val="00211CED"/>
    <w:rsid w:val="002165EC"/>
    <w:rsid w:val="00216A12"/>
    <w:rsid w:val="00222A70"/>
    <w:rsid w:val="002235B4"/>
    <w:rsid w:val="00225198"/>
    <w:rsid w:val="00232C65"/>
    <w:rsid w:val="00243F99"/>
    <w:rsid w:val="00253C31"/>
    <w:rsid w:val="00262647"/>
    <w:rsid w:val="0026381A"/>
    <w:rsid w:val="00266D03"/>
    <w:rsid w:val="0027574A"/>
    <w:rsid w:val="002917B3"/>
    <w:rsid w:val="00292B30"/>
    <w:rsid w:val="002A5FE2"/>
    <w:rsid w:val="002B2273"/>
    <w:rsid w:val="002C64DD"/>
    <w:rsid w:val="002D0965"/>
    <w:rsid w:val="002D667F"/>
    <w:rsid w:val="002E2D28"/>
    <w:rsid w:val="002F0979"/>
    <w:rsid w:val="002F09D4"/>
    <w:rsid w:val="002F6275"/>
    <w:rsid w:val="002F68F5"/>
    <w:rsid w:val="002F7B81"/>
    <w:rsid w:val="003044A3"/>
    <w:rsid w:val="003049C5"/>
    <w:rsid w:val="00345C6F"/>
    <w:rsid w:val="00346809"/>
    <w:rsid w:val="00362BF3"/>
    <w:rsid w:val="003663CD"/>
    <w:rsid w:val="00367892"/>
    <w:rsid w:val="00381C75"/>
    <w:rsid w:val="00395C08"/>
    <w:rsid w:val="003969CD"/>
    <w:rsid w:val="003A001A"/>
    <w:rsid w:val="003A2397"/>
    <w:rsid w:val="003B16E4"/>
    <w:rsid w:val="003B7DD1"/>
    <w:rsid w:val="003D66ED"/>
    <w:rsid w:val="003E10B5"/>
    <w:rsid w:val="003E6BD2"/>
    <w:rsid w:val="003F1918"/>
    <w:rsid w:val="003F54FB"/>
    <w:rsid w:val="003F568E"/>
    <w:rsid w:val="00402BD4"/>
    <w:rsid w:val="00404C12"/>
    <w:rsid w:val="00406627"/>
    <w:rsid w:val="0041002E"/>
    <w:rsid w:val="00411FC0"/>
    <w:rsid w:val="00446086"/>
    <w:rsid w:val="004B122C"/>
    <w:rsid w:val="004B2417"/>
    <w:rsid w:val="004B34A8"/>
    <w:rsid w:val="004C1745"/>
    <w:rsid w:val="004C76A9"/>
    <w:rsid w:val="004D1287"/>
    <w:rsid w:val="004D15E2"/>
    <w:rsid w:val="004D1D76"/>
    <w:rsid w:val="004D25F3"/>
    <w:rsid w:val="004D5922"/>
    <w:rsid w:val="004D7C50"/>
    <w:rsid w:val="004E3F5C"/>
    <w:rsid w:val="004F17D2"/>
    <w:rsid w:val="00501367"/>
    <w:rsid w:val="00511DBE"/>
    <w:rsid w:val="00515072"/>
    <w:rsid w:val="0052098E"/>
    <w:rsid w:val="0052559B"/>
    <w:rsid w:val="00546A95"/>
    <w:rsid w:val="00551041"/>
    <w:rsid w:val="00557AD9"/>
    <w:rsid w:val="005628B1"/>
    <w:rsid w:val="00576C57"/>
    <w:rsid w:val="005808C8"/>
    <w:rsid w:val="005813AB"/>
    <w:rsid w:val="00587D5D"/>
    <w:rsid w:val="005A43BE"/>
    <w:rsid w:val="005A449C"/>
    <w:rsid w:val="005B0B04"/>
    <w:rsid w:val="005B7548"/>
    <w:rsid w:val="005C105D"/>
    <w:rsid w:val="005E5950"/>
    <w:rsid w:val="005E78E1"/>
    <w:rsid w:val="005E7EDC"/>
    <w:rsid w:val="005F0B3D"/>
    <w:rsid w:val="005F3BA4"/>
    <w:rsid w:val="006005CA"/>
    <w:rsid w:val="006073BE"/>
    <w:rsid w:val="00613DBF"/>
    <w:rsid w:val="00614DDE"/>
    <w:rsid w:val="0061646F"/>
    <w:rsid w:val="0062224B"/>
    <w:rsid w:val="00624FD5"/>
    <w:rsid w:val="0062700C"/>
    <w:rsid w:val="00642C98"/>
    <w:rsid w:val="0064624A"/>
    <w:rsid w:val="006510BD"/>
    <w:rsid w:val="00653C33"/>
    <w:rsid w:val="00662D75"/>
    <w:rsid w:val="00673950"/>
    <w:rsid w:val="006739D7"/>
    <w:rsid w:val="00675A98"/>
    <w:rsid w:val="00682829"/>
    <w:rsid w:val="006829B4"/>
    <w:rsid w:val="006A2C7E"/>
    <w:rsid w:val="006A6488"/>
    <w:rsid w:val="006B019D"/>
    <w:rsid w:val="006C1E60"/>
    <w:rsid w:val="006C6443"/>
    <w:rsid w:val="006D2DCC"/>
    <w:rsid w:val="006D58FE"/>
    <w:rsid w:val="006E5977"/>
    <w:rsid w:val="006F0E0B"/>
    <w:rsid w:val="006F1005"/>
    <w:rsid w:val="006F6B81"/>
    <w:rsid w:val="006F718D"/>
    <w:rsid w:val="006F7232"/>
    <w:rsid w:val="0071135A"/>
    <w:rsid w:val="00711A90"/>
    <w:rsid w:val="007150F7"/>
    <w:rsid w:val="007159B4"/>
    <w:rsid w:val="00727AC8"/>
    <w:rsid w:val="00732CAE"/>
    <w:rsid w:val="007359E3"/>
    <w:rsid w:val="00743C9E"/>
    <w:rsid w:val="0076236E"/>
    <w:rsid w:val="007752E3"/>
    <w:rsid w:val="00780A1E"/>
    <w:rsid w:val="00781467"/>
    <w:rsid w:val="007A26A3"/>
    <w:rsid w:val="007A764D"/>
    <w:rsid w:val="007B699B"/>
    <w:rsid w:val="007B6ED5"/>
    <w:rsid w:val="007C2A32"/>
    <w:rsid w:val="007C3078"/>
    <w:rsid w:val="007C4B7B"/>
    <w:rsid w:val="007C4C60"/>
    <w:rsid w:val="007C5A65"/>
    <w:rsid w:val="007D4BC4"/>
    <w:rsid w:val="007E2CBD"/>
    <w:rsid w:val="007E52C4"/>
    <w:rsid w:val="007F3C13"/>
    <w:rsid w:val="007F7BFF"/>
    <w:rsid w:val="00802082"/>
    <w:rsid w:val="00802407"/>
    <w:rsid w:val="00805E43"/>
    <w:rsid w:val="00814787"/>
    <w:rsid w:val="00833028"/>
    <w:rsid w:val="0083336D"/>
    <w:rsid w:val="008356DE"/>
    <w:rsid w:val="00842CA3"/>
    <w:rsid w:val="008447F9"/>
    <w:rsid w:val="008448D7"/>
    <w:rsid w:val="008473B9"/>
    <w:rsid w:val="00853EBD"/>
    <w:rsid w:val="0086324B"/>
    <w:rsid w:val="00874A5A"/>
    <w:rsid w:val="00874FCF"/>
    <w:rsid w:val="00882B39"/>
    <w:rsid w:val="008B09A5"/>
    <w:rsid w:val="008B0FEE"/>
    <w:rsid w:val="008D72F8"/>
    <w:rsid w:val="008E0DC1"/>
    <w:rsid w:val="008E33AD"/>
    <w:rsid w:val="008F30F5"/>
    <w:rsid w:val="00900EED"/>
    <w:rsid w:val="00904976"/>
    <w:rsid w:val="00905642"/>
    <w:rsid w:val="009119CF"/>
    <w:rsid w:val="009150B6"/>
    <w:rsid w:val="00916A41"/>
    <w:rsid w:val="00916AF7"/>
    <w:rsid w:val="00976914"/>
    <w:rsid w:val="00996614"/>
    <w:rsid w:val="009A476F"/>
    <w:rsid w:val="009B7010"/>
    <w:rsid w:val="009B7947"/>
    <w:rsid w:val="009C5586"/>
    <w:rsid w:val="009F138A"/>
    <w:rsid w:val="00A10C28"/>
    <w:rsid w:val="00A1318F"/>
    <w:rsid w:val="00A17730"/>
    <w:rsid w:val="00A2511A"/>
    <w:rsid w:val="00A45580"/>
    <w:rsid w:val="00A470B1"/>
    <w:rsid w:val="00A56C68"/>
    <w:rsid w:val="00A56EB6"/>
    <w:rsid w:val="00A604BE"/>
    <w:rsid w:val="00A77045"/>
    <w:rsid w:val="00A861FF"/>
    <w:rsid w:val="00AC08CE"/>
    <w:rsid w:val="00AC41AC"/>
    <w:rsid w:val="00AC63DF"/>
    <w:rsid w:val="00AD07A5"/>
    <w:rsid w:val="00AD3F4E"/>
    <w:rsid w:val="00AD69F1"/>
    <w:rsid w:val="00AD6CF3"/>
    <w:rsid w:val="00AD700A"/>
    <w:rsid w:val="00AE147B"/>
    <w:rsid w:val="00AF549A"/>
    <w:rsid w:val="00AF634A"/>
    <w:rsid w:val="00B42FD5"/>
    <w:rsid w:val="00B46EC1"/>
    <w:rsid w:val="00B51789"/>
    <w:rsid w:val="00B57439"/>
    <w:rsid w:val="00B63042"/>
    <w:rsid w:val="00B63A93"/>
    <w:rsid w:val="00B6686B"/>
    <w:rsid w:val="00B70592"/>
    <w:rsid w:val="00B819C1"/>
    <w:rsid w:val="00B8522C"/>
    <w:rsid w:val="00B852D1"/>
    <w:rsid w:val="00B85FAE"/>
    <w:rsid w:val="00B87783"/>
    <w:rsid w:val="00B910DB"/>
    <w:rsid w:val="00B9341A"/>
    <w:rsid w:val="00B93947"/>
    <w:rsid w:val="00B94ABD"/>
    <w:rsid w:val="00BA1A7F"/>
    <w:rsid w:val="00BA57DB"/>
    <w:rsid w:val="00BA7B11"/>
    <w:rsid w:val="00BB51ED"/>
    <w:rsid w:val="00BB5275"/>
    <w:rsid w:val="00BC5F68"/>
    <w:rsid w:val="00BD4C8D"/>
    <w:rsid w:val="00BD61E1"/>
    <w:rsid w:val="00BF6998"/>
    <w:rsid w:val="00C008A7"/>
    <w:rsid w:val="00C35AD5"/>
    <w:rsid w:val="00C40348"/>
    <w:rsid w:val="00C4155C"/>
    <w:rsid w:val="00C4598D"/>
    <w:rsid w:val="00C47AE1"/>
    <w:rsid w:val="00C516BE"/>
    <w:rsid w:val="00C637D8"/>
    <w:rsid w:val="00CD0B48"/>
    <w:rsid w:val="00CE2757"/>
    <w:rsid w:val="00D0272A"/>
    <w:rsid w:val="00D05857"/>
    <w:rsid w:val="00D07981"/>
    <w:rsid w:val="00D26C2A"/>
    <w:rsid w:val="00D30192"/>
    <w:rsid w:val="00D32AC4"/>
    <w:rsid w:val="00D33330"/>
    <w:rsid w:val="00D6457A"/>
    <w:rsid w:val="00D70D8B"/>
    <w:rsid w:val="00DA15DD"/>
    <w:rsid w:val="00DA5051"/>
    <w:rsid w:val="00DB349E"/>
    <w:rsid w:val="00DD3FF7"/>
    <w:rsid w:val="00DD4534"/>
    <w:rsid w:val="00DD68CB"/>
    <w:rsid w:val="00DE71BA"/>
    <w:rsid w:val="00DF7812"/>
    <w:rsid w:val="00E02B39"/>
    <w:rsid w:val="00E05368"/>
    <w:rsid w:val="00E06876"/>
    <w:rsid w:val="00E14551"/>
    <w:rsid w:val="00E17039"/>
    <w:rsid w:val="00E32880"/>
    <w:rsid w:val="00E333B8"/>
    <w:rsid w:val="00E66615"/>
    <w:rsid w:val="00E76FE2"/>
    <w:rsid w:val="00E877D4"/>
    <w:rsid w:val="00E93445"/>
    <w:rsid w:val="00E94C31"/>
    <w:rsid w:val="00EA03E9"/>
    <w:rsid w:val="00EA3E0D"/>
    <w:rsid w:val="00EB1DE6"/>
    <w:rsid w:val="00EC1FF0"/>
    <w:rsid w:val="00EC30F9"/>
    <w:rsid w:val="00ED2F94"/>
    <w:rsid w:val="00ED6976"/>
    <w:rsid w:val="00EF073C"/>
    <w:rsid w:val="00F0394D"/>
    <w:rsid w:val="00F04569"/>
    <w:rsid w:val="00F20D48"/>
    <w:rsid w:val="00F2310F"/>
    <w:rsid w:val="00F231D2"/>
    <w:rsid w:val="00F240FC"/>
    <w:rsid w:val="00F268C3"/>
    <w:rsid w:val="00F42181"/>
    <w:rsid w:val="00F63F10"/>
    <w:rsid w:val="00F8043A"/>
    <w:rsid w:val="00F86753"/>
    <w:rsid w:val="00F871AF"/>
    <w:rsid w:val="00F87C44"/>
    <w:rsid w:val="00F92CAB"/>
    <w:rsid w:val="00F972A1"/>
    <w:rsid w:val="00FA0F70"/>
    <w:rsid w:val="00FA77DA"/>
    <w:rsid w:val="00FC162B"/>
    <w:rsid w:val="00FC6585"/>
    <w:rsid w:val="00FD3DB3"/>
    <w:rsid w:val="00FD70E2"/>
    <w:rsid w:val="00FE465F"/>
    <w:rsid w:val="00FE55AA"/>
    <w:rsid w:val="00FF047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0EA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uiPriority="35" w:qFormat="1"/>
    <w:lsdException w:name="annotation reference" w:unhideWhenUsed="0"/>
    <w:lsdException w:name="line number"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F1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rsid w:val="009B7010"/>
    <w:rPr>
      <w:rFonts w:cs="Times New Roman"/>
    </w:rPr>
  </w:style>
  <w:style w:type="character" w:styleId="PlaceholderText">
    <w:name w:val="Placeholder Text"/>
    <w:basedOn w:val="DefaultParagraphFont"/>
    <w:uiPriority w:val="99"/>
    <w:semiHidden/>
    <w:rsid w:val="009C5586"/>
    <w:rPr>
      <w:rFonts w:cs="Times New Roman"/>
      <w:color w:val="808080"/>
    </w:rPr>
  </w:style>
  <w:style w:type="paragraph" w:styleId="BalloonText">
    <w:name w:val="Balloon Text"/>
    <w:basedOn w:val="Normal"/>
    <w:link w:val="BalloonTextChar"/>
    <w:uiPriority w:val="99"/>
    <w:semiHidden/>
    <w:rsid w:val="009C55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586"/>
    <w:rPr>
      <w:rFonts w:ascii="Lucida Grande" w:hAnsi="Lucida Grande" w:cs="Lucida Grande"/>
      <w:sz w:val="18"/>
    </w:rPr>
  </w:style>
  <w:style w:type="paragraph" w:styleId="ListParagraph">
    <w:name w:val="List Paragraph"/>
    <w:basedOn w:val="Normal"/>
    <w:uiPriority w:val="99"/>
    <w:qFormat/>
    <w:rsid w:val="001B53E0"/>
    <w:pPr>
      <w:ind w:left="720"/>
      <w:contextualSpacing/>
    </w:pPr>
  </w:style>
  <w:style w:type="character" w:styleId="CommentReference">
    <w:name w:val="annotation reference"/>
    <w:basedOn w:val="DefaultParagraphFont"/>
    <w:uiPriority w:val="99"/>
    <w:semiHidden/>
    <w:rsid w:val="002235B4"/>
    <w:rPr>
      <w:rFonts w:cs="Times New Roman"/>
      <w:sz w:val="18"/>
    </w:rPr>
  </w:style>
  <w:style w:type="paragraph" w:styleId="CommentText">
    <w:name w:val="annotation text"/>
    <w:basedOn w:val="Normal"/>
    <w:link w:val="CommentTextChar"/>
    <w:uiPriority w:val="99"/>
    <w:semiHidden/>
    <w:rsid w:val="002235B4"/>
  </w:style>
  <w:style w:type="character" w:customStyle="1" w:styleId="CommentTextChar">
    <w:name w:val="Comment Text Char"/>
    <w:basedOn w:val="DefaultParagraphFont"/>
    <w:link w:val="CommentText"/>
    <w:uiPriority w:val="99"/>
    <w:semiHidden/>
    <w:rsid w:val="002235B4"/>
    <w:rPr>
      <w:rFonts w:cs="Times New Roman"/>
    </w:rPr>
  </w:style>
  <w:style w:type="paragraph" w:styleId="CommentSubject">
    <w:name w:val="annotation subject"/>
    <w:basedOn w:val="CommentText"/>
    <w:next w:val="CommentText"/>
    <w:link w:val="CommentSubjectChar"/>
    <w:uiPriority w:val="99"/>
    <w:semiHidden/>
    <w:rsid w:val="002235B4"/>
    <w:rPr>
      <w:b/>
      <w:bCs/>
      <w:sz w:val="20"/>
      <w:szCs w:val="20"/>
    </w:rPr>
  </w:style>
  <w:style w:type="character" w:customStyle="1" w:styleId="CommentSubjectChar">
    <w:name w:val="Comment Subject Char"/>
    <w:basedOn w:val="CommentTextChar"/>
    <w:link w:val="CommentSubject"/>
    <w:uiPriority w:val="99"/>
    <w:semiHidden/>
    <w:rsid w:val="002235B4"/>
    <w:rPr>
      <w:rFonts w:cs="Times New Roman"/>
      <w:b/>
      <w:bCs/>
      <w:sz w:val="20"/>
    </w:rPr>
  </w:style>
  <w:style w:type="paragraph" w:styleId="Header">
    <w:name w:val="header"/>
    <w:basedOn w:val="Normal"/>
    <w:link w:val="HeaderChar"/>
    <w:uiPriority w:val="99"/>
    <w:rsid w:val="0020668C"/>
    <w:pPr>
      <w:tabs>
        <w:tab w:val="center" w:pos="4320"/>
        <w:tab w:val="right" w:pos="8640"/>
      </w:tabs>
    </w:pPr>
  </w:style>
  <w:style w:type="character" w:customStyle="1" w:styleId="HeaderChar">
    <w:name w:val="Header Char"/>
    <w:basedOn w:val="DefaultParagraphFont"/>
    <w:link w:val="Header"/>
    <w:uiPriority w:val="99"/>
    <w:rsid w:val="0020668C"/>
    <w:rPr>
      <w:rFonts w:cs="Times New Roman"/>
    </w:rPr>
  </w:style>
  <w:style w:type="paragraph" w:styleId="Footer">
    <w:name w:val="footer"/>
    <w:basedOn w:val="Normal"/>
    <w:link w:val="FooterChar"/>
    <w:uiPriority w:val="99"/>
    <w:semiHidden/>
    <w:rsid w:val="0020668C"/>
    <w:pPr>
      <w:tabs>
        <w:tab w:val="center" w:pos="4320"/>
        <w:tab w:val="right" w:pos="8640"/>
      </w:tabs>
    </w:pPr>
  </w:style>
  <w:style w:type="character" w:customStyle="1" w:styleId="FooterChar">
    <w:name w:val="Footer Char"/>
    <w:basedOn w:val="DefaultParagraphFont"/>
    <w:link w:val="Footer"/>
    <w:uiPriority w:val="99"/>
    <w:rsid w:val="0020668C"/>
    <w:rPr>
      <w:rFonts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1392</Words>
  <Characters>7936</Characters>
  <Application>Microsoft Macintosh Word</Application>
  <DocSecurity>0</DocSecurity>
  <Lines>66</Lines>
  <Paragraphs>18</Paragraphs>
  <ScaleCrop>false</ScaleCrop>
  <Company/>
  <LinksUpToDate>false</LinksUpToDate>
  <CharactersWithSpaces>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information”: Adaptive Monitoring and the Trade Off Between Monitoring Costs and Precision in Ecosystem Assessmen</dc:title>
  <dc:subject/>
  <dc:creator>Adrian Stier</dc:creator>
  <cp:keywords/>
  <cp:lastModifiedBy>Adrian Stier</cp:lastModifiedBy>
  <cp:revision>13</cp:revision>
  <dcterms:created xsi:type="dcterms:W3CDTF">2014-06-21T04:53:00Z</dcterms:created>
  <dcterms:modified xsi:type="dcterms:W3CDTF">2014-06-24T15:43:00Z</dcterms:modified>
</cp:coreProperties>
</file>