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F2635B" w14:textId="65CE3CB5" w:rsidR="00EA763F" w:rsidRPr="00957F1F" w:rsidRDefault="00EA763F" w:rsidP="00EA763F">
      <w:pPr>
        <w:ind w:left="720" w:hanging="72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w:t>
      </w:r>
      <w:del w:id="1" w:author="Crow White" w:date="2015-09-25T13:03:00Z">
        <w:r w:rsidRPr="00957F1F" w:rsidDel="00CB00AD">
          <w:rPr>
            <w:rFonts w:ascii="Helvetica" w:hAnsi="Helvetica"/>
            <w:b/>
            <w:sz w:val="22"/>
            <w:szCs w:val="22"/>
          </w:rPr>
          <w:delText xml:space="preserve"> a</w:delText>
        </w:r>
      </w:del>
      <w:r w:rsidRPr="00957F1F">
        <w:rPr>
          <w:rFonts w:ascii="Helvetica" w:hAnsi="Helvetica"/>
          <w:b/>
          <w:sz w:val="22"/>
          <w:szCs w:val="22"/>
        </w:rPr>
        <w:t xml:space="preserve"> better </w:t>
      </w:r>
      <w:r w:rsidR="00645768">
        <w:rPr>
          <w:rFonts w:ascii="Helvetica" w:hAnsi="Helvetica"/>
          <w:b/>
          <w:sz w:val="22"/>
          <w:szCs w:val="22"/>
        </w:rPr>
        <w:t>monitoring strategies</w:t>
      </w:r>
    </w:p>
    <w:p w14:paraId="7ADA7D43" w14:textId="77777777" w:rsidR="00EA763F" w:rsidRPr="00957F1F" w:rsidRDefault="00EA763F" w:rsidP="00903261">
      <w:pPr>
        <w:outlineLvl w:val="0"/>
        <w:rPr>
          <w:rFonts w:ascii="Helvetica" w:hAnsi="Helvetica" w:cs="Times New Roman"/>
          <w:bCs/>
          <w:sz w:val="22"/>
          <w:szCs w:val="22"/>
        </w:rPr>
      </w:pPr>
    </w:p>
    <w:p w14:paraId="61740D85" w14:textId="01D0F707" w:rsidR="00903261" w:rsidRPr="00161963"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 xml:space="preserve">1,5,6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 xml:space="preserve">John M. </w:t>
      </w:r>
      <w:proofErr w:type="spellStart"/>
      <w:r w:rsidR="00045D2C" w:rsidRPr="00957F1F">
        <w:rPr>
          <w:rFonts w:ascii="Helvetica" w:hAnsi="Helvetica" w:cs="Times New Roman"/>
          <w:bCs/>
          <w:sz w:val="22"/>
          <w:szCs w:val="22"/>
        </w:rPr>
        <w:t>Lynham</w:t>
      </w:r>
      <w:proofErr w:type="spellEnd"/>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Solomon,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(we should discuss order</w:t>
      </w:r>
      <w:r w:rsidR="00FC7BA4">
        <w:rPr>
          <w:rFonts w:ascii="Helvetica" w:hAnsi="Helvetica"/>
          <w:sz w:val="22"/>
          <w:szCs w:val="22"/>
        </w:rPr>
        <w:t xml:space="preserve"> and </w:t>
      </w:r>
      <w:r w:rsidR="00D85320">
        <w:rPr>
          <w:rFonts w:ascii="Helvetica" w:hAnsi="Helvetica"/>
          <w:sz w:val="22"/>
          <w:szCs w:val="22"/>
        </w:rPr>
        <w:t xml:space="preserve">add </w:t>
      </w:r>
      <w:r w:rsidR="00FC7BA4">
        <w:rPr>
          <w:rFonts w:ascii="Helvetica" w:hAnsi="Helvetica"/>
          <w:sz w:val="22"/>
          <w:szCs w:val="22"/>
        </w:rPr>
        <w:t>any other authors I’m missing</w:t>
      </w:r>
      <w:r w:rsidR="00161963" w:rsidRPr="00161963">
        <w:rPr>
          <w:rFonts w:ascii="Helvetica" w:hAnsi="Helvetica"/>
          <w:sz w:val="22"/>
          <w:szCs w:val="22"/>
        </w:rPr>
        <w:t>)</w:t>
      </w:r>
    </w:p>
    <w:p w14:paraId="7276B7E8"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3C378CD8" w14:textId="5FDB130D"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3D97B21D"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7F98CD4F" w14:textId="75D0ED20"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3A231907" w14:textId="1590D1C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34243C80" w14:textId="77777777" w:rsidR="00437F91" w:rsidRPr="00957F1F" w:rsidRDefault="00437F91" w:rsidP="00903261">
      <w:pPr>
        <w:pStyle w:val="Header"/>
        <w:rPr>
          <w:rFonts w:ascii="Helvetica" w:hAnsi="Helvetica" w:cs="Times New Roman"/>
          <w:sz w:val="22"/>
          <w:szCs w:val="22"/>
          <w:vertAlign w:val="superscript"/>
        </w:rPr>
      </w:pPr>
    </w:p>
    <w:p w14:paraId="12A93E2D" w14:textId="4A25D125"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del w:id="2" w:author="Crow White" w:date="2015-09-25T13:04:00Z">
        <w:r w:rsidR="00C60394" w:rsidRPr="00957F1F" w:rsidDel="00CB00AD">
          <w:rPr>
            <w:rFonts w:ascii="Helvetica" w:hAnsi="Helvetica" w:cs="Times"/>
            <w:sz w:val="22"/>
            <w:szCs w:val="22"/>
          </w:rPr>
          <w:delText xml:space="preserve">Department of </w:delText>
        </w:r>
      </w:del>
      <w:r w:rsidR="00C60394" w:rsidRPr="00957F1F">
        <w:rPr>
          <w:rFonts w:ascii="Helvetica" w:hAnsi="Helvetica" w:cs="Times"/>
          <w:sz w:val="22"/>
          <w:szCs w:val="22"/>
        </w:rPr>
        <w:t>Biological Sciences</w:t>
      </w:r>
      <w:ins w:id="3" w:author="Crow White" w:date="2015-09-25T13:04:00Z">
        <w:r w:rsidR="00CB00AD">
          <w:rPr>
            <w:rFonts w:ascii="Helvetica" w:hAnsi="Helvetica" w:cs="Times"/>
            <w:sz w:val="22"/>
            <w:szCs w:val="22"/>
          </w:rPr>
          <w:t xml:space="preserve"> Department</w:t>
        </w:r>
      </w:ins>
      <w:r w:rsidR="00C60394" w:rsidRPr="00957F1F">
        <w:rPr>
          <w:rFonts w:ascii="Helvetica" w:hAnsi="Helvetica" w:cs="Times"/>
          <w:sz w:val="22"/>
          <w:szCs w:val="22"/>
        </w:rPr>
        <w:t>, California Polytechnic State University, San Luis Obispo, California 93407 USA </w:t>
      </w:r>
    </w:p>
    <w:p w14:paraId="219F15EB"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6C81172" w14:textId="77777777" w:rsidR="00E105F4" w:rsidRPr="00957F1F" w:rsidRDefault="00E105F4" w:rsidP="00903261">
      <w:pPr>
        <w:pStyle w:val="Header"/>
        <w:rPr>
          <w:rFonts w:ascii="Helvetica" w:hAnsi="Helvetica" w:cs="Times New Roman"/>
          <w:sz w:val="22"/>
          <w:szCs w:val="22"/>
          <w:vertAlign w:val="superscript"/>
        </w:rPr>
      </w:pPr>
    </w:p>
    <w:p w14:paraId="6F18AC70"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6FCC80EE"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206008B4" w14:textId="782461C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4F202CB5"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209C3D40"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3C84494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4E67DC5"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4"/>
      <w:r w:rsidRPr="00957F1F">
        <w:rPr>
          <w:rFonts w:ascii="Helvetica" w:hAnsi="Helvetica" w:cs="Times New Roman"/>
          <w:i/>
          <w:sz w:val="22"/>
          <w:szCs w:val="22"/>
        </w:rPr>
        <w:t>Expert opinion and ecosystem management</w:t>
      </w:r>
      <w:commentRangeEnd w:id="4"/>
      <w:r w:rsidR="00B10D68">
        <w:rPr>
          <w:rStyle w:val="CommentReference"/>
        </w:rPr>
        <w:commentReference w:id="4"/>
      </w:r>
    </w:p>
    <w:p w14:paraId="39FC7F63"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3973A6EA" w14:textId="5F112B00" w:rsidR="00903261" w:rsidRPr="00957F1F" w:rsidRDefault="00903261" w:rsidP="00903261">
      <w:pPr>
        <w:widowControl w:val="0"/>
        <w:autoSpaceDE w:val="0"/>
        <w:autoSpaceDN w:val="0"/>
        <w:adjustRightInd w:val="0"/>
        <w:rPr>
          <w:rFonts w:ascii="Helvetica" w:hAnsi="Helvetica" w:cs="Times New Roman"/>
          <w:i/>
          <w:sz w:val="22"/>
          <w:szCs w:val="22"/>
        </w:rPr>
      </w:pPr>
      <w:commentRangeStart w:id="5"/>
      <w:r w:rsidRPr="00957F1F">
        <w:rPr>
          <w:rFonts w:ascii="Helvetica" w:hAnsi="Helvetica" w:cs="Times New Roman"/>
          <w:b/>
          <w:sz w:val="22"/>
          <w:szCs w:val="22"/>
        </w:rPr>
        <w:t>Keywords</w:t>
      </w:r>
      <w:commentRangeEnd w:id="5"/>
      <w:r w:rsidR="00B10D68">
        <w:rPr>
          <w:rStyle w:val="CommentReference"/>
        </w:rPr>
        <w:commentReference w:id="5"/>
      </w:r>
      <w:r w:rsidRPr="00957F1F">
        <w:rPr>
          <w:rFonts w:ascii="Helvetica" w:hAnsi="Helvetica" w:cs="Times New Roman"/>
          <w:sz w:val="22"/>
          <w:szCs w:val="22"/>
        </w:rPr>
        <w:t>:</w:t>
      </w:r>
      <w:r w:rsidRPr="00957F1F">
        <w:rPr>
          <w:rFonts w:ascii="Helvetica" w:hAnsi="Helvetica" w:cs="Times New Roman"/>
          <w:i/>
          <w:sz w:val="22"/>
          <w:szCs w:val="22"/>
        </w:rPr>
        <w:t xml:space="preserve"> </w:t>
      </w:r>
      <w:r w:rsidR="00193870" w:rsidRPr="00957F1F">
        <w:rPr>
          <w:rFonts w:ascii="Helvetica" w:hAnsi="Helvetica" w:cs="Times New Roman"/>
          <w:i/>
          <w:sz w:val="22"/>
          <w:szCs w:val="22"/>
        </w:rPr>
        <w:t>Value of Information; Monitoring</w:t>
      </w:r>
      <w:r w:rsidR="00067023">
        <w:rPr>
          <w:rFonts w:ascii="Helvetica" w:hAnsi="Helvetica" w:cs="Times New Roman"/>
          <w:i/>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 xml:space="preserve">cosystem </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03FA8B03" w14:textId="77777777" w:rsidR="00BD3DE4" w:rsidRPr="00957F1F" w:rsidRDefault="00BD3DE4" w:rsidP="00903261">
      <w:pPr>
        <w:tabs>
          <w:tab w:val="left" w:pos="7020"/>
        </w:tabs>
        <w:rPr>
          <w:rFonts w:ascii="Helvetica" w:hAnsi="Helvetica" w:cs="Times New Roman"/>
          <w:b/>
          <w:sz w:val="22"/>
          <w:szCs w:val="22"/>
          <w:lang w:eastAsia="fr-FR"/>
        </w:rPr>
      </w:pPr>
    </w:p>
    <w:p w14:paraId="24D72944" w14:textId="3DB3B334" w:rsidR="00903261" w:rsidRPr="00957F1F" w:rsidRDefault="00903261" w:rsidP="00903261">
      <w:pPr>
        <w:tabs>
          <w:tab w:val="left" w:pos="7020"/>
        </w:tabs>
        <w:rPr>
          <w:rFonts w:ascii="Helvetica" w:hAnsi="Helvetica" w:cs="Times New Roman"/>
          <w:sz w:val="22"/>
          <w:szCs w:val="22"/>
          <w:lang w:eastAsia="fr-FR"/>
        </w:rPr>
      </w:pPr>
      <w:r w:rsidRPr="00957F1F">
        <w:rPr>
          <w:rFonts w:ascii="Helvetica" w:hAnsi="Helvetica" w:cs="Times New Roman"/>
          <w:b/>
          <w:sz w:val="22"/>
          <w:szCs w:val="22"/>
          <w:lang w:eastAsia="fr-FR"/>
        </w:rPr>
        <w:t>Paper statistics:</w:t>
      </w:r>
      <w:r w:rsidRPr="00957F1F">
        <w:rPr>
          <w:rFonts w:ascii="Helvetica" w:hAnsi="Helvetica" w:cs="Times New Roman"/>
          <w:sz w:val="22"/>
          <w:szCs w:val="22"/>
          <w:lang w:eastAsia="fr-FR"/>
        </w:rPr>
        <w:t xml:space="preserve"> </w:t>
      </w:r>
      <w:r w:rsidRPr="00957F1F">
        <w:rPr>
          <w:rFonts w:ascii="Helvetica" w:hAnsi="Helvetica" w:cs="Times New Roman"/>
          <w:sz w:val="22"/>
          <w:szCs w:val="22"/>
          <w:highlight w:val="lightGray"/>
          <w:lang w:eastAsia="fr-FR"/>
        </w:rPr>
        <w:t>Abstract Length: 146; Length of main text: 3000 words; References: 35; Figures: 5; Tables: 1.</w:t>
      </w:r>
    </w:p>
    <w:p w14:paraId="6B25E978" w14:textId="77777777" w:rsidR="0001115B" w:rsidRPr="00957F1F" w:rsidRDefault="0001115B" w:rsidP="00903261">
      <w:pPr>
        <w:outlineLvl w:val="0"/>
        <w:rPr>
          <w:rFonts w:ascii="Helvetica" w:hAnsi="Helvetica" w:cs="Times New Roman"/>
          <w:bCs/>
          <w:sz w:val="22"/>
          <w:szCs w:val="22"/>
        </w:rPr>
      </w:pPr>
    </w:p>
    <w:p w14:paraId="6D56C967"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35795AFF" w14:textId="4941A514"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w:t>
      </w:r>
      <w:proofErr w:type="spellStart"/>
      <w:r w:rsidRPr="00957F1F">
        <w:rPr>
          <w:rFonts w:ascii="Helvetica" w:hAnsi="Helvetica" w:cs="Times New Roman"/>
          <w:bCs/>
          <w:sz w:val="22"/>
          <w:szCs w:val="22"/>
        </w:rPr>
        <w:t>Samhouri</w:t>
      </w:r>
      <w:proofErr w:type="spellEnd"/>
      <w:r w:rsidRPr="00957F1F">
        <w:rPr>
          <w:rFonts w:ascii="Helvetica" w:hAnsi="Helvetica" w:cs="Times New Roman"/>
          <w:bCs/>
          <w:sz w:val="22"/>
          <w:szCs w:val="22"/>
        </w:rPr>
        <w:t xml:space="preserve">: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4E310A13" w14:textId="7EE544CD"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0361D9FF" w14:textId="39E671C3"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ins w:id="6" w:author="Crow White" w:date="2015-09-25T13:04:00Z">
        <w:r w:rsidR="00CB00AD">
          <w:rPr>
            <w:rFonts w:ascii="Helvetica" w:hAnsi="Helvetica" w:cs="Times New Roman"/>
            <w:bCs/>
            <w:sz w:val="22"/>
            <w:szCs w:val="22"/>
          </w:rPr>
          <w:fldChar w:fldCharType="begin"/>
        </w:r>
        <w:r w:rsidR="00CB00AD">
          <w:rPr>
            <w:rFonts w:ascii="Helvetica" w:hAnsi="Helvetica" w:cs="Times New Roman"/>
            <w:bCs/>
            <w:sz w:val="22"/>
            <w:szCs w:val="22"/>
          </w:rPr>
          <w:instrText xml:space="preserve"> HYPERLINK "mailto:</w:instrText>
        </w:r>
      </w:ins>
      <w:r w:rsidR="00CB00AD" w:rsidRPr="00CB00AD">
        <w:rPr>
          <w:rPrChange w:id="7" w:author="Crow White" w:date="2015-09-25T13:04:00Z">
            <w:rPr>
              <w:rStyle w:val="Hyperlink"/>
              <w:rFonts w:ascii="Helvetica" w:hAnsi="Helvetica" w:cs="Times New Roman"/>
              <w:bCs/>
              <w:sz w:val="22"/>
              <w:szCs w:val="22"/>
            </w:rPr>
          </w:rPrChange>
        </w:rPr>
        <w:instrText>cwhite31@calpoly.edu</w:instrText>
      </w:r>
      <w:ins w:id="8" w:author="Crow White" w:date="2015-09-25T13:04:00Z">
        <w:r w:rsidR="00CB00AD">
          <w:rPr>
            <w:rFonts w:ascii="Helvetica" w:hAnsi="Helvetica" w:cs="Times New Roman"/>
            <w:bCs/>
            <w:sz w:val="22"/>
            <w:szCs w:val="22"/>
          </w:rPr>
          <w:instrText xml:space="preserve">" </w:instrText>
        </w:r>
        <w:r w:rsidR="00CB00AD">
          <w:rPr>
            <w:rFonts w:ascii="Helvetica" w:hAnsi="Helvetica" w:cs="Times New Roman"/>
            <w:bCs/>
            <w:sz w:val="22"/>
            <w:szCs w:val="22"/>
          </w:rPr>
          <w:fldChar w:fldCharType="separate"/>
        </w:r>
      </w:ins>
      <w:r w:rsidR="00CB00AD" w:rsidRPr="00CB00AD">
        <w:rPr>
          <w:rStyle w:val="Hyperlink"/>
          <w:rFonts w:ascii="Helvetica" w:hAnsi="Helvetica" w:cs="Times New Roman"/>
          <w:bCs/>
          <w:sz w:val="22"/>
          <w:szCs w:val="22"/>
        </w:rPr>
        <w:t>cwhite3</w:t>
      </w:r>
      <w:del w:id="9" w:author="Crow White" w:date="2015-09-25T13:04:00Z">
        <w:r w:rsidR="00CB00AD" w:rsidRPr="00CB00AD" w:rsidDel="00CB00AD">
          <w:rPr>
            <w:rStyle w:val="Hyperlink"/>
            <w:rFonts w:ascii="Helvetica" w:hAnsi="Helvetica" w:cs="Times New Roman"/>
            <w:bCs/>
            <w:sz w:val="22"/>
            <w:szCs w:val="22"/>
          </w:rPr>
          <w:delText>2</w:delText>
        </w:r>
      </w:del>
      <w:r w:rsidR="00CB00AD" w:rsidRPr="00CB00AD">
        <w:rPr>
          <w:rStyle w:val="Hyperlink"/>
          <w:rFonts w:ascii="Helvetica" w:hAnsi="Helvetica" w:cs="Times New Roman"/>
          <w:bCs/>
          <w:sz w:val="22"/>
          <w:szCs w:val="22"/>
        </w:rPr>
        <w:t>1@calpoly.edu</w:t>
      </w:r>
      <w:ins w:id="10" w:author="Crow White" w:date="2015-09-25T13:04:00Z">
        <w:r w:rsidR="00CB00AD">
          <w:rPr>
            <w:rFonts w:ascii="Helvetica" w:hAnsi="Helvetica" w:cs="Times New Roman"/>
            <w:bCs/>
            <w:sz w:val="22"/>
            <w:szCs w:val="22"/>
          </w:rPr>
          <w:fldChar w:fldCharType="end"/>
        </w:r>
      </w:ins>
    </w:p>
    <w:p w14:paraId="1A351584" w14:textId="21F225A3"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00952FA6" w:rsidRPr="00957F1F">
          <w:rPr>
            <w:rStyle w:val="Hyperlink"/>
            <w:rFonts w:ascii="Helvetica" w:eastAsia="Times New Roman" w:hAnsi="Helvetica" w:cs="Times New Roman"/>
            <w:sz w:val="22"/>
            <w:szCs w:val="22"/>
            <w:shd w:val="clear" w:color="auto" w:fill="FFFFFF"/>
          </w:rPr>
          <w:t>halpern@bren.ucsb.edu</w:t>
        </w:r>
      </w:hyperlink>
    </w:p>
    <w:p w14:paraId="1AF3798C"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w:t>
      </w:r>
      <w:proofErr w:type="spellStart"/>
      <w:r w:rsidRPr="00957F1F">
        <w:rPr>
          <w:rFonts w:ascii="Helvetica" w:hAnsi="Helvetica" w:cs="Times New Roman"/>
          <w:bCs/>
          <w:sz w:val="22"/>
          <w:szCs w:val="22"/>
        </w:rPr>
        <w:t>Lynham</w:t>
      </w:r>
      <w:proofErr w:type="spellEnd"/>
      <w:r w:rsidRPr="00957F1F">
        <w:rPr>
          <w:rFonts w:ascii="Helvetica" w:hAnsi="Helvetica" w:cs="Times New Roman"/>
          <w:bCs/>
          <w:sz w:val="22"/>
          <w:szCs w:val="22"/>
        </w:rPr>
        <w:t xml:space="preserve">: </w:t>
      </w:r>
      <w:hyperlink r:id="rId14" w:history="1">
        <w:r w:rsidR="009242C5" w:rsidRPr="00957F1F">
          <w:rPr>
            <w:rStyle w:val="Hyperlink"/>
            <w:rFonts w:ascii="Helvetica" w:hAnsi="Helvetica" w:cs="Times New Roman"/>
            <w:bCs/>
            <w:sz w:val="22"/>
            <w:szCs w:val="22"/>
          </w:rPr>
          <w:t>lynham@hawaii.edu</w:t>
        </w:r>
      </w:hyperlink>
    </w:p>
    <w:p w14:paraId="324AD02D" w14:textId="2D77E0E8"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5" w:history="1">
        <w:r w:rsidRPr="006A5103">
          <w:rPr>
            <w:rStyle w:val="Hyperlink"/>
            <w:rFonts w:ascii="Helvetica" w:hAnsi="Helvetica" w:cs="Times New Roman"/>
            <w:bCs/>
            <w:sz w:val="22"/>
            <w:szCs w:val="22"/>
          </w:rPr>
          <w:t>anne.salomon@sfu.ca</w:t>
        </w:r>
      </w:hyperlink>
    </w:p>
    <w:p w14:paraId="32878BE7" w14:textId="24F145AD"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6" w:history="1">
        <w:r w:rsidR="00952FA6" w:rsidRPr="00957F1F">
          <w:rPr>
            <w:rStyle w:val="Hyperlink"/>
            <w:rFonts w:ascii="Helvetica" w:eastAsia="Times New Roman" w:hAnsi="Helvetica" w:cs="Times New Roman"/>
            <w:sz w:val="22"/>
            <w:szCs w:val="22"/>
            <w:shd w:val="clear" w:color="auto" w:fill="FFFFFF"/>
          </w:rPr>
          <w:t>phil.levin@noaa.gov</w:t>
        </w:r>
      </w:hyperlink>
    </w:p>
    <w:p w14:paraId="570AD271"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2D2CA637"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4550066E" w14:textId="45CC646E"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 xml:space="preserve">monitoring are </w:t>
      </w:r>
      <w:del w:id="11" w:author="halpern" w:date="2015-09-26T12:11:00Z">
        <w:r w:rsidRPr="00957F1F" w:rsidDel="00B10D68">
          <w:rPr>
            <w:rFonts w:ascii="Helvetica" w:hAnsi="Helvetica" w:cs="Helvetica"/>
            <w:sz w:val="22"/>
            <w:szCs w:val="22"/>
          </w:rPr>
          <w:delText xml:space="preserve">a </w:delText>
        </w:r>
      </w:del>
      <w:r w:rsidRPr="00957F1F">
        <w:rPr>
          <w:rFonts w:ascii="Helvetica" w:hAnsi="Helvetica" w:cs="Helvetica"/>
          <w:sz w:val="22"/>
          <w:szCs w:val="22"/>
        </w:rPr>
        <w:t>critical but expensive component</w:t>
      </w:r>
      <w:ins w:id="12" w:author="Crow White" w:date="2015-09-25T13:04:00Z">
        <w:r w:rsidR="00CB00AD">
          <w:rPr>
            <w:rFonts w:ascii="Helvetica" w:hAnsi="Helvetica" w:cs="Helvetica"/>
            <w:sz w:val="22"/>
            <w:szCs w:val="22"/>
          </w:rPr>
          <w:t>s</w:t>
        </w:r>
      </w:ins>
      <w:r w:rsidRPr="00957F1F">
        <w:rPr>
          <w:rFonts w:ascii="Helvetica" w:hAnsi="Helvetica" w:cs="Helvetica"/>
          <w:sz w:val="22"/>
          <w:szCs w:val="22"/>
        </w:rPr>
        <w:t xml:space="preserve"> </w:t>
      </w:r>
      <w:ins w:id="13" w:author="halpern" w:date="2015-09-26T12:12:00Z">
        <w:r w:rsidR="00B10D68">
          <w:rPr>
            <w:rFonts w:ascii="Helvetica" w:hAnsi="Helvetica" w:cs="Helvetica"/>
            <w:sz w:val="22"/>
            <w:szCs w:val="22"/>
          </w:rPr>
          <w:t xml:space="preserve">of </w:t>
        </w:r>
      </w:ins>
      <w:commentRangeStart w:id="14"/>
      <w:ins w:id="15" w:author="Crow White" w:date="2015-09-25T13:05:00Z">
        <w:del w:id="16" w:author="halpern" w:date="2015-09-26T12:12:00Z">
          <w:r w:rsidR="00CB00AD" w:rsidDel="00B10D68">
            <w:rPr>
              <w:rFonts w:ascii="Helvetica" w:hAnsi="Helvetica" w:cs="Helvetica"/>
              <w:sz w:val="22"/>
              <w:szCs w:val="22"/>
            </w:rPr>
            <w:delText>to</w:delText>
          </w:r>
        </w:del>
      </w:ins>
      <w:del w:id="17" w:author="Crow White" w:date="2015-09-25T13:05:00Z">
        <w:r w:rsidRPr="00957F1F" w:rsidDel="00CB00AD">
          <w:rPr>
            <w:rFonts w:ascii="Helvetica" w:hAnsi="Helvetica" w:cs="Helvetica"/>
            <w:sz w:val="22"/>
            <w:szCs w:val="22"/>
          </w:rPr>
          <w:delText>of</w:delText>
        </w:r>
      </w:del>
      <w:r w:rsidRPr="00957F1F">
        <w:rPr>
          <w:rFonts w:ascii="Helvetica" w:hAnsi="Helvetica" w:cs="Helvetica"/>
          <w:sz w:val="22"/>
          <w:szCs w:val="22"/>
        </w:rPr>
        <w:t xml:space="preserve"> </w:t>
      </w:r>
      <w:commentRangeEnd w:id="14"/>
      <w:r w:rsidR="00B10D68">
        <w:rPr>
          <w:rStyle w:val="CommentReference"/>
        </w:rPr>
        <w:commentReference w:id="14"/>
      </w:r>
      <w:r w:rsidRPr="00957F1F">
        <w:rPr>
          <w:rFonts w:ascii="Helvetica" w:hAnsi="Helvetica" w:cs="Helvetica"/>
          <w:sz w:val="22"/>
          <w:szCs w:val="22"/>
        </w:rPr>
        <w:t xml:space="preserve">sustainable </w:t>
      </w:r>
      <w:ins w:id="18" w:author="halpern" w:date="2015-09-26T12:12:00Z">
        <w:r w:rsidR="00B10D68">
          <w:rPr>
            <w:rFonts w:ascii="Helvetica" w:hAnsi="Helvetica" w:cs="Helvetica"/>
            <w:sz w:val="22"/>
            <w:szCs w:val="22"/>
          </w:rPr>
          <w:t xml:space="preserve">management of </w:t>
        </w:r>
      </w:ins>
      <w:r w:rsidRPr="00957F1F">
        <w:rPr>
          <w:rFonts w:ascii="Helvetica" w:hAnsi="Helvetica" w:cs="Helvetica"/>
          <w:sz w:val="22"/>
          <w:szCs w:val="22"/>
        </w:rPr>
        <w:t>natural resource</w:t>
      </w:r>
      <w:ins w:id="19" w:author="halpern" w:date="2015-09-26T12:12:00Z">
        <w:r w:rsidR="00B10D68">
          <w:rPr>
            <w:rFonts w:ascii="Helvetica" w:hAnsi="Helvetica" w:cs="Helvetica"/>
            <w:sz w:val="22"/>
            <w:szCs w:val="22"/>
          </w:rPr>
          <w:t>s</w:t>
        </w:r>
      </w:ins>
      <w:del w:id="20" w:author="Crow White" w:date="2015-09-25T13:05:00Z">
        <w:r w:rsidRPr="00957F1F" w:rsidDel="00CB00AD">
          <w:rPr>
            <w:rFonts w:ascii="Helvetica" w:hAnsi="Helvetica" w:cs="Helvetica"/>
            <w:sz w:val="22"/>
            <w:szCs w:val="22"/>
          </w:rPr>
          <w:delText>s</w:delText>
        </w:r>
      </w:del>
      <w:del w:id="21" w:author="halpern" w:date="2015-09-26T12:12:00Z">
        <w:r w:rsidRPr="00957F1F" w:rsidDel="00B10D68">
          <w:rPr>
            <w:rFonts w:ascii="Helvetica" w:hAnsi="Helvetica" w:cs="Helvetica"/>
            <w:sz w:val="22"/>
            <w:szCs w:val="22"/>
          </w:rPr>
          <w:delText xml:space="preserve"> exploitation</w:delText>
        </w:r>
      </w:del>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del w:id="22" w:author="halpern" w:date="2015-09-26T12:14:00Z">
        <w:r w:rsidR="00964A2D" w:rsidRPr="00957F1F" w:rsidDel="00B10D68">
          <w:rPr>
            <w:rFonts w:ascii="Helvetica" w:hAnsi="Helvetica" w:cs="Helvetica"/>
            <w:sz w:val="22"/>
            <w:szCs w:val="22"/>
          </w:rPr>
          <w:delText>is particularly</w:delText>
        </w:r>
      </w:del>
      <w:ins w:id="23" w:author="halpern" w:date="2015-09-26T12:14:00Z">
        <w:r w:rsidR="00B10D68">
          <w:rPr>
            <w:rFonts w:ascii="Helvetica" w:hAnsi="Helvetica" w:cs="Helvetica"/>
            <w:sz w:val="22"/>
            <w:szCs w:val="22"/>
          </w:rPr>
          <w:t>increases in</w:t>
        </w:r>
      </w:ins>
      <w:r w:rsidR="00964A2D" w:rsidRPr="00957F1F">
        <w:rPr>
          <w:rFonts w:ascii="Helvetica" w:hAnsi="Helvetica" w:cs="Helvetica"/>
          <w:sz w:val="22"/>
          <w:szCs w:val="22"/>
        </w:rPr>
        <w:t xml:space="preserve"> valu</w:t>
      </w:r>
      <w:del w:id="24" w:author="halpern" w:date="2015-09-26T12:14:00Z">
        <w:r w:rsidR="00964A2D" w:rsidRPr="00957F1F" w:rsidDel="00B10D68">
          <w:rPr>
            <w:rFonts w:ascii="Helvetica" w:hAnsi="Helvetica" w:cs="Helvetica"/>
            <w:sz w:val="22"/>
            <w:szCs w:val="22"/>
          </w:rPr>
          <w:delText>abl</w:delText>
        </w:r>
      </w:del>
      <w:r w:rsidR="00964A2D" w:rsidRPr="00957F1F">
        <w:rPr>
          <w:rFonts w:ascii="Helvetica" w:hAnsi="Helvetica" w:cs="Helvetica"/>
          <w:sz w:val="22"/>
          <w:szCs w:val="22"/>
        </w:rPr>
        <w:t>e</w:t>
      </w:r>
      <w:ins w:id="25" w:author="Crow White" w:date="2015-09-25T13:06:00Z">
        <w:del w:id="26" w:author="halpern" w:date="2015-09-26T12:14:00Z">
          <w:r w:rsidR="00CB00AD" w:rsidDel="00B10D68">
            <w:rPr>
              <w:rFonts w:ascii="Helvetica" w:hAnsi="Helvetica" w:cs="Helvetica"/>
              <w:sz w:val="22"/>
              <w:szCs w:val="22"/>
            </w:rPr>
            <w:delText>, particularly</w:delText>
          </w:r>
        </w:del>
        <w:r w:rsidR="00CB00AD">
          <w:rPr>
            <w:rFonts w:ascii="Helvetica" w:hAnsi="Helvetica" w:cs="Helvetica"/>
            <w:sz w:val="22"/>
            <w:szCs w:val="22"/>
          </w:rPr>
          <w:t xml:space="preserve"> as</w:t>
        </w:r>
      </w:ins>
      <w:del w:id="27" w:author="Crow White" w:date="2015-09-25T13:06:00Z">
        <w:r w:rsidR="00964A2D" w:rsidRPr="00957F1F" w:rsidDel="00CB00AD">
          <w:rPr>
            <w:rFonts w:ascii="Helvetica" w:hAnsi="Helvetica" w:cs="Helvetica"/>
            <w:sz w:val="22"/>
            <w:szCs w:val="22"/>
          </w:rPr>
          <w:delText xml:space="preserve"> and</w:delText>
        </w:r>
        <w:r w:rsidRPr="00957F1F" w:rsidDel="00CB00AD">
          <w:rPr>
            <w:rFonts w:ascii="Helvetica" w:hAnsi="Helvetica" w:cs="Helvetica"/>
            <w:sz w:val="22"/>
            <w:szCs w:val="22"/>
          </w:rPr>
          <w:delText xml:space="preserve"> </w:delText>
        </w:r>
        <w:r w:rsidR="00296B45" w:rsidRPr="00957F1F" w:rsidDel="00CB00AD">
          <w:rPr>
            <w:rFonts w:ascii="Helvetica" w:hAnsi="Helvetica" w:cs="Helvetica"/>
            <w:sz w:val="22"/>
            <w:szCs w:val="22"/>
          </w:rPr>
          <w:delText>increases</w:delText>
        </w:r>
      </w:del>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w:t>
      </w:r>
      <w:del w:id="28" w:author="Crow White" w:date="2015-09-25T13:06:00Z">
        <w:r w:rsidR="00296B45" w:rsidRPr="00957F1F" w:rsidDel="00CB00AD">
          <w:rPr>
            <w:rFonts w:ascii="Helvetica" w:hAnsi="Helvetica" w:cs="Helvetica"/>
            <w:sz w:val="22"/>
            <w:szCs w:val="22"/>
          </w:rPr>
          <w:delText>es</w:delText>
        </w:r>
      </w:del>
      <w:r w:rsidR="00296B45" w:rsidRPr="00957F1F">
        <w:rPr>
          <w:rFonts w:ascii="Helvetica" w:hAnsi="Helvetica" w:cs="Helvetica"/>
          <w:sz w:val="22"/>
          <w:szCs w:val="22"/>
        </w:rPr>
        <w:t xml:space="preserve"> a tipping point</w:t>
      </w:r>
      <w:ins w:id="29" w:author="halpern" w:date="2015-09-26T12:14:00Z">
        <w:r w:rsidR="00B10D68">
          <w:rPr>
            <w:rFonts w:ascii="Helvetica" w:hAnsi="Helvetica" w:cs="Helvetica"/>
            <w:sz w:val="22"/>
            <w:szCs w:val="22"/>
          </w:rPr>
          <w:t>,</w:t>
        </w:r>
      </w:ins>
      <w:r w:rsidRPr="00957F1F">
        <w:rPr>
          <w:rFonts w:ascii="Helvetica" w:hAnsi="Helvetica" w:cs="Helvetica"/>
          <w:sz w:val="22"/>
          <w:szCs w:val="22"/>
        </w:rPr>
        <w:t xml:space="preserve"> </w:t>
      </w:r>
      <w:commentRangeStart w:id="30"/>
      <w:r w:rsidRPr="00957F1F">
        <w:rPr>
          <w:rFonts w:ascii="Helvetica" w:hAnsi="Helvetica" w:cs="Helvetica"/>
          <w:sz w:val="22"/>
          <w:szCs w:val="22"/>
        </w:rPr>
        <w:t>where ecosystem services are degraded by destabilizing feedbacks</w:t>
      </w:r>
      <w:commentRangeEnd w:id="30"/>
      <w:r w:rsidR="00B10D68">
        <w:rPr>
          <w:rStyle w:val="CommentReference"/>
        </w:rPr>
        <w:commentReference w:id="30"/>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0B21F8" w:rsidRPr="00957F1F">
        <w:rPr>
          <w:rFonts w:ascii="Helvetica" w:hAnsi="Helvetica" w:cs="Helvetica"/>
          <w:sz w:val="22"/>
          <w:szCs w:val="22"/>
        </w:rPr>
        <w:t xml:space="preserve">can </w:t>
      </w:r>
      <w:ins w:id="31" w:author="halpern" w:date="2015-09-26T12:15:00Z">
        <w:r w:rsidR="00B10D68">
          <w:rPr>
            <w:rFonts w:ascii="Helvetica" w:hAnsi="Helvetica" w:cs="Helvetica"/>
            <w:sz w:val="22"/>
            <w:szCs w:val="22"/>
          </w:rPr>
          <w:t xml:space="preserve">help minimize costs and </w:t>
        </w:r>
      </w:ins>
      <w:r w:rsidR="000B21F8" w:rsidRPr="00957F1F">
        <w:rPr>
          <w:rFonts w:ascii="Helvetica" w:hAnsi="Helvetica" w:cs="Helvetica"/>
          <w:sz w:val="22"/>
          <w:szCs w:val="22"/>
        </w:rPr>
        <w:t xml:space="preserve">facilitate the creation of a </w:t>
      </w:r>
      <w:commentRangeStart w:id="32"/>
      <w:r w:rsidR="000B21F8" w:rsidRPr="00957F1F">
        <w:rPr>
          <w:rFonts w:ascii="Helvetica" w:hAnsi="Helvetica" w:cs="Helvetica"/>
          <w:sz w:val="22"/>
          <w:szCs w:val="22"/>
        </w:rPr>
        <w:t>safe operating space</w:t>
      </w:r>
      <w:commentRangeEnd w:id="32"/>
      <w:r w:rsidR="00CB00AD">
        <w:rPr>
          <w:rStyle w:val="CommentReference"/>
        </w:rPr>
        <w:commentReference w:id="32"/>
      </w:r>
      <w:r w:rsidR="000B21F8" w:rsidRPr="00957F1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argue </w:t>
      </w:r>
      <w:ins w:id="33" w:author="Crow White" w:date="2015-09-25T13:08:00Z">
        <w:del w:id="34" w:author="halpern" w:date="2015-09-26T12:16:00Z">
          <w:r w:rsidR="00CB00AD" w:rsidDel="00B10D68">
            <w:rPr>
              <w:rFonts w:ascii="Helvetica" w:hAnsi="Helvetica" w:cs="Helvetica"/>
              <w:sz w:val="22"/>
              <w:szCs w:val="22"/>
            </w:rPr>
            <w:delText xml:space="preserve">that </w:delText>
          </w:r>
        </w:del>
      </w:ins>
      <w:commentRangeStart w:id="35"/>
      <w:commentRangeStart w:id="36"/>
      <w:r w:rsidR="000F5FBD" w:rsidRPr="00957F1F">
        <w:rPr>
          <w:rFonts w:ascii="Helvetica" w:hAnsi="Helvetica" w:cs="Helvetica"/>
          <w:sz w:val="22"/>
          <w:szCs w:val="22"/>
        </w:rPr>
        <w:t xml:space="preserve">this information </w:t>
      </w:r>
      <w:commentRangeEnd w:id="35"/>
      <w:r w:rsidR="00B10D68">
        <w:rPr>
          <w:rStyle w:val="CommentReference"/>
        </w:rPr>
        <w:commentReference w:id="35"/>
      </w:r>
      <w:r w:rsidR="000F5FBD" w:rsidRPr="00957F1F">
        <w:rPr>
          <w:rFonts w:ascii="Helvetica" w:hAnsi="Helvetica" w:cs="Helvetica"/>
          <w:sz w:val="22"/>
          <w:szCs w:val="22"/>
        </w:rPr>
        <w:t xml:space="preserve">can be used to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w:t>
      </w:r>
      <w:proofErr w:type="gramStart"/>
      <w:r w:rsidRPr="00957F1F">
        <w:rPr>
          <w:rFonts w:ascii="Helvetica" w:hAnsi="Helvetica" w:cs="Helvetica"/>
          <w:sz w:val="22"/>
          <w:szCs w:val="22"/>
        </w:rPr>
        <w:t>another</w:t>
      </w:r>
      <w:proofErr w:type="gramEnd"/>
      <w:r w:rsidRPr="00957F1F">
        <w:rPr>
          <w:rFonts w:ascii="Helvetica" w:hAnsi="Helvetica" w:cs="Helvetica"/>
          <w:sz w:val="22"/>
          <w:szCs w:val="22"/>
        </w:rPr>
        <w:t xml:space="preserve"> that uses intensive monitoring to precisely estimate proximity of the ecosystem to a critical threshold</w:t>
      </w:r>
      <w:commentRangeEnd w:id="36"/>
      <w:r w:rsidR="00CB00AD">
        <w:rPr>
          <w:rStyle w:val="CommentReference"/>
        </w:rPr>
        <w:commentReference w:id="36"/>
      </w:r>
      <w:r w:rsidRPr="00957F1F">
        <w:rPr>
          <w:rFonts w:ascii="Helvetica" w:hAnsi="Helvetica" w:cs="Helvetica"/>
          <w:sz w:val="22"/>
          <w:szCs w:val="22"/>
        </w:rPr>
        <w:t>.</w:t>
      </w:r>
      <w:r w:rsidRPr="00957F1F">
        <w:rPr>
          <w:rFonts w:ascii="Helvetica" w:hAnsi="Helvetica" w:cs="Helvetica"/>
          <w:b/>
          <w:sz w:val="22"/>
          <w:szCs w:val="22"/>
        </w:rPr>
        <w:t xml:space="preserve"> </w:t>
      </w:r>
      <w:commentRangeStart w:id="37"/>
      <w:r w:rsidRPr="00957F1F">
        <w:rPr>
          <w:rFonts w:ascii="Helvetica" w:hAnsi="Helvetica" w:cs="Helvetica"/>
          <w:sz w:val="22"/>
          <w:szCs w:val="22"/>
        </w:rPr>
        <w:t>A comprehensive understanding of how ecosystem characteristics dictate the trade off between precision in ecosystem state estimates and the costs of overexploitation is utilitarian for agencies and managers with finite resources.</w:t>
      </w:r>
      <w:commentRangeEnd w:id="37"/>
      <w:r w:rsidR="00CB00AD">
        <w:rPr>
          <w:rStyle w:val="CommentReference"/>
        </w:rPr>
        <w:commentReference w:id="37"/>
      </w:r>
    </w:p>
    <w:p w14:paraId="2D6AFF2E"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4ACEBA27" w14:textId="639A3187" w:rsidR="00EA4926" w:rsidRPr="00957F1F" w:rsidRDefault="00EA4926" w:rsidP="00EA4926">
      <w:pPr>
        <w:rPr>
          <w:rFonts w:ascii="Helvetica" w:hAnsi="Helvetica"/>
          <w:b/>
          <w:sz w:val="22"/>
          <w:szCs w:val="22"/>
        </w:rPr>
      </w:pPr>
      <w:commentRangeStart w:id="38"/>
      <w:r w:rsidRPr="00957F1F">
        <w:rPr>
          <w:rFonts w:ascii="Helvetica" w:hAnsi="Helvetica"/>
          <w:b/>
          <w:sz w:val="22"/>
          <w:szCs w:val="22"/>
        </w:rPr>
        <w:lastRenderedPageBreak/>
        <w:t>INTRODUCTION</w:t>
      </w:r>
      <w:commentRangeEnd w:id="38"/>
      <w:r w:rsidR="006270AF">
        <w:rPr>
          <w:rStyle w:val="CommentReference"/>
        </w:rPr>
        <w:commentReference w:id="38"/>
      </w:r>
    </w:p>
    <w:p w14:paraId="77C8340B" w14:textId="77777777" w:rsidR="00EA4926" w:rsidRPr="00957F1F" w:rsidRDefault="00EA4926" w:rsidP="00EA4926">
      <w:pPr>
        <w:rPr>
          <w:rFonts w:ascii="Helvetica" w:hAnsi="Helvetica"/>
          <w:b/>
          <w:sz w:val="22"/>
          <w:szCs w:val="22"/>
        </w:rPr>
      </w:pPr>
    </w:p>
    <w:p w14:paraId="6C9AA740" w14:textId="2A8DCD96" w:rsidR="00CD6A68" w:rsidRPr="00957F1F" w:rsidRDefault="00CD6A68" w:rsidP="00EE6528">
      <w:pPr>
        <w:pStyle w:val="ListParagraph"/>
        <w:numPr>
          <w:ilvl w:val="1"/>
          <w:numId w:val="1"/>
        </w:numPr>
        <w:rPr>
          <w:rFonts w:ascii="Helvetica" w:hAnsi="Helvetica"/>
          <w:b/>
          <w:sz w:val="22"/>
          <w:szCs w:val="22"/>
        </w:rPr>
      </w:pPr>
      <w:commentRangeStart w:id="39"/>
      <w:r w:rsidRPr="00957F1F">
        <w:rPr>
          <w:rFonts w:ascii="Helvetica" w:hAnsi="Helvetica"/>
          <w:b/>
          <w:sz w:val="22"/>
          <w:szCs w:val="22"/>
        </w:rPr>
        <w:t>Avoiding Crossing Tipping Points is a Major Goal of Sustainability Science</w:t>
      </w:r>
      <w:commentRangeEnd w:id="39"/>
      <w:r w:rsidR="004271DD">
        <w:rPr>
          <w:rStyle w:val="CommentReference"/>
        </w:rPr>
        <w:commentReference w:id="39"/>
      </w:r>
    </w:p>
    <w:p w14:paraId="34578141" w14:textId="1177886C" w:rsidR="00EE6528" w:rsidRPr="00957F1F" w:rsidRDefault="00677931" w:rsidP="008555BA">
      <w:pPr>
        <w:pStyle w:val="ListParagraph"/>
        <w:numPr>
          <w:ilvl w:val="2"/>
          <w:numId w:val="1"/>
        </w:numPr>
        <w:rPr>
          <w:rFonts w:ascii="Helvetica" w:hAnsi="Helvetica"/>
          <w:sz w:val="22"/>
          <w:szCs w:val="22"/>
        </w:rPr>
      </w:pPr>
      <w:r w:rsidRPr="00957F1F">
        <w:rPr>
          <w:rFonts w:ascii="Helvetica" w:hAnsi="Helvetica"/>
          <w:sz w:val="22"/>
          <w:szCs w:val="22"/>
        </w:rPr>
        <w:t>P</w:t>
      </w:r>
      <w:r w:rsidR="00EE6528" w:rsidRPr="00957F1F">
        <w:rPr>
          <w:rFonts w:ascii="Helvetica" w:hAnsi="Helvetica"/>
          <w:sz w:val="22"/>
          <w:szCs w:val="22"/>
        </w:rPr>
        <w:t>athway</w:t>
      </w:r>
      <w:r w:rsidRPr="00957F1F">
        <w:rPr>
          <w:rFonts w:ascii="Helvetica" w:hAnsi="Helvetica"/>
          <w:sz w:val="22"/>
          <w:szCs w:val="22"/>
        </w:rPr>
        <w:t>s</w:t>
      </w:r>
      <w:r w:rsidR="00EE6528" w:rsidRPr="00957F1F">
        <w:rPr>
          <w:rFonts w:ascii="Helvetica" w:hAnsi="Helvetica"/>
          <w:sz w:val="22"/>
          <w:szCs w:val="22"/>
        </w:rPr>
        <w:t xml:space="preserve"> </w:t>
      </w:r>
      <w:r w:rsidRPr="00957F1F">
        <w:rPr>
          <w:rFonts w:ascii="Helvetica" w:hAnsi="Helvetica"/>
          <w:sz w:val="22"/>
          <w:szCs w:val="22"/>
        </w:rPr>
        <w:t>of change in</w:t>
      </w:r>
      <w:r w:rsidR="00EE6528" w:rsidRPr="00957F1F">
        <w:rPr>
          <w:rFonts w:ascii="Helvetica" w:hAnsi="Helvetica"/>
          <w:sz w:val="22"/>
          <w:szCs w:val="22"/>
        </w:rPr>
        <w:t xml:space="preserve"> b</w:t>
      </w:r>
      <w:r w:rsidR="00EA4926" w:rsidRPr="00957F1F">
        <w:rPr>
          <w:rFonts w:ascii="Helvetica" w:hAnsi="Helvetica"/>
          <w:sz w:val="22"/>
          <w:szCs w:val="22"/>
        </w:rPr>
        <w:t xml:space="preserve">iological systems </w:t>
      </w:r>
      <w:r w:rsidR="00EE6528" w:rsidRPr="00957F1F">
        <w:rPr>
          <w:rFonts w:ascii="Helvetica" w:hAnsi="Helvetica"/>
          <w:sz w:val="22"/>
          <w:szCs w:val="22"/>
        </w:rPr>
        <w:t>often include</w:t>
      </w:r>
      <w:del w:id="40" w:author="halpern" w:date="2015-09-26T12:17:00Z">
        <w:r w:rsidR="00EE6528" w:rsidRPr="00957F1F" w:rsidDel="00B10D68">
          <w:rPr>
            <w:rFonts w:ascii="Helvetica" w:hAnsi="Helvetica"/>
            <w:sz w:val="22"/>
            <w:szCs w:val="22"/>
          </w:rPr>
          <w:delText>s</w:delText>
        </w:r>
      </w:del>
      <w:r w:rsidR="00EE6528" w:rsidRPr="00957F1F">
        <w:rPr>
          <w:rFonts w:ascii="Helvetica" w:hAnsi="Helvetica"/>
          <w:sz w:val="22"/>
          <w:szCs w:val="22"/>
        </w:rPr>
        <w:t xml:space="preserve"> critical thresholds – tipping points – where the system rapidly switches states, causing </w:t>
      </w:r>
      <w:r w:rsidRPr="00957F1F">
        <w:rPr>
          <w:rFonts w:ascii="Helvetica" w:hAnsi="Helvetica"/>
          <w:sz w:val="22"/>
          <w:szCs w:val="22"/>
        </w:rPr>
        <w:t>demonstrable</w:t>
      </w:r>
      <w:r w:rsidR="00EE6528" w:rsidRPr="00957F1F">
        <w:rPr>
          <w:rFonts w:ascii="Helvetica" w:hAnsi="Helvetica"/>
          <w:sz w:val="22"/>
          <w:szCs w:val="22"/>
        </w:rPr>
        <w:t xml:space="preserve"> shifts in </w:t>
      </w:r>
      <w:r w:rsidRPr="00957F1F">
        <w:rPr>
          <w:rFonts w:ascii="Helvetica" w:hAnsi="Helvetica"/>
          <w:sz w:val="22"/>
          <w:szCs w:val="22"/>
        </w:rPr>
        <w:t>ecosystem structure and function</w:t>
      </w:r>
      <w:r w:rsidR="00EE6528" w:rsidRPr="00957F1F">
        <w:rPr>
          <w:rFonts w:ascii="Helvetica" w:hAnsi="Helvetica"/>
          <w:sz w:val="22"/>
          <w:szCs w:val="22"/>
        </w:rPr>
        <w:t xml:space="preserve"> and introducing a cascade of ecological, economic and cultural disruptions.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(May 1977; Scheffer</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p>
    <w:p w14:paraId="300B5EF0" w14:textId="76B8C087" w:rsidR="000847BF" w:rsidRPr="00957F1F" w:rsidRDefault="000847BF" w:rsidP="008555BA">
      <w:pPr>
        <w:pStyle w:val="ListParagraph"/>
        <w:numPr>
          <w:ilvl w:val="2"/>
          <w:numId w:val="1"/>
        </w:numPr>
        <w:rPr>
          <w:rFonts w:ascii="Helvetica" w:hAnsi="Helvetica"/>
          <w:sz w:val="22"/>
          <w:szCs w:val="22"/>
        </w:rPr>
      </w:pPr>
      <w:r w:rsidRPr="00957F1F">
        <w:rPr>
          <w:rFonts w:ascii="Helvetica" w:hAnsi="Helvetica"/>
          <w:sz w:val="22"/>
          <w:szCs w:val="22"/>
        </w:rPr>
        <w:t xml:space="preserve">Examples include coral reefs, kelp forest ecosystems, and north pacific pelagic systems. </w:t>
      </w:r>
    </w:p>
    <w:p w14:paraId="4086CE6F" w14:textId="09E88AF4" w:rsidR="00EE6528" w:rsidRPr="00957F1F" w:rsidRDefault="00EE6528" w:rsidP="008555BA">
      <w:pPr>
        <w:pStyle w:val="ListParagraph"/>
        <w:numPr>
          <w:ilvl w:val="2"/>
          <w:numId w:val="1"/>
        </w:numPr>
        <w:rPr>
          <w:rFonts w:ascii="Helvetica" w:hAnsi="Helvetica"/>
          <w:sz w:val="22"/>
          <w:szCs w:val="22"/>
        </w:rPr>
      </w:pPr>
      <w:r w:rsidRPr="00957F1F">
        <w:rPr>
          <w:rFonts w:ascii="Helvetica" w:hAnsi="Helvetica"/>
          <w:sz w:val="22"/>
          <w:szCs w:val="22"/>
        </w:rPr>
        <w:t>Once tipping points are crossed, positive feedback loops can maintain degraded or less-preferred states</w:t>
      </w:r>
      <w:r w:rsidR="004F6B19" w:rsidRPr="00957F1F">
        <w:rPr>
          <w:rFonts w:ascii="Helvetica" w:hAnsi="Helvetica"/>
          <w:sz w:val="22"/>
          <w:szCs w:val="22"/>
        </w:rPr>
        <w:t xml:space="preserve"> and make it difficult to recover disrupted social-ecological systems</w:t>
      </w:r>
      <w:r w:rsidRPr="00957F1F">
        <w:rPr>
          <w:rFonts w:ascii="Helvetica" w:hAnsi="Helvetica"/>
          <w:sz w:val="22"/>
          <w:szCs w:val="22"/>
        </w:rPr>
        <w:t xml:space="preserve">. </w:t>
      </w:r>
    </w:p>
    <w:p w14:paraId="3173BF5A" w14:textId="745D8D19" w:rsidR="00035B6B" w:rsidRPr="00957F1F" w:rsidRDefault="004F6B19" w:rsidP="008555BA">
      <w:pPr>
        <w:pStyle w:val="ListParagraph"/>
        <w:numPr>
          <w:ilvl w:val="2"/>
          <w:numId w:val="1"/>
        </w:numPr>
        <w:rPr>
          <w:rFonts w:ascii="Helvetica" w:hAnsi="Helvetica"/>
          <w:sz w:val="22"/>
          <w:szCs w:val="22"/>
        </w:rPr>
      </w:pPr>
      <w:r w:rsidRPr="00957F1F">
        <w:rPr>
          <w:rFonts w:ascii="Helvetica" w:hAnsi="Helvetica"/>
          <w:sz w:val="22"/>
          <w:szCs w:val="22"/>
        </w:rPr>
        <w:t>Therefore a</w:t>
      </w:r>
      <w:r w:rsidR="001C6065" w:rsidRPr="00957F1F">
        <w:rPr>
          <w:rFonts w:ascii="Helvetica" w:hAnsi="Helvetica"/>
          <w:sz w:val="22"/>
          <w:szCs w:val="22"/>
        </w:rPr>
        <w:t xml:space="preserve"> major question in sustainability science is how can resource managers set meaningful boundaries that maximize ecosystem services </w:t>
      </w:r>
      <w:r w:rsidRPr="00957F1F">
        <w:rPr>
          <w:rFonts w:ascii="Helvetica" w:hAnsi="Helvetica"/>
          <w:sz w:val="22"/>
          <w:szCs w:val="22"/>
        </w:rPr>
        <w:t>while</w:t>
      </w:r>
      <w:r w:rsidR="001C6065" w:rsidRPr="00957F1F">
        <w:rPr>
          <w:rFonts w:ascii="Helvetica" w:hAnsi="Helvetica"/>
          <w:sz w:val="22"/>
          <w:szCs w:val="22"/>
        </w:rPr>
        <w:t xml:space="preserve"> avoid</w:t>
      </w:r>
      <w:r w:rsidRPr="00957F1F">
        <w:rPr>
          <w:rFonts w:ascii="Helvetica" w:hAnsi="Helvetica"/>
          <w:sz w:val="22"/>
          <w:szCs w:val="22"/>
        </w:rPr>
        <w:t>ing</w:t>
      </w:r>
      <w:r w:rsidR="001C6065" w:rsidRPr="00957F1F">
        <w:rPr>
          <w:rFonts w:ascii="Helvetica" w:hAnsi="Helvetica"/>
          <w:sz w:val="22"/>
          <w:szCs w:val="22"/>
        </w:rPr>
        <w:t xml:space="preserve"> </w:t>
      </w:r>
      <w:r w:rsidRPr="00957F1F">
        <w:rPr>
          <w:rFonts w:ascii="Helvetica" w:hAnsi="Helvetica"/>
          <w:sz w:val="22"/>
          <w:szCs w:val="22"/>
        </w:rPr>
        <w:t xml:space="preserve">exploitation rates that cause </w:t>
      </w:r>
      <w:r w:rsidR="001C46CB" w:rsidRPr="00957F1F">
        <w:rPr>
          <w:rFonts w:ascii="Helvetica" w:hAnsi="Helvetica"/>
          <w:sz w:val="22"/>
          <w:szCs w:val="22"/>
        </w:rPr>
        <w:t>system</w:t>
      </w:r>
      <w:r w:rsidR="005C0E01" w:rsidRPr="00957F1F">
        <w:rPr>
          <w:rFonts w:ascii="Helvetica" w:hAnsi="Helvetica"/>
          <w:sz w:val="22"/>
          <w:szCs w:val="22"/>
        </w:rPr>
        <w:t>s to</w:t>
      </w:r>
      <w:r w:rsidR="00C03B37">
        <w:rPr>
          <w:rFonts w:ascii="Helvetica" w:hAnsi="Helvetica"/>
          <w:sz w:val="22"/>
          <w:szCs w:val="22"/>
        </w:rPr>
        <w:t xml:space="preserve"> cross </w:t>
      </w:r>
      <w:r w:rsidR="001C6065" w:rsidRPr="00957F1F">
        <w:rPr>
          <w:rFonts w:ascii="Helvetica" w:hAnsi="Helvetica"/>
          <w:sz w:val="22"/>
          <w:szCs w:val="22"/>
        </w:rPr>
        <w:t xml:space="preserve">critical thresholds beyond which economic and cultural disruptions </w:t>
      </w:r>
      <w:r w:rsidR="001C46CB" w:rsidRPr="00957F1F">
        <w:rPr>
          <w:rFonts w:ascii="Helvetica" w:hAnsi="Helvetica"/>
          <w:sz w:val="22"/>
          <w:szCs w:val="22"/>
        </w:rPr>
        <w:t>occur</w:t>
      </w:r>
      <w:r w:rsidR="001C6065"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FC7BA4">
        <w:rPr>
          <w:rFonts w:ascii="Helvetica" w:hAnsi="Helvetica"/>
          <w:sz w:val="22"/>
          <w:szCs w:val="22"/>
        </w:rPr>
        <w:fldChar w:fldCharType="separate"/>
      </w:r>
      <w:r w:rsidR="00FC7BA4">
        <w:rPr>
          <w:rFonts w:ascii="Helvetica" w:hAnsi="Helvetica"/>
          <w:noProof/>
          <w:sz w:val="22"/>
          <w:szCs w:val="22"/>
        </w:rPr>
        <w:t>(Kates</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035B6B" w:rsidRPr="00957F1F">
        <w:rPr>
          <w:rFonts w:ascii="Helvetica" w:hAnsi="Helvetica"/>
          <w:sz w:val="22"/>
          <w:szCs w:val="22"/>
        </w:rPr>
        <w:t xml:space="preserve">. </w:t>
      </w:r>
    </w:p>
    <w:p w14:paraId="649467AC" w14:textId="02688318" w:rsidR="00C21539" w:rsidRPr="00957F1F" w:rsidRDefault="00E132E3" w:rsidP="00BD3299">
      <w:pPr>
        <w:pStyle w:val="ListParagraph"/>
        <w:numPr>
          <w:ilvl w:val="1"/>
          <w:numId w:val="1"/>
        </w:numPr>
        <w:rPr>
          <w:rFonts w:ascii="Helvetica" w:hAnsi="Helvetica"/>
          <w:b/>
          <w:sz w:val="22"/>
          <w:szCs w:val="22"/>
        </w:rPr>
      </w:pPr>
      <w:r w:rsidRPr="00957F1F">
        <w:rPr>
          <w:rFonts w:ascii="Helvetica" w:hAnsi="Helvetica"/>
          <w:b/>
          <w:sz w:val="22"/>
          <w:szCs w:val="22"/>
        </w:rPr>
        <w:t xml:space="preserve">Heavy </w:t>
      </w:r>
      <w:r w:rsidR="00F53651" w:rsidRPr="00957F1F">
        <w:rPr>
          <w:rFonts w:ascii="Helvetica" w:hAnsi="Helvetica"/>
          <w:b/>
          <w:sz w:val="22"/>
          <w:szCs w:val="22"/>
        </w:rPr>
        <w:t xml:space="preserve">Monitoring and research can help to achieve </w:t>
      </w:r>
      <w:r w:rsidRPr="00957F1F">
        <w:rPr>
          <w:rFonts w:ascii="Helvetica" w:hAnsi="Helvetica"/>
          <w:b/>
          <w:sz w:val="22"/>
          <w:szCs w:val="22"/>
        </w:rPr>
        <w:t>sustainability</w:t>
      </w:r>
      <w:r w:rsidR="00EB538F" w:rsidRPr="00957F1F">
        <w:rPr>
          <w:rFonts w:ascii="Helvetica" w:hAnsi="Helvetica"/>
          <w:b/>
          <w:sz w:val="22"/>
          <w:szCs w:val="22"/>
        </w:rPr>
        <w:t xml:space="preserve"> but is rarely </w:t>
      </w:r>
      <w:r w:rsidR="00196608" w:rsidRPr="00957F1F">
        <w:rPr>
          <w:rFonts w:ascii="Helvetica" w:hAnsi="Helvetica"/>
          <w:b/>
          <w:sz w:val="22"/>
          <w:szCs w:val="22"/>
        </w:rPr>
        <w:t xml:space="preserve">conducted due to expense and logistics. </w:t>
      </w:r>
    </w:p>
    <w:p w14:paraId="263C1493" w14:textId="3309C510" w:rsidR="00C21539" w:rsidRPr="00957F1F" w:rsidRDefault="00BE5C03" w:rsidP="00196608">
      <w:pPr>
        <w:pStyle w:val="ListParagraph"/>
        <w:numPr>
          <w:ilvl w:val="2"/>
          <w:numId w:val="1"/>
        </w:numPr>
        <w:rPr>
          <w:rFonts w:ascii="Helvetica" w:hAnsi="Helvetica"/>
          <w:sz w:val="22"/>
          <w:szCs w:val="22"/>
        </w:rPr>
      </w:pPr>
      <w:r w:rsidRPr="00957F1F">
        <w:rPr>
          <w:rFonts w:ascii="Helvetica" w:hAnsi="Helvetica"/>
          <w:sz w:val="22"/>
          <w:szCs w:val="22"/>
        </w:rPr>
        <w:t xml:space="preserve">Intensive monitoring can help to simultaneously </w:t>
      </w:r>
      <w:commentRangeStart w:id="41"/>
      <w:r w:rsidRPr="00957F1F">
        <w:rPr>
          <w:rFonts w:ascii="Helvetica" w:hAnsi="Helvetica"/>
          <w:sz w:val="22"/>
          <w:szCs w:val="22"/>
        </w:rPr>
        <w:t>maximize ecosystem services</w:t>
      </w:r>
      <w:commentRangeEnd w:id="41"/>
      <w:r w:rsidR="00622E61">
        <w:rPr>
          <w:rStyle w:val="CommentReference"/>
        </w:rPr>
        <w:commentReference w:id="41"/>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w:t>
      </w:r>
      <w:del w:id="42" w:author="halpern" w:date="2015-09-26T12:18:00Z">
        <w:r w:rsidR="00196608" w:rsidRPr="00957F1F" w:rsidDel="006270AF">
          <w:rPr>
            <w:rFonts w:ascii="Helvetica" w:hAnsi="Helvetica"/>
            <w:sz w:val="22"/>
            <w:szCs w:val="22"/>
          </w:rPr>
          <w:delText xml:space="preserve">the </w:delText>
        </w:r>
      </w:del>
      <w:r w:rsidR="00196608" w:rsidRPr="00957F1F">
        <w:rPr>
          <w:rFonts w:ascii="Helvetica" w:hAnsi="Helvetica"/>
          <w:sz w:val="22"/>
          <w:szCs w:val="22"/>
        </w:rPr>
        <w:t xml:space="preserve">of </w:t>
      </w:r>
      <w:r w:rsidRPr="00957F1F">
        <w:rPr>
          <w:rFonts w:ascii="Helvetica" w:hAnsi="Helvetica"/>
          <w:sz w:val="22"/>
          <w:szCs w:val="22"/>
        </w:rPr>
        <w:t>eco</w:t>
      </w:r>
      <w:r w:rsidR="00196608" w:rsidRPr="00957F1F">
        <w:rPr>
          <w:rFonts w:ascii="Helvetica" w:hAnsi="Helvetica"/>
          <w:sz w:val="22"/>
          <w:szCs w:val="22"/>
        </w:rPr>
        <w:t xml:space="preserve">system </w:t>
      </w:r>
      <w:r w:rsidR="00AD75A7" w:rsidRPr="00957F1F">
        <w:rPr>
          <w:rFonts w:ascii="Helvetica" w:hAnsi="Helvetica"/>
          <w:sz w:val="22"/>
          <w:szCs w:val="22"/>
        </w:rPr>
        <w:t xml:space="preserve">mechanics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757736" w:rsidRPr="00957F1F">
        <w:rPr>
          <w:rFonts w:ascii="Helvetica" w:hAnsi="Helvetica"/>
          <w:sz w:val="22"/>
          <w:szCs w:val="22"/>
        </w:rPr>
        <w:t xml:space="preserve"> </w:t>
      </w:r>
    </w:p>
    <w:p w14:paraId="2F3778AD" w14:textId="1D08251B" w:rsidR="00AC7FCC" w:rsidRPr="00957F1F" w:rsidRDefault="00AC7FCC" w:rsidP="00FE74A9">
      <w:pPr>
        <w:pStyle w:val="ListParagraph"/>
        <w:numPr>
          <w:ilvl w:val="2"/>
          <w:numId w:val="1"/>
        </w:numPr>
        <w:rPr>
          <w:rFonts w:ascii="Helvetica" w:hAnsi="Helvetica"/>
          <w:sz w:val="22"/>
          <w:szCs w:val="22"/>
        </w:rPr>
      </w:pPr>
      <w:r w:rsidRPr="00957F1F">
        <w:rPr>
          <w:rFonts w:ascii="Helvetica" w:hAnsi="Helvetica"/>
          <w:sz w:val="22"/>
          <w:szCs w:val="22"/>
        </w:rPr>
        <w:t>I</w:t>
      </w:r>
      <w:commentRangeStart w:id="43"/>
      <w:r w:rsidRPr="00957F1F">
        <w:rPr>
          <w:rFonts w:ascii="Helvetica" w:hAnsi="Helvetica"/>
          <w:sz w:val="22"/>
          <w:szCs w:val="22"/>
        </w:rPr>
        <w:t xml:space="preserve">f managers have high confidence in the cause(s) of fluctuations in resource availability (i.e. are working with an accurate </w:t>
      </w:r>
      <w:r w:rsidR="000847BF" w:rsidRPr="00957F1F">
        <w:rPr>
          <w:rFonts w:ascii="Helvetica" w:hAnsi="Helvetica"/>
          <w:sz w:val="22"/>
          <w:szCs w:val="22"/>
        </w:rPr>
        <w:t xml:space="preserve">biological </w:t>
      </w:r>
      <w:r w:rsidRPr="00957F1F">
        <w:rPr>
          <w:rFonts w:ascii="Helvetica" w:hAnsi="Helvetica"/>
          <w:sz w:val="22"/>
          <w:szCs w:val="22"/>
        </w:rPr>
        <w:t xml:space="preserve">“operating model”) and are also confident in their assessment of the ecosystem state, then, ideally, they can then </w:t>
      </w:r>
      <w:r w:rsidR="00A16F31" w:rsidRPr="00957F1F">
        <w:rPr>
          <w:rFonts w:ascii="Helvetica" w:hAnsi="Helvetica"/>
          <w:sz w:val="22"/>
          <w:szCs w:val="22"/>
        </w:rPr>
        <w:t xml:space="preserve">optimize yield while staying within </w:t>
      </w:r>
      <w:r w:rsidRPr="00957F1F">
        <w:rPr>
          <w:rFonts w:ascii="Helvetica" w:hAnsi="Helvetica"/>
          <w:sz w:val="22"/>
          <w:szCs w:val="22"/>
        </w:rPr>
        <w:t xml:space="preserve">a safe operating space where risk of crossing </w:t>
      </w:r>
      <w:r w:rsidR="00A94AF7" w:rsidRPr="00957F1F">
        <w:rPr>
          <w:rFonts w:ascii="Helvetica" w:hAnsi="Helvetica"/>
          <w:sz w:val="22"/>
          <w:szCs w:val="22"/>
        </w:rPr>
        <w:t xml:space="preserve">a </w:t>
      </w:r>
      <w:r w:rsidRPr="00957F1F">
        <w:rPr>
          <w:rFonts w:ascii="Helvetica" w:hAnsi="Helvetica"/>
          <w:sz w:val="22"/>
          <w:szCs w:val="22"/>
        </w:rPr>
        <w:t xml:space="preserve">critical threshold </w:t>
      </w:r>
      <w:r w:rsidR="00A16F31" w:rsidRPr="00957F1F">
        <w:rPr>
          <w:rFonts w:ascii="Helvetica" w:hAnsi="Helvetica"/>
          <w:sz w:val="22"/>
          <w:szCs w:val="22"/>
        </w:rPr>
        <w:t>is low</w:t>
      </w:r>
      <w:commentRangeEnd w:id="43"/>
      <w:r w:rsidR="00622E61">
        <w:rPr>
          <w:rStyle w:val="CommentReference"/>
        </w:rPr>
        <w:commentReference w:id="43"/>
      </w:r>
      <w:r w:rsidR="008357DB"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(Rockström</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2009)</w:t>
      </w:r>
      <w:r w:rsidR="00FC7BA4">
        <w:rPr>
          <w:rFonts w:ascii="Helvetica" w:hAnsi="Helvetica"/>
          <w:sz w:val="22"/>
          <w:szCs w:val="22"/>
        </w:rPr>
        <w:fldChar w:fldCharType="end"/>
      </w:r>
      <w:r w:rsidRPr="00957F1F">
        <w:rPr>
          <w:rFonts w:ascii="Helvetica" w:hAnsi="Helvetica"/>
          <w:sz w:val="22"/>
          <w:szCs w:val="22"/>
        </w:rPr>
        <w:t xml:space="preserve">. </w:t>
      </w:r>
    </w:p>
    <w:p w14:paraId="15E83F5F" w14:textId="079256D2" w:rsidR="00BF7BF0" w:rsidRPr="00957F1F" w:rsidRDefault="003C2569" w:rsidP="00EA325D">
      <w:pPr>
        <w:pStyle w:val="ListParagraph"/>
        <w:numPr>
          <w:ilvl w:val="2"/>
          <w:numId w:val="1"/>
        </w:numPr>
        <w:rPr>
          <w:rFonts w:ascii="Helvetica" w:hAnsi="Helvetica"/>
          <w:sz w:val="22"/>
          <w:szCs w:val="22"/>
        </w:rPr>
      </w:pPr>
      <w:r w:rsidRPr="00957F1F">
        <w:rPr>
          <w:rFonts w:ascii="Helvetica" w:hAnsi="Helvetica"/>
          <w:sz w:val="22"/>
          <w:szCs w:val="22"/>
        </w:rPr>
        <w:t xml:space="preserve">However, </w:t>
      </w:r>
      <w:r w:rsidR="00BF7BF0" w:rsidRPr="00957F1F">
        <w:rPr>
          <w:rFonts w:ascii="Helvetica" w:hAnsi="Helvetica"/>
          <w:sz w:val="22"/>
          <w:szCs w:val="22"/>
        </w:rPr>
        <w:t xml:space="preserve">managers rarely, if ever, have perfect knowledge of the current ecosystem state, because </w:t>
      </w:r>
      <w:r w:rsidRPr="00957F1F">
        <w:rPr>
          <w:rFonts w:ascii="Helvetica" w:hAnsi="Helvetica"/>
          <w:sz w:val="22"/>
          <w:szCs w:val="22"/>
        </w:rPr>
        <w:t>monitoring an</w:t>
      </w:r>
      <w:r w:rsidR="00AC7FCC" w:rsidRPr="00957F1F">
        <w:rPr>
          <w:rFonts w:ascii="Helvetica" w:hAnsi="Helvetica"/>
          <w:sz w:val="22"/>
          <w:szCs w:val="22"/>
        </w:rPr>
        <w:t>d</w:t>
      </w:r>
      <w:r w:rsidRPr="00957F1F">
        <w:rPr>
          <w:rFonts w:ascii="Helvetica" w:hAnsi="Helvetica"/>
          <w:sz w:val="22"/>
          <w:szCs w:val="22"/>
        </w:rPr>
        <w:t xml:space="preserve"> research a</w:t>
      </w:r>
      <w:r w:rsidR="00BF7BF0" w:rsidRPr="00957F1F">
        <w:rPr>
          <w:rFonts w:ascii="Helvetica" w:hAnsi="Helvetica"/>
          <w:sz w:val="22"/>
          <w:szCs w:val="22"/>
        </w:rPr>
        <w:t>re expensive</w:t>
      </w:r>
      <w:r w:rsidR="000847BF" w:rsidRPr="00957F1F">
        <w:rPr>
          <w:rFonts w:ascii="Helvetica" w:hAnsi="Helvetica"/>
          <w:sz w:val="22"/>
          <w:szCs w:val="22"/>
        </w:rPr>
        <w:t xml:space="preserve"> and difficult to motivate, particularly when </w:t>
      </w:r>
      <w:commentRangeStart w:id="44"/>
      <w:r w:rsidR="000847BF" w:rsidRPr="00957F1F">
        <w:rPr>
          <w:rFonts w:ascii="Helvetica" w:hAnsi="Helvetica"/>
          <w:sz w:val="22"/>
          <w:szCs w:val="22"/>
        </w:rPr>
        <w:t>yields are low</w:t>
      </w:r>
      <w:commentRangeEnd w:id="44"/>
      <w:r w:rsidR="00622E61">
        <w:rPr>
          <w:rStyle w:val="CommentReference"/>
        </w:rPr>
        <w:commentReference w:id="44"/>
      </w:r>
      <w:r w:rsidR="00BF7BF0" w:rsidRPr="00957F1F">
        <w:rPr>
          <w:rFonts w:ascii="Helvetica" w:hAnsi="Helvetica"/>
          <w:sz w:val="22"/>
          <w:szCs w:val="22"/>
        </w:rPr>
        <w:t xml:space="preserve">. </w:t>
      </w:r>
    </w:p>
    <w:p w14:paraId="3528F4A5" w14:textId="42F97645" w:rsidR="009550AB" w:rsidRPr="00957F1F" w:rsidRDefault="000847BF" w:rsidP="001801B3">
      <w:pPr>
        <w:pStyle w:val="ListParagraph"/>
        <w:numPr>
          <w:ilvl w:val="2"/>
          <w:numId w:val="1"/>
        </w:numPr>
        <w:rPr>
          <w:rFonts w:ascii="Helvetica" w:hAnsi="Helvetica"/>
          <w:sz w:val="22"/>
          <w:szCs w:val="22"/>
        </w:rPr>
      </w:pPr>
      <w:commentRangeStart w:id="45"/>
      <w:r w:rsidRPr="00957F1F">
        <w:rPr>
          <w:rFonts w:ascii="Helvetica" w:hAnsi="Helvetica"/>
          <w:sz w:val="22"/>
          <w:szCs w:val="22"/>
        </w:rPr>
        <w:t>Ecosystem a</w:t>
      </w:r>
      <w:r w:rsidR="00BF7BF0" w:rsidRPr="00957F1F">
        <w:rPr>
          <w:rFonts w:ascii="Helvetica" w:hAnsi="Helvetica"/>
          <w:sz w:val="22"/>
          <w:szCs w:val="22"/>
        </w:rPr>
        <w:t xml:space="preserve">ssessments are therefore </w:t>
      </w:r>
      <w:r w:rsidR="001801B3" w:rsidRPr="00957F1F">
        <w:rPr>
          <w:rFonts w:ascii="Helvetica" w:hAnsi="Helvetica"/>
          <w:sz w:val="22"/>
          <w:szCs w:val="22"/>
        </w:rPr>
        <w:t xml:space="preserve">typically </w:t>
      </w:r>
      <w:r w:rsidR="00BF7BF0" w:rsidRPr="00957F1F">
        <w:rPr>
          <w:rFonts w:ascii="Helvetica" w:hAnsi="Helvetica"/>
          <w:sz w:val="22"/>
          <w:szCs w:val="22"/>
        </w:rPr>
        <w:t xml:space="preserve">derived from imperfect knowledge due to limited </w:t>
      </w:r>
      <w:r w:rsidR="001801B3" w:rsidRPr="00957F1F">
        <w:rPr>
          <w:rFonts w:ascii="Helvetica" w:hAnsi="Helvetica"/>
          <w:sz w:val="22"/>
          <w:szCs w:val="22"/>
        </w:rPr>
        <w:t>monitoring</w:t>
      </w:r>
      <w:r w:rsidR="00BF7BF0" w:rsidRPr="00957F1F">
        <w:rPr>
          <w:rFonts w:ascii="Helvetica" w:hAnsi="Helvetica"/>
          <w:sz w:val="22"/>
          <w:szCs w:val="22"/>
        </w:rPr>
        <w:t>, which causes low</w:t>
      </w:r>
      <w:r w:rsidR="00A94AF7" w:rsidRPr="00957F1F">
        <w:rPr>
          <w:rFonts w:ascii="Helvetica" w:hAnsi="Helvetica"/>
          <w:sz w:val="22"/>
          <w:szCs w:val="22"/>
        </w:rPr>
        <w:t xml:space="preserve"> accuracy and precision </w:t>
      </w:r>
      <w:r w:rsidR="00BF7BF0" w:rsidRPr="00957F1F">
        <w:rPr>
          <w:rFonts w:ascii="Helvetica" w:hAnsi="Helvetica"/>
          <w:sz w:val="22"/>
          <w:szCs w:val="22"/>
        </w:rPr>
        <w:t>when it comes to predicting the availability of extractable resources</w:t>
      </w:r>
      <w:commentRangeEnd w:id="45"/>
      <w:r w:rsidR="00B00779">
        <w:rPr>
          <w:rStyle w:val="CommentReference"/>
        </w:rPr>
        <w:commentReference w:id="45"/>
      </w:r>
      <w:r w:rsidR="00BF7BF0" w:rsidRPr="00957F1F">
        <w:rPr>
          <w:rFonts w:ascii="Helvetica" w:hAnsi="Helvetica"/>
          <w:sz w:val="22"/>
          <w:szCs w:val="22"/>
        </w:rPr>
        <w:t xml:space="preserve">. </w:t>
      </w:r>
    </w:p>
    <w:p w14:paraId="4490E6B1" w14:textId="7DA8B5B6" w:rsidR="00A64D09" w:rsidRPr="00957F1F" w:rsidRDefault="00A64D09" w:rsidP="001801B3">
      <w:pPr>
        <w:pStyle w:val="ListParagraph"/>
        <w:numPr>
          <w:ilvl w:val="2"/>
          <w:numId w:val="1"/>
        </w:numPr>
        <w:rPr>
          <w:rFonts w:ascii="Helvetica" w:hAnsi="Helvetica"/>
          <w:sz w:val="22"/>
          <w:szCs w:val="22"/>
        </w:rPr>
      </w:pPr>
      <w:r w:rsidRPr="00957F1F">
        <w:rPr>
          <w:rFonts w:ascii="Helvetica" w:hAnsi="Helvetica"/>
          <w:sz w:val="22"/>
          <w:szCs w:val="22"/>
        </w:rPr>
        <w:t xml:space="preserve">In ecosystems with </w:t>
      </w:r>
      <w:commentRangeStart w:id="46"/>
      <w:r w:rsidRPr="00957F1F">
        <w:rPr>
          <w:rFonts w:ascii="Helvetica" w:hAnsi="Helvetica"/>
          <w:sz w:val="22"/>
          <w:szCs w:val="22"/>
        </w:rPr>
        <w:t>critical thresholds, this limited predictive power is particularly risky</w:t>
      </w:r>
      <w:ins w:id="47" w:author="halpern" w:date="2015-09-26T12:22:00Z">
        <w:r w:rsidR="006270AF">
          <w:rPr>
            <w:rFonts w:ascii="Helvetica" w:hAnsi="Helvetica"/>
            <w:sz w:val="22"/>
            <w:szCs w:val="22"/>
          </w:rPr>
          <w:t xml:space="preserve"> under normal harvest strategies</w:t>
        </w:r>
      </w:ins>
      <w:r w:rsidRPr="00957F1F">
        <w:rPr>
          <w:rFonts w:ascii="Helvetica" w:hAnsi="Helvetica"/>
          <w:sz w:val="22"/>
          <w:szCs w:val="22"/>
        </w:rPr>
        <w:t xml:space="preserve">, because a manager might estimate a population within a safe operating space, when really the system is teetering on the </w:t>
      </w:r>
      <w:r w:rsidR="001C6065" w:rsidRPr="00957F1F">
        <w:rPr>
          <w:rFonts w:ascii="Helvetica" w:hAnsi="Helvetica"/>
          <w:sz w:val="22"/>
          <w:szCs w:val="22"/>
        </w:rPr>
        <w:t>precipice</w:t>
      </w:r>
      <w:r w:rsidRPr="00957F1F">
        <w:rPr>
          <w:rFonts w:ascii="Helvetica" w:hAnsi="Helvetica"/>
          <w:sz w:val="22"/>
          <w:szCs w:val="22"/>
        </w:rPr>
        <w:t xml:space="preserve"> of a threshold.</w:t>
      </w:r>
      <w:commentRangeEnd w:id="46"/>
      <w:r w:rsidR="00944D13">
        <w:rPr>
          <w:rStyle w:val="CommentReference"/>
        </w:rPr>
        <w:commentReference w:id="46"/>
      </w:r>
      <w:r w:rsidRPr="00957F1F">
        <w:rPr>
          <w:rFonts w:ascii="Helvetica" w:hAnsi="Helvetica"/>
          <w:sz w:val="22"/>
          <w:szCs w:val="22"/>
        </w:rPr>
        <w:t xml:space="preserve">  </w:t>
      </w:r>
    </w:p>
    <w:p w14:paraId="5EA46E8F" w14:textId="77777777" w:rsidR="00344157" w:rsidRPr="00957F1F" w:rsidRDefault="00C10ECB" w:rsidP="00344157">
      <w:pPr>
        <w:pStyle w:val="ListParagraph"/>
        <w:numPr>
          <w:ilvl w:val="2"/>
          <w:numId w:val="1"/>
        </w:numPr>
        <w:rPr>
          <w:rFonts w:ascii="Helvetica" w:hAnsi="Helvetica"/>
          <w:sz w:val="22"/>
          <w:szCs w:val="22"/>
        </w:rPr>
      </w:pPr>
      <w:r w:rsidRPr="00957F1F">
        <w:rPr>
          <w:rFonts w:ascii="Helvetica" w:hAnsi="Helvetica"/>
          <w:sz w:val="22"/>
          <w:szCs w:val="22"/>
        </w:rPr>
        <w:t>Therefore, what is the appropriate monitoring strategy when resources are limited and managers are seeking a balance between avoiding thresholds, optimizing yield, and minimizing costs of monitoring?</w:t>
      </w:r>
    </w:p>
    <w:p w14:paraId="28D7DC2E" w14:textId="3CC37BED" w:rsidR="00BD3299" w:rsidRPr="00957F1F" w:rsidRDefault="004D2470" w:rsidP="00344157">
      <w:pPr>
        <w:pStyle w:val="ListParagraph"/>
        <w:numPr>
          <w:ilvl w:val="1"/>
          <w:numId w:val="1"/>
        </w:numPr>
        <w:rPr>
          <w:rFonts w:ascii="Helvetica" w:hAnsi="Helvetica"/>
          <w:sz w:val="22"/>
          <w:szCs w:val="22"/>
        </w:rPr>
      </w:pPr>
      <w:r w:rsidRPr="00957F1F">
        <w:rPr>
          <w:rFonts w:ascii="Helvetica" w:hAnsi="Helvetica"/>
          <w:b/>
          <w:sz w:val="22"/>
          <w:szCs w:val="22"/>
        </w:rPr>
        <w:t>We use a toy model to explore the value of monitoring in tipping points</w:t>
      </w:r>
    </w:p>
    <w:p w14:paraId="3F20BA52" w14:textId="4AA4B2B2" w:rsidR="00774CA4" w:rsidRPr="00957F1F" w:rsidRDefault="00602A5F" w:rsidP="004D2470">
      <w:pPr>
        <w:pStyle w:val="ListParagraph"/>
        <w:numPr>
          <w:ilvl w:val="2"/>
          <w:numId w:val="1"/>
        </w:numPr>
        <w:rPr>
          <w:rFonts w:ascii="Helvetica" w:hAnsi="Helvetica"/>
          <w:sz w:val="22"/>
          <w:szCs w:val="22"/>
        </w:rPr>
      </w:pPr>
      <w:r w:rsidRPr="00957F1F">
        <w:rPr>
          <w:rFonts w:ascii="Helvetica" w:hAnsi="Helvetica"/>
          <w:sz w:val="22"/>
          <w:szCs w:val="22"/>
        </w:rPr>
        <w:t>Here,</w:t>
      </w:r>
      <w:r w:rsidR="00344157" w:rsidRPr="00957F1F">
        <w:rPr>
          <w:rFonts w:ascii="Helvetica" w:hAnsi="Helvetica"/>
          <w:sz w:val="22"/>
          <w:szCs w:val="22"/>
        </w:rPr>
        <w:t xml:space="preserve"> we </w:t>
      </w:r>
      <w:r w:rsidR="004D2470" w:rsidRPr="00957F1F">
        <w:rPr>
          <w:rFonts w:ascii="Helvetica" w:hAnsi="Helvetica"/>
          <w:sz w:val="22"/>
          <w:szCs w:val="22"/>
        </w:rPr>
        <w:t xml:space="preserve">develop a heuristic model that explores the value of monitoring information </w:t>
      </w:r>
      <w:r w:rsidR="00D87B47" w:rsidRPr="00957F1F">
        <w:rPr>
          <w:rFonts w:ascii="Helvetica" w:hAnsi="Helvetica"/>
          <w:sz w:val="22"/>
          <w:szCs w:val="22"/>
        </w:rPr>
        <w:t xml:space="preserve">when seeking sustainable harvest of an ecosystem with </w:t>
      </w:r>
      <w:r w:rsidR="004D2470" w:rsidRPr="00957F1F">
        <w:rPr>
          <w:rFonts w:ascii="Helvetica" w:hAnsi="Helvetica"/>
          <w:sz w:val="22"/>
          <w:szCs w:val="22"/>
        </w:rPr>
        <w:t xml:space="preserve">a tipping point. </w:t>
      </w:r>
      <w:r w:rsidR="00F45A6B" w:rsidRPr="00957F1F">
        <w:rPr>
          <w:rFonts w:ascii="Helvetica" w:hAnsi="Helvetica"/>
          <w:sz w:val="22"/>
          <w:szCs w:val="22"/>
        </w:rPr>
        <w:t>Specifically we</w:t>
      </w:r>
      <w:r w:rsidR="00D87B47" w:rsidRPr="00957F1F">
        <w:rPr>
          <w:rFonts w:ascii="Helvetica" w:hAnsi="Helvetica"/>
          <w:sz w:val="22"/>
          <w:szCs w:val="22"/>
        </w:rPr>
        <w:t xml:space="preserve"> </w:t>
      </w:r>
      <w:r w:rsidR="0054657C" w:rsidRPr="00957F1F">
        <w:rPr>
          <w:rFonts w:ascii="Helvetica" w:hAnsi="Helvetica"/>
          <w:sz w:val="22"/>
          <w:szCs w:val="22"/>
        </w:rPr>
        <w:t xml:space="preserve">use a management strategy evaluation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(Bunnefeld</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2011)</w:t>
      </w:r>
      <w:r w:rsidR="00FC7BA4">
        <w:rPr>
          <w:rFonts w:ascii="Helvetica" w:hAnsi="Helvetica"/>
          <w:sz w:val="22"/>
          <w:szCs w:val="22"/>
        </w:rPr>
        <w:fldChar w:fldCharType="end"/>
      </w:r>
      <w:r w:rsidR="0054657C" w:rsidRPr="00957F1F">
        <w:rPr>
          <w:rFonts w:ascii="Helvetica" w:hAnsi="Helvetica"/>
          <w:sz w:val="22"/>
          <w:szCs w:val="22"/>
        </w:rPr>
        <w:t xml:space="preserve"> to </w:t>
      </w:r>
      <w:r w:rsidR="00E22BBC" w:rsidRPr="00957F1F">
        <w:rPr>
          <w:rFonts w:ascii="Helvetica" w:hAnsi="Helvetica"/>
          <w:sz w:val="22"/>
          <w:szCs w:val="22"/>
        </w:rPr>
        <w:t>evaluate</w:t>
      </w:r>
      <w:r w:rsidR="00D87B47" w:rsidRPr="00957F1F">
        <w:rPr>
          <w:rFonts w:ascii="Helvetica" w:hAnsi="Helvetica"/>
          <w:sz w:val="22"/>
          <w:szCs w:val="22"/>
        </w:rPr>
        <w:t xml:space="preserve"> </w:t>
      </w:r>
      <w:r w:rsidR="006E5826" w:rsidRPr="00957F1F">
        <w:rPr>
          <w:rFonts w:ascii="Helvetica" w:hAnsi="Helvetica"/>
          <w:sz w:val="22"/>
          <w:szCs w:val="22"/>
        </w:rPr>
        <w:t>a</w:t>
      </w:r>
      <w:r w:rsidR="00D87B47" w:rsidRPr="00957F1F">
        <w:rPr>
          <w:rFonts w:ascii="Helvetica" w:hAnsi="Helvetica"/>
          <w:sz w:val="22"/>
          <w:szCs w:val="22"/>
        </w:rPr>
        <w:t xml:space="preserve"> single species population model </w:t>
      </w:r>
      <w:r w:rsidR="0054657C" w:rsidRPr="00957F1F">
        <w:rPr>
          <w:rFonts w:ascii="Helvetica" w:hAnsi="Helvetica"/>
          <w:sz w:val="22"/>
          <w:szCs w:val="22"/>
        </w:rPr>
        <w:t>with an</w:t>
      </w:r>
      <w:r w:rsidR="00D87B47" w:rsidRPr="00957F1F">
        <w:rPr>
          <w:rFonts w:ascii="Helvetica" w:hAnsi="Helvetica"/>
          <w:sz w:val="22"/>
          <w:szCs w:val="22"/>
        </w:rPr>
        <w:t xml:space="preserve"> </w:t>
      </w:r>
      <w:proofErr w:type="spellStart"/>
      <w:r w:rsidR="00E22BBC" w:rsidRPr="00957F1F">
        <w:rPr>
          <w:rFonts w:ascii="Helvetica" w:hAnsi="Helvetica"/>
          <w:sz w:val="22"/>
          <w:szCs w:val="22"/>
        </w:rPr>
        <w:t>A</w:t>
      </w:r>
      <w:r w:rsidR="00D87B47" w:rsidRPr="00957F1F">
        <w:rPr>
          <w:rFonts w:ascii="Helvetica" w:hAnsi="Helvetica"/>
          <w:sz w:val="22"/>
          <w:szCs w:val="22"/>
        </w:rPr>
        <w:t>llee</w:t>
      </w:r>
      <w:proofErr w:type="spellEnd"/>
      <w:r w:rsidR="00D87B47" w:rsidRPr="00957F1F">
        <w:rPr>
          <w:rFonts w:ascii="Helvetica" w:hAnsi="Helvetica"/>
          <w:sz w:val="22"/>
          <w:szCs w:val="22"/>
        </w:rPr>
        <w:t xml:space="preserve"> effect</w:t>
      </w:r>
      <w:r w:rsidR="001A7D34"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(Courchamp</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2008)</w:t>
      </w:r>
      <w:r w:rsidR="00FC7BA4">
        <w:rPr>
          <w:rFonts w:ascii="Helvetica" w:hAnsi="Helvetica"/>
          <w:sz w:val="22"/>
          <w:szCs w:val="22"/>
        </w:rPr>
        <w:fldChar w:fldCharType="end"/>
      </w:r>
      <w:r w:rsidR="006E5826" w:rsidRPr="00957F1F">
        <w:rPr>
          <w:rFonts w:ascii="Helvetica" w:hAnsi="Helvetica"/>
          <w:sz w:val="22"/>
          <w:szCs w:val="22"/>
        </w:rPr>
        <w:t>, where population growth rate becomes negative at low population biomass</w:t>
      </w:r>
      <w:r w:rsidR="007E1052" w:rsidRPr="00957F1F">
        <w:rPr>
          <w:rFonts w:ascii="Helvetica" w:hAnsi="Helvetica"/>
          <w:sz w:val="22"/>
          <w:szCs w:val="22"/>
        </w:rPr>
        <w:t xml:space="preserve"> (i.e. a tipping point)</w:t>
      </w:r>
      <w:r w:rsidR="006E5826" w:rsidRPr="00957F1F">
        <w:rPr>
          <w:rFonts w:ascii="Helvetica" w:hAnsi="Helvetica"/>
          <w:sz w:val="22"/>
          <w:szCs w:val="22"/>
        </w:rPr>
        <w:t xml:space="preserve">. We then </w:t>
      </w:r>
      <w:r w:rsidR="00135D5C" w:rsidRPr="00957F1F">
        <w:rPr>
          <w:rFonts w:ascii="Helvetica" w:hAnsi="Helvetica"/>
          <w:sz w:val="22"/>
          <w:szCs w:val="22"/>
        </w:rPr>
        <w:t xml:space="preserve">simulate a management model to </w:t>
      </w:r>
      <w:r w:rsidR="00212DD7" w:rsidRPr="00957F1F">
        <w:rPr>
          <w:rFonts w:ascii="Helvetica" w:hAnsi="Helvetica"/>
          <w:sz w:val="22"/>
          <w:szCs w:val="22"/>
        </w:rPr>
        <w:t>demonstrate</w:t>
      </w:r>
      <w:r w:rsidR="00135D5C" w:rsidRPr="00957F1F">
        <w:rPr>
          <w:rFonts w:ascii="Helvetica" w:hAnsi="Helvetica"/>
          <w:sz w:val="22"/>
          <w:szCs w:val="22"/>
        </w:rPr>
        <w:t xml:space="preserve"> how the</w:t>
      </w:r>
      <w:r w:rsidR="007E1052" w:rsidRPr="00957F1F">
        <w:rPr>
          <w:rFonts w:ascii="Helvetica" w:hAnsi="Helvetica"/>
          <w:sz w:val="22"/>
          <w:szCs w:val="22"/>
        </w:rPr>
        <w:t xml:space="preserve"> value of monitoring </w:t>
      </w:r>
      <w:r w:rsidR="00212DD7" w:rsidRPr="00957F1F">
        <w:rPr>
          <w:rFonts w:ascii="Helvetica" w:hAnsi="Helvetica"/>
          <w:sz w:val="22"/>
          <w:szCs w:val="22"/>
        </w:rPr>
        <w:t>precision</w:t>
      </w:r>
      <w:r w:rsidR="00135D5C" w:rsidRPr="00957F1F">
        <w:rPr>
          <w:rFonts w:ascii="Helvetica" w:hAnsi="Helvetica"/>
          <w:sz w:val="22"/>
          <w:szCs w:val="22"/>
        </w:rPr>
        <w:t xml:space="preserve"> </w:t>
      </w:r>
      <w:r w:rsidR="00212DD7" w:rsidRPr="00957F1F">
        <w:rPr>
          <w:rFonts w:ascii="Helvetica" w:hAnsi="Helvetica"/>
          <w:sz w:val="22"/>
          <w:szCs w:val="22"/>
        </w:rPr>
        <w:t xml:space="preserve">increases as the population approaches both management and </w:t>
      </w:r>
      <w:r w:rsidR="00FA4267" w:rsidRPr="00957F1F">
        <w:rPr>
          <w:rFonts w:ascii="Helvetica" w:hAnsi="Helvetica"/>
          <w:sz w:val="22"/>
          <w:szCs w:val="22"/>
        </w:rPr>
        <w:t xml:space="preserve">biological thresholds. </w:t>
      </w:r>
    </w:p>
    <w:p w14:paraId="08320E00" w14:textId="7131625C" w:rsidR="002D198C" w:rsidRPr="00957F1F" w:rsidRDefault="002D198C" w:rsidP="002D198C">
      <w:pPr>
        <w:pStyle w:val="ListParagraph"/>
        <w:numPr>
          <w:ilvl w:val="2"/>
          <w:numId w:val="1"/>
        </w:numPr>
        <w:rPr>
          <w:rFonts w:ascii="Helvetica" w:hAnsi="Helvetica"/>
          <w:sz w:val="22"/>
          <w:szCs w:val="22"/>
        </w:rPr>
      </w:pPr>
      <w:r w:rsidRPr="00957F1F">
        <w:rPr>
          <w:rFonts w:ascii="Helvetica" w:hAnsi="Helvetica"/>
          <w:sz w:val="22"/>
          <w:szCs w:val="22"/>
        </w:rPr>
        <w:lastRenderedPageBreak/>
        <w:t xml:space="preserve">The model allows flexibility in 1) the strength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2) </w:t>
      </w:r>
      <w:r w:rsidR="00814C6A" w:rsidRPr="00957F1F">
        <w:rPr>
          <w:rFonts w:ascii="Helvetica" w:hAnsi="Helvetica"/>
          <w:sz w:val="22"/>
          <w:szCs w:val="22"/>
        </w:rPr>
        <w:t>sampling precision</w:t>
      </w:r>
      <w:r w:rsidRPr="00957F1F">
        <w:rPr>
          <w:rFonts w:ascii="Helvetica" w:hAnsi="Helvetica"/>
          <w:sz w:val="22"/>
          <w:szCs w:val="22"/>
        </w:rPr>
        <w:t xml:space="preserve">, 3) </w:t>
      </w:r>
      <w:r w:rsidR="00814C6A" w:rsidRPr="00957F1F">
        <w:rPr>
          <w:rFonts w:ascii="Helvetica" w:hAnsi="Helvetica"/>
          <w:sz w:val="22"/>
          <w:szCs w:val="22"/>
        </w:rPr>
        <w:t xml:space="preserve">resource </w:t>
      </w:r>
      <w:r w:rsidR="002E3961">
        <w:rPr>
          <w:rFonts w:ascii="Helvetica" w:hAnsi="Helvetica"/>
          <w:sz w:val="22"/>
          <w:szCs w:val="22"/>
        </w:rPr>
        <w:t>harvest rates</w:t>
      </w:r>
      <w:r w:rsidR="00814C6A" w:rsidRPr="00957F1F">
        <w:rPr>
          <w:rFonts w:ascii="Helvetica" w:hAnsi="Helvetica"/>
          <w:sz w:val="22"/>
          <w:szCs w:val="22"/>
        </w:rPr>
        <w:t xml:space="preserve">, </w:t>
      </w:r>
      <w:r w:rsidRPr="00957F1F">
        <w:rPr>
          <w:rFonts w:ascii="Helvetica" w:hAnsi="Helvetica"/>
          <w:sz w:val="22"/>
          <w:szCs w:val="22"/>
        </w:rPr>
        <w:t>and 4) the management strategy used to avoid a tipping point. We use this model to answer the following four questions</w:t>
      </w:r>
    </w:p>
    <w:p w14:paraId="376E791D" w14:textId="746A4595" w:rsidR="001361AB" w:rsidRPr="00957F1F" w:rsidRDefault="001361AB" w:rsidP="001361AB">
      <w:pPr>
        <w:pStyle w:val="ListParagraph"/>
        <w:numPr>
          <w:ilvl w:val="3"/>
          <w:numId w:val="1"/>
        </w:numPr>
        <w:rPr>
          <w:rFonts w:ascii="Helvetica" w:hAnsi="Helvetica"/>
          <w:sz w:val="22"/>
          <w:szCs w:val="22"/>
        </w:rPr>
      </w:pPr>
      <w:r w:rsidRPr="00957F1F">
        <w:rPr>
          <w:rFonts w:ascii="Helvetica" w:hAnsi="Helvetica"/>
          <w:sz w:val="22"/>
          <w:szCs w:val="22"/>
        </w:rPr>
        <w:t xml:space="preserve">How does the </w:t>
      </w:r>
      <w:r>
        <w:rPr>
          <w:rFonts w:ascii="Helvetica" w:hAnsi="Helvetica"/>
          <w:sz w:val="22"/>
          <w:szCs w:val="22"/>
        </w:rPr>
        <w:t>value of ha</w:t>
      </w:r>
      <w:ins w:id="48" w:author="halpern" w:date="2015-09-26T12:23:00Z">
        <w:r w:rsidR="00CF2EEA">
          <w:rPr>
            <w:rFonts w:ascii="Helvetica" w:hAnsi="Helvetica"/>
            <w:sz w:val="22"/>
            <w:szCs w:val="22"/>
          </w:rPr>
          <w:t>r</w:t>
        </w:r>
      </w:ins>
      <w:r>
        <w:rPr>
          <w:rFonts w:ascii="Helvetica" w:hAnsi="Helvetica"/>
          <w:sz w:val="22"/>
          <w:szCs w:val="22"/>
        </w:rPr>
        <w:t xml:space="preserve">vesting and the </w:t>
      </w:r>
      <w:r w:rsidRPr="00957F1F">
        <w:rPr>
          <w:rFonts w:ascii="Helvetica" w:hAnsi="Helvetica"/>
          <w:sz w:val="22"/>
          <w:szCs w:val="22"/>
        </w:rPr>
        <w:t xml:space="preserve">probability of a system crossing a tipping point shift with a) certainty about ecosystem state (i.e. monitoring investment) and b) </w:t>
      </w:r>
      <w:r>
        <w:rPr>
          <w:rFonts w:ascii="Helvetica" w:hAnsi="Helvetica"/>
          <w:sz w:val="22"/>
          <w:szCs w:val="22"/>
        </w:rPr>
        <w:t>harvest rates</w:t>
      </w:r>
    </w:p>
    <w:p w14:paraId="034FDA90" w14:textId="77777777" w:rsidR="002D198C" w:rsidRPr="00957F1F" w:rsidRDefault="002D198C" w:rsidP="002D198C">
      <w:pPr>
        <w:pStyle w:val="ListParagraph"/>
        <w:numPr>
          <w:ilvl w:val="3"/>
          <w:numId w:val="1"/>
        </w:numPr>
        <w:rPr>
          <w:rFonts w:ascii="Helvetica" w:hAnsi="Helvetica"/>
          <w:sz w:val="22"/>
          <w:szCs w:val="22"/>
        </w:rPr>
      </w:pPr>
      <w:r w:rsidRPr="00957F1F">
        <w:rPr>
          <w:rFonts w:ascii="Helvetica" w:hAnsi="Helvetica"/>
          <w:sz w:val="22"/>
          <w:szCs w:val="22"/>
        </w:rPr>
        <w:t xml:space="preserve">How does the return on monitoring investment scale with proximity to a tipping point? </w:t>
      </w:r>
      <w:r w:rsidRPr="00957F1F">
        <w:rPr>
          <w:rFonts w:ascii="Helvetica" w:hAnsi="Helvetica"/>
          <w:b/>
          <w:sz w:val="22"/>
          <w:szCs w:val="22"/>
        </w:rPr>
        <w:t xml:space="preserve"> </w:t>
      </w:r>
    </w:p>
    <w:p w14:paraId="41F51EBD" w14:textId="16F34697" w:rsidR="002D198C" w:rsidRPr="00957F1F" w:rsidRDefault="002D198C" w:rsidP="002D198C">
      <w:pPr>
        <w:pStyle w:val="ListParagraph"/>
        <w:numPr>
          <w:ilvl w:val="3"/>
          <w:numId w:val="1"/>
        </w:numPr>
        <w:rPr>
          <w:rFonts w:ascii="Helvetica" w:hAnsi="Helvetica"/>
          <w:sz w:val="22"/>
          <w:szCs w:val="22"/>
        </w:rPr>
      </w:pPr>
      <w:r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p>
    <w:p w14:paraId="2BFF9CE0" w14:textId="3CA0C5BE" w:rsidR="002D198C" w:rsidRPr="00957F1F" w:rsidRDefault="002D198C" w:rsidP="007F61D2">
      <w:pPr>
        <w:pStyle w:val="ListParagraph"/>
        <w:numPr>
          <w:ilvl w:val="3"/>
          <w:numId w:val="1"/>
        </w:numPr>
        <w:rPr>
          <w:rFonts w:ascii="Helvetica" w:hAnsi="Helvetica"/>
          <w:sz w:val="22"/>
          <w:szCs w:val="22"/>
        </w:rPr>
      </w:pPr>
      <w:r w:rsidRPr="00957F1F">
        <w:rPr>
          <w:rFonts w:ascii="Helvetica" w:hAnsi="Helvetica"/>
          <w:sz w:val="22"/>
          <w:szCs w:val="22"/>
        </w:rPr>
        <w:t xml:space="preserve">Are </w:t>
      </w:r>
      <w:r w:rsidR="00555F85">
        <w:rPr>
          <w:rFonts w:ascii="Helvetica" w:hAnsi="Helvetica"/>
          <w:sz w:val="22"/>
          <w:szCs w:val="22"/>
        </w:rPr>
        <w:t>precautionary</w:t>
      </w:r>
      <w:r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Pr="00957F1F">
        <w:rPr>
          <w:rFonts w:ascii="Helvetica" w:hAnsi="Helvetica"/>
          <w:sz w:val="22"/>
          <w:szCs w:val="22"/>
        </w:rPr>
        <w:t xml:space="preserve">intensive monitoring? </w:t>
      </w:r>
    </w:p>
    <w:p w14:paraId="0E00E2CB" w14:textId="77777777" w:rsidR="00FB4775" w:rsidRPr="00957F1F" w:rsidRDefault="00FB4775" w:rsidP="00FB4775">
      <w:pPr>
        <w:rPr>
          <w:rFonts w:ascii="Helvetica" w:hAnsi="Helvetica"/>
          <w:b/>
          <w:sz w:val="22"/>
          <w:szCs w:val="22"/>
        </w:rPr>
      </w:pPr>
    </w:p>
    <w:p w14:paraId="56F3923E" w14:textId="027CDF1C"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4175A0A" w14:textId="2F583DD7" w:rsidR="00DC2AD4" w:rsidRPr="00957F1F" w:rsidRDefault="000E67EE" w:rsidP="000E67EE">
      <w:pPr>
        <w:tabs>
          <w:tab w:val="left" w:pos="2760"/>
        </w:tabs>
        <w:rPr>
          <w:rFonts w:ascii="Helvetica" w:hAnsi="Helvetica"/>
          <w:b/>
          <w:sz w:val="22"/>
          <w:szCs w:val="22"/>
        </w:rPr>
      </w:pPr>
      <w:r>
        <w:rPr>
          <w:rFonts w:ascii="Helvetica" w:hAnsi="Helvetica"/>
          <w:b/>
          <w:sz w:val="22"/>
          <w:szCs w:val="22"/>
        </w:rPr>
        <w:tab/>
      </w:r>
    </w:p>
    <w:p w14:paraId="17AFD2CF" w14:textId="53A78123" w:rsidR="00EA4C5A" w:rsidRPr="00957F1F" w:rsidRDefault="00AC3C96" w:rsidP="000437E9">
      <w:pPr>
        <w:pStyle w:val="ListParagraph"/>
        <w:numPr>
          <w:ilvl w:val="1"/>
          <w:numId w:val="1"/>
        </w:numPr>
        <w:rPr>
          <w:rFonts w:ascii="Helvetica" w:hAnsi="Helvetica"/>
          <w:sz w:val="22"/>
          <w:szCs w:val="22"/>
        </w:rPr>
      </w:pPr>
      <w:r w:rsidRPr="00957F1F">
        <w:rPr>
          <w:rFonts w:ascii="Helvetica" w:hAnsi="Helvetica"/>
          <w:b/>
          <w:sz w:val="22"/>
          <w:szCs w:val="22"/>
        </w:rPr>
        <w:t xml:space="preserve">General </w:t>
      </w:r>
      <w:r w:rsidR="00EA4C5A" w:rsidRPr="00957F1F">
        <w:rPr>
          <w:rFonts w:ascii="Helvetica" w:hAnsi="Helvetica"/>
          <w:b/>
          <w:sz w:val="22"/>
          <w:szCs w:val="22"/>
        </w:rPr>
        <w:t xml:space="preserve"> </w:t>
      </w:r>
    </w:p>
    <w:p w14:paraId="7F885DB4" w14:textId="07D028FE" w:rsidR="00934691" w:rsidRPr="00957F1F" w:rsidRDefault="003030A9" w:rsidP="003030A9">
      <w:pPr>
        <w:rPr>
          <w:rFonts w:ascii="Helvetica" w:hAnsi="Helvetica"/>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ins w:id="49" w:author="Crow White" w:date="2015-09-25T13:54:00Z">
        <w:r w:rsidR="00944D13">
          <w:rPr>
            <w:rFonts w:ascii="Helvetica" w:hAnsi="Helvetica"/>
            <w:sz w:val="22"/>
            <w:szCs w:val="22"/>
          </w:rPr>
          <w:t>d</w:t>
        </w:r>
      </w:ins>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50"/>
      <w:ins w:id="51" w:author="Crow White" w:date="2015-09-25T13:55:00Z">
        <w:r w:rsidR="00944D13">
          <w:rPr>
            <w:rFonts w:ascii="Helvetica" w:hAnsi="Helvetica"/>
            <w:sz w:val="22"/>
            <w:szCs w:val="22"/>
          </w:rPr>
          <w:t>estimate</w:t>
        </w:r>
      </w:ins>
      <w:del w:id="52" w:author="Crow White" w:date="2015-09-25T13:55:00Z">
        <w:r w:rsidR="00305441" w:rsidRPr="00957F1F" w:rsidDel="00944D13">
          <w:rPr>
            <w:rFonts w:ascii="Helvetica" w:hAnsi="Helvetica"/>
            <w:sz w:val="22"/>
            <w:szCs w:val="22"/>
          </w:rPr>
          <w:delText>error</w:delText>
        </w:r>
      </w:del>
      <w:commentRangeEnd w:id="50"/>
      <w:r w:rsidR="00944D13">
        <w:rPr>
          <w:rStyle w:val="CommentReference"/>
        </w:rPr>
        <w:commentReference w:id="50"/>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6E726543" w14:textId="77777777" w:rsidR="003030A9" w:rsidRPr="00957F1F" w:rsidRDefault="003030A9" w:rsidP="003030A9">
      <w:pPr>
        <w:rPr>
          <w:rFonts w:ascii="Helvetica" w:hAnsi="Helvetica"/>
          <w:sz w:val="22"/>
          <w:szCs w:val="22"/>
        </w:rPr>
      </w:pPr>
    </w:p>
    <w:p w14:paraId="4BDBECBF" w14:textId="0C029BEA" w:rsidR="006E4F13" w:rsidRPr="00957F1F" w:rsidRDefault="00AC3C96" w:rsidP="000437E9">
      <w:pPr>
        <w:pStyle w:val="ListParagraph"/>
        <w:numPr>
          <w:ilvl w:val="1"/>
          <w:numId w:val="1"/>
        </w:numPr>
        <w:rPr>
          <w:rFonts w:ascii="Helvetica" w:hAnsi="Helvetica"/>
          <w:b/>
          <w:sz w:val="22"/>
          <w:szCs w:val="22"/>
        </w:rPr>
      </w:pPr>
      <w:r w:rsidRPr="00957F1F">
        <w:rPr>
          <w:rFonts w:ascii="Helvetica" w:hAnsi="Helvetica"/>
          <w:b/>
          <w:sz w:val="22"/>
          <w:szCs w:val="22"/>
        </w:rPr>
        <w:t xml:space="preserve">Model </w:t>
      </w:r>
      <w:r w:rsidR="00913F9D" w:rsidRPr="00957F1F">
        <w:rPr>
          <w:rFonts w:ascii="Helvetica" w:hAnsi="Helvetica"/>
          <w:b/>
          <w:sz w:val="22"/>
          <w:szCs w:val="22"/>
        </w:rPr>
        <w:t>Description</w:t>
      </w:r>
    </w:p>
    <w:p w14:paraId="5ED3407C" w14:textId="77777777" w:rsidR="00590C63" w:rsidRPr="00957F1F" w:rsidRDefault="00590C63" w:rsidP="00590C63">
      <w:pPr>
        <w:pStyle w:val="ListParagraph"/>
        <w:ind w:left="360"/>
        <w:rPr>
          <w:rFonts w:ascii="Helvetica" w:hAnsi="Helvetica"/>
          <w:b/>
          <w:sz w:val="22"/>
          <w:szCs w:val="22"/>
        </w:rPr>
      </w:pPr>
    </w:p>
    <w:p w14:paraId="04F46D16" w14:textId="04AA2E1E" w:rsidR="000437E9" w:rsidRPr="00957F1F" w:rsidRDefault="00EA4C5A" w:rsidP="00EA0A44">
      <w:pPr>
        <w:rPr>
          <w:rFonts w:ascii="Helvetica" w:hAnsi="Helvetica"/>
          <w:i/>
          <w:sz w:val="22"/>
          <w:szCs w:val="22"/>
        </w:rPr>
      </w:pPr>
      <w:r w:rsidRPr="00957F1F">
        <w:rPr>
          <w:rFonts w:ascii="Helvetica" w:hAnsi="Helvetica"/>
          <w:i/>
          <w:sz w:val="22"/>
          <w:szCs w:val="22"/>
        </w:rPr>
        <w:t>Process/Operating Model</w:t>
      </w:r>
    </w:p>
    <w:p w14:paraId="664A18A9" w14:textId="3CD2BB5A" w:rsidR="00EA70AE" w:rsidRPr="00957F1F" w:rsidRDefault="006106DB" w:rsidP="00EA0A44">
      <w:pPr>
        <w:ind w:firstLine="720"/>
        <w:rPr>
          <w:rFonts w:ascii="Helvetica" w:hAnsi="Helvetica"/>
          <w:sz w:val="22"/>
          <w:szCs w:val="22"/>
        </w:rPr>
      </w:pPr>
      <w:r w:rsidRPr="00957F1F">
        <w:rPr>
          <w:rFonts w:ascii="Helvetica" w:hAnsi="Helvetica"/>
          <w:sz w:val="22"/>
          <w:szCs w:val="22"/>
        </w:rPr>
        <w:t>To describe how monitoring investment is related to fishery thresholds we model</w:t>
      </w:r>
      <w:ins w:id="53" w:author="Crow White" w:date="2015-09-25T13:56:00Z">
        <w:r w:rsidR="005F17E4">
          <w:rPr>
            <w:rFonts w:ascii="Helvetica" w:hAnsi="Helvetica"/>
            <w:sz w:val="22"/>
            <w:szCs w:val="22"/>
          </w:rPr>
          <w:t>ed</w:t>
        </w:r>
      </w:ins>
      <w:r w:rsidRPr="00957F1F">
        <w:rPr>
          <w:rFonts w:ascii="Helvetica" w:hAnsi="Helvetica"/>
          <w:sz w:val="22"/>
          <w:szCs w:val="22"/>
        </w:rPr>
        <w:t xml:space="preserve"> fish 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54"/>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commentRangeEnd w:id="54"/>
      <w:r w:rsidR="005F17E4">
        <w:rPr>
          <w:rStyle w:val="CommentReference"/>
        </w:rPr>
        <w:commentReference w:id="54"/>
      </w:r>
    </w:p>
    <w:p w14:paraId="6E6766B7" w14:textId="77777777" w:rsidR="004C05AC" w:rsidRPr="00957F1F" w:rsidRDefault="004C05AC" w:rsidP="00EA70AE">
      <w:pPr>
        <w:rPr>
          <w:rFonts w:ascii="Helvetica" w:hAnsi="Helvetica"/>
          <w:sz w:val="22"/>
          <w:szCs w:val="22"/>
        </w:rPr>
      </w:pPr>
    </w:p>
    <w:p w14:paraId="346773E4" w14:textId="72B44E0A"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D2C7A94" w14:textId="77777777" w:rsidR="004C05AC" w:rsidRPr="00957F1F" w:rsidRDefault="004C05AC" w:rsidP="00EA70AE">
      <w:pPr>
        <w:rPr>
          <w:rFonts w:ascii="Helvetica" w:hAnsi="Helvetica"/>
          <w:sz w:val="22"/>
          <w:szCs w:val="22"/>
        </w:rPr>
      </w:pPr>
    </w:p>
    <w:p w14:paraId="5AD5DD6F" w14:textId="3DB44941"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commentRangeStart w:id="55"/>
      <w:r w:rsidR="00522D02" w:rsidRPr="00957F1F">
        <w:rPr>
          <w:rFonts w:ascii="Helvetica" w:hAnsi="Helvetica"/>
          <w:i/>
          <w:sz w:val="22"/>
          <w:szCs w:val="22"/>
        </w:rPr>
        <w:t>A</w:t>
      </w:r>
      <w:r w:rsidR="00522D02" w:rsidRPr="00957F1F">
        <w:rPr>
          <w:rFonts w:ascii="Helvetica" w:hAnsi="Helvetica"/>
          <w:sz w:val="22"/>
          <w:szCs w:val="22"/>
        </w:rPr>
        <w:t xml:space="preserve"> is the strength of the </w:t>
      </w:r>
      <w:proofErr w:type="spellStart"/>
      <w:r w:rsidR="00522D02" w:rsidRPr="00957F1F">
        <w:rPr>
          <w:rFonts w:ascii="Helvetica" w:hAnsi="Helvetica"/>
          <w:sz w:val="22"/>
          <w:szCs w:val="22"/>
        </w:rPr>
        <w:t>allee</w:t>
      </w:r>
      <w:proofErr w:type="spellEnd"/>
      <w:r w:rsidR="00522D02" w:rsidRPr="00957F1F">
        <w:rPr>
          <w:rFonts w:ascii="Helvetica" w:hAnsi="Helvetica"/>
          <w:sz w:val="22"/>
          <w:szCs w:val="22"/>
        </w:rPr>
        <w:t xml:space="preserve"> effect</w:t>
      </w:r>
      <w:commentRangeEnd w:id="55"/>
      <w:r w:rsidR="00D81AE0">
        <w:rPr>
          <w:rStyle w:val="CommentReference"/>
        </w:rPr>
        <w:commentReference w:id="55"/>
      </w:r>
      <w:r w:rsidR="00522D02" w:rsidRPr="00957F1F">
        <w:rPr>
          <w:rFonts w:ascii="Helvetica" w:hAnsi="Helvetica"/>
          <w:sz w:val="22"/>
          <w:szCs w:val="22"/>
        </w:rPr>
        <w:t xml:space="preserve">, </w:t>
      </w:r>
      <w:r w:rsidRPr="00957F1F">
        <w:rPr>
          <w:rFonts w:ascii="Helvetica" w:hAnsi="Helvetica"/>
          <w:sz w:val="22"/>
          <w:szCs w:val="22"/>
        </w:rPr>
        <w:t xml:space="preserve">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fish extracted in year </w:t>
      </w:r>
      <w:r w:rsidRPr="00957F1F">
        <w:rPr>
          <w:rFonts w:ascii="Helvetica" w:hAnsi="Helvetica"/>
          <w:i/>
          <w:sz w:val="22"/>
          <w:szCs w:val="22"/>
        </w:rPr>
        <w:t>t</w:t>
      </w:r>
      <w:r w:rsidRPr="00957F1F">
        <w:rPr>
          <w:rFonts w:ascii="Helvetica" w:hAnsi="Helvetica"/>
          <w:sz w:val="22"/>
          <w:szCs w:val="22"/>
        </w:rPr>
        <w:t xml:space="preserve">. </w:t>
      </w:r>
      <w:r w:rsidR="005E0CEF">
        <w:rPr>
          <w:rFonts w:ascii="Helvetica" w:hAnsi="Helvetica"/>
          <w:sz w:val="22"/>
          <w:szCs w:val="22"/>
        </w:rPr>
        <w:t xml:space="preserve">The strength of the </w:t>
      </w:r>
      <w:proofErr w:type="spellStart"/>
      <w:r w:rsidR="005E0CEF">
        <w:rPr>
          <w:rFonts w:ascii="Helvetica" w:hAnsi="Helvetica"/>
          <w:sz w:val="22"/>
          <w:szCs w:val="22"/>
        </w:rPr>
        <w:t>allee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w:p>
    <w:p w14:paraId="2F4356B3" w14:textId="77777777" w:rsidR="00D12CEC" w:rsidRPr="00957F1F" w:rsidRDefault="00D12CEC" w:rsidP="00590C63">
      <w:pPr>
        <w:rPr>
          <w:rFonts w:ascii="Helvetica" w:hAnsi="Helvetica"/>
          <w:sz w:val="22"/>
          <w:szCs w:val="22"/>
        </w:rPr>
      </w:pPr>
    </w:p>
    <w:p w14:paraId="4561E253" w14:textId="57346710" w:rsidR="00D12CEC" w:rsidRPr="00957F1F" w:rsidRDefault="00D12CEC" w:rsidP="00590C63">
      <w:pPr>
        <w:rPr>
          <w:rFonts w:ascii="Helvetica" w:hAnsi="Helvetica"/>
          <w:i/>
          <w:sz w:val="22"/>
          <w:szCs w:val="22"/>
        </w:rPr>
      </w:pPr>
      <w:r w:rsidRPr="00957F1F">
        <w:rPr>
          <w:rFonts w:ascii="Helvetica" w:hAnsi="Helvetica"/>
          <w:i/>
          <w:sz w:val="22"/>
          <w:szCs w:val="22"/>
        </w:rPr>
        <w:t>Monitoring Model</w:t>
      </w:r>
    </w:p>
    <w:p w14:paraId="2D9E5C85" w14:textId="162C4733" w:rsidR="00BB45A6" w:rsidRPr="00957F1F" w:rsidRDefault="006A2CEE" w:rsidP="00D12CEC">
      <w:pPr>
        <w:ind w:firstLine="720"/>
        <w:rPr>
          <w:rFonts w:ascii="Helvetica" w:hAnsi="Helvetica"/>
          <w:sz w:val="22"/>
          <w:szCs w:val="22"/>
        </w:rPr>
      </w:pPr>
      <w:r w:rsidRPr="00957F1F">
        <w:rPr>
          <w:rFonts w:ascii="Helvetica" w:hAnsi="Helvetica"/>
          <w:sz w:val="22"/>
          <w:szCs w:val="22"/>
        </w:rPr>
        <w:t xml:space="preserve">Ideally, </w:t>
      </w:r>
      <w:r w:rsidR="00AA5908">
        <w:rPr>
          <w:rFonts w:ascii="Helvetica" w:hAnsi="Helvetica"/>
          <w:sz w:val="22"/>
          <w:szCs w:val="22"/>
        </w:rPr>
        <w:t>natural resource</w:t>
      </w:r>
      <w:r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ins w:id="56" w:author="halpern" w:date="2015-09-26T12:50:00Z">
        <w:r w:rsidR="0008452C">
          <w:rPr>
            <w:rFonts w:ascii="Helvetica" w:hAnsi="Helvetica"/>
            <w:sz w:val="22"/>
            <w:szCs w:val="22"/>
          </w:rPr>
          <w:t xml:space="preserve">, </w:t>
        </w:r>
        <w:commentRangeStart w:id="57"/>
        <w:r w:rsidR="0008452C">
          <w:rPr>
            <w:rFonts w:ascii="Helvetica" w:hAnsi="Helvetica"/>
            <w:sz w:val="22"/>
            <w:szCs w:val="22"/>
          </w:rPr>
          <w:t>perfect knowledge of natural mortality,</w:t>
        </w:r>
      </w:ins>
      <w:r w:rsidRPr="00957F1F">
        <w:rPr>
          <w:rFonts w:ascii="Helvetica" w:hAnsi="Helvetica"/>
          <w:sz w:val="22"/>
          <w:szCs w:val="22"/>
        </w:rPr>
        <w:t xml:space="preserve"> </w:t>
      </w:r>
      <w:commentRangeEnd w:id="57"/>
      <w:r w:rsidR="0008452C">
        <w:rPr>
          <w:rStyle w:val="CommentReference"/>
        </w:rPr>
        <w:commentReference w:id="57"/>
      </w:r>
      <w:r w:rsidRPr="00957F1F">
        <w:rPr>
          <w:rFonts w:ascii="Helvetica" w:hAnsi="Helvetica"/>
          <w:sz w:val="22"/>
          <w:szCs w:val="22"/>
        </w:rPr>
        <w:t xml:space="preserve">and the yield of the </w:t>
      </w:r>
      <w:r w:rsidR="00AA5908">
        <w:rPr>
          <w:rFonts w:ascii="Helvetica" w:hAnsi="Helvetica"/>
          <w:sz w:val="22"/>
          <w:szCs w:val="22"/>
        </w:rPr>
        <w:t>resource</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ins w:id="58" w:author="Crow White" w:date="2015-09-25T14:15:00Z">
        <w:r w:rsidR="004F1994">
          <w:rPr>
            <w:rFonts w:ascii="Helvetica" w:hAnsi="Helvetica"/>
            <w:sz w:val="22"/>
            <w:szCs w:val="22"/>
          </w:rPr>
          <w:t xml:space="preserve">, or </w:t>
        </w:r>
        <w:commentRangeStart w:id="59"/>
        <w:r w:rsidR="004F1994">
          <w:rPr>
            <w:rFonts w:ascii="Helvetica" w:hAnsi="Helvetica"/>
            <w:sz w:val="22"/>
            <w:szCs w:val="22"/>
          </w:rPr>
          <w:t>accurate predictive models of stock change</w:t>
        </w:r>
      </w:ins>
      <w:commentRangeEnd w:id="59"/>
      <w:r w:rsidR="0008452C">
        <w:rPr>
          <w:rStyle w:val="CommentReference"/>
        </w:rPr>
        <w:commentReference w:id="59"/>
      </w:r>
      <w:ins w:id="60" w:author="Crow White" w:date="2015-09-25T14:15:00Z">
        <w:r w:rsidR="004F1994">
          <w:rPr>
            <w:rFonts w:ascii="Helvetica" w:hAnsi="Helvetica"/>
            <w:sz w:val="22"/>
            <w:szCs w:val="22"/>
          </w:rPr>
          <w:t>.</w:t>
        </w:r>
      </w:ins>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w:t>
      </w:r>
      <w:r w:rsidR="00CF750D" w:rsidRPr="00957F1F">
        <w:rPr>
          <w:rFonts w:ascii="Helvetica" w:hAnsi="Helvetica"/>
          <w:sz w:val="22"/>
          <w:szCs w:val="22"/>
        </w:rPr>
        <w:lastRenderedPageBreak/>
        <w:t xml:space="preserve">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FF4A1A">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variance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FF4A1A">
        <w:rPr>
          <w:rFonts w:ascii="Helvetica" w:hAnsi="Helvetica"/>
          <w:i/>
          <w:sz w:val="22"/>
          <w:szCs w:val="22"/>
        </w:rPr>
        <w:t>n</w:t>
      </w:r>
      <w:r w:rsidR="00F6430A" w:rsidRPr="00957F1F">
        <w:rPr>
          <w:rFonts w:ascii="Helvetica" w:hAnsi="Helvetica"/>
          <w:sz w:val="22"/>
          <w:szCs w:val="22"/>
        </w:rPr>
        <w:t xml:space="preserve"> by </w:t>
      </w:r>
      <w:r w:rsidR="00F6430A" w:rsidRPr="00FF4A1A">
        <w:rPr>
          <w:rFonts w:ascii="Helvetica" w:hAnsi="Helvetica"/>
          <w:i/>
          <w:sz w:val="22"/>
          <w:szCs w:val="22"/>
        </w:rPr>
        <w:t>n</w:t>
      </w:r>
      <w:r w:rsidR="00F6430A" w:rsidRPr="00957F1F">
        <w:rPr>
          <w:rFonts w:ascii="Helvetica" w:hAnsi="Helvetica"/>
          <w:sz w:val="22"/>
          <w:szCs w:val="22"/>
        </w:rPr>
        <w:t xml:space="preserve">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00D12CEC" w:rsidRPr="00957F1F">
        <w:rPr>
          <w:rFonts w:ascii="Helvetica" w:hAnsi="Helvetica"/>
          <w:sz w:val="22"/>
          <w:szCs w:val="22"/>
        </w:rPr>
        <w:t xml:space="preserve">small percentage of the matrix. </w:t>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07270C9" w14:textId="77777777" w:rsidR="00BB45A6" w:rsidRPr="00957F1F" w:rsidRDefault="00BB45A6" w:rsidP="00CF750D">
      <w:pPr>
        <w:ind w:firstLine="720"/>
        <w:rPr>
          <w:rFonts w:ascii="Helvetica" w:hAnsi="Helvetica"/>
          <w:sz w:val="22"/>
          <w:szCs w:val="22"/>
        </w:rPr>
      </w:pPr>
    </w:p>
    <w:p w14:paraId="315D9E72" w14:textId="15BB9C1A" w:rsidR="00BB45A6" w:rsidRPr="00957F1F" w:rsidRDefault="001277C0" w:rsidP="001277C0">
      <w:pPr>
        <w:rPr>
          <w:rFonts w:ascii="Helvetica" w:hAnsi="Helvetica"/>
          <w:i/>
          <w:sz w:val="22"/>
          <w:szCs w:val="22"/>
        </w:rPr>
      </w:pPr>
      <w:r w:rsidRPr="00957F1F">
        <w:rPr>
          <w:rFonts w:ascii="Helvetica" w:hAnsi="Helvetica"/>
          <w:i/>
          <w:sz w:val="22"/>
          <w:szCs w:val="22"/>
        </w:rPr>
        <w:t xml:space="preserve">Management Model </w:t>
      </w:r>
    </w:p>
    <w:p w14:paraId="55818154" w14:textId="45915690" w:rsidR="003435AE" w:rsidRPr="00957F1F" w:rsidRDefault="00CF750D" w:rsidP="003435AE">
      <w:pPr>
        <w:rPr>
          <w:rFonts w:ascii="Helvetica" w:hAnsi="Helvetica"/>
          <w:sz w:val="22"/>
          <w:szCs w:val="22"/>
        </w:rPr>
      </w:pPr>
      <w:r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61"/>
      <w:r w:rsidR="005F4E8C" w:rsidRPr="00957F1F">
        <w:rPr>
          <w:rFonts w:ascii="Helvetica" w:hAnsi="Helvetica"/>
          <w:sz w:val="22"/>
          <w:szCs w:val="22"/>
        </w:rPr>
        <w:t>harvest</w:t>
      </w:r>
      <w:r w:rsidR="0034606C" w:rsidRPr="00957F1F">
        <w:rPr>
          <w:rFonts w:ascii="Helvetica" w:hAnsi="Helvetica"/>
          <w:sz w:val="22"/>
          <w:szCs w:val="22"/>
        </w:rPr>
        <w:t xml:space="preserve"> effort </w:t>
      </w:r>
      <w:commentRangeEnd w:id="61"/>
      <w:r w:rsidR="00FC6CF1">
        <w:rPr>
          <w:rStyle w:val="CommentReference"/>
        </w:rPr>
        <w:commentReference w:id="61"/>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m:t>
            </m:r>
            <m:r>
              <w:rPr>
                <w:rFonts w:ascii="Cambria Math" w:hAnsi="Cambria Math"/>
                <w:sz w:val="22"/>
                <w:szCs w:val="22"/>
              </w:rPr>
              <m:t>Y</m:t>
            </m:r>
          </m:sub>
        </m:sSub>
      </m:oMath>
      <w:r w:rsidR="005A07C7" w:rsidRPr="00957F1F">
        <w:rPr>
          <w:rFonts w:ascii="Helvetica" w:hAnsi="Helvetica"/>
          <w:sz w:val="22"/>
          <w:szCs w:val="22"/>
        </w:rPr>
        <w:t>,</w:t>
      </w:r>
      <w:ins w:id="62" w:author="Crow White" w:date="2015-09-25T14:25:00Z">
        <w:r w:rsidR="008451D2">
          <w:rPr>
            <w:rFonts w:ascii="Helvetica" w:hAnsi="Helvetica"/>
            <w:sz w:val="22"/>
            <w:szCs w:val="22"/>
          </w:rPr>
          <w:t xml:space="preserve"> </w:t>
        </w:r>
      </w:ins>
      <w:ins w:id="63" w:author="halpern" w:date="2015-09-26T12:56:00Z">
        <w:r w:rsidR="0008452C">
          <w:rPr>
            <w:rFonts w:ascii="Helvetica" w:hAnsi="Helvetica"/>
            <w:sz w:val="22"/>
            <w:szCs w:val="22"/>
          </w:rPr>
          <w:t>whereas</w:t>
        </w:r>
      </w:ins>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64"/>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64"/>
      <w:r w:rsidR="008451D2">
        <w:rPr>
          <w:rStyle w:val="CommentReference"/>
        </w:rPr>
        <w:commentReference w:id="64"/>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3864144D" w14:textId="77777777" w:rsidR="00175C87" w:rsidRPr="00957F1F" w:rsidRDefault="00175C87" w:rsidP="003435AE">
      <w:pPr>
        <w:rPr>
          <w:rFonts w:ascii="Helvetica" w:hAnsi="Helvetica"/>
          <w:sz w:val="22"/>
          <w:szCs w:val="22"/>
        </w:rPr>
      </w:pPr>
    </w:p>
    <w:p w14:paraId="252629D1" w14:textId="679AA6C8" w:rsidR="00175C87" w:rsidRPr="00957F1F" w:rsidRDefault="007F61D2" w:rsidP="00175C87">
      <w:pPr>
        <w:rPr>
          <w:rFonts w:ascii="Helvetica" w:hAnsi="Helvetica"/>
          <w:i/>
          <w:sz w:val="22"/>
          <w:szCs w:val="22"/>
        </w:rPr>
      </w:pPr>
      <w:r w:rsidRPr="00957F1F">
        <w:rPr>
          <w:rFonts w:ascii="Helvetica" w:hAnsi="Helvetica"/>
          <w:i/>
          <w:sz w:val="22"/>
          <w:szCs w:val="22"/>
        </w:rPr>
        <w:t xml:space="preserve">Value of the Fishery and </w:t>
      </w:r>
      <w:commentRangeStart w:id="65"/>
      <w:r w:rsidRPr="00957F1F">
        <w:rPr>
          <w:rFonts w:ascii="Helvetica" w:hAnsi="Helvetica"/>
          <w:i/>
          <w:sz w:val="22"/>
          <w:szCs w:val="22"/>
        </w:rPr>
        <w:t>Cost of Monitoring</w:t>
      </w:r>
      <w:commentRangeEnd w:id="65"/>
      <w:r w:rsidR="008D572B">
        <w:rPr>
          <w:rStyle w:val="CommentReference"/>
        </w:rPr>
        <w:commentReference w:id="65"/>
      </w:r>
    </w:p>
    <w:p w14:paraId="4177E7F4" w14:textId="3651B127" w:rsidR="00127FEE" w:rsidRPr="00957F1F" w:rsidRDefault="000A75E1" w:rsidP="00175C87">
      <w:pPr>
        <w:rPr>
          <w:rFonts w:ascii="Helvetica" w:hAnsi="Helvetica"/>
          <w:i/>
          <w:sz w:val="22"/>
          <w:szCs w:val="22"/>
        </w:rPr>
      </w:pPr>
      <w:r w:rsidRPr="00957F1F">
        <w:rPr>
          <w:rFonts w:ascii="Helvetica" w:hAnsi="Helvetica"/>
          <w:sz w:val="22"/>
          <w:szCs w:val="22"/>
        </w:rPr>
        <w:t>We estimate</w:t>
      </w:r>
      <w:ins w:id="66" w:author="Crow White" w:date="2015-09-25T14:28:00Z">
        <w:r w:rsidR="008451D2">
          <w:rPr>
            <w:rFonts w:ascii="Helvetica" w:hAnsi="Helvetica"/>
            <w:sz w:val="22"/>
            <w:szCs w:val="22"/>
          </w:rPr>
          <w:t>d</w:t>
        </w:r>
      </w:ins>
      <w:r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ins w:id="67" w:author="Crow White" w:date="2015-09-25T14:29:00Z">
        <w:r w:rsidR="008451D2">
          <w:rPr>
            <w:rFonts w:ascii="Helvetica" w:hAnsi="Helvetica"/>
            <w:sz w:val="22"/>
            <w:szCs w:val="22"/>
          </w:rPr>
          <w:t xml:space="preserve">per unit </w:t>
        </w:r>
      </w:ins>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is dictated by two parameters </w:t>
      </w:r>
      <w:r w:rsidR="007B46BC" w:rsidRPr="00957F1F">
        <w:rPr>
          <w:rFonts w:ascii="Helvetica" w:hAnsi="Helvetica"/>
          <w:sz w:val="22"/>
          <w:szCs w:val="22"/>
        </w:rPr>
        <w:t xml:space="preserve">in the monitoring cost function: </w:t>
      </w:r>
      <m:oMath>
        <m:r>
          <w:rPr>
            <w:rFonts w:ascii="Cambria Math" w:hAnsi="Cambria Math"/>
            <w:sz w:val="22"/>
            <w:szCs w:val="22"/>
          </w:rPr>
          <m:t>C=</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w:commentRangeStart w:id="68"/>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w:t>
      </w:r>
      <w:commentRangeEnd w:id="68"/>
      <w:r w:rsidR="00D81AE0">
        <w:rPr>
          <w:rStyle w:val="CommentReference"/>
        </w:rPr>
        <w:commentReference w:id="68"/>
      </w:r>
      <w:r w:rsidR="00C9375F" w:rsidRPr="00957F1F">
        <w:rPr>
          <w:rFonts w:ascii="Helvetica" w:hAnsi="Helvetica"/>
          <w:sz w:val="22"/>
          <w:szCs w:val="22"/>
        </w:rPr>
        <w:t xml:space="preserve">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g is an</w:t>
      </w:r>
      <w:bookmarkStart w:id="69" w:name="_GoBack"/>
      <w:bookmarkEnd w:id="69"/>
      <w:r w:rsidR="00DB75DE" w:rsidRPr="00957F1F">
        <w:rPr>
          <w:rFonts w:ascii="Helvetica" w:hAnsi="Helvetica"/>
          <w:sz w:val="22"/>
          <w:szCs w:val="22"/>
        </w:rPr>
        <w:t xml:space="preserve">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commentRangeStart w:id="70"/>
      <w:r w:rsidR="00D94C0B" w:rsidRPr="00957F1F">
        <w:rPr>
          <w:rFonts w:ascii="Helvetica" w:hAnsi="Helvetica"/>
          <w:sz w:val="22"/>
          <w:szCs w:val="22"/>
        </w:rPr>
        <w:t>are arbitrary</w:t>
      </w:r>
      <w:commentRangeEnd w:id="70"/>
      <w:r w:rsidR="00D81AE0">
        <w:rPr>
          <w:rStyle w:val="CommentReference"/>
        </w:rPr>
        <w:commentReference w:id="70"/>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benefits. </w:t>
      </w:r>
    </w:p>
    <w:p w14:paraId="475921F1" w14:textId="77777777" w:rsidR="00127FEE" w:rsidRPr="00957F1F" w:rsidRDefault="00127FEE" w:rsidP="00127FEE">
      <w:pPr>
        <w:rPr>
          <w:rFonts w:ascii="Helvetica" w:hAnsi="Helvetica"/>
        </w:rPr>
      </w:pPr>
    </w:p>
    <w:p w14:paraId="5AA5DD78" w14:textId="10C786A8" w:rsidR="007B04D3" w:rsidRPr="00957F1F" w:rsidRDefault="007B04D3" w:rsidP="007B04D3">
      <w:pPr>
        <w:rPr>
          <w:rFonts w:ascii="Helvetica" w:hAnsi="Helvetica"/>
          <w:i/>
          <w:sz w:val="22"/>
          <w:szCs w:val="22"/>
        </w:rPr>
      </w:pPr>
      <w:r w:rsidRPr="00957F1F">
        <w:rPr>
          <w:rFonts w:ascii="Helvetica" w:hAnsi="Helvetica"/>
          <w:i/>
          <w:sz w:val="22"/>
          <w:szCs w:val="22"/>
        </w:rPr>
        <w:t>Response Variables</w:t>
      </w:r>
    </w:p>
    <w:p w14:paraId="42C68173" w14:textId="22206370" w:rsidR="001E08B3" w:rsidRPr="00957F1F" w:rsidRDefault="00487E08" w:rsidP="001E08B3">
      <w:pPr>
        <w:rPr>
          <w:rFonts w:ascii="Helvetica" w:hAnsi="Helvetica"/>
          <w:sz w:val="22"/>
          <w:szCs w:val="22"/>
        </w:rPr>
      </w:pPr>
      <w:r w:rsidRPr="00957F1F">
        <w:rPr>
          <w:rFonts w:ascii="Helvetica" w:hAnsi="Helvetica"/>
          <w:sz w:val="22"/>
          <w:szCs w:val="22"/>
        </w:rPr>
        <w:t xml:space="preserve">To describe the differential impacts of combinations of </w:t>
      </w:r>
      <w:r w:rsidR="0090182E">
        <w:rPr>
          <w:rFonts w:ascii="Helvetica" w:hAnsi="Helvetica"/>
          <w:sz w:val="22"/>
          <w:szCs w:val="22"/>
        </w:rPr>
        <w:t>harvest rate</w:t>
      </w:r>
      <w:r w:rsidRPr="00957F1F">
        <w:rPr>
          <w:rFonts w:ascii="Helvetica" w:hAnsi="Helvetica"/>
          <w:sz w:val="22"/>
          <w:szCs w:val="22"/>
        </w:rPr>
        <w:t xml:space="preserve">, monitoring </w:t>
      </w:r>
      <w:r w:rsidR="0090182E">
        <w:rPr>
          <w:rFonts w:ascii="Helvetica" w:hAnsi="Helvetica"/>
          <w:sz w:val="22"/>
          <w:szCs w:val="22"/>
        </w:rPr>
        <w:t>precision</w:t>
      </w:r>
      <w:r w:rsidRPr="00957F1F">
        <w:rPr>
          <w:rFonts w:ascii="Helvetica" w:hAnsi="Helvetica"/>
          <w:sz w:val="22"/>
          <w:szCs w:val="22"/>
        </w:rPr>
        <w:t>,</w:t>
      </w:r>
      <w:r w:rsidR="00285C11" w:rsidRPr="00957F1F">
        <w:rPr>
          <w:rFonts w:ascii="Helvetica" w:hAnsi="Helvetica"/>
          <w:sz w:val="22"/>
          <w:szCs w:val="22"/>
        </w:rPr>
        <w:t xml:space="preserve"> and monitoring strategies </w:t>
      </w:r>
      <w:r w:rsidR="00357162" w:rsidRPr="00957F1F">
        <w:rPr>
          <w:rFonts w:ascii="Helvetica" w:hAnsi="Helvetica"/>
          <w:sz w:val="22"/>
          <w:szCs w:val="22"/>
        </w:rPr>
        <w:t>we measured a series of response variables</w:t>
      </w:r>
      <w:r w:rsidR="001E08B3" w:rsidRPr="00957F1F">
        <w:rPr>
          <w:rFonts w:ascii="Helvetica" w:hAnsi="Helvetica"/>
          <w:sz w:val="22"/>
          <w:szCs w:val="22"/>
        </w:rPr>
        <w:t xml:space="preserve">. </w:t>
      </w:r>
    </w:p>
    <w:p w14:paraId="3263B925"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lastRenderedPageBreak/>
        <w:t>Median standing stock biomass across iterations (SSB)</w:t>
      </w:r>
    </w:p>
    <w:p w14:paraId="36C290C4"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Net Present Value across iterations (NPV)</w:t>
      </w:r>
    </w:p>
    <w:p w14:paraId="61387E40"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Cost of monitoring across iterations</w:t>
      </w:r>
    </w:p>
    <w:p w14:paraId="136F67A0" w14:textId="5377E3A1" w:rsidR="007B04D3" w:rsidRPr="00957F1F" w:rsidRDefault="007B04D3" w:rsidP="001E08B3">
      <w:pPr>
        <w:pStyle w:val="ListParagraph"/>
        <w:numPr>
          <w:ilvl w:val="0"/>
          <w:numId w:val="9"/>
        </w:numPr>
        <w:rPr>
          <w:rFonts w:ascii="Helvetica" w:hAnsi="Helvetica"/>
          <w:sz w:val="22"/>
          <w:szCs w:val="22"/>
        </w:rPr>
      </w:pPr>
      <w:r w:rsidRPr="00957F1F">
        <w:rPr>
          <w:rFonts w:ascii="Helvetica" w:hAnsi="Helvetica"/>
          <w:sz w:val="22"/>
          <w:szCs w:val="22"/>
        </w:rPr>
        <w:t xml:space="preserve">Proportion of simulations where </w:t>
      </w:r>
      <w:proofErr w:type="spellStart"/>
      <w:r w:rsidRPr="00957F1F">
        <w:rPr>
          <w:rFonts w:ascii="Helvetica" w:hAnsi="Helvetica"/>
          <w:sz w:val="22"/>
          <w:szCs w:val="22"/>
        </w:rPr>
        <w:t>Bfinal</w:t>
      </w:r>
      <w:proofErr w:type="spellEnd"/>
      <w:r w:rsidRPr="00957F1F">
        <w:rPr>
          <w:rFonts w:ascii="Helvetica" w:hAnsi="Helvetica"/>
          <w:sz w:val="22"/>
          <w:szCs w:val="22"/>
        </w:rPr>
        <w:t xml:space="preserve"> &lt;= </w:t>
      </w:r>
      <w:r w:rsidR="00703C1A" w:rsidRPr="00957F1F">
        <w:rPr>
          <w:rFonts w:ascii="Helvetica" w:hAnsi="Helvetica"/>
          <w:sz w:val="22"/>
          <w:szCs w:val="22"/>
        </w:rPr>
        <w:t xml:space="preserve">biological </w:t>
      </w:r>
      <w:r w:rsidR="00BC7541" w:rsidRPr="00957F1F">
        <w:rPr>
          <w:rFonts w:ascii="Helvetica" w:hAnsi="Helvetica"/>
          <w:sz w:val="22"/>
          <w:szCs w:val="22"/>
        </w:rPr>
        <w:t xml:space="preserve">tipping point </w:t>
      </w:r>
      <w:r w:rsidR="00703C1A" w:rsidRPr="00957F1F">
        <w:rPr>
          <w:rFonts w:ascii="Helvetica" w:hAnsi="Helvetica"/>
          <w:sz w:val="22"/>
          <w:szCs w:val="22"/>
        </w:rPr>
        <w:t>(</w:t>
      </w:r>
      <w:r w:rsidRPr="00957F1F">
        <w:rPr>
          <w:rFonts w:ascii="Helvetica" w:hAnsi="Helvetica"/>
          <w:sz w:val="22"/>
          <w:szCs w:val="22"/>
        </w:rPr>
        <w:t>A</w:t>
      </w:r>
      <w:r w:rsidR="00703C1A" w:rsidRPr="00957F1F">
        <w:rPr>
          <w:rFonts w:ascii="Helvetica" w:hAnsi="Helvetica"/>
          <w:sz w:val="22"/>
          <w:szCs w:val="22"/>
        </w:rPr>
        <w:t>)</w:t>
      </w:r>
    </w:p>
    <w:p w14:paraId="44284773" w14:textId="56023344" w:rsidR="00726D79" w:rsidRPr="00421D99" w:rsidRDefault="007B04D3" w:rsidP="00421D99">
      <w:pPr>
        <w:pStyle w:val="ListParagraph"/>
        <w:numPr>
          <w:ilvl w:val="0"/>
          <w:numId w:val="9"/>
        </w:numPr>
        <w:rPr>
          <w:rFonts w:ascii="Helvetica" w:hAnsi="Helvetica"/>
          <w:sz w:val="22"/>
          <w:szCs w:val="22"/>
        </w:rPr>
      </w:pPr>
      <w:r w:rsidRPr="00957F1F">
        <w:rPr>
          <w:rFonts w:ascii="Helvetica" w:hAnsi="Helvetica"/>
          <w:sz w:val="22"/>
          <w:szCs w:val="22"/>
        </w:rPr>
        <w:t xml:space="preserve">Proportion of simulations where </w:t>
      </w:r>
      <w:proofErr w:type="spellStart"/>
      <w:r w:rsidRPr="00957F1F">
        <w:rPr>
          <w:rFonts w:ascii="Helvetica" w:hAnsi="Helvetica"/>
          <w:sz w:val="22"/>
          <w:szCs w:val="22"/>
        </w:rPr>
        <w:t>Bfinal</w:t>
      </w:r>
      <w:proofErr w:type="spellEnd"/>
      <w:r w:rsidRPr="00957F1F">
        <w:rPr>
          <w:rFonts w:ascii="Helvetica" w:hAnsi="Helvetica"/>
          <w:sz w:val="22"/>
          <w:szCs w:val="22"/>
        </w:rPr>
        <w:t xml:space="preserve"> &lt;= </w:t>
      </w:r>
      <w:r w:rsidR="00AB50E2" w:rsidRPr="00957F1F">
        <w:rPr>
          <w:rFonts w:ascii="Helvetica" w:hAnsi="Helvetica"/>
          <w:sz w:val="22"/>
          <w:szCs w:val="22"/>
        </w:rPr>
        <w:t>management tipping point (</w:t>
      </w:r>
      <w:commentRangeStart w:id="71"/>
      <w:r w:rsidRPr="00957F1F">
        <w:rPr>
          <w:rFonts w:ascii="Helvetica" w:hAnsi="Helvetica"/>
          <w:sz w:val="22"/>
          <w:szCs w:val="22"/>
        </w:rPr>
        <w:t>0.25</w:t>
      </w:r>
      <w:commentRangeEnd w:id="71"/>
      <w:r w:rsidR="00D81AE0">
        <w:rPr>
          <w:rStyle w:val="CommentReference"/>
        </w:rPr>
        <w:commentReference w:id="71"/>
      </w:r>
      <w:r w:rsidRPr="00957F1F">
        <w:rPr>
          <w:rFonts w:ascii="Helvetica" w:hAnsi="Helvetica"/>
          <w:sz w:val="22"/>
          <w:szCs w:val="22"/>
        </w:rPr>
        <w:t>Bmsy</w:t>
      </w:r>
      <w:r w:rsidR="00AB50E2" w:rsidRPr="00957F1F">
        <w:rPr>
          <w:rFonts w:ascii="Helvetica" w:hAnsi="Helvetica"/>
          <w:sz w:val="22"/>
          <w:szCs w:val="22"/>
        </w:rPr>
        <w:t>)</w:t>
      </w:r>
    </w:p>
    <w:p w14:paraId="4009AEFD" w14:textId="77777777" w:rsidR="00726D79" w:rsidRDefault="00726D79" w:rsidP="00726D79">
      <w:pPr>
        <w:rPr>
          <w:rFonts w:ascii="Helvetica" w:hAnsi="Helvetica"/>
          <w:i/>
          <w:sz w:val="22"/>
          <w:szCs w:val="22"/>
        </w:rPr>
      </w:pPr>
    </w:p>
    <w:p w14:paraId="2AB21210" w14:textId="5AF20986" w:rsidR="00726D79" w:rsidRPr="00726D79" w:rsidRDefault="00726D79" w:rsidP="00726D79">
      <w:pPr>
        <w:rPr>
          <w:rFonts w:ascii="Helvetica" w:hAnsi="Helvetica"/>
          <w:i/>
          <w:sz w:val="22"/>
          <w:szCs w:val="22"/>
        </w:rPr>
      </w:pPr>
      <w:r>
        <w:rPr>
          <w:rFonts w:ascii="Helvetica" w:hAnsi="Helvetica"/>
          <w:i/>
          <w:sz w:val="22"/>
          <w:szCs w:val="22"/>
        </w:rPr>
        <w:t xml:space="preserve">What combination of resource exploitation rates and </w:t>
      </w:r>
      <w:r w:rsidR="00957471">
        <w:rPr>
          <w:rFonts w:ascii="Helvetica" w:hAnsi="Helvetica"/>
          <w:i/>
          <w:sz w:val="22"/>
          <w:szCs w:val="22"/>
        </w:rPr>
        <w:t xml:space="preserve">monitoring precision maximize yield and minimize risk? </w:t>
      </w:r>
    </w:p>
    <w:p w14:paraId="4DE7698B" w14:textId="77777777"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Methods</w:t>
      </w:r>
    </w:p>
    <w:p w14:paraId="100B3354" w14:textId="4A02F3AB" w:rsidR="00480363" w:rsidRDefault="00480363" w:rsidP="00AA1176">
      <w:pPr>
        <w:pStyle w:val="ListParagraph"/>
        <w:numPr>
          <w:ilvl w:val="1"/>
          <w:numId w:val="9"/>
        </w:numPr>
        <w:rPr>
          <w:rFonts w:ascii="Helvetica" w:hAnsi="Helvetica"/>
          <w:sz w:val="22"/>
          <w:szCs w:val="22"/>
        </w:rPr>
      </w:pPr>
      <w:r w:rsidRPr="00957F1F">
        <w:rPr>
          <w:rFonts w:ascii="Helvetica" w:hAnsi="Helvetica"/>
          <w:sz w:val="22"/>
          <w:szCs w:val="22"/>
        </w:rPr>
        <w:t xml:space="preserve">We hypothesized that </w:t>
      </w:r>
      <w:r w:rsidR="005952B2">
        <w:rPr>
          <w:rFonts w:ascii="Helvetica" w:hAnsi="Helvetica"/>
          <w:sz w:val="22"/>
          <w:szCs w:val="22"/>
        </w:rPr>
        <w:t>the</w:t>
      </w:r>
      <w:r w:rsidRPr="00957F1F">
        <w:rPr>
          <w:rFonts w:ascii="Helvetica" w:hAnsi="Helvetica"/>
          <w:sz w:val="22"/>
          <w:szCs w:val="22"/>
        </w:rPr>
        <w:t xml:space="preserve"> Net Present Value </w:t>
      </w:r>
      <w:r w:rsidR="004D6F47" w:rsidRPr="00957F1F">
        <w:rPr>
          <w:rFonts w:ascii="Helvetica" w:hAnsi="Helvetica"/>
          <w:sz w:val="22"/>
          <w:szCs w:val="22"/>
        </w:rPr>
        <w:t xml:space="preserve">would be greatest under high precision monitoring and at maximum </w:t>
      </w:r>
      <w:r w:rsidR="002671A2">
        <w:rPr>
          <w:rFonts w:ascii="Helvetica" w:hAnsi="Helvetica"/>
          <w:sz w:val="22"/>
          <w:szCs w:val="22"/>
        </w:rPr>
        <w:t xml:space="preserve">exploitation </w:t>
      </w:r>
      <w:r w:rsidR="004D6F47" w:rsidRPr="00957F1F">
        <w:rPr>
          <w:rFonts w:ascii="Helvetica" w:hAnsi="Helvetica"/>
          <w:sz w:val="22"/>
          <w:szCs w:val="22"/>
        </w:rPr>
        <w:t xml:space="preserve">at maximum sustainable yield. </w:t>
      </w:r>
      <w:r w:rsidR="00CE484B">
        <w:rPr>
          <w:rFonts w:ascii="Helvetica" w:hAnsi="Helvetica"/>
          <w:sz w:val="22"/>
          <w:szCs w:val="22"/>
        </w:rPr>
        <w:t>We also hypothesize that the</w:t>
      </w:r>
      <w:r w:rsidR="00B45C16">
        <w:rPr>
          <w:rFonts w:ascii="Helvetica" w:hAnsi="Helvetica"/>
          <w:sz w:val="22"/>
          <w:szCs w:val="22"/>
        </w:rPr>
        <w:t xml:space="preserve"> probability of crossing a biological or management tipping point would be lowest </w:t>
      </w:r>
      <w:r w:rsidR="00CE484B">
        <w:rPr>
          <w:rFonts w:ascii="Helvetica" w:hAnsi="Helvetica"/>
          <w:sz w:val="22"/>
          <w:szCs w:val="22"/>
        </w:rPr>
        <w:t xml:space="preserve">when maximum exploitation rate is low and monitoring precision is high. </w:t>
      </w:r>
      <w:r w:rsidR="00B45C16">
        <w:rPr>
          <w:rFonts w:ascii="Helvetica" w:hAnsi="Helvetica"/>
          <w:sz w:val="22"/>
          <w:szCs w:val="22"/>
        </w:rPr>
        <w:t xml:space="preserve"> </w:t>
      </w:r>
      <w:r w:rsidR="004D6F47" w:rsidRPr="00957F1F">
        <w:rPr>
          <w:rFonts w:ascii="Helvetica" w:hAnsi="Helvetica"/>
          <w:sz w:val="22"/>
          <w:szCs w:val="22"/>
        </w:rPr>
        <w:t xml:space="preserve">To test </w:t>
      </w:r>
      <w:r w:rsidR="00CE484B">
        <w:rPr>
          <w:rFonts w:ascii="Helvetica" w:hAnsi="Helvetica"/>
          <w:sz w:val="22"/>
          <w:szCs w:val="22"/>
        </w:rPr>
        <w:t>these</w:t>
      </w:r>
      <w:r w:rsidR="004D6F47" w:rsidRPr="00957F1F">
        <w:rPr>
          <w:rFonts w:ascii="Helvetica" w:hAnsi="Helvetica"/>
          <w:sz w:val="22"/>
          <w:szCs w:val="22"/>
        </w:rPr>
        <w:t xml:space="preserve"> hypothesis we </w:t>
      </w:r>
      <w:r w:rsidR="007A09A4" w:rsidRPr="00957F1F">
        <w:rPr>
          <w:rFonts w:ascii="Helvetica" w:hAnsi="Helvetica"/>
          <w:sz w:val="22"/>
          <w:szCs w:val="22"/>
        </w:rPr>
        <w:t xml:space="preserve">explored parameter space to </w:t>
      </w:r>
      <w:r w:rsidRPr="00957F1F">
        <w:rPr>
          <w:rFonts w:ascii="Helvetica" w:hAnsi="Helvetica"/>
          <w:sz w:val="22"/>
          <w:szCs w:val="22"/>
        </w:rPr>
        <w:t>quantify</w:t>
      </w:r>
      <w:r w:rsidR="00E35113">
        <w:rPr>
          <w:rFonts w:ascii="Helvetica" w:hAnsi="Helvetica"/>
          <w:sz w:val="22"/>
          <w:szCs w:val="22"/>
        </w:rPr>
        <w:t xml:space="preserve"> the probability of crossing a tipping point and </w:t>
      </w:r>
      <w:r w:rsidR="007A09A4" w:rsidRPr="00957F1F">
        <w:rPr>
          <w:rFonts w:ascii="Helvetica" w:hAnsi="Helvetica"/>
          <w:sz w:val="22"/>
          <w:szCs w:val="22"/>
        </w:rPr>
        <w:t>the peak</w:t>
      </w:r>
      <w:r w:rsidR="008B0BCB" w:rsidRPr="00957F1F">
        <w:rPr>
          <w:rFonts w:ascii="Helvetica" w:hAnsi="Helvetica"/>
          <w:sz w:val="22"/>
          <w:szCs w:val="22"/>
        </w:rPr>
        <w:t xml:space="preserve"> median</w:t>
      </w:r>
      <w:r w:rsidR="007A09A4" w:rsidRPr="00957F1F">
        <w:rPr>
          <w:rFonts w:ascii="Helvetica" w:hAnsi="Helvetica"/>
          <w:sz w:val="22"/>
          <w:szCs w:val="22"/>
        </w:rPr>
        <w:t xml:space="preserve"> </w:t>
      </w:r>
      <w:r w:rsidR="008B0BCB" w:rsidRPr="00957F1F">
        <w:rPr>
          <w:rFonts w:ascii="Helvetica" w:hAnsi="Helvetica"/>
          <w:sz w:val="22"/>
          <w:szCs w:val="22"/>
        </w:rPr>
        <w:t>Net Present Value</w:t>
      </w:r>
      <w:r w:rsidR="007A09A4" w:rsidRPr="00957F1F">
        <w:rPr>
          <w:rFonts w:ascii="Helvetica" w:hAnsi="Helvetica"/>
          <w:sz w:val="22"/>
          <w:szCs w:val="22"/>
        </w:rPr>
        <w:t xml:space="preserve"> for a range of monitoring investment </w:t>
      </w:r>
      <w:r w:rsidR="00D5383C" w:rsidRPr="00957F1F">
        <w:rPr>
          <w:rFonts w:ascii="Helvetica" w:hAnsi="Helvetica"/>
          <w:sz w:val="22"/>
          <w:szCs w:val="22"/>
        </w:rPr>
        <w:t xml:space="preserve">(CV of Biomass: 0.0 – 0.5) </w:t>
      </w:r>
      <w:r w:rsidR="007A09A4" w:rsidRPr="00957F1F">
        <w:rPr>
          <w:rFonts w:ascii="Helvetica" w:hAnsi="Helvetica"/>
          <w:sz w:val="22"/>
          <w:szCs w:val="22"/>
        </w:rPr>
        <w:t xml:space="preserve">and range of </w:t>
      </w:r>
      <w:r w:rsidR="008B0BCB" w:rsidRPr="00957F1F">
        <w:rPr>
          <w:rFonts w:ascii="Helvetica" w:hAnsi="Helvetica"/>
          <w:sz w:val="22"/>
          <w:szCs w:val="22"/>
        </w:rPr>
        <w:t xml:space="preserve">maximum </w:t>
      </w:r>
      <w:r w:rsidR="007A09A4" w:rsidRPr="00957F1F">
        <w:rPr>
          <w:rFonts w:ascii="Helvetica" w:hAnsi="Helvetica"/>
          <w:sz w:val="22"/>
          <w:szCs w:val="22"/>
        </w:rPr>
        <w:t xml:space="preserve">exploitation </w:t>
      </w:r>
      <w:r w:rsidR="008B0BCB" w:rsidRPr="00957F1F">
        <w:rPr>
          <w:rFonts w:ascii="Helvetica" w:hAnsi="Helvetica"/>
          <w:sz w:val="22"/>
          <w:szCs w:val="22"/>
        </w:rPr>
        <w:t xml:space="preserve">rates </w:t>
      </w:r>
      <w:r w:rsidR="009C7629" w:rsidRPr="00957F1F">
        <w:rPr>
          <w:rFonts w:ascii="Helvetica" w:hAnsi="Helvetica"/>
          <w:sz w:val="22"/>
          <w:szCs w:val="22"/>
        </w:rPr>
        <w:t>(</w:t>
      </w:r>
      <w:proofErr w:type="spellStart"/>
      <w:r w:rsidR="009C7629" w:rsidRPr="00957F1F">
        <w:rPr>
          <w:rFonts w:ascii="Helvetica" w:hAnsi="Helvetica"/>
          <w:sz w:val="22"/>
          <w:szCs w:val="22"/>
        </w:rPr>
        <w:t>p</w:t>
      </w:r>
      <w:r w:rsidR="00D5383C" w:rsidRPr="00957F1F">
        <w:rPr>
          <w:rFonts w:ascii="Helvetica" w:hAnsi="Helvetica"/>
          <w:sz w:val="22"/>
          <w:szCs w:val="22"/>
        </w:rPr>
        <w:t>Fmsy</w:t>
      </w:r>
      <w:proofErr w:type="spellEnd"/>
      <w:r w:rsidR="00D5383C" w:rsidRPr="00957F1F">
        <w:rPr>
          <w:rFonts w:ascii="Helvetica" w:hAnsi="Helvetica"/>
          <w:sz w:val="22"/>
          <w:szCs w:val="22"/>
        </w:rPr>
        <w:t>: 0.0 – 2.0)</w:t>
      </w:r>
      <w:r w:rsidR="00C96CFE" w:rsidRPr="00957F1F">
        <w:rPr>
          <w:rFonts w:ascii="Helvetica" w:hAnsi="Helvetica"/>
          <w:sz w:val="22"/>
          <w:szCs w:val="22"/>
        </w:rPr>
        <w:t xml:space="preserve"> for 10,000 iterations of a 20 year </w:t>
      </w:r>
      <w:r w:rsidR="009C7629" w:rsidRPr="00957F1F">
        <w:rPr>
          <w:rFonts w:ascii="Helvetica" w:hAnsi="Helvetica"/>
          <w:sz w:val="22"/>
          <w:szCs w:val="22"/>
        </w:rPr>
        <w:t>simulation</w:t>
      </w:r>
      <w:r w:rsidR="00E31197" w:rsidRPr="00957F1F">
        <w:rPr>
          <w:rFonts w:ascii="Helvetica" w:hAnsi="Helvetica"/>
          <w:sz w:val="22"/>
          <w:szCs w:val="22"/>
        </w:rPr>
        <w:t xml:space="preserve"> star</w:t>
      </w:r>
      <w:ins w:id="72" w:author="Crow White" w:date="2015-09-25T14:45:00Z">
        <w:r w:rsidR="00963D6B">
          <w:rPr>
            <w:rFonts w:ascii="Helvetica" w:hAnsi="Helvetica"/>
            <w:sz w:val="22"/>
            <w:szCs w:val="22"/>
          </w:rPr>
          <w:t>t</w:t>
        </w:r>
      </w:ins>
      <w:r w:rsidR="00E31197" w:rsidRPr="00957F1F">
        <w:rPr>
          <w:rFonts w:ascii="Helvetica" w:hAnsi="Helvetica"/>
          <w:sz w:val="22"/>
          <w:szCs w:val="22"/>
        </w:rPr>
        <w:t xml:space="preserve">ing at </w:t>
      </w:r>
      <w:r w:rsidR="009C7629" w:rsidRPr="00957F1F">
        <w:rPr>
          <w:rFonts w:ascii="Helvetica" w:hAnsi="Helvetica"/>
          <w:sz w:val="22"/>
          <w:szCs w:val="22"/>
        </w:rPr>
        <w:t xml:space="preserve">population </w:t>
      </w:r>
      <w:r w:rsidR="00E31197" w:rsidRPr="00957F1F">
        <w:rPr>
          <w:rFonts w:ascii="Helvetica" w:hAnsi="Helvetica"/>
          <w:sz w:val="22"/>
          <w:szCs w:val="22"/>
        </w:rPr>
        <w:t>carrying capacity</w:t>
      </w:r>
      <w:r w:rsidR="00CE0882">
        <w:rPr>
          <w:rFonts w:ascii="Helvetica" w:hAnsi="Helvetica"/>
          <w:sz w:val="22"/>
          <w:szCs w:val="22"/>
        </w:rPr>
        <w:t>.</w:t>
      </w:r>
    </w:p>
    <w:p w14:paraId="3885E476" w14:textId="7DDA4DC9" w:rsidR="00E35113" w:rsidRDefault="00E35113" w:rsidP="00AA1176">
      <w:pPr>
        <w:pStyle w:val="ListParagraph"/>
        <w:numPr>
          <w:ilvl w:val="1"/>
          <w:numId w:val="9"/>
        </w:numPr>
        <w:rPr>
          <w:rFonts w:ascii="Helvetica" w:hAnsi="Helvetica"/>
          <w:sz w:val="22"/>
          <w:szCs w:val="22"/>
        </w:rPr>
      </w:pPr>
      <w:r>
        <w:rPr>
          <w:rFonts w:ascii="Helvetica" w:hAnsi="Helvetica"/>
          <w:sz w:val="22"/>
          <w:szCs w:val="22"/>
        </w:rPr>
        <w:t xml:space="preserve">We also quantified the risk measured as the probability of tipping across a biological threshold below  </w:t>
      </w:r>
    </w:p>
    <w:p w14:paraId="0F7E4EBF" w14:textId="190B89E0"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Results</w:t>
      </w:r>
    </w:p>
    <w:p w14:paraId="4737C8E6" w14:textId="47FED59B" w:rsidR="00D27AA4" w:rsidRPr="00D27AA4" w:rsidRDefault="00AA1176" w:rsidP="00AA1176">
      <w:pPr>
        <w:pStyle w:val="ListParagraph"/>
        <w:numPr>
          <w:ilvl w:val="1"/>
          <w:numId w:val="9"/>
        </w:numPr>
        <w:rPr>
          <w:rFonts w:ascii="Helvetica" w:hAnsi="Helvetica"/>
          <w:sz w:val="22"/>
          <w:szCs w:val="22"/>
        </w:rPr>
      </w:pPr>
      <w:r w:rsidRPr="00D27AA4">
        <w:rPr>
          <w:rFonts w:ascii="Helvetica" w:hAnsi="Helvetica"/>
          <w:sz w:val="22"/>
          <w:szCs w:val="22"/>
        </w:rPr>
        <w:t>We found evidence supporting our hypothesis that monitoring pre</w:t>
      </w:r>
      <w:r w:rsidR="00E35113" w:rsidRPr="00D27AA4">
        <w:rPr>
          <w:rFonts w:ascii="Helvetica" w:hAnsi="Helvetica"/>
          <w:sz w:val="22"/>
          <w:szCs w:val="22"/>
        </w:rPr>
        <w:t>cision is most beneficial under</w:t>
      </w:r>
      <w:r w:rsidRPr="00D27AA4">
        <w:rPr>
          <w:rFonts w:ascii="Helvetica" w:hAnsi="Helvetica"/>
          <w:sz w:val="22"/>
          <w:szCs w:val="22"/>
        </w:rPr>
        <w:t xml:space="preserve"> circumstances where maximum </w:t>
      </w:r>
      <w:r w:rsidR="00814137" w:rsidRPr="00D27AA4">
        <w:rPr>
          <w:rFonts w:ascii="Helvetica" w:hAnsi="Helvetica"/>
          <w:sz w:val="22"/>
          <w:szCs w:val="22"/>
        </w:rPr>
        <w:t>exploitation rate</w:t>
      </w:r>
      <w:r w:rsidRPr="00D27AA4">
        <w:rPr>
          <w:rFonts w:ascii="Helvetica" w:hAnsi="Helvetica"/>
          <w:sz w:val="22"/>
          <w:szCs w:val="22"/>
        </w:rPr>
        <w:t xml:space="preserve"> is high. </w:t>
      </w:r>
    </w:p>
    <w:p w14:paraId="78B377C0" w14:textId="1EF25E6A" w:rsidR="00D27AA4" w:rsidRDefault="001F74B9" w:rsidP="00AA1176">
      <w:pPr>
        <w:pStyle w:val="ListParagraph"/>
        <w:numPr>
          <w:ilvl w:val="1"/>
          <w:numId w:val="9"/>
        </w:numPr>
        <w:rPr>
          <w:rFonts w:ascii="Helvetica" w:hAnsi="Helvetica"/>
          <w:sz w:val="22"/>
          <w:szCs w:val="22"/>
        </w:rPr>
      </w:pPr>
      <w:r>
        <w:rPr>
          <w:rFonts w:ascii="Helvetica" w:hAnsi="Helvetica"/>
          <w:sz w:val="22"/>
          <w:szCs w:val="22"/>
        </w:rPr>
        <w:t xml:space="preserve">Across simulations the probability of tipping is low </w:t>
      </w:r>
      <w:r w:rsidR="00EC571F">
        <w:rPr>
          <w:rFonts w:ascii="Helvetica" w:hAnsi="Helvetica"/>
          <w:sz w:val="22"/>
          <w:szCs w:val="22"/>
        </w:rPr>
        <w:t xml:space="preserve">when monitoring precision is high, but increases at higher exploitation rates. </w:t>
      </w:r>
    </w:p>
    <w:p w14:paraId="6AB515D6" w14:textId="3BD8190B" w:rsidR="00AA1176" w:rsidRPr="00957F1F" w:rsidRDefault="00DB617C" w:rsidP="00AA1176">
      <w:pPr>
        <w:pStyle w:val="ListParagraph"/>
        <w:numPr>
          <w:ilvl w:val="1"/>
          <w:numId w:val="9"/>
        </w:numPr>
        <w:rPr>
          <w:rFonts w:ascii="Helvetica" w:hAnsi="Helvetica"/>
          <w:sz w:val="22"/>
          <w:szCs w:val="22"/>
        </w:rPr>
      </w:pPr>
      <w:r>
        <w:rPr>
          <w:rFonts w:ascii="Helvetica" w:hAnsi="Helvetica"/>
          <w:sz w:val="22"/>
          <w:szCs w:val="22"/>
        </w:rPr>
        <w:t>Net Present Value</w:t>
      </w:r>
      <w:r w:rsidR="00AA1176" w:rsidRPr="00957F1F">
        <w:rPr>
          <w:rFonts w:ascii="Helvetica" w:hAnsi="Helvetica"/>
          <w:sz w:val="22"/>
          <w:szCs w:val="22"/>
        </w:rPr>
        <w:t xml:space="preserve"> peaks at </w:t>
      </w:r>
      <w:proofErr w:type="spellStart"/>
      <w:r w:rsidR="00AA1176" w:rsidRPr="00957F1F">
        <w:rPr>
          <w:rFonts w:ascii="Helvetica" w:hAnsi="Helvetica"/>
          <w:sz w:val="22"/>
          <w:szCs w:val="22"/>
        </w:rPr>
        <w:t>Fmsy</w:t>
      </w:r>
      <w:proofErr w:type="spellEnd"/>
      <w:r w:rsidR="00AA1176" w:rsidRPr="00957F1F">
        <w:rPr>
          <w:rFonts w:ascii="Helvetica" w:hAnsi="Helvetica"/>
          <w:sz w:val="22"/>
          <w:szCs w:val="22"/>
        </w:rPr>
        <w:t xml:space="preserve"> and is hi</w:t>
      </w:r>
      <w:r w:rsidR="0007073E">
        <w:rPr>
          <w:rFonts w:ascii="Helvetica" w:hAnsi="Helvetica"/>
          <w:sz w:val="22"/>
          <w:szCs w:val="22"/>
        </w:rPr>
        <w:t xml:space="preserve">ghest with precise </w:t>
      </w:r>
      <w:r w:rsidR="00AA1176" w:rsidRPr="00957F1F">
        <w:rPr>
          <w:rFonts w:ascii="Helvetica" w:hAnsi="Helvetica"/>
          <w:sz w:val="22"/>
          <w:szCs w:val="22"/>
        </w:rPr>
        <w:t>biomass</w:t>
      </w:r>
      <w:r w:rsidR="0007073E">
        <w:rPr>
          <w:rFonts w:ascii="Helvetica" w:hAnsi="Helvetica"/>
          <w:sz w:val="22"/>
          <w:szCs w:val="22"/>
        </w:rPr>
        <w:t xml:space="preserve"> estimates</w:t>
      </w:r>
      <w:r w:rsidR="00AA1176" w:rsidRPr="00957F1F">
        <w:rPr>
          <w:rFonts w:ascii="Helvetica" w:hAnsi="Helvetica"/>
          <w:sz w:val="22"/>
          <w:szCs w:val="22"/>
        </w:rPr>
        <w:t xml:space="preserve"> (CV = 0.1). The benefits of high monitoring precision (i.e.</w:t>
      </w:r>
      <w:ins w:id="73" w:author="Crow White" w:date="2015-09-25T14:48:00Z">
        <w:r w:rsidR="00963D6B">
          <w:rPr>
            <w:rFonts w:ascii="Helvetica" w:hAnsi="Helvetica"/>
            <w:sz w:val="22"/>
            <w:szCs w:val="22"/>
          </w:rPr>
          <w:t>,</w:t>
        </w:r>
      </w:ins>
      <w:r w:rsidR="00AA1176" w:rsidRPr="00957F1F">
        <w:rPr>
          <w:rFonts w:ascii="Helvetica" w:hAnsi="Helvetica"/>
          <w:sz w:val="22"/>
          <w:szCs w:val="22"/>
        </w:rPr>
        <w:t xml:space="preserve"> CV = 0.1 relative to CV = 0.5) are minimal when the maximum </w:t>
      </w:r>
      <w:r w:rsidR="005F45F4">
        <w:rPr>
          <w:rFonts w:ascii="Helvetica" w:hAnsi="Helvetica"/>
          <w:sz w:val="22"/>
          <w:szCs w:val="22"/>
        </w:rPr>
        <w:t>harvest rate</w:t>
      </w:r>
      <w:r w:rsidR="00AA1176" w:rsidRPr="00957F1F">
        <w:rPr>
          <w:rFonts w:ascii="Helvetica" w:hAnsi="Helvetica"/>
          <w:sz w:val="22"/>
          <w:szCs w:val="22"/>
        </w:rPr>
        <w:t xml:space="preserve"> is low, but increase as </w:t>
      </w:r>
      <w:r w:rsidR="005F45F4">
        <w:rPr>
          <w:rFonts w:ascii="Helvetica" w:hAnsi="Helvetica"/>
          <w:sz w:val="22"/>
          <w:szCs w:val="22"/>
        </w:rPr>
        <w:t>harvest rate</w:t>
      </w:r>
      <w:r w:rsidR="00AA1176" w:rsidRPr="00957F1F">
        <w:rPr>
          <w:rFonts w:ascii="Helvetica" w:hAnsi="Helvetica"/>
          <w:sz w:val="22"/>
          <w:szCs w:val="22"/>
        </w:rPr>
        <w:t xml:space="preserve"> exceeds 0.5</w:t>
      </w:r>
      <w:commentRangeStart w:id="74"/>
      <w:r w:rsidR="00AA1176" w:rsidRPr="00957F1F">
        <w:rPr>
          <w:rFonts w:ascii="Helvetica" w:hAnsi="Helvetica"/>
          <w:sz w:val="22"/>
          <w:szCs w:val="22"/>
        </w:rPr>
        <w:t>F</w:t>
      </w:r>
      <w:commentRangeEnd w:id="74"/>
      <w:r w:rsidR="00963D6B">
        <w:rPr>
          <w:rStyle w:val="CommentReference"/>
        </w:rPr>
        <w:commentReference w:id="74"/>
      </w:r>
      <w:r w:rsidR="00AA1176" w:rsidRPr="00957F1F">
        <w:rPr>
          <w:rFonts w:ascii="Helvetica" w:hAnsi="Helvetica"/>
          <w:sz w:val="22"/>
          <w:szCs w:val="22"/>
        </w:rPr>
        <w:t>msy (Fig 2</w:t>
      </w:r>
      <w:r w:rsidR="00043C70">
        <w:rPr>
          <w:rFonts w:ascii="Helvetica" w:hAnsi="Helvetica"/>
          <w:sz w:val="22"/>
          <w:szCs w:val="22"/>
        </w:rPr>
        <w:t>b</w:t>
      </w:r>
      <w:r w:rsidR="00AA1176" w:rsidRPr="00957F1F">
        <w:rPr>
          <w:rFonts w:ascii="Helvetica" w:hAnsi="Helvetica"/>
          <w:sz w:val="22"/>
          <w:szCs w:val="22"/>
        </w:rPr>
        <w:t xml:space="preserve">).  </w:t>
      </w:r>
    </w:p>
    <w:p w14:paraId="7C5BAC70" w14:textId="77777777" w:rsidR="00CE0882" w:rsidRPr="008641E2" w:rsidRDefault="00CE0882" w:rsidP="00726D79">
      <w:pPr>
        <w:pStyle w:val="ListParagraph"/>
        <w:numPr>
          <w:ilvl w:val="1"/>
          <w:numId w:val="9"/>
        </w:numPr>
        <w:rPr>
          <w:rFonts w:ascii="Helvetica" w:hAnsi="Helvetica"/>
          <w:sz w:val="22"/>
          <w:szCs w:val="22"/>
        </w:rPr>
      </w:pPr>
    </w:p>
    <w:p w14:paraId="2BB06F7E" w14:textId="0A502AA9" w:rsidR="00726D79" w:rsidRPr="00957F1F" w:rsidRDefault="00D40542" w:rsidP="00726D79">
      <w:pPr>
        <w:rPr>
          <w:rFonts w:ascii="Helvetica" w:hAnsi="Helvetica"/>
          <w:i/>
          <w:sz w:val="22"/>
          <w:szCs w:val="22"/>
        </w:rPr>
      </w:pPr>
      <w:r>
        <w:rPr>
          <w:rFonts w:ascii="Helvetica" w:hAnsi="Helvetica"/>
          <w:i/>
          <w:sz w:val="22"/>
          <w:szCs w:val="22"/>
        </w:rPr>
        <w:t xml:space="preserve">Does the value of monitoring increase </w:t>
      </w:r>
      <w:del w:id="75" w:author="Crow White" w:date="2015-09-25T14:46:00Z">
        <w:r w:rsidDel="00963D6B">
          <w:rPr>
            <w:rFonts w:ascii="Helvetica" w:hAnsi="Helvetica"/>
            <w:i/>
            <w:sz w:val="22"/>
            <w:szCs w:val="22"/>
          </w:rPr>
          <w:delText xml:space="preserve">change </w:delText>
        </w:r>
      </w:del>
      <w:r>
        <w:rPr>
          <w:rFonts w:ascii="Helvetica" w:hAnsi="Helvetica"/>
          <w:i/>
          <w:sz w:val="22"/>
          <w:szCs w:val="22"/>
        </w:rPr>
        <w:t>with proximity to</w:t>
      </w:r>
      <w:ins w:id="76" w:author="Crow White" w:date="2015-09-25T14:46:00Z">
        <w:r w:rsidR="00963D6B">
          <w:rPr>
            <w:rFonts w:ascii="Helvetica" w:hAnsi="Helvetica"/>
            <w:i/>
            <w:sz w:val="22"/>
            <w:szCs w:val="22"/>
          </w:rPr>
          <w:t xml:space="preserve"> a</w:t>
        </w:r>
      </w:ins>
      <w:r>
        <w:rPr>
          <w:rFonts w:ascii="Helvetica" w:hAnsi="Helvetica"/>
          <w:i/>
          <w:sz w:val="22"/>
          <w:szCs w:val="22"/>
        </w:rPr>
        <w:t xml:space="preserve"> tipping point</w:t>
      </w:r>
      <w:del w:id="77" w:author="Crow White" w:date="2015-09-25T14:46:00Z">
        <w:r w:rsidDel="00963D6B">
          <w:rPr>
            <w:rFonts w:ascii="Helvetica" w:hAnsi="Helvetica"/>
            <w:i/>
            <w:sz w:val="22"/>
            <w:szCs w:val="22"/>
          </w:rPr>
          <w:delText>s</w:delText>
        </w:r>
      </w:del>
      <w:r w:rsidR="00726D79" w:rsidRPr="00957F1F">
        <w:rPr>
          <w:rFonts w:ascii="Helvetica" w:hAnsi="Helvetica"/>
          <w:i/>
          <w:sz w:val="22"/>
          <w:szCs w:val="22"/>
        </w:rPr>
        <w:t>?</w:t>
      </w:r>
    </w:p>
    <w:p w14:paraId="570F862D" w14:textId="77777777" w:rsidR="00BB399F" w:rsidRDefault="00BB399F" w:rsidP="00957F1F">
      <w:pPr>
        <w:pStyle w:val="ListParagraph"/>
        <w:numPr>
          <w:ilvl w:val="0"/>
          <w:numId w:val="9"/>
        </w:numPr>
        <w:rPr>
          <w:rFonts w:ascii="Helvetica" w:hAnsi="Helvetica"/>
          <w:sz w:val="22"/>
          <w:szCs w:val="22"/>
        </w:rPr>
      </w:pPr>
      <w:r>
        <w:rPr>
          <w:rFonts w:ascii="Helvetica" w:hAnsi="Helvetica"/>
          <w:sz w:val="22"/>
          <w:szCs w:val="22"/>
        </w:rPr>
        <w:t>Methods</w:t>
      </w:r>
    </w:p>
    <w:p w14:paraId="063B3F1D" w14:textId="46431234" w:rsidR="00480363" w:rsidRPr="00957F1F" w:rsidRDefault="004D6F47" w:rsidP="00BB399F">
      <w:pPr>
        <w:pStyle w:val="ListParagraph"/>
        <w:numPr>
          <w:ilvl w:val="1"/>
          <w:numId w:val="9"/>
        </w:numPr>
        <w:rPr>
          <w:rFonts w:ascii="Helvetica" w:hAnsi="Helvetica"/>
          <w:sz w:val="22"/>
          <w:szCs w:val="22"/>
        </w:rPr>
      </w:pPr>
      <w:r w:rsidRPr="00957F1F">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957F1F">
        <w:rPr>
          <w:rFonts w:ascii="Helvetica" w:hAnsi="Helvetica"/>
          <w:sz w:val="22"/>
          <w:szCs w:val="22"/>
        </w:rPr>
        <w:t xml:space="preserve">evaluated the </w:t>
      </w:r>
      <w:r w:rsidR="006D283D" w:rsidRPr="00957F1F">
        <w:rPr>
          <w:rFonts w:ascii="Helvetica" w:hAnsi="Helvetica"/>
          <w:sz w:val="22"/>
          <w:szCs w:val="22"/>
        </w:rPr>
        <w:t xml:space="preserve">return on monitoring investment (measured as the </w:t>
      </w:r>
      <w:r w:rsidR="00480363" w:rsidRPr="00957F1F">
        <w:rPr>
          <w:rFonts w:ascii="Helvetica" w:hAnsi="Helvetica"/>
          <w:sz w:val="22"/>
          <w:szCs w:val="22"/>
        </w:rPr>
        <w:t>ratio of Net Present Value for simulations with high and low</w:t>
      </w:r>
      <w:r w:rsidR="00F37A73" w:rsidRPr="00957F1F">
        <w:rPr>
          <w:rFonts w:ascii="Helvetica" w:hAnsi="Helvetica"/>
          <w:sz w:val="22"/>
          <w:szCs w:val="22"/>
        </w:rPr>
        <w:t xml:space="preserve"> precision (CV = 0.1/CV = 0.5</w:t>
      </w:r>
      <w:r w:rsidR="007B77F1" w:rsidRPr="00957F1F">
        <w:rPr>
          <w:rFonts w:ascii="Helvetica" w:hAnsi="Helvetica"/>
          <w:sz w:val="22"/>
          <w:szCs w:val="22"/>
        </w:rPr>
        <w:t>)</w:t>
      </w:r>
      <w:r w:rsidR="006D283D" w:rsidRPr="00957F1F">
        <w:rPr>
          <w:rFonts w:ascii="Helvetica" w:hAnsi="Helvetica"/>
          <w:sz w:val="22"/>
          <w:szCs w:val="22"/>
        </w:rPr>
        <w:t>)</w:t>
      </w:r>
      <w:r w:rsidR="007B77F1" w:rsidRPr="00957F1F">
        <w:rPr>
          <w:rFonts w:ascii="Helvetica" w:hAnsi="Helvetica"/>
          <w:sz w:val="22"/>
          <w:szCs w:val="22"/>
        </w:rPr>
        <w:t xml:space="preserve"> for simulations with starting biomass ranging from just above the tipping point to starting at carrying capacity</w:t>
      </w:r>
      <w:r w:rsidR="00D42E6F" w:rsidRPr="00957F1F">
        <w:rPr>
          <w:rFonts w:ascii="Helvetica" w:hAnsi="Helvetica"/>
          <w:sz w:val="22"/>
          <w:szCs w:val="22"/>
        </w:rPr>
        <w:t xml:space="preserve"> and for a rang</w:t>
      </w:r>
      <w:ins w:id="78" w:author="Crow White" w:date="2015-09-25T14:48:00Z">
        <w:r w:rsidR="00963D6B">
          <w:rPr>
            <w:rFonts w:ascii="Helvetica" w:hAnsi="Helvetica"/>
            <w:sz w:val="22"/>
            <w:szCs w:val="22"/>
          </w:rPr>
          <w:t>e</w:t>
        </w:r>
      </w:ins>
      <w:r w:rsidR="00D42E6F" w:rsidRPr="00957F1F">
        <w:rPr>
          <w:rFonts w:ascii="Helvetica" w:hAnsi="Helvetica"/>
          <w:sz w:val="22"/>
          <w:szCs w:val="22"/>
        </w:rPr>
        <w:t xml:space="preserve"> of maximum </w:t>
      </w:r>
      <w:r w:rsidR="009458F0" w:rsidRPr="00957F1F">
        <w:rPr>
          <w:rFonts w:ascii="Helvetica" w:hAnsi="Helvetica"/>
          <w:sz w:val="22"/>
          <w:szCs w:val="22"/>
        </w:rPr>
        <w:t>exploitation rates (</w:t>
      </w:r>
      <w:proofErr w:type="spellStart"/>
      <w:r w:rsidR="009458F0" w:rsidRPr="00957F1F">
        <w:rPr>
          <w:rFonts w:ascii="Helvetica" w:hAnsi="Helvetica"/>
          <w:sz w:val="22"/>
          <w:szCs w:val="22"/>
        </w:rPr>
        <w:t>pFmsy</w:t>
      </w:r>
      <w:proofErr w:type="spellEnd"/>
      <w:r w:rsidR="009458F0" w:rsidRPr="00957F1F">
        <w:rPr>
          <w:rFonts w:ascii="Helvetica" w:hAnsi="Helvetica"/>
          <w:sz w:val="22"/>
          <w:szCs w:val="22"/>
        </w:rPr>
        <w:t>: 0.0 – 2.0</w:t>
      </w:r>
      <w:r w:rsidR="007A0F69" w:rsidRPr="00957F1F">
        <w:rPr>
          <w:rFonts w:ascii="Helvetica" w:hAnsi="Helvetica"/>
          <w:sz w:val="22"/>
          <w:szCs w:val="22"/>
        </w:rPr>
        <w:t>).</w:t>
      </w:r>
      <w:r w:rsidR="007B77F1" w:rsidRPr="00957F1F">
        <w:rPr>
          <w:rFonts w:ascii="Helvetica" w:hAnsi="Helvetica"/>
          <w:sz w:val="22"/>
          <w:szCs w:val="22"/>
        </w:rPr>
        <w:t xml:space="preserve"> We </w:t>
      </w:r>
      <w:r w:rsidR="006D283D" w:rsidRPr="00957F1F">
        <w:rPr>
          <w:rFonts w:ascii="Helvetica" w:hAnsi="Helvetica"/>
          <w:sz w:val="22"/>
          <w:szCs w:val="22"/>
        </w:rPr>
        <w:t xml:space="preserve">compare the </w:t>
      </w:r>
      <w:r w:rsidR="001C54B9" w:rsidRPr="00957F1F">
        <w:rPr>
          <w:rFonts w:ascii="Helvetica" w:hAnsi="Helvetica"/>
          <w:sz w:val="22"/>
          <w:szCs w:val="22"/>
        </w:rPr>
        <w:t>median return on investment for 10,000 iterations of a 20 year simulation</w:t>
      </w:r>
      <w:r w:rsidR="00CF7725" w:rsidRPr="00957F1F">
        <w:rPr>
          <w:rFonts w:ascii="Helvetica" w:hAnsi="Helvetica"/>
          <w:sz w:val="22"/>
          <w:szCs w:val="22"/>
        </w:rPr>
        <w:t>s. We evaluate</w:t>
      </w:r>
      <w:ins w:id="79" w:author="Crow White" w:date="2015-09-25T14:48:00Z">
        <w:r w:rsidR="00963D6B">
          <w:rPr>
            <w:rFonts w:ascii="Helvetica" w:hAnsi="Helvetica"/>
            <w:sz w:val="22"/>
            <w:szCs w:val="22"/>
          </w:rPr>
          <w:t>d</w:t>
        </w:r>
      </w:ins>
      <w:r w:rsidR="00CF7725" w:rsidRPr="00957F1F">
        <w:rPr>
          <w:rFonts w:ascii="Helvetica" w:hAnsi="Helvetica"/>
          <w:sz w:val="22"/>
          <w:szCs w:val="22"/>
        </w:rPr>
        <w:t xml:space="preserve"> return on investment relative to a biological threshold of A = 10 (i.e. the biological threshold below which the </w:t>
      </w:r>
      <w:r w:rsidR="002414FD" w:rsidRPr="00957F1F">
        <w:rPr>
          <w:rFonts w:ascii="Helvetica" w:hAnsi="Helvetica"/>
          <w:sz w:val="22"/>
          <w:szCs w:val="22"/>
        </w:rPr>
        <w:t>population growth rate is negative) and a management threshold of 0.25Bmsy</w:t>
      </w:r>
      <w:r w:rsidR="007F2FC1" w:rsidRPr="00957F1F">
        <w:rPr>
          <w:rFonts w:ascii="Helvetica" w:hAnsi="Helvetica"/>
          <w:sz w:val="22"/>
          <w:szCs w:val="22"/>
        </w:rPr>
        <w:t xml:space="preserve"> (a common natur</w:t>
      </w:r>
      <w:r w:rsidR="00A8136F" w:rsidRPr="00957F1F">
        <w:rPr>
          <w:rFonts w:ascii="Helvetica" w:hAnsi="Helvetica"/>
          <w:sz w:val="22"/>
          <w:szCs w:val="22"/>
        </w:rPr>
        <w:t xml:space="preserve">al resource management target, CITE). </w:t>
      </w:r>
    </w:p>
    <w:p w14:paraId="29EEDB23" w14:textId="4AD1A09F" w:rsidR="00957F1F" w:rsidRDefault="00BB399F" w:rsidP="00957F1F">
      <w:pPr>
        <w:pStyle w:val="ListParagraph"/>
        <w:numPr>
          <w:ilvl w:val="0"/>
          <w:numId w:val="9"/>
        </w:numPr>
        <w:rPr>
          <w:rFonts w:ascii="Helvetica" w:hAnsi="Helvetica"/>
          <w:sz w:val="22"/>
          <w:szCs w:val="22"/>
        </w:rPr>
      </w:pPr>
      <w:r>
        <w:rPr>
          <w:rFonts w:ascii="Helvetica" w:hAnsi="Helvetica"/>
          <w:sz w:val="22"/>
          <w:szCs w:val="22"/>
        </w:rPr>
        <w:t>Results</w:t>
      </w:r>
    </w:p>
    <w:p w14:paraId="0DD38A38" w14:textId="5D8F7E81" w:rsidR="00D27AA4" w:rsidRPr="00957F1F" w:rsidRDefault="00D27AA4" w:rsidP="00D27AA4">
      <w:pPr>
        <w:pStyle w:val="ListParagraph"/>
        <w:numPr>
          <w:ilvl w:val="1"/>
          <w:numId w:val="9"/>
        </w:numPr>
        <w:rPr>
          <w:rFonts w:ascii="Helvetica" w:hAnsi="Helvetica"/>
          <w:sz w:val="22"/>
          <w:szCs w:val="22"/>
        </w:rPr>
      </w:pPr>
      <w:r w:rsidRPr="00957F1F">
        <w:rPr>
          <w:rFonts w:ascii="Helvetica" w:hAnsi="Helvetica"/>
          <w:sz w:val="22"/>
          <w:szCs w:val="22"/>
        </w:rPr>
        <w:t>We also found support for our hypothesis that the return on monitoring investment increase</w:t>
      </w:r>
      <w:r w:rsidR="002D6CA1">
        <w:rPr>
          <w:rFonts w:ascii="Helvetica" w:hAnsi="Helvetica"/>
          <w:sz w:val="22"/>
          <w:szCs w:val="22"/>
        </w:rPr>
        <w:t>s</w:t>
      </w:r>
      <w:r w:rsidRPr="00957F1F">
        <w:rPr>
          <w:rFonts w:ascii="Helvetica" w:hAnsi="Helvetica"/>
          <w:sz w:val="22"/>
          <w:szCs w:val="22"/>
        </w:rPr>
        <w:t xml:space="preserve"> when populations were closer to biological </w:t>
      </w:r>
      <w:r w:rsidR="00DC361F">
        <w:rPr>
          <w:rFonts w:ascii="Helvetica" w:hAnsi="Helvetica"/>
          <w:sz w:val="22"/>
          <w:szCs w:val="22"/>
        </w:rPr>
        <w:t>and</w:t>
      </w:r>
      <w:r w:rsidRPr="00957F1F">
        <w:rPr>
          <w:rFonts w:ascii="Helvetica" w:hAnsi="Helvetica"/>
          <w:sz w:val="22"/>
          <w:szCs w:val="22"/>
        </w:rPr>
        <w:t xml:space="preserve"> </w:t>
      </w:r>
      <w:r w:rsidRPr="00957F1F">
        <w:rPr>
          <w:rFonts w:ascii="Helvetica" w:hAnsi="Helvetica"/>
          <w:sz w:val="22"/>
          <w:szCs w:val="22"/>
        </w:rPr>
        <w:lastRenderedPageBreak/>
        <w:t xml:space="preserve">management </w:t>
      </w:r>
      <w:r w:rsidR="00DC361F">
        <w:rPr>
          <w:rFonts w:ascii="Helvetica" w:hAnsi="Helvetica"/>
          <w:sz w:val="22"/>
          <w:szCs w:val="22"/>
        </w:rPr>
        <w:t>tipping points</w:t>
      </w:r>
      <w:r w:rsidR="00055424">
        <w:rPr>
          <w:rFonts w:ascii="Helvetica" w:hAnsi="Helvetica"/>
          <w:sz w:val="22"/>
          <w:szCs w:val="22"/>
        </w:rPr>
        <w:t xml:space="preserve"> (Fig. 3). </w:t>
      </w:r>
      <w:r w:rsidR="00160AB3">
        <w:rPr>
          <w:rFonts w:ascii="Helvetica" w:hAnsi="Helvetica"/>
          <w:sz w:val="22"/>
          <w:szCs w:val="22"/>
        </w:rPr>
        <w:t>The increasing importance of monitoring precision is greatest when maximum extraction rate is highest.</w:t>
      </w:r>
    </w:p>
    <w:p w14:paraId="5E9ED85E" w14:textId="0EDF648B" w:rsidR="00BF53CA" w:rsidRPr="00957F1F" w:rsidRDefault="00BF53CA" w:rsidP="00F82B54">
      <w:pPr>
        <w:rPr>
          <w:rFonts w:ascii="Helvetica" w:hAnsi="Helvetica"/>
          <w:i/>
          <w:sz w:val="22"/>
          <w:szCs w:val="22"/>
        </w:rPr>
      </w:pPr>
    </w:p>
    <w:p w14:paraId="45E123DC" w14:textId="6ED9B573" w:rsidR="00722241" w:rsidRPr="00957F1F" w:rsidRDefault="00C80369" w:rsidP="00F82B54">
      <w:pPr>
        <w:rPr>
          <w:rFonts w:ascii="Helvetica" w:hAnsi="Helvetica"/>
          <w:i/>
          <w:sz w:val="22"/>
          <w:szCs w:val="22"/>
        </w:rPr>
      </w:pPr>
      <w:r>
        <w:rPr>
          <w:rFonts w:ascii="Helvetica" w:hAnsi="Helvetica"/>
          <w:i/>
          <w:sz w:val="22"/>
          <w:szCs w:val="22"/>
        </w:rPr>
        <w:t xml:space="preserve">Given </w:t>
      </w:r>
      <w:r w:rsidR="00F82B54" w:rsidRPr="00957F1F">
        <w:rPr>
          <w:rFonts w:ascii="Helvetica" w:hAnsi="Helvetica"/>
          <w:i/>
          <w:sz w:val="22"/>
          <w:szCs w:val="22"/>
        </w:rPr>
        <w:t>tipping poin</w:t>
      </w:r>
      <w:r>
        <w:rPr>
          <w:rFonts w:ascii="Helvetica" w:hAnsi="Helvetica"/>
          <w:i/>
          <w:sz w:val="22"/>
          <w:szCs w:val="22"/>
        </w:rPr>
        <w:t>ts emerge from low monitoring precision and heavy extraction pressure</w:t>
      </w:r>
      <w:r w:rsidR="00F82B54" w:rsidRPr="00957F1F">
        <w:rPr>
          <w:rFonts w:ascii="Helvetica" w:hAnsi="Helvetica"/>
          <w:i/>
          <w:sz w:val="22"/>
          <w:szCs w:val="22"/>
        </w:rPr>
        <w:t>,</w:t>
      </w:r>
      <w:r w:rsidR="00BC14C8">
        <w:rPr>
          <w:rFonts w:ascii="Helvetica" w:hAnsi="Helvetica"/>
          <w:i/>
          <w:sz w:val="22"/>
          <w:szCs w:val="22"/>
        </w:rPr>
        <w:t xml:space="preserve"> </w:t>
      </w:r>
      <w:r w:rsidR="00F82B54" w:rsidRPr="00957F1F">
        <w:rPr>
          <w:rFonts w:ascii="Helvetica" w:hAnsi="Helvetica"/>
          <w:i/>
          <w:sz w:val="22"/>
          <w:szCs w:val="22"/>
        </w:rPr>
        <w:t xml:space="preserve">what is the safe operating space? </w:t>
      </w:r>
    </w:p>
    <w:p w14:paraId="6E8BE9B8" w14:textId="77777777" w:rsidR="00933791" w:rsidRDefault="00933791" w:rsidP="005D4007">
      <w:pPr>
        <w:pStyle w:val="ListParagraph"/>
        <w:numPr>
          <w:ilvl w:val="0"/>
          <w:numId w:val="9"/>
        </w:numPr>
        <w:rPr>
          <w:rFonts w:ascii="Helvetica" w:hAnsi="Helvetica"/>
          <w:sz w:val="22"/>
          <w:szCs w:val="22"/>
        </w:rPr>
      </w:pPr>
      <w:r>
        <w:rPr>
          <w:rFonts w:ascii="Helvetica" w:hAnsi="Helvetica"/>
          <w:sz w:val="22"/>
          <w:szCs w:val="22"/>
        </w:rPr>
        <w:t>Methods</w:t>
      </w:r>
    </w:p>
    <w:p w14:paraId="6DDEE2BB" w14:textId="1158EB61" w:rsidR="005D4007" w:rsidRPr="005D4007" w:rsidRDefault="009B2081" w:rsidP="00933791">
      <w:pPr>
        <w:pStyle w:val="ListParagraph"/>
        <w:numPr>
          <w:ilvl w:val="1"/>
          <w:numId w:val="9"/>
        </w:numPr>
        <w:rPr>
          <w:rFonts w:ascii="Helvetica" w:hAnsi="Helvetica"/>
          <w:sz w:val="22"/>
          <w:szCs w:val="22"/>
        </w:rPr>
      </w:pPr>
      <w:r>
        <w:rPr>
          <w:rFonts w:ascii="Helvetica" w:hAnsi="Helvetica"/>
          <w:sz w:val="22"/>
          <w:szCs w:val="22"/>
        </w:rPr>
        <w:t>Stakeholders vary in their aversion to risk. For example,</w:t>
      </w:r>
      <w:r w:rsidR="00EE634F">
        <w:rPr>
          <w:rFonts w:ascii="Helvetica" w:hAnsi="Helvetica"/>
          <w:sz w:val="22"/>
          <w:szCs w:val="22"/>
        </w:rPr>
        <w:t xml:space="preserve"> a</w:t>
      </w:r>
      <w:r w:rsidR="001C13E8">
        <w:rPr>
          <w:rFonts w:ascii="Helvetica" w:hAnsi="Helvetica"/>
          <w:sz w:val="22"/>
          <w:szCs w:val="22"/>
        </w:rPr>
        <w:t xml:space="preserve"> stakeholder</w:t>
      </w:r>
      <w:r>
        <w:rPr>
          <w:rFonts w:ascii="Helvetica" w:hAnsi="Helvetica"/>
          <w:sz w:val="22"/>
          <w:szCs w:val="22"/>
        </w:rPr>
        <w:t xml:space="preserve"> harvesting a diverse portfolio of natural resources might be interested in harvesting a resource more aggressively </w:t>
      </w:r>
      <w:r w:rsidR="000936DC">
        <w:rPr>
          <w:rFonts w:ascii="Helvetica" w:hAnsi="Helvetica"/>
          <w:sz w:val="22"/>
          <w:szCs w:val="22"/>
        </w:rPr>
        <w:t xml:space="preserve">and assuming a higher risk of crossing a biological or management threshold. We therefore calculated a safe operating space that defines </w:t>
      </w:r>
      <w:r w:rsidR="0071106A">
        <w:rPr>
          <w:rFonts w:ascii="Helvetica" w:hAnsi="Helvetica"/>
          <w:sz w:val="22"/>
          <w:szCs w:val="22"/>
        </w:rPr>
        <w:t xml:space="preserve">which </w:t>
      </w:r>
      <w:r w:rsidR="000936DC">
        <w:rPr>
          <w:rFonts w:ascii="Helvetica" w:hAnsi="Helvetica"/>
          <w:sz w:val="22"/>
          <w:szCs w:val="22"/>
        </w:rPr>
        <w:t>comb</w:t>
      </w:r>
      <w:r w:rsidR="0071106A">
        <w:rPr>
          <w:rFonts w:ascii="Helvetica" w:hAnsi="Helvetica"/>
          <w:sz w:val="22"/>
          <w:szCs w:val="22"/>
        </w:rPr>
        <w:t xml:space="preserve">inations of </w:t>
      </w:r>
      <w:r w:rsidR="004866D3">
        <w:rPr>
          <w:rFonts w:ascii="Helvetica" w:hAnsi="Helvetica"/>
          <w:sz w:val="22"/>
          <w:szCs w:val="22"/>
        </w:rPr>
        <w:t xml:space="preserve">monitoring precision and </w:t>
      </w:r>
      <w:r w:rsidR="0071106A">
        <w:rPr>
          <w:rFonts w:ascii="Helvetica" w:hAnsi="Helvetica"/>
          <w:sz w:val="22"/>
          <w:szCs w:val="22"/>
        </w:rPr>
        <w:t xml:space="preserve">resource extraction </w:t>
      </w:r>
      <w:r w:rsidR="002334F6">
        <w:rPr>
          <w:rFonts w:ascii="Helvetica" w:hAnsi="Helvetica"/>
          <w:sz w:val="22"/>
          <w:szCs w:val="22"/>
        </w:rPr>
        <w:t>rates</w:t>
      </w:r>
      <w:r w:rsidR="0071106A">
        <w:rPr>
          <w:rFonts w:ascii="Helvetica" w:hAnsi="Helvetica"/>
          <w:sz w:val="22"/>
          <w:szCs w:val="22"/>
        </w:rPr>
        <w:t xml:space="preserve"> </w:t>
      </w:r>
      <w:r w:rsidR="002334F6">
        <w:rPr>
          <w:rFonts w:ascii="Helvetica" w:hAnsi="Helvetica"/>
          <w:sz w:val="22"/>
          <w:szCs w:val="22"/>
        </w:rPr>
        <w:t>are safe</w:t>
      </w:r>
      <w:r w:rsidR="001D33B6">
        <w:rPr>
          <w:rFonts w:ascii="Helvetica" w:hAnsi="Helvetica"/>
          <w:sz w:val="22"/>
          <w:szCs w:val="22"/>
        </w:rPr>
        <w:t xml:space="preserve"> given the probability of crossing a tipping point. To do this we calculated the minimum precision (Max CV in estimated biomass) needed to avoid </w:t>
      </w:r>
      <w:r w:rsidR="00195F71">
        <w:rPr>
          <w:rFonts w:ascii="Helvetica" w:hAnsi="Helvetica"/>
          <w:sz w:val="22"/>
          <w:szCs w:val="22"/>
        </w:rPr>
        <w:t xml:space="preserve">crossing </w:t>
      </w:r>
      <w:r w:rsidR="001D33B6">
        <w:rPr>
          <w:rFonts w:ascii="Helvetica" w:hAnsi="Helvetica"/>
          <w:sz w:val="22"/>
          <w:szCs w:val="22"/>
        </w:rPr>
        <w:t xml:space="preserve">a </w:t>
      </w:r>
      <w:r>
        <w:rPr>
          <w:rFonts w:ascii="Helvetica" w:hAnsi="Helvetica"/>
          <w:sz w:val="22"/>
          <w:szCs w:val="22"/>
        </w:rPr>
        <w:t xml:space="preserve">tipping </w:t>
      </w:r>
      <w:r w:rsidR="001D33B6">
        <w:rPr>
          <w:rFonts w:ascii="Helvetica" w:hAnsi="Helvetica"/>
          <w:sz w:val="22"/>
          <w:szCs w:val="22"/>
        </w:rPr>
        <w:t>point</w:t>
      </w:r>
      <w:ins w:id="80" w:author="Crow White" w:date="2015-09-25T14:53:00Z">
        <w:r w:rsidR="008B3245">
          <w:rPr>
            <w:rFonts w:ascii="Helvetica" w:hAnsi="Helvetica"/>
            <w:sz w:val="22"/>
            <w:szCs w:val="22"/>
          </w:rPr>
          <w:t>,</w:t>
        </w:r>
      </w:ins>
      <w:r w:rsidR="001D33B6">
        <w:rPr>
          <w:rFonts w:ascii="Helvetica" w:hAnsi="Helvetica"/>
          <w:sz w:val="22"/>
          <w:szCs w:val="22"/>
        </w:rPr>
        <w:t xml:space="preserve"> given </w:t>
      </w:r>
      <w:r w:rsidR="00195F71">
        <w:rPr>
          <w:rFonts w:ascii="Helvetica" w:hAnsi="Helvetica"/>
          <w:sz w:val="22"/>
          <w:szCs w:val="22"/>
        </w:rPr>
        <w:t xml:space="preserve">a </w:t>
      </w:r>
      <w:r w:rsidR="001D33B6">
        <w:rPr>
          <w:rFonts w:ascii="Helvetica" w:hAnsi="Helvetica"/>
          <w:sz w:val="22"/>
          <w:szCs w:val="22"/>
        </w:rPr>
        <w:t>resource extraction rate</w:t>
      </w:r>
      <w:r w:rsidR="002C2049">
        <w:rPr>
          <w:rFonts w:ascii="Helvetica" w:hAnsi="Helvetica"/>
          <w:sz w:val="22"/>
          <w:szCs w:val="22"/>
        </w:rPr>
        <w:t xml:space="preserve"> and assumed level of risk ranging from </w:t>
      </w:r>
      <w:commentRangeStart w:id="81"/>
      <w:r w:rsidR="002C2049">
        <w:rPr>
          <w:rFonts w:ascii="Helvetica" w:hAnsi="Helvetica"/>
          <w:sz w:val="22"/>
          <w:szCs w:val="22"/>
        </w:rPr>
        <w:t>1% to 20%</w:t>
      </w:r>
      <w:commentRangeEnd w:id="81"/>
      <w:r w:rsidR="008B3245">
        <w:rPr>
          <w:rStyle w:val="CommentReference"/>
        </w:rPr>
        <w:commentReference w:id="81"/>
      </w:r>
      <w:r w:rsidR="008B06A6">
        <w:rPr>
          <w:rFonts w:ascii="Helvetica" w:hAnsi="Helvetica"/>
          <w:sz w:val="22"/>
          <w:szCs w:val="22"/>
        </w:rPr>
        <w:t xml:space="preserve">. </w:t>
      </w:r>
      <w:r w:rsidR="009B4040">
        <w:rPr>
          <w:rFonts w:ascii="Helvetica" w:hAnsi="Helvetica"/>
          <w:sz w:val="22"/>
          <w:szCs w:val="22"/>
        </w:rPr>
        <w:t>The relationship between resource extraction rate and minimum precision needed to avoid tipping point defines a two-dimensional “safe” space above which lower monitoring precis</w:t>
      </w:r>
      <w:r w:rsidR="00CD6FF0">
        <w:rPr>
          <w:rFonts w:ascii="Helvetica" w:hAnsi="Helvetica"/>
          <w:sz w:val="22"/>
          <w:szCs w:val="22"/>
        </w:rPr>
        <w:t>ion and higher extraction rates</w:t>
      </w:r>
      <w:ins w:id="82" w:author="Crow White" w:date="2015-09-25T14:54:00Z">
        <w:r w:rsidR="008B3245">
          <w:rPr>
            <w:rFonts w:ascii="Helvetica" w:hAnsi="Helvetica"/>
            <w:sz w:val="22"/>
            <w:szCs w:val="22"/>
          </w:rPr>
          <w:t xml:space="preserve"> </w:t>
        </w:r>
      </w:ins>
      <w:ins w:id="83" w:author="Crow White" w:date="2015-09-25T14:55:00Z">
        <w:r w:rsidR="008B3245">
          <w:rPr>
            <w:rFonts w:ascii="Helvetica" w:hAnsi="Helvetica"/>
            <w:sz w:val="22"/>
            <w:szCs w:val="22"/>
          </w:rPr>
          <w:t>cause the system to tip with</w:t>
        </w:r>
      </w:ins>
      <w:ins w:id="84" w:author="Crow White" w:date="2015-09-25T14:54:00Z">
        <w:r w:rsidR="008B3245">
          <w:rPr>
            <w:rFonts w:ascii="Helvetica" w:hAnsi="Helvetica"/>
            <w:sz w:val="22"/>
            <w:szCs w:val="22"/>
          </w:rPr>
          <w:t xml:space="preserve"> probability greater than the </w:t>
        </w:r>
      </w:ins>
      <w:ins w:id="85" w:author="Crow White" w:date="2015-09-25T14:55:00Z">
        <w:r w:rsidR="008B3245">
          <w:rPr>
            <w:rFonts w:ascii="Helvetica" w:hAnsi="Helvetica"/>
            <w:sz w:val="22"/>
            <w:szCs w:val="22"/>
          </w:rPr>
          <w:t xml:space="preserve">assumed </w:t>
        </w:r>
      </w:ins>
      <w:ins w:id="86" w:author="Crow White" w:date="2015-09-25T14:54:00Z">
        <w:r w:rsidR="008B3245">
          <w:rPr>
            <w:rFonts w:ascii="Helvetica" w:hAnsi="Helvetica"/>
            <w:sz w:val="22"/>
            <w:szCs w:val="22"/>
          </w:rPr>
          <w:t>risk level</w:t>
        </w:r>
      </w:ins>
      <w:r w:rsidR="00CD6FF0">
        <w:rPr>
          <w:rFonts w:ascii="Helvetica" w:hAnsi="Helvetica"/>
          <w:sz w:val="22"/>
          <w:szCs w:val="22"/>
        </w:rPr>
        <w:t xml:space="preserve">. </w:t>
      </w:r>
      <w:r w:rsidR="005D4007">
        <w:rPr>
          <w:rFonts w:ascii="Helvetica" w:hAnsi="Helvetica"/>
          <w:sz w:val="22"/>
          <w:szCs w:val="22"/>
        </w:rPr>
        <w:t>Conversations between managers and stakeholder groups</w:t>
      </w:r>
      <w:r w:rsidR="005D4007" w:rsidRPr="005D4007">
        <w:rPr>
          <w:rFonts w:ascii="Helvetica" w:hAnsi="Helvetica"/>
          <w:sz w:val="22"/>
          <w:szCs w:val="22"/>
        </w:rPr>
        <w:t xml:space="preserve"> will be </w:t>
      </w:r>
      <w:r w:rsidR="005D4007">
        <w:rPr>
          <w:rFonts w:ascii="Helvetica" w:hAnsi="Helvetica"/>
          <w:sz w:val="22"/>
          <w:szCs w:val="22"/>
        </w:rPr>
        <w:t>required to build consensus on</w:t>
      </w:r>
      <w:r w:rsidR="005D4007" w:rsidRPr="005D4007">
        <w:rPr>
          <w:rFonts w:ascii="Helvetica" w:hAnsi="Helvetica"/>
          <w:sz w:val="22"/>
          <w:szCs w:val="22"/>
        </w:rPr>
        <w:t xml:space="preserve"> which combination of risk, monitoring costs, and extraction pressure are </w:t>
      </w:r>
      <w:r w:rsidR="005D4007">
        <w:rPr>
          <w:rFonts w:ascii="Helvetica" w:hAnsi="Helvetica"/>
          <w:sz w:val="22"/>
          <w:szCs w:val="22"/>
        </w:rPr>
        <w:t>best</w:t>
      </w:r>
      <w:r w:rsidR="005D4007" w:rsidRPr="005D4007">
        <w:rPr>
          <w:rFonts w:ascii="Helvetica" w:hAnsi="Helvetica"/>
          <w:sz w:val="22"/>
          <w:szCs w:val="22"/>
        </w:rPr>
        <w:t>, but having this safe operating space to choose from can</w:t>
      </w:r>
      <w:r w:rsidR="005D4007">
        <w:rPr>
          <w:rFonts w:ascii="Helvetica" w:hAnsi="Helvetica"/>
          <w:sz w:val="22"/>
          <w:szCs w:val="22"/>
        </w:rPr>
        <w:t xml:space="preserve"> help clarify the consequences of a given decision. </w:t>
      </w:r>
    </w:p>
    <w:p w14:paraId="142A8A09" w14:textId="42B69BB0" w:rsidR="003E3042" w:rsidRDefault="00933791" w:rsidP="007B04D3">
      <w:pPr>
        <w:pStyle w:val="ListParagraph"/>
        <w:numPr>
          <w:ilvl w:val="0"/>
          <w:numId w:val="9"/>
        </w:numPr>
        <w:rPr>
          <w:rFonts w:ascii="Helvetica" w:hAnsi="Helvetica"/>
          <w:sz w:val="22"/>
          <w:szCs w:val="22"/>
        </w:rPr>
      </w:pPr>
      <w:r>
        <w:rPr>
          <w:rFonts w:ascii="Helvetica" w:hAnsi="Helvetica"/>
          <w:sz w:val="22"/>
          <w:szCs w:val="22"/>
        </w:rPr>
        <w:t>Results</w:t>
      </w:r>
    </w:p>
    <w:p w14:paraId="6974D906" w14:textId="45B1F77A" w:rsidR="00933791" w:rsidRDefault="00933791" w:rsidP="00933791">
      <w:pPr>
        <w:pStyle w:val="ListParagraph"/>
        <w:numPr>
          <w:ilvl w:val="1"/>
          <w:numId w:val="9"/>
        </w:numPr>
        <w:rPr>
          <w:rFonts w:ascii="Helvetica" w:hAnsi="Helvetica"/>
          <w:sz w:val="22"/>
          <w:szCs w:val="22"/>
        </w:rPr>
      </w:pPr>
      <w:r>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Pr>
          <w:rFonts w:ascii="Helvetica" w:hAnsi="Helvetica"/>
          <w:sz w:val="22"/>
          <w:szCs w:val="22"/>
        </w:rPr>
        <w:t xml:space="preserve">is narrower the more risk averse </w:t>
      </w:r>
      <w:r w:rsidR="00A53D50">
        <w:rPr>
          <w:rFonts w:ascii="Helvetica" w:hAnsi="Helvetica"/>
          <w:sz w:val="22"/>
          <w:szCs w:val="22"/>
        </w:rPr>
        <w:t>individuals</w:t>
      </w:r>
      <w:r w:rsidR="00CD6FF0">
        <w:rPr>
          <w:rFonts w:ascii="Helvetica" w:hAnsi="Helvetica"/>
          <w:sz w:val="22"/>
          <w:szCs w:val="22"/>
        </w:rPr>
        <w:t xml:space="preserve"> (Fig. 4).</w:t>
      </w:r>
      <w:r w:rsidR="00A53D50">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tipping points.  </w:t>
      </w:r>
    </w:p>
    <w:p w14:paraId="74E92BDD" w14:textId="77777777" w:rsidR="007B04D3" w:rsidRPr="00957F1F" w:rsidRDefault="007B04D3" w:rsidP="007B04D3">
      <w:pPr>
        <w:rPr>
          <w:rFonts w:ascii="Helvetica" w:hAnsi="Helvetica"/>
        </w:rPr>
      </w:pPr>
    </w:p>
    <w:p w14:paraId="772EF64C" w14:textId="16077DFE" w:rsidR="00C80369" w:rsidRPr="00957F1F" w:rsidRDefault="00577B65" w:rsidP="00C80369">
      <w:pPr>
        <w:rPr>
          <w:rFonts w:ascii="Helvetica" w:hAnsi="Helvetica"/>
          <w:i/>
          <w:sz w:val="22"/>
          <w:szCs w:val="22"/>
        </w:rPr>
      </w:pPr>
      <w:r>
        <w:rPr>
          <w:rFonts w:ascii="Helvetica" w:hAnsi="Helvetica"/>
          <w:i/>
          <w:sz w:val="22"/>
          <w:szCs w:val="22"/>
        </w:rPr>
        <w:t xml:space="preserve">Can Precautionary Buffers Save Monitoring Costs and Reduce Risk? </w:t>
      </w:r>
    </w:p>
    <w:p w14:paraId="1AB63494" w14:textId="77777777" w:rsidR="005116B5" w:rsidRPr="005116B5" w:rsidRDefault="005116B5" w:rsidP="005D4007">
      <w:pPr>
        <w:pStyle w:val="ListParagraph"/>
        <w:numPr>
          <w:ilvl w:val="0"/>
          <w:numId w:val="9"/>
        </w:numPr>
        <w:rPr>
          <w:rFonts w:ascii="Helvetica" w:hAnsi="Helvetica"/>
          <w:i/>
          <w:sz w:val="22"/>
          <w:szCs w:val="22"/>
        </w:rPr>
      </w:pPr>
      <w:r>
        <w:rPr>
          <w:rFonts w:ascii="Helvetica" w:hAnsi="Helvetica"/>
          <w:sz w:val="22"/>
          <w:szCs w:val="22"/>
        </w:rPr>
        <w:t>Methods</w:t>
      </w:r>
    </w:p>
    <w:p w14:paraId="4441151F" w14:textId="0F159697" w:rsidR="005D4007" w:rsidRPr="0050378A" w:rsidRDefault="005D4007" w:rsidP="005116B5">
      <w:pPr>
        <w:pStyle w:val="ListParagraph"/>
        <w:numPr>
          <w:ilvl w:val="1"/>
          <w:numId w:val="9"/>
        </w:numPr>
        <w:rPr>
          <w:rFonts w:ascii="Helvetica" w:hAnsi="Helvetica"/>
          <w:i/>
          <w:sz w:val="22"/>
          <w:szCs w:val="22"/>
        </w:rPr>
      </w:pPr>
      <w:r>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Pr>
          <w:rFonts w:ascii="Helvetica" w:hAnsi="Helvetica"/>
          <w:sz w:val="22"/>
          <w:szCs w:val="22"/>
        </w:rPr>
        <w:t>resource after it is collected (i.e</w:t>
      </w:r>
      <w:r>
        <w:rPr>
          <w:rFonts w:ascii="Helvetica" w:hAnsi="Helvetica"/>
          <w:sz w:val="22"/>
          <w:szCs w:val="22"/>
        </w:rPr>
        <w:t>.</w:t>
      </w:r>
      <w:r w:rsidR="00FB2A4D">
        <w:rPr>
          <w:rFonts w:ascii="Helvetica" w:hAnsi="Helvetica"/>
          <w:sz w:val="22"/>
          <w:szCs w:val="22"/>
        </w:rPr>
        <w:t xml:space="preserve"> NPV). </w:t>
      </w:r>
      <w:r w:rsidR="003D4CC5">
        <w:rPr>
          <w:rFonts w:ascii="Helvetica" w:hAnsi="Helvetica"/>
          <w:sz w:val="22"/>
          <w:szCs w:val="22"/>
        </w:rPr>
        <w:t xml:space="preserve">It is clear that high precision monitoring yields the highest </w:t>
      </w:r>
      <w:r w:rsidR="005F45F4">
        <w:rPr>
          <w:rFonts w:ascii="Helvetica" w:hAnsi="Helvetica"/>
          <w:sz w:val="22"/>
          <w:szCs w:val="22"/>
        </w:rPr>
        <w:t>resource</w:t>
      </w:r>
      <w:r w:rsidR="003D4CC5">
        <w:rPr>
          <w:rFonts w:ascii="Helvetica" w:hAnsi="Helvetica"/>
          <w:sz w:val="22"/>
          <w:szCs w:val="22"/>
        </w:rPr>
        <w:t xml:space="preserve"> value as well as the lowest risk of crossing tipping points; however</w:t>
      </w:r>
      <w:ins w:id="87" w:author="Crow White" w:date="2015-09-25T14:56:00Z">
        <w:r w:rsidR="00701617">
          <w:rPr>
            <w:rFonts w:ascii="Helvetica" w:hAnsi="Helvetica"/>
            <w:sz w:val="22"/>
            <w:szCs w:val="22"/>
          </w:rPr>
          <w:t>,</w:t>
        </w:r>
      </w:ins>
      <w:r w:rsidR="003D4CC5">
        <w:rPr>
          <w:rFonts w:ascii="Helvetica" w:hAnsi="Helvetica"/>
          <w:sz w:val="22"/>
          <w:szCs w:val="22"/>
        </w:rPr>
        <w:t xml:space="preserve"> high precision monitoring is expensive. </w:t>
      </w:r>
      <w:r w:rsidR="00685475">
        <w:rPr>
          <w:rFonts w:ascii="Helvetica" w:hAnsi="Helvetica"/>
          <w:sz w:val="22"/>
          <w:szCs w:val="22"/>
        </w:rPr>
        <w:t xml:space="preserve">One approach that might mitigate the cost of monitoring is a precautionary buffer </w:t>
      </w:r>
      <w:commentRangeStart w:id="88"/>
      <w:r w:rsidR="00685475">
        <w:rPr>
          <w:rFonts w:ascii="Helvetica" w:hAnsi="Helvetica"/>
          <w:sz w:val="22"/>
          <w:szCs w:val="22"/>
        </w:rPr>
        <w:t>below which monitoring is high precision and above which monitoring is low</w:t>
      </w:r>
      <w:r w:rsidR="005116B5">
        <w:rPr>
          <w:rFonts w:ascii="Helvetica" w:hAnsi="Helvetica"/>
          <w:sz w:val="22"/>
          <w:szCs w:val="22"/>
        </w:rPr>
        <w:t xml:space="preserve"> precision</w:t>
      </w:r>
      <w:commentRangeEnd w:id="88"/>
      <w:r w:rsidR="00701617">
        <w:rPr>
          <w:rStyle w:val="CommentReference"/>
        </w:rPr>
        <w:commentReference w:id="88"/>
      </w:r>
      <w:r w:rsidR="00685475">
        <w:rPr>
          <w:rFonts w:ascii="Helvetica" w:hAnsi="Helvetica"/>
          <w:sz w:val="22"/>
          <w:szCs w:val="22"/>
        </w:rPr>
        <w:t xml:space="preserve">. </w:t>
      </w:r>
      <w:r w:rsidR="00A70AD8">
        <w:rPr>
          <w:rFonts w:ascii="Helvetica" w:hAnsi="Helvetica"/>
          <w:sz w:val="22"/>
          <w:szCs w:val="22"/>
        </w:rPr>
        <w:t>P</w:t>
      </w:r>
      <w:r w:rsidR="00685475">
        <w:rPr>
          <w:rFonts w:ascii="Helvetica" w:hAnsi="Helvetica"/>
          <w:sz w:val="22"/>
          <w:szCs w:val="22"/>
        </w:rPr>
        <w:t>recautionary buffer</w:t>
      </w:r>
      <w:r w:rsidR="00A70AD8">
        <w:rPr>
          <w:rFonts w:ascii="Helvetica" w:hAnsi="Helvetica"/>
          <w:sz w:val="22"/>
          <w:szCs w:val="22"/>
        </w:rPr>
        <w:t>s are</w:t>
      </w:r>
      <w:r w:rsidR="00685475">
        <w:rPr>
          <w:rFonts w:ascii="Helvetica" w:hAnsi="Helvetica"/>
          <w:sz w:val="22"/>
          <w:szCs w:val="22"/>
        </w:rPr>
        <w:t xml:space="preserve"> an established principle in risk management </w:t>
      </w:r>
      <w:r w:rsidR="00F719FC">
        <w:rPr>
          <w:rFonts w:ascii="Helvetica" w:hAnsi="Helvetica"/>
          <w:sz w:val="22"/>
          <w:szCs w:val="22"/>
        </w:rPr>
        <w:t xml:space="preserve">of natural resources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FC7BA4">
        <w:rPr>
          <w:rFonts w:ascii="Helvetica" w:hAnsi="Helvetica"/>
          <w:sz w:val="22"/>
          <w:szCs w:val="22"/>
        </w:rPr>
        <w:fldChar w:fldCharType="separate"/>
      </w:r>
      <w:r w:rsidR="00FC7BA4">
        <w:rPr>
          <w:rFonts w:ascii="Helvetica" w:hAnsi="Helvetica"/>
          <w:noProof/>
          <w:sz w:val="22"/>
          <w:szCs w:val="22"/>
        </w:rPr>
        <w:t>(Hilborn</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F719FC">
        <w:rPr>
          <w:rFonts w:ascii="Helvetica" w:hAnsi="Helvetica"/>
          <w:sz w:val="22"/>
          <w:szCs w:val="22"/>
        </w:rPr>
        <w:t xml:space="preserve"> </w:t>
      </w:r>
      <w:r w:rsidR="00A70AD8">
        <w:rPr>
          <w:rFonts w:ascii="Helvetica" w:hAnsi="Helvetica"/>
          <w:sz w:val="22"/>
          <w:szCs w:val="22"/>
        </w:rPr>
        <w:t xml:space="preserve">and in the presence of tipping points </w:t>
      </w:r>
      <w:r w:rsidR="005116B5">
        <w:rPr>
          <w:rFonts w:ascii="Helvetica" w:hAnsi="Helvetica"/>
          <w:sz w:val="22"/>
          <w:szCs w:val="22"/>
        </w:rPr>
        <w:t>may be</w:t>
      </w:r>
      <w:r w:rsidR="00A70AD8">
        <w:rPr>
          <w:rFonts w:ascii="Helvetica" w:hAnsi="Helvetica"/>
          <w:sz w:val="22"/>
          <w:szCs w:val="22"/>
        </w:rPr>
        <w:t xml:space="preserve"> particularly beneficial. </w:t>
      </w:r>
      <w:r w:rsidR="00944FBA">
        <w:rPr>
          <w:rFonts w:ascii="Helvetica" w:hAnsi="Helvetica"/>
          <w:sz w:val="22"/>
          <w:szCs w:val="22"/>
        </w:rPr>
        <w:t>To demonstrate the utility of precautionary buffers as tools to reduce monitoring costs while remaining low risk, we quantified the net present value</w:t>
      </w:r>
      <w:ins w:id="89" w:author="Crow White" w:date="2015-09-25T14:58:00Z">
        <w:r w:rsidR="00701617">
          <w:rPr>
            <w:rFonts w:ascii="Helvetica" w:hAnsi="Helvetica"/>
            <w:sz w:val="22"/>
            <w:szCs w:val="22"/>
          </w:rPr>
          <w:t>,</w:t>
        </w:r>
      </w:ins>
      <w:r w:rsidR="00944FBA">
        <w:rPr>
          <w:rFonts w:ascii="Helvetica" w:hAnsi="Helvetica"/>
          <w:sz w:val="22"/>
          <w:szCs w:val="22"/>
        </w:rPr>
        <w:t xml:space="preserve"> the </w:t>
      </w:r>
      <w:r w:rsidR="00944FBA" w:rsidRPr="0050378A">
        <w:rPr>
          <w:rFonts w:ascii="Helvetica" w:hAnsi="Helvetica"/>
          <w:sz w:val="22"/>
          <w:szCs w:val="22"/>
        </w:rPr>
        <w:t xml:space="preserve">probability of tipping, and the cost of the resource </w:t>
      </w:r>
      <w:r w:rsidR="008D4713" w:rsidRPr="0050378A">
        <w:rPr>
          <w:rFonts w:ascii="Helvetica" w:hAnsi="Helvetica"/>
          <w:sz w:val="22"/>
          <w:szCs w:val="22"/>
        </w:rPr>
        <w:t xml:space="preserve">given three monitoring </w:t>
      </w:r>
      <w:r w:rsidR="00E2412C" w:rsidRPr="0050378A">
        <w:rPr>
          <w:rFonts w:ascii="Helvetica" w:hAnsi="Helvetica"/>
          <w:sz w:val="22"/>
          <w:szCs w:val="22"/>
        </w:rPr>
        <w:t xml:space="preserve">approaches: 1) high precision (CV = 0.1), low precision (CV = 0.5), and </w:t>
      </w:r>
      <w:r w:rsidR="00E3658A" w:rsidRPr="0050378A">
        <w:rPr>
          <w:rFonts w:ascii="Helvetica" w:hAnsi="Helvetica"/>
          <w:sz w:val="22"/>
          <w:szCs w:val="22"/>
        </w:rPr>
        <w:t xml:space="preserve">a precautionary buffer where monitoring precision is </w:t>
      </w:r>
      <w:r w:rsidR="00CA58EE" w:rsidRPr="0050378A">
        <w:rPr>
          <w:rFonts w:ascii="Helvetica" w:hAnsi="Helvetica"/>
          <w:sz w:val="22"/>
          <w:szCs w:val="22"/>
        </w:rPr>
        <w:t>low</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50378A">
        <w:rPr>
          <w:rFonts w:ascii="Helvetica" w:hAnsi="Helvetica"/>
          <w:sz w:val="22"/>
          <w:szCs w:val="22"/>
        </w:rPr>
        <w:t xml:space="preserve">and is </w:t>
      </w:r>
      <w:r w:rsidR="001E24EF" w:rsidRPr="0050378A">
        <w:rPr>
          <w:rFonts w:ascii="Helvetica" w:hAnsi="Helvetica"/>
          <w:sz w:val="22"/>
          <w:szCs w:val="22"/>
        </w:rPr>
        <w:t>high</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50378A">
        <w:rPr>
          <w:rFonts w:ascii="Helvetica" w:hAnsi="Helvetica"/>
          <w:sz w:val="22"/>
          <w:szCs w:val="22"/>
        </w:rPr>
        <w:t xml:space="preserve">. </w:t>
      </w:r>
    </w:p>
    <w:p w14:paraId="532AA04C" w14:textId="12785F02" w:rsidR="002B6213" w:rsidRPr="0050378A" w:rsidRDefault="005116B5" w:rsidP="002B6213">
      <w:pPr>
        <w:pStyle w:val="ListParagraph"/>
        <w:numPr>
          <w:ilvl w:val="0"/>
          <w:numId w:val="9"/>
        </w:numPr>
        <w:rPr>
          <w:rFonts w:ascii="Helvetica" w:hAnsi="Helvetica"/>
          <w:sz w:val="22"/>
          <w:szCs w:val="22"/>
        </w:rPr>
      </w:pPr>
      <w:r w:rsidRPr="0050378A">
        <w:rPr>
          <w:rFonts w:ascii="Helvetica" w:hAnsi="Helvetica"/>
          <w:sz w:val="22"/>
          <w:szCs w:val="22"/>
        </w:rPr>
        <w:t>Results</w:t>
      </w:r>
    </w:p>
    <w:p w14:paraId="11A61C85" w14:textId="4A3EC8F7" w:rsidR="00EA70AE" w:rsidRPr="006C1856" w:rsidRDefault="0050378A" w:rsidP="00EA70AE">
      <w:pPr>
        <w:pStyle w:val="ListParagraph"/>
        <w:numPr>
          <w:ilvl w:val="1"/>
          <w:numId w:val="9"/>
        </w:numPr>
        <w:rPr>
          <w:rFonts w:ascii="Helvetica" w:hAnsi="Helvetica"/>
          <w:sz w:val="22"/>
          <w:szCs w:val="22"/>
        </w:rPr>
      </w:pPr>
      <w:r w:rsidRPr="006C1856">
        <w:rPr>
          <w:rFonts w:ascii="Helvetica" w:hAnsi="Helvetica"/>
          <w:sz w:val="22"/>
          <w:szCs w:val="22"/>
        </w:rPr>
        <w:lastRenderedPageBreak/>
        <w:t xml:space="preserve">Our simulation demonstrates the trade-off between monitoring cost and extraction benefit (NPV). </w:t>
      </w:r>
      <w:r w:rsidR="009E631B" w:rsidRPr="006C1856">
        <w:rPr>
          <w:rFonts w:ascii="Helvetica" w:hAnsi="Helvetica"/>
          <w:sz w:val="22"/>
          <w:szCs w:val="22"/>
        </w:rPr>
        <w:t xml:space="preserve">Given a maximum exploitation rate at </w:t>
      </w:r>
      <w:proofErr w:type="spellStart"/>
      <w:r w:rsidR="005F1942" w:rsidRPr="006C1856">
        <w:rPr>
          <w:rFonts w:ascii="Helvetica" w:hAnsi="Helvetica"/>
          <w:sz w:val="22"/>
          <w:szCs w:val="22"/>
        </w:rPr>
        <w:t>F</w:t>
      </w:r>
      <w:r w:rsidR="009E631B" w:rsidRPr="006C1856">
        <w:rPr>
          <w:rFonts w:ascii="Helvetica" w:hAnsi="Helvetica"/>
          <w:sz w:val="22"/>
          <w:szCs w:val="22"/>
        </w:rPr>
        <w:t>msy</w:t>
      </w:r>
      <w:proofErr w:type="spellEnd"/>
      <w:r w:rsidR="005F1942" w:rsidRPr="006C1856">
        <w:rPr>
          <w:rFonts w:ascii="Helvetica" w:hAnsi="Helvetica"/>
          <w:sz w:val="22"/>
          <w:szCs w:val="22"/>
        </w:rPr>
        <w:t>, n</w:t>
      </w:r>
      <w:r w:rsidRPr="006C1856">
        <w:rPr>
          <w:rFonts w:ascii="Helvetica" w:hAnsi="Helvetica"/>
          <w:sz w:val="22"/>
          <w:szCs w:val="22"/>
        </w:rPr>
        <w:t xml:space="preserve">et present value </w:t>
      </w:r>
      <w:r w:rsidR="00740EE9" w:rsidRPr="006C1856">
        <w:rPr>
          <w:rFonts w:ascii="Helvetica" w:hAnsi="Helvetica"/>
          <w:sz w:val="22"/>
          <w:szCs w:val="22"/>
        </w:rPr>
        <w:t>is greatest</w:t>
      </w:r>
      <w:r w:rsidR="00B82848" w:rsidRPr="006C1856">
        <w:rPr>
          <w:rFonts w:ascii="Helvetica" w:hAnsi="Helvetica"/>
          <w:sz w:val="22"/>
          <w:szCs w:val="22"/>
        </w:rPr>
        <w:t xml:space="preserve"> and the probability of tipping is lowest</w:t>
      </w:r>
      <w:r w:rsidRPr="006C1856">
        <w:rPr>
          <w:rFonts w:ascii="Helvetica" w:hAnsi="Helvetica"/>
          <w:sz w:val="22"/>
          <w:szCs w:val="22"/>
        </w:rPr>
        <w:t xml:space="preserve"> with high monitoring </w:t>
      </w:r>
      <w:r w:rsidR="00A262AC" w:rsidRPr="006C1856">
        <w:rPr>
          <w:rFonts w:ascii="Helvetica" w:hAnsi="Helvetica"/>
          <w:sz w:val="22"/>
          <w:szCs w:val="22"/>
        </w:rPr>
        <w:t xml:space="preserve">precision; however, </w:t>
      </w:r>
      <w:r w:rsidR="00B82848" w:rsidRPr="006C1856">
        <w:rPr>
          <w:rFonts w:ascii="Helvetica" w:hAnsi="Helvetica"/>
          <w:sz w:val="22"/>
          <w:szCs w:val="22"/>
        </w:rPr>
        <w:t>this is also when monitoring is most costly</w:t>
      </w:r>
      <w:r w:rsidR="00A262AC" w:rsidRPr="006C1856">
        <w:rPr>
          <w:rFonts w:ascii="Helvetica" w:hAnsi="Helvetica"/>
          <w:sz w:val="22"/>
          <w:szCs w:val="22"/>
        </w:rPr>
        <w:t>. In contrast, NPV is lowest</w:t>
      </w:r>
      <w:ins w:id="90" w:author="Crow White" w:date="2015-09-25T14:59:00Z">
        <w:r w:rsidR="00701617">
          <w:rPr>
            <w:rFonts w:ascii="Helvetica" w:hAnsi="Helvetica"/>
            <w:sz w:val="22"/>
            <w:szCs w:val="22"/>
          </w:rPr>
          <w:t xml:space="preserve"> and</w:t>
        </w:r>
      </w:ins>
      <w:del w:id="91" w:author="Crow White" w:date="2015-09-25T14:59:00Z">
        <w:r w:rsidR="00A262AC" w:rsidRPr="006C1856" w:rsidDel="00701617">
          <w:rPr>
            <w:rFonts w:ascii="Helvetica" w:hAnsi="Helvetica"/>
            <w:sz w:val="22"/>
            <w:szCs w:val="22"/>
          </w:rPr>
          <w:delText>,</w:delText>
        </w:r>
      </w:del>
      <w:r w:rsidR="00A262AC" w:rsidRPr="006C1856">
        <w:rPr>
          <w:rFonts w:ascii="Helvetica" w:hAnsi="Helvetica"/>
          <w:sz w:val="22"/>
          <w:szCs w:val="22"/>
        </w:rPr>
        <w:t xml:space="preserve"> the probability of tipping is highest when monitoring precision is low, yet this is also the cheapest option for investing in monitoring. </w:t>
      </w:r>
      <w:r w:rsidR="00B764BD" w:rsidRPr="006C1856">
        <w:rPr>
          <w:rFonts w:ascii="Helvetica" w:hAnsi="Helvetica"/>
          <w:sz w:val="22"/>
          <w:szCs w:val="22"/>
        </w:rPr>
        <w:t xml:space="preserve">A precautionary buffer offers an intermediate approach where NPV is lower relative to </w:t>
      </w:r>
      <w:r w:rsidR="0012059B" w:rsidRPr="006C1856">
        <w:rPr>
          <w:rFonts w:ascii="Helvetica" w:hAnsi="Helvetica"/>
          <w:sz w:val="22"/>
          <w:szCs w:val="22"/>
        </w:rPr>
        <w:t xml:space="preserve">always monitoring with </w:t>
      </w:r>
      <w:r w:rsidR="00B764BD" w:rsidRPr="006C1856">
        <w:rPr>
          <w:rFonts w:ascii="Helvetica" w:hAnsi="Helvetica"/>
          <w:sz w:val="22"/>
          <w:szCs w:val="22"/>
        </w:rPr>
        <w:t xml:space="preserve">high precision, </w:t>
      </w:r>
      <w:r w:rsidR="0012059B" w:rsidRPr="006C1856">
        <w:rPr>
          <w:rFonts w:ascii="Helvetica" w:hAnsi="Helvetica"/>
          <w:sz w:val="22"/>
          <w:szCs w:val="22"/>
        </w:rPr>
        <w:t xml:space="preserve">is also slightly more risky (an X% increase in tipping probability), </w:t>
      </w:r>
      <w:r w:rsidR="00B764BD" w:rsidRPr="006C1856">
        <w:rPr>
          <w:rFonts w:ascii="Helvetica" w:hAnsi="Helvetica"/>
          <w:sz w:val="22"/>
          <w:szCs w:val="22"/>
        </w:rPr>
        <w:t xml:space="preserve">but </w:t>
      </w:r>
      <w:r w:rsidR="0012059B" w:rsidRPr="006C1856">
        <w:rPr>
          <w:rFonts w:ascii="Helvetica" w:hAnsi="Helvetica"/>
          <w:sz w:val="22"/>
          <w:szCs w:val="22"/>
        </w:rPr>
        <w:t xml:space="preserve">is also cheaper when it comes to monitoring </w:t>
      </w:r>
      <w:r w:rsidR="006C1856">
        <w:rPr>
          <w:rFonts w:ascii="Helvetica" w:hAnsi="Helvetica"/>
          <w:sz w:val="22"/>
          <w:szCs w:val="22"/>
        </w:rPr>
        <w:t xml:space="preserve">costs. Therefore a precautionary buffer approach may be an effective </w:t>
      </w:r>
      <w:r w:rsidR="007F159D">
        <w:rPr>
          <w:rFonts w:ascii="Helvetica" w:hAnsi="Helvetica"/>
          <w:sz w:val="22"/>
          <w:szCs w:val="22"/>
        </w:rPr>
        <w:t xml:space="preserve">approach that maintains </w:t>
      </w:r>
      <w:r w:rsidR="00E70B4A">
        <w:rPr>
          <w:rFonts w:ascii="Helvetica" w:hAnsi="Helvetica"/>
          <w:sz w:val="22"/>
          <w:szCs w:val="22"/>
        </w:rPr>
        <w:t xml:space="preserve">relatively </w:t>
      </w:r>
      <w:r w:rsidR="007F159D">
        <w:rPr>
          <w:rFonts w:ascii="Helvetica" w:hAnsi="Helvetica"/>
          <w:sz w:val="22"/>
          <w:szCs w:val="22"/>
        </w:rPr>
        <w:t xml:space="preserve">high profits while minimizes monitoring costs and risk of population collapse. </w:t>
      </w:r>
      <w:r w:rsidR="006C1856">
        <w:rPr>
          <w:rFonts w:ascii="Helvetica" w:hAnsi="Helvetica"/>
          <w:sz w:val="22"/>
          <w:szCs w:val="22"/>
        </w:rPr>
        <w:t xml:space="preserve"> </w:t>
      </w:r>
    </w:p>
    <w:p w14:paraId="221CBC32" w14:textId="77777777" w:rsidR="00C25845" w:rsidRDefault="00C25845" w:rsidP="00956809">
      <w:pPr>
        <w:rPr>
          <w:rFonts w:ascii="Helvetica" w:hAnsi="Helvetica"/>
          <w:sz w:val="22"/>
          <w:szCs w:val="22"/>
        </w:rPr>
      </w:pPr>
    </w:p>
    <w:p w14:paraId="241A1431" w14:textId="77777777" w:rsidR="00B22BB9" w:rsidRPr="00957F1F" w:rsidRDefault="00B22BB9">
      <w:pPr>
        <w:rPr>
          <w:rFonts w:ascii="Helvetica" w:hAnsi="Helvetica"/>
          <w:b/>
          <w:sz w:val="22"/>
          <w:szCs w:val="22"/>
        </w:rPr>
      </w:pPr>
      <w:r w:rsidRPr="00957F1F">
        <w:rPr>
          <w:rFonts w:ascii="Helvetica" w:hAnsi="Helvetica"/>
          <w:b/>
          <w:sz w:val="22"/>
          <w:szCs w:val="22"/>
        </w:rPr>
        <w:br w:type="page"/>
      </w:r>
    </w:p>
    <w:p w14:paraId="0EF0FD7C" w14:textId="2034C945" w:rsidR="001915FF" w:rsidRPr="00957F1F" w:rsidRDefault="001915FF" w:rsidP="002D7AB2">
      <w:pPr>
        <w:rPr>
          <w:rFonts w:ascii="Helvetica" w:hAnsi="Helvetica"/>
          <w:b/>
          <w:sz w:val="22"/>
          <w:szCs w:val="22"/>
        </w:rPr>
      </w:pPr>
      <w:r w:rsidRPr="00957F1F">
        <w:rPr>
          <w:rFonts w:ascii="Helvetica" w:hAnsi="Helvetica"/>
          <w:b/>
          <w:sz w:val="22"/>
          <w:szCs w:val="22"/>
        </w:rPr>
        <w:lastRenderedPageBreak/>
        <w:t xml:space="preserve">DISCUSSION </w:t>
      </w:r>
    </w:p>
    <w:p w14:paraId="1E835DAD" w14:textId="77777777" w:rsidR="00F6308A" w:rsidRPr="00957F1F" w:rsidRDefault="00F6308A" w:rsidP="002D7AB2">
      <w:pPr>
        <w:rPr>
          <w:rFonts w:ascii="Helvetica" w:hAnsi="Helvetica"/>
          <w:b/>
          <w:sz w:val="22"/>
          <w:szCs w:val="22"/>
        </w:rPr>
      </w:pPr>
    </w:p>
    <w:p w14:paraId="345133C3" w14:textId="77777777" w:rsidR="002A360C" w:rsidRPr="00957F1F" w:rsidRDefault="001915FF" w:rsidP="002A360C">
      <w:pPr>
        <w:pStyle w:val="ListParagraph"/>
        <w:numPr>
          <w:ilvl w:val="1"/>
          <w:numId w:val="1"/>
        </w:numPr>
        <w:rPr>
          <w:rFonts w:ascii="Helvetica" w:hAnsi="Helvetica"/>
          <w:sz w:val="22"/>
          <w:szCs w:val="22"/>
        </w:rPr>
      </w:pPr>
      <w:r w:rsidRPr="00957F1F">
        <w:rPr>
          <w:rFonts w:ascii="Helvetica" w:hAnsi="Helvetica"/>
          <w:b/>
          <w:sz w:val="22"/>
          <w:szCs w:val="22"/>
        </w:rPr>
        <w:t xml:space="preserve">Monitoring Investment in the real world rarely matches where our model predicts high value  </w:t>
      </w:r>
    </w:p>
    <w:p w14:paraId="00A8AC23" w14:textId="1CC79E77" w:rsidR="002A360C" w:rsidRPr="00957F1F" w:rsidRDefault="00FF0CDC" w:rsidP="002A360C">
      <w:pPr>
        <w:pStyle w:val="ListParagraph"/>
        <w:numPr>
          <w:ilvl w:val="2"/>
          <w:numId w:val="1"/>
        </w:numPr>
        <w:rPr>
          <w:rFonts w:ascii="Helvetica" w:hAnsi="Helvetica"/>
          <w:sz w:val="22"/>
          <w:szCs w:val="22"/>
        </w:rPr>
      </w:pPr>
      <w:r w:rsidRPr="00957F1F">
        <w:rPr>
          <w:rFonts w:ascii="Helvetica" w:hAnsi="Helvetica" w:cs="Helvetica Neue"/>
        </w:rPr>
        <w:t>T</w:t>
      </w:r>
      <w:r w:rsidR="002A360C" w:rsidRPr="00957F1F">
        <w:rPr>
          <w:rFonts w:ascii="Helvetica" w:hAnsi="Helvetica" w:cs="Helvetica Neue"/>
        </w:rPr>
        <w:t xml:space="preserve">he value of information increases as </w:t>
      </w:r>
      <w:r w:rsidRPr="00957F1F">
        <w:rPr>
          <w:rFonts w:ascii="Helvetica" w:hAnsi="Helvetica" w:cs="Helvetica Neue"/>
        </w:rPr>
        <w:t xml:space="preserve">the </w:t>
      </w:r>
      <w:r w:rsidR="002279DC" w:rsidRPr="00957F1F">
        <w:rPr>
          <w:rFonts w:ascii="Helvetica" w:hAnsi="Helvetica" w:cs="Helvetica Neue"/>
        </w:rPr>
        <w:t>resource becomes more exploited</w:t>
      </w:r>
      <w:r w:rsidR="002A360C" w:rsidRPr="00957F1F">
        <w:rPr>
          <w:rFonts w:ascii="Helvetica" w:hAnsi="Helvetica" w:cs="Helvetica Neue"/>
        </w:rPr>
        <w:t>. </w:t>
      </w:r>
    </w:p>
    <w:p w14:paraId="09159D53" w14:textId="5770B566" w:rsidR="002279DC" w:rsidRPr="00957F1F" w:rsidRDefault="002A360C" w:rsidP="002A360C">
      <w:pPr>
        <w:pStyle w:val="ListParagraph"/>
        <w:numPr>
          <w:ilvl w:val="2"/>
          <w:numId w:val="1"/>
        </w:numPr>
        <w:rPr>
          <w:rFonts w:ascii="Helvetica" w:hAnsi="Helvetica"/>
          <w:sz w:val="22"/>
          <w:szCs w:val="22"/>
        </w:rPr>
      </w:pPr>
      <w:proofErr w:type="gramStart"/>
      <w:r w:rsidRPr="00957F1F">
        <w:rPr>
          <w:rFonts w:ascii="Helvetica" w:hAnsi="Helvetica" w:cs="Helvetica Neue"/>
        </w:rPr>
        <w:t>while</w:t>
      </w:r>
      <w:proofErr w:type="gramEnd"/>
      <w:r w:rsidRPr="00957F1F">
        <w:rPr>
          <w:rFonts w:ascii="Helvetica" w:hAnsi="Helvetica" w:cs="Helvetica Neue"/>
        </w:rPr>
        <w:t xml:space="preserve"> this is intuitive  the value of monitoring is rarely used as a way to justify an increase or decrease monitoring levels. Instead it's more about finding cycles, availability of new technologies, personnel logistics and </w:t>
      </w:r>
      <w:r w:rsidR="002279DC" w:rsidRPr="00957F1F">
        <w:rPr>
          <w:rFonts w:ascii="Helvetica" w:hAnsi="Helvetica" w:cs="Helvetica Neue"/>
        </w:rPr>
        <w:t>lobbyists</w:t>
      </w:r>
      <w:r w:rsidRPr="00957F1F">
        <w:rPr>
          <w:rFonts w:ascii="Helvetica" w:hAnsi="Helvetica" w:cs="Helvetica Neue"/>
        </w:rPr>
        <w:t xml:space="preserve">. </w:t>
      </w:r>
    </w:p>
    <w:p w14:paraId="64B30E38" w14:textId="4EE71073" w:rsidR="00C97A6B" w:rsidRPr="006078BE" w:rsidRDefault="002279DC" w:rsidP="006078BE">
      <w:pPr>
        <w:pStyle w:val="ListParagraph"/>
        <w:numPr>
          <w:ilvl w:val="2"/>
          <w:numId w:val="1"/>
        </w:numPr>
        <w:rPr>
          <w:rFonts w:ascii="Helvetica" w:hAnsi="Helvetica"/>
          <w:sz w:val="22"/>
          <w:szCs w:val="22"/>
        </w:rPr>
      </w:pPr>
      <w:r w:rsidRPr="00957F1F">
        <w:rPr>
          <w:rFonts w:ascii="Helvetica" w:hAnsi="Helvetica" w:cs="Helvetica Neue"/>
        </w:rPr>
        <w:t>We should think about incorporating information value into discussions</w:t>
      </w:r>
      <w:r w:rsidR="00C97943" w:rsidRPr="00957F1F">
        <w:rPr>
          <w:rFonts w:ascii="Helvetica" w:hAnsi="Helvetica" w:cs="Helvetica Neue"/>
        </w:rPr>
        <w:t xml:space="preserve"> surrounding monitoring investment</w:t>
      </w:r>
    </w:p>
    <w:p w14:paraId="7EDD742A" w14:textId="014B7847" w:rsidR="00C97943" w:rsidRPr="00957F1F" w:rsidRDefault="001915FF" w:rsidP="00C97943">
      <w:pPr>
        <w:pStyle w:val="ListParagraph"/>
        <w:numPr>
          <w:ilvl w:val="1"/>
          <w:numId w:val="1"/>
        </w:numPr>
        <w:rPr>
          <w:rFonts w:ascii="Helvetica" w:hAnsi="Helvetica"/>
          <w:sz w:val="22"/>
          <w:szCs w:val="22"/>
        </w:rPr>
      </w:pPr>
      <w:r w:rsidRPr="00957F1F">
        <w:rPr>
          <w:rFonts w:ascii="Helvetica" w:hAnsi="Helvetica"/>
          <w:b/>
          <w:sz w:val="22"/>
          <w:szCs w:val="22"/>
        </w:rPr>
        <w:t xml:space="preserve">Value of </w:t>
      </w:r>
      <w:commentRangeStart w:id="92"/>
      <w:r w:rsidRPr="00957F1F">
        <w:rPr>
          <w:rFonts w:ascii="Helvetica" w:hAnsi="Helvetica"/>
          <w:b/>
          <w:sz w:val="22"/>
          <w:szCs w:val="22"/>
        </w:rPr>
        <w:t>monitoring</w:t>
      </w:r>
      <w:commentRangeEnd w:id="92"/>
      <w:r w:rsidR="006D4A73">
        <w:rPr>
          <w:rStyle w:val="CommentReference"/>
        </w:rPr>
        <w:commentReference w:id="92"/>
      </w:r>
      <w:r w:rsidRPr="00957F1F">
        <w:rPr>
          <w:rFonts w:ascii="Helvetica" w:hAnsi="Helvetica"/>
          <w:b/>
          <w:sz w:val="22"/>
          <w:szCs w:val="22"/>
        </w:rPr>
        <w:t xml:space="preserve"> is likely not in line with economic </w:t>
      </w:r>
      <w:r w:rsidR="00C97943" w:rsidRPr="00957F1F">
        <w:rPr>
          <w:rFonts w:ascii="Helvetica" w:hAnsi="Helvetica"/>
          <w:b/>
          <w:sz w:val="22"/>
          <w:szCs w:val="22"/>
        </w:rPr>
        <w:t>incentives</w:t>
      </w:r>
      <w:r w:rsidRPr="00957F1F">
        <w:rPr>
          <w:rFonts w:ascii="Helvetica" w:hAnsi="Helvetica"/>
          <w:b/>
          <w:sz w:val="22"/>
          <w:szCs w:val="22"/>
        </w:rPr>
        <w:t>, particularly when the industry is footing the bill for monitoring.</w:t>
      </w:r>
      <w:r w:rsidR="003808E3">
        <w:rPr>
          <w:rFonts w:ascii="Helvetica" w:hAnsi="Helvetica"/>
          <w:b/>
          <w:sz w:val="22"/>
          <w:szCs w:val="22"/>
        </w:rPr>
        <w:t xml:space="preserve"> Where is the </w:t>
      </w:r>
      <w:proofErr w:type="spellStart"/>
      <w:r w:rsidR="003808E3">
        <w:rPr>
          <w:rFonts w:ascii="Helvetica" w:hAnsi="Helvetica"/>
          <w:b/>
          <w:sz w:val="22"/>
          <w:szCs w:val="22"/>
        </w:rPr>
        <w:t>burdon</w:t>
      </w:r>
      <w:proofErr w:type="spellEnd"/>
      <w:r w:rsidR="003808E3">
        <w:rPr>
          <w:rFonts w:ascii="Helvetica" w:hAnsi="Helvetica"/>
          <w:b/>
          <w:sz w:val="22"/>
          <w:szCs w:val="22"/>
        </w:rPr>
        <w:t xml:space="preserve"> of proof? On the industry or on the public?</w:t>
      </w:r>
    </w:p>
    <w:p w14:paraId="5F36C940" w14:textId="0B85341B"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 xml:space="preserve">Theoretically when agencies pay monitoring bill agencies are seeking to minimize monitoring costs given tight budgets and industry is seeking to maximize precision to harvest the most possible. These incentives are opposite one another. </w:t>
      </w:r>
    </w:p>
    <w:p w14:paraId="6A4C820E" w14:textId="708F39A9"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This is further difficult when the industry is paying for the monitoring</w:t>
      </w:r>
      <w:r w:rsidR="00D122CA" w:rsidRPr="00957F1F">
        <w:rPr>
          <w:rFonts w:ascii="Helvetica" w:hAnsi="Helvetica" w:cs="Helvetica Neue"/>
        </w:rPr>
        <w:t xml:space="preserve">. </w:t>
      </w:r>
      <w:r w:rsidRPr="00957F1F">
        <w:rPr>
          <w:rFonts w:ascii="Helvetica" w:hAnsi="Helvetica" w:cs="Helvetica Neue"/>
        </w:rPr>
        <w:t>Finding a resolution can be hard but not impossible and likely in</w:t>
      </w:r>
      <w:r w:rsidR="001B43B3">
        <w:rPr>
          <w:rFonts w:ascii="Helvetica" w:hAnsi="Helvetica" w:cs="Helvetica Neue"/>
        </w:rPr>
        <w:t xml:space="preserve">volves an intermediate harvest rate </w:t>
      </w:r>
      <w:r w:rsidRPr="00957F1F">
        <w:rPr>
          <w:rFonts w:ascii="Helvetica" w:hAnsi="Helvetica" w:cs="Helvetica Neue"/>
        </w:rPr>
        <w:t>and monitoring </w:t>
      </w:r>
    </w:p>
    <w:p w14:paraId="292D319D" w14:textId="698B5F88" w:rsidR="00C97943" w:rsidRPr="00957F1F" w:rsidRDefault="00647F49" w:rsidP="0021032B">
      <w:pPr>
        <w:pStyle w:val="ListParagraph"/>
        <w:widowControl w:val="0"/>
        <w:numPr>
          <w:ilvl w:val="2"/>
          <w:numId w:val="1"/>
        </w:numPr>
        <w:autoSpaceDE w:val="0"/>
        <w:autoSpaceDN w:val="0"/>
        <w:adjustRightInd w:val="0"/>
        <w:spacing w:line="320" w:lineRule="atLeast"/>
        <w:rPr>
          <w:rFonts w:ascii="Helvetica" w:hAnsi="Helvetica" w:cs="Helvetica Neue"/>
        </w:rPr>
      </w:pPr>
      <w:r w:rsidRPr="00957F1F">
        <w:rPr>
          <w:rFonts w:ascii="Helvetica" w:hAnsi="Helvetica" w:cs="Helvetica Neue"/>
        </w:rPr>
        <w:t xml:space="preserve">The value of additional information likely varies among stakeholders. </w:t>
      </w:r>
      <w:proofErr w:type="gramStart"/>
      <w:r w:rsidRPr="00957F1F">
        <w:rPr>
          <w:rFonts w:ascii="Helvetica" w:hAnsi="Helvetica" w:cs="Helvetica Neue"/>
        </w:rPr>
        <w:t>because</w:t>
      </w:r>
      <w:proofErr w:type="gramEnd"/>
      <w:r w:rsidRPr="00957F1F">
        <w:rPr>
          <w:rFonts w:ascii="Helvetica" w:hAnsi="Helvetica" w:cs="Helvetica Neue"/>
        </w:rPr>
        <w:t xml:space="preserve"> they may be more or less </w:t>
      </w:r>
      <w:r w:rsidR="00905369">
        <w:rPr>
          <w:rFonts w:ascii="Helvetica" w:hAnsi="Helvetica" w:cs="Helvetica Neue"/>
        </w:rPr>
        <w:t xml:space="preserve">risk averse. A large industry </w:t>
      </w:r>
      <w:r w:rsidRPr="00957F1F">
        <w:rPr>
          <w:rFonts w:ascii="Helvetica" w:hAnsi="Helvetica" w:cs="Helvetica Neue"/>
        </w:rPr>
        <w:t xml:space="preserve">might be more willing to take on risk while a small subsistence </w:t>
      </w:r>
      <w:r w:rsidR="00905369">
        <w:rPr>
          <w:rFonts w:ascii="Helvetica" w:hAnsi="Helvetica" w:cs="Helvetica Neue"/>
        </w:rPr>
        <w:t>harvester</w:t>
      </w:r>
      <w:r w:rsidRPr="00957F1F">
        <w:rPr>
          <w:rFonts w:ascii="Helvetica" w:hAnsi="Helvetica" w:cs="Helvetica Neue"/>
        </w:rPr>
        <w:t xml:space="preserve"> might be more risk averse. </w:t>
      </w:r>
    </w:p>
    <w:p w14:paraId="12E8DFE0" w14:textId="77777777" w:rsidR="0021032B" w:rsidRPr="00957F1F" w:rsidRDefault="001915FF" w:rsidP="0021032B">
      <w:pPr>
        <w:pStyle w:val="ListParagraph"/>
        <w:numPr>
          <w:ilvl w:val="1"/>
          <w:numId w:val="1"/>
        </w:numPr>
        <w:rPr>
          <w:rFonts w:ascii="Helvetica" w:hAnsi="Helvetica"/>
          <w:sz w:val="22"/>
          <w:szCs w:val="22"/>
        </w:rPr>
      </w:pPr>
      <w:r w:rsidRPr="00957F1F">
        <w:rPr>
          <w:rFonts w:ascii="Helvetica" w:hAnsi="Helvetica"/>
          <w:b/>
          <w:sz w:val="22"/>
          <w:szCs w:val="22"/>
        </w:rPr>
        <w:t>The value of information, and willingness to risk crossing a tipping point likely varies with stakeholder perceptions</w:t>
      </w:r>
    </w:p>
    <w:p w14:paraId="64B953EC" w14:textId="3628BC63" w:rsidR="0021032B" w:rsidRPr="004A6454" w:rsidRDefault="0021032B" w:rsidP="0021032B">
      <w:pPr>
        <w:pStyle w:val="ListParagraph"/>
        <w:numPr>
          <w:ilvl w:val="2"/>
          <w:numId w:val="1"/>
        </w:numPr>
        <w:rPr>
          <w:rFonts w:ascii="Helvetica" w:hAnsi="Helvetica"/>
          <w:sz w:val="22"/>
          <w:szCs w:val="22"/>
        </w:rPr>
      </w:pPr>
      <w:proofErr w:type="gramStart"/>
      <w:r w:rsidRPr="00957F1F">
        <w:rPr>
          <w:rFonts w:ascii="Helvetica" w:hAnsi="Helvetica" w:cs="Helvetica Neue"/>
        </w:rPr>
        <w:t>the</w:t>
      </w:r>
      <w:proofErr w:type="gramEnd"/>
      <w:r w:rsidRPr="00957F1F">
        <w:rPr>
          <w:rFonts w:ascii="Helvetica" w:hAnsi="Helvetica" w:cs="Helvetica Neue"/>
        </w:rPr>
        <w:t xml:space="preserve"> value of additional information likely varies among stakeholders, because they may be more or less</w:t>
      </w:r>
      <w:r w:rsidR="008235B2">
        <w:rPr>
          <w:rFonts w:ascii="Helvetica" w:hAnsi="Helvetica" w:cs="Helvetica Neue"/>
        </w:rPr>
        <w:t xml:space="preserve"> risk averse. A large industry</w:t>
      </w:r>
      <w:r w:rsidRPr="00957F1F">
        <w:rPr>
          <w:rFonts w:ascii="Helvetica" w:hAnsi="Helvetica" w:cs="Helvetica Neue"/>
        </w:rPr>
        <w:t xml:space="preserve"> might be more willing to take on risk </w:t>
      </w:r>
      <w:r w:rsidR="008235B2">
        <w:rPr>
          <w:rFonts w:ascii="Helvetica" w:hAnsi="Helvetica" w:cs="Helvetica Neue"/>
        </w:rPr>
        <w:t xml:space="preserve">while a </w:t>
      </w:r>
      <w:r w:rsidR="00B40F2C">
        <w:rPr>
          <w:rFonts w:ascii="Helvetica" w:hAnsi="Helvetica" w:cs="Helvetica Neue"/>
        </w:rPr>
        <w:t>subsistence</w:t>
      </w:r>
      <w:r w:rsidR="008235B2">
        <w:rPr>
          <w:rFonts w:ascii="Helvetica" w:hAnsi="Helvetica" w:cs="Helvetica Neue"/>
        </w:rPr>
        <w:t xml:space="preserve"> harvest</w:t>
      </w:r>
      <w:r w:rsidRPr="00957F1F">
        <w:rPr>
          <w:rFonts w:ascii="Helvetica" w:hAnsi="Helvetica" w:cs="Helvetica Neue"/>
        </w:rPr>
        <w:t xml:space="preserve"> might be more risk averse. </w:t>
      </w:r>
    </w:p>
    <w:p w14:paraId="4328C284" w14:textId="0630FA46" w:rsidR="004A6454" w:rsidRPr="00957F1F" w:rsidRDefault="004A6454" w:rsidP="0021032B">
      <w:pPr>
        <w:pStyle w:val="ListParagraph"/>
        <w:numPr>
          <w:ilvl w:val="2"/>
          <w:numId w:val="1"/>
        </w:numPr>
        <w:rPr>
          <w:rFonts w:ascii="Helvetica" w:hAnsi="Helvetica"/>
          <w:sz w:val="22"/>
          <w:szCs w:val="22"/>
        </w:rPr>
      </w:pPr>
      <w:r>
        <w:rPr>
          <w:rFonts w:ascii="Helvetica" w:hAnsi="Helvetica" w:cs="Helvetica Neue"/>
        </w:rPr>
        <w:t xml:space="preserve">Furthermore, less certainty about the population leads to volatility, which can be particularly challenging for artisanal harvesters that may have lower mobility and limited capacity to take advantage of “boom” years or adapt to harvesting a new resource in “bust” years. </w:t>
      </w:r>
    </w:p>
    <w:p w14:paraId="43366617" w14:textId="3799CB6E" w:rsidR="0021032B" w:rsidRPr="00957F1F" w:rsidRDefault="0021032B" w:rsidP="0021032B">
      <w:pPr>
        <w:pStyle w:val="ListParagraph"/>
        <w:numPr>
          <w:ilvl w:val="2"/>
          <w:numId w:val="1"/>
        </w:numPr>
        <w:rPr>
          <w:rFonts w:ascii="Helvetica" w:hAnsi="Helvetica"/>
          <w:sz w:val="22"/>
          <w:szCs w:val="22"/>
        </w:rPr>
      </w:pPr>
      <w:r w:rsidRPr="00957F1F">
        <w:rPr>
          <w:rFonts w:ascii="Helvetica" w:hAnsi="Helvetica"/>
          <w:sz w:val="22"/>
          <w:szCs w:val="22"/>
        </w:rPr>
        <w:t xml:space="preserve">Accounting for variable levels of risk among stakeholders will be a critical step in including the value of information as a driver of monitoring investment  </w:t>
      </w:r>
    </w:p>
    <w:p w14:paraId="7C8C955B" w14:textId="4B25AF5F" w:rsidR="000437E9" w:rsidRPr="00957F1F" w:rsidRDefault="0032699A" w:rsidP="000437E9">
      <w:pPr>
        <w:pStyle w:val="ListParagraph"/>
        <w:numPr>
          <w:ilvl w:val="1"/>
          <w:numId w:val="1"/>
        </w:numPr>
        <w:rPr>
          <w:rFonts w:ascii="Helvetica" w:hAnsi="Helvetica"/>
          <w:b/>
          <w:sz w:val="22"/>
          <w:szCs w:val="22"/>
        </w:rPr>
      </w:pPr>
      <w:r>
        <w:rPr>
          <w:rFonts w:ascii="Helvetica" w:hAnsi="Helvetica"/>
          <w:b/>
          <w:sz w:val="22"/>
          <w:szCs w:val="22"/>
        </w:rPr>
        <w:t xml:space="preserve">A Proviso: We assume we </w:t>
      </w:r>
      <w:r w:rsidR="00714BCA">
        <w:rPr>
          <w:rFonts w:ascii="Helvetica" w:hAnsi="Helvetica"/>
          <w:b/>
          <w:sz w:val="22"/>
          <w:szCs w:val="22"/>
        </w:rPr>
        <w:t>know where</w:t>
      </w:r>
      <w:r w:rsidR="00822127">
        <w:rPr>
          <w:rFonts w:ascii="Helvetica" w:hAnsi="Helvetica"/>
          <w:b/>
          <w:sz w:val="22"/>
          <w:szCs w:val="22"/>
        </w:rPr>
        <w:t xml:space="preserve"> the biological tipping point. </w:t>
      </w:r>
      <w:r w:rsidR="006E3884">
        <w:rPr>
          <w:rFonts w:ascii="Helvetica" w:hAnsi="Helvetica"/>
          <w:b/>
          <w:sz w:val="22"/>
          <w:szCs w:val="22"/>
        </w:rPr>
        <w:t>An adaptive approach (</w:t>
      </w:r>
      <w:proofErr w:type="spellStart"/>
      <w:r w:rsidR="006E3884">
        <w:rPr>
          <w:rFonts w:ascii="Helvetica" w:hAnsi="Helvetica"/>
          <w:b/>
          <w:sz w:val="22"/>
          <w:szCs w:val="22"/>
        </w:rPr>
        <w:t>sensu</w:t>
      </w:r>
      <w:proofErr w:type="spellEnd"/>
      <w:r w:rsidR="006E3884">
        <w:rPr>
          <w:rFonts w:ascii="Helvetica" w:hAnsi="Helvetica"/>
          <w:b/>
          <w:sz w:val="22"/>
          <w:szCs w:val="22"/>
        </w:rPr>
        <w:t xml:space="preserve"> </w:t>
      </w:r>
      <w:proofErr w:type="spellStart"/>
      <w:r w:rsidR="006E3884">
        <w:rPr>
          <w:rFonts w:ascii="Helvetica" w:hAnsi="Helvetica"/>
          <w:b/>
          <w:sz w:val="22"/>
          <w:szCs w:val="22"/>
        </w:rPr>
        <w:t>Bottinger</w:t>
      </w:r>
      <w:proofErr w:type="spellEnd"/>
      <w:r w:rsidR="006E3884">
        <w:rPr>
          <w:rFonts w:ascii="Helvetica" w:hAnsi="Helvetica"/>
          <w:b/>
          <w:sz w:val="22"/>
          <w:szCs w:val="22"/>
        </w:rPr>
        <w:t xml:space="preserve"> et al) </w:t>
      </w:r>
      <w:r w:rsidR="00822127">
        <w:rPr>
          <w:rFonts w:ascii="Helvetica" w:hAnsi="Helvetica"/>
          <w:b/>
          <w:sz w:val="22"/>
          <w:szCs w:val="22"/>
        </w:rPr>
        <w:t xml:space="preserve">that uses dynamic optimization to “learn” </w:t>
      </w:r>
      <w:r w:rsidR="00A8037E">
        <w:rPr>
          <w:rFonts w:ascii="Helvetica" w:hAnsi="Helvetica"/>
          <w:b/>
          <w:sz w:val="22"/>
          <w:szCs w:val="22"/>
        </w:rPr>
        <w:t>can help us figure that out.</w:t>
      </w:r>
    </w:p>
    <w:p w14:paraId="76D7505E" w14:textId="66EF6728" w:rsidR="00257D20" w:rsidRPr="00957F1F" w:rsidRDefault="00BF3DAE" w:rsidP="006215F7">
      <w:pPr>
        <w:pStyle w:val="ListParagraph"/>
        <w:numPr>
          <w:ilvl w:val="2"/>
          <w:numId w:val="1"/>
        </w:numPr>
        <w:rPr>
          <w:rFonts w:ascii="Helvetica" w:hAnsi="Helvetica"/>
          <w:sz w:val="22"/>
          <w:szCs w:val="22"/>
        </w:rPr>
      </w:pPr>
      <w:r w:rsidRPr="00957F1F">
        <w:rPr>
          <w:rFonts w:ascii="Helvetica" w:hAnsi="Helvetica"/>
          <w:sz w:val="22"/>
          <w:szCs w:val="22"/>
        </w:rPr>
        <w:t xml:space="preserve">Our model is heuristic </w:t>
      </w:r>
      <w:r w:rsidR="00481EF0" w:rsidRPr="00957F1F">
        <w:rPr>
          <w:rFonts w:ascii="Helvetica" w:hAnsi="Helvetica"/>
          <w:sz w:val="22"/>
          <w:szCs w:val="22"/>
        </w:rPr>
        <w:t>in its evaluation of monitoring value in the presence of tipping point</w:t>
      </w:r>
      <w:r w:rsidR="00DE4C3D" w:rsidRPr="00957F1F">
        <w:rPr>
          <w:rFonts w:ascii="Helvetica" w:hAnsi="Helvetica"/>
          <w:sz w:val="22"/>
          <w:szCs w:val="22"/>
        </w:rPr>
        <w:t>.</w:t>
      </w:r>
      <w:r w:rsidR="00481EF0" w:rsidRPr="00957F1F">
        <w:rPr>
          <w:rFonts w:ascii="Helvetica" w:hAnsi="Helvetica"/>
          <w:sz w:val="22"/>
          <w:szCs w:val="22"/>
        </w:rPr>
        <w:t xml:space="preserve"> However, decision makers are rarely </w:t>
      </w:r>
      <w:r w:rsidR="000A53DB" w:rsidRPr="00957F1F">
        <w:rPr>
          <w:rFonts w:ascii="Helvetica" w:hAnsi="Helvetica"/>
          <w:sz w:val="22"/>
          <w:szCs w:val="22"/>
        </w:rPr>
        <w:t>fortunate</w:t>
      </w:r>
      <w:r w:rsidR="00481EF0" w:rsidRPr="00957F1F">
        <w:rPr>
          <w:rFonts w:ascii="Helvetica" w:hAnsi="Helvetica"/>
          <w:sz w:val="22"/>
          <w:szCs w:val="22"/>
        </w:rPr>
        <w:t xml:space="preserve"> </w:t>
      </w:r>
      <w:r w:rsidR="000A53DB" w:rsidRPr="00957F1F">
        <w:rPr>
          <w:rFonts w:ascii="Helvetica" w:hAnsi="Helvetica"/>
          <w:sz w:val="22"/>
          <w:szCs w:val="22"/>
        </w:rPr>
        <w:t>enough to</w:t>
      </w:r>
      <w:r w:rsidR="00481EF0" w:rsidRPr="00957F1F">
        <w:rPr>
          <w:rFonts w:ascii="Helvetica" w:hAnsi="Helvetica"/>
          <w:sz w:val="22"/>
          <w:szCs w:val="22"/>
        </w:rPr>
        <w:t xml:space="preserve"> have perfect knowledge of the system</w:t>
      </w:r>
      <w:r w:rsidR="00E17360" w:rsidRPr="00957F1F">
        <w:rPr>
          <w:rFonts w:ascii="Helvetica" w:hAnsi="Helvetica"/>
          <w:sz w:val="22"/>
          <w:szCs w:val="22"/>
        </w:rPr>
        <w:t xml:space="preserve">; this uncertainty </w:t>
      </w:r>
      <w:r w:rsidR="000A53DB" w:rsidRPr="00957F1F">
        <w:rPr>
          <w:rFonts w:ascii="Helvetica" w:hAnsi="Helvetica"/>
          <w:sz w:val="22"/>
          <w:szCs w:val="22"/>
        </w:rPr>
        <w:t xml:space="preserve">presents </w:t>
      </w:r>
      <w:r w:rsidR="00E17360" w:rsidRPr="00957F1F">
        <w:rPr>
          <w:rFonts w:ascii="Helvetica" w:hAnsi="Helvetica"/>
          <w:sz w:val="22"/>
          <w:szCs w:val="22"/>
        </w:rPr>
        <w:t xml:space="preserve">challenges particularly in the face of global change. </w:t>
      </w:r>
      <w:proofErr w:type="gramStart"/>
      <w:r w:rsidR="00481EF0" w:rsidRPr="00957F1F">
        <w:rPr>
          <w:rFonts w:ascii="Helvetica" w:hAnsi="Helvetica"/>
          <w:sz w:val="22"/>
          <w:szCs w:val="22"/>
        </w:rPr>
        <w:t>the</w:t>
      </w:r>
      <w:proofErr w:type="gramEnd"/>
      <w:r w:rsidR="00481EF0" w:rsidRPr="00957F1F">
        <w:rPr>
          <w:rFonts w:ascii="Helvetica" w:hAnsi="Helvetica"/>
          <w:sz w:val="22"/>
          <w:szCs w:val="22"/>
        </w:rPr>
        <w:t xml:space="preserve"> strength and location of thresholds may well change. </w:t>
      </w:r>
      <w:r w:rsidR="00DE4C3D" w:rsidRPr="00957F1F">
        <w:rPr>
          <w:rFonts w:ascii="Helvetica" w:hAnsi="Helvetica"/>
          <w:sz w:val="22"/>
          <w:szCs w:val="22"/>
        </w:rPr>
        <w:t xml:space="preserve"> We do not </w:t>
      </w:r>
      <w:r w:rsidRPr="00957F1F">
        <w:rPr>
          <w:rFonts w:ascii="Helvetica" w:hAnsi="Helvetica"/>
          <w:sz w:val="22"/>
          <w:szCs w:val="22"/>
        </w:rPr>
        <w:t>address</w:t>
      </w:r>
      <w:r w:rsidR="000437E9" w:rsidRPr="00957F1F">
        <w:rPr>
          <w:rFonts w:ascii="Helvetica" w:hAnsi="Helvetica"/>
          <w:sz w:val="22"/>
          <w:szCs w:val="22"/>
        </w:rPr>
        <w:t xml:space="preserve"> with </w:t>
      </w:r>
      <w:r w:rsidR="006215F7" w:rsidRPr="00957F1F">
        <w:rPr>
          <w:rFonts w:ascii="Helvetica" w:hAnsi="Helvetica"/>
          <w:sz w:val="22"/>
          <w:szCs w:val="22"/>
        </w:rPr>
        <w:t xml:space="preserve">process </w:t>
      </w:r>
      <w:r w:rsidRPr="00957F1F">
        <w:rPr>
          <w:rFonts w:ascii="Helvetica" w:hAnsi="Helvetica"/>
          <w:sz w:val="22"/>
          <w:szCs w:val="22"/>
        </w:rPr>
        <w:t xml:space="preserve">uncertainty (e.g. uncertainty in the </w:t>
      </w:r>
      <w:r w:rsidR="006215F7" w:rsidRPr="00957F1F">
        <w:rPr>
          <w:rFonts w:ascii="Helvetica" w:hAnsi="Helvetica"/>
          <w:sz w:val="22"/>
          <w:szCs w:val="22"/>
        </w:rPr>
        <w:t>location of the tipping point</w:t>
      </w:r>
      <w:r w:rsidR="00DE4C3D" w:rsidRPr="00957F1F">
        <w:rPr>
          <w:rFonts w:ascii="Helvetica" w:hAnsi="Helvetica"/>
          <w:sz w:val="22"/>
          <w:szCs w:val="22"/>
        </w:rPr>
        <w:t>);</w:t>
      </w:r>
      <w:r w:rsidR="00012A3D" w:rsidRPr="00957F1F">
        <w:rPr>
          <w:rFonts w:ascii="Helvetica" w:hAnsi="Helvetica"/>
          <w:sz w:val="22"/>
          <w:szCs w:val="22"/>
        </w:rPr>
        <w:t xml:space="preserve"> </w:t>
      </w:r>
      <w:r w:rsidR="00DE4C3D" w:rsidRPr="00957F1F">
        <w:rPr>
          <w:rFonts w:ascii="Helvetica" w:hAnsi="Helvetica"/>
          <w:sz w:val="22"/>
          <w:szCs w:val="22"/>
        </w:rPr>
        <w:t>however,</w:t>
      </w:r>
      <w:r w:rsidR="006215F7" w:rsidRPr="00957F1F">
        <w:rPr>
          <w:rFonts w:ascii="Helvetica" w:hAnsi="Helvetica"/>
          <w:sz w:val="22"/>
          <w:szCs w:val="22"/>
        </w:rPr>
        <w:t xml:space="preserve"> </w:t>
      </w:r>
      <w:r w:rsidR="00481EF0" w:rsidRPr="00957F1F">
        <w:rPr>
          <w:rFonts w:ascii="Helvetica" w:hAnsi="Helvetica"/>
          <w:sz w:val="22"/>
          <w:szCs w:val="22"/>
        </w:rPr>
        <w:t xml:space="preserve">addressed elsewhere </w:t>
      </w:r>
      <w:proofErr w:type="spellStart"/>
      <w:r w:rsidR="00992A4F" w:rsidRPr="00957F1F">
        <w:rPr>
          <w:rFonts w:ascii="Helvetica" w:hAnsi="Helvetica"/>
          <w:sz w:val="22"/>
          <w:szCs w:val="22"/>
        </w:rPr>
        <w:t>Boettinger</w:t>
      </w:r>
      <w:proofErr w:type="spellEnd"/>
      <w:r w:rsidR="00992A4F" w:rsidRPr="00957F1F">
        <w:rPr>
          <w:rFonts w:ascii="Helvetica" w:hAnsi="Helvetica"/>
          <w:sz w:val="22"/>
          <w:szCs w:val="22"/>
        </w:rPr>
        <w:t xml:space="preserve"> et al. </w:t>
      </w:r>
      <w:r w:rsidR="00FC7BA4">
        <w:rPr>
          <w:rFonts w:ascii="Helvetica" w:hAnsi="Helvetica"/>
          <w:sz w:val="22"/>
          <w:szCs w:val="22"/>
        </w:rPr>
        <w:fldChar w:fldCharType="begin"/>
      </w:r>
      <w:r w:rsidR="00FC7BA4">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(2015)</w:t>
      </w:r>
      <w:r w:rsidR="00FC7BA4">
        <w:rPr>
          <w:rFonts w:ascii="Helvetica" w:hAnsi="Helvetica"/>
          <w:sz w:val="22"/>
          <w:szCs w:val="22"/>
        </w:rPr>
        <w:fldChar w:fldCharType="end"/>
      </w:r>
      <w:r w:rsidR="0068315A" w:rsidRPr="00957F1F">
        <w:rPr>
          <w:rFonts w:ascii="Helvetica" w:hAnsi="Helvetica"/>
          <w:sz w:val="22"/>
          <w:szCs w:val="22"/>
        </w:rPr>
        <w:t xml:space="preserve"> for an example of tackling this issue using Gaussian process stochastic dynamic programming.  </w:t>
      </w:r>
    </w:p>
    <w:p w14:paraId="7DD85AA2" w14:textId="270F9903" w:rsidR="00915FB5" w:rsidRPr="00957F1F" w:rsidRDefault="00C11819" w:rsidP="00D7651D">
      <w:pPr>
        <w:pStyle w:val="ListParagraph"/>
        <w:numPr>
          <w:ilvl w:val="1"/>
          <w:numId w:val="1"/>
        </w:numPr>
        <w:rPr>
          <w:rFonts w:ascii="Helvetica" w:hAnsi="Helvetica"/>
          <w:b/>
          <w:sz w:val="22"/>
          <w:szCs w:val="22"/>
        </w:rPr>
      </w:pPr>
      <w:r>
        <w:rPr>
          <w:rFonts w:ascii="Helvetica" w:hAnsi="Helvetica"/>
          <w:b/>
          <w:sz w:val="22"/>
          <w:szCs w:val="22"/>
        </w:rPr>
        <w:t>Where do we go from here</w:t>
      </w:r>
    </w:p>
    <w:p w14:paraId="7547E81E" w14:textId="77777777" w:rsidR="006078BE" w:rsidRDefault="00D7651D" w:rsidP="006078BE">
      <w:pPr>
        <w:pStyle w:val="ListParagraph"/>
        <w:numPr>
          <w:ilvl w:val="2"/>
          <w:numId w:val="1"/>
        </w:numPr>
        <w:rPr>
          <w:rFonts w:ascii="Helvetica" w:hAnsi="Helvetica"/>
          <w:sz w:val="22"/>
          <w:szCs w:val="22"/>
        </w:rPr>
      </w:pPr>
      <w:proofErr w:type="gramStart"/>
      <w:r w:rsidRPr="00957F1F">
        <w:rPr>
          <w:rFonts w:ascii="Helvetica" w:hAnsi="Helvetica"/>
          <w:sz w:val="22"/>
          <w:szCs w:val="22"/>
        </w:rPr>
        <w:lastRenderedPageBreak/>
        <w:t>exploring</w:t>
      </w:r>
      <w:proofErr w:type="gramEnd"/>
      <w:r w:rsidRPr="00957F1F">
        <w:rPr>
          <w:rFonts w:ascii="Helvetica" w:hAnsi="Helvetica"/>
          <w:sz w:val="22"/>
          <w:szCs w:val="22"/>
        </w:rPr>
        <w:t xml:space="preserve"> management strategies to recover from tipping points. </w:t>
      </w:r>
    </w:p>
    <w:p w14:paraId="7550EFD0" w14:textId="50F55786" w:rsidR="006078BE" w:rsidRPr="00EE1701" w:rsidRDefault="006078BE" w:rsidP="00B64D13">
      <w:pPr>
        <w:pStyle w:val="ListParagraph"/>
        <w:numPr>
          <w:ilvl w:val="2"/>
          <w:numId w:val="1"/>
        </w:numPr>
        <w:rPr>
          <w:rFonts w:ascii="Helvetica" w:hAnsi="Helvetica"/>
          <w:sz w:val="22"/>
          <w:szCs w:val="22"/>
        </w:rPr>
      </w:pPr>
      <w:r w:rsidRPr="00EE1701">
        <w:rPr>
          <w:rFonts w:ascii="Helvetica" w:hAnsi="Helvetica"/>
          <w:sz w:val="22"/>
          <w:szCs w:val="22"/>
        </w:rPr>
        <w:t xml:space="preserve">What is cost of managing as if a TP exists when it does not? </w:t>
      </w:r>
    </w:p>
    <w:p w14:paraId="1023FE53"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1AB3ED3E" w14:textId="3597805B"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03A131AD" w14:textId="217A3F89"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working group participants, the broader Ocean Tipping Points group, and colleagues at the NWFSC for valuable feedback and advice. </w:t>
      </w:r>
    </w:p>
    <w:p w14:paraId="1C3799E5" w14:textId="77777777" w:rsidR="007522A9" w:rsidRPr="00957F1F" w:rsidRDefault="007522A9" w:rsidP="002D7AB2">
      <w:pPr>
        <w:rPr>
          <w:rFonts w:ascii="Helvetica" w:hAnsi="Helvetica"/>
          <w:b/>
          <w:sz w:val="22"/>
          <w:szCs w:val="22"/>
        </w:rPr>
      </w:pPr>
    </w:p>
    <w:p w14:paraId="2B008DDE"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14249453" w14:textId="77777777" w:rsidR="00D106C7" w:rsidRPr="00D106C7" w:rsidRDefault="00D106C7" w:rsidP="00D106C7">
      <w:pPr>
        <w:pStyle w:val="EndNoteBibliography"/>
        <w:ind w:left="720" w:hanging="720"/>
        <w:rPr>
          <w:noProof/>
        </w:rPr>
      </w:pPr>
      <w:r>
        <w:fldChar w:fldCharType="begin"/>
      </w:r>
      <w:r>
        <w:instrText xml:space="preserve"> ADDIN EN.REFLIST </w:instrText>
      </w:r>
      <w:r>
        <w:fldChar w:fldCharType="separate"/>
      </w:r>
      <w:r w:rsidRPr="00D106C7">
        <w:rPr>
          <w:noProof/>
        </w:rPr>
        <w:t>1.</w:t>
      </w:r>
    </w:p>
    <w:p w14:paraId="5A5ADDF6" w14:textId="77777777" w:rsidR="00D106C7" w:rsidRPr="00D106C7" w:rsidRDefault="00D106C7" w:rsidP="00D106C7">
      <w:pPr>
        <w:pStyle w:val="EndNoteBibliography"/>
        <w:ind w:left="720" w:hanging="720"/>
        <w:rPr>
          <w:noProof/>
        </w:rPr>
      </w:pPr>
      <w:r w:rsidRPr="00D106C7">
        <w:rPr>
          <w:noProof/>
        </w:rPr>
        <w:t xml:space="preserve">Boettiger, C., Mangel, M. &amp; Munch, S. (2015). Avoiding tipping points in fisheries management through Gaussian process dynamic programming. </w:t>
      </w:r>
      <w:r w:rsidRPr="00D106C7">
        <w:rPr>
          <w:i/>
          <w:noProof/>
        </w:rPr>
        <w:t>Proceedings of the Royal Society of London B: Biological Sciences</w:t>
      </w:r>
      <w:r w:rsidRPr="00D106C7">
        <w:rPr>
          <w:noProof/>
        </w:rPr>
        <w:t>, 282, 20141631.</w:t>
      </w:r>
    </w:p>
    <w:p w14:paraId="6B020DD7" w14:textId="77777777" w:rsidR="00D106C7" w:rsidRPr="00D106C7" w:rsidRDefault="00D106C7" w:rsidP="00D106C7">
      <w:pPr>
        <w:pStyle w:val="EndNoteBibliography"/>
        <w:ind w:left="720" w:hanging="720"/>
        <w:rPr>
          <w:noProof/>
        </w:rPr>
      </w:pPr>
      <w:r w:rsidRPr="00D106C7">
        <w:rPr>
          <w:noProof/>
        </w:rPr>
        <w:t>2.</w:t>
      </w:r>
    </w:p>
    <w:p w14:paraId="48D9EB63" w14:textId="77777777" w:rsidR="00D106C7" w:rsidRPr="00D106C7" w:rsidRDefault="00D106C7" w:rsidP="00D106C7">
      <w:pPr>
        <w:pStyle w:val="EndNoteBibliography"/>
        <w:ind w:left="720" w:hanging="720"/>
        <w:rPr>
          <w:noProof/>
        </w:rPr>
      </w:pPr>
      <w:r w:rsidRPr="00D106C7">
        <w:rPr>
          <w:noProof/>
        </w:rPr>
        <w:t xml:space="preserve">Bunnefeld, N., Hoshino, E. &amp; Milner-Gulland, E.J. (2011). Management strategy evaluation: a powerful tool for conservation? </w:t>
      </w:r>
      <w:r w:rsidRPr="00D106C7">
        <w:rPr>
          <w:i/>
          <w:noProof/>
        </w:rPr>
        <w:t>Trends in Ecology &amp; Evolution</w:t>
      </w:r>
      <w:r w:rsidRPr="00D106C7">
        <w:rPr>
          <w:noProof/>
        </w:rPr>
        <w:t>, 26, 441-447.</w:t>
      </w:r>
    </w:p>
    <w:p w14:paraId="6B281F96" w14:textId="77777777" w:rsidR="00D106C7" w:rsidRPr="00D106C7" w:rsidRDefault="00D106C7" w:rsidP="00D106C7">
      <w:pPr>
        <w:pStyle w:val="EndNoteBibliography"/>
        <w:ind w:left="720" w:hanging="720"/>
        <w:rPr>
          <w:noProof/>
        </w:rPr>
      </w:pPr>
      <w:r w:rsidRPr="00D106C7">
        <w:rPr>
          <w:noProof/>
        </w:rPr>
        <w:t>3.</w:t>
      </w:r>
    </w:p>
    <w:p w14:paraId="7D50A989" w14:textId="77777777" w:rsidR="00D106C7" w:rsidRPr="00D106C7" w:rsidRDefault="00D106C7" w:rsidP="00D106C7">
      <w:pPr>
        <w:pStyle w:val="EndNoteBibliography"/>
        <w:ind w:left="720" w:hanging="720"/>
        <w:rPr>
          <w:noProof/>
        </w:rPr>
      </w:pPr>
      <w:r w:rsidRPr="00D106C7">
        <w:rPr>
          <w:noProof/>
        </w:rPr>
        <w:t xml:space="preserve">Courchamp, F., Berec, L. &amp; Gascoigne, J. (2008). </w:t>
      </w:r>
      <w:r w:rsidRPr="00D106C7">
        <w:rPr>
          <w:i/>
          <w:noProof/>
        </w:rPr>
        <w:t>Allee effects in ecology and conservation</w:t>
      </w:r>
      <w:r w:rsidRPr="00D106C7">
        <w:rPr>
          <w:noProof/>
        </w:rPr>
        <w:t>. Oxford University Press, New York.</w:t>
      </w:r>
    </w:p>
    <w:p w14:paraId="1A84EA47" w14:textId="77777777" w:rsidR="00D106C7" w:rsidRPr="00D106C7" w:rsidRDefault="00D106C7" w:rsidP="00D106C7">
      <w:pPr>
        <w:pStyle w:val="EndNoteBibliography"/>
        <w:ind w:left="720" w:hanging="720"/>
        <w:rPr>
          <w:noProof/>
        </w:rPr>
      </w:pPr>
      <w:r w:rsidRPr="00D106C7">
        <w:rPr>
          <w:noProof/>
        </w:rPr>
        <w:t>4.</w:t>
      </w:r>
    </w:p>
    <w:p w14:paraId="781C62DB" w14:textId="77777777" w:rsidR="00D106C7" w:rsidRPr="00D106C7" w:rsidRDefault="00D106C7" w:rsidP="00D106C7">
      <w:pPr>
        <w:pStyle w:val="EndNoteBibliography"/>
        <w:ind w:left="720" w:hanging="720"/>
        <w:rPr>
          <w:noProof/>
        </w:rPr>
      </w:pPr>
      <w:r w:rsidRPr="00D106C7">
        <w:rPr>
          <w:noProof/>
        </w:rPr>
        <w:t xml:space="preserve">Hilborn, R., Maguire, J.-J., Parma, A.M. &amp; Rosenberg, A.A. (2001). The Precautionary Approach and risk management: can they increase the probability of successes in fishery management? </w:t>
      </w:r>
      <w:r w:rsidRPr="00D106C7">
        <w:rPr>
          <w:i/>
          <w:noProof/>
        </w:rPr>
        <w:t>Canadian Journal of Fisheries and Aquatic Sciences</w:t>
      </w:r>
      <w:r w:rsidRPr="00D106C7">
        <w:rPr>
          <w:noProof/>
        </w:rPr>
        <w:t>, 58, 99-107.</w:t>
      </w:r>
    </w:p>
    <w:p w14:paraId="74096D2F" w14:textId="77777777" w:rsidR="00D106C7" w:rsidRPr="00D106C7" w:rsidRDefault="00D106C7" w:rsidP="00D106C7">
      <w:pPr>
        <w:pStyle w:val="EndNoteBibliography"/>
        <w:ind w:left="720" w:hanging="720"/>
        <w:rPr>
          <w:noProof/>
        </w:rPr>
      </w:pPr>
      <w:r w:rsidRPr="00D106C7">
        <w:rPr>
          <w:noProof/>
        </w:rPr>
        <w:t>5.</w:t>
      </w:r>
    </w:p>
    <w:p w14:paraId="28AE8735" w14:textId="77777777" w:rsidR="00D106C7" w:rsidRPr="00D106C7" w:rsidRDefault="00D106C7" w:rsidP="00D106C7">
      <w:pPr>
        <w:pStyle w:val="EndNoteBibliography"/>
        <w:ind w:left="720" w:hanging="720"/>
        <w:rPr>
          <w:noProof/>
        </w:rPr>
      </w:pPr>
      <w:r w:rsidRPr="00D106C7">
        <w:rPr>
          <w:noProof/>
        </w:rPr>
        <w:t>Kates, R.W., Clark, W.C., Corell, R., Hall, J.M., Jaeger, C.C., Lowe, I.</w:t>
      </w:r>
      <w:r w:rsidRPr="00D106C7">
        <w:rPr>
          <w:i/>
          <w:noProof/>
        </w:rPr>
        <w:t xml:space="preserve"> et al.</w:t>
      </w:r>
      <w:r w:rsidRPr="00D106C7">
        <w:rPr>
          <w:noProof/>
        </w:rPr>
        <w:t xml:space="preserve"> (2001). Sustainability Science. </w:t>
      </w:r>
      <w:r w:rsidRPr="00D106C7">
        <w:rPr>
          <w:i/>
          <w:noProof/>
        </w:rPr>
        <w:t>Science</w:t>
      </w:r>
      <w:r w:rsidRPr="00D106C7">
        <w:rPr>
          <w:noProof/>
        </w:rPr>
        <w:t>, 292, 641-642.</w:t>
      </w:r>
    </w:p>
    <w:p w14:paraId="4A85BBB8" w14:textId="77777777" w:rsidR="00D106C7" w:rsidRPr="00D106C7" w:rsidRDefault="00D106C7" w:rsidP="00D106C7">
      <w:pPr>
        <w:pStyle w:val="EndNoteBibliography"/>
        <w:ind w:left="720" w:hanging="720"/>
        <w:rPr>
          <w:noProof/>
        </w:rPr>
      </w:pPr>
      <w:r w:rsidRPr="00D106C7">
        <w:rPr>
          <w:noProof/>
        </w:rPr>
        <w:t>6.</w:t>
      </w:r>
    </w:p>
    <w:p w14:paraId="077F55EB" w14:textId="77777777" w:rsidR="00D106C7" w:rsidRPr="00D106C7" w:rsidRDefault="00D106C7" w:rsidP="00D106C7">
      <w:pPr>
        <w:pStyle w:val="EndNoteBibliography"/>
        <w:ind w:left="720" w:hanging="720"/>
        <w:rPr>
          <w:noProof/>
        </w:rPr>
      </w:pPr>
      <w:r w:rsidRPr="00D106C7">
        <w:rPr>
          <w:noProof/>
        </w:rPr>
        <w:t xml:space="preserve">May, R.M. (1977). Thresholds and breakpoints in ecosystems with a multiplicity of stable states. </w:t>
      </w:r>
      <w:r w:rsidRPr="00D106C7">
        <w:rPr>
          <w:i/>
          <w:noProof/>
        </w:rPr>
        <w:t>Nature</w:t>
      </w:r>
      <w:r w:rsidRPr="00D106C7">
        <w:rPr>
          <w:noProof/>
        </w:rPr>
        <w:t>, 269, 471-477.</w:t>
      </w:r>
    </w:p>
    <w:p w14:paraId="3B0FC434" w14:textId="77777777" w:rsidR="00D106C7" w:rsidRPr="00D106C7" w:rsidRDefault="00D106C7" w:rsidP="00D106C7">
      <w:pPr>
        <w:pStyle w:val="EndNoteBibliography"/>
        <w:ind w:left="720" w:hanging="720"/>
        <w:rPr>
          <w:noProof/>
        </w:rPr>
      </w:pPr>
      <w:r w:rsidRPr="00D106C7">
        <w:rPr>
          <w:noProof/>
        </w:rPr>
        <w:t>7.</w:t>
      </w:r>
    </w:p>
    <w:p w14:paraId="66E6E2B1" w14:textId="77777777" w:rsidR="00D106C7" w:rsidRPr="00D106C7" w:rsidRDefault="00D106C7" w:rsidP="00D106C7">
      <w:pPr>
        <w:pStyle w:val="EndNoteBibliography"/>
        <w:ind w:left="720" w:hanging="720"/>
        <w:rPr>
          <w:noProof/>
        </w:rPr>
      </w:pPr>
      <w:r w:rsidRPr="00D106C7">
        <w:rPr>
          <w:noProof/>
        </w:rPr>
        <w:t>Rockström, J., Steffen, W., Noone, K., Persson, Å., Chapin, F.S., Lambin, E.F.</w:t>
      </w:r>
      <w:r w:rsidRPr="00D106C7">
        <w:rPr>
          <w:i/>
          <w:noProof/>
        </w:rPr>
        <w:t xml:space="preserve"> et al.</w:t>
      </w:r>
      <w:r w:rsidRPr="00D106C7">
        <w:rPr>
          <w:noProof/>
        </w:rPr>
        <w:t xml:space="preserve"> (2009). A safe operating space for humanity. </w:t>
      </w:r>
      <w:r w:rsidRPr="00D106C7">
        <w:rPr>
          <w:i/>
          <w:noProof/>
        </w:rPr>
        <w:t>Nature</w:t>
      </w:r>
      <w:r w:rsidRPr="00D106C7">
        <w:rPr>
          <w:noProof/>
        </w:rPr>
        <w:t>, 461, 472-475.</w:t>
      </w:r>
    </w:p>
    <w:p w14:paraId="42939E68" w14:textId="77777777" w:rsidR="00D106C7" w:rsidRPr="00D106C7" w:rsidRDefault="00D106C7" w:rsidP="00D106C7">
      <w:pPr>
        <w:pStyle w:val="EndNoteBibliography"/>
        <w:ind w:left="720" w:hanging="720"/>
        <w:rPr>
          <w:noProof/>
        </w:rPr>
      </w:pPr>
      <w:r w:rsidRPr="00D106C7">
        <w:rPr>
          <w:noProof/>
        </w:rPr>
        <w:t>8.</w:t>
      </w:r>
    </w:p>
    <w:p w14:paraId="3430CA28" w14:textId="77777777" w:rsidR="00D106C7" w:rsidRPr="00D106C7" w:rsidRDefault="00D106C7" w:rsidP="00D106C7">
      <w:pPr>
        <w:pStyle w:val="EndNoteBibliography"/>
        <w:ind w:left="720" w:hanging="720"/>
        <w:rPr>
          <w:noProof/>
        </w:rPr>
      </w:pPr>
      <w:r w:rsidRPr="00D106C7">
        <w:rPr>
          <w:noProof/>
        </w:rPr>
        <w:t xml:space="preserve">Scheffer, M., Carpenter, S., Foley, J.A., Folke, C. &amp; Walker, B. (2001). Catastrophic shifts in ecosystems. </w:t>
      </w:r>
      <w:r w:rsidRPr="00D106C7">
        <w:rPr>
          <w:i/>
          <w:noProof/>
        </w:rPr>
        <w:t>Nature</w:t>
      </w:r>
      <w:r w:rsidRPr="00D106C7">
        <w:rPr>
          <w:noProof/>
        </w:rPr>
        <w:t>, 413, 591-596.</w:t>
      </w:r>
    </w:p>
    <w:p w14:paraId="4BAC45DA" w14:textId="4EC83A38" w:rsidR="00A800CF" w:rsidRPr="00957F1F" w:rsidRDefault="00D106C7"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3461D2A0" w14:textId="26DA57D3"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62A9DA9F" w14:textId="77777777" w:rsidR="00D44095" w:rsidRPr="00957F1F" w:rsidRDefault="00D44095" w:rsidP="00A800CF">
      <w:pPr>
        <w:rPr>
          <w:rFonts w:ascii="Helvetica" w:hAnsi="Helvetica"/>
          <w:b/>
          <w:sz w:val="22"/>
          <w:szCs w:val="22"/>
        </w:rPr>
      </w:pPr>
    </w:p>
    <w:p w14:paraId="4A3DF897" w14:textId="5293CD85"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0B40428C" wp14:editId="5BFA0094">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6C145138" w14:textId="282FF341"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371E6AD1" w14:textId="209AB763"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53A3699F" w14:textId="77777777" w:rsidR="00393873" w:rsidRDefault="00393873" w:rsidP="00D64561">
      <w:pPr>
        <w:rPr>
          <w:rFonts w:ascii="Helvetica" w:hAnsi="Helvetica"/>
          <w:sz w:val="22"/>
          <w:szCs w:val="22"/>
        </w:rPr>
      </w:pPr>
    </w:p>
    <w:p w14:paraId="3F17D8D2" w14:textId="18E0AA8F"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20F4BCCE" w14:textId="0C87ABCA" w:rsidR="003E12CA" w:rsidRPr="00957F1F" w:rsidRDefault="003E12CA" w:rsidP="003E2FCD">
      <w:pPr>
        <w:ind w:firstLine="720"/>
        <w:rPr>
          <w:rFonts w:ascii="Helvetica" w:hAnsi="Helvetica"/>
          <w:sz w:val="22"/>
          <w:szCs w:val="22"/>
        </w:rPr>
      </w:pPr>
    </w:p>
    <w:p w14:paraId="2657EF36" w14:textId="3A669443" w:rsidR="00992EEE" w:rsidRPr="00957F1F" w:rsidRDefault="00992EEE" w:rsidP="00D64561">
      <w:pPr>
        <w:rPr>
          <w:rFonts w:ascii="Helvetica" w:hAnsi="Helvetica"/>
          <w:sz w:val="22"/>
          <w:szCs w:val="22"/>
        </w:rPr>
      </w:pPr>
    </w:p>
    <w:p w14:paraId="1680B001" w14:textId="35EE0C4B" w:rsidR="00992EEE" w:rsidRPr="00957F1F" w:rsidRDefault="00894043" w:rsidP="00D64561">
      <w:pPr>
        <w:rPr>
          <w:rFonts w:ascii="Helvetica" w:hAnsi="Helvetica"/>
          <w:sz w:val="22"/>
          <w:szCs w:val="22"/>
        </w:rPr>
      </w:pPr>
      <w:r>
        <w:rPr>
          <w:rFonts w:ascii="Helvetica" w:hAnsi="Helvetica"/>
          <w:noProof/>
          <w:sz w:val="22"/>
          <w:szCs w:val="22"/>
        </w:rPr>
        <w:drawing>
          <wp:inline distT="0" distB="0" distL="0" distR="0" wp14:anchorId="65C48B1F" wp14:editId="0DB6B944">
            <wp:extent cx="5829300" cy="3295650"/>
            <wp:effectExtent l="0" t="0" r="12700" b="0"/>
            <wp:docPr id="2" name="Picture 2"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9300" cy="3295650"/>
                    </a:xfrm>
                    <a:prstGeom prst="rect">
                      <a:avLst/>
                    </a:prstGeom>
                    <a:noFill/>
                    <a:ln>
                      <a:noFill/>
                    </a:ln>
                  </pic:spPr>
                </pic:pic>
              </a:graphicData>
            </a:graphic>
          </wp:inline>
        </w:drawing>
      </w:r>
    </w:p>
    <w:p w14:paraId="0220D24E"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21E3389" w14:textId="6FC948E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maximum harvest ra</w:t>
      </w:r>
      <w:r w:rsidR="003E2FCD" w:rsidRPr="00E35113">
        <w:rPr>
          <w:rFonts w:ascii="Helvetica" w:hAnsi="Helvetica"/>
          <w:sz w:val="22"/>
          <w:szCs w:val="22"/>
        </w:rPr>
        <w:t xml:space="preserve">te (percentage of </w:t>
      </w:r>
      <w:proofErr w:type="spellStart"/>
      <w:r w:rsidR="003E2FCD" w:rsidRPr="00E35113">
        <w:rPr>
          <w:rFonts w:ascii="Helvetica" w:hAnsi="Helvetica"/>
          <w:sz w:val="22"/>
          <w:szCs w:val="22"/>
        </w:rPr>
        <w:t>Fmsy</w:t>
      </w:r>
      <w:proofErr w:type="spellEnd"/>
      <w:r w:rsidR="003E2FCD" w:rsidRPr="00E35113">
        <w:rPr>
          <w:rFonts w:ascii="Helvetica" w:hAnsi="Helvetica"/>
          <w:sz w:val="22"/>
          <w:szCs w:val="22"/>
        </w:rPr>
        <w:t xml:space="preserve"> - </w:t>
      </w:r>
      <w:proofErr w:type="spellStart"/>
      <w:r w:rsidR="003E2FCD" w:rsidRPr="00E35113">
        <w:rPr>
          <w:rFonts w:ascii="Helvetica" w:hAnsi="Helvetica"/>
          <w:sz w:val="22"/>
          <w:szCs w:val="22"/>
        </w:rPr>
        <w:t>pFmsy</w:t>
      </w:r>
      <w:proofErr w:type="spellEnd"/>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w:proofErr w:type="gramStart"/>
                <m:r>
                  <w:rPr>
                    <w:rFonts w:ascii="Cambria Math" w:hAnsi="Cambria Math"/>
                    <w:sz w:val="22"/>
                    <w:szCs w:val="22"/>
                  </w:rPr>
                  <m:t>.01</m:t>
                </m:r>
                <w:proofErr w:type="gramEnd"/>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w:proofErr w:type="spellStart"/>
      <w:r w:rsidR="00E72D49" w:rsidRPr="00E35113">
        <w:rPr>
          <w:rFonts w:ascii="Helvetica" w:hAnsi="Helvetica"/>
          <w:sz w:val="22"/>
          <w:szCs w:val="22"/>
        </w:rPr>
        <w:t>Bmsy</w:t>
      </w:r>
      <w:proofErr w:type="spellEnd"/>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285E339E" w14:textId="7E4D7013" w:rsidR="003D48B0" w:rsidRDefault="00847B4D">
      <w:pPr>
        <w:rPr>
          <w:rFonts w:ascii="Helvetica" w:hAnsi="Helvetica"/>
          <w:sz w:val="22"/>
          <w:szCs w:val="22"/>
        </w:rPr>
      </w:pPr>
      <w:r>
        <w:rPr>
          <w:rFonts w:ascii="Helvetica" w:hAnsi="Helvetica"/>
          <w:noProof/>
          <w:sz w:val="22"/>
          <w:szCs w:val="22"/>
        </w:rPr>
        <w:drawing>
          <wp:inline distT="0" distB="0" distL="0" distR="0" wp14:anchorId="724A00C9" wp14:editId="4D98E9C8">
            <wp:extent cx="4178300" cy="3289300"/>
            <wp:effectExtent l="0" t="0" r="0" b="0"/>
            <wp:docPr id="8" name="Picture 8"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AdrianStierMBP2015:Dropbox:Projects:In Progress:Value of Information:Code:Figures:Fig3_Standing Biomass:ROI.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8300" cy="3289300"/>
                    </a:xfrm>
                    <a:prstGeom prst="rect">
                      <a:avLst/>
                    </a:prstGeom>
                    <a:noFill/>
                    <a:ln>
                      <a:noFill/>
                    </a:ln>
                  </pic:spPr>
                </pic:pic>
              </a:graphicData>
            </a:graphic>
          </wp:inline>
        </w:drawing>
      </w:r>
    </w:p>
    <w:p w14:paraId="2C082298" w14:textId="77777777" w:rsidR="003D48B0" w:rsidRDefault="003D48B0">
      <w:pPr>
        <w:rPr>
          <w:rFonts w:ascii="Helvetica" w:hAnsi="Helvetica"/>
          <w:sz w:val="22"/>
          <w:szCs w:val="22"/>
        </w:rPr>
      </w:pPr>
    </w:p>
    <w:p w14:paraId="064E5E6F" w14:textId="5E1CF69C"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65F36279" w14:textId="5372263F"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r w:rsidR="001D33B6">
        <w:rPr>
          <w:rFonts w:ascii="Helvetica" w:hAnsi="Helvetica"/>
          <w:noProof/>
          <w:sz w:val="22"/>
          <w:szCs w:val="22"/>
        </w:rPr>
        <w:drawing>
          <wp:inline distT="0" distB="0" distL="0" distR="0" wp14:anchorId="45F3A965" wp14:editId="5DB410A3">
            <wp:extent cx="5664200" cy="3674745"/>
            <wp:effectExtent l="0" t="0" r="0" b="0"/>
            <wp:docPr id="4" name="Picture 4"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p>
    <w:p w14:paraId="45159A38" w14:textId="77777777" w:rsidR="00A800CF" w:rsidRPr="00957F1F" w:rsidRDefault="00A800CF" w:rsidP="000626DC">
      <w:pPr>
        <w:rPr>
          <w:rFonts w:ascii="Helvetica" w:hAnsi="Helvetica"/>
          <w:sz w:val="22"/>
          <w:szCs w:val="22"/>
        </w:rPr>
      </w:pPr>
    </w:p>
    <w:p w14:paraId="68CA1D26" w14:textId="6EF32EBA" w:rsidR="00A800CF" w:rsidRPr="00957F1F" w:rsidRDefault="00A800CF" w:rsidP="000626DC">
      <w:pPr>
        <w:rPr>
          <w:rFonts w:ascii="Helvetica" w:hAnsi="Helvetica"/>
          <w:sz w:val="22"/>
          <w:szCs w:val="22"/>
        </w:rPr>
      </w:pPr>
    </w:p>
    <w:p w14:paraId="2CCD2D99" w14:textId="5A38E500" w:rsidR="00B505A1" w:rsidRPr="00957F1F" w:rsidRDefault="00A800CF">
      <w:pPr>
        <w:rPr>
          <w:rFonts w:ascii="Helvetica" w:hAnsi="Helvetica"/>
          <w:b/>
          <w:sz w:val="22"/>
          <w:szCs w:val="22"/>
        </w:rPr>
      </w:pPr>
      <w:r w:rsidRPr="00957F1F">
        <w:rPr>
          <w:rFonts w:ascii="Helvetica" w:hAnsi="Helvetica"/>
          <w:b/>
          <w:sz w:val="22"/>
          <w:szCs w:val="22"/>
        </w:rPr>
        <w:br w:type="page"/>
      </w:r>
    </w:p>
    <w:p w14:paraId="61C679DB" w14:textId="104A3FD5"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5C324FAD" w14:textId="53AB5E85"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719BB126" wp14:editId="2E13C9E2">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45B8A63B"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1FCC1E46" w14:textId="6F879A7E"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93"/>
      <w:r w:rsidR="00DC0240" w:rsidRPr="004D1678">
        <w:rPr>
          <w:rFonts w:ascii="Helvetica" w:hAnsi="Helvetica"/>
          <w:sz w:val="22"/>
          <w:szCs w:val="22"/>
        </w:rPr>
        <w:t>benefits of resource extraction</w:t>
      </w:r>
      <w:commentRangeEnd w:id="93"/>
      <w:r w:rsidR="009C7059">
        <w:rPr>
          <w:rStyle w:val="CommentReference"/>
        </w:rPr>
        <w:commentReference w:id="93"/>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 xml:space="preserve">2) The proximity of the precautionary buffer to the management threshold where resource extraction is closed (0.25 </w:t>
      </w:r>
      <w:proofErr w:type="spellStart"/>
      <w:r w:rsidR="003C59C5" w:rsidRPr="004D1678">
        <w:rPr>
          <w:rFonts w:ascii="Helvetica" w:hAnsi="Helvetica"/>
          <w:sz w:val="22"/>
          <w:szCs w:val="22"/>
        </w:rPr>
        <w:t>Bmsy</w:t>
      </w:r>
      <w:proofErr w:type="spellEnd"/>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3C59C5" w:rsidRPr="004D1678">
        <w:rPr>
          <w:rFonts w:ascii="Helvetica" w:hAnsi="Helvetica"/>
          <w:sz w:val="22"/>
          <w:szCs w:val="22"/>
        </w:rPr>
        <w:t xml:space="preserve"> </w:t>
      </w:r>
      <w:r w:rsidR="00EA28CB" w:rsidRPr="004D1678">
        <w:rPr>
          <w:rFonts w:ascii="Helvetica" w:hAnsi="Helvetica"/>
          <w:sz w:val="22"/>
          <w:szCs w:val="22"/>
        </w:rPr>
        <w:t>0.25</w:t>
      </w:r>
      <w:r w:rsidR="003C59C5" w:rsidRPr="004D1678">
        <w:rPr>
          <w:rFonts w:ascii="Helvetica" w:hAnsi="Helvetica"/>
          <w:sz w:val="22"/>
          <w:szCs w:val="22"/>
        </w:rPr>
        <w:t xml:space="preserve">Bmsy and at 1.25 </w:t>
      </w:r>
      <w:proofErr w:type="spellStart"/>
      <w:r w:rsidR="003C59C5" w:rsidRPr="004D1678">
        <w:rPr>
          <w:rFonts w:ascii="Helvetica" w:hAnsi="Helvetica"/>
          <w:sz w:val="22"/>
          <w:szCs w:val="22"/>
        </w:rPr>
        <w:t>Bmsy</w:t>
      </w:r>
      <w:proofErr w:type="spellEnd"/>
      <w:r w:rsidR="00EA28CB" w:rsidRPr="004D1678">
        <w:rPr>
          <w:rFonts w:ascii="Helvetica" w:hAnsi="Helvetica"/>
          <w:sz w:val="22"/>
          <w:szCs w:val="22"/>
        </w:rPr>
        <w:t xml:space="preserve">. </w:t>
      </w:r>
      <w:proofErr w:type="gramStart"/>
      <w:r w:rsidR="00DC0240" w:rsidRPr="004D1678">
        <w:rPr>
          <w:rFonts w:ascii="Helvetica" w:hAnsi="Helvetica"/>
          <w:sz w:val="22"/>
          <w:szCs w:val="22"/>
        </w:rPr>
        <w:t>and</w:t>
      </w:r>
      <w:proofErr w:type="gramEnd"/>
      <w:r w:rsidR="00DC0240" w:rsidRPr="004D1678">
        <w:rPr>
          <w:rFonts w:ascii="Helvetica" w:hAnsi="Helvetica"/>
          <w:sz w:val="22"/>
          <w:szCs w:val="22"/>
        </w:rPr>
        <w:t xml:space="preserve"> the proximity of the buffer implementation to management thresholds. </w:t>
      </w:r>
      <w:r w:rsidR="00F33E20">
        <w:rPr>
          <w:rFonts w:ascii="Helvetica" w:hAnsi="Helvetica"/>
          <w:sz w:val="22"/>
          <w:szCs w:val="22"/>
        </w:rPr>
        <w:t xml:space="preserve">Four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407FBB2" w14:textId="5A1A9D72" w:rsidR="00A90388" w:rsidRDefault="00486187" w:rsidP="00A90388">
      <w:pPr>
        <w:rPr>
          <w:rFonts w:ascii="Helvetica" w:hAnsi="Helvetica"/>
        </w:rPr>
      </w:pPr>
      <w:r>
        <w:rPr>
          <w:rFonts w:ascii="Helvetica" w:hAnsi="Helvetica"/>
          <w:noProof/>
        </w:rPr>
        <w:drawing>
          <wp:inline distT="0" distB="0" distL="0" distR="0" wp14:anchorId="08D22C69" wp14:editId="68162C37">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25FBC3BE" w14:textId="77777777" w:rsidR="0057298C" w:rsidRPr="00957F1F" w:rsidRDefault="0057298C">
      <w:pPr>
        <w:rPr>
          <w:rFonts w:ascii="Helvetica" w:hAnsi="Helvetica"/>
          <w:b/>
          <w:sz w:val="22"/>
          <w:szCs w:val="22"/>
        </w:rPr>
      </w:pPr>
    </w:p>
    <w:p w14:paraId="390DC3AF" w14:textId="77777777" w:rsidR="00A0237B" w:rsidRDefault="00A0237B">
      <w:pPr>
        <w:rPr>
          <w:rFonts w:ascii="Helvetica" w:hAnsi="Helvetica"/>
          <w:b/>
          <w:sz w:val="22"/>
          <w:szCs w:val="22"/>
        </w:rPr>
      </w:pPr>
      <w:r>
        <w:rPr>
          <w:rFonts w:ascii="Helvetica" w:hAnsi="Helvetica"/>
          <w:b/>
          <w:sz w:val="22"/>
          <w:szCs w:val="22"/>
        </w:rPr>
        <w:br w:type="page"/>
      </w:r>
    </w:p>
    <w:p w14:paraId="058174FB"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2717E79"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670DD81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9291A3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58E0957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AD2C102"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42434E35"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2B1C10FC"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6EC46331"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59A8F8A" w14:textId="77777777" w:rsidR="00783ACA" w:rsidRDefault="00783ACA" w:rsidP="002D7AB2">
      <w:pPr>
        <w:rPr>
          <w:rFonts w:ascii="Helvetica" w:hAnsi="Helvetica"/>
          <w:b/>
          <w:sz w:val="22"/>
          <w:szCs w:val="22"/>
        </w:rPr>
      </w:pPr>
    </w:p>
    <w:p w14:paraId="7F1E5239" w14:textId="77777777" w:rsidR="00783ACA" w:rsidRDefault="00783ACA" w:rsidP="002D7AB2">
      <w:pPr>
        <w:rPr>
          <w:rFonts w:ascii="Helvetica" w:hAnsi="Helvetica"/>
          <w:b/>
          <w:sz w:val="22"/>
          <w:szCs w:val="22"/>
        </w:rPr>
      </w:pPr>
    </w:p>
    <w:p w14:paraId="46A8A7A7" w14:textId="5D26EAE2"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7EE6BBE2" w14:textId="6C2388C2" w:rsidR="00A01EFD" w:rsidRDefault="00B15BAF" w:rsidP="00EC2B9C">
      <w:pPr>
        <w:pStyle w:val="ListParagraph"/>
        <w:numPr>
          <w:ilvl w:val="1"/>
          <w:numId w:val="1"/>
        </w:numPr>
        <w:rPr>
          <w:rFonts w:ascii="Helvetica" w:hAnsi="Helvetica"/>
          <w:sz w:val="22"/>
          <w:szCs w:val="22"/>
        </w:rPr>
      </w:pPr>
      <w:commentRangeStart w:id="94"/>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94"/>
      <w:r w:rsidR="00923293">
        <w:rPr>
          <w:rStyle w:val="CommentReference"/>
        </w:rPr>
        <w:commentReference w:id="94"/>
      </w:r>
    </w:p>
    <w:p w14:paraId="4BCE9076" w14:textId="77777777" w:rsidR="00412FCD" w:rsidRPr="00957F1F" w:rsidRDefault="00412FCD" w:rsidP="00412FCD">
      <w:pPr>
        <w:pStyle w:val="ListParagraph"/>
        <w:ind w:left="360"/>
        <w:rPr>
          <w:rFonts w:ascii="Helvetica" w:hAnsi="Helvetica"/>
          <w:sz w:val="22"/>
          <w:szCs w:val="22"/>
        </w:rPr>
      </w:pPr>
    </w:p>
    <w:p w14:paraId="44C31739" w14:textId="4A258D3D"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567E7154" w14:textId="77777777" w:rsidR="00412FCD" w:rsidRPr="00957F1F" w:rsidRDefault="00412FCD" w:rsidP="00412FCD">
      <w:pPr>
        <w:pStyle w:val="ListParagraph"/>
        <w:ind w:left="360"/>
        <w:rPr>
          <w:rFonts w:ascii="Helvetica" w:hAnsi="Helvetica"/>
          <w:sz w:val="22"/>
          <w:szCs w:val="22"/>
        </w:rPr>
      </w:pPr>
    </w:p>
    <w:p w14:paraId="69798B8D" w14:textId="6D73C857" w:rsidR="00412FCD" w:rsidRPr="00957F1F" w:rsidRDefault="00BA33BA" w:rsidP="00F91857">
      <w:pPr>
        <w:pStyle w:val="ListParagraph"/>
        <w:numPr>
          <w:ilvl w:val="1"/>
          <w:numId w:val="1"/>
        </w:numPr>
        <w:rPr>
          <w:rFonts w:ascii="Helvetica" w:hAnsi="Helvetica"/>
          <w:sz w:val="22"/>
          <w:szCs w:val="22"/>
        </w:rPr>
      </w:pPr>
      <w:commentRangeStart w:id="95"/>
      <w:r w:rsidRPr="00412FCD">
        <w:rPr>
          <w:rFonts w:ascii="Helvetica" w:hAnsi="Helvetica"/>
          <w:b/>
          <w:sz w:val="22"/>
          <w:szCs w:val="22"/>
        </w:rPr>
        <w:t>How many management strategies do we want to contrast?</w:t>
      </w:r>
      <w:r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95"/>
      <w:r w:rsidR="00BF77F3">
        <w:rPr>
          <w:rStyle w:val="CommentReference"/>
        </w:rPr>
        <w:commentReference w:id="95"/>
      </w:r>
    </w:p>
    <w:p w14:paraId="204820DA" w14:textId="6A76C53C" w:rsidR="00FD6C95" w:rsidRPr="00412FCD" w:rsidRDefault="00FD6C95" w:rsidP="00001AA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Pr="00412FCD">
        <w:rPr>
          <w:rFonts w:ascii="Helvetica" w:hAnsi="Helvetica"/>
          <w:sz w:val="22"/>
          <w:szCs w:val="22"/>
        </w:rPr>
        <w:t xml:space="preserve"> effects (loss of value). </w:t>
      </w:r>
    </w:p>
    <w:p w14:paraId="4347FEA8" w14:textId="72CABF25" w:rsidR="004879B3" w:rsidRDefault="004879B3">
      <w:pPr>
        <w:rPr>
          <w:rFonts w:ascii="Helvetica" w:hAnsi="Helvetica"/>
          <w:sz w:val="22"/>
          <w:szCs w:val="22"/>
        </w:rPr>
      </w:pPr>
    </w:p>
    <w:sectPr w:rsidR="004879B3"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26T12:10:00Z" w:initials="CW">
    <w:p w14:paraId="1A734246" w14:textId="77777777" w:rsidR="00FF4A1A" w:rsidRDefault="00FF4A1A">
      <w:pPr>
        <w:pStyle w:val="CommentText"/>
      </w:pPr>
      <w:r>
        <w:rPr>
          <w:rStyle w:val="CommentReference"/>
        </w:rPr>
        <w:annotationRef/>
      </w:r>
      <w:r>
        <w:t>Colons are not allowed by some journals. Not sure on “s</w:t>
      </w:r>
    </w:p>
    <w:p w14:paraId="42010A0A" w14:textId="0D67222E" w:rsidR="00FF4A1A" w:rsidRDefault="00FF4A1A">
      <w:pPr>
        <w:pStyle w:val="CommentText"/>
      </w:pPr>
      <w:r>
        <w:t>Also, feel free to take or leave any of my edits….I won’t be offended.</w:t>
      </w:r>
    </w:p>
    <w:p w14:paraId="1C139FFD" w14:textId="77777777" w:rsidR="00FF4A1A" w:rsidRDefault="00FF4A1A">
      <w:pPr>
        <w:pStyle w:val="CommentText"/>
      </w:pPr>
    </w:p>
    <w:p w14:paraId="37ED696B" w14:textId="7C336786" w:rsidR="00FF4A1A" w:rsidRDefault="00FF4A1A">
      <w:pPr>
        <w:pStyle w:val="CommentText"/>
      </w:pPr>
      <w:r>
        <w:t>BSH: I don’t like titles with colons regardless, so let’s change.  How about ‘Using better monitoring strategies to avoid resource tipping points’</w:t>
      </w:r>
    </w:p>
  </w:comment>
  <w:comment w:id="4" w:author="halpern" w:date="2015-09-26T12:10:00Z" w:initials="h">
    <w:p w14:paraId="5B178713" w14:textId="5ADEAE88" w:rsidR="00FF4A1A" w:rsidRDefault="00FF4A1A">
      <w:pPr>
        <w:pStyle w:val="CommentText"/>
      </w:pPr>
      <w:r>
        <w:rPr>
          <w:rStyle w:val="CommentReference"/>
        </w:rPr>
        <w:annotationRef/>
      </w:r>
      <w:r>
        <w:t>Unexpected short title for this paper . . .</w:t>
      </w:r>
    </w:p>
  </w:comment>
  <w:comment w:id="5" w:author="halpern" w:date="2015-09-26T12:11:00Z" w:initials="h">
    <w:p w14:paraId="2BDA706C" w14:textId="582E1F8D" w:rsidR="00FF4A1A" w:rsidRDefault="00FF4A1A">
      <w:pPr>
        <w:pStyle w:val="CommentText"/>
      </w:pPr>
      <w:r>
        <w:rPr>
          <w:rStyle w:val="CommentReference"/>
        </w:rPr>
        <w:annotationRef/>
      </w:r>
      <w:r>
        <w:t>Key words are not supposed to include anything already in the title or abstract, as those are also searched with search terms.  Use these to get extra concepts/words included in those searches</w:t>
      </w:r>
    </w:p>
  </w:comment>
  <w:comment w:id="14" w:author="halpern" w:date="2015-09-26T12:14:00Z" w:initials="h">
    <w:p w14:paraId="68BD879D" w14:textId="3EAAF660" w:rsidR="00FF4A1A" w:rsidRDefault="00FF4A1A">
      <w:pPr>
        <w:pStyle w:val="CommentText"/>
      </w:pPr>
      <w:r>
        <w:rPr>
          <w:rStyle w:val="CommentReference"/>
        </w:rPr>
        <w:annotationRef/>
      </w:r>
      <w:r>
        <w:t>Crow, I’m disagreeing with you here on the correct preposition</w:t>
      </w:r>
    </w:p>
  </w:comment>
  <w:comment w:id="30" w:author="halpern" w:date="2015-09-26T12:15:00Z" w:initials="h">
    <w:p w14:paraId="4AF1DEE2" w14:textId="27E3F839" w:rsidR="00FF4A1A" w:rsidRDefault="00FF4A1A">
      <w:pPr>
        <w:pStyle w:val="CommentText"/>
      </w:pPr>
      <w:r>
        <w:rPr>
          <w:rStyle w:val="CommentReference"/>
        </w:rPr>
        <w:annotationRef/>
      </w:r>
      <w:r>
        <w:t>Feels a bit apropos of nothing here . . .</w:t>
      </w:r>
    </w:p>
  </w:comment>
  <w:comment w:id="32" w:author="Crow White" w:date="2015-09-25T13:07:00Z" w:initials="CW">
    <w:p w14:paraId="4896EB5E" w14:textId="33EE8083" w:rsidR="00FF4A1A" w:rsidRDefault="00FF4A1A">
      <w:pPr>
        <w:pStyle w:val="CommentText"/>
      </w:pPr>
      <w:r>
        <w:rPr>
          <w:rStyle w:val="CommentReference"/>
        </w:rPr>
        <w:annotationRef/>
      </w:r>
      <w:r>
        <w:t>Need to define</w:t>
      </w:r>
    </w:p>
  </w:comment>
  <w:comment w:id="35" w:author="halpern" w:date="2015-09-26T12:17:00Z" w:initials="h">
    <w:p w14:paraId="7B2C0738" w14:textId="5AAD97E5" w:rsidR="00FF4A1A" w:rsidRDefault="00FF4A1A">
      <w:pPr>
        <w:pStyle w:val="CommentText"/>
      </w:pPr>
      <w:r>
        <w:rPr>
          <w:rStyle w:val="CommentReference"/>
        </w:rPr>
        <w:annotationRef/>
      </w:r>
      <w:r>
        <w:t>Which information?</w:t>
      </w:r>
    </w:p>
  </w:comment>
  <w:comment w:id="36" w:author="Crow White" w:date="2015-09-25T13:09:00Z" w:initials="CW">
    <w:p w14:paraId="21D4C94F" w14:textId="191A3AC9" w:rsidR="00FF4A1A" w:rsidRDefault="00FF4A1A">
      <w:pPr>
        <w:pStyle w:val="CommentText"/>
      </w:pPr>
      <w:r>
        <w:rPr>
          <w:rStyle w:val="CommentReference"/>
        </w:rPr>
        <w:annotationRef/>
      </w:r>
      <w:r>
        <w:t>I don’t quite follow</w:t>
      </w:r>
    </w:p>
  </w:comment>
  <w:comment w:id="37" w:author="Crow White" w:date="2015-09-26T12:17:00Z" w:initials="CW">
    <w:p w14:paraId="1E4DED1D" w14:textId="3287D0D2" w:rsidR="00FF4A1A" w:rsidRDefault="00FF4A1A">
      <w:pPr>
        <w:pStyle w:val="CommentText"/>
      </w:pPr>
      <w:r>
        <w:rPr>
          <w:rStyle w:val="CommentReference"/>
        </w:rPr>
        <w:annotationRef/>
      </w:r>
      <w:r>
        <w:t>True, but connection with our study needs to be made stronger</w:t>
      </w:r>
    </w:p>
    <w:p w14:paraId="50A915C4" w14:textId="77777777" w:rsidR="00FF4A1A" w:rsidRDefault="00FF4A1A">
      <w:pPr>
        <w:pStyle w:val="CommentText"/>
      </w:pPr>
    </w:p>
    <w:p w14:paraId="01B4D76C" w14:textId="11B90E33" w:rsidR="00FF4A1A" w:rsidRDefault="00FF4A1A">
      <w:pPr>
        <w:pStyle w:val="CommentText"/>
      </w:pPr>
      <w:r>
        <w:t>BSH: agreed</w:t>
      </w:r>
    </w:p>
  </w:comment>
  <w:comment w:id="38" w:author="halpern" w:date="2015-09-26T12:20:00Z" w:initials="h">
    <w:p w14:paraId="18D9BBF9" w14:textId="0CAAB1EC" w:rsidR="00FF4A1A" w:rsidRDefault="00FF4A1A">
      <w:pPr>
        <w:pStyle w:val="CommentText"/>
      </w:pPr>
      <w:r>
        <w:rPr>
          <w:rStyle w:val="CommentReference"/>
        </w:rPr>
        <w:annotationRef/>
      </w:r>
      <w:r>
        <w:t>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comment>
  <w:comment w:id="39" w:author="halpern" w:date="2015-09-26T13:14:00Z" w:initials="h">
    <w:p w14:paraId="6C1A2A60" w14:textId="28A51B90" w:rsidR="00FF4A1A" w:rsidRDefault="00FF4A1A">
      <w:pPr>
        <w:pStyle w:val="CommentText"/>
      </w:pPr>
      <w:r>
        <w:rPr>
          <w:rStyle w:val="CommentReference"/>
        </w:rPr>
        <w:annotationRef/>
      </w:r>
      <w:r>
        <w:t>I think we need to add a paragraph in the Intro that frames the management decision as ‘keep in a safe operating space where monitoring needs are minimal’ vs. ‘push system towards optimal extraction levels’.  I don’t really see the first idea in the current intro, yet we have a set of questions and discussion points around this, and the dichotomy (well, it’s really a gradient) of decision options is at its core about the tradeoff between monitoring/management cost and value of extracted resource.</w:t>
      </w:r>
    </w:p>
  </w:comment>
  <w:comment w:id="41" w:author="Crow White" w:date="2015-09-25T13:14:00Z" w:initials="CW">
    <w:p w14:paraId="44480773" w14:textId="77777777" w:rsidR="00FF4A1A" w:rsidRDefault="00FF4A1A">
      <w:pPr>
        <w:pStyle w:val="CommentText"/>
      </w:pPr>
      <w:r>
        <w:rPr>
          <w:rStyle w:val="CommentReference"/>
        </w:rPr>
        <w:annotationRef/>
      </w:r>
      <w:r>
        <w:t>Costello et al. 2010 PNAS: Value of spatial information in designing MPAs to increase fisheries profits</w:t>
      </w:r>
    </w:p>
    <w:p w14:paraId="1A52A650" w14:textId="77777777" w:rsidR="00FF4A1A" w:rsidRDefault="00FF4A1A">
      <w:pPr>
        <w:pStyle w:val="CommentText"/>
      </w:pPr>
    </w:p>
    <w:p w14:paraId="6E9049E4" w14:textId="77777777" w:rsidR="00FF4A1A" w:rsidRDefault="00FF4A1A">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15EF5CAC" w14:textId="77777777" w:rsidR="00FF4A1A" w:rsidRDefault="00FF4A1A">
      <w:pPr>
        <w:pStyle w:val="CommentText"/>
      </w:pPr>
    </w:p>
    <w:p w14:paraId="1AC2F4A6" w14:textId="443046B1" w:rsidR="00FF4A1A" w:rsidRDefault="00FF4A1A">
      <w:pPr>
        <w:pStyle w:val="CommentText"/>
      </w:pPr>
      <w:proofErr w:type="spellStart"/>
      <w:r>
        <w:t>Sethi</w:t>
      </w:r>
      <w:proofErr w:type="spellEnd"/>
      <w:r>
        <w:t xml:space="preserve"> et al. 2005 JEEM: Similar to C&amp;P 2008 JEEM</w:t>
      </w:r>
    </w:p>
    <w:p w14:paraId="306F9356" w14:textId="77777777" w:rsidR="00FF4A1A" w:rsidRDefault="00FF4A1A">
      <w:pPr>
        <w:pStyle w:val="CommentText"/>
      </w:pPr>
    </w:p>
    <w:p w14:paraId="78B4DB0B" w14:textId="114DEE1A" w:rsidR="00FF4A1A" w:rsidRDefault="00FF4A1A">
      <w:pPr>
        <w:pStyle w:val="CommentText"/>
      </w:pPr>
      <w:r>
        <w:t xml:space="preserve">See </w:t>
      </w:r>
      <w:proofErr w:type="spellStart"/>
      <w:r>
        <w:t>Polasky</w:t>
      </w:r>
      <w:proofErr w:type="spellEnd"/>
      <w:r>
        <w:t xml:space="preserve"> et al. 2011 TREE for discussion of how thresholds science changes (simplifies) the </w:t>
      </w:r>
      <w:proofErr w:type="spellStart"/>
      <w:r>
        <w:t>decisionspace</w:t>
      </w:r>
      <w:proofErr w:type="spellEnd"/>
      <w:r>
        <w:t xml:space="preserve"> for managers</w:t>
      </w:r>
    </w:p>
  </w:comment>
  <w:comment w:id="43" w:author="Crow White" w:date="2015-09-25T13:21:00Z" w:initials="CW">
    <w:p w14:paraId="75B406E7" w14:textId="49FB4062" w:rsidR="00FF4A1A" w:rsidRDefault="00FF4A1A">
      <w:pPr>
        <w:pStyle w:val="CommentText"/>
      </w:pPr>
      <w:r>
        <w:rPr>
          <w:rStyle w:val="CommentReference"/>
        </w:rPr>
        <w:annotationRef/>
      </w:r>
      <w:r>
        <w:t>I suppose the C&amp;P 2008 JEEM study is another example of this</w:t>
      </w:r>
    </w:p>
  </w:comment>
  <w:comment w:id="44" w:author="Crow White" w:date="2015-09-25T13:22:00Z" w:initials="CW">
    <w:p w14:paraId="46E1D6C7" w14:textId="5DC87425" w:rsidR="00FF4A1A" w:rsidRDefault="00FF4A1A">
      <w:pPr>
        <w:pStyle w:val="CommentText"/>
      </w:pPr>
      <w:r>
        <w:rPr>
          <w:rStyle w:val="CommentReference"/>
        </w:rPr>
        <w:annotationRef/>
      </w:r>
      <w:r>
        <w:t>What about when a stock is collapsed? That triggers monitoring via the Magnuson–Stevens Act, correct?</w:t>
      </w:r>
    </w:p>
  </w:comment>
  <w:comment w:id="45" w:author="Crow White" w:date="2015-09-25T13:24:00Z" w:initials="CW">
    <w:p w14:paraId="367907C5" w14:textId="77777777" w:rsidR="00FF4A1A" w:rsidRDefault="00FF4A1A">
      <w:pPr>
        <w:pStyle w:val="CommentText"/>
      </w:pPr>
      <w:r>
        <w:rPr>
          <w:rStyle w:val="CommentReference"/>
        </w:rPr>
        <w:annotationRef/>
      </w:r>
      <w:r>
        <w:t>Possibly some relevant literature:</w:t>
      </w:r>
    </w:p>
    <w:p w14:paraId="72DF7460" w14:textId="77777777" w:rsidR="00FF4A1A" w:rsidRDefault="00FF4A1A">
      <w:pPr>
        <w:pStyle w:val="CommentText"/>
      </w:pPr>
      <w:r>
        <w:t xml:space="preserve">Fuller et al. 2008 </w:t>
      </w:r>
      <w:proofErr w:type="spellStart"/>
      <w:r>
        <w:t>Ecol</w:t>
      </w:r>
      <w:proofErr w:type="spellEnd"/>
      <w:r>
        <w:t xml:space="preserve"> Apps</w:t>
      </w:r>
    </w:p>
    <w:p w14:paraId="01808848" w14:textId="77777777" w:rsidR="00FF4A1A" w:rsidRDefault="00FF4A1A">
      <w:pPr>
        <w:pStyle w:val="CommentText"/>
      </w:pPr>
    </w:p>
    <w:p w14:paraId="6C3E0CCD" w14:textId="3A88F739" w:rsidR="00FF4A1A" w:rsidRDefault="00FF4A1A">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comment>
  <w:comment w:id="46" w:author="Crow White" w:date="2015-09-26T12:22:00Z" w:initials="CW">
    <w:p w14:paraId="0C154A4C" w14:textId="7365B0D8" w:rsidR="00FF4A1A" w:rsidRDefault="00FF4A1A">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p w14:paraId="0B786542" w14:textId="77777777" w:rsidR="00FF4A1A" w:rsidRDefault="00FF4A1A">
      <w:pPr>
        <w:pStyle w:val="CommentText"/>
      </w:pPr>
    </w:p>
    <w:p w14:paraId="24D14322" w14:textId="0B094500" w:rsidR="00FF4A1A" w:rsidRDefault="00FF4A1A">
      <w:pPr>
        <w:pStyle w:val="CommentText"/>
      </w:pPr>
      <w:r>
        <w:t>BSH: right, so it is risky under normal (most) harvest strategies.</w:t>
      </w:r>
    </w:p>
  </w:comment>
  <w:comment w:id="50" w:author="Crow White" w:date="2015-09-25T13:56:00Z" w:initials="CW">
    <w:p w14:paraId="57C13DA9" w14:textId="3A10032E" w:rsidR="00FF4A1A" w:rsidRDefault="00FF4A1A">
      <w:pPr>
        <w:pStyle w:val="CommentText"/>
      </w:pPr>
      <w:r>
        <w:rPr>
          <w:rStyle w:val="CommentReference"/>
        </w:rPr>
        <w:annotationRef/>
      </w:r>
      <w:r>
        <w:t>Does the assessment model know the error, or just the estimate of the sample?</w:t>
      </w:r>
    </w:p>
  </w:comment>
  <w:comment w:id="54" w:author="Crow White" w:date="2015-09-25T14:11:00Z" w:initials="CW">
    <w:p w14:paraId="7B6A4E26" w14:textId="78300E36" w:rsidR="00FF4A1A" w:rsidRDefault="00FF4A1A">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comment>
  <w:comment w:id="55" w:author="Crow White" w:date="2015-09-26T12:28:00Z" w:initials="CW">
    <w:p w14:paraId="4D6F54C2" w14:textId="0A932519" w:rsidR="00FF4A1A" w:rsidRDefault="00FF4A1A">
      <w:pPr>
        <w:pStyle w:val="CommentText"/>
      </w:pPr>
      <w:r>
        <w:rPr>
          <w:rStyle w:val="CommentReference"/>
        </w:rPr>
        <w:annotationRef/>
      </w:r>
      <w:r>
        <w:t>I believe A defines the stock size below which growth is negative. i.e., it is the biological TP</w:t>
      </w:r>
    </w:p>
    <w:p w14:paraId="2BFC511A" w14:textId="77777777" w:rsidR="00FF4A1A" w:rsidRDefault="00FF4A1A">
      <w:pPr>
        <w:pStyle w:val="CommentText"/>
      </w:pPr>
    </w:p>
    <w:p w14:paraId="09C0228C" w14:textId="2621909A" w:rsidR="00FF4A1A" w:rsidRDefault="00FF4A1A">
      <w:pPr>
        <w:pStyle w:val="CommentText"/>
      </w:pPr>
      <w:r>
        <w:t>BSH: Crow’s comment seems right given how the equation is written. So negative growth occurs when B&lt;A or when Y is greater than the other set of terms?</w:t>
      </w:r>
    </w:p>
  </w:comment>
  <w:comment w:id="57" w:author="halpern" w:date="2015-09-26T12:52:00Z" w:initials="h">
    <w:p w14:paraId="0C2FD09C" w14:textId="381B0F78" w:rsidR="00FF4A1A" w:rsidRDefault="00FF4A1A">
      <w:pPr>
        <w:pStyle w:val="CommentText"/>
      </w:pPr>
      <w:r>
        <w:rPr>
          <w:rStyle w:val="CommentReference"/>
        </w:rPr>
        <w:annotationRef/>
      </w:r>
      <w:r>
        <w:t xml:space="preserve">Don’t we need to know this? All the things that affect how much of B makes it to </w:t>
      </w:r>
      <w:proofErr w:type="gramStart"/>
      <w:r>
        <w:t>B(</w:t>
      </w:r>
      <w:proofErr w:type="gramEnd"/>
      <w:r>
        <w:t>t+1) besides Y?</w:t>
      </w:r>
    </w:p>
  </w:comment>
  <w:comment w:id="59" w:author="halpern" w:date="2015-09-26T12:52:00Z" w:initials="h">
    <w:p w14:paraId="012D41D8" w14:textId="2A7ACC83" w:rsidR="00FF4A1A" w:rsidRDefault="00FF4A1A">
      <w:pPr>
        <w:pStyle w:val="CommentText"/>
      </w:pPr>
      <w:r>
        <w:rPr>
          <w:rStyle w:val="CommentReference"/>
        </w:rPr>
        <w:annotationRef/>
      </w:r>
      <w:r>
        <w:t>Right, I think that’s what Crow is getting at here as well.</w:t>
      </w:r>
    </w:p>
  </w:comment>
  <w:comment w:id="61" w:author="Crow White" w:date="2015-09-25T14:22:00Z" w:initials="CW">
    <w:p w14:paraId="1ACAD620" w14:textId="0062B3A2" w:rsidR="00FF4A1A" w:rsidRDefault="00FF4A1A">
      <w:pPr>
        <w:pStyle w:val="CommentText"/>
      </w:pPr>
      <w:r>
        <w:rPr>
          <w:rStyle w:val="CommentReference"/>
        </w:rPr>
        <w:annotationRef/>
      </w:r>
      <w:r>
        <w:t>This may be fine, but, technically, I think you mean fishing mortality rate, F, which is a function of effort and catchability: F=E*q</w:t>
      </w:r>
    </w:p>
  </w:comment>
  <w:comment w:id="64" w:author="Crow White" w:date="2015-09-25T14:27:00Z" w:initials="CW">
    <w:p w14:paraId="23341FCA" w14:textId="5CB4157A" w:rsidR="00FF4A1A" w:rsidRDefault="00FF4A1A">
      <w:pPr>
        <w:pStyle w:val="CommentText"/>
      </w:pPr>
      <w:r>
        <w:rPr>
          <w:rStyle w:val="CommentReference"/>
        </w:rPr>
        <w:annotationRef/>
      </w:r>
      <w:r>
        <w:t xml:space="preserve">You have </w:t>
      </w:r>
      <w:proofErr w:type="spellStart"/>
      <w:r>
        <w:t>suddently</w:t>
      </w:r>
      <w:proofErr w:type="spellEnd"/>
      <w:r>
        <w:t xml:space="preserve"> included catchability now, whereas I believe it needs to be in the calculation of MSY and </w:t>
      </w:r>
      <w:proofErr w:type="spellStart"/>
      <w:r>
        <w:t>Bmsy</w:t>
      </w:r>
      <w:proofErr w:type="spellEnd"/>
      <w:r>
        <w:t>, as described in my comment above.</w:t>
      </w:r>
    </w:p>
  </w:comment>
  <w:comment w:id="65" w:author="halpern" w:date="2015-09-26T13:08:00Z" w:initials="h">
    <w:p w14:paraId="65E3029F" w14:textId="0CA4EB87" w:rsidR="00FF4A1A" w:rsidRDefault="00FF4A1A">
      <w:pPr>
        <w:pStyle w:val="CommentText"/>
      </w:pPr>
      <w:r>
        <w:rPr>
          <w:rStyle w:val="CommentReference"/>
        </w:rPr>
        <w:annotationRef/>
      </w:r>
      <w:r>
        <w:t xml:space="preserve">I’m lost on all the cost variables. </w:t>
      </w:r>
      <w:proofErr w:type="spellStart"/>
      <w:proofErr w:type="gramStart"/>
      <w:r>
        <w:t>c</w:t>
      </w:r>
      <w:proofErr w:type="gramEnd"/>
      <w:r>
        <w:t>_e</w:t>
      </w:r>
      <w:proofErr w:type="spellEnd"/>
      <w:r>
        <w:t xml:space="preserve"> is the per unit cost of extracting, right? What is ‘e’ in the sum equation (</w:t>
      </w:r>
      <w:proofErr w:type="spellStart"/>
      <w:r>
        <w:t>c_i</w:t>
      </w:r>
      <w:proofErr w:type="spellEnd"/>
      <w:r>
        <w:t>*</w:t>
      </w:r>
      <w:proofErr w:type="spellStart"/>
      <w:r>
        <w:t>e^c_s</w:t>
      </w:r>
      <w:proofErr w:type="spellEnd"/>
      <w:r>
        <w:t xml:space="preserve">*phi)? And what’s the big C in that equation and how does it relate to </w:t>
      </w:r>
      <w:proofErr w:type="spellStart"/>
      <w:r>
        <w:t>c_e</w:t>
      </w:r>
      <w:proofErr w:type="spellEnd"/>
      <w:r>
        <w:t>?</w:t>
      </w:r>
    </w:p>
  </w:comment>
  <w:comment w:id="68" w:author="Crow White" w:date="2015-09-25T14:33:00Z" w:initials="CW">
    <w:p w14:paraId="3B8DD057" w14:textId="6F989429" w:rsidR="00FF4A1A" w:rsidRDefault="00FF4A1A">
      <w:pPr>
        <w:pStyle w:val="CommentText"/>
      </w:pPr>
      <w:r>
        <w:rPr>
          <w:rStyle w:val="CommentReference"/>
        </w:rPr>
        <w:annotationRef/>
      </w:r>
      <w:r>
        <w:t>Is it accurate to call phi variance above and CV here?</w:t>
      </w:r>
    </w:p>
  </w:comment>
  <w:comment w:id="70" w:author="Crow White" w:date="2015-09-25T14:35:00Z" w:initials="CW">
    <w:p w14:paraId="4B78EA85" w14:textId="07DF7D25" w:rsidR="00FF4A1A" w:rsidRDefault="00FF4A1A">
      <w:pPr>
        <w:pStyle w:val="CommentText"/>
      </w:pPr>
      <w:r>
        <w:rPr>
          <w:rStyle w:val="CommentReference"/>
        </w:rPr>
        <w:annotationRef/>
      </w:r>
      <w:r>
        <w:t>An alternate phrasing is “…can be varied without losing generality”</w:t>
      </w:r>
    </w:p>
  </w:comment>
  <w:comment w:id="71" w:author="Crow White" w:date="2015-09-25T14:37:00Z" w:initials="CW">
    <w:p w14:paraId="75ED6038" w14:textId="1AA36430" w:rsidR="00FF4A1A" w:rsidRDefault="00FF4A1A">
      <w:pPr>
        <w:pStyle w:val="CommentText"/>
      </w:pPr>
      <w:r>
        <w:rPr>
          <w:rStyle w:val="CommentReference"/>
        </w:rPr>
        <w:annotationRef/>
      </w:r>
      <w:r>
        <w:t xml:space="preserve">This could be a parameter that is varied as well.  Possibly even have it be multiplied by A so the management tipping point is explicitly linked to the biological tipping point. i.e., </w:t>
      </w:r>
      <w:proofErr w:type="spellStart"/>
      <w:r>
        <w:t>B_mgmtTP</w:t>
      </w:r>
      <w:proofErr w:type="spellEnd"/>
      <w:r>
        <w:t xml:space="preserve"> = omega*A, where omega is &gt;=1 and varied to reflect how cautionary management is </w:t>
      </w:r>
      <w:proofErr w:type="spellStart"/>
      <w:r>
        <w:t>wrt</w:t>
      </w:r>
      <w:proofErr w:type="spellEnd"/>
      <w:r>
        <w:t xml:space="preserve"> the TP.</w:t>
      </w:r>
    </w:p>
    <w:p w14:paraId="23D0B4F5" w14:textId="2E91350A" w:rsidR="00FF4A1A" w:rsidRDefault="00FF4A1A">
      <w:pPr>
        <w:pStyle w:val="CommentText"/>
      </w:pPr>
      <w:r>
        <w:t>Just a thought</w:t>
      </w:r>
    </w:p>
  </w:comment>
  <w:comment w:id="74" w:author="Crow White" w:date="2015-09-25T14:46:00Z" w:initials="CW">
    <w:p w14:paraId="68B37FC7" w14:textId="197855B0" w:rsidR="00FF4A1A" w:rsidRDefault="00FF4A1A">
      <w:pPr>
        <w:pStyle w:val="CommentText"/>
      </w:pPr>
      <w:r>
        <w:rPr>
          <w:rStyle w:val="CommentReference"/>
        </w:rPr>
        <w:annotationRef/>
      </w:r>
      <w:r>
        <w:t>You’ve switched to “F”, which I think is correct</w:t>
      </w:r>
    </w:p>
  </w:comment>
  <w:comment w:id="81" w:author="Crow White" w:date="2015-09-25T14:53:00Z" w:initials="CW">
    <w:p w14:paraId="7B336C30" w14:textId="34957881" w:rsidR="00FF4A1A" w:rsidRDefault="00FF4A1A">
      <w:pPr>
        <w:pStyle w:val="CommentText"/>
      </w:pPr>
      <w:r>
        <w:rPr>
          <w:rStyle w:val="CommentReference"/>
        </w:rPr>
        <w:annotationRef/>
      </w:r>
      <w:r>
        <w:t>Each year or over the entire time horizon?</w:t>
      </w:r>
    </w:p>
  </w:comment>
  <w:comment w:id="88" w:author="Crow White" w:date="2015-09-25T14:57:00Z" w:initials="CW">
    <w:p w14:paraId="2D9CAEF2" w14:textId="358D76DC" w:rsidR="00FF4A1A" w:rsidRDefault="00FF4A1A">
      <w:pPr>
        <w:pStyle w:val="CommentText"/>
      </w:pPr>
      <w:r>
        <w:rPr>
          <w:rStyle w:val="CommentReference"/>
        </w:rPr>
        <w:annotationRef/>
      </w:r>
      <w:r>
        <w:t>Isn’t your point: “…</w:t>
      </w:r>
      <w:r>
        <w:rPr>
          <w:rFonts w:ascii="Helvetica" w:hAnsi="Helvetica"/>
          <w:sz w:val="22"/>
          <w:szCs w:val="22"/>
        </w:rPr>
        <w:t>above which monitoring is low precision but less valuable anyways.”</w:t>
      </w:r>
    </w:p>
  </w:comment>
  <w:comment w:id="92" w:author="Crow White" w:date="2015-09-25T15:17:00Z" w:initials="CW">
    <w:p w14:paraId="05AB0992" w14:textId="77777777" w:rsidR="00FF4A1A" w:rsidRDefault="00FF4A1A">
      <w:pPr>
        <w:pStyle w:val="CommentText"/>
      </w:pPr>
      <w:r>
        <w:rPr>
          <w:rStyle w:val="CommentReference"/>
        </w:rPr>
        <w:annotationRef/>
      </w:r>
      <w:r>
        <w:t>Some refs worth considering:</w:t>
      </w:r>
    </w:p>
    <w:p w14:paraId="07A3199F" w14:textId="77777777" w:rsidR="00FF4A1A" w:rsidRDefault="00FF4A1A">
      <w:pPr>
        <w:pStyle w:val="CommentText"/>
      </w:pPr>
    </w:p>
    <w:p w14:paraId="5CEA193A" w14:textId="0D9AD326" w:rsidR="00FF4A1A" w:rsidRDefault="00FF4A1A">
      <w:pPr>
        <w:pStyle w:val="CommentText"/>
      </w:pPr>
      <w:r>
        <w:t xml:space="preserve">Gerber et al. 2005 </w:t>
      </w:r>
      <w:proofErr w:type="spellStart"/>
      <w:r>
        <w:t>Ecol</w:t>
      </w:r>
      <w:proofErr w:type="spellEnd"/>
      <w:r>
        <w:t xml:space="preserve"> Lett</w:t>
      </w:r>
    </w:p>
    <w:p w14:paraId="171AA0D0" w14:textId="77777777" w:rsidR="00FF4A1A" w:rsidRDefault="00FF4A1A">
      <w:pPr>
        <w:pStyle w:val="CommentText"/>
      </w:pPr>
    </w:p>
    <w:p w14:paraId="7397F9F1" w14:textId="318BE736" w:rsidR="00FF4A1A" w:rsidRDefault="00FF4A1A" w:rsidP="00340075">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5F31E273" w14:textId="5EAA021B" w:rsidR="00FF4A1A" w:rsidRDefault="00FF4A1A" w:rsidP="00340075">
      <w:pPr>
        <w:pStyle w:val="CommentText"/>
      </w:pPr>
      <w:r>
        <w:t>But see:</w:t>
      </w:r>
    </w:p>
    <w:p w14:paraId="1E091CFE" w14:textId="6D61D8DC" w:rsidR="00FF4A1A" w:rsidRDefault="00FF4A1A" w:rsidP="00340075">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5DC95094" w14:textId="77777777" w:rsidR="00FF4A1A" w:rsidRDefault="00FF4A1A" w:rsidP="00340075">
      <w:pPr>
        <w:pStyle w:val="CommentText"/>
      </w:pPr>
    </w:p>
    <w:p w14:paraId="0F2523E5" w14:textId="65225AA4" w:rsidR="00FF4A1A" w:rsidRDefault="00FF4A1A" w:rsidP="00340075">
      <w:pPr>
        <w:pStyle w:val="CommentText"/>
      </w:pPr>
      <w:r>
        <w:t xml:space="preserve">Hiroyuki et al. 2014 </w:t>
      </w:r>
      <w:proofErr w:type="spellStart"/>
      <w:r>
        <w:t>Popul</w:t>
      </w:r>
      <w:proofErr w:type="spellEnd"/>
      <w:r>
        <w:t xml:space="preserve"> </w:t>
      </w:r>
      <w:proofErr w:type="spellStart"/>
      <w:r>
        <w:t>Ecol</w:t>
      </w:r>
      <w:proofErr w:type="spellEnd"/>
    </w:p>
    <w:p w14:paraId="1EDED1C6" w14:textId="77777777" w:rsidR="00FF4A1A" w:rsidRDefault="00FF4A1A" w:rsidP="00340075">
      <w:pPr>
        <w:pStyle w:val="CommentText"/>
      </w:pPr>
    </w:p>
    <w:p w14:paraId="71FC2AE1" w14:textId="371E899D" w:rsidR="00FF4A1A" w:rsidRDefault="00FF4A1A" w:rsidP="00340075">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17C93BD5" w14:textId="77777777" w:rsidR="00FF4A1A" w:rsidRDefault="00FF4A1A" w:rsidP="00340075">
      <w:pPr>
        <w:pStyle w:val="CommentText"/>
      </w:pPr>
    </w:p>
  </w:comment>
  <w:comment w:id="93" w:author="Crow White" w:date="2015-09-25T15:11:00Z" w:initials="CW">
    <w:p w14:paraId="2B34F8E9" w14:textId="77777777" w:rsidR="00FF4A1A" w:rsidRDefault="00FF4A1A">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A3DDAFD" w14:textId="77777777" w:rsidR="00FF4A1A" w:rsidRDefault="00FF4A1A">
      <w:pPr>
        <w:pStyle w:val="CommentText"/>
      </w:pPr>
    </w:p>
    <w:p w14:paraId="0C6D89AC" w14:textId="45E125F7" w:rsidR="00FF4A1A" w:rsidRDefault="00FF4A1A">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94" w:author="halpern" w:date="2015-09-26T13:18:00Z" w:initials="h">
    <w:p w14:paraId="01A35DF7" w14:textId="22726300" w:rsidR="00FF4A1A" w:rsidRDefault="00FF4A1A">
      <w:pPr>
        <w:pStyle w:val="CommentText"/>
      </w:pPr>
      <w:r>
        <w:rPr>
          <w:rStyle w:val="CommentReference"/>
        </w:rPr>
        <w:annotationRef/>
      </w:r>
      <w:r>
        <w:t>I think this is a separate question and probably too much to put into this paper.</w:t>
      </w:r>
    </w:p>
  </w:comment>
  <w:comment w:id="95" w:author="halpern" w:date="2015-09-26T13:19:00Z" w:initials="h">
    <w:p w14:paraId="7F1B4199" w14:textId="7A970553" w:rsidR="00FF4A1A" w:rsidRDefault="00FF4A1A">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A97C4" w14:textId="77777777" w:rsidR="00FF4A1A" w:rsidRDefault="00FF4A1A" w:rsidP="00135D5C">
      <w:r>
        <w:separator/>
      </w:r>
    </w:p>
  </w:endnote>
  <w:endnote w:type="continuationSeparator" w:id="0">
    <w:p w14:paraId="67FA0943" w14:textId="77777777" w:rsidR="00FF4A1A" w:rsidRDefault="00FF4A1A"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732CF2" w14:textId="77777777" w:rsidR="00FF4A1A" w:rsidRDefault="00FF4A1A" w:rsidP="00135D5C">
      <w:r>
        <w:separator/>
      </w:r>
    </w:p>
  </w:footnote>
  <w:footnote w:type="continuationSeparator" w:id="0">
    <w:p w14:paraId="18C06F3D" w14:textId="77777777" w:rsidR="00FF4A1A" w:rsidRDefault="00FF4A1A"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8048&lt;/item&gt;&lt;item&gt;8077&lt;/item&gt;&lt;item&gt;8123&lt;/item&gt;&lt;item&gt;8124&lt;/item&gt;&lt;item&gt;8126&lt;/item&gt;&lt;item&gt;8128&lt;/item&gt;&lt;item&gt;8132&lt;/item&gt;&lt;/record-ids&gt;&lt;/item&gt;&lt;/Libraries&gt;"/>
  </w:docVars>
  <w:rsids>
    <w:rsidRoot w:val="00EA4926"/>
    <w:rsid w:val="00000104"/>
    <w:rsid w:val="00000733"/>
    <w:rsid w:val="00000928"/>
    <w:rsid w:val="00000D1E"/>
    <w:rsid w:val="00001AA5"/>
    <w:rsid w:val="000105EB"/>
    <w:rsid w:val="0001115B"/>
    <w:rsid w:val="00012A3D"/>
    <w:rsid w:val="00013C23"/>
    <w:rsid w:val="0003223B"/>
    <w:rsid w:val="00035AE1"/>
    <w:rsid w:val="00035B6B"/>
    <w:rsid w:val="00036BA2"/>
    <w:rsid w:val="000437E9"/>
    <w:rsid w:val="00043C70"/>
    <w:rsid w:val="00045D2C"/>
    <w:rsid w:val="000460B4"/>
    <w:rsid w:val="00051687"/>
    <w:rsid w:val="000539E9"/>
    <w:rsid w:val="00055424"/>
    <w:rsid w:val="00056E95"/>
    <w:rsid w:val="0006213F"/>
    <w:rsid w:val="000626DC"/>
    <w:rsid w:val="00067023"/>
    <w:rsid w:val="0007003B"/>
    <w:rsid w:val="0007073E"/>
    <w:rsid w:val="00081FA2"/>
    <w:rsid w:val="0008452C"/>
    <w:rsid w:val="000847BF"/>
    <w:rsid w:val="00084B2A"/>
    <w:rsid w:val="000869C2"/>
    <w:rsid w:val="00091253"/>
    <w:rsid w:val="000936DC"/>
    <w:rsid w:val="00097BDF"/>
    <w:rsid w:val="000A53DB"/>
    <w:rsid w:val="000A61E0"/>
    <w:rsid w:val="000A64FE"/>
    <w:rsid w:val="000A7411"/>
    <w:rsid w:val="000A75E1"/>
    <w:rsid w:val="000A7A56"/>
    <w:rsid w:val="000B15BE"/>
    <w:rsid w:val="000B21F8"/>
    <w:rsid w:val="000B4A7A"/>
    <w:rsid w:val="000B54F0"/>
    <w:rsid w:val="000C253D"/>
    <w:rsid w:val="000C489C"/>
    <w:rsid w:val="000C5D7B"/>
    <w:rsid w:val="000C6E81"/>
    <w:rsid w:val="000D1ADB"/>
    <w:rsid w:val="000D60B9"/>
    <w:rsid w:val="000D71E0"/>
    <w:rsid w:val="000D7A36"/>
    <w:rsid w:val="000E1CB4"/>
    <w:rsid w:val="000E67EE"/>
    <w:rsid w:val="000E6926"/>
    <w:rsid w:val="000F2389"/>
    <w:rsid w:val="000F5FBD"/>
    <w:rsid w:val="000F66DC"/>
    <w:rsid w:val="000F7E36"/>
    <w:rsid w:val="00103088"/>
    <w:rsid w:val="001043D9"/>
    <w:rsid w:val="00106445"/>
    <w:rsid w:val="0010719A"/>
    <w:rsid w:val="001107BC"/>
    <w:rsid w:val="001115EF"/>
    <w:rsid w:val="0012059B"/>
    <w:rsid w:val="00125042"/>
    <w:rsid w:val="001261A8"/>
    <w:rsid w:val="00126284"/>
    <w:rsid w:val="001277C0"/>
    <w:rsid w:val="00127FEE"/>
    <w:rsid w:val="00132E01"/>
    <w:rsid w:val="001341AD"/>
    <w:rsid w:val="00134761"/>
    <w:rsid w:val="00135D5C"/>
    <w:rsid w:val="001361AB"/>
    <w:rsid w:val="001372FE"/>
    <w:rsid w:val="001430DD"/>
    <w:rsid w:val="00143BB8"/>
    <w:rsid w:val="00146CDF"/>
    <w:rsid w:val="00155703"/>
    <w:rsid w:val="00160AB3"/>
    <w:rsid w:val="00160AFB"/>
    <w:rsid w:val="00161963"/>
    <w:rsid w:val="001704B9"/>
    <w:rsid w:val="00170B74"/>
    <w:rsid w:val="00174E19"/>
    <w:rsid w:val="00175C87"/>
    <w:rsid w:val="00176CBD"/>
    <w:rsid w:val="00177457"/>
    <w:rsid w:val="001777EA"/>
    <w:rsid w:val="001801B3"/>
    <w:rsid w:val="00181EF6"/>
    <w:rsid w:val="001840A1"/>
    <w:rsid w:val="00185A27"/>
    <w:rsid w:val="001876E3"/>
    <w:rsid w:val="001915FF"/>
    <w:rsid w:val="00193870"/>
    <w:rsid w:val="00195F71"/>
    <w:rsid w:val="00196608"/>
    <w:rsid w:val="001966A5"/>
    <w:rsid w:val="00197742"/>
    <w:rsid w:val="001A61FF"/>
    <w:rsid w:val="001A7D34"/>
    <w:rsid w:val="001B2DD7"/>
    <w:rsid w:val="001B43B3"/>
    <w:rsid w:val="001B4919"/>
    <w:rsid w:val="001B690A"/>
    <w:rsid w:val="001C13E8"/>
    <w:rsid w:val="001C46CB"/>
    <w:rsid w:val="001C54B9"/>
    <w:rsid w:val="001C5893"/>
    <w:rsid w:val="001C6065"/>
    <w:rsid w:val="001C7224"/>
    <w:rsid w:val="001D33B6"/>
    <w:rsid w:val="001D5301"/>
    <w:rsid w:val="001D7ECD"/>
    <w:rsid w:val="001E08B3"/>
    <w:rsid w:val="001E24EF"/>
    <w:rsid w:val="001F0E38"/>
    <w:rsid w:val="001F2F09"/>
    <w:rsid w:val="001F6772"/>
    <w:rsid w:val="001F74B9"/>
    <w:rsid w:val="00207CAC"/>
    <w:rsid w:val="0021032B"/>
    <w:rsid w:val="0021105A"/>
    <w:rsid w:val="00211D22"/>
    <w:rsid w:val="00212DD7"/>
    <w:rsid w:val="002156DA"/>
    <w:rsid w:val="0021760A"/>
    <w:rsid w:val="002259D7"/>
    <w:rsid w:val="00227285"/>
    <w:rsid w:val="002279DC"/>
    <w:rsid w:val="002334F6"/>
    <w:rsid w:val="00234836"/>
    <w:rsid w:val="00236AD5"/>
    <w:rsid w:val="00236EBC"/>
    <w:rsid w:val="00240A1C"/>
    <w:rsid w:val="002414FD"/>
    <w:rsid w:val="00241882"/>
    <w:rsid w:val="00247A7D"/>
    <w:rsid w:val="002540BB"/>
    <w:rsid w:val="00257D20"/>
    <w:rsid w:val="00260E11"/>
    <w:rsid w:val="00262AEF"/>
    <w:rsid w:val="002633A4"/>
    <w:rsid w:val="002671A2"/>
    <w:rsid w:val="002674AC"/>
    <w:rsid w:val="002818A7"/>
    <w:rsid w:val="002851F5"/>
    <w:rsid w:val="00285C11"/>
    <w:rsid w:val="002937D2"/>
    <w:rsid w:val="00294391"/>
    <w:rsid w:val="00295023"/>
    <w:rsid w:val="002956DD"/>
    <w:rsid w:val="002961C9"/>
    <w:rsid w:val="00296B45"/>
    <w:rsid w:val="002A360C"/>
    <w:rsid w:val="002B37FB"/>
    <w:rsid w:val="002B6213"/>
    <w:rsid w:val="002B68BD"/>
    <w:rsid w:val="002B753F"/>
    <w:rsid w:val="002C2049"/>
    <w:rsid w:val="002C71C5"/>
    <w:rsid w:val="002D198C"/>
    <w:rsid w:val="002D6CA1"/>
    <w:rsid w:val="002D6F35"/>
    <w:rsid w:val="002D7259"/>
    <w:rsid w:val="002D7AB2"/>
    <w:rsid w:val="002E03E3"/>
    <w:rsid w:val="002E3961"/>
    <w:rsid w:val="002E7780"/>
    <w:rsid w:val="002F0F1B"/>
    <w:rsid w:val="002F5988"/>
    <w:rsid w:val="003030A9"/>
    <w:rsid w:val="003041B4"/>
    <w:rsid w:val="00305441"/>
    <w:rsid w:val="00312C20"/>
    <w:rsid w:val="003250F7"/>
    <w:rsid w:val="0032699A"/>
    <w:rsid w:val="00332702"/>
    <w:rsid w:val="00335F01"/>
    <w:rsid w:val="00340075"/>
    <w:rsid w:val="003435AE"/>
    <w:rsid w:val="00344157"/>
    <w:rsid w:val="00344A84"/>
    <w:rsid w:val="0034606C"/>
    <w:rsid w:val="00356997"/>
    <w:rsid w:val="00357162"/>
    <w:rsid w:val="00362018"/>
    <w:rsid w:val="00362271"/>
    <w:rsid w:val="003623C0"/>
    <w:rsid w:val="00367A4C"/>
    <w:rsid w:val="003703B2"/>
    <w:rsid w:val="003808E3"/>
    <w:rsid w:val="003842DD"/>
    <w:rsid w:val="00393873"/>
    <w:rsid w:val="0039483D"/>
    <w:rsid w:val="00395369"/>
    <w:rsid w:val="00397162"/>
    <w:rsid w:val="00397E19"/>
    <w:rsid w:val="003A29D4"/>
    <w:rsid w:val="003A5CF9"/>
    <w:rsid w:val="003A7290"/>
    <w:rsid w:val="003B60C5"/>
    <w:rsid w:val="003C10CF"/>
    <w:rsid w:val="003C2569"/>
    <w:rsid w:val="003C4513"/>
    <w:rsid w:val="003C49F2"/>
    <w:rsid w:val="003C513B"/>
    <w:rsid w:val="003C59C5"/>
    <w:rsid w:val="003D48B0"/>
    <w:rsid w:val="003D4CC5"/>
    <w:rsid w:val="003E12CA"/>
    <w:rsid w:val="003E2FCD"/>
    <w:rsid w:val="003E3042"/>
    <w:rsid w:val="003F11C0"/>
    <w:rsid w:val="003F3560"/>
    <w:rsid w:val="003F6580"/>
    <w:rsid w:val="00400DBD"/>
    <w:rsid w:val="00400F2A"/>
    <w:rsid w:val="0040141F"/>
    <w:rsid w:val="0040280B"/>
    <w:rsid w:val="00403E71"/>
    <w:rsid w:val="00404E42"/>
    <w:rsid w:val="00405667"/>
    <w:rsid w:val="00407CFB"/>
    <w:rsid w:val="004117F9"/>
    <w:rsid w:val="00412FCD"/>
    <w:rsid w:val="0041490E"/>
    <w:rsid w:val="004206B9"/>
    <w:rsid w:val="00421D99"/>
    <w:rsid w:val="00425F02"/>
    <w:rsid w:val="004271DD"/>
    <w:rsid w:val="00433F5A"/>
    <w:rsid w:val="00435DD9"/>
    <w:rsid w:val="00437F91"/>
    <w:rsid w:val="00450605"/>
    <w:rsid w:val="00454793"/>
    <w:rsid w:val="0046187D"/>
    <w:rsid w:val="004641FB"/>
    <w:rsid w:val="00467F98"/>
    <w:rsid w:val="00473EB7"/>
    <w:rsid w:val="00476BB8"/>
    <w:rsid w:val="00480363"/>
    <w:rsid w:val="00480B70"/>
    <w:rsid w:val="00481EF0"/>
    <w:rsid w:val="00483A26"/>
    <w:rsid w:val="00485EE6"/>
    <w:rsid w:val="00486187"/>
    <w:rsid w:val="004866D3"/>
    <w:rsid w:val="004879B3"/>
    <w:rsid w:val="00487E08"/>
    <w:rsid w:val="0049032F"/>
    <w:rsid w:val="0049083F"/>
    <w:rsid w:val="0049147E"/>
    <w:rsid w:val="00492F1C"/>
    <w:rsid w:val="00494745"/>
    <w:rsid w:val="004948F7"/>
    <w:rsid w:val="004A0E87"/>
    <w:rsid w:val="004A131B"/>
    <w:rsid w:val="004A23D3"/>
    <w:rsid w:val="004A6454"/>
    <w:rsid w:val="004B151D"/>
    <w:rsid w:val="004B4748"/>
    <w:rsid w:val="004B4FF8"/>
    <w:rsid w:val="004C05AC"/>
    <w:rsid w:val="004C1101"/>
    <w:rsid w:val="004C1294"/>
    <w:rsid w:val="004C7606"/>
    <w:rsid w:val="004D042C"/>
    <w:rsid w:val="004D1678"/>
    <w:rsid w:val="004D2470"/>
    <w:rsid w:val="004D6F47"/>
    <w:rsid w:val="004E202B"/>
    <w:rsid w:val="004E297D"/>
    <w:rsid w:val="004E3FD4"/>
    <w:rsid w:val="004F1994"/>
    <w:rsid w:val="004F44F9"/>
    <w:rsid w:val="004F45A2"/>
    <w:rsid w:val="004F5277"/>
    <w:rsid w:val="004F63A4"/>
    <w:rsid w:val="004F6B19"/>
    <w:rsid w:val="004F79E2"/>
    <w:rsid w:val="00500122"/>
    <w:rsid w:val="00502291"/>
    <w:rsid w:val="0050378A"/>
    <w:rsid w:val="00505070"/>
    <w:rsid w:val="005116B5"/>
    <w:rsid w:val="00512E82"/>
    <w:rsid w:val="00513001"/>
    <w:rsid w:val="00522D02"/>
    <w:rsid w:val="005232F7"/>
    <w:rsid w:val="00530EFF"/>
    <w:rsid w:val="005341A5"/>
    <w:rsid w:val="00534350"/>
    <w:rsid w:val="0054657C"/>
    <w:rsid w:val="0055021B"/>
    <w:rsid w:val="005510FC"/>
    <w:rsid w:val="0055146A"/>
    <w:rsid w:val="00555F85"/>
    <w:rsid w:val="00561D9B"/>
    <w:rsid w:val="00561FB2"/>
    <w:rsid w:val="005626B9"/>
    <w:rsid w:val="005635C0"/>
    <w:rsid w:val="00570929"/>
    <w:rsid w:val="005716D6"/>
    <w:rsid w:val="0057211D"/>
    <w:rsid w:val="0057298C"/>
    <w:rsid w:val="00574F07"/>
    <w:rsid w:val="00575FCC"/>
    <w:rsid w:val="00577B65"/>
    <w:rsid w:val="00583724"/>
    <w:rsid w:val="005901B3"/>
    <w:rsid w:val="00590C63"/>
    <w:rsid w:val="0059227E"/>
    <w:rsid w:val="00592597"/>
    <w:rsid w:val="00593793"/>
    <w:rsid w:val="005952B2"/>
    <w:rsid w:val="00595F1A"/>
    <w:rsid w:val="005A07C7"/>
    <w:rsid w:val="005B69F7"/>
    <w:rsid w:val="005B7132"/>
    <w:rsid w:val="005C0E01"/>
    <w:rsid w:val="005C7C2E"/>
    <w:rsid w:val="005D02E3"/>
    <w:rsid w:val="005D3254"/>
    <w:rsid w:val="005D4007"/>
    <w:rsid w:val="005D77D4"/>
    <w:rsid w:val="005E0CEF"/>
    <w:rsid w:val="005E2CFA"/>
    <w:rsid w:val="005E3317"/>
    <w:rsid w:val="005E4F1D"/>
    <w:rsid w:val="005E6BCA"/>
    <w:rsid w:val="005E7A24"/>
    <w:rsid w:val="005F17E4"/>
    <w:rsid w:val="005F1942"/>
    <w:rsid w:val="005F3761"/>
    <w:rsid w:val="005F45F4"/>
    <w:rsid w:val="005F4E8C"/>
    <w:rsid w:val="0060220F"/>
    <w:rsid w:val="00602A5F"/>
    <w:rsid w:val="006078BE"/>
    <w:rsid w:val="006106DB"/>
    <w:rsid w:val="0061273E"/>
    <w:rsid w:val="00614BB8"/>
    <w:rsid w:val="00615385"/>
    <w:rsid w:val="00615C4D"/>
    <w:rsid w:val="006215F7"/>
    <w:rsid w:val="00621710"/>
    <w:rsid w:val="00621DB4"/>
    <w:rsid w:val="00622E61"/>
    <w:rsid w:val="006257E3"/>
    <w:rsid w:val="006270AF"/>
    <w:rsid w:val="006276F5"/>
    <w:rsid w:val="00641C1C"/>
    <w:rsid w:val="0064383B"/>
    <w:rsid w:val="00645768"/>
    <w:rsid w:val="006462F3"/>
    <w:rsid w:val="00647F49"/>
    <w:rsid w:val="0065066F"/>
    <w:rsid w:val="00652914"/>
    <w:rsid w:val="00654636"/>
    <w:rsid w:val="00654A7D"/>
    <w:rsid w:val="0065689A"/>
    <w:rsid w:val="0065689D"/>
    <w:rsid w:val="006650A0"/>
    <w:rsid w:val="00673A69"/>
    <w:rsid w:val="00677931"/>
    <w:rsid w:val="00681484"/>
    <w:rsid w:val="0068315A"/>
    <w:rsid w:val="00685475"/>
    <w:rsid w:val="00690845"/>
    <w:rsid w:val="006A2CEE"/>
    <w:rsid w:val="006A6686"/>
    <w:rsid w:val="006A798A"/>
    <w:rsid w:val="006B1524"/>
    <w:rsid w:val="006B2DE9"/>
    <w:rsid w:val="006B5602"/>
    <w:rsid w:val="006B5E99"/>
    <w:rsid w:val="006C1856"/>
    <w:rsid w:val="006C49AC"/>
    <w:rsid w:val="006C7181"/>
    <w:rsid w:val="006D283D"/>
    <w:rsid w:val="006D4A47"/>
    <w:rsid w:val="006D4A73"/>
    <w:rsid w:val="006D6D3F"/>
    <w:rsid w:val="006D7714"/>
    <w:rsid w:val="006E37A9"/>
    <w:rsid w:val="006E3884"/>
    <w:rsid w:val="006E4F13"/>
    <w:rsid w:val="006E5826"/>
    <w:rsid w:val="00701617"/>
    <w:rsid w:val="00703C1A"/>
    <w:rsid w:val="00704500"/>
    <w:rsid w:val="0071106A"/>
    <w:rsid w:val="00714BCA"/>
    <w:rsid w:val="007165A5"/>
    <w:rsid w:val="00716896"/>
    <w:rsid w:val="00720779"/>
    <w:rsid w:val="00720D36"/>
    <w:rsid w:val="00722241"/>
    <w:rsid w:val="00722ACF"/>
    <w:rsid w:val="00726D79"/>
    <w:rsid w:val="007271B1"/>
    <w:rsid w:val="00730D6C"/>
    <w:rsid w:val="00740EE9"/>
    <w:rsid w:val="00746AF5"/>
    <w:rsid w:val="00751648"/>
    <w:rsid w:val="00751D71"/>
    <w:rsid w:val="007522A9"/>
    <w:rsid w:val="00756FD4"/>
    <w:rsid w:val="00757736"/>
    <w:rsid w:val="00763C8D"/>
    <w:rsid w:val="00774CA4"/>
    <w:rsid w:val="00775AA8"/>
    <w:rsid w:val="00776AA3"/>
    <w:rsid w:val="007770BC"/>
    <w:rsid w:val="00781354"/>
    <w:rsid w:val="007830F7"/>
    <w:rsid w:val="00783ACA"/>
    <w:rsid w:val="00786844"/>
    <w:rsid w:val="00795873"/>
    <w:rsid w:val="0079751B"/>
    <w:rsid w:val="007A09A4"/>
    <w:rsid w:val="007A0F69"/>
    <w:rsid w:val="007A744C"/>
    <w:rsid w:val="007B04D3"/>
    <w:rsid w:val="007B0895"/>
    <w:rsid w:val="007B46BC"/>
    <w:rsid w:val="007B77F1"/>
    <w:rsid w:val="007C0895"/>
    <w:rsid w:val="007C3306"/>
    <w:rsid w:val="007C6900"/>
    <w:rsid w:val="007D0B82"/>
    <w:rsid w:val="007D1B24"/>
    <w:rsid w:val="007D3BA8"/>
    <w:rsid w:val="007E1052"/>
    <w:rsid w:val="007E7F32"/>
    <w:rsid w:val="007F159D"/>
    <w:rsid w:val="007F2FC1"/>
    <w:rsid w:val="007F61D2"/>
    <w:rsid w:val="007F6AB8"/>
    <w:rsid w:val="008058FB"/>
    <w:rsid w:val="00814137"/>
    <w:rsid w:val="00814225"/>
    <w:rsid w:val="0081495D"/>
    <w:rsid w:val="00814C6A"/>
    <w:rsid w:val="00817BAB"/>
    <w:rsid w:val="00822127"/>
    <w:rsid w:val="008235B2"/>
    <w:rsid w:val="00824946"/>
    <w:rsid w:val="00825E6A"/>
    <w:rsid w:val="00830792"/>
    <w:rsid w:val="00830A31"/>
    <w:rsid w:val="008324A7"/>
    <w:rsid w:val="008357DB"/>
    <w:rsid w:val="00836E1D"/>
    <w:rsid w:val="008451D2"/>
    <w:rsid w:val="00845B10"/>
    <w:rsid w:val="00847B4D"/>
    <w:rsid w:val="008555BA"/>
    <w:rsid w:val="008579C9"/>
    <w:rsid w:val="00861B1D"/>
    <w:rsid w:val="008641E2"/>
    <w:rsid w:val="008653B4"/>
    <w:rsid w:val="00872C76"/>
    <w:rsid w:val="00873F26"/>
    <w:rsid w:val="00874394"/>
    <w:rsid w:val="0087657E"/>
    <w:rsid w:val="0087797E"/>
    <w:rsid w:val="0088047E"/>
    <w:rsid w:val="008876F8"/>
    <w:rsid w:val="00887DEA"/>
    <w:rsid w:val="00892738"/>
    <w:rsid w:val="00894043"/>
    <w:rsid w:val="00894D75"/>
    <w:rsid w:val="008A063E"/>
    <w:rsid w:val="008A0772"/>
    <w:rsid w:val="008A62BB"/>
    <w:rsid w:val="008A79AE"/>
    <w:rsid w:val="008B06A6"/>
    <w:rsid w:val="008B0BCB"/>
    <w:rsid w:val="008B2153"/>
    <w:rsid w:val="008B2608"/>
    <w:rsid w:val="008B2ED7"/>
    <w:rsid w:val="008B3245"/>
    <w:rsid w:val="008B7F3C"/>
    <w:rsid w:val="008D000D"/>
    <w:rsid w:val="008D4713"/>
    <w:rsid w:val="008D572B"/>
    <w:rsid w:val="008E403D"/>
    <w:rsid w:val="008E4C18"/>
    <w:rsid w:val="008E64B1"/>
    <w:rsid w:val="008E77A7"/>
    <w:rsid w:val="008F273E"/>
    <w:rsid w:val="008F6443"/>
    <w:rsid w:val="0090182E"/>
    <w:rsid w:val="009018DE"/>
    <w:rsid w:val="00901DBA"/>
    <w:rsid w:val="00903261"/>
    <w:rsid w:val="00904C9C"/>
    <w:rsid w:val="00905369"/>
    <w:rsid w:val="0091246B"/>
    <w:rsid w:val="00913154"/>
    <w:rsid w:val="00913757"/>
    <w:rsid w:val="00913F9D"/>
    <w:rsid w:val="00915FB5"/>
    <w:rsid w:val="00922B3B"/>
    <w:rsid w:val="00923293"/>
    <w:rsid w:val="00923B4E"/>
    <w:rsid w:val="009242C5"/>
    <w:rsid w:val="00927D14"/>
    <w:rsid w:val="00933791"/>
    <w:rsid w:val="00934691"/>
    <w:rsid w:val="00936124"/>
    <w:rsid w:val="009365AC"/>
    <w:rsid w:val="00944D13"/>
    <w:rsid w:val="00944FBA"/>
    <w:rsid w:val="009458F0"/>
    <w:rsid w:val="00952344"/>
    <w:rsid w:val="00952FA6"/>
    <w:rsid w:val="009550AB"/>
    <w:rsid w:val="00956203"/>
    <w:rsid w:val="00956809"/>
    <w:rsid w:val="00956AB4"/>
    <w:rsid w:val="00957471"/>
    <w:rsid w:val="00957F1F"/>
    <w:rsid w:val="00960816"/>
    <w:rsid w:val="0096111C"/>
    <w:rsid w:val="00961B11"/>
    <w:rsid w:val="00963D6B"/>
    <w:rsid w:val="00964A2D"/>
    <w:rsid w:val="00964B50"/>
    <w:rsid w:val="0096685A"/>
    <w:rsid w:val="00971BD9"/>
    <w:rsid w:val="00972145"/>
    <w:rsid w:val="009732FF"/>
    <w:rsid w:val="009741A2"/>
    <w:rsid w:val="0097481E"/>
    <w:rsid w:val="009900D6"/>
    <w:rsid w:val="00992A4F"/>
    <w:rsid w:val="00992EEE"/>
    <w:rsid w:val="0099664B"/>
    <w:rsid w:val="00996689"/>
    <w:rsid w:val="00997EC9"/>
    <w:rsid w:val="009A25CE"/>
    <w:rsid w:val="009A313F"/>
    <w:rsid w:val="009A6302"/>
    <w:rsid w:val="009B1019"/>
    <w:rsid w:val="009B1C48"/>
    <w:rsid w:val="009B2081"/>
    <w:rsid w:val="009B4040"/>
    <w:rsid w:val="009B6DE2"/>
    <w:rsid w:val="009B7010"/>
    <w:rsid w:val="009B7333"/>
    <w:rsid w:val="009C1AB2"/>
    <w:rsid w:val="009C25E1"/>
    <w:rsid w:val="009C7059"/>
    <w:rsid w:val="009C7629"/>
    <w:rsid w:val="009D19F0"/>
    <w:rsid w:val="009D280A"/>
    <w:rsid w:val="009D6AEE"/>
    <w:rsid w:val="009E4C29"/>
    <w:rsid w:val="009E631B"/>
    <w:rsid w:val="009E7EA1"/>
    <w:rsid w:val="009F4787"/>
    <w:rsid w:val="009F4D90"/>
    <w:rsid w:val="009F736F"/>
    <w:rsid w:val="00A01EFD"/>
    <w:rsid w:val="00A0237B"/>
    <w:rsid w:val="00A065BA"/>
    <w:rsid w:val="00A126E5"/>
    <w:rsid w:val="00A16F31"/>
    <w:rsid w:val="00A20252"/>
    <w:rsid w:val="00A20A56"/>
    <w:rsid w:val="00A262AC"/>
    <w:rsid w:val="00A33B0A"/>
    <w:rsid w:val="00A42591"/>
    <w:rsid w:val="00A53937"/>
    <w:rsid w:val="00A53D50"/>
    <w:rsid w:val="00A55818"/>
    <w:rsid w:val="00A55BC6"/>
    <w:rsid w:val="00A56A78"/>
    <w:rsid w:val="00A64D09"/>
    <w:rsid w:val="00A66A28"/>
    <w:rsid w:val="00A70AD8"/>
    <w:rsid w:val="00A72F15"/>
    <w:rsid w:val="00A800CF"/>
    <w:rsid w:val="00A8037E"/>
    <w:rsid w:val="00A8136F"/>
    <w:rsid w:val="00A82A90"/>
    <w:rsid w:val="00A90388"/>
    <w:rsid w:val="00A94AF7"/>
    <w:rsid w:val="00AA1176"/>
    <w:rsid w:val="00AA30AC"/>
    <w:rsid w:val="00AA5908"/>
    <w:rsid w:val="00AB0BAD"/>
    <w:rsid w:val="00AB3B51"/>
    <w:rsid w:val="00AB50E2"/>
    <w:rsid w:val="00AB6309"/>
    <w:rsid w:val="00AC3212"/>
    <w:rsid w:val="00AC375B"/>
    <w:rsid w:val="00AC3C96"/>
    <w:rsid w:val="00AC44FD"/>
    <w:rsid w:val="00AC7FCC"/>
    <w:rsid w:val="00AD0D32"/>
    <w:rsid w:val="00AD3FB0"/>
    <w:rsid w:val="00AD4F07"/>
    <w:rsid w:val="00AD75A7"/>
    <w:rsid w:val="00AD7FE0"/>
    <w:rsid w:val="00AE5F3B"/>
    <w:rsid w:val="00AE6EC0"/>
    <w:rsid w:val="00AE7ABA"/>
    <w:rsid w:val="00AF65DE"/>
    <w:rsid w:val="00B00779"/>
    <w:rsid w:val="00B02E53"/>
    <w:rsid w:val="00B056B9"/>
    <w:rsid w:val="00B06625"/>
    <w:rsid w:val="00B0795D"/>
    <w:rsid w:val="00B101E0"/>
    <w:rsid w:val="00B10D68"/>
    <w:rsid w:val="00B11A7A"/>
    <w:rsid w:val="00B1245F"/>
    <w:rsid w:val="00B14009"/>
    <w:rsid w:val="00B14CE4"/>
    <w:rsid w:val="00B15BAF"/>
    <w:rsid w:val="00B15EE0"/>
    <w:rsid w:val="00B17E27"/>
    <w:rsid w:val="00B20480"/>
    <w:rsid w:val="00B22BB9"/>
    <w:rsid w:val="00B22FAB"/>
    <w:rsid w:val="00B24271"/>
    <w:rsid w:val="00B3069E"/>
    <w:rsid w:val="00B3217E"/>
    <w:rsid w:val="00B40F2C"/>
    <w:rsid w:val="00B454E2"/>
    <w:rsid w:val="00B45C16"/>
    <w:rsid w:val="00B469CE"/>
    <w:rsid w:val="00B505A1"/>
    <w:rsid w:val="00B53FE8"/>
    <w:rsid w:val="00B54349"/>
    <w:rsid w:val="00B57C57"/>
    <w:rsid w:val="00B60AEC"/>
    <w:rsid w:val="00B64BCB"/>
    <w:rsid w:val="00B64D13"/>
    <w:rsid w:val="00B66E0E"/>
    <w:rsid w:val="00B73A47"/>
    <w:rsid w:val="00B74C11"/>
    <w:rsid w:val="00B764BD"/>
    <w:rsid w:val="00B80A77"/>
    <w:rsid w:val="00B82848"/>
    <w:rsid w:val="00B84128"/>
    <w:rsid w:val="00B85510"/>
    <w:rsid w:val="00B85FD8"/>
    <w:rsid w:val="00B86217"/>
    <w:rsid w:val="00B90574"/>
    <w:rsid w:val="00B92114"/>
    <w:rsid w:val="00B9465F"/>
    <w:rsid w:val="00B964D1"/>
    <w:rsid w:val="00B97BB9"/>
    <w:rsid w:val="00BA33BA"/>
    <w:rsid w:val="00BA3612"/>
    <w:rsid w:val="00BA6B19"/>
    <w:rsid w:val="00BA74E8"/>
    <w:rsid w:val="00BB36F6"/>
    <w:rsid w:val="00BB399F"/>
    <w:rsid w:val="00BB408F"/>
    <w:rsid w:val="00BB45A6"/>
    <w:rsid w:val="00BB4FBD"/>
    <w:rsid w:val="00BB6D2F"/>
    <w:rsid w:val="00BC14C8"/>
    <w:rsid w:val="00BC2416"/>
    <w:rsid w:val="00BC6F8C"/>
    <w:rsid w:val="00BC7541"/>
    <w:rsid w:val="00BD12EC"/>
    <w:rsid w:val="00BD23C9"/>
    <w:rsid w:val="00BD25C8"/>
    <w:rsid w:val="00BD3299"/>
    <w:rsid w:val="00BD3DE4"/>
    <w:rsid w:val="00BD6545"/>
    <w:rsid w:val="00BD7FE0"/>
    <w:rsid w:val="00BE4FCC"/>
    <w:rsid w:val="00BE5A53"/>
    <w:rsid w:val="00BE5C03"/>
    <w:rsid w:val="00BE5D2A"/>
    <w:rsid w:val="00BF009C"/>
    <w:rsid w:val="00BF2AC1"/>
    <w:rsid w:val="00BF3DAE"/>
    <w:rsid w:val="00BF53CA"/>
    <w:rsid w:val="00BF77F3"/>
    <w:rsid w:val="00BF7BF0"/>
    <w:rsid w:val="00C03B37"/>
    <w:rsid w:val="00C05BD5"/>
    <w:rsid w:val="00C10ECB"/>
    <w:rsid w:val="00C11819"/>
    <w:rsid w:val="00C1536D"/>
    <w:rsid w:val="00C21539"/>
    <w:rsid w:val="00C25845"/>
    <w:rsid w:val="00C27890"/>
    <w:rsid w:val="00C33FD4"/>
    <w:rsid w:val="00C35712"/>
    <w:rsid w:val="00C4598D"/>
    <w:rsid w:val="00C60394"/>
    <w:rsid w:val="00C63290"/>
    <w:rsid w:val="00C65543"/>
    <w:rsid w:val="00C6634C"/>
    <w:rsid w:val="00C73CF2"/>
    <w:rsid w:val="00C761B9"/>
    <w:rsid w:val="00C80369"/>
    <w:rsid w:val="00C878E2"/>
    <w:rsid w:val="00C9375F"/>
    <w:rsid w:val="00C96CFE"/>
    <w:rsid w:val="00C97943"/>
    <w:rsid w:val="00C97A6B"/>
    <w:rsid w:val="00CA1CE6"/>
    <w:rsid w:val="00CA57AC"/>
    <w:rsid w:val="00CA58EE"/>
    <w:rsid w:val="00CA5C62"/>
    <w:rsid w:val="00CA5DF2"/>
    <w:rsid w:val="00CB00AD"/>
    <w:rsid w:val="00CB1094"/>
    <w:rsid w:val="00CC1EDB"/>
    <w:rsid w:val="00CC2731"/>
    <w:rsid w:val="00CD3379"/>
    <w:rsid w:val="00CD6A68"/>
    <w:rsid w:val="00CD6FF0"/>
    <w:rsid w:val="00CE0468"/>
    <w:rsid w:val="00CE0882"/>
    <w:rsid w:val="00CE2758"/>
    <w:rsid w:val="00CE3806"/>
    <w:rsid w:val="00CE484B"/>
    <w:rsid w:val="00CF1F30"/>
    <w:rsid w:val="00CF24C4"/>
    <w:rsid w:val="00CF2EEA"/>
    <w:rsid w:val="00CF5CFE"/>
    <w:rsid w:val="00CF71F9"/>
    <w:rsid w:val="00CF750D"/>
    <w:rsid w:val="00CF7725"/>
    <w:rsid w:val="00D01620"/>
    <w:rsid w:val="00D106C7"/>
    <w:rsid w:val="00D122CA"/>
    <w:rsid w:val="00D12CEC"/>
    <w:rsid w:val="00D16468"/>
    <w:rsid w:val="00D176F1"/>
    <w:rsid w:val="00D2118A"/>
    <w:rsid w:val="00D23106"/>
    <w:rsid w:val="00D27AA4"/>
    <w:rsid w:val="00D31A9E"/>
    <w:rsid w:val="00D33A38"/>
    <w:rsid w:val="00D37D10"/>
    <w:rsid w:val="00D40542"/>
    <w:rsid w:val="00D41902"/>
    <w:rsid w:val="00D42E6F"/>
    <w:rsid w:val="00D44095"/>
    <w:rsid w:val="00D5347B"/>
    <w:rsid w:val="00D5383C"/>
    <w:rsid w:val="00D55C20"/>
    <w:rsid w:val="00D615AD"/>
    <w:rsid w:val="00D63259"/>
    <w:rsid w:val="00D63914"/>
    <w:rsid w:val="00D64561"/>
    <w:rsid w:val="00D65CE1"/>
    <w:rsid w:val="00D66F55"/>
    <w:rsid w:val="00D71586"/>
    <w:rsid w:val="00D763C5"/>
    <w:rsid w:val="00D7651D"/>
    <w:rsid w:val="00D81948"/>
    <w:rsid w:val="00D81AE0"/>
    <w:rsid w:val="00D85320"/>
    <w:rsid w:val="00D8585C"/>
    <w:rsid w:val="00D86E1F"/>
    <w:rsid w:val="00D87B47"/>
    <w:rsid w:val="00D931C7"/>
    <w:rsid w:val="00D94C0B"/>
    <w:rsid w:val="00DA1DF0"/>
    <w:rsid w:val="00DA3304"/>
    <w:rsid w:val="00DA36E2"/>
    <w:rsid w:val="00DA46F5"/>
    <w:rsid w:val="00DA5D1C"/>
    <w:rsid w:val="00DA7745"/>
    <w:rsid w:val="00DB617C"/>
    <w:rsid w:val="00DB6F5F"/>
    <w:rsid w:val="00DB75DE"/>
    <w:rsid w:val="00DC0240"/>
    <w:rsid w:val="00DC0C81"/>
    <w:rsid w:val="00DC2AD4"/>
    <w:rsid w:val="00DC361F"/>
    <w:rsid w:val="00DC3C77"/>
    <w:rsid w:val="00DC6F14"/>
    <w:rsid w:val="00DC6FCD"/>
    <w:rsid w:val="00DC795C"/>
    <w:rsid w:val="00DD71BF"/>
    <w:rsid w:val="00DE4C3D"/>
    <w:rsid w:val="00DE4DA7"/>
    <w:rsid w:val="00DE5859"/>
    <w:rsid w:val="00DF0DCE"/>
    <w:rsid w:val="00DF1ADC"/>
    <w:rsid w:val="00DF5533"/>
    <w:rsid w:val="00E06FAF"/>
    <w:rsid w:val="00E076C2"/>
    <w:rsid w:val="00E105F4"/>
    <w:rsid w:val="00E132E3"/>
    <w:rsid w:val="00E142ED"/>
    <w:rsid w:val="00E17360"/>
    <w:rsid w:val="00E216FA"/>
    <w:rsid w:val="00E21B1B"/>
    <w:rsid w:val="00E22BBC"/>
    <w:rsid w:val="00E2412C"/>
    <w:rsid w:val="00E24DEF"/>
    <w:rsid w:val="00E306B2"/>
    <w:rsid w:val="00E30EE7"/>
    <w:rsid w:val="00E31197"/>
    <w:rsid w:val="00E3296F"/>
    <w:rsid w:val="00E344D7"/>
    <w:rsid w:val="00E34A8D"/>
    <w:rsid w:val="00E34D1E"/>
    <w:rsid w:val="00E35113"/>
    <w:rsid w:val="00E354D5"/>
    <w:rsid w:val="00E3658A"/>
    <w:rsid w:val="00E36C01"/>
    <w:rsid w:val="00E37D4E"/>
    <w:rsid w:val="00E37DAD"/>
    <w:rsid w:val="00E44576"/>
    <w:rsid w:val="00E45819"/>
    <w:rsid w:val="00E52A43"/>
    <w:rsid w:val="00E564B2"/>
    <w:rsid w:val="00E568A8"/>
    <w:rsid w:val="00E60F94"/>
    <w:rsid w:val="00E61DE3"/>
    <w:rsid w:val="00E628F0"/>
    <w:rsid w:val="00E63865"/>
    <w:rsid w:val="00E6416C"/>
    <w:rsid w:val="00E649CC"/>
    <w:rsid w:val="00E64CD0"/>
    <w:rsid w:val="00E64FA4"/>
    <w:rsid w:val="00E67685"/>
    <w:rsid w:val="00E70B4A"/>
    <w:rsid w:val="00E72D49"/>
    <w:rsid w:val="00E75DF8"/>
    <w:rsid w:val="00E8329B"/>
    <w:rsid w:val="00E853E9"/>
    <w:rsid w:val="00E8674A"/>
    <w:rsid w:val="00E86B1D"/>
    <w:rsid w:val="00E906D6"/>
    <w:rsid w:val="00E921EB"/>
    <w:rsid w:val="00EA077F"/>
    <w:rsid w:val="00EA0A44"/>
    <w:rsid w:val="00EA205C"/>
    <w:rsid w:val="00EA28CB"/>
    <w:rsid w:val="00EA325D"/>
    <w:rsid w:val="00EA3340"/>
    <w:rsid w:val="00EA4926"/>
    <w:rsid w:val="00EA4C5A"/>
    <w:rsid w:val="00EA70AE"/>
    <w:rsid w:val="00EA763F"/>
    <w:rsid w:val="00EB2C1C"/>
    <w:rsid w:val="00EB538F"/>
    <w:rsid w:val="00EB5778"/>
    <w:rsid w:val="00EB5880"/>
    <w:rsid w:val="00EB794C"/>
    <w:rsid w:val="00EC2B9C"/>
    <w:rsid w:val="00EC43CB"/>
    <w:rsid w:val="00EC55A4"/>
    <w:rsid w:val="00EC571F"/>
    <w:rsid w:val="00ED04AC"/>
    <w:rsid w:val="00ED2F94"/>
    <w:rsid w:val="00ED55AC"/>
    <w:rsid w:val="00ED5868"/>
    <w:rsid w:val="00EE1701"/>
    <w:rsid w:val="00EE5999"/>
    <w:rsid w:val="00EE5B11"/>
    <w:rsid w:val="00EE634F"/>
    <w:rsid w:val="00EE6528"/>
    <w:rsid w:val="00EF1924"/>
    <w:rsid w:val="00EF3D70"/>
    <w:rsid w:val="00F06987"/>
    <w:rsid w:val="00F1039E"/>
    <w:rsid w:val="00F13BE1"/>
    <w:rsid w:val="00F23AFB"/>
    <w:rsid w:val="00F2486A"/>
    <w:rsid w:val="00F26E62"/>
    <w:rsid w:val="00F27BE6"/>
    <w:rsid w:val="00F3094E"/>
    <w:rsid w:val="00F318EF"/>
    <w:rsid w:val="00F33E20"/>
    <w:rsid w:val="00F37A73"/>
    <w:rsid w:val="00F43CFF"/>
    <w:rsid w:val="00F45A6B"/>
    <w:rsid w:val="00F47E3B"/>
    <w:rsid w:val="00F50088"/>
    <w:rsid w:val="00F53651"/>
    <w:rsid w:val="00F61749"/>
    <w:rsid w:val="00F6308A"/>
    <w:rsid w:val="00F6430A"/>
    <w:rsid w:val="00F719FC"/>
    <w:rsid w:val="00F82B54"/>
    <w:rsid w:val="00F838F5"/>
    <w:rsid w:val="00F84536"/>
    <w:rsid w:val="00F8561F"/>
    <w:rsid w:val="00F858EE"/>
    <w:rsid w:val="00F876DD"/>
    <w:rsid w:val="00F9017C"/>
    <w:rsid w:val="00F91857"/>
    <w:rsid w:val="00F9417D"/>
    <w:rsid w:val="00F94636"/>
    <w:rsid w:val="00FA0F70"/>
    <w:rsid w:val="00FA2C42"/>
    <w:rsid w:val="00FA3F15"/>
    <w:rsid w:val="00FA4267"/>
    <w:rsid w:val="00FB2A4D"/>
    <w:rsid w:val="00FB3C24"/>
    <w:rsid w:val="00FB4775"/>
    <w:rsid w:val="00FC0413"/>
    <w:rsid w:val="00FC3BE2"/>
    <w:rsid w:val="00FC3E7C"/>
    <w:rsid w:val="00FC4547"/>
    <w:rsid w:val="00FC6CF1"/>
    <w:rsid w:val="00FC6ED7"/>
    <w:rsid w:val="00FC772B"/>
    <w:rsid w:val="00FC7BA4"/>
    <w:rsid w:val="00FD53FD"/>
    <w:rsid w:val="00FD6A66"/>
    <w:rsid w:val="00FD6C95"/>
    <w:rsid w:val="00FE30FB"/>
    <w:rsid w:val="00FE3779"/>
    <w:rsid w:val="00FE70D6"/>
    <w:rsid w:val="00FE74A9"/>
    <w:rsid w:val="00FF0CDC"/>
    <w:rsid w:val="00FF4A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6929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4.emf"/><Relationship Id="rId21" Type="http://schemas.openxmlformats.org/officeDocument/2006/relationships/image" Target="media/image5.emf"/><Relationship Id="rId22" Type="http://schemas.openxmlformats.org/officeDocument/2006/relationships/image" Target="media/image6.emf"/><Relationship Id="rId23" Type="http://schemas.openxmlformats.org/officeDocument/2006/relationships/fontTable" Target="fontTable.xml"/><Relationship Id="rId24" Type="http://schemas.openxmlformats.org/officeDocument/2006/relationships/theme" Target="theme/theme1.xml"/><Relationship Id="rId25" Type="http://schemas.microsoft.com/office/2011/relationships/people" Target="people.xml"/><Relationship Id="rId26"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halpern@bren.ucsb.edu" TargetMode="External"/><Relationship Id="rId14" Type="http://schemas.openxmlformats.org/officeDocument/2006/relationships/hyperlink" Target="mailto:lynham@hawaii.edu" TargetMode="External"/><Relationship Id="rId15" Type="http://schemas.openxmlformats.org/officeDocument/2006/relationships/hyperlink" Target="mailto:anne.salomon@sfu.ca" TargetMode="External"/><Relationship Id="rId16" Type="http://schemas.openxmlformats.org/officeDocument/2006/relationships/hyperlink" Target="mailto:phil.levin@noaa.gov" TargetMode="External"/><Relationship Id="rId17" Type="http://schemas.openxmlformats.org/officeDocument/2006/relationships/image" Target="media/image1.emf"/><Relationship Id="rId18" Type="http://schemas.openxmlformats.org/officeDocument/2006/relationships/image" Target="media/image2.emf"/><Relationship Id="rId19" Type="http://schemas.openxmlformats.org/officeDocument/2006/relationships/image" Target="media/image3.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365FC-D05E-A944-A9E4-E439E8417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18</Pages>
  <Words>6082</Words>
  <Characters>34672</Characters>
  <Application>Microsoft Macintosh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10</cp:revision>
  <dcterms:created xsi:type="dcterms:W3CDTF">2015-09-26T19:08:00Z</dcterms:created>
  <dcterms:modified xsi:type="dcterms:W3CDTF">2015-09-26T23:45:00Z</dcterms:modified>
</cp:coreProperties>
</file>