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762F"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0C3A112B"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1</w:t>
      </w:r>
      <w:proofErr w:type="gramStart"/>
      <w:r w:rsidRPr="00957F1F">
        <w:rPr>
          <w:rFonts w:ascii="Helvetica" w:hAnsi="Helvetica" w:cs="Times New Roman"/>
          <w:bCs/>
          <w:sz w:val="22"/>
          <w:szCs w:val="22"/>
          <w:vertAlign w:val="superscript"/>
        </w:rPr>
        <w:t>,5,6</w:t>
      </w:r>
      <w:proofErr w:type="gramEnd"/>
      <w:r w:rsidRPr="00957F1F">
        <w:rPr>
          <w:rFonts w:ascii="Helvetica" w:hAnsi="Helvetica" w:cs="Times New Roman"/>
          <w:bCs/>
          <w:sz w:val="22"/>
          <w:szCs w:val="22"/>
          <w:vertAlign w:val="superscript"/>
        </w:rPr>
        <w:t xml:space="preserve">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10"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commentRangeStart w:id="2"/>
      <w:r w:rsidR="00913E3E">
        <w:rPr>
          <w:rFonts w:ascii="Helvetica" w:hAnsi="Helvetica" w:cs="Times New Roman"/>
          <w:i/>
          <w:sz w:val="22"/>
          <w:szCs w:val="22"/>
        </w:rPr>
        <w:t>Value of Information</w:t>
      </w:r>
      <w:commentRangeEnd w:id="2"/>
      <w:r w:rsidR="005C1110">
        <w:rPr>
          <w:rStyle w:val="CommentReference"/>
        </w:rPr>
        <w:commentReference w:id="2"/>
      </w:r>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7A303E52"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commentRangeStart w:id="3"/>
      <w:r w:rsidR="005C1110">
        <w:rPr>
          <w:rFonts w:ascii="Helvetica" w:hAnsi="Helvetica" w:cs="Times New Roman"/>
          <w:i/>
          <w:sz w:val="22"/>
          <w:szCs w:val="22"/>
        </w:rPr>
        <w:t>value of information</w:t>
      </w:r>
      <w:commentRangeEnd w:id="3"/>
      <w:r w:rsidR="005C1110">
        <w:rPr>
          <w:rStyle w:val="CommentReference"/>
        </w:rPr>
        <w:commentReference w:id="3"/>
      </w:r>
      <w:r w:rsidR="005C1110">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4D4F4666"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754C93AA"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15C9CE15" w14:textId="2B51FA0E"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sidR="00CB00AD">
        <w:rPr>
          <w:rFonts w:ascii="Helvetica" w:hAnsi="Helvetica" w:cs="Helvetica"/>
          <w:sz w:val="22"/>
          <w:szCs w:val="22"/>
        </w:rPr>
        <w:t>s</w:t>
      </w:r>
      <w:r w:rsidRPr="00957F1F">
        <w:rPr>
          <w:rFonts w:ascii="Helvetica" w:hAnsi="Helvetica" w:cs="Helvetica"/>
          <w:sz w:val="22"/>
          <w:szCs w:val="22"/>
        </w:rPr>
        <w:t xml:space="preserve"> </w:t>
      </w:r>
      <w:r w:rsidR="00B10D68">
        <w:rPr>
          <w:rFonts w:ascii="Helvetica" w:hAnsi="Helvetica" w:cs="Helvetica"/>
          <w:sz w:val="22"/>
          <w:szCs w:val="22"/>
        </w:rPr>
        <w:t>of</w:t>
      </w:r>
      <w:r w:rsidRPr="00957F1F">
        <w:rPr>
          <w:rFonts w:ascii="Helvetica" w:hAnsi="Helvetica" w:cs="Helvetica"/>
          <w:sz w:val="22"/>
          <w:szCs w:val="22"/>
        </w:rPr>
        <w:t xml:space="preserve"> sustainable </w:t>
      </w:r>
      <w:r w:rsidR="00B10D68">
        <w:rPr>
          <w:rFonts w:ascii="Helvetica" w:hAnsi="Helvetica" w:cs="Helvetica"/>
          <w:sz w:val="22"/>
          <w:szCs w:val="22"/>
        </w:rPr>
        <w:t xml:space="preserve">management of </w:t>
      </w:r>
      <w:r w:rsidRPr="00957F1F">
        <w:rPr>
          <w:rFonts w:ascii="Helvetica" w:hAnsi="Helvetica" w:cs="Helvetica"/>
          <w:sz w:val="22"/>
          <w:szCs w:val="22"/>
        </w:rPr>
        <w:t>natural resource</w:t>
      </w:r>
      <w:r w:rsidR="00B10D68">
        <w:rPr>
          <w:rFonts w:ascii="Helvetica" w:hAnsi="Helvetica" w:cs="Helvetica"/>
          <w:sz w:val="22"/>
          <w:szCs w:val="22"/>
        </w:rPr>
        <w:t>s</w:t>
      </w:r>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r w:rsidR="00B10D68">
        <w:rPr>
          <w:rFonts w:ascii="Helvetica" w:hAnsi="Helvetica" w:cs="Helvetica"/>
          <w:sz w:val="22"/>
          <w:szCs w:val="22"/>
        </w:rPr>
        <w:t>increases in</w:t>
      </w:r>
      <w:r w:rsidR="00964A2D" w:rsidRPr="00957F1F">
        <w:rPr>
          <w:rFonts w:ascii="Helvetica" w:hAnsi="Helvetica" w:cs="Helvetica"/>
          <w:sz w:val="22"/>
          <w:szCs w:val="22"/>
        </w:rPr>
        <w:t xml:space="preserve"> value</w:t>
      </w:r>
      <w:r w:rsidR="00CB00AD">
        <w:rPr>
          <w:rFonts w:ascii="Helvetica" w:hAnsi="Helvetica" w:cs="Helvetica"/>
          <w:sz w:val="22"/>
          <w:szCs w:val="22"/>
        </w:rPr>
        <w:t xml:space="preserve"> as</w:t>
      </w:r>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 </w:t>
      </w:r>
      <w:r w:rsidR="00CC4060">
        <w:rPr>
          <w:rFonts w:ascii="Helvetica" w:hAnsi="Helvetica" w:cs="Helvetica"/>
          <w:sz w:val="22"/>
          <w:szCs w:val="22"/>
        </w:rPr>
        <w:t xml:space="preserve">both biological and </w:t>
      </w:r>
      <w:commentRangeStart w:id="4"/>
      <w:r w:rsidR="00CC4060">
        <w:rPr>
          <w:rFonts w:ascii="Helvetica" w:hAnsi="Helvetica" w:cs="Helvetica"/>
          <w:sz w:val="22"/>
          <w:szCs w:val="22"/>
        </w:rPr>
        <w:t xml:space="preserve">management </w:t>
      </w:r>
      <w:r w:rsidR="00296B45" w:rsidRPr="00957F1F">
        <w:rPr>
          <w:rFonts w:ascii="Helvetica" w:hAnsi="Helvetica" w:cs="Helvetica"/>
          <w:sz w:val="22"/>
          <w:szCs w:val="22"/>
        </w:rPr>
        <w:t>tipping point</w:t>
      </w:r>
      <w:r w:rsidR="00CC4060">
        <w:rPr>
          <w:rFonts w:ascii="Helvetica" w:hAnsi="Helvetica" w:cs="Helvetica"/>
          <w:sz w:val="22"/>
          <w:szCs w:val="22"/>
        </w:rPr>
        <w:t>s</w:t>
      </w:r>
      <w:commentRangeEnd w:id="4"/>
      <w:r w:rsidR="0045687C">
        <w:rPr>
          <w:rStyle w:val="CommentReference"/>
        </w:rPr>
        <w:commentReference w:id="4"/>
      </w:r>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D92B83">
        <w:rPr>
          <w:rFonts w:ascii="Helvetica" w:hAnsi="Helvetica" w:cs="Helvetica"/>
          <w:sz w:val="22"/>
          <w:szCs w:val="22"/>
        </w:rPr>
        <w:t xml:space="preserve">effort </w:t>
      </w:r>
      <w:r w:rsidR="000B21F8" w:rsidRPr="00957F1F">
        <w:rPr>
          <w:rFonts w:ascii="Helvetica" w:hAnsi="Helvetica" w:cs="Helvetica"/>
          <w:sz w:val="22"/>
          <w:szCs w:val="22"/>
        </w:rPr>
        <w:t xml:space="preserve">can </w:t>
      </w:r>
      <w:r w:rsidR="00B10D68">
        <w:rPr>
          <w:rFonts w:ascii="Helvetica" w:hAnsi="Helvetica" w:cs="Helvetica"/>
          <w:sz w:val="22"/>
          <w:szCs w:val="22"/>
        </w:rPr>
        <w:t xml:space="preserve">help minimize costs and </w:t>
      </w:r>
      <w:r w:rsidR="000B21F8" w:rsidRPr="00957F1F">
        <w:rPr>
          <w:rFonts w:ascii="Helvetica" w:hAnsi="Helvetica" w:cs="Helvetica"/>
          <w:sz w:val="22"/>
          <w:szCs w:val="22"/>
        </w:rPr>
        <w:t>facilitate the creation of a safe operating space</w:t>
      </w:r>
      <w:r w:rsidR="002C6D5D">
        <w:rPr>
          <w:rFonts w:ascii="Helvetica" w:hAnsi="Helvetica" w:cs="Helvetica"/>
          <w:sz w:val="22"/>
          <w:szCs w:val="22"/>
        </w:rPr>
        <w:t xml:space="preserve"> within which combinations of </w:t>
      </w:r>
      <w:r w:rsidR="002C038F">
        <w:rPr>
          <w:rFonts w:ascii="Helvetica" w:hAnsi="Helvetica" w:cs="Helvetica"/>
          <w:sz w:val="22"/>
          <w:szCs w:val="22"/>
        </w:rPr>
        <w:t>management actions</w:t>
      </w:r>
      <w:commentRangeStart w:id="5"/>
      <w:r w:rsidR="002C6D5D">
        <w:rPr>
          <w:rFonts w:ascii="Helvetica" w:hAnsi="Helvetica" w:cs="Helvetica"/>
          <w:sz w:val="22"/>
          <w:szCs w:val="22"/>
        </w:rPr>
        <w:t xml:space="preserve"> </w:t>
      </w:r>
      <w:commentRangeEnd w:id="5"/>
      <w:r w:rsidR="0045687C">
        <w:rPr>
          <w:rStyle w:val="CommentReference"/>
        </w:rPr>
        <w:commentReference w:id="5"/>
      </w:r>
      <w:r w:rsidR="002C6D5D">
        <w:rPr>
          <w:rFonts w:ascii="Helvetica" w:hAnsi="Helvetica" w:cs="Helvetica"/>
          <w:sz w:val="22"/>
          <w:szCs w:val="22"/>
        </w:rPr>
        <w:t xml:space="preserve">and monitoring precision lead </w:t>
      </w:r>
      <w:r w:rsidR="00B2465F">
        <w:rPr>
          <w:rFonts w:ascii="Helvetica" w:hAnsi="Helvetica" w:cs="Helvetica"/>
          <w:sz w:val="22"/>
          <w:szCs w:val="22"/>
        </w:rPr>
        <w:t xml:space="preserve">to low probability of </w:t>
      </w:r>
      <w:r w:rsidR="00D92B83">
        <w:rPr>
          <w:rFonts w:ascii="Helvetica" w:hAnsi="Helvetica" w:cs="Helvetica"/>
          <w:sz w:val="22"/>
          <w:szCs w:val="22"/>
        </w:rPr>
        <w:t>state-changes</w:t>
      </w:r>
      <w:r w:rsidR="00B2465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that </w:t>
      </w:r>
      <w:r w:rsidR="002C038F">
        <w:rPr>
          <w:rFonts w:ascii="Helvetica" w:hAnsi="Helvetica" w:cs="Helvetica"/>
          <w:sz w:val="22"/>
          <w:szCs w:val="22"/>
        </w:rPr>
        <w:t xml:space="preserve">either </w:t>
      </w:r>
      <w:r w:rsidRPr="00957F1F">
        <w:rPr>
          <w:rFonts w:ascii="Helvetica" w:hAnsi="Helvetica" w:cs="Helvetica"/>
          <w:sz w:val="22"/>
          <w:szCs w:val="22"/>
        </w:rPr>
        <w:t>appl</w:t>
      </w:r>
      <w:r w:rsidR="002C038F">
        <w:rPr>
          <w:rFonts w:ascii="Helvetica" w:hAnsi="Helvetica" w:cs="Helvetica"/>
          <w:sz w:val="22"/>
          <w:szCs w:val="22"/>
        </w:rPr>
        <w:t>y</w:t>
      </w:r>
      <w:r w:rsidRPr="00957F1F">
        <w:rPr>
          <w:rFonts w:ascii="Helvetica" w:hAnsi="Helvetica" w:cs="Helvetica"/>
          <w:sz w:val="22"/>
          <w:szCs w:val="22"/>
        </w:rPr>
        <w:t xml:space="preserve"> precautionary buffers to reduce the likelihood of state-change</w:t>
      </w:r>
      <w:r w:rsidR="002C038F">
        <w:rPr>
          <w:rFonts w:ascii="Helvetica" w:hAnsi="Helvetica" w:cs="Helvetica"/>
          <w:sz w:val="22"/>
          <w:szCs w:val="22"/>
        </w:rPr>
        <w:t xml:space="preserve"> or</w:t>
      </w:r>
      <w:r w:rsidRPr="00957F1F">
        <w:rPr>
          <w:rFonts w:ascii="Helvetica" w:hAnsi="Helvetica" w:cs="Helvetica"/>
          <w:sz w:val="22"/>
          <w:szCs w:val="22"/>
        </w:rPr>
        <w:t xml:space="preserve"> use intensive monitoring to precisely estimate proximity of the ecosystem to a critical </w:t>
      </w:r>
      <w:commentRangeStart w:id="6"/>
      <w:r w:rsidRPr="00957F1F">
        <w:rPr>
          <w:rFonts w:ascii="Helvetica" w:hAnsi="Helvetica" w:cs="Helvetica"/>
          <w:sz w:val="22"/>
          <w:szCs w:val="22"/>
        </w:rPr>
        <w:t>threshold</w:t>
      </w:r>
      <w:commentRangeEnd w:id="6"/>
      <w:r w:rsidR="00BB6688">
        <w:rPr>
          <w:rStyle w:val="CommentReference"/>
        </w:rPr>
        <w:commentReference w:id="6"/>
      </w:r>
      <w:r w:rsidRPr="00957F1F">
        <w:rPr>
          <w:rFonts w:ascii="Helvetica" w:hAnsi="Helvetica" w:cs="Helvetica"/>
          <w:sz w:val="22"/>
          <w:szCs w:val="22"/>
        </w:rPr>
        <w:t>.</w:t>
      </w:r>
      <w:r w:rsidRPr="00957F1F">
        <w:rPr>
          <w:rFonts w:ascii="Helvetica" w:hAnsi="Helvetica" w:cs="Helvetica"/>
          <w:b/>
          <w:sz w:val="22"/>
          <w:szCs w:val="22"/>
        </w:rPr>
        <w:t xml:space="preserve"> </w:t>
      </w:r>
      <w:r w:rsidR="002C038F" w:rsidRPr="006A5EAE">
        <w:rPr>
          <w:rFonts w:ascii="Helvetica" w:hAnsi="Helvetica" w:cs="Helvetica"/>
          <w:sz w:val="22"/>
          <w:szCs w:val="22"/>
        </w:rPr>
        <w:t>We</w:t>
      </w:r>
      <w:r w:rsidR="002C038F">
        <w:rPr>
          <w:rFonts w:ascii="Helvetica" w:hAnsi="Helvetica" w:cs="Helvetica"/>
          <w:sz w:val="22"/>
          <w:szCs w:val="22"/>
        </w:rPr>
        <w:t xml:space="preserve"> show that [</w:t>
      </w:r>
      <w:r w:rsidR="002C038F" w:rsidRPr="00A73A9C">
        <w:rPr>
          <w:rFonts w:ascii="Helvetica" w:hAnsi="Helvetica" w:cs="Helvetica"/>
          <w:sz w:val="22"/>
          <w:szCs w:val="22"/>
          <w:highlight w:val="yellow"/>
        </w:rPr>
        <w:t>give main result, ideally one about knowing something about ecosystem characteristics, as this will help connect to next sentence</w:t>
      </w:r>
      <w:r w:rsidR="002C038F">
        <w:rPr>
          <w:rFonts w:ascii="Helvetica" w:hAnsi="Helvetica" w:cs="Helvetica"/>
          <w:sz w:val="22"/>
          <w:szCs w:val="22"/>
        </w:rPr>
        <w:t>].</w:t>
      </w:r>
      <w:r w:rsidR="002C038F" w:rsidRPr="006A5EAE">
        <w:rPr>
          <w:rFonts w:ascii="Helvetica" w:hAnsi="Helvetica" w:cs="Helvetica"/>
          <w:sz w:val="22"/>
          <w:szCs w:val="22"/>
        </w:rPr>
        <w:t xml:space="preserve"> </w:t>
      </w:r>
      <w:r w:rsidR="002C038F">
        <w:rPr>
          <w:rFonts w:ascii="Helvetica" w:hAnsi="Helvetica" w:cs="Helvetica"/>
          <w:sz w:val="22"/>
          <w:szCs w:val="22"/>
        </w:rPr>
        <w:t>Improving our</w:t>
      </w:r>
      <w:r w:rsidRPr="00957F1F">
        <w:rPr>
          <w:rFonts w:ascii="Helvetica" w:hAnsi="Helvetica" w:cs="Helvetica"/>
          <w:sz w:val="22"/>
          <w:szCs w:val="22"/>
        </w:rPr>
        <w:t xml:space="preserve"> understanding of how ecosystem characteristics dictate the trade</w:t>
      </w:r>
      <w:r w:rsidR="00D92B83">
        <w:rPr>
          <w:rFonts w:ascii="Helvetica" w:hAnsi="Helvetica" w:cs="Helvetica"/>
          <w:sz w:val="22"/>
          <w:szCs w:val="22"/>
        </w:rPr>
        <w:t>-</w:t>
      </w:r>
      <w:r w:rsidRPr="00957F1F">
        <w:rPr>
          <w:rFonts w:ascii="Helvetica" w:hAnsi="Helvetica" w:cs="Helvetica"/>
          <w:sz w:val="22"/>
          <w:szCs w:val="22"/>
        </w:rPr>
        <w:t xml:space="preserve">off between precision in ecosystem state estimates and the costs of </w:t>
      </w:r>
      <w:r w:rsidR="002C038F">
        <w:rPr>
          <w:rFonts w:ascii="Helvetica" w:hAnsi="Helvetica" w:cs="Helvetica"/>
          <w:sz w:val="22"/>
          <w:szCs w:val="22"/>
        </w:rPr>
        <w:t>mismanagement</w:t>
      </w:r>
      <w:r w:rsidR="002C038F" w:rsidRPr="00957F1F">
        <w:rPr>
          <w:rFonts w:ascii="Helvetica" w:hAnsi="Helvetica" w:cs="Helvetica"/>
          <w:sz w:val="22"/>
          <w:szCs w:val="22"/>
        </w:rPr>
        <w:t xml:space="preserve"> </w:t>
      </w:r>
      <w:r w:rsidR="002C038F">
        <w:rPr>
          <w:rFonts w:ascii="Helvetica" w:hAnsi="Helvetica" w:cs="Helvetica"/>
          <w:sz w:val="22"/>
          <w:szCs w:val="22"/>
        </w:rPr>
        <w:t>will benefit</w:t>
      </w:r>
      <w:r w:rsidRPr="00957F1F">
        <w:rPr>
          <w:rFonts w:ascii="Helvetica" w:hAnsi="Helvetica" w:cs="Helvetica"/>
          <w:sz w:val="22"/>
          <w:szCs w:val="22"/>
        </w:rPr>
        <w:t xml:space="preserve"> agencies and managers with finite resources.</w:t>
      </w:r>
    </w:p>
    <w:p w14:paraId="79F3AFB3"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14A86F73" w14:textId="77777777" w:rsidR="00EA4926" w:rsidRPr="00957F1F" w:rsidRDefault="00EA4926" w:rsidP="00EA4926">
      <w:pPr>
        <w:rPr>
          <w:rFonts w:ascii="Helvetica" w:hAnsi="Helvetica"/>
          <w:b/>
          <w:sz w:val="22"/>
          <w:szCs w:val="22"/>
        </w:rPr>
      </w:pPr>
      <w:commentRangeStart w:id="7"/>
      <w:r w:rsidRPr="00957F1F">
        <w:rPr>
          <w:rFonts w:ascii="Helvetica" w:hAnsi="Helvetica"/>
          <w:b/>
          <w:sz w:val="22"/>
          <w:szCs w:val="22"/>
        </w:rPr>
        <w:lastRenderedPageBreak/>
        <w:t>INTRODUCTION</w:t>
      </w:r>
      <w:commentRangeEnd w:id="7"/>
      <w:r w:rsidR="007D7402">
        <w:rPr>
          <w:rStyle w:val="CommentReference"/>
        </w:rPr>
        <w:commentReference w:id="7"/>
      </w:r>
    </w:p>
    <w:p w14:paraId="1CC8475A" w14:textId="77777777" w:rsidR="00EA4926" w:rsidRPr="00957F1F" w:rsidRDefault="00EA4926" w:rsidP="00EA4926">
      <w:pPr>
        <w:rPr>
          <w:rFonts w:ascii="Helvetica" w:hAnsi="Helvetica"/>
          <w:b/>
          <w:sz w:val="22"/>
          <w:szCs w:val="22"/>
        </w:rPr>
      </w:pPr>
    </w:p>
    <w:p w14:paraId="4A66007E" w14:textId="3C5A5CF2"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cultural 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F94C4E">
        <w:rPr>
          <w:rFonts w:ascii="Helvetica" w:hAnsi="Helvetica"/>
          <w:sz w:val="22"/>
          <w:szCs w:val="22"/>
        </w:rPr>
        <w:t>Marine e</w:t>
      </w:r>
      <w:r w:rsidR="000847BF" w:rsidRPr="0093151E">
        <w:rPr>
          <w:rFonts w:ascii="Helvetica" w:hAnsi="Helvetica"/>
          <w:sz w:val="22"/>
          <w:szCs w:val="22"/>
        </w:rPr>
        <w:t xml:space="preserve">xamples </w:t>
      </w:r>
      <w:r w:rsidR="00F94C4E">
        <w:rPr>
          <w:rFonts w:ascii="Helvetica" w:hAnsi="Helvetica"/>
          <w:sz w:val="22"/>
          <w:szCs w:val="22"/>
        </w:rPr>
        <w:t>are found in</w:t>
      </w:r>
      <w:r w:rsidR="00F94C4E" w:rsidRPr="0093151E">
        <w:rPr>
          <w:rFonts w:ascii="Helvetica" w:hAnsi="Helvetica"/>
          <w:sz w:val="22"/>
          <w:szCs w:val="22"/>
        </w:rPr>
        <w:t xml:space="preserve"> </w:t>
      </w:r>
      <w:r w:rsidR="000847BF" w:rsidRPr="0093151E">
        <w:rPr>
          <w:rFonts w:ascii="Helvetica" w:hAnsi="Helvetica"/>
          <w:sz w:val="22"/>
          <w:szCs w:val="22"/>
        </w:rPr>
        <w:t xml:space="preserve">coral reefs, kelp forest ecosystems, and north pacific pelagic systems. </w:t>
      </w:r>
      <w:r w:rsidR="00EE6528" w:rsidRPr="0093151E">
        <w:rPr>
          <w:rFonts w:ascii="Helvetica" w:hAnsi="Helvetica"/>
          <w:sz w:val="22"/>
          <w:szCs w:val="22"/>
        </w:rPr>
        <w:t>Once tipping points are crossed, positive feedback loops can maintain degraded or less-preferred states</w:t>
      </w:r>
      <w:r w:rsidR="004F6B19" w:rsidRPr="0093151E">
        <w:rPr>
          <w:rFonts w:ascii="Helvetica" w:hAnsi="Helvetica"/>
          <w:sz w:val="22"/>
          <w:szCs w:val="22"/>
        </w:rPr>
        <w:t xml:space="preserve"> and make it difficult to recover disrupted social-ecological systems</w:t>
      </w:r>
      <w:r w:rsidR="00A624FE">
        <w:rPr>
          <w:rFonts w:ascii="Helvetica" w:hAnsi="Helvetica"/>
          <w:sz w:val="22"/>
          <w:szCs w:val="22"/>
        </w:rPr>
        <w:t xml:space="preserve"> </w:t>
      </w:r>
      <w:r w:rsidR="00A624FE" w:rsidRPr="00570D99">
        <w:rPr>
          <w:rFonts w:ascii="Helvetica" w:hAnsi="Helvetica"/>
          <w:sz w:val="22"/>
          <w:szCs w:val="22"/>
        </w:rPr>
        <w:fldChar w:fldCharType="begin"/>
      </w:r>
      <w:r w:rsidR="00A624FE"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A624FE" w:rsidRPr="00570D99">
        <w:rPr>
          <w:rFonts w:ascii="Helvetica" w:hAnsi="Helvetica"/>
          <w:sz w:val="22"/>
          <w:szCs w:val="22"/>
        </w:rPr>
        <w:fldChar w:fldCharType="separate"/>
      </w:r>
      <w:r w:rsidR="00A624FE" w:rsidRPr="00570D99">
        <w:rPr>
          <w:rFonts w:ascii="Helvetica" w:hAnsi="Helvetica"/>
          <w:noProof/>
          <w:sz w:val="22"/>
          <w:szCs w:val="22"/>
        </w:rPr>
        <w:t>(Rockström</w:t>
      </w:r>
      <w:r w:rsidR="00A624FE" w:rsidRPr="00570D99">
        <w:rPr>
          <w:rFonts w:ascii="Helvetica" w:hAnsi="Helvetica"/>
          <w:i/>
          <w:noProof/>
          <w:sz w:val="22"/>
          <w:szCs w:val="22"/>
        </w:rPr>
        <w:t xml:space="preserve"> et al.</w:t>
      </w:r>
      <w:r w:rsidR="00A624FE" w:rsidRPr="00570D99">
        <w:rPr>
          <w:rFonts w:ascii="Helvetica" w:hAnsi="Helvetica"/>
          <w:noProof/>
          <w:sz w:val="22"/>
          <w:szCs w:val="22"/>
        </w:rPr>
        <w:t xml:space="preserve"> 2009)</w:t>
      </w:r>
      <w:r w:rsidR="00A624FE" w:rsidRPr="00570D99">
        <w:rPr>
          <w:rFonts w:ascii="Helvetica" w:hAnsi="Helvetica"/>
          <w:sz w:val="22"/>
          <w:szCs w:val="22"/>
        </w:rPr>
        <w:fldChar w:fldCharType="end"/>
      </w:r>
      <w:r w:rsidR="00EE6528" w:rsidRPr="0093151E">
        <w:rPr>
          <w:rFonts w:ascii="Helvetica" w:hAnsi="Helvetica"/>
          <w:sz w:val="22"/>
          <w:szCs w:val="22"/>
        </w:rPr>
        <w:t xml:space="preserve">. </w:t>
      </w:r>
      <w:r w:rsidR="004F6B19" w:rsidRPr="0093151E">
        <w:rPr>
          <w:rFonts w:ascii="Helvetica" w:hAnsi="Helvetica"/>
          <w:sz w:val="22"/>
          <w:szCs w:val="22"/>
        </w:rPr>
        <w:t>Therefore a</w:t>
      </w:r>
      <w:r w:rsidR="001C6065" w:rsidRPr="0093151E">
        <w:rPr>
          <w:rFonts w:ascii="Helvetica" w:hAnsi="Helvetica"/>
          <w:sz w:val="22"/>
          <w:szCs w:val="22"/>
        </w:rPr>
        <w:t xml:space="preserve"> major question in sustainability science is how can resource managers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thresholds beyond which economic and cultural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035B6B" w:rsidRPr="0093151E">
        <w:rPr>
          <w:rFonts w:ascii="Helvetica" w:hAnsi="Helvetica"/>
          <w:sz w:val="22"/>
          <w:szCs w:val="22"/>
        </w:rPr>
        <w:t xml:space="preserve">. </w:t>
      </w:r>
    </w:p>
    <w:p w14:paraId="462DAF79" w14:textId="11D4103A"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8"/>
      <w:r w:rsidRPr="00957F1F">
        <w:rPr>
          <w:rFonts w:ascii="Helvetica" w:hAnsi="Helvetica"/>
          <w:sz w:val="22"/>
          <w:szCs w:val="22"/>
        </w:rPr>
        <w:t>maximize ecosystem services</w:t>
      </w:r>
      <w:commentRangeEnd w:id="8"/>
      <w:r w:rsidR="00622E61">
        <w:rPr>
          <w:rStyle w:val="CommentReference"/>
        </w:rPr>
        <w:commentReference w:id="8"/>
      </w:r>
      <w:r w:rsidRPr="00957F1F">
        <w:rPr>
          <w:rFonts w:ascii="Helvetica" w:hAnsi="Helvetica"/>
          <w:sz w:val="22"/>
          <w:szCs w:val="22"/>
        </w:rPr>
        <w:t xml:space="preserve">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the cause(s) of fluctuations in resource availability (i.e.</w:t>
      </w:r>
      <w:ins w:id="9" w:author="Ben Halpern" w:date="2015-10-28T22:07:00Z">
        <w:r w:rsidR="007D7402">
          <w:rPr>
            <w:rFonts w:ascii="Helvetica" w:hAnsi="Helvetica"/>
            <w:sz w:val="22"/>
            <w:szCs w:val="22"/>
          </w:rPr>
          <w:t>,</w:t>
        </w:r>
      </w:ins>
      <w:r w:rsidR="00AC7FCC" w:rsidRPr="002A3B6B">
        <w:rPr>
          <w:rFonts w:ascii="Helvetica" w:hAnsi="Helvetica"/>
          <w:sz w:val="22"/>
          <w:szCs w:val="22"/>
        </w:rPr>
        <w:t xml:space="preserv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then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r w:rsidR="00AB3EB9">
        <w:rPr>
          <w:rFonts w:ascii="Helvetica" w:hAnsi="Helvetica"/>
          <w:sz w:val="22"/>
          <w:szCs w:val="22"/>
        </w:rPr>
        <w:t>interactions</w:t>
      </w:r>
      <w:r w:rsidR="005C1861" w:rsidRPr="002A3B6B">
        <w:rPr>
          <w:rFonts w:ascii="Helvetica" w:hAnsi="Helvetica"/>
          <w:sz w:val="22"/>
          <w:szCs w:val="22"/>
        </w:rPr>
        <w:t>, stochasticity due to weather or other disturbance events, or because of inaccuracy in measurement</w:t>
      </w:r>
      <w:r w:rsidR="0082087B" w:rsidRPr="0082087B">
        <w:t xml:space="preserve"> </w:t>
      </w:r>
      <w:r w:rsidR="0074108B" w:rsidRPr="002A3B6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ZWNvbmRhcnktdGl0bGU+UGhpbGlzb3BoaWNhbCBUcmFuc2FjdGlvbnMgLSBSb3lhbCBTb2NpZXR5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</w:fldData>
        </w:fldChar>
      </w:r>
      <w:r w:rsidR="00A85C7B">
        <w:rPr>
          <w:rFonts w:ascii="Helvetica" w:hAnsi="Helvetica"/>
          <w:sz w:val="22"/>
          <w:szCs w:val="22"/>
        </w:rPr>
        <w:instrText xml:space="preserve"> ADDIN EN.CITE </w:instrText>
      </w:r>
      <w:r w:rsidR="00A85C7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ZWNvbmRhcnktdGl0bGU+UGhpbGlzb3BoaWNhbCBUcmFuc2FjdGlvbnMgLSBSb3lhbCBTb2NpZXR5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</w:fldData>
        </w:fldChar>
      </w:r>
      <w:r w:rsidR="00A85C7B">
        <w:rPr>
          <w:rFonts w:ascii="Helvetica" w:hAnsi="Helvetica"/>
          <w:sz w:val="22"/>
          <w:szCs w:val="22"/>
        </w:rPr>
        <w:instrText xml:space="preserve"> ADDIN EN.CITE.DATA </w:instrText>
      </w:r>
      <w:r w:rsidR="00A85C7B">
        <w:rPr>
          <w:rFonts w:ascii="Helvetica" w:hAnsi="Helvetica"/>
          <w:sz w:val="22"/>
          <w:szCs w:val="22"/>
        </w:rPr>
      </w:r>
      <w:r w:rsidR="00A85C7B">
        <w:rPr>
          <w:rFonts w:ascii="Helvetica" w:hAnsi="Helvetica"/>
          <w:sz w:val="22"/>
          <w:szCs w:val="22"/>
        </w:rPr>
        <w:fldChar w:fldCharType="end"/>
      </w:r>
      <w:r w:rsidR="0074108B" w:rsidRPr="002A3B6B">
        <w:rPr>
          <w:rFonts w:ascii="Helvetica" w:hAnsi="Helvetica"/>
          <w:sz w:val="22"/>
          <w:szCs w:val="22"/>
        </w:rPr>
      </w:r>
      <w:r w:rsidR="0074108B" w:rsidRPr="002A3B6B">
        <w:rPr>
          <w:rFonts w:ascii="Helvetica" w:hAnsi="Helvetica"/>
          <w:sz w:val="22"/>
          <w:szCs w:val="22"/>
        </w:rPr>
        <w:fldChar w:fldCharType="separate"/>
      </w:r>
      <w:r w:rsidR="006C270B" w:rsidRPr="002A3B6B">
        <w:rPr>
          <w:rFonts w:ascii="Helvetica" w:hAnsi="Helvetica"/>
          <w:noProof/>
          <w:sz w:val="22"/>
          <w:szCs w:val="22"/>
        </w:rPr>
        <w:t>(Taylor 1995; Higgins</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2002; Fuller</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2008)</w:t>
      </w:r>
      <w:r w:rsidR="0074108B" w:rsidRPr="002A3B6B">
        <w:rPr>
          <w:rFonts w:ascii="Helvetica" w:hAnsi="Helvetica"/>
          <w:sz w:val="22"/>
          <w:szCs w:val="22"/>
        </w:rPr>
        <w:fldChar w:fldCharType="end"/>
      </w:r>
      <w:r w:rsidR="00CA483C" w:rsidRPr="002A3B6B">
        <w:rPr>
          <w:rFonts w:ascii="Helvetica" w:hAnsi="Helvetica"/>
          <w:sz w:val="22"/>
          <w:szCs w:val="22"/>
        </w:rPr>
        <w:t>. Furthermore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of data collection, these information needs are costly, so their benefits need to be weighted against these costs</w:t>
      </w:r>
      <w:r w:rsidR="00CA483C" w:rsidRPr="002A3B6B">
        <w:rPr>
          <w:rFonts w:ascii="Helvetica" w:hAnsi="Helvetica"/>
          <w:sz w:val="22"/>
          <w:szCs w:val="22"/>
        </w:rPr>
        <w:t>.</w:t>
      </w:r>
      <w:r w:rsidR="005C1861" w:rsidRPr="002A3B6B">
        <w:rPr>
          <w:rFonts w:ascii="Helvetica" w:hAnsi="Helvetica"/>
          <w:sz w:val="22"/>
          <w:szCs w:val="22"/>
        </w:rPr>
        <w:t xml:space="preserve"> </w:t>
      </w:r>
      <w:commentRangeStart w:id="10"/>
      <w:r w:rsidR="000847BF" w:rsidRPr="002D30DC">
        <w:rPr>
          <w:rFonts w:ascii="Helvetica" w:hAnsi="Helvetica"/>
          <w:sz w:val="22"/>
          <w:szCs w:val="22"/>
        </w:rPr>
        <w:t>Ecosystem 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 xml:space="preserve">when it comes to predicting the availability </w:t>
      </w:r>
      <w:r w:rsidR="007D7402">
        <w:rPr>
          <w:rFonts w:ascii="Helvetica" w:hAnsi="Helvetica"/>
          <w:sz w:val="22"/>
          <w:szCs w:val="22"/>
        </w:rPr>
        <w:t>and dynamics of</w:t>
      </w:r>
      <w:r w:rsidR="00BF7BF0" w:rsidRPr="002D30DC">
        <w:rPr>
          <w:rFonts w:ascii="Helvetica" w:hAnsi="Helvetica"/>
          <w:sz w:val="22"/>
          <w:szCs w:val="22"/>
        </w:rPr>
        <w:t xml:space="preserve"> resources</w:t>
      </w:r>
      <w:commentRangeEnd w:id="10"/>
      <w:r w:rsidR="00B00779">
        <w:rPr>
          <w:rStyle w:val="CommentReference"/>
        </w:rPr>
        <w:commentReference w:id="10"/>
      </w:r>
      <w:commentRangeStart w:id="11"/>
      <w:r w:rsidR="00DC6532" w:rsidRPr="002D30DC">
        <w:rPr>
          <w:rFonts w:ascii="Helvetica" w:hAnsi="Helvetica"/>
          <w:sz w:val="22"/>
          <w:szCs w:val="22"/>
        </w:rPr>
        <w:t>.</w:t>
      </w:r>
      <w:r w:rsidR="0077306C">
        <w:rPr>
          <w:rFonts w:ascii="Helvetica" w:hAnsi="Helvetica"/>
          <w:sz w:val="22"/>
          <w:szCs w:val="22"/>
        </w:rPr>
        <w:t xml:space="preserve"> </w:t>
      </w:r>
      <w:commentRangeEnd w:id="11"/>
      <w:r w:rsidR="00BB6688">
        <w:rPr>
          <w:rStyle w:val="CommentReference"/>
        </w:rPr>
        <w:commentReference w:id="11"/>
      </w:r>
      <w:r w:rsidR="00A64D09" w:rsidRPr="0077306C">
        <w:rPr>
          <w:rFonts w:ascii="Helvetica" w:hAnsi="Helvetica"/>
          <w:sz w:val="22"/>
          <w:szCs w:val="22"/>
        </w:rPr>
        <w:t xml:space="preserve">In ecosystems with critical </w:t>
      </w:r>
      <w:commentRangeStart w:id="12"/>
      <w:r w:rsidR="00244D28">
        <w:rPr>
          <w:rFonts w:ascii="Helvetica" w:hAnsi="Helvetica"/>
          <w:sz w:val="22"/>
          <w:szCs w:val="22"/>
        </w:rPr>
        <w:t xml:space="preserve">management </w:t>
      </w:r>
      <w:commentRangeEnd w:id="12"/>
      <w:r w:rsidR="007D7402">
        <w:rPr>
          <w:rStyle w:val="CommentReference"/>
        </w:rPr>
        <w:commentReference w:id="12"/>
      </w:r>
      <w:r w:rsidR="00244D28">
        <w:rPr>
          <w:rFonts w:ascii="Helvetica" w:hAnsi="Helvetica"/>
          <w:sz w:val="22"/>
          <w:szCs w:val="22"/>
        </w:rPr>
        <w:t xml:space="preserve">or biological </w:t>
      </w:r>
      <w:r w:rsidR="00A64D09" w:rsidRPr="0077306C">
        <w:rPr>
          <w:rFonts w:ascii="Helvetica" w:hAnsi="Helvetica"/>
          <w:sz w:val="22"/>
          <w:szCs w:val="22"/>
        </w:rPr>
        <w:t>thresholds,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estimate a </w:t>
      </w:r>
      <w:r w:rsidR="00CF0CDB">
        <w:rPr>
          <w:rFonts w:ascii="Helvetica" w:hAnsi="Helvetica"/>
          <w:sz w:val="22"/>
          <w:szCs w:val="22"/>
        </w:rPr>
        <w:t>resource</w:t>
      </w:r>
      <w:r w:rsidR="00CF0CDB" w:rsidRPr="0077306C">
        <w:rPr>
          <w:rFonts w:ascii="Helvetica" w:hAnsi="Helvetica"/>
          <w:sz w:val="22"/>
          <w:szCs w:val="22"/>
        </w:rPr>
        <w:t xml:space="preserve"> </w:t>
      </w:r>
      <w:r w:rsidR="00A64D09" w:rsidRPr="0077306C">
        <w:rPr>
          <w:rFonts w:ascii="Helvetica" w:hAnsi="Helvetica"/>
          <w:sz w:val="22"/>
          <w:szCs w:val="22"/>
        </w:rPr>
        <w:t xml:space="preserve">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w:t>
      </w:r>
      <w:commentRangeStart w:id="13"/>
      <w:r w:rsidR="00887732">
        <w:rPr>
          <w:rFonts w:ascii="Helvetica" w:hAnsi="Helvetica"/>
          <w:sz w:val="22"/>
          <w:szCs w:val="22"/>
        </w:rPr>
        <w:t xml:space="preserve">management </w:t>
      </w:r>
      <w:commentRangeEnd w:id="13"/>
      <w:r w:rsidR="00CF0CDB">
        <w:rPr>
          <w:rStyle w:val="CommentReference"/>
        </w:rPr>
        <w:commentReference w:id="13"/>
      </w:r>
      <w:r w:rsidR="00887732">
        <w:rPr>
          <w:rFonts w:ascii="Helvetica" w:hAnsi="Helvetica"/>
          <w:sz w:val="22"/>
          <w:szCs w:val="22"/>
        </w:rPr>
        <w:t>or biological)</w:t>
      </w:r>
      <w:r w:rsidR="00AB3EB9">
        <w:rPr>
          <w:rStyle w:val="CommentReference"/>
        </w:rPr>
        <w:commentReference w:id="14"/>
      </w:r>
      <w:r w:rsidR="00C10ECB" w:rsidRPr="00533EAD">
        <w:rPr>
          <w:rFonts w:ascii="Helvetica" w:hAnsi="Helvetica"/>
          <w:sz w:val="22"/>
          <w:szCs w:val="22"/>
        </w:rPr>
        <w:t xml:space="preserve">, optimizing </w:t>
      </w:r>
      <w:r w:rsidR="00CF0CDB">
        <w:rPr>
          <w:rFonts w:ascii="Helvetica" w:hAnsi="Helvetica"/>
          <w:sz w:val="22"/>
          <w:szCs w:val="22"/>
        </w:rPr>
        <w:t>resource benefit</w:t>
      </w:r>
      <w:r w:rsidR="00C10ECB" w:rsidRPr="00533EAD">
        <w:rPr>
          <w:rFonts w:ascii="Helvetica" w:hAnsi="Helvetica"/>
          <w:sz w:val="22"/>
          <w:szCs w:val="22"/>
        </w:rPr>
        <w:t>, and minimizing costs of monitoring?</w:t>
      </w:r>
      <w:r w:rsidR="001B4DEE" w:rsidRPr="001B4DEE">
        <w:t xml:space="preserve"> </w:t>
      </w:r>
    </w:p>
    <w:p w14:paraId="61B19CA8" w14:textId="28206022" w:rsidR="002D198C" w:rsidRPr="00957F1F"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w:t>
      </w:r>
      <w:commentRangeStart w:id="15"/>
      <w:r w:rsidR="00D87B47" w:rsidRPr="00614769">
        <w:rPr>
          <w:rFonts w:ascii="Helvetica" w:hAnsi="Helvetica"/>
          <w:sz w:val="22"/>
          <w:szCs w:val="22"/>
        </w:rPr>
        <w:t xml:space="preserve">sustainable harvest </w:t>
      </w:r>
      <w:commentRangeEnd w:id="15"/>
      <w:r w:rsidR="007D7402">
        <w:rPr>
          <w:rStyle w:val="CommentReference"/>
        </w:rPr>
        <w:commentReference w:id="15"/>
      </w:r>
      <w:r w:rsidR="00D87B47" w:rsidRPr="00614769">
        <w:rPr>
          <w:rFonts w:ascii="Helvetica" w:hAnsi="Helvetica"/>
          <w:sz w:val="22"/>
          <w:szCs w:val="22"/>
        </w:rPr>
        <w:t xml:space="preserve">of an ecosystem with </w:t>
      </w:r>
      <w:r w:rsidR="004D2470" w:rsidRPr="00614769">
        <w:rPr>
          <w:rFonts w:ascii="Helvetica" w:hAnsi="Helvetica"/>
          <w:sz w:val="22"/>
          <w:szCs w:val="22"/>
        </w:rPr>
        <w:t xml:space="preserve">a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54657C" w:rsidRPr="00614769">
        <w:rPr>
          <w:rFonts w:ascii="Helvetica" w:hAnsi="Helvetica"/>
          <w:sz w:val="22"/>
          <w:szCs w:val="22"/>
        </w:rPr>
        <w:t xml:space="preserve">use </w:t>
      </w:r>
      <w:commentRangeStart w:id="16"/>
      <w:r w:rsidR="0054657C" w:rsidRPr="00614769">
        <w:rPr>
          <w:rFonts w:ascii="Helvetica" w:hAnsi="Helvetica"/>
          <w:sz w:val="22"/>
          <w:szCs w:val="22"/>
        </w:rPr>
        <w:t xml:space="preserve">a management strategy evaluation </w:t>
      </w:r>
      <w:commentRangeEnd w:id="16"/>
      <w:r w:rsidR="006D4E5F">
        <w:rPr>
          <w:rStyle w:val="CommentReference"/>
        </w:rPr>
        <w:commentReference w:id="16"/>
      </w:r>
      <w:r w:rsidR="0074108B" w:rsidRPr="00614769">
        <w:rPr>
          <w:rFonts w:ascii="Helvetica" w:hAnsi="Helvetica"/>
          <w:sz w:val="22"/>
          <w:szCs w:val="22"/>
        </w:rPr>
        <w:fldChar w:fldCharType="begin"/>
      </w:r>
      <w:r w:rsidR="00FC7BA4"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74108B" w:rsidRPr="00614769">
        <w:rPr>
          <w:rFonts w:ascii="Helvetica" w:hAnsi="Helvetica"/>
          <w:sz w:val="22"/>
          <w:szCs w:val="22"/>
        </w:rPr>
        <w:fldChar w:fldCharType="separate"/>
      </w:r>
      <w:r w:rsidR="00FC7BA4" w:rsidRPr="00614769">
        <w:rPr>
          <w:rFonts w:ascii="Helvetica" w:hAnsi="Helvetica"/>
          <w:noProof/>
          <w:sz w:val="22"/>
          <w:szCs w:val="22"/>
        </w:rPr>
        <w:t>(Bunnefeld</w:t>
      </w:r>
      <w:r w:rsidR="00FC7BA4" w:rsidRPr="00614769">
        <w:rPr>
          <w:rFonts w:ascii="Helvetica" w:hAnsi="Helvetica"/>
          <w:i/>
          <w:noProof/>
          <w:sz w:val="22"/>
          <w:szCs w:val="22"/>
        </w:rPr>
        <w:t xml:space="preserve"> et al.</w:t>
      </w:r>
      <w:r w:rsidR="00FC7BA4" w:rsidRPr="00614769">
        <w:rPr>
          <w:rFonts w:ascii="Helvetica" w:hAnsi="Helvetica"/>
          <w:noProof/>
          <w:sz w:val="22"/>
          <w:szCs w:val="22"/>
        </w:rPr>
        <w:t xml:space="preserve"> 2011)</w:t>
      </w:r>
      <w:r w:rsidR="0074108B" w:rsidRPr="00614769">
        <w:rPr>
          <w:rFonts w:ascii="Helvetica" w:hAnsi="Helvetica"/>
          <w:sz w:val="22"/>
          <w:szCs w:val="22"/>
        </w:rPr>
        <w:fldChar w:fldCharType="end"/>
      </w:r>
      <w:r w:rsidR="0054657C" w:rsidRPr="00614769">
        <w:rPr>
          <w:rFonts w:ascii="Helvetica" w:hAnsi="Helvetica"/>
          <w:sz w:val="22"/>
          <w:szCs w:val="22"/>
        </w:rPr>
        <w:t xml:space="preserve"> to </w:t>
      </w:r>
      <w:commentRangeStart w:id="17"/>
      <w:r w:rsidR="00E22BBC" w:rsidRPr="00614769">
        <w:rPr>
          <w:rFonts w:ascii="Helvetica" w:hAnsi="Helvetica"/>
          <w:sz w:val="22"/>
          <w:szCs w:val="22"/>
        </w:rPr>
        <w:t>evaluate</w:t>
      </w:r>
      <w:r w:rsidR="00D87B47" w:rsidRPr="00614769">
        <w:rPr>
          <w:rFonts w:ascii="Helvetica" w:hAnsi="Helvetica"/>
          <w:sz w:val="22"/>
          <w:szCs w:val="22"/>
        </w:rPr>
        <w:t xml:space="preserve"> </w:t>
      </w:r>
      <w:r w:rsidR="006D4E5F">
        <w:rPr>
          <w:rFonts w:ascii="Helvetica" w:hAnsi="Helvetica"/>
          <w:sz w:val="22"/>
          <w:szCs w:val="22"/>
        </w:rPr>
        <w:t xml:space="preserve">different harvest levels of </w:t>
      </w:r>
      <w:r w:rsidR="006E5826" w:rsidRPr="00614769">
        <w:rPr>
          <w:rFonts w:ascii="Helvetica" w:hAnsi="Helvetica"/>
          <w:sz w:val="22"/>
          <w:szCs w:val="22"/>
        </w:rPr>
        <w:t>a</w:t>
      </w:r>
      <w:r w:rsidR="00D87B47" w:rsidRPr="00614769">
        <w:rPr>
          <w:rFonts w:ascii="Helvetica" w:hAnsi="Helvetica"/>
          <w:sz w:val="22"/>
          <w:szCs w:val="22"/>
        </w:rPr>
        <w:t xml:space="preserve"> single species </w:t>
      </w:r>
      <w:r w:rsidR="006D4E5F">
        <w:rPr>
          <w:rFonts w:ascii="Helvetica" w:hAnsi="Helvetica"/>
          <w:sz w:val="22"/>
          <w:szCs w:val="22"/>
        </w:rPr>
        <w:t>that experiences</w:t>
      </w:r>
      <w:r w:rsidR="0054657C" w:rsidRPr="00614769">
        <w:rPr>
          <w:rFonts w:ascii="Helvetica" w:hAnsi="Helvetica"/>
          <w:sz w:val="22"/>
          <w:szCs w:val="22"/>
        </w:rPr>
        <w:t xml:space="preserve">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commentRangeEnd w:id="17"/>
      <w:r w:rsidR="00BB6688">
        <w:rPr>
          <w:rStyle w:val="CommentReference"/>
        </w:rPr>
        <w:commentReference w:id="17"/>
      </w:r>
      <w:r w:rsidR="00732BDD">
        <w:rPr>
          <w:rFonts w:ascii="Helvetica" w:hAnsi="Helvetica"/>
          <w:sz w:val="22"/>
          <w:szCs w:val="22"/>
        </w:rPr>
        <w:t xml:space="preserve"> </w:t>
      </w:r>
      <w:r w:rsidR="005516A9">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5516A9">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5516A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 xml:space="preserve">Such </w:t>
      </w:r>
      <w:proofErr w:type="spellStart"/>
      <w:r w:rsidR="007C4AC0">
        <w:rPr>
          <w:rFonts w:ascii="Helvetica" w:hAnsi="Helvetica"/>
          <w:sz w:val="22"/>
          <w:szCs w:val="22"/>
        </w:rPr>
        <w:t>d</w:t>
      </w:r>
      <w:r w:rsidR="0067734F">
        <w:rPr>
          <w:rFonts w:ascii="Helvetica" w:hAnsi="Helvetica"/>
          <w:sz w:val="22"/>
          <w:szCs w:val="22"/>
        </w:rPr>
        <w:t>epensatory</w:t>
      </w:r>
      <w:proofErr w:type="spellEnd"/>
      <w:r w:rsidR="0067734F">
        <w:rPr>
          <w:rFonts w:ascii="Helvetica" w:hAnsi="Helvetica"/>
          <w:sz w:val="22"/>
          <w:szCs w:val="22"/>
        </w:rPr>
        <w:t xml:space="preserve"> dynam</w:t>
      </w:r>
      <w:r w:rsidR="006D4E5F">
        <w:rPr>
          <w:rFonts w:ascii="Helvetica" w:hAnsi="Helvetica"/>
          <w:sz w:val="22"/>
          <w:szCs w:val="22"/>
        </w:rPr>
        <w:t>i</w:t>
      </w:r>
      <w:r w:rsidR="0067734F">
        <w:rPr>
          <w:rFonts w:ascii="Helvetica" w:hAnsi="Helvetica"/>
          <w:sz w:val="22"/>
          <w:szCs w:val="22"/>
        </w:rPr>
        <w:t>cs are well known to 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7734F"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7734F"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7734F"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management and </w:t>
      </w:r>
      <w:r w:rsidR="00FA4267" w:rsidRPr="00614769">
        <w:rPr>
          <w:rFonts w:ascii="Helvetica" w:hAnsi="Helvetica"/>
          <w:sz w:val="22"/>
          <w:szCs w:val="22"/>
        </w:rPr>
        <w:t xml:space="preserve">biological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proofErr w:type="spellStart"/>
      <w:r w:rsidR="002D198C" w:rsidRPr="00614769">
        <w:rPr>
          <w:rFonts w:ascii="Helvetica" w:hAnsi="Helvetica"/>
          <w:sz w:val="22"/>
          <w:szCs w:val="22"/>
        </w:rPr>
        <w:t>Allee</w:t>
      </w:r>
      <w:proofErr w:type="spellEnd"/>
      <w:r w:rsidR="002D198C" w:rsidRPr="00614769">
        <w:rPr>
          <w:rFonts w:ascii="Helvetica" w:hAnsi="Helvetica"/>
          <w:sz w:val="22"/>
          <w:szCs w:val="22"/>
        </w:rPr>
        <w:t xml:space="preserv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management strategy used to avoid a tipping point. We use this model to ans</w:t>
      </w:r>
      <w:r w:rsidR="00852921">
        <w:rPr>
          <w:rFonts w:ascii="Helvetica" w:hAnsi="Helvetica"/>
          <w:sz w:val="22"/>
          <w:szCs w:val="22"/>
        </w:rPr>
        <w:t xml:space="preserve">wer the following four questions: (1) </w:t>
      </w:r>
      <w:r w:rsidR="001361AB" w:rsidRPr="00957F1F">
        <w:rPr>
          <w:rFonts w:ascii="Helvetica" w:hAnsi="Helvetica"/>
          <w:sz w:val="22"/>
          <w:szCs w:val="22"/>
        </w:rPr>
        <w:t xml:space="preserve">How does the </w:t>
      </w:r>
      <w:r w:rsidR="001361AB">
        <w:rPr>
          <w:rFonts w:ascii="Helvetica" w:hAnsi="Helvetica"/>
          <w:sz w:val="22"/>
          <w:szCs w:val="22"/>
        </w:rPr>
        <w:t>value of ha</w:t>
      </w:r>
      <w:r w:rsidR="00CF2EEA">
        <w:rPr>
          <w:rFonts w:ascii="Helvetica" w:hAnsi="Helvetica"/>
          <w:sz w:val="22"/>
          <w:szCs w:val="22"/>
        </w:rPr>
        <w:t>r</w:t>
      </w:r>
      <w:r w:rsidR="001361AB">
        <w:rPr>
          <w:rFonts w:ascii="Helvetica" w:hAnsi="Helvetica"/>
          <w:sz w:val="22"/>
          <w:szCs w:val="22"/>
        </w:rPr>
        <w:t xml:space="preserve">vesting and the </w:t>
      </w:r>
      <w:r w:rsidR="001361AB" w:rsidRPr="00957F1F">
        <w:rPr>
          <w:rFonts w:ascii="Helvetica" w:hAnsi="Helvetica"/>
          <w:sz w:val="22"/>
          <w:szCs w:val="22"/>
        </w:rPr>
        <w:t>probability of a system crossing a tipping point shift with a) certainty about ecosystem state (i.e.</w:t>
      </w:r>
      <w:r w:rsidR="00EA375D">
        <w:rPr>
          <w:rFonts w:ascii="Helvetica" w:hAnsi="Helvetica"/>
          <w:sz w:val="22"/>
          <w:szCs w:val="22"/>
        </w:rPr>
        <w:t>,</w:t>
      </w:r>
      <w:r w:rsidR="001361AB" w:rsidRPr="00957F1F">
        <w:rPr>
          <w:rFonts w:ascii="Helvetica" w:hAnsi="Helvetica"/>
          <w:sz w:val="22"/>
          <w:szCs w:val="22"/>
        </w:rPr>
        <w:t xml:space="preserve"> monitoring investment</w:t>
      </w:r>
      <w:commentRangeStart w:id="18"/>
      <w:r w:rsidR="001361AB" w:rsidRPr="00957F1F">
        <w:rPr>
          <w:rFonts w:ascii="Helvetica" w:hAnsi="Helvetica"/>
          <w:sz w:val="22"/>
          <w:szCs w:val="22"/>
        </w:rPr>
        <w:t xml:space="preserve">) </w:t>
      </w:r>
      <w:commentRangeEnd w:id="18"/>
      <w:r w:rsidR="00764ACF">
        <w:rPr>
          <w:rStyle w:val="CommentReference"/>
        </w:rPr>
        <w:commentReference w:id="18"/>
      </w:r>
      <w:r w:rsidR="001361AB" w:rsidRPr="00957F1F">
        <w:rPr>
          <w:rFonts w:ascii="Helvetica" w:hAnsi="Helvetica"/>
          <w:sz w:val="22"/>
          <w:szCs w:val="22"/>
        </w:rPr>
        <w:t xml:space="preserve">and b) </w:t>
      </w:r>
      <w:r w:rsidR="001361AB">
        <w:rPr>
          <w:rFonts w:ascii="Helvetica" w:hAnsi="Helvetica"/>
          <w:sz w:val="22"/>
          <w:szCs w:val="22"/>
        </w:rPr>
        <w:t>harvest rates</w:t>
      </w:r>
      <w:r w:rsidR="00852921">
        <w:rPr>
          <w:rFonts w:ascii="Helvetica" w:hAnsi="Helvetica"/>
          <w:sz w:val="22"/>
          <w:szCs w:val="22"/>
        </w:rPr>
        <w:t xml:space="preserve">? (2) </w:t>
      </w:r>
      <w:r w:rsidR="002D198C" w:rsidRPr="00957F1F">
        <w:rPr>
          <w:rFonts w:ascii="Helvetica" w:hAnsi="Helvetica"/>
          <w:sz w:val="22"/>
          <w:szCs w:val="22"/>
        </w:rPr>
        <w:t>How does the return on monitoring investment scale wit</w:t>
      </w:r>
      <w:r w:rsidR="00064856">
        <w:rPr>
          <w:rFonts w:ascii="Helvetica" w:hAnsi="Helvetica"/>
          <w:sz w:val="22"/>
          <w:szCs w:val="22"/>
        </w:rPr>
        <w:t>h proximity to a tipping point?</w:t>
      </w:r>
      <w:r w:rsidR="002D198C" w:rsidRPr="00064856">
        <w:rPr>
          <w:rFonts w:ascii="Helvetica" w:hAnsi="Helvetica"/>
          <w:sz w:val="22"/>
          <w:szCs w:val="22"/>
        </w:rPr>
        <w:t xml:space="preserve"> </w:t>
      </w:r>
      <w:r w:rsidR="00064856" w:rsidRPr="00064856">
        <w:rPr>
          <w:rFonts w:ascii="Helvetica" w:hAnsi="Helvetica"/>
          <w:sz w:val="22"/>
          <w:szCs w:val="22"/>
        </w:rPr>
        <w:t xml:space="preserve">(3) </w:t>
      </w:r>
      <w:r w:rsidR="002D198C"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w:t>
      </w:r>
      <w:r w:rsidR="00EA375D">
        <w:rPr>
          <w:rFonts w:ascii="Helvetica" w:hAnsi="Helvetica"/>
          <w:sz w:val="22"/>
          <w:szCs w:val="22"/>
        </w:rPr>
        <w:t>,</w:t>
      </w:r>
      <w:r w:rsidR="001361AB">
        <w:rPr>
          <w:rFonts w:ascii="Helvetica" w:hAnsi="Helvetica"/>
          <w:sz w:val="22"/>
          <w:szCs w:val="22"/>
        </w:rPr>
        <w:t xml:space="preserve"> </w:t>
      </w:r>
      <w:r w:rsidR="001361AB">
        <w:rPr>
          <w:rFonts w:ascii="Helvetica" w:hAnsi="Helvetica"/>
          <w:sz w:val="22"/>
          <w:szCs w:val="22"/>
        </w:rPr>
        <w:lastRenderedPageBreak/>
        <w:t>harvest closures) and biological tipping points?</w:t>
      </w:r>
      <w:r w:rsidR="00B61A5C">
        <w:rPr>
          <w:rFonts w:ascii="Helvetica" w:hAnsi="Helvetica"/>
          <w:sz w:val="22"/>
          <w:szCs w:val="22"/>
        </w:rPr>
        <w:t xml:space="preserve"> (4) </w:t>
      </w:r>
      <w:r w:rsidR="002D198C" w:rsidRPr="00957F1F">
        <w:rPr>
          <w:rFonts w:ascii="Helvetica" w:hAnsi="Helvetica"/>
          <w:sz w:val="22"/>
          <w:szCs w:val="22"/>
        </w:rPr>
        <w:t xml:space="preserve">Are </w:t>
      </w:r>
      <w:r w:rsidR="00555F85">
        <w:rPr>
          <w:rFonts w:ascii="Helvetica" w:hAnsi="Helvetica"/>
          <w:sz w:val="22"/>
          <w:szCs w:val="22"/>
        </w:rPr>
        <w:t>precautionary</w:t>
      </w:r>
      <w:r w:rsidR="002D198C"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002D198C" w:rsidRPr="00957F1F">
        <w:rPr>
          <w:rFonts w:ascii="Helvetica" w:hAnsi="Helvetica"/>
          <w:sz w:val="22"/>
          <w:szCs w:val="22"/>
        </w:rPr>
        <w:t xml:space="preserve">intensive </w:t>
      </w:r>
      <w:commentRangeStart w:id="19"/>
      <w:r w:rsidR="002D198C" w:rsidRPr="00957F1F">
        <w:rPr>
          <w:rFonts w:ascii="Helvetica" w:hAnsi="Helvetica"/>
          <w:sz w:val="22"/>
          <w:szCs w:val="22"/>
        </w:rPr>
        <w:t>monitoring</w:t>
      </w:r>
      <w:commentRangeEnd w:id="19"/>
      <w:r w:rsidR="00BB6688">
        <w:rPr>
          <w:rStyle w:val="CommentReference"/>
        </w:rPr>
        <w:commentReference w:id="19"/>
      </w:r>
      <w:r w:rsidR="002D198C" w:rsidRPr="00957F1F">
        <w:rPr>
          <w:rFonts w:ascii="Helvetica" w:hAnsi="Helvetica"/>
          <w:sz w:val="22"/>
          <w:szCs w:val="22"/>
        </w:rPr>
        <w:t xml:space="preserve">?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54F7328C"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w:t>
      </w:r>
      <w:commentRangeStart w:id="20"/>
      <w:r w:rsidR="00EA375D">
        <w:rPr>
          <w:rFonts w:ascii="Helvetica" w:hAnsi="Helvetica"/>
          <w:sz w:val="22"/>
          <w:szCs w:val="22"/>
        </w:rPr>
        <w:t>(ignoring potential error)</w:t>
      </w:r>
      <w:commentRangeEnd w:id="20"/>
      <w:r w:rsidR="00EA375D">
        <w:rPr>
          <w:rStyle w:val="CommentReference"/>
        </w:rPr>
        <w:commentReference w:id="20"/>
      </w:r>
      <w:r w:rsidR="00EA375D">
        <w:rPr>
          <w:rFonts w:ascii="Helvetica" w:hAnsi="Helvetica"/>
          <w:sz w:val="22"/>
          <w:szCs w:val="22"/>
        </w:rPr>
        <w:t xml:space="preserve"> </w:t>
      </w:r>
      <w:r w:rsidR="00305441" w:rsidRPr="00957F1F">
        <w:rPr>
          <w:rFonts w:ascii="Helvetica" w:hAnsi="Helvetica"/>
          <w:sz w:val="22"/>
          <w:szCs w:val="22"/>
        </w:rPr>
        <w:t xml:space="preserve">of the system given the sampling </w:t>
      </w:r>
      <w:commentRangeStart w:id="23"/>
      <w:r w:rsidR="00944D13">
        <w:rPr>
          <w:rFonts w:ascii="Helvetica" w:hAnsi="Helvetica"/>
          <w:sz w:val="22"/>
          <w:szCs w:val="22"/>
        </w:rPr>
        <w:t>estimate</w:t>
      </w:r>
      <w:commentRangeEnd w:id="23"/>
      <w:r w:rsidR="00944D13">
        <w:rPr>
          <w:rStyle w:val="CommentReference"/>
        </w:rPr>
        <w:commentReference w:id="23"/>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3BF77543"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9AAC2BF" w14:textId="77777777" w:rsidR="00B70217" w:rsidRDefault="00B70217" w:rsidP="00D76B05">
      <w:pPr>
        <w:rPr>
          <w:rFonts w:ascii="Helvetica" w:hAnsi="Helvetica"/>
          <w:sz w:val="22"/>
          <w:szCs w:val="22"/>
          <w:u w:val="single"/>
        </w:rPr>
      </w:pPr>
    </w:p>
    <w:p w14:paraId="06FE03DD" w14:textId="39E4AD7B"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commentRangeStart w:id="24"/>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w:t>
      </w:r>
      <w:commentRangeStart w:id="25"/>
      <w:r w:rsidR="00EA70AE" w:rsidRPr="00957F1F">
        <w:rPr>
          <w:rFonts w:ascii="Helvetica" w:hAnsi="Helvetica"/>
          <w:sz w:val="22"/>
          <w:szCs w:val="22"/>
        </w:rPr>
        <w:t>effect</w:t>
      </w:r>
      <w:commentRangeEnd w:id="25"/>
      <w:r w:rsidR="00BB6688">
        <w:rPr>
          <w:rStyle w:val="CommentReference"/>
        </w:rPr>
        <w:commentReference w:id="25"/>
      </w:r>
      <w:r w:rsidR="00950079">
        <w:rPr>
          <w:rFonts w:ascii="Helvetica" w:hAnsi="Helvetica"/>
          <w:sz w:val="22"/>
          <w:szCs w:val="22"/>
        </w:rPr>
        <w:t xml:space="preserve"> and removal</w:t>
      </w:r>
      <w:r w:rsidR="00FF446B">
        <w:rPr>
          <w:rFonts w:ascii="Helvetica" w:hAnsi="Helvetica"/>
          <w:sz w:val="22"/>
          <w:szCs w:val="22"/>
        </w:rPr>
        <w:t xml:space="preserve"> of the resource</w:t>
      </w:r>
      <w:r w:rsidR="00EA70AE" w:rsidRPr="00957F1F">
        <w:rPr>
          <w:rFonts w:ascii="Helvetica" w:hAnsi="Helvetica"/>
          <w:sz w:val="22"/>
          <w:szCs w:val="22"/>
        </w:rPr>
        <w:t>:</w:t>
      </w:r>
      <w:commentRangeEnd w:id="24"/>
      <w:r w:rsidR="005F17E4">
        <w:rPr>
          <w:rStyle w:val="CommentReference"/>
        </w:rPr>
        <w:commentReference w:id="24"/>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4743B1F5"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ED3986">
        <w:rPr>
          <w:rFonts w:ascii="Helvetica" w:hAnsi="Helvetica"/>
          <w:sz w:val="22"/>
          <w:szCs w:val="22"/>
        </w:rPr>
        <w:t>A</w:t>
      </w:r>
      <w:r w:rsidR="005E0CEF">
        <w:rPr>
          <w:rFonts w:ascii="Helvetica" w:hAnsi="Helvetica"/>
          <w:sz w:val="22"/>
          <w:szCs w:val="22"/>
        </w:rPr>
        <w:t>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0B0ED561" w:rsidR="00BB45A6" w:rsidRPr="00B70217" w:rsidRDefault="00D12CEC" w:rsidP="00B70217">
      <w:pPr>
        <w:rPr>
          <w:rFonts w:ascii="Helvetica" w:hAnsi="Helvetica"/>
          <w:sz w:val="22"/>
          <w:szCs w:val="22"/>
          <w:u w:val="single"/>
        </w:rPr>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 xml:space="preserve">the yield </w:t>
      </w:r>
      <w:r w:rsidR="00ED3986">
        <w:rPr>
          <w:rFonts w:ascii="Helvetica" w:hAnsi="Helvetica"/>
          <w:sz w:val="22"/>
          <w:szCs w:val="22"/>
        </w:rPr>
        <w:t xml:space="preserve">plus discard </w:t>
      </w:r>
      <w:r w:rsidR="006A2CEE" w:rsidRPr="00957F1F">
        <w:rPr>
          <w:rFonts w:ascii="Helvetica" w:hAnsi="Helvetica"/>
          <w:sz w:val="22"/>
          <w:szCs w:val="22"/>
        </w:rPr>
        <w:t xml:space="preserve">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w:t>
      </w:r>
      <w:commentRangeStart w:id="26"/>
      <w:r w:rsidR="00CF750D" w:rsidRPr="00957F1F">
        <w:rPr>
          <w:rFonts w:ascii="Helvetica" w:hAnsi="Helvetica"/>
          <w:sz w:val="22"/>
          <w:szCs w:val="22"/>
        </w:rPr>
        <w:t>The</w:t>
      </w:r>
      <w:commentRangeEnd w:id="26"/>
      <w:r w:rsidR="00D5784C">
        <w:rPr>
          <w:rStyle w:val="CommentReference"/>
        </w:rPr>
        <w:commentReference w:id="26"/>
      </w:r>
      <w:r w:rsidR="00CF750D" w:rsidRPr="00957F1F">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xml:space="preserve">) is determined by monitoring </w:t>
      </w:r>
      <w:r w:rsidR="00E34A8D" w:rsidRPr="00957F1F">
        <w:rPr>
          <w:rFonts w:ascii="Helvetica" w:hAnsi="Helvetica"/>
          <w:sz w:val="22"/>
          <w:szCs w:val="22"/>
        </w:rPr>
        <w:t>precision</w:t>
      </w:r>
      <w:r w:rsidR="00CF750D" w:rsidRPr="00957F1F">
        <w:rPr>
          <w:rFonts w:ascii="Helvetica" w:hAnsi="Helvetica"/>
          <w:sz w:val="22"/>
          <w:szCs w:val="22"/>
        </w:rPr>
        <w:t>. We</w:t>
      </w:r>
      <w:r w:rsidR="004F1994">
        <w:rPr>
          <w:rFonts w:ascii="Helvetica" w:hAnsi="Helvetica"/>
          <w:sz w:val="22"/>
          <w:szCs w:val="22"/>
        </w:rPr>
        <w:t xml:space="preserve"> assume</w:t>
      </w:r>
      <w:r w:rsidR="00CF750D" w:rsidRPr="00957F1F">
        <w:rPr>
          <w:rFonts w:ascii="Helvetica" w:hAnsi="Helvetica"/>
          <w:sz w:val="22"/>
          <w:szCs w:val="22"/>
        </w:rPr>
        <w:t xml:space="preserve"> </w:t>
      </w:r>
      <w:r w:rsidR="002B37FB" w:rsidRPr="00957F1F">
        <w:rPr>
          <w:rFonts w:ascii="Helvetica" w:hAnsi="Helvetica"/>
          <w:sz w:val="22"/>
          <w:szCs w:val="22"/>
        </w:rPr>
        <w:t xml:space="preserve">measurement error causes a lack in precision but </w:t>
      </w:r>
      <w:r w:rsidR="004F1994">
        <w:rPr>
          <w:rFonts w:ascii="Helvetica" w:hAnsi="Helvetica"/>
          <w:sz w:val="22"/>
          <w:szCs w:val="22"/>
        </w:rPr>
        <w:t>that</w:t>
      </w:r>
      <w:r w:rsidR="002B37FB" w:rsidRPr="00957F1F">
        <w:rPr>
          <w:rFonts w:ascii="Helvetica" w:hAnsi="Helvetica"/>
          <w:sz w:val="22"/>
          <w:szCs w:val="22"/>
        </w:rPr>
        <w:t xml:space="preserve"> accuracy is unaffected</w:t>
      </w:r>
      <w:r w:rsidR="004F1994">
        <w:rPr>
          <w:rFonts w:ascii="Helvetica" w:hAnsi="Helvetica"/>
          <w:sz w:val="22"/>
          <w:szCs w:val="22"/>
        </w:rPr>
        <w:t>, and</w:t>
      </w:r>
      <w:r w:rsidR="008769E3">
        <w:rPr>
          <w:rFonts w:ascii="Helvetica" w:hAnsi="Helvetica"/>
          <w:sz w:val="22"/>
          <w:szCs w:val="22"/>
        </w:rPr>
        <w:t xml:space="preserve"> </w:t>
      </w:r>
      <w:r w:rsidR="00AD4F07" w:rsidRPr="00957F1F">
        <w:rPr>
          <w:rFonts w:ascii="Helvetica" w:hAnsi="Helvetica"/>
          <w:sz w:val="22"/>
          <w:szCs w:val="22"/>
        </w:rPr>
        <w:t>model</w:t>
      </w:r>
      <w:r w:rsidR="004F1994">
        <w:rPr>
          <w:rFonts w:ascii="Helvetica" w:hAnsi="Helvetica"/>
          <w:sz w:val="22"/>
          <w:szCs w:val="22"/>
        </w:rPr>
        <w:t>ed</w:t>
      </w:r>
      <w:r w:rsidR="00AD4F07" w:rsidRPr="00957F1F">
        <w:rPr>
          <w:rFonts w:ascii="Helvetica" w:hAnsi="Helvetica"/>
          <w:sz w:val="22"/>
          <w:szCs w:val="22"/>
        </w:rPr>
        <w:t xml:space="preserve">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proofErr w:type="gramStart"/>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proofErr w:type="gramEnd"/>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w:t>
      </w:r>
      <w:r w:rsidR="0011581A">
        <w:rPr>
          <w:rFonts w:ascii="Helvetica" w:hAnsi="Helvetica"/>
          <w:sz w:val="22"/>
          <w:szCs w:val="22"/>
        </w:rPr>
        <w:t>coefficient of variance</w:t>
      </w:r>
      <w:r w:rsidR="00776AA3" w:rsidRPr="00957F1F">
        <w:rPr>
          <w:rFonts w:ascii="Helvetica" w:hAnsi="Helvetica"/>
          <w:sz w:val="22"/>
          <w:szCs w:val="22"/>
        </w:rPr>
        <w:t xml:space="preserve"> </w:t>
      </w:r>
      <m:oMath>
        <m:r>
          <w:rPr>
            <w:rFonts w:ascii="Cambria Math" w:hAnsi="Cambria Math"/>
            <w:sz w:val="22"/>
            <w:szCs w:val="22"/>
          </w:rPr>
          <m:t>ϕ</m:t>
        </m:r>
      </m:oMath>
      <w:r w:rsidR="009D19F0" w:rsidRPr="00957F1F">
        <w:rPr>
          <w:rFonts w:ascii="Helvetica" w:hAnsi="Helvetica"/>
          <w:sz w:val="22"/>
          <w:szCs w:val="22"/>
        </w:rPr>
        <w:t xml:space="preserve">. </w:t>
      </w:r>
      <w:commentRangeStart w:id="27"/>
      <w:r w:rsidR="00F6430A" w:rsidRPr="00957F1F">
        <w:rPr>
          <w:rFonts w:ascii="Helvetica" w:hAnsi="Helvetica"/>
          <w:sz w:val="22"/>
          <w:szCs w:val="22"/>
        </w:rPr>
        <w:t>An example of one mechanism underlying this characteristic of error is year-to-year variability in 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w:t>
      </w:r>
      <w:r w:rsidR="00F6430A" w:rsidRPr="008769E3">
        <w:rPr>
          <w:rFonts w:ascii="Helvetica" w:hAnsi="Helvetica"/>
          <w:i/>
          <w:sz w:val="22"/>
          <w:szCs w:val="22"/>
        </w:rPr>
        <w:t>n</w:t>
      </w:r>
      <w:r w:rsidR="00F6430A" w:rsidRPr="00957F1F">
        <w:rPr>
          <w:rFonts w:ascii="Helvetica" w:hAnsi="Helvetica"/>
          <w:sz w:val="22"/>
          <w:szCs w:val="22"/>
        </w:rPr>
        <w:t xml:space="preserve"> by </w:t>
      </w:r>
      <w:r w:rsidR="00F6430A" w:rsidRPr="008769E3">
        <w:rPr>
          <w:rFonts w:ascii="Helvetica" w:hAnsi="Helvetica"/>
          <w:i/>
          <w:sz w:val="22"/>
          <w:szCs w:val="22"/>
        </w:rPr>
        <w:t>n</w:t>
      </w:r>
      <w:r w:rsidR="00F6430A" w:rsidRPr="00957F1F">
        <w:rPr>
          <w:rFonts w:ascii="Helvetica" w:hAnsi="Helvetica"/>
          <w:sz w:val="22"/>
          <w:szCs w:val="22"/>
        </w:rPr>
        <w:t xml:space="preserve"> </w:t>
      </w:r>
      <w:r w:rsidR="004200B2">
        <w:rPr>
          <w:rFonts w:ascii="Helvetica" w:hAnsi="Helvetica"/>
          <w:sz w:val="22"/>
          <w:szCs w:val="22"/>
        </w:rPr>
        <w:t>grid</w:t>
      </w:r>
      <w:r w:rsidR="00F6430A" w:rsidRPr="00957F1F">
        <w:rPr>
          <w:rFonts w:ascii="Helvetica" w:hAnsi="Helvetica"/>
          <w:sz w:val="22"/>
          <w:szCs w:val="22"/>
        </w:rPr>
        <w:t xml:space="preserve">,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Pr="00957F1F">
        <w:rPr>
          <w:rFonts w:ascii="Helvetica" w:hAnsi="Helvetica"/>
          <w:sz w:val="22"/>
          <w:szCs w:val="22"/>
        </w:rPr>
        <w:t xml:space="preserve">small percentage of the matrix. </w:t>
      </w:r>
      <w:commentRangeEnd w:id="27"/>
      <w:r w:rsidR="00B35F0C">
        <w:rPr>
          <w:rStyle w:val="CommentReference"/>
        </w:rPr>
        <w:commentReference w:id="27"/>
      </w:r>
      <w:r w:rsidR="00227285" w:rsidRPr="00957F1F">
        <w:rPr>
          <w:rFonts w:ascii="Helvetica" w:hAnsi="Helvetica"/>
          <w:sz w:val="22"/>
          <w:szCs w:val="22"/>
        </w:rPr>
        <w:t>Therefore</w:t>
      </w:r>
      <w:r w:rsidR="004F1994">
        <w:rPr>
          <w:rFonts w:ascii="Helvetica" w:hAnsi="Helvetica"/>
          <w:sz w:val="22"/>
          <w:szCs w:val="22"/>
        </w:rPr>
        <w:t>,</w:t>
      </w:r>
      <w:r w:rsidR="00227285" w:rsidRPr="00957F1F">
        <w:rPr>
          <w:rFonts w:ascii="Helvetica" w:hAnsi="Helvetica"/>
          <w:sz w:val="22"/>
          <w:szCs w:val="22"/>
        </w:rPr>
        <w:t xml:space="preserv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approaches the </w:t>
      </w:r>
      <w:r w:rsidR="00CF750D" w:rsidRPr="00957F1F">
        <w:rPr>
          <w:rFonts w:ascii="Helvetica" w:hAnsi="Helvetica"/>
          <w:sz w:val="22"/>
          <w:szCs w:val="22"/>
        </w:rPr>
        <w:lastRenderedPageBreak/>
        <w:t>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 xml:space="preserve">Fig </w:t>
      </w:r>
      <w:commentRangeStart w:id="28"/>
      <w:r w:rsidR="00996689" w:rsidRPr="00957F1F">
        <w:rPr>
          <w:rFonts w:ascii="Helvetica" w:hAnsi="Helvetica"/>
          <w:sz w:val="22"/>
          <w:szCs w:val="22"/>
          <w:highlight w:val="lightGray"/>
        </w:rPr>
        <w:t>1b</w:t>
      </w:r>
      <w:commentRangeEnd w:id="28"/>
      <w:r w:rsidR="00B35F0C">
        <w:rPr>
          <w:rStyle w:val="CommentReference"/>
        </w:rPr>
        <w:commentReference w:id="28"/>
      </w:r>
      <w:r w:rsidR="00996689" w:rsidRPr="00957F1F">
        <w:rPr>
          <w:rFonts w:ascii="Helvetica" w:hAnsi="Helvetica"/>
          <w:sz w:val="22"/>
          <w:szCs w:val="22"/>
        </w:rPr>
        <w:t>)</w:t>
      </w:r>
      <w:r w:rsidR="00CF750D" w:rsidRPr="00957F1F">
        <w:rPr>
          <w:rFonts w:ascii="Helvetica" w:hAnsi="Helvetica"/>
          <w:sz w:val="22"/>
          <w:szCs w:val="22"/>
        </w:rPr>
        <w:t xml:space="preserve">. </w:t>
      </w:r>
    </w:p>
    <w:p w14:paraId="37B265FC" w14:textId="77777777" w:rsidR="00BB45A6" w:rsidRPr="00957F1F" w:rsidRDefault="00BB45A6" w:rsidP="00CF750D">
      <w:pPr>
        <w:ind w:firstLine="720"/>
        <w:rPr>
          <w:rFonts w:ascii="Helvetica" w:hAnsi="Helvetica"/>
          <w:sz w:val="22"/>
          <w:szCs w:val="22"/>
        </w:rPr>
      </w:pPr>
    </w:p>
    <w:p w14:paraId="51FF4339" w14:textId="0AB13A46" w:rsidR="003435AE" w:rsidRPr="00957F1F" w:rsidRDefault="00FD7CE9" w:rsidP="003435AE">
      <w:pPr>
        <w:rPr>
          <w:rFonts w:ascii="Helvetica" w:hAnsi="Helvetica"/>
          <w:sz w:val="22"/>
          <w:szCs w:val="22"/>
        </w:rPr>
      </w:pPr>
      <w:commentRangeStart w:id="29"/>
      <w:r w:rsidRPr="00FD7CE9">
        <w:rPr>
          <w:rFonts w:ascii="Helvetica" w:hAnsi="Helvetica"/>
          <w:sz w:val="22"/>
          <w:szCs w:val="22"/>
          <w:u w:val="single"/>
        </w:rPr>
        <w:t>Management</w:t>
      </w:r>
      <w:commentRangeEnd w:id="29"/>
      <w:r w:rsidR="00B35F0C">
        <w:rPr>
          <w:rStyle w:val="CommentReference"/>
        </w:rPr>
        <w:commentReference w:id="29"/>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commentRangeStart w:id="30"/>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w:t>
      </w:r>
      <w:commentRangeEnd w:id="30"/>
      <w:r w:rsidR="00FC6CF1">
        <w:rPr>
          <w:rStyle w:val="CommentReference"/>
        </w:rPr>
        <w:commentReference w:id="30"/>
      </w:r>
      <w:r w:rsidR="0034606C" w:rsidRPr="00957F1F">
        <w:rPr>
          <w:rFonts w:ascii="Helvetica" w:hAnsi="Helvetica"/>
          <w:sz w:val="22"/>
          <w:szCs w:val="22"/>
        </w:rPr>
        <w:t xml:space="preserve">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w:commentRangeStart w:id="31"/>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31"/>
      <w:r w:rsidR="008451D2">
        <w:rPr>
          <w:rStyle w:val="CommentReference"/>
        </w:rPr>
        <w:commentReference w:id="31"/>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48C2BC5F" w14:textId="77777777" w:rsidR="00175C87" w:rsidRPr="00957F1F" w:rsidRDefault="00175C87" w:rsidP="003435AE">
      <w:pPr>
        <w:rPr>
          <w:rFonts w:ascii="Helvetica" w:hAnsi="Helvetica"/>
          <w:sz w:val="22"/>
          <w:szCs w:val="22"/>
        </w:rPr>
      </w:pPr>
    </w:p>
    <w:p w14:paraId="71C15A1B" w14:textId="1F727464" w:rsidR="00127FEE" w:rsidRPr="00957F1F" w:rsidRDefault="007F61D2" w:rsidP="00175C87">
      <w:pPr>
        <w:rPr>
          <w:rFonts w:ascii="Helvetica" w:hAnsi="Helvetica"/>
          <w:i/>
          <w:sz w:val="22"/>
          <w:szCs w:val="22"/>
        </w:rPr>
      </w:pPr>
      <w:r w:rsidRPr="00A155E2">
        <w:rPr>
          <w:rFonts w:ascii="Helvetica" w:hAnsi="Helvetica"/>
          <w:sz w:val="22"/>
          <w:szCs w:val="22"/>
          <w:u w:val="single"/>
        </w:rPr>
        <w:t>Value of the Fishery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commentRangeStart w:id="32"/>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commentRangeStart w:id="33"/>
      <w:ins w:id="34" w:author="Ben Halpern" w:date="2015-10-30T07:32:00Z">
        <w:r w:rsidR="00234E8E">
          <w:rPr>
            <w:rFonts w:ascii="Helvetica" w:hAnsi="Helvetica"/>
            <w:sz w:val="22"/>
            <w:szCs w:val="22"/>
          </w:rPr>
          <w:t>NPV is assessed independent of cost of monitoring.</w:t>
        </w:r>
      </w:ins>
      <w:commentRangeEnd w:id="33"/>
      <w:ins w:id="35" w:author="Ben Halpern" w:date="2015-10-30T07:33:00Z">
        <w:r w:rsidR="00234E8E">
          <w:rPr>
            <w:rStyle w:val="CommentReference"/>
          </w:rPr>
          <w:commentReference w:id="33"/>
        </w:r>
      </w:ins>
      <w:ins w:id="37" w:author="Ben Halpern" w:date="2015-10-30T07:32:00Z">
        <w:r w:rsidR="00234E8E">
          <w:rPr>
            <w:rFonts w:ascii="Helvetica" w:hAnsi="Helvetica"/>
            <w:sz w:val="22"/>
            <w:szCs w:val="22"/>
          </w:rPr>
          <w:t xml:space="preserve"> </w:t>
        </w:r>
      </w:ins>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w:commentRangeEnd w:id="32"/>
        <m:r>
          <m:rPr>
            <m:sty m:val="p"/>
          </m:rPr>
          <w:rPr>
            <w:rStyle w:val="CommentReference"/>
          </w:rPr>
          <w:commentReference w:id="32"/>
        </m:r>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38"/>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38"/>
      <w:r w:rsidR="00D866F3">
        <w:rPr>
          <w:rStyle w:val="CommentReference"/>
        </w:rPr>
        <w:commentReference w:id="38"/>
      </w:r>
      <w:r w:rsidR="00EF1924" w:rsidRPr="00957F1F">
        <w:rPr>
          <w:rFonts w:ascii="Helvetica" w:hAnsi="Helvetica"/>
          <w:sz w:val="22"/>
          <w:szCs w:val="22"/>
        </w:rPr>
        <w:t xml:space="preserve"> </w:t>
      </w:r>
    </w:p>
    <w:p w14:paraId="21AAB698" w14:textId="77777777" w:rsidR="00127FEE" w:rsidRPr="00123731" w:rsidRDefault="00127FEE" w:rsidP="00127FEE">
      <w:pPr>
        <w:rPr>
          <w:rFonts w:ascii="Helvetica" w:hAnsi="Helvetica"/>
        </w:rPr>
      </w:pPr>
    </w:p>
    <w:p w14:paraId="2D2BB791" w14:textId="77777777"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Pr="00940663">
        <w:rPr>
          <w:rFonts w:ascii="Helvetica" w:hAnsi="Helvetica"/>
          <w:sz w:val="22"/>
          <w:szCs w:val="22"/>
        </w:rPr>
        <w:t xml:space="preserve">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1968EB" w:rsidRPr="00940663">
        <w:rPr>
          <w:rFonts w:ascii="Helvetica" w:hAnsi="Helvetica"/>
          <w:sz w:val="22"/>
          <w:szCs w:val="22"/>
        </w:rPr>
        <w:t xml:space="preserve">, (5) </w:t>
      </w:r>
      <w:r w:rsidRPr="00940663">
        <w:rPr>
          <w:rFonts w:ascii="Helvetica" w:hAnsi="Helvetica"/>
          <w:sz w:val="22"/>
          <w:szCs w:val="22"/>
        </w:rPr>
        <w:t>Proportion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012E010F" w14:textId="77777777" w:rsidR="000418D3" w:rsidRPr="00940663" w:rsidRDefault="000418D3" w:rsidP="008D7005">
      <w:pPr>
        <w:rPr>
          <w:rFonts w:ascii="Helvetica" w:hAnsi="Helvetica"/>
          <w:sz w:val="22"/>
          <w:szCs w:val="22"/>
        </w:rPr>
      </w:pPr>
    </w:p>
    <w:p w14:paraId="5CEB4595" w14:textId="77777777" w:rsidR="00726D79" w:rsidRPr="00940663" w:rsidRDefault="000418D3" w:rsidP="008D7005">
      <w:pPr>
        <w:rPr>
          <w:rFonts w:ascii="Helvetica" w:hAnsi="Helvetica"/>
          <w:sz w:val="22"/>
          <w:szCs w:val="22"/>
        </w:rPr>
      </w:pPr>
      <w:commentRangeStart w:id="39"/>
      <w:r w:rsidRPr="00940663">
        <w:rPr>
          <w:rFonts w:ascii="Helvetica" w:hAnsi="Helvetica"/>
          <w:sz w:val="22"/>
          <w:szCs w:val="22"/>
        </w:rPr>
        <w:t xml:space="preserve">Re: </w:t>
      </w:r>
      <w:r w:rsidR="00AB50E2" w:rsidRPr="00940663">
        <w:rPr>
          <w:rFonts w:ascii="Helvetica" w:hAnsi="Helvetica"/>
          <w:sz w:val="22"/>
          <w:szCs w:val="22"/>
        </w:rPr>
        <w:t>(</w:t>
      </w:r>
      <w:commentRangeStart w:id="40"/>
      <w:r w:rsidR="007B04D3" w:rsidRPr="00940663">
        <w:rPr>
          <w:rFonts w:ascii="Helvetica" w:hAnsi="Helvetica"/>
          <w:sz w:val="22"/>
          <w:szCs w:val="22"/>
        </w:rPr>
        <w:t>0.25</w:t>
      </w:r>
      <w:commentRangeEnd w:id="40"/>
      <w:r w:rsidR="00D81AE0" w:rsidRPr="00940663">
        <w:rPr>
          <w:rStyle w:val="CommentReference"/>
          <w:sz w:val="22"/>
          <w:szCs w:val="22"/>
        </w:rPr>
        <w:commentReference w:id="40"/>
      </w:r>
      <w:r w:rsidR="007B04D3" w:rsidRPr="00940663">
        <w:rPr>
          <w:rFonts w:ascii="Helvetica" w:hAnsi="Helvetica"/>
          <w:sz w:val="22"/>
          <w:szCs w:val="22"/>
        </w:rPr>
        <w:t>Bmsy</w:t>
      </w:r>
      <w:r w:rsidR="00AB50E2" w:rsidRPr="00940663">
        <w:rPr>
          <w:rFonts w:ascii="Helvetica" w:hAnsi="Helvetica"/>
          <w:sz w:val="22"/>
          <w:szCs w:val="22"/>
        </w:rPr>
        <w:t>)</w:t>
      </w:r>
      <w:commentRangeEnd w:id="39"/>
      <w:r w:rsidR="00173FA2">
        <w:rPr>
          <w:rStyle w:val="CommentReference"/>
        </w:rPr>
        <w:commentReference w:id="39"/>
      </w:r>
    </w:p>
    <w:p w14:paraId="48D95A9E" w14:textId="77777777" w:rsidR="00726D79" w:rsidRPr="00940663" w:rsidRDefault="00726D79" w:rsidP="00726D79">
      <w:pPr>
        <w:rPr>
          <w:rFonts w:ascii="Helvetica" w:hAnsi="Helvetica"/>
          <w:i/>
          <w:sz w:val="22"/>
          <w:szCs w:val="22"/>
        </w:rPr>
      </w:pPr>
    </w:p>
    <w:p w14:paraId="55763D82" w14:textId="0AE1F602"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w:t>
      </w:r>
      <w:commentRangeStart w:id="41"/>
      <w:r w:rsidR="00173FA2">
        <w:rPr>
          <w:rFonts w:ascii="Helvetica" w:hAnsi="Helvetica"/>
          <w:b/>
          <w:sz w:val="22"/>
          <w:szCs w:val="22"/>
        </w:rPr>
        <w:t>RESULT</w:t>
      </w:r>
      <w:r>
        <w:rPr>
          <w:rFonts w:ascii="Helvetica" w:hAnsi="Helvetica"/>
          <w:b/>
          <w:sz w:val="22"/>
          <w:szCs w:val="22"/>
        </w:rPr>
        <w:t>S</w:t>
      </w:r>
      <w:commentRangeEnd w:id="41"/>
      <w:r w:rsidR="00173FA2">
        <w:rPr>
          <w:rStyle w:val="CommentReference"/>
        </w:rPr>
        <w:commentReference w:id="41"/>
      </w:r>
      <w:r w:rsidR="006F314B">
        <w:rPr>
          <w:rFonts w:ascii="Helvetica" w:hAnsi="Helvetica"/>
          <w:b/>
          <w:sz w:val="22"/>
          <w:szCs w:val="22"/>
        </w:rPr>
        <w:t xml:space="preserve"> </w:t>
      </w:r>
    </w:p>
    <w:p w14:paraId="34228376" w14:textId="77777777" w:rsidR="00767630" w:rsidRPr="00940663" w:rsidRDefault="00767630" w:rsidP="00726D79">
      <w:pPr>
        <w:rPr>
          <w:rFonts w:ascii="Helvetica" w:hAnsi="Helvetica"/>
          <w:i/>
          <w:sz w:val="22"/>
          <w:szCs w:val="22"/>
        </w:rPr>
      </w:pPr>
    </w:p>
    <w:p w14:paraId="2B1A1A8A" w14:textId="77777777" w:rsidR="00726D79" w:rsidRDefault="00726D79" w:rsidP="00726D79">
      <w:pPr>
        <w:rPr>
          <w:rFonts w:ascii="Helvetica" w:hAnsi="Helvetica"/>
          <w:i/>
          <w:sz w:val="22"/>
          <w:szCs w:val="22"/>
        </w:rPr>
      </w:pPr>
      <w:commentRangeStart w:id="42"/>
      <w:r w:rsidRPr="00940663">
        <w:rPr>
          <w:rFonts w:ascii="Helvetica" w:hAnsi="Helvetica"/>
          <w:i/>
          <w:sz w:val="22"/>
          <w:szCs w:val="22"/>
        </w:rPr>
        <w:lastRenderedPageBreak/>
        <w:t xml:space="preserve">What combination of resource exploitation rates and </w:t>
      </w:r>
      <w:r w:rsidR="00957471" w:rsidRPr="00940663">
        <w:rPr>
          <w:rFonts w:ascii="Helvetica" w:hAnsi="Helvetica"/>
          <w:i/>
          <w:sz w:val="22"/>
          <w:szCs w:val="22"/>
        </w:rPr>
        <w:t xml:space="preserve">monitoring precision maximize yield and minimize risk? </w:t>
      </w:r>
      <w:commentRangeEnd w:id="42"/>
      <w:r w:rsidR="00F736A5">
        <w:rPr>
          <w:rStyle w:val="CommentReference"/>
        </w:rPr>
        <w:commentReference w:id="42"/>
      </w:r>
    </w:p>
    <w:p w14:paraId="4484918D" w14:textId="77777777" w:rsidR="00A0221F" w:rsidRPr="00940663" w:rsidRDefault="00A0221F" w:rsidP="00726D79">
      <w:pPr>
        <w:rPr>
          <w:rFonts w:ascii="Helvetica" w:hAnsi="Helvetica"/>
          <w:i/>
          <w:sz w:val="22"/>
          <w:szCs w:val="22"/>
        </w:rPr>
      </w:pPr>
    </w:p>
    <w:p w14:paraId="4DEA1BAE" w14:textId="1D13C3EC" w:rsidR="00256F91" w:rsidRDefault="00480363" w:rsidP="000B470F">
      <w:pPr>
        <w:rPr>
          <w:rFonts w:ascii="Helvetica" w:hAnsi="Helvetica"/>
          <w:sz w:val="22"/>
          <w:szCs w:val="22"/>
        </w:rPr>
      </w:pPr>
      <w:r w:rsidRPr="00651B44">
        <w:rPr>
          <w:rFonts w:ascii="Helvetica" w:hAnsi="Helvetica"/>
          <w:sz w:val="22"/>
          <w:szCs w:val="22"/>
        </w:rPr>
        <w:t xml:space="preserve">We hypothesized that </w:t>
      </w:r>
      <w:r w:rsidR="005952B2" w:rsidRPr="00651B44">
        <w:rPr>
          <w:rFonts w:ascii="Helvetica" w:hAnsi="Helvetica"/>
          <w:sz w:val="22"/>
          <w:szCs w:val="22"/>
        </w:rPr>
        <w:t>the</w:t>
      </w:r>
      <w:r w:rsidRPr="00651B44">
        <w:rPr>
          <w:rFonts w:ascii="Helvetica" w:hAnsi="Helvetica"/>
          <w:sz w:val="22"/>
          <w:szCs w:val="22"/>
        </w:rPr>
        <w:t xml:space="preserve"> Net Present Value </w:t>
      </w:r>
      <w:r w:rsidR="004D6F47" w:rsidRPr="00651B44">
        <w:rPr>
          <w:rFonts w:ascii="Helvetica" w:hAnsi="Helvetica"/>
          <w:sz w:val="22"/>
          <w:szCs w:val="22"/>
        </w:rPr>
        <w:t xml:space="preserve">would be greatest under high precision monitoring and at maximum </w:t>
      </w:r>
      <w:r w:rsidR="002671A2" w:rsidRPr="00651B44">
        <w:rPr>
          <w:rFonts w:ascii="Helvetica" w:hAnsi="Helvetica"/>
          <w:sz w:val="22"/>
          <w:szCs w:val="22"/>
        </w:rPr>
        <w:t xml:space="preserve">exploitation </w:t>
      </w:r>
      <w:r w:rsidR="004D6F47" w:rsidRPr="00651B44">
        <w:rPr>
          <w:rFonts w:ascii="Helvetica" w:hAnsi="Helvetica"/>
          <w:sz w:val="22"/>
          <w:szCs w:val="22"/>
        </w:rPr>
        <w:t xml:space="preserve">at maximum sustainable yield. </w:t>
      </w:r>
      <w:r w:rsidR="00CE484B" w:rsidRPr="00651B44">
        <w:rPr>
          <w:rFonts w:ascii="Helvetica" w:hAnsi="Helvetica"/>
          <w:sz w:val="22"/>
          <w:szCs w:val="22"/>
        </w:rPr>
        <w:t xml:space="preserve">We also </w:t>
      </w:r>
      <w:commentRangeStart w:id="43"/>
      <w:r w:rsidR="00CE484B" w:rsidRPr="00651B44">
        <w:rPr>
          <w:rFonts w:ascii="Helvetica" w:hAnsi="Helvetica"/>
          <w:sz w:val="22"/>
          <w:szCs w:val="22"/>
        </w:rPr>
        <w:t xml:space="preserve">hypothesize </w:t>
      </w:r>
      <w:commentRangeEnd w:id="43"/>
      <w:r w:rsidR="004B02FC">
        <w:rPr>
          <w:rStyle w:val="CommentReference"/>
        </w:rPr>
        <w:commentReference w:id="43"/>
      </w:r>
      <w:r w:rsidR="00CE484B" w:rsidRPr="00651B44">
        <w:rPr>
          <w:rFonts w:ascii="Helvetica" w:hAnsi="Helvetica"/>
          <w:sz w:val="22"/>
          <w:szCs w:val="22"/>
        </w:rPr>
        <w:t>that the</w:t>
      </w:r>
      <w:r w:rsidR="00B45C16" w:rsidRPr="00651B44">
        <w:rPr>
          <w:rFonts w:ascii="Helvetica" w:hAnsi="Helvetica"/>
          <w:sz w:val="22"/>
          <w:szCs w:val="22"/>
        </w:rPr>
        <w:t xml:space="preserve"> probability of crossing a biological or management tipping point would be lowest </w:t>
      </w:r>
      <w:r w:rsidR="00CE484B" w:rsidRPr="00651B44">
        <w:rPr>
          <w:rFonts w:ascii="Helvetica" w:hAnsi="Helvetica"/>
          <w:sz w:val="22"/>
          <w:szCs w:val="22"/>
        </w:rPr>
        <w:t xml:space="preserve">when maximum exploitation rate is low and monitoring precision is high. </w:t>
      </w:r>
      <w:r w:rsidR="00B45C16" w:rsidRPr="00651B44">
        <w:rPr>
          <w:rFonts w:ascii="Helvetica" w:hAnsi="Helvetica"/>
          <w:sz w:val="22"/>
          <w:szCs w:val="22"/>
        </w:rPr>
        <w:t xml:space="preserve"> </w:t>
      </w:r>
      <w:r w:rsidR="004D6F47" w:rsidRPr="00651B44">
        <w:rPr>
          <w:rFonts w:ascii="Helvetica" w:hAnsi="Helvetica"/>
          <w:sz w:val="22"/>
          <w:szCs w:val="22"/>
        </w:rPr>
        <w:t xml:space="preserve">To test </w:t>
      </w:r>
      <w:r w:rsidR="00CE484B" w:rsidRPr="00651B44">
        <w:rPr>
          <w:rFonts w:ascii="Helvetica" w:hAnsi="Helvetica"/>
          <w:sz w:val="22"/>
          <w:szCs w:val="22"/>
        </w:rPr>
        <w:t>these</w:t>
      </w:r>
      <w:r w:rsidR="004D6F47" w:rsidRPr="00651B44">
        <w:rPr>
          <w:rFonts w:ascii="Helvetica" w:hAnsi="Helvetica"/>
          <w:sz w:val="22"/>
          <w:szCs w:val="22"/>
        </w:rPr>
        <w:t xml:space="preserve"> hypothes</w:t>
      </w:r>
      <w:r w:rsidR="004B02FC">
        <w:rPr>
          <w:rFonts w:ascii="Helvetica" w:hAnsi="Helvetica"/>
          <w:sz w:val="22"/>
          <w:szCs w:val="22"/>
        </w:rPr>
        <w:t>e</w:t>
      </w:r>
      <w:r w:rsidR="004D6F47" w:rsidRPr="00651B44">
        <w:rPr>
          <w:rFonts w:ascii="Helvetica" w:hAnsi="Helvetica"/>
          <w:sz w:val="22"/>
          <w:szCs w:val="22"/>
        </w:rPr>
        <w:t xml:space="preserve">s we </w:t>
      </w:r>
      <w:r w:rsidR="007A57CC">
        <w:rPr>
          <w:rFonts w:ascii="Helvetica" w:hAnsi="Helvetica"/>
          <w:sz w:val="22"/>
          <w:szCs w:val="22"/>
        </w:rPr>
        <w:t>calculated</w:t>
      </w:r>
      <w:r w:rsidR="00E35113" w:rsidRPr="00651B44">
        <w:rPr>
          <w:rFonts w:ascii="Helvetica" w:hAnsi="Helvetica"/>
          <w:sz w:val="22"/>
          <w:szCs w:val="22"/>
        </w:rPr>
        <w:t xml:space="preserve"> the probability of crossing a tipping point and </w:t>
      </w:r>
      <w:r w:rsidR="007A09A4" w:rsidRPr="00651B44">
        <w:rPr>
          <w:rFonts w:ascii="Helvetica" w:hAnsi="Helvetica"/>
          <w:sz w:val="22"/>
          <w:szCs w:val="22"/>
        </w:rPr>
        <w:t>the peak</w:t>
      </w:r>
      <w:r w:rsidR="008B0BCB" w:rsidRPr="00651B44">
        <w:rPr>
          <w:rFonts w:ascii="Helvetica" w:hAnsi="Helvetica"/>
          <w:sz w:val="22"/>
          <w:szCs w:val="22"/>
        </w:rPr>
        <w:t xml:space="preserve"> median</w:t>
      </w:r>
      <w:r w:rsidR="007A09A4" w:rsidRPr="00651B44">
        <w:rPr>
          <w:rFonts w:ascii="Helvetica" w:hAnsi="Helvetica"/>
          <w:sz w:val="22"/>
          <w:szCs w:val="22"/>
        </w:rPr>
        <w:t xml:space="preserve"> </w:t>
      </w:r>
      <w:r w:rsidR="008B0BCB" w:rsidRPr="00651B44">
        <w:rPr>
          <w:rFonts w:ascii="Helvetica" w:hAnsi="Helvetica"/>
          <w:sz w:val="22"/>
          <w:szCs w:val="22"/>
        </w:rPr>
        <w:t>Net Present Value</w:t>
      </w:r>
      <w:r w:rsidR="007A09A4" w:rsidRPr="00651B44">
        <w:rPr>
          <w:rFonts w:ascii="Helvetica" w:hAnsi="Helvetica"/>
          <w:sz w:val="22"/>
          <w:szCs w:val="22"/>
        </w:rPr>
        <w:t xml:space="preserve"> for a range of monitoring investment </w:t>
      </w:r>
      <w:r w:rsidR="00D5383C" w:rsidRPr="00651B44">
        <w:rPr>
          <w:rFonts w:ascii="Helvetica" w:hAnsi="Helvetica"/>
          <w:sz w:val="22"/>
          <w:szCs w:val="22"/>
        </w:rPr>
        <w:t xml:space="preserve">(CV of Biomass: 0.0 – 0.5) </w:t>
      </w:r>
      <w:r w:rsidR="007A09A4" w:rsidRPr="00651B44">
        <w:rPr>
          <w:rFonts w:ascii="Helvetica" w:hAnsi="Helvetica"/>
          <w:sz w:val="22"/>
          <w:szCs w:val="22"/>
        </w:rPr>
        <w:t xml:space="preserve">and range of </w:t>
      </w:r>
      <w:r w:rsidR="008B0BCB" w:rsidRPr="00651B44">
        <w:rPr>
          <w:rFonts w:ascii="Helvetica" w:hAnsi="Helvetica"/>
          <w:sz w:val="22"/>
          <w:szCs w:val="22"/>
        </w:rPr>
        <w:t xml:space="preserve">maximum </w:t>
      </w:r>
      <w:r w:rsidR="007A09A4" w:rsidRPr="00651B44">
        <w:rPr>
          <w:rFonts w:ascii="Helvetica" w:hAnsi="Helvetica"/>
          <w:sz w:val="22"/>
          <w:szCs w:val="22"/>
        </w:rPr>
        <w:t xml:space="preserve">exploitation </w:t>
      </w:r>
      <w:r w:rsidR="008B0BCB" w:rsidRPr="00651B44">
        <w:rPr>
          <w:rFonts w:ascii="Helvetica" w:hAnsi="Helvetica"/>
          <w:sz w:val="22"/>
          <w:szCs w:val="22"/>
        </w:rPr>
        <w:t xml:space="preserve">rates </w:t>
      </w:r>
      <w:r w:rsidR="009C7629" w:rsidRPr="00651B44">
        <w:rPr>
          <w:rFonts w:ascii="Helvetica" w:hAnsi="Helvetica"/>
          <w:sz w:val="22"/>
          <w:szCs w:val="22"/>
        </w:rPr>
        <w:t>(</w:t>
      </w:r>
      <w:proofErr w:type="spellStart"/>
      <w:r w:rsidR="009C7629" w:rsidRPr="00651B44">
        <w:rPr>
          <w:rFonts w:ascii="Helvetica" w:hAnsi="Helvetica"/>
          <w:sz w:val="22"/>
          <w:szCs w:val="22"/>
        </w:rPr>
        <w:t>p</w:t>
      </w:r>
      <w:r w:rsidR="00D5383C" w:rsidRPr="00651B44">
        <w:rPr>
          <w:rFonts w:ascii="Helvetica" w:hAnsi="Helvetica"/>
          <w:sz w:val="22"/>
          <w:szCs w:val="22"/>
        </w:rPr>
        <w:t>Fmsy</w:t>
      </w:r>
      <w:proofErr w:type="spellEnd"/>
      <w:r w:rsidR="00D5383C" w:rsidRPr="00651B44">
        <w:rPr>
          <w:rFonts w:ascii="Helvetica" w:hAnsi="Helvetica"/>
          <w:sz w:val="22"/>
          <w:szCs w:val="22"/>
        </w:rPr>
        <w:t>: 0.0 – 2.0)</w:t>
      </w:r>
      <w:r w:rsidR="00C96CFE" w:rsidRPr="00651B44">
        <w:rPr>
          <w:rFonts w:ascii="Helvetica" w:hAnsi="Helvetica"/>
          <w:sz w:val="22"/>
          <w:szCs w:val="22"/>
        </w:rPr>
        <w:t xml:space="preserve"> for 10,000 iterations of a </w:t>
      </w:r>
      <w:proofErr w:type="gramStart"/>
      <w:r w:rsidR="00C96CFE" w:rsidRPr="00651B44">
        <w:rPr>
          <w:rFonts w:ascii="Helvetica" w:hAnsi="Helvetica"/>
          <w:sz w:val="22"/>
          <w:szCs w:val="22"/>
        </w:rPr>
        <w:t>20 year</w:t>
      </w:r>
      <w:proofErr w:type="gramEnd"/>
      <w:r w:rsidR="00C96CFE" w:rsidRPr="00651B44">
        <w:rPr>
          <w:rFonts w:ascii="Helvetica" w:hAnsi="Helvetica"/>
          <w:sz w:val="22"/>
          <w:szCs w:val="22"/>
        </w:rPr>
        <w:t xml:space="preserve"> </w:t>
      </w:r>
      <w:r w:rsidR="009C7629" w:rsidRPr="00651B44">
        <w:rPr>
          <w:rFonts w:ascii="Helvetica" w:hAnsi="Helvetica"/>
          <w:sz w:val="22"/>
          <w:szCs w:val="22"/>
        </w:rPr>
        <w:t>simulation</w:t>
      </w:r>
      <w:r w:rsidR="00E31197" w:rsidRPr="00651B44">
        <w:rPr>
          <w:rFonts w:ascii="Helvetica" w:hAnsi="Helvetica"/>
          <w:sz w:val="22"/>
          <w:szCs w:val="22"/>
        </w:rPr>
        <w:t xml:space="preserve"> star</w:t>
      </w:r>
      <w:r w:rsidR="00963D6B" w:rsidRPr="00651B44">
        <w:rPr>
          <w:rFonts w:ascii="Helvetica" w:hAnsi="Helvetica"/>
          <w:sz w:val="22"/>
          <w:szCs w:val="22"/>
        </w:rPr>
        <w:t>t</w:t>
      </w:r>
      <w:r w:rsidR="00E31197" w:rsidRPr="00651B44">
        <w:rPr>
          <w:rFonts w:ascii="Helvetica" w:hAnsi="Helvetica"/>
          <w:sz w:val="22"/>
          <w:szCs w:val="22"/>
        </w:rPr>
        <w:t xml:space="preserve">ing at </w:t>
      </w:r>
      <w:r w:rsidR="009C7629" w:rsidRPr="00651B44">
        <w:rPr>
          <w:rFonts w:ascii="Helvetica" w:hAnsi="Helvetica"/>
          <w:sz w:val="22"/>
          <w:szCs w:val="22"/>
        </w:rPr>
        <w:t xml:space="preserve">population </w:t>
      </w:r>
      <w:r w:rsidR="00E31197" w:rsidRPr="00651B44">
        <w:rPr>
          <w:rFonts w:ascii="Helvetica" w:hAnsi="Helvetica"/>
          <w:sz w:val="22"/>
          <w:szCs w:val="22"/>
        </w:rPr>
        <w:t>carrying capacity</w:t>
      </w:r>
      <w:r w:rsidR="00CE0882" w:rsidRPr="00651B44">
        <w:rPr>
          <w:rFonts w:ascii="Helvetica" w:hAnsi="Helvetica"/>
          <w:sz w:val="22"/>
          <w:szCs w:val="22"/>
        </w:rPr>
        <w:t>.</w:t>
      </w:r>
      <w:r w:rsidR="00651B44">
        <w:rPr>
          <w:rFonts w:ascii="Helvetica" w:hAnsi="Helvetica"/>
          <w:sz w:val="22"/>
          <w:szCs w:val="22"/>
        </w:rPr>
        <w:t xml:space="preserve"> </w:t>
      </w:r>
      <w:r w:rsidR="00E35113" w:rsidRPr="00940663">
        <w:rPr>
          <w:rFonts w:ascii="Helvetica" w:hAnsi="Helvetica"/>
          <w:sz w:val="22"/>
          <w:szCs w:val="22"/>
        </w:rPr>
        <w:t>We also quantified the probability of tipping across a</w:t>
      </w:r>
      <w:r w:rsidR="002041D9">
        <w:rPr>
          <w:rFonts w:ascii="Helvetica" w:hAnsi="Helvetica"/>
          <w:sz w:val="22"/>
          <w:szCs w:val="22"/>
        </w:rPr>
        <w:t xml:space="preserve"> biological threshold. </w:t>
      </w:r>
    </w:p>
    <w:p w14:paraId="127056D7" w14:textId="0FB085C5" w:rsidR="00AA1176" w:rsidRPr="00940663" w:rsidRDefault="00AA1176" w:rsidP="00256F91">
      <w:pPr>
        <w:ind w:firstLine="720"/>
        <w:rPr>
          <w:rFonts w:ascii="Helvetica" w:hAnsi="Helvetica"/>
          <w:sz w:val="22"/>
          <w:szCs w:val="22"/>
        </w:rPr>
      </w:pPr>
      <w:r w:rsidRPr="00940663">
        <w:rPr>
          <w:rFonts w:ascii="Helvetica" w:hAnsi="Helvetica"/>
          <w:sz w:val="22"/>
          <w:szCs w:val="22"/>
        </w:rPr>
        <w:t>We found evidence supporting our hypothesis that monitoring pre</w:t>
      </w:r>
      <w:r w:rsidR="00E35113" w:rsidRPr="00940663">
        <w:rPr>
          <w:rFonts w:ascii="Helvetica" w:hAnsi="Helvetica"/>
          <w:sz w:val="22"/>
          <w:szCs w:val="22"/>
        </w:rPr>
        <w:t>cision is most beneficial under</w:t>
      </w:r>
      <w:r w:rsidRPr="00940663">
        <w:rPr>
          <w:rFonts w:ascii="Helvetica" w:hAnsi="Helvetica"/>
          <w:sz w:val="22"/>
          <w:szCs w:val="22"/>
        </w:rPr>
        <w:t xml:space="preserve"> circumstances where </w:t>
      </w:r>
      <w:r w:rsidR="00D5784C">
        <w:rPr>
          <w:rFonts w:ascii="Helvetica" w:hAnsi="Helvetica"/>
          <w:sz w:val="22"/>
          <w:szCs w:val="22"/>
        </w:rPr>
        <w:t xml:space="preserve">target </w:t>
      </w:r>
      <w:r w:rsidRPr="00940663">
        <w:rPr>
          <w:rFonts w:ascii="Helvetica" w:hAnsi="Helvetica"/>
          <w:sz w:val="22"/>
          <w:szCs w:val="22"/>
        </w:rPr>
        <w:t xml:space="preserve">maximum </w:t>
      </w:r>
      <w:r w:rsidR="00814137" w:rsidRPr="00940663">
        <w:rPr>
          <w:rFonts w:ascii="Helvetica" w:hAnsi="Helvetica"/>
          <w:sz w:val="22"/>
          <w:szCs w:val="22"/>
        </w:rPr>
        <w:t>exploitation rate</w:t>
      </w:r>
      <w:r w:rsidRPr="00940663">
        <w:rPr>
          <w:rFonts w:ascii="Helvetica" w:hAnsi="Helvetica"/>
          <w:sz w:val="22"/>
          <w:szCs w:val="22"/>
        </w:rPr>
        <w:t xml:space="preserve"> is high. </w:t>
      </w:r>
      <w:r w:rsidR="001F74B9" w:rsidRPr="002041D9">
        <w:rPr>
          <w:rFonts w:ascii="Helvetica" w:hAnsi="Helvetica"/>
          <w:sz w:val="22"/>
          <w:szCs w:val="22"/>
        </w:rPr>
        <w:t xml:space="preserve">Across simulations the probability of tipping is low </w:t>
      </w:r>
      <w:r w:rsidR="00EC571F" w:rsidRPr="002041D9">
        <w:rPr>
          <w:rFonts w:ascii="Helvetica" w:hAnsi="Helvetica"/>
          <w:sz w:val="22"/>
          <w:szCs w:val="22"/>
        </w:rPr>
        <w:t>when monitoring precision is high, but increases at higher exploitation rates</w:t>
      </w:r>
      <w:r w:rsidR="001228A2">
        <w:rPr>
          <w:rFonts w:ascii="Helvetica" w:hAnsi="Helvetica"/>
          <w:sz w:val="22"/>
          <w:szCs w:val="22"/>
        </w:rPr>
        <w:t xml:space="preserve"> (Fig. 2a)</w:t>
      </w:r>
      <w:r w:rsidR="00EC571F" w:rsidRPr="002041D9">
        <w:rPr>
          <w:rFonts w:ascii="Helvetica" w:hAnsi="Helvetica"/>
          <w:sz w:val="22"/>
          <w:szCs w:val="22"/>
        </w:rPr>
        <w:t xml:space="preserve">. </w:t>
      </w:r>
      <w:commentRangeStart w:id="44"/>
      <w:r w:rsidR="00DB617C" w:rsidRPr="00940663">
        <w:rPr>
          <w:rFonts w:ascii="Helvetica" w:hAnsi="Helvetica"/>
          <w:sz w:val="22"/>
          <w:szCs w:val="22"/>
        </w:rPr>
        <w:t>Net Present Value</w:t>
      </w:r>
      <w:r w:rsidRPr="00940663">
        <w:rPr>
          <w:rFonts w:ascii="Helvetica" w:hAnsi="Helvetica"/>
          <w:sz w:val="22"/>
          <w:szCs w:val="22"/>
        </w:rPr>
        <w:t xml:space="preserv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055097" w:rsidRPr="00940663">
        <w:rPr>
          <w:rFonts w:ascii="Helvetica" w:hAnsi="Helvetica"/>
          <w:sz w:val="22"/>
          <w:szCs w:val="22"/>
        </w:rPr>
        <w:t xml:space="preserve"> </w:t>
      </w:r>
      <w:r w:rsidRPr="00940663">
        <w:rPr>
          <w:rFonts w:ascii="Helvetica" w:hAnsi="Helvetica"/>
          <w:sz w:val="22"/>
          <w:szCs w:val="22"/>
        </w:rPr>
        <w:t>and is hi</w:t>
      </w:r>
      <w:r w:rsidR="0007073E" w:rsidRPr="00940663">
        <w:rPr>
          <w:rFonts w:ascii="Helvetica" w:hAnsi="Helvetica"/>
          <w:sz w:val="22"/>
          <w:szCs w:val="22"/>
        </w:rPr>
        <w:t xml:space="preserve">ghest with precise </w:t>
      </w:r>
      <w:r w:rsidRPr="00940663">
        <w:rPr>
          <w:rFonts w:ascii="Helvetica" w:hAnsi="Helvetica"/>
          <w:sz w:val="22"/>
          <w:szCs w:val="22"/>
        </w:rPr>
        <w:t>biomass</w:t>
      </w:r>
      <w:r w:rsidR="0007073E" w:rsidRPr="00940663">
        <w:rPr>
          <w:rFonts w:ascii="Helvetica" w:hAnsi="Helvetica"/>
          <w:sz w:val="22"/>
          <w:szCs w:val="22"/>
        </w:rPr>
        <w:t xml:space="preserve"> estimates</w:t>
      </w:r>
      <w:r w:rsidRPr="00940663">
        <w:rPr>
          <w:rFonts w:ascii="Helvetica" w:hAnsi="Helvetica"/>
          <w:sz w:val="22"/>
          <w:szCs w:val="22"/>
        </w:rPr>
        <w:t xml:space="preserve"> (CV = 0.1).</w:t>
      </w:r>
      <w:commentRangeEnd w:id="44"/>
      <w:r w:rsidR="00D866F3">
        <w:rPr>
          <w:rStyle w:val="CommentReference"/>
        </w:rPr>
        <w:commentReference w:id="44"/>
      </w:r>
      <w:r w:rsidRPr="00940663">
        <w:rPr>
          <w:rFonts w:ascii="Helvetica" w:hAnsi="Helvetica"/>
          <w:sz w:val="22"/>
          <w:szCs w:val="22"/>
        </w:rPr>
        <w:t xml:space="preserve"> The benefits of high monitoring precision (i.e.</w:t>
      </w:r>
      <w:r w:rsidR="00963D6B" w:rsidRPr="00940663">
        <w:rPr>
          <w:rFonts w:ascii="Helvetica" w:hAnsi="Helvetica"/>
          <w:sz w:val="22"/>
          <w:szCs w:val="22"/>
        </w:rPr>
        <w:t>,</w:t>
      </w:r>
      <w:r w:rsidRPr="00940663">
        <w:rPr>
          <w:rFonts w:ascii="Helvetica" w:hAnsi="Helvetica"/>
          <w:sz w:val="22"/>
          <w:szCs w:val="22"/>
        </w:rPr>
        <w:t xml:space="preserve"> CV = 0.1 relative to CV = 0.5) are minimal when the maximum </w:t>
      </w:r>
      <w:r w:rsidR="005F45F4" w:rsidRPr="00940663">
        <w:rPr>
          <w:rFonts w:ascii="Helvetica" w:hAnsi="Helvetica"/>
          <w:sz w:val="22"/>
          <w:szCs w:val="22"/>
        </w:rPr>
        <w:t>harvest rate</w:t>
      </w:r>
      <w:r w:rsidRPr="00940663">
        <w:rPr>
          <w:rFonts w:ascii="Helvetica" w:hAnsi="Helvetica"/>
          <w:sz w:val="22"/>
          <w:szCs w:val="22"/>
        </w:rPr>
        <w:t xml:space="preserve"> is low, but increase as </w:t>
      </w:r>
      <w:r w:rsidR="005F45F4" w:rsidRPr="00940663">
        <w:rPr>
          <w:rFonts w:ascii="Helvetica" w:hAnsi="Helvetica"/>
          <w:sz w:val="22"/>
          <w:szCs w:val="22"/>
        </w:rPr>
        <w:t>harvest rate</w:t>
      </w:r>
      <w:r w:rsidR="000A7F71" w:rsidRPr="00940663">
        <w:rPr>
          <w:rFonts w:ascii="Helvetica" w:hAnsi="Helvetica"/>
          <w:sz w:val="22"/>
          <w:szCs w:val="22"/>
        </w:rPr>
        <w:t xml:space="preserve"> </w:t>
      </w:r>
      <w:commentRangeStart w:id="45"/>
      <w:r w:rsidR="000A7F71" w:rsidRPr="00940663">
        <w:rPr>
          <w:rFonts w:ascii="Helvetica" w:hAnsi="Helvetica"/>
          <w:sz w:val="22"/>
          <w:szCs w:val="22"/>
        </w:rPr>
        <w:t xml:space="preserve">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w:commentRangeEnd w:id="45"/>
        <m:r>
          <m:rPr>
            <m:sty m:val="p"/>
          </m:rPr>
          <w:rPr>
            <w:rStyle w:val="CommentReference"/>
          </w:rPr>
          <w:commentReference w:id="45"/>
        </m:r>
      </m:oMath>
      <w:r w:rsidRPr="00940663">
        <w:rPr>
          <w:rFonts w:ascii="Helvetica" w:hAnsi="Helvetica"/>
          <w:sz w:val="22"/>
          <w:szCs w:val="22"/>
        </w:rPr>
        <w:t xml:space="preserve"> (Fig</w:t>
      </w:r>
      <w:commentRangeStart w:id="46"/>
      <w:r w:rsidR="000354FD">
        <w:rPr>
          <w:rFonts w:ascii="Helvetica" w:hAnsi="Helvetica"/>
          <w:sz w:val="22"/>
          <w:szCs w:val="22"/>
        </w:rPr>
        <w:t>.</w:t>
      </w:r>
      <w:r w:rsidRPr="00940663">
        <w:rPr>
          <w:rFonts w:ascii="Helvetica" w:hAnsi="Helvetica"/>
          <w:sz w:val="22"/>
          <w:szCs w:val="22"/>
        </w:rPr>
        <w:t xml:space="preserve"> </w:t>
      </w:r>
      <w:commentRangeEnd w:id="46"/>
      <w:r w:rsidR="000A52A2">
        <w:rPr>
          <w:rStyle w:val="CommentReference"/>
        </w:rPr>
        <w:commentReference w:id="46"/>
      </w:r>
      <w:r w:rsidRPr="00940663">
        <w:rPr>
          <w:rFonts w:ascii="Helvetica" w:hAnsi="Helvetica"/>
          <w:sz w:val="22"/>
          <w:szCs w:val="22"/>
        </w:rPr>
        <w:t>2</w:t>
      </w:r>
      <w:r w:rsidR="00043C70" w:rsidRPr="00940663">
        <w:rPr>
          <w:rFonts w:ascii="Helvetica" w:hAnsi="Helvetica"/>
          <w:sz w:val="22"/>
          <w:szCs w:val="22"/>
        </w:rPr>
        <w:t>b</w:t>
      </w:r>
      <w:r w:rsidRPr="00940663">
        <w:rPr>
          <w:rFonts w:ascii="Helvetica" w:hAnsi="Helvetica"/>
          <w:sz w:val="22"/>
          <w:szCs w:val="22"/>
        </w:rPr>
        <w:t>).</w:t>
      </w:r>
      <w:ins w:id="47" w:author="Timothy Essington" w:date="2015-10-22T14:18:00Z">
        <w:r w:rsidR="00D5784C">
          <w:rPr>
            <w:rFonts w:ascii="Helvetica" w:hAnsi="Helvetica"/>
            <w:sz w:val="22"/>
            <w:szCs w:val="22"/>
          </w:rPr>
          <w:t xml:space="preserve">  </w:t>
        </w:r>
      </w:ins>
    </w:p>
    <w:p w14:paraId="7AC03471" w14:textId="77777777" w:rsidR="00CE0882" w:rsidRPr="00677C8E" w:rsidRDefault="00CE0882" w:rsidP="00677C8E">
      <w:pPr>
        <w:rPr>
          <w:rFonts w:ascii="Helvetica" w:hAnsi="Helvetica"/>
          <w:sz w:val="22"/>
          <w:szCs w:val="22"/>
        </w:rPr>
      </w:pPr>
    </w:p>
    <w:p w14:paraId="3AA8D80D"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12EB8D8A" w14:textId="77777777" w:rsidR="004045EF" w:rsidRPr="00940663" w:rsidRDefault="004045EF" w:rsidP="00726D79">
      <w:pPr>
        <w:rPr>
          <w:rFonts w:ascii="Helvetica" w:hAnsi="Helvetica"/>
          <w:i/>
          <w:sz w:val="22"/>
          <w:szCs w:val="22"/>
        </w:rPr>
      </w:pPr>
    </w:p>
    <w:p w14:paraId="65D75F23" w14:textId="3F45E7A5" w:rsidR="00256F91" w:rsidRDefault="004D6F47" w:rsidP="004A65CB">
      <w:pPr>
        <w:rPr>
          <w:rFonts w:ascii="Helvetica" w:hAnsi="Helvetica"/>
          <w:sz w:val="22"/>
          <w:szCs w:val="22"/>
        </w:rPr>
      </w:pPr>
      <w:commentRangeStart w:id="48"/>
      <w:r w:rsidRPr="00677C8E">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t>
      </w:r>
      <w:commentRangeEnd w:id="48"/>
      <w:r w:rsidR="00F736A5">
        <w:rPr>
          <w:rStyle w:val="CommentReference"/>
        </w:rPr>
        <w:commentReference w:id="48"/>
      </w:r>
      <w:commentRangeStart w:id="49"/>
      <w:r w:rsidRPr="00677C8E">
        <w:rPr>
          <w:rFonts w:ascii="Helvetica" w:hAnsi="Helvetica"/>
          <w:sz w:val="22"/>
          <w:szCs w:val="22"/>
        </w:rPr>
        <w:t xml:space="preserve">We therefore </w:t>
      </w:r>
      <w:r w:rsidR="00480363" w:rsidRPr="00677C8E">
        <w:rPr>
          <w:rFonts w:ascii="Helvetica" w:hAnsi="Helvetica"/>
          <w:sz w:val="22"/>
          <w:szCs w:val="22"/>
        </w:rPr>
        <w:t xml:space="preserve">evaluated the </w:t>
      </w:r>
      <w:r w:rsidR="006D283D" w:rsidRPr="00677C8E">
        <w:rPr>
          <w:rFonts w:ascii="Helvetica" w:hAnsi="Helvetica"/>
          <w:sz w:val="22"/>
          <w:szCs w:val="22"/>
        </w:rPr>
        <w:t xml:space="preserve">return on monitoring investment (measured as the </w:t>
      </w:r>
      <w:r w:rsidR="00480363" w:rsidRPr="00677C8E">
        <w:rPr>
          <w:rFonts w:ascii="Helvetica" w:hAnsi="Helvetica"/>
          <w:sz w:val="22"/>
          <w:szCs w:val="22"/>
        </w:rPr>
        <w:t>ratio of Net Present Value for simulations with high and low</w:t>
      </w:r>
      <w:r w:rsidR="00F37A73" w:rsidRPr="00677C8E">
        <w:rPr>
          <w:rFonts w:ascii="Helvetica" w:hAnsi="Helvetica"/>
          <w:sz w:val="22"/>
          <w:szCs w:val="22"/>
        </w:rPr>
        <w:t xml:space="preserve"> precision (CV = 0.1/CV = 0.5</w:t>
      </w:r>
      <w:r w:rsidR="007B77F1" w:rsidRPr="00677C8E">
        <w:rPr>
          <w:rFonts w:ascii="Helvetica" w:hAnsi="Helvetica"/>
          <w:sz w:val="22"/>
          <w:szCs w:val="22"/>
        </w:rPr>
        <w:t>)</w:t>
      </w:r>
      <w:r w:rsidR="006D283D" w:rsidRPr="00677C8E">
        <w:rPr>
          <w:rFonts w:ascii="Helvetica" w:hAnsi="Helvetica"/>
          <w:sz w:val="22"/>
          <w:szCs w:val="22"/>
        </w:rPr>
        <w:t>)</w:t>
      </w:r>
      <w:r w:rsidR="007B77F1" w:rsidRPr="00677C8E">
        <w:rPr>
          <w:rFonts w:ascii="Helvetica" w:hAnsi="Helvetica"/>
          <w:sz w:val="22"/>
          <w:szCs w:val="22"/>
        </w:rPr>
        <w:t xml:space="preserve"> for simulations with starting biomass ranging from just above the </w:t>
      </w:r>
      <w:r w:rsidR="00677C8E">
        <w:rPr>
          <w:rFonts w:ascii="Helvetica" w:hAnsi="Helvetica"/>
          <w:sz w:val="22"/>
          <w:szCs w:val="22"/>
        </w:rPr>
        <w:t xml:space="preserve">biological </w:t>
      </w:r>
      <w:r w:rsidR="007B77F1" w:rsidRPr="00677C8E">
        <w:rPr>
          <w:rFonts w:ascii="Helvetica" w:hAnsi="Helvetica"/>
          <w:sz w:val="22"/>
          <w:szCs w:val="22"/>
        </w:rPr>
        <w:t>tipping point to starting at carrying capacity</w:t>
      </w:r>
      <w:r w:rsidR="00D42E6F" w:rsidRPr="00677C8E">
        <w:rPr>
          <w:rFonts w:ascii="Helvetica" w:hAnsi="Helvetica"/>
          <w:sz w:val="22"/>
          <w:szCs w:val="22"/>
        </w:rPr>
        <w:t xml:space="preserve"> and for a rang</w:t>
      </w:r>
      <w:r w:rsidR="00963D6B" w:rsidRPr="00677C8E">
        <w:rPr>
          <w:rFonts w:ascii="Helvetica" w:hAnsi="Helvetica"/>
          <w:sz w:val="22"/>
          <w:szCs w:val="22"/>
        </w:rPr>
        <w:t>e</w:t>
      </w:r>
      <w:r w:rsidR="00D42E6F" w:rsidRPr="00677C8E">
        <w:rPr>
          <w:rFonts w:ascii="Helvetica" w:hAnsi="Helvetica"/>
          <w:sz w:val="22"/>
          <w:szCs w:val="22"/>
        </w:rPr>
        <w:t xml:space="preserve"> of maximum </w:t>
      </w:r>
      <w:r w:rsidR="009458F0" w:rsidRPr="00677C8E">
        <w:rPr>
          <w:rFonts w:ascii="Helvetica" w:hAnsi="Helvetica"/>
          <w:sz w:val="22"/>
          <w:szCs w:val="22"/>
        </w:rPr>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9458F0" w:rsidRPr="00677C8E">
        <w:rPr>
          <w:rFonts w:ascii="Helvetica" w:hAnsi="Helvetica"/>
          <w:sz w:val="22"/>
          <w:szCs w:val="22"/>
        </w:rPr>
        <w:t>: 0.0 – 2.0</w:t>
      </w:r>
      <w:r w:rsidR="007A0F69" w:rsidRPr="00677C8E">
        <w:rPr>
          <w:rFonts w:ascii="Helvetica" w:hAnsi="Helvetica"/>
          <w:sz w:val="22"/>
          <w:szCs w:val="22"/>
        </w:rPr>
        <w:t>).</w:t>
      </w:r>
      <w:r w:rsidR="00F736A5">
        <w:rPr>
          <w:rFonts w:ascii="Helvetica" w:hAnsi="Helvetica"/>
          <w:sz w:val="22"/>
          <w:szCs w:val="22"/>
        </w:rPr>
        <w:t xml:space="preserve"> </w:t>
      </w:r>
      <w:commentRangeStart w:id="50"/>
      <w:r w:rsidR="00F736A5">
        <w:rPr>
          <w:rFonts w:ascii="Helvetica" w:hAnsi="Helvetica"/>
          <w:sz w:val="22"/>
          <w:szCs w:val="22"/>
        </w:rPr>
        <w:t xml:space="preserve">Ratio values &gt;1.0 </w:t>
      </w:r>
      <w:proofErr w:type="gramStart"/>
      <w:r w:rsidR="00F736A5">
        <w:rPr>
          <w:rFonts w:ascii="Helvetica" w:hAnsi="Helvetica"/>
          <w:sz w:val="22"/>
          <w:szCs w:val="22"/>
        </w:rPr>
        <w:t>indicate</w:t>
      </w:r>
      <w:proofErr w:type="gramEnd"/>
      <w:r w:rsidR="00F736A5">
        <w:rPr>
          <w:rFonts w:ascii="Helvetica" w:hAnsi="Helvetica"/>
          <w:sz w:val="22"/>
          <w:szCs w:val="22"/>
        </w:rPr>
        <w:t xml:space="preserve"> where higher-precision monitoring is beneficial.</w:t>
      </w:r>
      <w:commentRangeEnd w:id="50"/>
      <w:r w:rsidR="00F736A5">
        <w:rPr>
          <w:rStyle w:val="CommentReference"/>
        </w:rPr>
        <w:commentReference w:id="50"/>
      </w:r>
      <w:r w:rsidR="007B77F1" w:rsidRPr="00677C8E">
        <w:rPr>
          <w:rFonts w:ascii="Helvetica" w:hAnsi="Helvetica"/>
          <w:sz w:val="22"/>
          <w:szCs w:val="22"/>
        </w:rPr>
        <w:t xml:space="preserve"> </w:t>
      </w:r>
      <w:commentRangeEnd w:id="49"/>
      <w:r w:rsidR="00F736A5">
        <w:rPr>
          <w:rStyle w:val="CommentReference"/>
        </w:rPr>
        <w:commentReference w:id="49"/>
      </w:r>
      <w:r w:rsidR="007B77F1" w:rsidRPr="00677C8E">
        <w:rPr>
          <w:rFonts w:ascii="Helvetica" w:hAnsi="Helvetica"/>
          <w:sz w:val="22"/>
          <w:szCs w:val="22"/>
        </w:rPr>
        <w:t xml:space="preserve">We </w:t>
      </w:r>
      <w:r w:rsidR="006D283D" w:rsidRPr="00677C8E">
        <w:rPr>
          <w:rFonts w:ascii="Helvetica" w:hAnsi="Helvetica"/>
          <w:sz w:val="22"/>
          <w:szCs w:val="22"/>
        </w:rPr>
        <w:t xml:space="preserve">compare the </w:t>
      </w:r>
      <w:r w:rsidR="001C54B9" w:rsidRPr="00677C8E">
        <w:rPr>
          <w:rFonts w:ascii="Helvetica" w:hAnsi="Helvetica"/>
          <w:sz w:val="22"/>
          <w:szCs w:val="22"/>
        </w:rPr>
        <w:t xml:space="preserve">median return on investment for 10,000 iterations of </w:t>
      </w:r>
      <w:proofErr w:type="gramStart"/>
      <w:r w:rsidR="001C54B9" w:rsidRPr="00677C8E">
        <w:rPr>
          <w:rFonts w:ascii="Helvetica" w:hAnsi="Helvetica"/>
          <w:sz w:val="22"/>
          <w:szCs w:val="22"/>
        </w:rPr>
        <w:t>20 year</w:t>
      </w:r>
      <w:proofErr w:type="gramEnd"/>
      <w:r w:rsidR="001C54B9" w:rsidRPr="00677C8E">
        <w:rPr>
          <w:rFonts w:ascii="Helvetica" w:hAnsi="Helvetica"/>
          <w:sz w:val="22"/>
          <w:szCs w:val="22"/>
        </w:rPr>
        <w:t xml:space="preserve"> simulation</w:t>
      </w:r>
      <w:r w:rsidR="00CF7725" w:rsidRPr="00677C8E">
        <w:rPr>
          <w:rFonts w:ascii="Helvetica" w:hAnsi="Helvetica"/>
          <w:sz w:val="22"/>
          <w:szCs w:val="22"/>
        </w:rPr>
        <w:t>s. We evaluate</w:t>
      </w:r>
      <w:r w:rsidR="00963D6B" w:rsidRPr="00677C8E">
        <w:rPr>
          <w:rFonts w:ascii="Helvetica" w:hAnsi="Helvetica"/>
          <w:sz w:val="22"/>
          <w:szCs w:val="22"/>
        </w:rPr>
        <w:t>d</w:t>
      </w:r>
      <w:r w:rsidR="00CF7725" w:rsidRPr="00677C8E">
        <w:rPr>
          <w:rFonts w:ascii="Helvetica" w:hAnsi="Helvetica"/>
          <w:sz w:val="22"/>
          <w:szCs w:val="22"/>
        </w:rPr>
        <w:t xml:space="preserve"> return on investment relative to a biological th</w:t>
      </w:r>
      <w:r w:rsidR="00543E30">
        <w:rPr>
          <w:rFonts w:ascii="Helvetica" w:hAnsi="Helvetica"/>
          <w:sz w:val="22"/>
          <w:szCs w:val="22"/>
        </w:rPr>
        <w:t>reshold of A = 10 (i.e.</w:t>
      </w:r>
      <w:r w:rsidR="007B7225">
        <w:rPr>
          <w:rFonts w:ascii="Helvetica" w:hAnsi="Helvetica"/>
          <w:sz w:val="22"/>
          <w:szCs w:val="22"/>
        </w:rPr>
        <w:t>,</w:t>
      </w:r>
      <w:r w:rsidR="00543E30">
        <w:rPr>
          <w:rFonts w:ascii="Helvetica" w:hAnsi="Helvetica"/>
          <w:sz w:val="22"/>
          <w:szCs w:val="22"/>
        </w:rPr>
        <w:t xml:space="preserve"> the biomass </w:t>
      </w:r>
      <w:r w:rsidR="00CF7725" w:rsidRPr="00677C8E">
        <w:rPr>
          <w:rFonts w:ascii="Helvetica" w:hAnsi="Helvetica"/>
          <w:sz w:val="22"/>
          <w:szCs w:val="22"/>
        </w:rPr>
        <w:t xml:space="preserve">threshold below which the </w:t>
      </w:r>
      <w:r w:rsidR="002414FD" w:rsidRPr="00677C8E">
        <w:rPr>
          <w:rFonts w:ascii="Helvetica" w:hAnsi="Helvetica"/>
          <w:sz w:val="22"/>
          <w:szCs w:val="22"/>
        </w:rPr>
        <w:t>population growth rate is negative) and a management threshold of 0.25Bmsy</w:t>
      </w:r>
      <w:r w:rsidR="007F2FC1" w:rsidRPr="00677C8E">
        <w:rPr>
          <w:rFonts w:ascii="Helvetica" w:hAnsi="Helvetica"/>
          <w:sz w:val="22"/>
          <w:szCs w:val="22"/>
        </w:rPr>
        <w:t xml:space="preserve"> (a common natur</w:t>
      </w:r>
      <w:r w:rsidR="00A8136F" w:rsidRPr="00677C8E">
        <w:rPr>
          <w:rFonts w:ascii="Helvetica" w:hAnsi="Helvetica"/>
          <w:sz w:val="22"/>
          <w:szCs w:val="22"/>
        </w:rPr>
        <w:t>al res</w:t>
      </w:r>
      <w:r w:rsidR="004A65CB">
        <w:rPr>
          <w:rFonts w:ascii="Helvetica" w:hAnsi="Helvetica"/>
          <w:sz w:val="22"/>
          <w:szCs w:val="22"/>
        </w:rPr>
        <w:t xml:space="preserve">ource management target, CITE). </w:t>
      </w:r>
    </w:p>
    <w:p w14:paraId="3D4FD566" w14:textId="4130B5A8" w:rsidR="00D27AA4" w:rsidRPr="00940663" w:rsidRDefault="00323101" w:rsidP="00256F91">
      <w:pPr>
        <w:ind w:firstLine="720"/>
        <w:rPr>
          <w:rFonts w:ascii="Helvetica" w:hAnsi="Helvetica"/>
          <w:sz w:val="22"/>
          <w:szCs w:val="22"/>
        </w:rPr>
      </w:pPr>
      <w:r>
        <w:rPr>
          <w:rFonts w:ascii="Helvetica" w:hAnsi="Helvetica"/>
          <w:sz w:val="22"/>
          <w:szCs w:val="22"/>
        </w:rPr>
        <w:t>R</w:t>
      </w:r>
      <w:r w:rsidR="00D27AA4" w:rsidRPr="00940663">
        <w:rPr>
          <w:rFonts w:ascii="Helvetica" w:hAnsi="Helvetica"/>
          <w:sz w:val="22"/>
          <w:szCs w:val="22"/>
        </w:rPr>
        <w:t>eturn on monitoring investment increase</w:t>
      </w:r>
      <w:r w:rsidR="002D6CA1" w:rsidRPr="00940663">
        <w:rPr>
          <w:rFonts w:ascii="Helvetica" w:hAnsi="Helvetica"/>
          <w:sz w:val="22"/>
          <w:szCs w:val="22"/>
        </w:rPr>
        <w:t>s</w:t>
      </w:r>
      <w:r w:rsidR="00D27AA4" w:rsidRPr="00940663">
        <w:rPr>
          <w:rFonts w:ascii="Helvetica" w:hAnsi="Helvetica"/>
          <w:sz w:val="22"/>
          <w:szCs w:val="22"/>
        </w:rPr>
        <w:t xml:space="preserve"> when populations were closer to biological </w:t>
      </w:r>
      <w:r w:rsidR="00DC361F" w:rsidRPr="00940663">
        <w:rPr>
          <w:rFonts w:ascii="Helvetica" w:hAnsi="Helvetica"/>
          <w:sz w:val="22"/>
          <w:szCs w:val="22"/>
        </w:rPr>
        <w:t>and</w:t>
      </w:r>
      <w:r w:rsidR="00D27AA4" w:rsidRPr="00940663">
        <w:rPr>
          <w:rFonts w:ascii="Helvetica" w:hAnsi="Helvetica"/>
          <w:sz w:val="22"/>
          <w:szCs w:val="22"/>
        </w:rPr>
        <w:t xml:space="preserve"> management </w:t>
      </w:r>
      <w:r w:rsidR="00DC361F" w:rsidRPr="00940663">
        <w:rPr>
          <w:rFonts w:ascii="Helvetica" w:hAnsi="Helvetica"/>
          <w:sz w:val="22"/>
          <w:szCs w:val="22"/>
        </w:rPr>
        <w:t>tipping points</w:t>
      </w:r>
      <w:r w:rsidR="00055424" w:rsidRPr="00940663">
        <w:rPr>
          <w:rFonts w:ascii="Helvetica" w:hAnsi="Helvetica"/>
          <w:sz w:val="22"/>
          <w:szCs w:val="22"/>
        </w:rPr>
        <w:t xml:space="preserve"> (Fig. 3). </w:t>
      </w:r>
      <w:r w:rsidR="00160AB3" w:rsidRPr="00940663">
        <w:rPr>
          <w:rFonts w:ascii="Helvetica" w:hAnsi="Helvetica"/>
          <w:sz w:val="22"/>
          <w:szCs w:val="22"/>
        </w:rPr>
        <w:t>The increasing importance of monitoring precision is greatest when maximum extraction rate is highest.</w:t>
      </w:r>
    </w:p>
    <w:p w14:paraId="3ABA8937" w14:textId="77777777" w:rsidR="00BF53CA" w:rsidRPr="00940663" w:rsidRDefault="00BF53CA" w:rsidP="00F82B54">
      <w:pPr>
        <w:rPr>
          <w:rFonts w:ascii="Helvetica" w:hAnsi="Helvetica"/>
          <w:i/>
          <w:sz w:val="22"/>
          <w:szCs w:val="22"/>
        </w:rPr>
      </w:pPr>
    </w:p>
    <w:p w14:paraId="212ED0AF"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and heavy extraction </w:t>
      </w:r>
      <w:proofErr w:type="gramStart"/>
      <w:r w:rsidRPr="00940663">
        <w:rPr>
          <w:rFonts w:ascii="Helvetica" w:hAnsi="Helvetica"/>
          <w:i/>
          <w:sz w:val="22"/>
          <w:szCs w:val="22"/>
        </w:rPr>
        <w:t>pressure</w:t>
      </w:r>
      <w:r w:rsidR="00F82B54" w:rsidRPr="00940663">
        <w:rPr>
          <w:rFonts w:ascii="Helvetica" w:hAnsi="Helvetica"/>
          <w:i/>
          <w:sz w:val="22"/>
          <w:szCs w:val="22"/>
        </w:rPr>
        <w:t>,</w:t>
      </w:r>
      <w:proofErr w:type="gramEnd"/>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11BAAC88" w14:textId="77777777" w:rsidR="004B0E4B" w:rsidRPr="00940663" w:rsidRDefault="004B0E4B" w:rsidP="00F82B54">
      <w:pPr>
        <w:rPr>
          <w:rFonts w:ascii="Helvetica" w:hAnsi="Helvetica"/>
          <w:i/>
          <w:sz w:val="22"/>
          <w:szCs w:val="22"/>
        </w:rPr>
      </w:pPr>
    </w:p>
    <w:p w14:paraId="63D37670" w14:textId="34BE994D" w:rsidR="001C5532" w:rsidRPr="00930F73" w:rsidRDefault="009B2081" w:rsidP="001C5532">
      <w:pPr>
        <w:rPr>
          <w:rFonts w:ascii="Helvetica" w:hAnsi="Helvetica"/>
          <w:sz w:val="22"/>
          <w:szCs w:val="22"/>
        </w:rPr>
      </w:pPr>
      <w:r w:rsidRPr="00930F73">
        <w:rPr>
          <w:rFonts w:ascii="Helvetica" w:hAnsi="Helvetica"/>
          <w:sz w:val="22"/>
          <w:szCs w:val="22"/>
        </w:rPr>
        <w:t>Stakeholders vary in their aversion to risk. For example,</w:t>
      </w:r>
      <w:r w:rsidR="00EE634F" w:rsidRPr="00930F73">
        <w:rPr>
          <w:rFonts w:ascii="Helvetica" w:hAnsi="Helvetica"/>
          <w:sz w:val="22"/>
          <w:szCs w:val="22"/>
        </w:rPr>
        <w:t xml:space="preserve"> a</w:t>
      </w:r>
      <w:r w:rsidR="001C13E8" w:rsidRPr="00930F73">
        <w:rPr>
          <w:rFonts w:ascii="Helvetica" w:hAnsi="Helvetica"/>
          <w:sz w:val="22"/>
          <w:szCs w:val="22"/>
        </w:rPr>
        <w:t xml:space="preserve"> stakeholder</w:t>
      </w:r>
      <w:r w:rsidRPr="00930F73">
        <w:rPr>
          <w:rFonts w:ascii="Helvetica" w:hAnsi="Helvetica"/>
          <w:sz w:val="22"/>
          <w:szCs w:val="22"/>
        </w:rPr>
        <w:t xml:space="preserve"> harvesting a diverse portfolio of natural resources migh</w:t>
      </w:r>
      <w:r w:rsidR="00930F73">
        <w:rPr>
          <w:rFonts w:ascii="Helvetica" w:hAnsi="Helvetica"/>
          <w:sz w:val="22"/>
          <w:szCs w:val="22"/>
        </w:rPr>
        <w:t xml:space="preserve">t be interested in harvesting any single </w:t>
      </w:r>
      <w:r w:rsidRPr="00930F73">
        <w:rPr>
          <w:rFonts w:ascii="Helvetica" w:hAnsi="Helvetica"/>
          <w:sz w:val="22"/>
          <w:szCs w:val="22"/>
        </w:rPr>
        <w:t xml:space="preserve">resource aggressively </w:t>
      </w:r>
      <w:r w:rsidR="000936DC" w:rsidRPr="00930F73">
        <w:rPr>
          <w:rFonts w:ascii="Helvetica" w:hAnsi="Helvetica"/>
          <w:sz w:val="22"/>
          <w:szCs w:val="22"/>
        </w:rPr>
        <w:t xml:space="preserve">and assuming higher risk of crossing a biological or management threshold. We calculated a safe operating space that defines </w:t>
      </w:r>
      <w:r w:rsidR="0071106A" w:rsidRPr="00930F73">
        <w:rPr>
          <w:rFonts w:ascii="Helvetica" w:hAnsi="Helvetica"/>
          <w:sz w:val="22"/>
          <w:szCs w:val="22"/>
        </w:rPr>
        <w:t xml:space="preserve">which </w:t>
      </w:r>
      <w:r w:rsidR="000936DC" w:rsidRPr="00930F73">
        <w:rPr>
          <w:rFonts w:ascii="Helvetica" w:hAnsi="Helvetica"/>
          <w:sz w:val="22"/>
          <w:szCs w:val="22"/>
        </w:rPr>
        <w:t>comb</w:t>
      </w:r>
      <w:r w:rsidR="0071106A" w:rsidRPr="00930F73">
        <w:rPr>
          <w:rFonts w:ascii="Helvetica" w:hAnsi="Helvetica"/>
          <w:sz w:val="22"/>
          <w:szCs w:val="22"/>
        </w:rPr>
        <w:t xml:space="preserve">inations of </w:t>
      </w:r>
      <w:r w:rsidR="004866D3" w:rsidRPr="00930F73">
        <w:rPr>
          <w:rFonts w:ascii="Helvetica" w:hAnsi="Helvetica"/>
          <w:sz w:val="22"/>
          <w:szCs w:val="22"/>
        </w:rPr>
        <w:t xml:space="preserve">monitoring precision and </w:t>
      </w:r>
      <w:r w:rsidR="0071106A" w:rsidRPr="00930F73">
        <w:rPr>
          <w:rFonts w:ascii="Helvetica" w:hAnsi="Helvetica"/>
          <w:sz w:val="22"/>
          <w:szCs w:val="22"/>
        </w:rPr>
        <w:t xml:space="preserve">resource extraction </w:t>
      </w:r>
      <w:r w:rsidR="002334F6" w:rsidRPr="00930F73">
        <w:rPr>
          <w:rFonts w:ascii="Helvetica" w:hAnsi="Helvetica"/>
          <w:sz w:val="22"/>
          <w:szCs w:val="22"/>
        </w:rPr>
        <w:t>rates</w:t>
      </w:r>
      <w:r w:rsidR="0071106A" w:rsidRPr="00930F73">
        <w:rPr>
          <w:rFonts w:ascii="Helvetica" w:hAnsi="Helvetica"/>
          <w:sz w:val="22"/>
          <w:szCs w:val="22"/>
        </w:rPr>
        <w:t xml:space="preserve"> </w:t>
      </w:r>
      <w:r w:rsidR="002334F6" w:rsidRPr="00930F73">
        <w:rPr>
          <w:rFonts w:ascii="Helvetica" w:hAnsi="Helvetica"/>
          <w:sz w:val="22"/>
          <w:szCs w:val="22"/>
        </w:rPr>
        <w:t>are safe</w:t>
      </w:r>
      <w:r w:rsidR="001D33B6" w:rsidRPr="00930F73">
        <w:rPr>
          <w:rFonts w:ascii="Helvetica" w:hAnsi="Helvetica"/>
          <w:sz w:val="22"/>
          <w:szCs w:val="22"/>
        </w:rPr>
        <w:t xml:space="preserve"> given the probability of crossing a </w:t>
      </w:r>
      <w:r w:rsidR="004C4D00">
        <w:rPr>
          <w:rFonts w:ascii="Helvetica" w:hAnsi="Helvetica"/>
          <w:sz w:val="22"/>
          <w:szCs w:val="22"/>
        </w:rPr>
        <w:t xml:space="preserve">biological and </w:t>
      </w:r>
      <w:commentRangeStart w:id="52"/>
      <w:r w:rsidR="004C4D00">
        <w:rPr>
          <w:rFonts w:ascii="Helvetica" w:hAnsi="Helvetica"/>
          <w:sz w:val="22"/>
          <w:szCs w:val="22"/>
        </w:rPr>
        <w:t xml:space="preserve">management </w:t>
      </w:r>
      <w:r w:rsidR="001D33B6" w:rsidRPr="00930F73">
        <w:rPr>
          <w:rFonts w:ascii="Helvetica" w:hAnsi="Helvetica"/>
          <w:sz w:val="22"/>
          <w:szCs w:val="22"/>
        </w:rPr>
        <w:t>tipping point</w:t>
      </w:r>
      <w:commentRangeEnd w:id="52"/>
      <w:r w:rsidR="005053A5">
        <w:rPr>
          <w:rStyle w:val="CommentReference"/>
        </w:rPr>
        <w:commentReference w:id="52"/>
      </w:r>
      <w:r w:rsidR="001D33B6" w:rsidRPr="00930F73">
        <w:rPr>
          <w:rFonts w:ascii="Helvetica" w:hAnsi="Helvetica"/>
          <w:sz w:val="22"/>
          <w:szCs w:val="22"/>
        </w:rPr>
        <w:t xml:space="preserve">. To do this we calculated the minimum precision (Max CV in estimated biomass) needed to avoid </w:t>
      </w:r>
      <w:r w:rsidR="00195F71" w:rsidRPr="00930F73">
        <w:rPr>
          <w:rFonts w:ascii="Helvetica" w:hAnsi="Helvetica"/>
          <w:sz w:val="22"/>
          <w:szCs w:val="22"/>
        </w:rPr>
        <w:t xml:space="preserve">crossing </w:t>
      </w:r>
      <w:r w:rsidR="001D33B6" w:rsidRPr="00930F73">
        <w:rPr>
          <w:rFonts w:ascii="Helvetica" w:hAnsi="Helvetica"/>
          <w:sz w:val="22"/>
          <w:szCs w:val="22"/>
        </w:rPr>
        <w:t>a</w:t>
      </w:r>
      <w:r w:rsidR="00A05BB4">
        <w:rPr>
          <w:rFonts w:ascii="Helvetica" w:hAnsi="Helvetica"/>
          <w:sz w:val="22"/>
          <w:szCs w:val="22"/>
        </w:rPr>
        <w:t xml:space="preserve"> biological or management</w:t>
      </w:r>
      <w:r w:rsidR="001D33B6" w:rsidRPr="00930F73">
        <w:rPr>
          <w:rFonts w:ascii="Helvetica" w:hAnsi="Helvetica"/>
          <w:sz w:val="22"/>
          <w:szCs w:val="22"/>
        </w:rPr>
        <w:t xml:space="preserve"> </w:t>
      </w:r>
      <w:r w:rsidRPr="00930F73">
        <w:rPr>
          <w:rFonts w:ascii="Helvetica" w:hAnsi="Helvetica"/>
          <w:sz w:val="22"/>
          <w:szCs w:val="22"/>
        </w:rPr>
        <w:t xml:space="preserve">tipping </w:t>
      </w:r>
      <w:r w:rsidR="001D33B6" w:rsidRPr="00930F73">
        <w:rPr>
          <w:rFonts w:ascii="Helvetica" w:hAnsi="Helvetica"/>
          <w:sz w:val="22"/>
          <w:szCs w:val="22"/>
        </w:rPr>
        <w:t>point</w:t>
      </w:r>
      <w:r w:rsidR="008B3245" w:rsidRPr="00930F73">
        <w:rPr>
          <w:rFonts w:ascii="Helvetica" w:hAnsi="Helvetica"/>
          <w:sz w:val="22"/>
          <w:szCs w:val="22"/>
        </w:rPr>
        <w:t>,</w:t>
      </w:r>
      <w:r w:rsidR="001D33B6" w:rsidRPr="00930F73">
        <w:rPr>
          <w:rFonts w:ascii="Helvetica" w:hAnsi="Helvetica"/>
          <w:sz w:val="22"/>
          <w:szCs w:val="22"/>
        </w:rPr>
        <w:t xml:space="preserve"> given </w:t>
      </w:r>
      <w:r w:rsidR="00195F71" w:rsidRPr="00930F73">
        <w:rPr>
          <w:rFonts w:ascii="Helvetica" w:hAnsi="Helvetica"/>
          <w:sz w:val="22"/>
          <w:szCs w:val="22"/>
        </w:rPr>
        <w:t xml:space="preserve">a </w:t>
      </w:r>
      <w:r w:rsidR="001D33B6" w:rsidRPr="00930F73">
        <w:rPr>
          <w:rFonts w:ascii="Helvetica" w:hAnsi="Helvetica"/>
          <w:sz w:val="22"/>
          <w:szCs w:val="22"/>
        </w:rPr>
        <w:t>resource extraction rate</w:t>
      </w:r>
      <w:r w:rsidR="002C2049" w:rsidRPr="00930F73">
        <w:rPr>
          <w:rFonts w:ascii="Helvetica" w:hAnsi="Helvetica"/>
          <w:sz w:val="22"/>
          <w:szCs w:val="22"/>
        </w:rPr>
        <w:t xml:space="preserve"> and assumed level of risk ranging from 1% to 20%</w:t>
      </w:r>
      <w:r w:rsidR="000D0C63" w:rsidRPr="00930F73">
        <w:rPr>
          <w:rFonts w:ascii="Helvetica" w:hAnsi="Helvetica"/>
          <w:sz w:val="22"/>
          <w:szCs w:val="22"/>
        </w:rPr>
        <w:t xml:space="preserve"> over the 20 year simulation</w:t>
      </w:r>
      <w:r w:rsidR="008B06A6" w:rsidRPr="00930F73">
        <w:rPr>
          <w:rFonts w:ascii="Helvetica" w:hAnsi="Helvetica"/>
          <w:sz w:val="22"/>
          <w:szCs w:val="22"/>
        </w:rPr>
        <w:t xml:space="preserve">. </w:t>
      </w:r>
      <w:r w:rsidR="009B4040" w:rsidRPr="00930F73">
        <w:rPr>
          <w:rFonts w:ascii="Helvetica" w:hAnsi="Helvetica"/>
          <w:sz w:val="22"/>
          <w:szCs w:val="22"/>
        </w:rPr>
        <w:t xml:space="preserve">The relationship between resource extraction rate and minimum precision needed to avoid </w:t>
      </w:r>
      <w:r w:rsidR="005355A0">
        <w:rPr>
          <w:rFonts w:ascii="Helvetica" w:hAnsi="Helvetica"/>
          <w:sz w:val="22"/>
          <w:szCs w:val="22"/>
        </w:rPr>
        <w:t xml:space="preserve">a </w:t>
      </w:r>
      <w:r w:rsidR="009B4040" w:rsidRPr="00930F73">
        <w:rPr>
          <w:rFonts w:ascii="Helvetica" w:hAnsi="Helvetica"/>
          <w:sz w:val="22"/>
          <w:szCs w:val="22"/>
        </w:rPr>
        <w:t xml:space="preserve">tipping point defines </w:t>
      </w:r>
      <w:r w:rsidR="009B4040" w:rsidRPr="00930F73">
        <w:rPr>
          <w:rFonts w:ascii="Helvetica" w:hAnsi="Helvetica"/>
          <w:sz w:val="22"/>
          <w:szCs w:val="22"/>
        </w:rPr>
        <w:lastRenderedPageBreak/>
        <w:t>a two-dimensional “safe” space above which lower monitoring precis</w:t>
      </w:r>
      <w:r w:rsidR="00CD6FF0" w:rsidRPr="00930F73">
        <w:rPr>
          <w:rFonts w:ascii="Helvetica" w:hAnsi="Helvetica"/>
          <w:sz w:val="22"/>
          <w:szCs w:val="22"/>
        </w:rPr>
        <w:t>ion and higher extraction rates</w:t>
      </w:r>
      <w:r w:rsidR="008B3245" w:rsidRPr="00930F73">
        <w:rPr>
          <w:rFonts w:ascii="Helvetica" w:hAnsi="Helvetica"/>
          <w:sz w:val="22"/>
          <w:szCs w:val="22"/>
        </w:rPr>
        <w:t xml:space="preserve"> cause the system to tip with probability greater than the assumed risk level</w:t>
      </w:r>
      <w:r w:rsidR="00CD6FF0" w:rsidRPr="00930F73">
        <w:rPr>
          <w:rFonts w:ascii="Helvetica" w:hAnsi="Helvetica"/>
          <w:sz w:val="22"/>
          <w:szCs w:val="22"/>
        </w:rPr>
        <w:t xml:space="preserve">. </w:t>
      </w:r>
      <w:r w:rsidR="00933791" w:rsidRPr="00940663">
        <w:rPr>
          <w:rFonts w:ascii="Helvetica" w:hAnsi="Helvetica"/>
          <w:sz w:val="22"/>
          <w:szCs w:val="22"/>
        </w:rPr>
        <w:t xml:space="preserve">The safe operating space defined by combinations of exploitation effort and the minimum precision required to avoid crossing a management or biological tipping point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(Fig. 4).</w:t>
      </w:r>
      <w:r w:rsidR="00A53D50" w:rsidRPr="00940663">
        <w:rPr>
          <w:rFonts w:ascii="Helvetica" w:hAnsi="Helvetica"/>
          <w:sz w:val="22"/>
          <w:szCs w:val="22"/>
        </w:rPr>
        <w:t xml:space="preserve"> Because the biomass for the management threshold (0.25Bmsy) is greater than the biomass at the biological threshold, the safe operating space is narrower to avoid management tipping points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 xml:space="preserve">Conversations between managers and stakeholder groups will be required to build consensus on which combination of risk, monitoring costs, and extraction pressure are best, but having this safe operating space to choose from can help clarify the consequences of a given decision. </w:t>
      </w:r>
    </w:p>
    <w:p w14:paraId="13E6CA5E" w14:textId="60F64C21"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2AC99FBC"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2E7C9A56" w14:textId="77777777" w:rsidR="004F51CB" w:rsidRDefault="004F51CB" w:rsidP="004F51CB">
      <w:pPr>
        <w:rPr>
          <w:rFonts w:ascii="Helvetica" w:hAnsi="Helvetica"/>
          <w:sz w:val="22"/>
          <w:szCs w:val="22"/>
        </w:rPr>
      </w:pPr>
    </w:p>
    <w:p w14:paraId="1F0D6940" w14:textId="44523B72" w:rsidR="005D4007" w:rsidRPr="004F51CB" w:rsidRDefault="005D4007" w:rsidP="004F51CB">
      <w:pPr>
        <w:rPr>
          <w:rFonts w:ascii="Helvetica" w:hAnsi="Helvetica"/>
          <w:i/>
          <w:sz w:val="22"/>
          <w:szCs w:val="22"/>
        </w:rPr>
      </w:pPr>
      <w:r w:rsidRPr="004F51CB">
        <w:rPr>
          <w:rFonts w:ascii="Helvetica" w:hAnsi="Helvetica"/>
          <w:sz w:val="22"/>
          <w:szCs w:val="22"/>
        </w:rPr>
        <w:t xml:space="preserve">A key determinate of the chosen combination of monitoring precision and extraction pressure will be the cost of monitoring relative to the value of the </w:t>
      </w:r>
      <w:r w:rsidR="00FB2A4D" w:rsidRPr="004F51CB">
        <w:rPr>
          <w:rFonts w:ascii="Helvetica" w:hAnsi="Helvetica"/>
          <w:sz w:val="22"/>
          <w:szCs w:val="22"/>
        </w:rPr>
        <w:t>resource after it is collected (i.e</w:t>
      </w:r>
      <w:r w:rsidRPr="004F51CB">
        <w:rPr>
          <w:rFonts w:ascii="Helvetica" w:hAnsi="Helvetica"/>
          <w:sz w:val="22"/>
          <w:szCs w:val="22"/>
        </w:rPr>
        <w:t>.</w:t>
      </w:r>
      <w:r w:rsidR="005355A0">
        <w:rPr>
          <w:rFonts w:ascii="Helvetica" w:hAnsi="Helvetica"/>
          <w:sz w:val="22"/>
          <w:szCs w:val="22"/>
        </w:rPr>
        <w:t>,</w:t>
      </w:r>
      <w:r w:rsidR="00FB2A4D" w:rsidRPr="004F51CB">
        <w:rPr>
          <w:rFonts w:ascii="Helvetica" w:hAnsi="Helvetica"/>
          <w:sz w:val="22"/>
          <w:szCs w:val="22"/>
        </w:rPr>
        <w:t xml:space="preserve"> NPV). </w:t>
      </w:r>
      <w:r w:rsidR="003D4CC5" w:rsidRPr="004F51CB">
        <w:rPr>
          <w:rFonts w:ascii="Helvetica" w:hAnsi="Helvetica"/>
          <w:sz w:val="22"/>
          <w:szCs w:val="22"/>
        </w:rPr>
        <w:t xml:space="preserve">It is clear that high precision monitoring yields the highest </w:t>
      </w:r>
      <w:r w:rsidR="005F45F4" w:rsidRPr="004F51CB">
        <w:rPr>
          <w:rFonts w:ascii="Helvetica" w:hAnsi="Helvetica"/>
          <w:sz w:val="22"/>
          <w:szCs w:val="22"/>
        </w:rPr>
        <w:t>resource</w:t>
      </w:r>
      <w:r w:rsidR="003D4CC5" w:rsidRPr="004F51CB">
        <w:rPr>
          <w:rFonts w:ascii="Helvetica" w:hAnsi="Helvetica"/>
          <w:sz w:val="22"/>
          <w:szCs w:val="22"/>
        </w:rPr>
        <w:t xml:space="preserve"> value as well as the lowest risk of crossing tipping points; however</w:t>
      </w:r>
      <w:r w:rsidR="00701617" w:rsidRPr="004F51CB">
        <w:rPr>
          <w:rFonts w:ascii="Helvetica" w:hAnsi="Helvetica"/>
          <w:sz w:val="22"/>
          <w:szCs w:val="22"/>
        </w:rPr>
        <w:t>,</w:t>
      </w:r>
      <w:r w:rsidR="003D4CC5" w:rsidRPr="004F51CB">
        <w:rPr>
          <w:rFonts w:ascii="Helvetica" w:hAnsi="Helvetica"/>
          <w:sz w:val="22"/>
          <w:szCs w:val="22"/>
        </w:rPr>
        <w:t xml:space="preserve"> high precision monitoring is expensive. </w:t>
      </w:r>
      <w:r w:rsidR="00685475" w:rsidRPr="004F51CB">
        <w:rPr>
          <w:rFonts w:ascii="Helvetica" w:hAnsi="Helvetica"/>
          <w:sz w:val="22"/>
          <w:szCs w:val="22"/>
        </w:rPr>
        <w:t xml:space="preserve">One approach that might mitigate the cost of monitoring is a precautionary buffer </w:t>
      </w:r>
      <w:proofErr w:type="spellStart"/>
      <w:r w:rsidR="005355A0">
        <w:rPr>
          <w:rFonts w:ascii="Helvetica" w:hAnsi="Helvetica"/>
          <w:sz w:val="22"/>
          <w:szCs w:val="22"/>
        </w:rPr>
        <w:t>abive</w:t>
      </w:r>
      <w:proofErr w:type="spellEnd"/>
      <w:r w:rsidR="005355A0" w:rsidRPr="004F51CB">
        <w:rPr>
          <w:rFonts w:ascii="Helvetica" w:hAnsi="Helvetica"/>
          <w:sz w:val="22"/>
          <w:szCs w:val="22"/>
        </w:rPr>
        <w:t xml:space="preserve"> </w:t>
      </w:r>
      <w:r w:rsidR="00685475" w:rsidRPr="004F51CB">
        <w:rPr>
          <w:rFonts w:ascii="Helvetica" w:hAnsi="Helvetica"/>
          <w:sz w:val="22"/>
          <w:szCs w:val="22"/>
        </w:rPr>
        <w:t xml:space="preserve">which monitoring is high precision and </w:t>
      </w:r>
      <w:r w:rsidR="005355A0">
        <w:rPr>
          <w:rFonts w:ascii="Helvetica" w:hAnsi="Helvetica"/>
          <w:sz w:val="22"/>
          <w:szCs w:val="22"/>
        </w:rPr>
        <w:t>below</w:t>
      </w:r>
      <w:r w:rsidR="005355A0" w:rsidRPr="004F51CB">
        <w:rPr>
          <w:rFonts w:ascii="Helvetica" w:hAnsi="Helvetica"/>
          <w:sz w:val="22"/>
          <w:szCs w:val="22"/>
        </w:rPr>
        <w:t xml:space="preserve"> </w:t>
      </w:r>
      <w:r w:rsidR="00685475" w:rsidRPr="004F51CB">
        <w:rPr>
          <w:rFonts w:ascii="Helvetica" w:hAnsi="Helvetica"/>
          <w:sz w:val="22"/>
          <w:szCs w:val="22"/>
        </w:rPr>
        <w:t>which monitoring is low</w:t>
      </w:r>
      <w:r w:rsidR="005116B5" w:rsidRPr="004F51CB">
        <w:rPr>
          <w:rFonts w:ascii="Helvetica" w:hAnsi="Helvetica"/>
          <w:sz w:val="22"/>
          <w:szCs w:val="22"/>
        </w:rPr>
        <w:t xml:space="preserve"> precision</w:t>
      </w:r>
      <w:r w:rsidR="00685475" w:rsidRPr="004F51CB">
        <w:rPr>
          <w:rFonts w:ascii="Helvetica" w:hAnsi="Helvetica"/>
          <w:sz w:val="22"/>
          <w:szCs w:val="22"/>
        </w:rPr>
        <w:t xml:space="preserve">. </w:t>
      </w:r>
      <w:r w:rsidR="00A70AD8" w:rsidRPr="004F51CB">
        <w:rPr>
          <w:rFonts w:ascii="Helvetica" w:hAnsi="Helvetica"/>
          <w:sz w:val="22"/>
          <w:szCs w:val="22"/>
        </w:rPr>
        <w:t>P</w:t>
      </w:r>
      <w:r w:rsidR="00685475" w:rsidRPr="004F51CB">
        <w:rPr>
          <w:rFonts w:ascii="Helvetica" w:hAnsi="Helvetica"/>
          <w:sz w:val="22"/>
          <w:szCs w:val="22"/>
        </w:rPr>
        <w:t>recautionary buffer</w:t>
      </w:r>
      <w:r w:rsidR="00A70AD8" w:rsidRPr="004F51CB">
        <w:rPr>
          <w:rFonts w:ascii="Helvetica" w:hAnsi="Helvetica"/>
          <w:sz w:val="22"/>
          <w:szCs w:val="22"/>
        </w:rPr>
        <w:t>s are</w:t>
      </w:r>
      <w:r w:rsidR="00685475" w:rsidRPr="004F51CB">
        <w:rPr>
          <w:rFonts w:ascii="Helvetica" w:hAnsi="Helvetica"/>
          <w:sz w:val="22"/>
          <w:szCs w:val="22"/>
        </w:rPr>
        <w:t xml:space="preserve"> an established principle in risk management </w:t>
      </w:r>
      <w:r w:rsidR="00F719FC" w:rsidRPr="004F51CB">
        <w:rPr>
          <w:rFonts w:ascii="Helvetica" w:hAnsi="Helvetica"/>
          <w:sz w:val="22"/>
          <w:szCs w:val="22"/>
        </w:rPr>
        <w:t xml:space="preserve">of natural resources </w:t>
      </w:r>
      <w:r w:rsidR="0074108B" w:rsidRPr="004F51CB">
        <w:rPr>
          <w:rFonts w:ascii="Helvetica" w:hAnsi="Helvetica"/>
          <w:sz w:val="22"/>
          <w:szCs w:val="22"/>
        </w:rPr>
        <w:fldChar w:fldCharType="begin"/>
      </w:r>
      <w:r w:rsidR="00FC7BA4"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74108B" w:rsidRPr="004F51CB">
        <w:rPr>
          <w:rFonts w:ascii="Helvetica" w:hAnsi="Helvetica"/>
          <w:sz w:val="22"/>
          <w:szCs w:val="22"/>
        </w:rPr>
        <w:fldChar w:fldCharType="separate"/>
      </w:r>
      <w:r w:rsidR="00FC7BA4" w:rsidRPr="004F51CB">
        <w:rPr>
          <w:rFonts w:ascii="Helvetica" w:hAnsi="Helvetica"/>
          <w:noProof/>
          <w:sz w:val="22"/>
          <w:szCs w:val="22"/>
        </w:rPr>
        <w:t>(Hilborn</w:t>
      </w:r>
      <w:r w:rsidR="00FC7BA4" w:rsidRPr="004F51CB">
        <w:rPr>
          <w:rFonts w:ascii="Helvetica" w:hAnsi="Helvetica"/>
          <w:i/>
          <w:noProof/>
          <w:sz w:val="22"/>
          <w:szCs w:val="22"/>
        </w:rPr>
        <w:t xml:space="preserve"> et al.</w:t>
      </w:r>
      <w:r w:rsidR="00FC7BA4" w:rsidRPr="004F51CB">
        <w:rPr>
          <w:rFonts w:ascii="Helvetica" w:hAnsi="Helvetica"/>
          <w:noProof/>
          <w:sz w:val="22"/>
          <w:szCs w:val="22"/>
        </w:rPr>
        <w:t xml:space="preserve"> 2001)</w:t>
      </w:r>
      <w:r w:rsidR="0074108B" w:rsidRPr="004F51CB">
        <w:rPr>
          <w:rFonts w:ascii="Helvetica" w:hAnsi="Helvetica"/>
          <w:sz w:val="22"/>
          <w:szCs w:val="22"/>
        </w:rPr>
        <w:fldChar w:fldCharType="end"/>
      </w:r>
      <w:r w:rsidR="00F719FC" w:rsidRPr="004F51CB">
        <w:rPr>
          <w:rFonts w:ascii="Helvetica" w:hAnsi="Helvetica"/>
          <w:sz w:val="22"/>
          <w:szCs w:val="22"/>
        </w:rPr>
        <w:t xml:space="preserve"> </w:t>
      </w:r>
      <w:r w:rsidR="00A70AD8" w:rsidRPr="004F51CB">
        <w:rPr>
          <w:rFonts w:ascii="Helvetica" w:hAnsi="Helvetica"/>
          <w:sz w:val="22"/>
          <w:szCs w:val="22"/>
        </w:rPr>
        <w:t xml:space="preserve">and in the presence of tipping points </w:t>
      </w:r>
      <w:r w:rsidR="005116B5" w:rsidRPr="004F51CB">
        <w:rPr>
          <w:rFonts w:ascii="Helvetica" w:hAnsi="Helvetica"/>
          <w:sz w:val="22"/>
          <w:szCs w:val="22"/>
        </w:rPr>
        <w:t>may be</w:t>
      </w:r>
      <w:r w:rsidR="00A70AD8" w:rsidRPr="004F51CB">
        <w:rPr>
          <w:rFonts w:ascii="Helvetica" w:hAnsi="Helvetica"/>
          <w:sz w:val="22"/>
          <w:szCs w:val="22"/>
        </w:rPr>
        <w:t xml:space="preserve"> particularly beneficial. </w:t>
      </w:r>
      <w:r w:rsidR="00944FBA" w:rsidRPr="004F51CB">
        <w:rPr>
          <w:rFonts w:ascii="Helvetica" w:hAnsi="Helvetica"/>
          <w:sz w:val="22"/>
          <w:szCs w:val="22"/>
        </w:rPr>
        <w:t>To demonstrate the utility of precautionary buffers as tools to reduce monitoring costs while remaining low risk, we quantified the net present value</w:t>
      </w:r>
      <w:r w:rsidR="00701617" w:rsidRPr="004F51CB">
        <w:rPr>
          <w:rFonts w:ascii="Helvetica" w:hAnsi="Helvetica"/>
          <w:sz w:val="22"/>
          <w:szCs w:val="22"/>
        </w:rPr>
        <w:t>,</w:t>
      </w:r>
      <w:r w:rsidR="00944FBA" w:rsidRPr="004F51CB">
        <w:rPr>
          <w:rFonts w:ascii="Helvetica" w:hAnsi="Helvetica"/>
          <w:sz w:val="22"/>
          <w:szCs w:val="22"/>
        </w:rPr>
        <w:t xml:space="preserve"> the probability of tipping, and the cost of the resource </w:t>
      </w:r>
      <w:r w:rsidR="008D4713" w:rsidRPr="004F51CB">
        <w:rPr>
          <w:rFonts w:ascii="Helvetica" w:hAnsi="Helvetica"/>
          <w:sz w:val="22"/>
          <w:szCs w:val="22"/>
        </w:rPr>
        <w:t xml:space="preserve">given three monitoring </w:t>
      </w:r>
      <w:r w:rsidR="00E2412C" w:rsidRPr="004F51CB">
        <w:rPr>
          <w:rFonts w:ascii="Helvetica" w:hAnsi="Helvetica"/>
          <w:sz w:val="22"/>
          <w:szCs w:val="22"/>
        </w:rPr>
        <w:t xml:space="preserve">approaches: 1) high precision (CV = 0.1), </w:t>
      </w:r>
      <w:r w:rsidR="005355A0">
        <w:rPr>
          <w:rFonts w:ascii="Helvetica" w:hAnsi="Helvetica"/>
          <w:sz w:val="22"/>
          <w:szCs w:val="22"/>
        </w:rPr>
        <w:t xml:space="preserve">2) </w:t>
      </w:r>
      <w:r w:rsidR="00E2412C" w:rsidRPr="004F51CB">
        <w:rPr>
          <w:rFonts w:ascii="Helvetica" w:hAnsi="Helvetica"/>
          <w:sz w:val="22"/>
          <w:szCs w:val="22"/>
        </w:rPr>
        <w:t xml:space="preserve">low precision (CV = 0.5), and </w:t>
      </w:r>
      <w:r w:rsidR="005355A0">
        <w:rPr>
          <w:rFonts w:ascii="Helvetica" w:hAnsi="Helvetica"/>
          <w:sz w:val="22"/>
          <w:szCs w:val="22"/>
        </w:rPr>
        <w:t xml:space="preserve">3) </w:t>
      </w:r>
      <w:r w:rsidR="00E3658A" w:rsidRPr="004F51CB">
        <w:rPr>
          <w:rFonts w:ascii="Helvetica" w:hAnsi="Helvetica"/>
          <w:sz w:val="22"/>
          <w:szCs w:val="22"/>
        </w:rPr>
        <w:t xml:space="preserve">a precautionary buffer where monitoring precision is </w:t>
      </w:r>
      <w:r w:rsidR="00CA58EE" w:rsidRPr="004F51CB">
        <w:rPr>
          <w:rFonts w:ascii="Helvetica" w:hAnsi="Helvetica"/>
          <w:sz w:val="22"/>
          <w:szCs w:val="22"/>
        </w:rPr>
        <w:t>low</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4F51CB">
        <w:rPr>
          <w:rFonts w:ascii="Helvetica" w:hAnsi="Helvetica"/>
          <w:sz w:val="22"/>
          <w:szCs w:val="22"/>
        </w:rPr>
        <w:t xml:space="preserve">and is </w:t>
      </w:r>
      <w:r w:rsidR="001E24EF" w:rsidRPr="004F51CB">
        <w:rPr>
          <w:rFonts w:ascii="Helvetica" w:hAnsi="Helvetica"/>
          <w:sz w:val="22"/>
          <w:szCs w:val="22"/>
        </w:rPr>
        <w:t>high</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r>
              <m:rPr>
                <m:sty m:val="p"/>
              </m:rPr>
              <w:rPr>
                <w:rStyle w:val="CommentReference"/>
              </w:rPr>
              <w:commentReference w:id="53"/>
            </m:r>
          </m:sub>
        </m:sSub>
      </m:oMath>
      <w:r w:rsidR="00B17E27" w:rsidRPr="004F51CB">
        <w:rPr>
          <w:rFonts w:ascii="Helvetica" w:hAnsi="Helvetica"/>
          <w:sz w:val="22"/>
          <w:szCs w:val="22"/>
        </w:rPr>
        <w:t xml:space="preserve">. </w:t>
      </w:r>
    </w:p>
    <w:p w14:paraId="60A8DFF9" w14:textId="77777777" w:rsidR="00EA70AE" w:rsidRPr="0027357B" w:rsidRDefault="0050378A" w:rsidP="0027357B">
      <w:pPr>
        <w:ind w:firstLine="720"/>
        <w:rPr>
          <w:rFonts w:ascii="Helvetica" w:hAnsi="Helvetica"/>
          <w:sz w:val="22"/>
          <w:szCs w:val="22"/>
        </w:rPr>
      </w:pPr>
      <w:r w:rsidRPr="0027357B">
        <w:rPr>
          <w:rFonts w:ascii="Helvetica" w:hAnsi="Helvetica"/>
          <w:sz w:val="22"/>
          <w:szCs w:val="22"/>
        </w:rPr>
        <w:t xml:space="preserve">Our simulation demonstrates the trade-off between monitoring cost and extraction benefit (NPV).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Pr="0027357B">
        <w:rPr>
          <w:rFonts w:ascii="Helvetica" w:hAnsi="Helvetica"/>
          <w:sz w:val="22"/>
          <w:szCs w:val="22"/>
        </w:rPr>
        <w:t xml:space="preserve"> with high monitoring </w:t>
      </w:r>
      <w:r w:rsidR="00A262AC" w:rsidRPr="0027357B">
        <w:rPr>
          <w:rFonts w:ascii="Helvetica" w:hAnsi="Helvetica"/>
          <w:sz w:val="22"/>
          <w:szCs w:val="22"/>
        </w:rPr>
        <w:t xml:space="preserve">precision; however, </w:t>
      </w:r>
      <w:r w:rsidR="00B82848" w:rsidRPr="0027357B">
        <w:rPr>
          <w:rFonts w:ascii="Helvetica" w:hAnsi="Helvetica"/>
          <w:sz w:val="22"/>
          <w:szCs w:val="22"/>
        </w:rPr>
        <w:t>this is also when monitoring is most costly</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X%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 xml:space="preserve">costs. Therefore a precautionary 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w:t>
      </w:r>
      <w:commentRangeStart w:id="54"/>
      <w:r w:rsidR="007F159D" w:rsidRPr="0027357B">
        <w:rPr>
          <w:rFonts w:ascii="Helvetica" w:hAnsi="Helvetica"/>
          <w:sz w:val="22"/>
          <w:szCs w:val="22"/>
        </w:rPr>
        <w:t>collapse</w:t>
      </w:r>
      <w:commentRangeEnd w:id="54"/>
      <w:r w:rsidR="00B96E6A">
        <w:rPr>
          <w:rStyle w:val="CommentReference"/>
        </w:rPr>
        <w:commentReference w:id="54"/>
      </w:r>
      <w:r w:rsidR="007F159D" w:rsidRPr="0027357B">
        <w:rPr>
          <w:rFonts w:ascii="Helvetica" w:hAnsi="Helvetica"/>
          <w:sz w:val="22"/>
          <w:szCs w:val="22"/>
        </w:rPr>
        <w:t xml:space="preserve">. </w:t>
      </w:r>
      <w:r w:rsidR="006C1856" w:rsidRPr="0027357B">
        <w:rPr>
          <w:rFonts w:ascii="Helvetica" w:hAnsi="Helvetica"/>
          <w:sz w:val="22"/>
          <w:szCs w:val="22"/>
        </w:rPr>
        <w:t xml:space="preserve"> </w:t>
      </w:r>
    </w:p>
    <w:p w14:paraId="49A53E4E" w14:textId="77777777" w:rsidR="00C25845" w:rsidRPr="00940663" w:rsidRDefault="00C25845" w:rsidP="00956809">
      <w:pPr>
        <w:rPr>
          <w:rFonts w:ascii="Helvetica" w:hAnsi="Helvetica"/>
          <w:sz w:val="22"/>
          <w:szCs w:val="22"/>
        </w:rPr>
      </w:pPr>
    </w:p>
    <w:p w14:paraId="6694EB0D" w14:textId="39B56D8F"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901B07C" w14:textId="2439D4A2"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Our </w:t>
      </w:r>
      <w:r w:rsidR="00A65A95" w:rsidRPr="00A21B6D">
        <w:rPr>
          <w:rFonts w:ascii="Helvetica" w:hAnsi="Helvetica"/>
          <w:sz w:val="22"/>
          <w:szCs w:val="22"/>
        </w:rPr>
        <w:t>results</w:t>
      </w:r>
      <w:r w:rsidRPr="00A21B6D">
        <w:rPr>
          <w:rFonts w:ascii="Helvetica" w:hAnsi="Helvetica"/>
          <w:sz w:val="22"/>
          <w:szCs w:val="22"/>
        </w:rPr>
        <w:t xml:space="preserve"> demonstrates that not </w:t>
      </w:r>
      <w:r w:rsidR="00A65A95" w:rsidRPr="00A21B6D">
        <w:rPr>
          <w:rFonts w:ascii="Helvetica" w:hAnsi="Helvetica"/>
          <w:sz w:val="22"/>
          <w:szCs w:val="22"/>
        </w:rPr>
        <w:t xml:space="preserve">all </w:t>
      </w:r>
      <w:r w:rsidRPr="00A21B6D">
        <w:rPr>
          <w:rFonts w:ascii="Helvetica" w:hAnsi="Helvetica"/>
          <w:sz w:val="22"/>
          <w:szCs w:val="22"/>
        </w:rPr>
        <w:t xml:space="preserve">monitoring information is equally valuable, with increased </w:t>
      </w:r>
      <w:r w:rsidR="002A360C" w:rsidRPr="00A21B6D">
        <w:rPr>
          <w:rFonts w:ascii="Helvetica" w:hAnsi="Helvetica" w:cs="Helvetica Neue"/>
          <w:sz w:val="22"/>
          <w:szCs w:val="22"/>
        </w:rPr>
        <w:t xml:space="preserve">information </w:t>
      </w:r>
      <w:r w:rsidRPr="00A21B6D">
        <w:rPr>
          <w:rFonts w:ascii="Helvetica" w:hAnsi="Helvetica" w:cs="Helvetica Neue"/>
          <w:sz w:val="22"/>
          <w:szCs w:val="22"/>
        </w:rPr>
        <w:t xml:space="preserve">value as the resource </w:t>
      </w:r>
      <w:r w:rsidR="002279DC" w:rsidRPr="00A21B6D">
        <w:rPr>
          <w:rFonts w:ascii="Helvetica" w:hAnsi="Helvetica" w:cs="Helvetica Neue"/>
          <w:sz w:val="22"/>
          <w:szCs w:val="22"/>
        </w:rPr>
        <w:t xml:space="preserve">becomes </w:t>
      </w:r>
      <w:r w:rsidR="00C92046" w:rsidRPr="00A21B6D">
        <w:rPr>
          <w:rFonts w:ascii="Helvetica" w:hAnsi="Helvetica" w:cs="Helvetica Neue"/>
          <w:sz w:val="22"/>
          <w:szCs w:val="22"/>
        </w:rPr>
        <w:t>more heavily</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approaches a management </w:t>
      </w:r>
      <w:r w:rsidR="004758C3" w:rsidRPr="00A21B6D">
        <w:rPr>
          <w:rFonts w:ascii="Helvetica" w:hAnsi="Helvetica" w:cs="Helvetica Neue"/>
          <w:sz w:val="22"/>
          <w:szCs w:val="22"/>
        </w:rPr>
        <w:t>or biological threshold</w:t>
      </w:r>
      <w:r w:rsidR="00C92046" w:rsidRPr="00A21B6D">
        <w:rPr>
          <w:rFonts w:ascii="Helvetica" w:hAnsi="Helvetica" w:cs="Helvetica Neue"/>
          <w:sz w:val="22"/>
          <w:szCs w:val="22"/>
        </w:rPr>
        <w:t xml:space="preserve">. </w:t>
      </w:r>
      <w:r w:rsidR="008A5E7A" w:rsidRPr="00005901">
        <w:rPr>
          <w:rFonts w:ascii="Helvetica" w:hAnsi="Helvetica" w:cs="Helvetica Neue"/>
          <w:sz w:val="22"/>
          <w:szCs w:val="22"/>
        </w:rPr>
        <w:t>T</w:t>
      </w:r>
      <w:r w:rsidR="00927ED3" w:rsidRPr="00005901">
        <w:rPr>
          <w:rFonts w:ascii="Helvetica" w:hAnsi="Helvetica" w:cs="Helvetica Neue"/>
          <w:sz w:val="22"/>
          <w:szCs w:val="22"/>
        </w:rPr>
        <w:t xml:space="preserve">he concept that </w:t>
      </w:r>
      <w:r w:rsidR="00433F41" w:rsidRPr="00005901">
        <w:rPr>
          <w:rFonts w:ascii="Helvetica" w:hAnsi="Helvetica" w:cs="Helvetica Neue"/>
          <w:sz w:val="22"/>
          <w:szCs w:val="22"/>
        </w:rPr>
        <w:t xml:space="preserve">the value of information is dynamic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yet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scenarios to</w:t>
      </w:r>
      <w:r w:rsidR="002A360C" w:rsidRPr="00005901">
        <w:rPr>
          <w:rFonts w:ascii="Helvetica" w:hAnsi="Helvetica" w:cs="Helvetica Neue"/>
          <w:sz w:val="22"/>
          <w:szCs w:val="22"/>
        </w:rPr>
        <w:t xml:space="preserve"> justify an increase or decrease </w:t>
      </w:r>
      <w:r w:rsidR="005355A0">
        <w:rPr>
          <w:rFonts w:ascii="Helvetica" w:hAnsi="Helvetica" w:cs="Helvetica Neue"/>
          <w:sz w:val="22"/>
          <w:szCs w:val="22"/>
        </w:rPr>
        <w:t xml:space="preserve">in </w:t>
      </w:r>
      <w:r w:rsidR="002A360C" w:rsidRPr="00005901">
        <w:rPr>
          <w:rFonts w:ascii="Helvetica" w:hAnsi="Helvetica" w:cs="Helvetica Neue"/>
          <w:sz w:val="22"/>
          <w:szCs w:val="22"/>
        </w:rPr>
        <w:t>monitoring levels.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the value of information into monitoring decisions</w:t>
      </w:r>
      <w:r w:rsidR="005355A0">
        <w:rPr>
          <w:rFonts w:ascii="Helvetica" w:hAnsi="Helvetica"/>
          <w:sz w:val="22"/>
          <w:szCs w:val="22"/>
        </w:rPr>
        <w:t>,</w:t>
      </w:r>
      <w:r w:rsidR="00E3695A" w:rsidRPr="00F351F1">
        <w:rPr>
          <w:rFonts w:ascii="Helvetica" w:hAnsi="Helvetica"/>
          <w:sz w:val="22"/>
          <w:szCs w:val="22"/>
        </w:rPr>
        <w:t xml:space="preserve"> including identifying the location of tipping points, aligning </w:t>
      </w:r>
      <w:r w:rsidR="00E3695A" w:rsidRPr="00F351F1">
        <w:rPr>
          <w:rFonts w:ascii="Helvetica" w:hAnsi="Helvetica"/>
          <w:sz w:val="22"/>
          <w:szCs w:val="22"/>
        </w:rPr>
        <w:lastRenderedPageBreak/>
        <w:t xml:space="preserve">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and incorporating differences </w:t>
      </w:r>
      <w:r w:rsidR="00F351F1" w:rsidRPr="00F351F1">
        <w:rPr>
          <w:rFonts w:ascii="Helvetica" w:hAnsi="Helvetica"/>
          <w:sz w:val="22"/>
          <w:szCs w:val="22"/>
        </w:rPr>
        <w:t>among</w:t>
      </w:r>
      <w:r w:rsidR="00E3695A" w:rsidRPr="00F351F1">
        <w:rPr>
          <w:rFonts w:ascii="Helvetica" w:hAnsi="Helvetica"/>
          <w:sz w:val="22"/>
          <w:szCs w:val="22"/>
        </w:rPr>
        <w:t xml:space="preserve"> stakeholders in their willingness to bear risk of tipping. </w:t>
      </w:r>
    </w:p>
    <w:p w14:paraId="269B876A" w14:textId="3F0C4585" w:rsidR="00681D63" w:rsidRPr="00940663" w:rsidRDefault="00681D63" w:rsidP="00A96D69">
      <w:pPr>
        <w:ind w:firstLine="720"/>
        <w:rPr>
          <w:rFonts w:ascii="Helvetica" w:hAnsi="Helvetica"/>
          <w:sz w:val="22"/>
          <w:szCs w:val="22"/>
        </w:rPr>
      </w:pPr>
      <w:r w:rsidRPr="009A32AC">
        <w:rPr>
          <w:rFonts w:ascii="Helvetica" w:hAnsi="Helvetica"/>
          <w:sz w:val="22"/>
          <w:szCs w:val="22"/>
        </w:rPr>
        <w:t>Our model is heuristic in its evaluation of monitoring value in the presence of management and biological tipping points. However, decision makers are rarely fortunate enough to have perfect knowledge of biological thresholds until after the threshold has been crossed.</w:t>
      </w:r>
      <w:r w:rsidR="0073729F">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5516A9" w:rsidRPr="005516A9">
        <w:rPr>
          <w:rFonts w:ascii="Helvetica" w:hAnsi="Helvetica"/>
          <w:sz w:val="22"/>
          <w:szCs w:val="22"/>
        </w:rPr>
      </w:r>
      <w:r w:rsidR="005516A9" w:rsidRPr="005516A9">
        <w:rPr>
          <w:rFonts w:ascii="Helvetica" w:hAnsi="Helvetica"/>
          <w:sz w:val="22"/>
          <w:szCs w:val="22"/>
        </w:rPr>
        <w:fldChar w:fldCharType="end"/>
      </w:r>
      <w:r w:rsidR="005516A9" w:rsidRPr="005516A9">
        <w:rPr>
          <w:rFonts w:ascii="Helvetica" w:hAnsi="Helvetica"/>
          <w:sz w:val="22"/>
          <w:szCs w:val="22"/>
        </w:rPr>
      </w:r>
      <w:r w:rsidR="005516A9"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5516A9"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sidR="005355A0">
        <w:rPr>
          <w:rFonts w:ascii="Helvetica" w:hAnsi="Helvetica"/>
          <w:sz w:val="22"/>
          <w:szCs w:val="22"/>
        </w:rPr>
        <w:t>,</w:t>
      </w:r>
      <w:r w:rsidRPr="005516A9">
        <w:rPr>
          <w:rFonts w:ascii="Helvetica" w:hAnsi="Helvetica"/>
          <w:sz w:val="22"/>
          <w:szCs w:val="22"/>
        </w:rPr>
        <w:t xml:space="preserve">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We do not address process uncertainty (e.g.</w:t>
      </w:r>
      <w:r w:rsidR="00A66D61">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sidRPr="005516A9">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Washington)&lt;/secondary-title&gt;&lt;/titles&gt;&lt;periodical&gt;&lt;full-title&gt;Science(Washington)&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(Mangel 2000)</w:t>
      </w:r>
      <w:r w:rsidRPr="00A96D69">
        <w:rPr>
          <w:rFonts w:ascii="Helvetica" w:hAnsi="Helvetica"/>
          <w:sz w:val="22"/>
          <w:szCs w:val="22"/>
        </w:rPr>
        <w:fldChar w:fldCharType="end"/>
      </w:r>
      <w:r w:rsidRPr="00A96D69">
        <w:rPr>
          <w:rFonts w:ascii="Helvetica" w:hAnsi="Helvetica"/>
          <w:sz w:val="22"/>
          <w:szCs w:val="22"/>
        </w:rPr>
        <w:t xml:space="preserve">. </w:t>
      </w:r>
      <w:r w:rsidRPr="00940663">
        <w:rPr>
          <w:rFonts w:ascii="Helvetica" w:hAnsi="Helvetica"/>
          <w:sz w:val="22"/>
          <w:szCs w:val="22"/>
        </w:rPr>
        <w:t>Therefore threshold management such as through the use of moderate harvest thresholds or precautionary buffers</w:t>
      </w:r>
      <w:r w:rsidR="00A66D61">
        <w:rPr>
          <w:rFonts w:ascii="Helvetica" w:hAnsi="Helvetica"/>
          <w:sz w:val="22"/>
          <w:szCs w:val="22"/>
        </w:rPr>
        <w:t>,</w:t>
      </w:r>
      <w:r w:rsidRPr="00940663">
        <w:rPr>
          <w:rFonts w:ascii="Helvetica" w:hAnsi="Helvetica"/>
          <w:sz w:val="22"/>
          <w:szCs w:val="22"/>
        </w:rPr>
        <w:t xml:space="preserve"> as proposed above</w:t>
      </w:r>
      <w:r w:rsidR="00A66D61">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27B8223" w14:textId="7402A049"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the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w:t>
      </w:r>
      <w:r w:rsidR="00A66D61">
        <w:rPr>
          <w:rFonts w:ascii="Helvetica" w:hAnsi="Helvetica"/>
          <w:sz w:val="22"/>
          <w:szCs w:val="22"/>
        </w:rPr>
        <w:t>ing</w:t>
      </w:r>
      <w:r w:rsidR="00C6399E">
        <w:rPr>
          <w:rFonts w:ascii="Helvetica" w:hAnsi="Helvetica"/>
          <w:sz w:val="22"/>
          <w:szCs w:val="22"/>
        </w:rPr>
        <w:t xml:space="preserve"> the ecosystem and cultural services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industry or 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4A52C8">
        <w:rPr>
          <w:rFonts w:ascii="Helvetica" w:hAnsi="Helvetica"/>
          <w:sz w:val="22"/>
          <w:szCs w:val="22"/>
        </w:rPr>
        <w:t>is</w:t>
      </w:r>
      <w:r w:rsidR="00486C18">
        <w:rPr>
          <w:rFonts w:ascii="Helvetica" w:hAnsi="Helvetica"/>
          <w:sz w:val="22"/>
          <w:szCs w:val="22"/>
        </w:rPr>
        <w:t xml:space="preserve"> only</w:t>
      </w:r>
      <w:r w:rsidR="004A52C8">
        <w:rPr>
          <w:rFonts w:ascii="Helvetica" w:hAnsi="Helvetica"/>
          <w:sz w:val="22"/>
          <w:szCs w:val="22"/>
        </w:rPr>
        <w:t xml:space="preserve"> </w:t>
      </w:r>
      <w:commentRangeStart w:id="55"/>
      <w:r w:rsidR="004A52C8">
        <w:rPr>
          <w:rFonts w:ascii="Helvetica" w:hAnsi="Helvetica"/>
          <w:sz w:val="22"/>
          <w:szCs w:val="22"/>
        </w:rPr>
        <w:t xml:space="preserve">incentivized to pay for monitoring </w:t>
      </w:r>
      <w:r w:rsidR="00194FF6">
        <w:rPr>
          <w:rFonts w:ascii="Helvetica" w:hAnsi="Helvetica"/>
          <w:sz w:val="22"/>
          <w:szCs w:val="22"/>
        </w:rPr>
        <w:t>when the system is healthy</w:t>
      </w:r>
      <w:commentRangeEnd w:id="55"/>
      <w:r w:rsidR="00A66D61">
        <w:rPr>
          <w:rStyle w:val="CommentReference"/>
        </w:rPr>
        <w:commentReference w:id="55"/>
      </w:r>
      <w:r w:rsidR="00194FF6">
        <w:rPr>
          <w:rFonts w:ascii="Helvetica" w:hAnsi="Helvetica"/>
          <w:sz w:val="22"/>
          <w:szCs w:val="22"/>
        </w:rPr>
        <w:t xml:space="preserve">. In contrast, agencies are incentivized to keep the system healthy but minimize costs to taxpayers. This difference in </w:t>
      </w:r>
      <w:r w:rsidR="00374F31">
        <w:rPr>
          <w:rFonts w:ascii="Helvetica" w:hAnsi="Helvetica"/>
          <w:sz w:val="22"/>
          <w:szCs w:val="22"/>
        </w:rPr>
        <w:t>incentives</w:t>
      </w:r>
      <w:r w:rsidR="00194FF6">
        <w:rPr>
          <w:rFonts w:ascii="Helvetica" w:hAnsi="Helvetica"/>
          <w:sz w:val="22"/>
          <w:szCs w:val="22"/>
        </w:rPr>
        <w:t xml:space="preserve"> between industry and agencies is risky, because agencies often have limited resources to provide high precision monitoring, while industry is </w:t>
      </w:r>
      <w:r w:rsidR="00163E3E">
        <w:rPr>
          <w:rFonts w:ascii="Helvetica" w:hAnsi="Helvetica"/>
          <w:sz w:val="22"/>
          <w:szCs w:val="22"/>
        </w:rPr>
        <w:t xml:space="preserve">economically incentivized to maximize profits by harvesting as many resources as possible at the lowest cost. </w:t>
      </w:r>
    </w:p>
    <w:p w14:paraId="3ECB8036" w14:textId="1D8B018D"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in placing the burden of monitoring costs on industry.</w:t>
      </w:r>
      <w:r w:rsidR="004367AD">
        <w:rPr>
          <w:rFonts w:ascii="Helvetica" w:hAnsi="Helvetica"/>
          <w:sz w:val="22"/>
          <w:szCs w:val="22"/>
        </w:rPr>
        <w:t xml:space="preserve"> For example</w:t>
      </w:r>
      <w:r w:rsidR="00A66D61">
        <w:rPr>
          <w:rFonts w:ascii="Helvetica" w:hAnsi="Helvetica"/>
          <w:sz w:val="22"/>
          <w:szCs w:val="22"/>
        </w:rPr>
        <w:t>,</w:t>
      </w:r>
      <w:r w:rsidR="004367AD">
        <w:rPr>
          <w:rFonts w:ascii="Helvetica" w:hAnsi="Helvetica"/>
          <w:sz w:val="22"/>
          <w:szCs w:val="22"/>
        </w:rPr>
        <w:t xml:space="preserve"> in Canada and Australia industry is primarily fiscally responsible for monitoring costs</w:t>
      </w:r>
      <w:r w:rsidR="00A66D61">
        <w:rPr>
          <w:rFonts w:ascii="Helvetica" w:hAnsi="Helvetica"/>
          <w:sz w:val="22"/>
          <w:szCs w:val="22"/>
        </w:rPr>
        <w:t>,</w:t>
      </w:r>
      <w:r w:rsidR="004367AD">
        <w:rPr>
          <w:rFonts w:ascii="Helvetica" w:hAnsi="Helvetica"/>
          <w:sz w:val="22"/>
          <w:szCs w:val="22"/>
        </w:rPr>
        <w:t xml:space="preserve"> with the philosophy that the burden of proof for sustainability is on the stakeholder interested in </w:t>
      </w:r>
      <w:r w:rsidR="00B33555">
        <w:rPr>
          <w:rFonts w:ascii="Helvetica" w:hAnsi="Helvetica"/>
          <w:sz w:val="22"/>
          <w:szCs w:val="22"/>
        </w:rPr>
        <w:t>harvesting the system</w:t>
      </w:r>
      <w:r w:rsidR="00A66D61">
        <w:rPr>
          <w:rFonts w:ascii="Helvetica" w:hAnsi="Helvetica"/>
          <w:sz w:val="22"/>
          <w:szCs w:val="22"/>
        </w:rPr>
        <w:t xml:space="preserve"> </w:t>
      </w:r>
      <w:r w:rsidR="00A66D61" w:rsidRPr="00C074D1">
        <w:rPr>
          <w:rFonts w:ascii="Helvetica" w:hAnsi="Helvetica"/>
          <w:sz w:val="22"/>
          <w:szCs w:val="22"/>
          <w:highlight w:val="yellow"/>
        </w:rPr>
        <w:t>(CITE)</w:t>
      </w:r>
      <w:r w:rsidR="00B33555">
        <w:rPr>
          <w:rFonts w:ascii="Helvetica" w:hAnsi="Helvetica"/>
          <w:sz w:val="22"/>
          <w:szCs w:val="22"/>
        </w:rPr>
        <w:t>.</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of spring herring spawns is primarily funded by the fishing industry. However</w:t>
      </w:r>
      <w:r w:rsidR="00A66D61">
        <w:rPr>
          <w:rFonts w:ascii="Helvetica" w:hAnsi="Helvetica"/>
          <w:sz w:val="22"/>
          <w:szCs w:val="22"/>
        </w:rPr>
        <w:t>,</w:t>
      </w:r>
      <w:r w:rsidR="005760C4">
        <w:rPr>
          <w:rFonts w:ascii="Helvetica" w:hAnsi="Helvetica"/>
          <w:sz w:val="22"/>
          <w:szCs w:val="22"/>
        </w:rPr>
        <w:t xml:space="preserve"> the fishery crossed a management threshold over a decade ago and has not fully recovered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5760C4">
        <w:rPr>
          <w:rFonts w:ascii="Helvetica" w:hAnsi="Helvetica"/>
          <w:sz w:val="22"/>
          <w:szCs w:val="22"/>
        </w:rPr>
        <w:t xml:space="preserve">.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w:t>
      </w:r>
      <w:r w:rsidR="00A66D61">
        <w:rPr>
          <w:rFonts w:ascii="Helvetica" w:hAnsi="Helvetica"/>
          <w:sz w:val="22"/>
          <w:szCs w:val="22"/>
        </w:rPr>
        <w:t xml:space="preserve">to </w:t>
      </w:r>
      <w:r w:rsidR="008D3A1D">
        <w:rPr>
          <w:rFonts w:ascii="Helvetica" w:hAnsi="Helvetica"/>
          <w:sz w:val="22"/>
          <w:szCs w:val="22"/>
        </w:rPr>
        <w:t xml:space="preserve">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286797">
        <w:rPr>
          <w:rFonts w:ascii="Helvetica" w:hAnsi="Helvetica"/>
          <w:sz w:val="22"/>
          <w:szCs w:val="22"/>
        </w:rPr>
        <w:t>,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 xml:space="preserve">also likely extends beyond the </w:t>
      </w:r>
      <w:r w:rsidR="00BF7C89">
        <w:rPr>
          <w:rFonts w:ascii="Helvetica" w:hAnsi="Helvetica" w:cs="Helvetica Neue"/>
          <w:sz w:val="22"/>
          <w:szCs w:val="22"/>
        </w:rPr>
        <w:t xml:space="preserve">economics and </w:t>
      </w:r>
      <w:r w:rsidR="00C55C0B" w:rsidRPr="00AC60BF">
        <w:rPr>
          <w:rFonts w:ascii="Helvetica" w:hAnsi="Helvetica" w:cs="Helvetica Neue"/>
          <w:sz w:val="22"/>
          <w:szCs w:val="22"/>
        </w:rPr>
        <w:t>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lastRenderedPageBreak/>
        <w:t xml:space="preserve">monitoring </w:t>
      </w:r>
      <w:r w:rsidR="006E5F41" w:rsidRPr="00AC60BF">
        <w:rPr>
          <w:rFonts w:ascii="Helvetica" w:hAnsi="Helvetica" w:cs="Helvetica Neue"/>
          <w:sz w:val="22"/>
          <w:szCs w:val="22"/>
        </w:rPr>
        <w:t xml:space="preserve">costs to include the degree to which </w:t>
      </w:r>
      <w:r w:rsidR="00C55CC4">
        <w:rPr>
          <w:rFonts w:ascii="Helvetica" w:hAnsi="Helvetica" w:cs="Helvetica Neue"/>
          <w:sz w:val="22"/>
          <w:szCs w:val="22"/>
        </w:rPr>
        <w:t xml:space="preserve">information values more or less to </w:t>
      </w:r>
      <w:r w:rsidR="006E5F41" w:rsidRPr="00AC60BF">
        <w:rPr>
          <w:rFonts w:ascii="Helvetica" w:hAnsi="Helvetica" w:cs="Helvetica Neue"/>
          <w:sz w:val="22"/>
          <w:szCs w:val="22"/>
        </w:rPr>
        <w:t xml:space="preserve">individual stakeholders </w:t>
      </w:r>
    </w:p>
    <w:p w14:paraId="3AFA1E91" w14:textId="17A54B34" w:rsidR="0021032B" w:rsidRPr="00940663"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t>A large industry might</w:t>
      </w:r>
      <w:r w:rsidR="004250DF" w:rsidRPr="00940663">
        <w:rPr>
          <w:rFonts w:ascii="Helvetica" w:hAnsi="Helvetica" w:cs="Helvetica Neue"/>
          <w:sz w:val="22"/>
          <w:szCs w:val="22"/>
        </w:rPr>
        <w:t xml:space="preserve"> value monitoring information less because they are </w:t>
      </w:r>
      <w:r w:rsidRPr="00940663">
        <w:rPr>
          <w:rFonts w:ascii="Helvetica" w:hAnsi="Helvetica" w:cs="Helvetica Neue"/>
          <w:sz w:val="22"/>
          <w:szCs w:val="22"/>
        </w:rPr>
        <w:t xml:space="preserve">more willing to take on risk </w:t>
      </w:r>
      <w:r w:rsidR="004250DF" w:rsidRPr="00940663">
        <w:rPr>
          <w:rFonts w:ascii="Helvetica" w:hAnsi="Helvetica" w:cs="Helvetica Neue"/>
          <w:sz w:val="22"/>
          <w:szCs w:val="22"/>
        </w:rPr>
        <w:t xml:space="preserve">of crossing a threshold, whereas </w:t>
      </w:r>
      <w:r w:rsidRPr="00940663">
        <w:rPr>
          <w:rFonts w:ascii="Helvetica" w:hAnsi="Helvetica" w:cs="Helvetica Neue"/>
          <w:sz w:val="22"/>
          <w:szCs w:val="22"/>
        </w:rPr>
        <w:t xml:space="preserve">a subsistence harvest might </w:t>
      </w:r>
      <w:r w:rsidR="004250DF" w:rsidRPr="00940663">
        <w:rPr>
          <w:rFonts w:ascii="Helvetica" w:hAnsi="Helvetica" w:cs="Helvetica Neue"/>
          <w:sz w:val="22"/>
          <w:szCs w:val="22"/>
        </w:rPr>
        <w:t xml:space="preserve">value monitoring information more because they are </w:t>
      </w:r>
      <w:r w:rsidRPr="00940663">
        <w:rPr>
          <w:rFonts w:ascii="Helvetica" w:hAnsi="Helvetica" w:cs="Helvetica Neue"/>
          <w:sz w:val="22"/>
          <w:szCs w:val="22"/>
        </w:rPr>
        <w:t>risk averse. </w:t>
      </w:r>
      <w:r w:rsidR="00126979" w:rsidRPr="00940663">
        <w:rPr>
          <w:rFonts w:ascii="Helvetica" w:hAnsi="Helvetica" w:cs="Helvetica Neue"/>
          <w:sz w:val="22"/>
          <w:szCs w:val="22"/>
        </w:rPr>
        <w:t>Corporations often have large financial holdings</w:t>
      </w:r>
      <w:r w:rsidR="00A429D5" w:rsidRPr="00940663">
        <w:rPr>
          <w:rFonts w:ascii="Helvetica" w:hAnsi="Helvetica" w:cs="Helvetica Neue"/>
          <w:sz w:val="22"/>
          <w:szCs w:val="22"/>
        </w:rPr>
        <w:t xml:space="preserve"> allowing them to withstand long closures once a population dips below a management or biological 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far from home and </w:t>
      </w:r>
      <w:r w:rsidR="00C949EB" w:rsidRPr="00940663">
        <w:rPr>
          <w:rFonts w:ascii="Helvetica" w:hAnsi="Helvetica" w:cs="Helvetica Neue"/>
          <w:sz w:val="22"/>
          <w:szCs w:val="22"/>
        </w:rPr>
        <w:t>might not offer 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A85C7B"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85C7B"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A85C7B"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commentRangeStart w:id="56"/>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emerges from low monitoring investment would likely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 that may have 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 </w:t>
      </w:r>
      <w:commentRangeEnd w:id="56"/>
      <w:r w:rsidR="00D33E75">
        <w:rPr>
          <w:rStyle w:val="CommentReference"/>
        </w:rPr>
        <w:commentReference w:id="56"/>
      </w:r>
      <w:r w:rsidR="0021032B" w:rsidRPr="00940663">
        <w:rPr>
          <w:rFonts w:ascii="Helvetica" w:hAnsi="Helvetica"/>
          <w:sz w:val="22"/>
          <w:szCs w:val="22"/>
        </w:rPr>
        <w:t xml:space="preserve">Accounting 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among stakeholders will be a critical step in including the value of information as a d</w:t>
      </w:r>
      <w:r w:rsidR="00466369" w:rsidRPr="00940663">
        <w:rPr>
          <w:rFonts w:ascii="Helvetica" w:hAnsi="Helvetica"/>
          <w:sz w:val="22"/>
          <w:szCs w:val="22"/>
        </w:rPr>
        <w:t>river of monitoring investment.</w:t>
      </w:r>
    </w:p>
    <w:p w14:paraId="30E8B214" w14:textId="11E525FF"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w:t>
      </w:r>
      <w:r w:rsidR="00A66D61">
        <w:rPr>
          <w:rFonts w:ascii="Helvetica" w:hAnsi="Helvetica" w:cs="Helvetica Neue"/>
          <w:sz w:val="22"/>
          <w:szCs w:val="22"/>
        </w:rPr>
        <w:t>,</w:t>
      </w:r>
      <w:r w:rsidRPr="00E3695A">
        <w:rPr>
          <w:rFonts w:ascii="Helvetica" w:hAnsi="Helvetica" w:cs="Helvetica Neue"/>
          <w:sz w:val="22"/>
          <w:szCs w:val="22"/>
        </w:rPr>
        <w:t xml:space="preserve"> we don’t always know where tipping points are), economic incentives </w:t>
      </w:r>
      <w:commentRangeStart w:id="57"/>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commentRangeEnd w:id="57"/>
      <w:r w:rsidR="00A8520D">
        <w:rPr>
          <w:rStyle w:val="CommentReference"/>
        </w:rPr>
        <w:commentReference w:id="57"/>
      </w:r>
      <w:r w:rsidRPr="00E3695A">
        <w:rPr>
          <w:rFonts w:ascii="Helvetica" w:hAnsi="Helvetica" w:cs="Helvetica Neue"/>
          <w:sz w:val="22"/>
          <w:szCs w:val="22"/>
        </w:rPr>
        <w:t>heavy monitoring when yields are low near a tipping point, and because stakeholders differ in their willingness to incur the risk of “tipping” as well as their flexibility to adapt</w:t>
      </w:r>
      <w:r w:rsidR="008F48D9">
        <w:rPr>
          <w:rFonts w:ascii="Helvetica" w:hAnsi="Helvetica" w:cs="Helvetica Neue"/>
          <w:sz w:val="22"/>
          <w:szCs w:val="22"/>
        </w:rPr>
        <w:t xml:space="preserve"> once the ecosystem has tipped.</w:t>
      </w:r>
    </w:p>
    <w:p w14:paraId="0038D3FB" w14:textId="40E275CC" w:rsidR="007C7982" w:rsidRDefault="007C7982">
      <w:pPr>
        <w:rPr>
          <w:rFonts w:ascii="Helvetica" w:hAnsi="Helvetica" w:cs="Times New Roman"/>
          <w:b/>
          <w:sz w:val="22"/>
          <w:szCs w:val="22"/>
        </w:rPr>
      </w:pPr>
      <w:r>
        <w:rPr>
          <w:rFonts w:ascii="Helvetica" w:hAnsi="Helvetica" w:cs="Times New Roman"/>
          <w:b/>
          <w:sz w:val="22"/>
          <w:szCs w:val="22"/>
        </w:rPr>
        <w:br w:type="page"/>
      </w:r>
    </w:p>
    <w:p w14:paraId="4737FB59" w14:textId="49B25D26"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001F722D" w14:textId="77777777" w:rsidR="00423CCA" w:rsidRPr="00CC59DD" w:rsidRDefault="00423CCA" w:rsidP="003A77C7">
      <w:pPr>
        <w:pStyle w:val="ListParagraph"/>
        <w:numPr>
          <w:ilvl w:val="2"/>
          <w:numId w:val="1"/>
        </w:numPr>
        <w:rPr>
          <w:rFonts w:ascii="Helvetica" w:hAnsi="Helvetica"/>
          <w:sz w:val="22"/>
          <w:szCs w:val="22"/>
        </w:rPr>
      </w:pPr>
      <w:commentRangeStart w:id="59"/>
      <w:r w:rsidRPr="00CC59DD">
        <w:rPr>
          <w:rFonts w:ascii="Helvetica" w:hAnsi="Helvetica"/>
          <w:sz w:val="22"/>
          <w:szCs w:val="22"/>
        </w:rPr>
        <w:t xml:space="preserve">Monitoring Investment in the real world rarely matches where our model predicts high </w:t>
      </w:r>
      <w:proofErr w:type="gramStart"/>
      <w:r w:rsidRPr="00CC59DD">
        <w:rPr>
          <w:rFonts w:ascii="Helvetica" w:hAnsi="Helvetica"/>
          <w:sz w:val="22"/>
          <w:szCs w:val="22"/>
        </w:rPr>
        <w:t xml:space="preserve">value  </w:t>
      </w:r>
      <w:commentRangeEnd w:id="59"/>
      <w:proofErr w:type="gramEnd"/>
      <w:r w:rsidR="00BF2230">
        <w:rPr>
          <w:rStyle w:val="CommentReference"/>
        </w:rPr>
        <w:commentReference w:id="59"/>
      </w:r>
    </w:p>
    <w:p w14:paraId="516BEB42"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We assume we know where the biological tipping point. An adaptive approach (</w:t>
      </w:r>
      <w:proofErr w:type="spellStart"/>
      <w:r w:rsidRPr="00CC59DD">
        <w:rPr>
          <w:rFonts w:ascii="Helvetica" w:hAnsi="Helvetica"/>
          <w:sz w:val="22"/>
          <w:szCs w:val="22"/>
        </w:rPr>
        <w:t>sensu</w:t>
      </w:r>
      <w:proofErr w:type="spellEnd"/>
      <w:r w:rsidRPr="00CC59DD">
        <w:rPr>
          <w:rFonts w:ascii="Helvetica" w:hAnsi="Helvetica"/>
          <w:sz w:val="22"/>
          <w:szCs w:val="22"/>
        </w:rPr>
        <w:t xml:space="preserve"> </w:t>
      </w:r>
      <w:proofErr w:type="spellStart"/>
      <w:r w:rsidRPr="00CC59DD">
        <w:rPr>
          <w:rFonts w:ascii="Helvetica" w:hAnsi="Helvetica"/>
          <w:sz w:val="22"/>
          <w:szCs w:val="22"/>
        </w:rPr>
        <w:t>Bottinger</w:t>
      </w:r>
      <w:proofErr w:type="spellEnd"/>
      <w:r w:rsidRPr="00CC59DD">
        <w:rPr>
          <w:rFonts w:ascii="Helvetica" w:hAnsi="Helvetica"/>
          <w:sz w:val="22"/>
          <w:szCs w:val="22"/>
        </w:rPr>
        <w:t xml:space="preserve"> et al) that uses dynamic optimization to “learn” can help us figure that out.</w:t>
      </w:r>
    </w:p>
    <w:p w14:paraId="342D24B0"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60"/>
      <w:r w:rsidRPr="00CC59DD">
        <w:rPr>
          <w:rFonts w:ascii="Helvetica" w:hAnsi="Helvetica"/>
          <w:sz w:val="22"/>
          <w:szCs w:val="22"/>
        </w:rPr>
        <w:t>monitoring</w:t>
      </w:r>
      <w:commentRangeEnd w:id="60"/>
      <w:r w:rsidRPr="00CC59DD">
        <w:rPr>
          <w:rStyle w:val="CommentReference"/>
          <w:sz w:val="22"/>
          <w:szCs w:val="22"/>
        </w:rPr>
        <w:commentReference w:id="60"/>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3ABBD8A4" w14:textId="5372D3E2" w:rsidR="00542E2F" w:rsidRPr="00CC59DD" w:rsidRDefault="00542E2F"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(Hauser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(Drechsler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(Smith</w:t>
      </w:r>
      <w:r w:rsidRPr="00CC59DD">
        <w:rPr>
          <w:rFonts w:ascii="Helvetica" w:hAnsi="Helvetica"/>
          <w:i/>
          <w:noProof/>
          <w:sz w:val="22"/>
          <w:szCs w:val="22"/>
        </w:rPr>
        <w:t xml:space="preserve"> et al.</w:t>
      </w:r>
      <w:r w:rsidRPr="00CC59DD">
        <w:rPr>
          <w:rFonts w:ascii="Helvetica" w:hAnsi="Helvetica"/>
          <w:noProof/>
          <w:sz w:val="22"/>
          <w:szCs w:val="22"/>
        </w:rPr>
        <w:t xml:space="preserve"> 2014)</w:t>
      </w:r>
      <w:r w:rsidRPr="00CC59DD">
        <w:rPr>
          <w:rFonts w:ascii="Helvetica" w:hAnsi="Helvetica"/>
          <w:sz w:val="22"/>
          <w:szCs w:val="22"/>
        </w:rPr>
        <w:fldChar w:fldCharType="end"/>
      </w:r>
    </w:p>
    <w:p w14:paraId="42E53068"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69ED23B6" w14:textId="5F61A2B2" w:rsidR="00B96E6A" w:rsidRPr="00CC59DD" w:rsidRDefault="00B96E6A" w:rsidP="003A77C7">
      <w:pPr>
        <w:pStyle w:val="ListParagraph"/>
        <w:numPr>
          <w:ilvl w:val="2"/>
          <w:numId w:val="1"/>
        </w:numPr>
        <w:rPr>
          <w:rFonts w:ascii="Helvetica" w:hAnsi="Helvetica"/>
          <w:sz w:val="22"/>
          <w:szCs w:val="22"/>
        </w:rPr>
      </w:pPr>
      <w:r>
        <w:rPr>
          <w:rFonts w:ascii="Helvetica" w:hAnsi="Helvetica"/>
          <w:sz w:val="22"/>
          <w:szCs w:val="22"/>
        </w:rPr>
        <w:t>Probably the whole idea of whether tipping points can even be identified in advanced (</w:t>
      </w:r>
      <w:proofErr w:type="spellStart"/>
      <w:r>
        <w:rPr>
          <w:rFonts w:ascii="Helvetica" w:hAnsi="Helvetica"/>
          <w:sz w:val="22"/>
          <w:szCs w:val="22"/>
        </w:rPr>
        <w:t>Boettinger’s</w:t>
      </w:r>
      <w:proofErr w:type="spellEnd"/>
      <w:r>
        <w:rPr>
          <w:rFonts w:ascii="Helvetica" w:hAnsi="Helvetica"/>
          <w:sz w:val="22"/>
          <w:szCs w:val="22"/>
        </w:rPr>
        <w:t xml:space="preserve"> point I think).  Also, we can talk about this as a very simplified version where the population production function </w:t>
      </w:r>
      <w:proofErr w:type="gramStart"/>
      <w:r>
        <w:rPr>
          <w:rFonts w:ascii="Helvetica" w:hAnsi="Helvetica"/>
          <w:sz w:val="22"/>
          <w:szCs w:val="22"/>
        </w:rPr>
        <w:t>was assumed to be known</w:t>
      </w:r>
      <w:proofErr w:type="gramEnd"/>
      <w:r>
        <w:rPr>
          <w:rFonts w:ascii="Helvetica" w:hAnsi="Helvetica"/>
          <w:sz w:val="22"/>
          <w:szCs w:val="22"/>
        </w:rPr>
        <w:t xml:space="preserve"> perfectly but the population size in any year was not.   Making sure we cross that chasm of assumption to reality will be important. </w:t>
      </w:r>
    </w:p>
    <w:p w14:paraId="1F28ED2C" w14:textId="77777777" w:rsidR="00423CCA" w:rsidRDefault="00423CCA">
      <w:pPr>
        <w:rPr>
          <w:rFonts w:ascii="Helvetica" w:hAnsi="Helvetica" w:cs="Times New Roman"/>
          <w:b/>
          <w:sz w:val="22"/>
          <w:szCs w:val="22"/>
        </w:rPr>
      </w:pPr>
    </w:p>
    <w:p w14:paraId="40DAD4C6" w14:textId="77777777" w:rsidR="00CC59DD" w:rsidRPr="000E4BC8" w:rsidRDefault="00CC59DD" w:rsidP="00CC59DD">
      <w:pPr>
        <w:pStyle w:val="ListParagraph"/>
        <w:numPr>
          <w:ilvl w:val="0"/>
          <w:numId w:val="7"/>
        </w:numPr>
        <w:rPr>
          <w:rFonts w:ascii="Helvetica" w:hAnsi="Helvetica"/>
          <w:b/>
          <w:sz w:val="22"/>
          <w:szCs w:val="22"/>
        </w:rPr>
      </w:pPr>
      <w:r w:rsidRPr="000E4BC8">
        <w:rPr>
          <w:rFonts w:ascii="Helvetica" w:hAnsi="Helvetica"/>
          <w:b/>
          <w:sz w:val="22"/>
          <w:szCs w:val="22"/>
        </w:rPr>
        <w:t>POTENTIAL TO DO</w:t>
      </w:r>
      <w:r>
        <w:rPr>
          <w:rFonts w:ascii="Helvetica" w:hAnsi="Helvetica"/>
          <w:b/>
          <w:sz w:val="22"/>
          <w:szCs w:val="22"/>
        </w:rPr>
        <w:t xml:space="preserve"> LIST</w:t>
      </w:r>
      <w:r w:rsidRPr="000E4BC8">
        <w:rPr>
          <w:rFonts w:ascii="Helvetica" w:hAnsi="Helvetica"/>
          <w:b/>
          <w:sz w:val="22"/>
          <w:szCs w:val="22"/>
        </w:rPr>
        <w:t xml:space="preserve"> FOR </w:t>
      </w:r>
      <w:r>
        <w:rPr>
          <w:rFonts w:ascii="Helvetica" w:hAnsi="Helvetica"/>
          <w:b/>
          <w:sz w:val="22"/>
          <w:szCs w:val="22"/>
        </w:rPr>
        <w:t>COAUTHORS</w:t>
      </w:r>
    </w:p>
    <w:p w14:paraId="26218B58" w14:textId="77777777" w:rsidR="00CC59DD" w:rsidRPr="000807F2" w:rsidRDefault="00CC59DD" w:rsidP="00CC59DD">
      <w:pPr>
        <w:rPr>
          <w:rFonts w:ascii="Helvetica" w:hAnsi="Helvetica"/>
          <w:sz w:val="22"/>
          <w:szCs w:val="22"/>
        </w:rPr>
      </w:pPr>
    </w:p>
    <w:p w14:paraId="6FEB7985"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JL: and/or feedback on and editing of discussion paragraph about incentives and economics of who pays for the fishery. Contextualize with value of information in the economics literature. </w:t>
      </w:r>
    </w:p>
    <w:p w14:paraId="37A1D941" w14:textId="77777777" w:rsidR="00CC59DD" w:rsidRPr="00527C70"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JL: offer insight into figure 4 and 4s to think of better way to display. </w:t>
      </w:r>
    </w:p>
    <w:p w14:paraId="571868DB"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CW write a 500 word box as a case study  </w:t>
      </w:r>
    </w:p>
    <w:p w14:paraId="5E7B7605" w14:textId="77777777" w:rsidR="00CC59DD" w:rsidRPr="00C83F8C" w:rsidRDefault="00CC59DD" w:rsidP="00CC59DD">
      <w:pPr>
        <w:pStyle w:val="ListParagraph"/>
        <w:numPr>
          <w:ilvl w:val="2"/>
          <w:numId w:val="7"/>
        </w:numPr>
        <w:rPr>
          <w:rFonts w:ascii="Helvetica" w:hAnsi="Helvetica"/>
          <w:sz w:val="22"/>
          <w:szCs w:val="22"/>
        </w:rPr>
      </w:pPr>
      <w:r>
        <w:rPr>
          <w:rFonts w:ascii="Helvetica" w:hAnsi="Helvetica"/>
          <w:sz w:val="22"/>
          <w:szCs w:val="22"/>
        </w:rPr>
        <w:t xml:space="preserve">MPA etc. Citations: </w: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 </w:instrTex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EN.CITE.DATA </w:instrText>
      </w:r>
      <w:r>
        <w:rPr>
          <w:rFonts w:ascii="Helvetica" w:hAnsi="Helvetica"/>
          <w:sz w:val="22"/>
          <w:szCs w:val="22"/>
        </w:rPr>
      </w:r>
      <w:r>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Pr>
          <w:rFonts w:ascii="Helvetica" w:hAnsi="Helvetica"/>
          <w:noProof/>
          <w:sz w:val="22"/>
          <w:szCs w:val="22"/>
        </w:rPr>
        <w:t>(Grafton</w:t>
      </w:r>
      <w:r w:rsidRPr="006C270B">
        <w:rPr>
          <w:rFonts w:ascii="Helvetica" w:hAnsi="Helvetica"/>
          <w:i/>
          <w:noProof/>
          <w:sz w:val="22"/>
          <w:szCs w:val="22"/>
        </w:rPr>
        <w:t xml:space="preserve"> et al.</w:t>
      </w:r>
      <w:r>
        <w:rPr>
          <w:rFonts w:ascii="Helvetica" w:hAnsi="Helvetica"/>
          <w:noProof/>
          <w:sz w:val="22"/>
          <w:szCs w:val="22"/>
        </w:rPr>
        <w:t xml:space="preserve"> 2005; Sethi</w:t>
      </w:r>
      <w:r w:rsidRPr="006C270B">
        <w:rPr>
          <w:rFonts w:ascii="Helvetica" w:hAnsi="Helvetica"/>
          <w:i/>
          <w:noProof/>
          <w:sz w:val="22"/>
          <w:szCs w:val="22"/>
        </w:rPr>
        <w:t xml:space="preserve"> et al.</w:t>
      </w:r>
      <w:r>
        <w:rPr>
          <w:rFonts w:ascii="Helvetica" w:hAnsi="Helvetica"/>
          <w:noProof/>
          <w:sz w:val="22"/>
          <w:szCs w:val="22"/>
        </w:rPr>
        <w:t xml:space="preserve"> 2005; Costello &amp; Polasky 2008; Costello</w:t>
      </w:r>
      <w:r w:rsidRPr="006C270B">
        <w:rPr>
          <w:rFonts w:ascii="Helvetica" w:hAnsi="Helvetica"/>
          <w:i/>
          <w:noProof/>
          <w:sz w:val="22"/>
          <w:szCs w:val="22"/>
        </w:rPr>
        <w:t xml:space="preserve"> et al.</w:t>
      </w:r>
      <w:r>
        <w:rPr>
          <w:rFonts w:ascii="Helvetica" w:hAnsi="Helvetica"/>
          <w:noProof/>
          <w:sz w:val="22"/>
          <w:szCs w:val="22"/>
        </w:rPr>
        <w:t xml:space="preserve"> 2010; Polasky</w:t>
      </w:r>
      <w:r w:rsidRPr="006C270B">
        <w:rPr>
          <w:rFonts w:ascii="Helvetica" w:hAnsi="Helvetica"/>
          <w:i/>
          <w:noProof/>
          <w:sz w:val="22"/>
          <w:szCs w:val="22"/>
        </w:rPr>
        <w:t xml:space="preserve"> et al.</w:t>
      </w:r>
      <w:r>
        <w:rPr>
          <w:rFonts w:ascii="Helvetica" w:hAnsi="Helvetica"/>
          <w:noProof/>
          <w:sz w:val="22"/>
          <w:szCs w:val="22"/>
        </w:rPr>
        <w:t xml:space="preserve"> 2011)</w:t>
      </w:r>
      <w:r>
        <w:rPr>
          <w:rFonts w:ascii="Helvetica" w:hAnsi="Helvetica"/>
          <w:sz w:val="22"/>
          <w:szCs w:val="22"/>
        </w:rPr>
        <w:fldChar w:fldCharType="end"/>
      </w:r>
      <w:r w:rsidRPr="005A02B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Pr>
          <w:rFonts w:ascii="Helvetica" w:hAnsi="Helvetica"/>
          <w:sz w:val="22"/>
          <w:szCs w:val="22"/>
        </w:rPr>
        <w:fldChar w:fldCharType="separate"/>
      </w:r>
      <w:r>
        <w:rPr>
          <w:rFonts w:ascii="Helvetica" w:hAnsi="Helvetica"/>
          <w:noProof/>
          <w:sz w:val="22"/>
          <w:szCs w:val="22"/>
        </w:rPr>
        <w:t>(Mangel 2000)</w:t>
      </w:r>
      <w:r>
        <w:rPr>
          <w:rFonts w:ascii="Helvetica" w:hAnsi="Helvetica"/>
          <w:sz w:val="22"/>
          <w:szCs w:val="22"/>
        </w:rPr>
        <w:fldChar w:fldCharType="end"/>
      </w:r>
      <w:r w:rsidRPr="00DD6B4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(Stefansson &amp; Rosenberg 2005)</w:t>
      </w:r>
      <w:r>
        <w:rPr>
          <w:rFonts w:ascii="Helvetica" w:hAnsi="Helvetica"/>
          <w:sz w:val="22"/>
          <w:szCs w:val="22"/>
        </w:rPr>
        <w:fldChar w:fldCharType="end"/>
      </w:r>
    </w:p>
    <w:p w14:paraId="416B7D33" w14:textId="77777777" w:rsidR="00CC59DD" w:rsidRPr="00570D99" w:rsidRDefault="00CC59DD" w:rsidP="00CC59DD">
      <w:pPr>
        <w:pStyle w:val="ListParagraph"/>
        <w:numPr>
          <w:ilvl w:val="1"/>
          <w:numId w:val="7"/>
        </w:numPr>
        <w:rPr>
          <w:rFonts w:ascii="Helvetica" w:hAnsi="Helvetica"/>
          <w:sz w:val="22"/>
          <w:szCs w:val="22"/>
        </w:rPr>
      </w:pPr>
      <w:r w:rsidRPr="00570D99">
        <w:rPr>
          <w:rFonts w:ascii="Helvetica" w:hAnsi="Helvetica"/>
          <w:sz w:val="22"/>
          <w:szCs w:val="22"/>
        </w:rPr>
        <w:t xml:space="preserve">BH paragraph in introduction on defining safe operating space </w:t>
      </w:r>
      <w:r w:rsidRPr="00570D99">
        <w:rPr>
          <w:rFonts w:ascii="Helvetica" w:hAnsi="Helvetica"/>
          <w:sz w:val="22"/>
          <w:szCs w:val="22"/>
        </w:rPr>
        <w:fldChar w:fldCharType="begin"/>
      </w:r>
      <w:r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Pr="00570D99">
        <w:rPr>
          <w:rFonts w:ascii="Helvetica" w:hAnsi="Helvetica"/>
          <w:sz w:val="22"/>
          <w:szCs w:val="22"/>
        </w:rPr>
        <w:fldChar w:fldCharType="separate"/>
      </w:r>
      <w:r w:rsidRPr="00570D99">
        <w:rPr>
          <w:rFonts w:ascii="Helvetica" w:hAnsi="Helvetica"/>
          <w:noProof/>
          <w:sz w:val="22"/>
          <w:szCs w:val="22"/>
        </w:rPr>
        <w:t>(Rockström</w:t>
      </w:r>
      <w:r w:rsidRPr="00570D99">
        <w:rPr>
          <w:rFonts w:ascii="Helvetica" w:hAnsi="Helvetica"/>
          <w:i/>
          <w:noProof/>
          <w:sz w:val="22"/>
          <w:szCs w:val="22"/>
        </w:rPr>
        <w:t xml:space="preserve"> et al.</w:t>
      </w:r>
      <w:r w:rsidRPr="00570D99">
        <w:rPr>
          <w:rFonts w:ascii="Helvetica" w:hAnsi="Helvetica"/>
          <w:noProof/>
          <w:sz w:val="22"/>
          <w:szCs w:val="22"/>
        </w:rPr>
        <w:t xml:space="preserve"> 2009)</w:t>
      </w:r>
      <w:r w:rsidRPr="00570D99">
        <w:rPr>
          <w:rFonts w:ascii="Helvetica" w:hAnsi="Helvetica"/>
          <w:sz w:val="22"/>
          <w:szCs w:val="22"/>
        </w:rPr>
        <w:fldChar w:fldCharType="end"/>
      </w:r>
      <w:r w:rsidRPr="00570D99">
        <w:rPr>
          <w:rFonts w:ascii="Helvetica" w:hAnsi="Helvetica"/>
          <w:sz w:val="22"/>
          <w:szCs w:val="22"/>
        </w:rPr>
        <w:t xml:space="preserve"> in the context of monitoring. Management decision includes  ‘keep in a safe operating space where monitoring needs are minimal’ vs. ‘push system towards optimal extraction levels’</w:t>
      </w:r>
    </w:p>
    <w:p w14:paraId="53AEF022"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PL and/or Ann S edit paragraph in discussion about how value of information depends on the stakeholder. </w:t>
      </w:r>
    </w:p>
    <w:p w14:paraId="793F23B0"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All: Brainstorm on supplement figure. </w:t>
      </w:r>
    </w:p>
    <w:p w14:paraId="064900E4"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JS to dig into </w:t>
      </w:r>
      <w:proofErr w:type="spellStart"/>
      <w:r>
        <w:rPr>
          <w:rFonts w:ascii="Helvetica" w:hAnsi="Helvetica"/>
          <w:sz w:val="22"/>
          <w:szCs w:val="22"/>
        </w:rPr>
        <w:t>neubauer</w:t>
      </w:r>
      <w:proofErr w:type="spellEnd"/>
      <w:r>
        <w:rPr>
          <w:rFonts w:ascii="Helvetica" w:hAnsi="Helvetica"/>
          <w:sz w:val="22"/>
          <w:szCs w:val="22"/>
        </w:rPr>
        <w:t xml:space="preserve"> table to ask what natural range of harvest rates are in fisheries.</w:t>
      </w:r>
    </w:p>
    <w:p w14:paraId="39B3D84F" w14:textId="77777777" w:rsidR="00CC59DD" w:rsidRPr="002464C0"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RK to add section to discussion or box on policy challenges or opportunities associated with modifying </w:t>
      </w:r>
      <w:proofErr w:type="spellStart"/>
      <w:r>
        <w:rPr>
          <w:rFonts w:ascii="Helvetica" w:hAnsi="Helvetica"/>
          <w:sz w:val="22"/>
          <w:szCs w:val="22"/>
        </w:rPr>
        <w:t>Forrestry</w:t>
      </w:r>
      <w:proofErr w:type="spellEnd"/>
      <w:r>
        <w:rPr>
          <w:rFonts w:ascii="Helvetica" w:hAnsi="Helvetica"/>
          <w:sz w:val="22"/>
          <w:szCs w:val="22"/>
        </w:rPr>
        <w:t xml:space="preserve"> or Fisheries laws to include status dependent monitoring efforts</w:t>
      </w:r>
    </w:p>
    <w:p w14:paraId="641CD316" w14:textId="77777777" w:rsidR="00CC59DD" w:rsidRDefault="00CC59DD">
      <w:pPr>
        <w:rPr>
          <w:rFonts w:ascii="Helvetica" w:hAnsi="Helvetica" w:cs="Times New Roman"/>
          <w:b/>
          <w:sz w:val="22"/>
          <w:szCs w:val="22"/>
        </w:rPr>
      </w:pPr>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06C31AEF"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7FC07EAB" w14:textId="77777777" w:rsidR="005516A9" w:rsidRPr="005516A9" w:rsidRDefault="0074108B" w:rsidP="005516A9">
      <w:pPr>
        <w:pStyle w:val="EndNoteBibliography"/>
        <w:ind w:left="720" w:hanging="720"/>
        <w:rPr>
          <w:noProof/>
        </w:rPr>
      </w:pPr>
      <w:r>
        <w:fldChar w:fldCharType="begin"/>
      </w:r>
      <w:r w:rsidR="00D106C7">
        <w:instrText xml:space="preserve"> ADDIN EN.REFLIST </w:instrText>
      </w:r>
      <w:r>
        <w:fldChar w:fldCharType="separate"/>
      </w:r>
      <w:r w:rsidR="005516A9" w:rsidRPr="005516A9">
        <w:rPr>
          <w:noProof/>
        </w:rPr>
        <w:t>1.</w:t>
      </w:r>
    </w:p>
    <w:p w14:paraId="1ED12982" w14:textId="77777777" w:rsidR="005516A9" w:rsidRPr="005516A9" w:rsidRDefault="005516A9" w:rsidP="005516A9">
      <w:pPr>
        <w:pStyle w:val="EndNoteBibliography"/>
        <w:ind w:left="720" w:hanging="720"/>
        <w:rPr>
          <w:noProof/>
        </w:rPr>
      </w:pPr>
      <w:r w:rsidRPr="005516A9">
        <w:rPr>
          <w:noProof/>
        </w:rPr>
        <w:t xml:space="preserve">Boettiger, C., Mangel, M. &amp; Munch, S. (2015). Avoiding tipping points in fisheries management through Gaussian process dynamic programming. </w:t>
      </w:r>
      <w:r w:rsidRPr="005516A9">
        <w:rPr>
          <w:i/>
          <w:noProof/>
        </w:rPr>
        <w:t>Proceedings of the Royal Society of London B: Biological Sciences</w:t>
      </w:r>
      <w:r w:rsidRPr="005516A9">
        <w:rPr>
          <w:noProof/>
        </w:rPr>
        <w:t>, 282, 20141631.</w:t>
      </w:r>
    </w:p>
    <w:p w14:paraId="73B174F6" w14:textId="77777777" w:rsidR="005516A9" w:rsidRPr="005516A9" w:rsidRDefault="005516A9" w:rsidP="005516A9">
      <w:pPr>
        <w:pStyle w:val="EndNoteBibliography"/>
        <w:ind w:left="720" w:hanging="720"/>
        <w:rPr>
          <w:noProof/>
        </w:rPr>
      </w:pPr>
      <w:r w:rsidRPr="005516A9">
        <w:rPr>
          <w:noProof/>
        </w:rPr>
        <w:t>2.</w:t>
      </w:r>
    </w:p>
    <w:p w14:paraId="1C06DA7E" w14:textId="77777777" w:rsidR="005516A9" w:rsidRPr="005516A9" w:rsidRDefault="005516A9" w:rsidP="005516A9">
      <w:pPr>
        <w:pStyle w:val="EndNoteBibliography"/>
        <w:ind w:left="720" w:hanging="720"/>
        <w:rPr>
          <w:noProof/>
        </w:rPr>
      </w:pPr>
      <w:r w:rsidRPr="005516A9">
        <w:rPr>
          <w:noProof/>
        </w:rPr>
        <w:t xml:space="preserve">Bunnefeld, N., Hoshino, E. &amp; Milner-Gulland, E.J. (2011). Management strategy evaluation: a powerful tool for conservation? </w:t>
      </w:r>
      <w:r w:rsidRPr="005516A9">
        <w:rPr>
          <w:i/>
          <w:noProof/>
        </w:rPr>
        <w:t>Trends in Ecology &amp; Evolution</w:t>
      </w:r>
      <w:r w:rsidRPr="005516A9">
        <w:rPr>
          <w:noProof/>
        </w:rPr>
        <w:t>, 26, 441-447.</w:t>
      </w:r>
    </w:p>
    <w:p w14:paraId="605921DF" w14:textId="77777777" w:rsidR="005516A9" w:rsidRPr="005516A9" w:rsidRDefault="005516A9" w:rsidP="005516A9">
      <w:pPr>
        <w:pStyle w:val="EndNoteBibliography"/>
        <w:ind w:left="720" w:hanging="720"/>
        <w:rPr>
          <w:noProof/>
        </w:rPr>
      </w:pPr>
      <w:r w:rsidRPr="005516A9">
        <w:rPr>
          <w:noProof/>
        </w:rPr>
        <w:t>3.</w:t>
      </w:r>
    </w:p>
    <w:p w14:paraId="6DBF4DBF" w14:textId="77777777" w:rsidR="005516A9" w:rsidRPr="005516A9" w:rsidRDefault="005516A9" w:rsidP="005516A9">
      <w:pPr>
        <w:pStyle w:val="EndNoteBibliography"/>
        <w:ind w:left="720" w:hanging="720"/>
        <w:rPr>
          <w:noProof/>
        </w:rPr>
      </w:pPr>
      <w:r w:rsidRPr="005516A9">
        <w:rPr>
          <w:noProof/>
        </w:rPr>
        <w:t xml:space="preserve">Cinner, J., Daw, T. &amp; McClanahan, T. (2009). Socioeconomic factors that affect artisanal fishers’ readiness to exit a declining fishery. </w:t>
      </w:r>
      <w:r w:rsidRPr="005516A9">
        <w:rPr>
          <w:i/>
          <w:noProof/>
        </w:rPr>
        <w:t>Conservation Biology</w:t>
      </w:r>
      <w:r w:rsidRPr="005516A9">
        <w:rPr>
          <w:noProof/>
        </w:rPr>
        <w:t>, 23, 124-130.</w:t>
      </w:r>
    </w:p>
    <w:p w14:paraId="7FA6B915" w14:textId="77777777" w:rsidR="005516A9" w:rsidRPr="005516A9" w:rsidRDefault="005516A9" w:rsidP="005516A9">
      <w:pPr>
        <w:pStyle w:val="EndNoteBibliography"/>
        <w:ind w:left="720" w:hanging="720"/>
        <w:rPr>
          <w:noProof/>
        </w:rPr>
      </w:pPr>
      <w:r w:rsidRPr="005516A9">
        <w:rPr>
          <w:noProof/>
        </w:rPr>
        <w:t>4.</w:t>
      </w:r>
    </w:p>
    <w:p w14:paraId="2E2C81E2" w14:textId="77777777" w:rsidR="005516A9" w:rsidRPr="005516A9" w:rsidRDefault="005516A9" w:rsidP="005516A9">
      <w:pPr>
        <w:pStyle w:val="EndNoteBibliography"/>
        <w:ind w:left="720" w:hanging="720"/>
        <w:rPr>
          <w:noProof/>
        </w:rPr>
      </w:pPr>
      <w:r w:rsidRPr="005516A9">
        <w:rPr>
          <w:noProof/>
        </w:rPr>
        <w:t xml:space="preserve">Costello, C. &amp; Polasky, S. (2008). Optimal harvesting of stochastic spatial resources. </w:t>
      </w:r>
      <w:r w:rsidRPr="005516A9">
        <w:rPr>
          <w:i/>
          <w:noProof/>
        </w:rPr>
        <w:t>Journal of Environmental Economics and Management</w:t>
      </w:r>
      <w:r w:rsidRPr="005516A9">
        <w:rPr>
          <w:noProof/>
        </w:rPr>
        <w:t>, 56, 1-18.</w:t>
      </w:r>
    </w:p>
    <w:p w14:paraId="4168826D" w14:textId="77777777" w:rsidR="005516A9" w:rsidRPr="005516A9" w:rsidRDefault="005516A9" w:rsidP="005516A9">
      <w:pPr>
        <w:pStyle w:val="EndNoteBibliography"/>
        <w:ind w:left="720" w:hanging="720"/>
        <w:rPr>
          <w:noProof/>
        </w:rPr>
      </w:pPr>
      <w:r w:rsidRPr="005516A9">
        <w:rPr>
          <w:noProof/>
        </w:rPr>
        <w:t>5.</w:t>
      </w:r>
    </w:p>
    <w:p w14:paraId="42FD36A9" w14:textId="77777777" w:rsidR="005516A9" w:rsidRPr="005516A9" w:rsidRDefault="005516A9" w:rsidP="005516A9">
      <w:pPr>
        <w:pStyle w:val="EndNoteBibliography"/>
        <w:ind w:left="720" w:hanging="720"/>
        <w:rPr>
          <w:noProof/>
        </w:rPr>
      </w:pPr>
      <w:r w:rsidRPr="005516A9">
        <w:rPr>
          <w:noProof/>
        </w:rPr>
        <w:t xml:space="preserve">Costello, C., Rassweiler, A., Siegel, D., De Leo, G., Micheli, F. &amp; Rosenberg, A. (2010). The value of spatial information in MPA network design. </w:t>
      </w:r>
      <w:r w:rsidRPr="005516A9">
        <w:rPr>
          <w:i/>
          <w:noProof/>
        </w:rPr>
        <w:t>Proceedings of the National Academy of Sciences</w:t>
      </w:r>
      <w:r w:rsidRPr="005516A9">
        <w:rPr>
          <w:noProof/>
        </w:rPr>
        <w:t>, 107, 18294-18299.</w:t>
      </w:r>
    </w:p>
    <w:p w14:paraId="748C42C5" w14:textId="77777777" w:rsidR="005516A9" w:rsidRPr="005516A9" w:rsidRDefault="005516A9" w:rsidP="005516A9">
      <w:pPr>
        <w:pStyle w:val="EndNoteBibliography"/>
        <w:ind w:left="720" w:hanging="720"/>
        <w:rPr>
          <w:noProof/>
        </w:rPr>
      </w:pPr>
      <w:r w:rsidRPr="005516A9">
        <w:rPr>
          <w:noProof/>
        </w:rPr>
        <w:t>6.</w:t>
      </w:r>
    </w:p>
    <w:p w14:paraId="27A149C0" w14:textId="77777777" w:rsidR="005516A9" w:rsidRPr="005516A9" w:rsidRDefault="005516A9" w:rsidP="005516A9">
      <w:pPr>
        <w:pStyle w:val="EndNoteBibliography"/>
        <w:ind w:left="720" w:hanging="720"/>
        <w:rPr>
          <w:noProof/>
        </w:rPr>
      </w:pPr>
      <w:r w:rsidRPr="005516A9">
        <w:rPr>
          <w:noProof/>
        </w:rPr>
        <w:t xml:space="preserve">Courchamp, F., Berec, L. &amp; Gascoigne, J. (2008). </w:t>
      </w:r>
      <w:r w:rsidRPr="005516A9">
        <w:rPr>
          <w:i/>
          <w:noProof/>
        </w:rPr>
        <w:t>Allee effects in ecology and conservation</w:t>
      </w:r>
      <w:r w:rsidRPr="005516A9">
        <w:rPr>
          <w:noProof/>
        </w:rPr>
        <w:t>. Oxford University Press, New York.</w:t>
      </w:r>
    </w:p>
    <w:p w14:paraId="4E2FC8DB" w14:textId="77777777" w:rsidR="005516A9" w:rsidRPr="005516A9" w:rsidRDefault="005516A9" w:rsidP="005516A9">
      <w:pPr>
        <w:pStyle w:val="EndNoteBibliography"/>
        <w:ind w:left="720" w:hanging="720"/>
        <w:rPr>
          <w:noProof/>
        </w:rPr>
      </w:pPr>
      <w:r w:rsidRPr="005516A9">
        <w:rPr>
          <w:noProof/>
        </w:rPr>
        <w:t>7.</w:t>
      </w:r>
    </w:p>
    <w:p w14:paraId="23CE46E7" w14:textId="77777777" w:rsidR="005516A9" w:rsidRPr="005516A9" w:rsidRDefault="005516A9" w:rsidP="005516A9">
      <w:pPr>
        <w:pStyle w:val="EndNoteBibliography"/>
        <w:ind w:left="720" w:hanging="720"/>
        <w:rPr>
          <w:noProof/>
        </w:rPr>
      </w:pPr>
      <w:r w:rsidRPr="005516A9">
        <w:rPr>
          <w:noProof/>
        </w:rPr>
        <w:t>Doak, D.F., Estes, J.A., Halpern, B.S., Jacob, U., Lindberg, D.R., Lovvorn, J.</w:t>
      </w:r>
      <w:r w:rsidRPr="005516A9">
        <w:rPr>
          <w:i/>
          <w:noProof/>
        </w:rPr>
        <w:t xml:space="preserve"> et al.</w:t>
      </w:r>
      <w:r w:rsidRPr="005516A9">
        <w:rPr>
          <w:noProof/>
        </w:rPr>
        <w:t xml:space="preserve"> (2008). Understanding and predicting ecological dynamics: are major surprises inevitable. </w:t>
      </w:r>
      <w:r w:rsidRPr="005516A9">
        <w:rPr>
          <w:i/>
          <w:noProof/>
        </w:rPr>
        <w:t>Ecology</w:t>
      </w:r>
      <w:r w:rsidRPr="005516A9">
        <w:rPr>
          <w:noProof/>
        </w:rPr>
        <w:t>, 89, 952-961.</w:t>
      </w:r>
    </w:p>
    <w:p w14:paraId="2399047C" w14:textId="77777777" w:rsidR="005516A9" w:rsidRPr="005516A9" w:rsidRDefault="005516A9" w:rsidP="005516A9">
      <w:pPr>
        <w:pStyle w:val="EndNoteBibliography"/>
        <w:ind w:left="720" w:hanging="720"/>
        <w:rPr>
          <w:noProof/>
        </w:rPr>
      </w:pPr>
      <w:r w:rsidRPr="005516A9">
        <w:rPr>
          <w:noProof/>
        </w:rPr>
        <w:t>8.</w:t>
      </w:r>
    </w:p>
    <w:p w14:paraId="2FEF0708" w14:textId="77777777" w:rsidR="005516A9" w:rsidRPr="005516A9" w:rsidRDefault="005516A9" w:rsidP="005516A9">
      <w:pPr>
        <w:pStyle w:val="EndNoteBibliography"/>
        <w:ind w:left="720" w:hanging="720"/>
        <w:rPr>
          <w:noProof/>
        </w:rPr>
      </w:pPr>
      <w:r w:rsidRPr="005516A9">
        <w:rPr>
          <w:noProof/>
        </w:rPr>
        <w:t xml:space="preserve">Drechsler, M., Johst, K., Wätzold, F. &amp; Westphal, M.I. (2006). Integrating economic costs into the analysis of flexible conservation management strategies. </w:t>
      </w:r>
      <w:r w:rsidRPr="005516A9">
        <w:rPr>
          <w:i/>
          <w:noProof/>
        </w:rPr>
        <w:t>Ecological Applications</w:t>
      </w:r>
      <w:r w:rsidRPr="005516A9">
        <w:rPr>
          <w:noProof/>
        </w:rPr>
        <w:t>, 16, 1959-1966.</w:t>
      </w:r>
    </w:p>
    <w:p w14:paraId="546876A9" w14:textId="77777777" w:rsidR="005516A9" w:rsidRPr="005516A9" w:rsidRDefault="005516A9" w:rsidP="005516A9">
      <w:pPr>
        <w:pStyle w:val="EndNoteBibliography"/>
        <w:ind w:left="720" w:hanging="720"/>
        <w:rPr>
          <w:noProof/>
        </w:rPr>
      </w:pPr>
      <w:r w:rsidRPr="005516A9">
        <w:rPr>
          <w:noProof/>
        </w:rPr>
        <w:t>9.</w:t>
      </w:r>
    </w:p>
    <w:p w14:paraId="651C606E" w14:textId="77777777" w:rsidR="005516A9" w:rsidRPr="005516A9" w:rsidRDefault="005516A9" w:rsidP="005516A9">
      <w:pPr>
        <w:pStyle w:val="EndNoteBibliography"/>
        <w:ind w:left="720" w:hanging="720"/>
        <w:rPr>
          <w:noProof/>
        </w:rPr>
      </w:pPr>
      <w:r w:rsidRPr="005516A9">
        <w:rPr>
          <w:noProof/>
        </w:rPr>
        <w:t xml:space="preserve">Fuller, M.M., Gross, L.J., Duke-Sylvester, S.M. &amp; Palmer, M. (2008). Testing the robustness of management decisions to uncertainty: Everglades restoration scenarios. </w:t>
      </w:r>
      <w:r w:rsidRPr="005516A9">
        <w:rPr>
          <w:i/>
          <w:noProof/>
        </w:rPr>
        <w:t>Ecological Applications</w:t>
      </w:r>
      <w:r w:rsidRPr="005516A9">
        <w:rPr>
          <w:noProof/>
        </w:rPr>
        <w:t>, 18, 711-723.</w:t>
      </w:r>
    </w:p>
    <w:p w14:paraId="4A197749" w14:textId="77777777" w:rsidR="005516A9" w:rsidRPr="005516A9" w:rsidRDefault="005516A9" w:rsidP="005516A9">
      <w:pPr>
        <w:pStyle w:val="EndNoteBibliography"/>
        <w:ind w:left="720" w:hanging="720"/>
        <w:rPr>
          <w:noProof/>
        </w:rPr>
      </w:pPr>
      <w:r w:rsidRPr="005516A9">
        <w:rPr>
          <w:noProof/>
        </w:rPr>
        <w:t>10.</w:t>
      </w:r>
    </w:p>
    <w:p w14:paraId="7CA31106" w14:textId="77777777" w:rsidR="005516A9" w:rsidRPr="005516A9" w:rsidRDefault="005516A9" w:rsidP="005516A9">
      <w:pPr>
        <w:pStyle w:val="EndNoteBibliography"/>
        <w:ind w:left="720" w:hanging="720"/>
        <w:rPr>
          <w:noProof/>
        </w:rPr>
      </w:pPr>
      <w:r w:rsidRPr="005516A9">
        <w:rPr>
          <w:noProof/>
        </w:rPr>
        <w:t xml:space="preserve">Grafton, R.Q., Kompas, T. &amp; Lindenmayer, D. (2005). Marine reserves with ecological uncertainty. </w:t>
      </w:r>
      <w:r w:rsidRPr="005516A9">
        <w:rPr>
          <w:i/>
          <w:noProof/>
        </w:rPr>
        <w:t>Bulletin of Mathematical Biology</w:t>
      </w:r>
      <w:r w:rsidRPr="005516A9">
        <w:rPr>
          <w:noProof/>
        </w:rPr>
        <w:t>, 67, 957-971.</w:t>
      </w:r>
    </w:p>
    <w:p w14:paraId="6F5CD746" w14:textId="77777777" w:rsidR="005516A9" w:rsidRPr="005516A9" w:rsidRDefault="005516A9" w:rsidP="005516A9">
      <w:pPr>
        <w:pStyle w:val="EndNoteBibliography"/>
        <w:ind w:left="720" w:hanging="720"/>
        <w:rPr>
          <w:noProof/>
        </w:rPr>
      </w:pPr>
      <w:r w:rsidRPr="005516A9">
        <w:rPr>
          <w:noProof/>
        </w:rPr>
        <w:t>11.</w:t>
      </w:r>
    </w:p>
    <w:p w14:paraId="52CCF152" w14:textId="77777777" w:rsidR="005516A9" w:rsidRPr="005516A9" w:rsidRDefault="005516A9" w:rsidP="005516A9">
      <w:pPr>
        <w:pStyle w:val="EndNoteBibliography"/>
        <w:ind w:left="720" w:hanging="720"/>
        <w:rPr>
          <w:noProof/>
        </w:rPr>
      </w:pPr>
      <w:r w:rsidRPr="005516A9">
        <w:rPr>
          <w:noProof/>
        </w:rPr>
        <w:t xml:space="preserve">Hauser, C.E., Pople, A.R. &amp; Possingham, H.P. (2006). Should managed populations be monitored every year? </w:t>
      </w:r>
      <w:r w:rsidRPr="005516A9">
        <w:rPr>
          <w:i/>
          <w:noProof/>
        </w:rPr>
        <w:t>Ecological Applications</w:t>
      </w:r>
      <w:r w:rsidRPr="005516A9">
        <w:rPr>
          <w:noProof/>
        </w:rPr>
        <w:t>, 16, 807-819.</w:t>
      </w:r>
    </w:p>
    <w:p w14:paraId="4DAB0988" w14:textId="77777777" w:rsidR="005516A9" w:rsidRPr="005516A9" w:rsidRDefault="005516A9" w:rsidP="005516A9">
      <w:pPr>
        <w:pStyle w:val="EndNoteBibliography"/>
        <w:ind w:left="720" w:hanging="720"/>
        <w:rPr>
          <w:noProof/>
        </w:rPr>
      </w:pPr>
      <w:r w:rsidRPr="005516A9">
        <w:rPr>
          <w:noProof/>
        </w:rPr>
        <w:t>12.</w:t>
      </w:r>
    </w:p>
    <w:p w14:paraId="36B7551B" w14:textId="77777777" w:rsidR="005516A9" w:rsidRPr="005516A9" w:rsidRDefault="005516A9" w:rsidP="005516A9">
      <w:pPr>
        <w:pStyle w:val="EndNoteBibliography"/>
        <w:ind w:left="720" w:hanging="720"/>
        <w:rPr>
          <w:noProof/>
        </w:rPr>
      </w:pPr>
      <w:r w:rsidRPr="005516A9">
        <w:rPr>
          <w:noProof/>
        </w:rPr>
        <w:t xml:space="preserve">Higgins, P.A., Mastrandrea, M.D. &amp; Schneider, S.H. (2002). Dynamics of climate and ecosystem coupling: abrupt changes and multiple equilibria. </w:t>
      </w:r>
      <w:r w:rsidRPr="005516A9">
        <w:rPr>
          <w:i/>
          <w:noProof/>
        </w:rPr>
        <w:t>Philisophical Transactions - Royal Society of London Series B Biological Sciences</w:t>
      </w:r>
      <w:r w:rsidRPr="005516A9">
        <w:rPr>
          <w:noProof/>
        </w:rPr>
        <w:t>, 357, 647-656.</w:t>
      </w:r>
    </w:p>
    <w:p w14:paraId="2E6F4F2A" w14:textId="77777777" w:rsidR="005516A9" w:rsidRPr="005516A9" w:rsidRDefault="005516A9" w:rsidP="005516A9">
      <w:pPr>
        <w:pStyle w:val="EndNoteBibliography"/>
        <w:ind w:left="720" w:hanging="720"/>
        <w:rPr>
          <w:noProof/>
        </w:rPr>
      </w:pPr>
      <w:r w:rsidRPr="005516A9">
        <w:rPr>
          <w:noProof/>
        </w:rPr>
        <w:lastRenderedPageBreak/>
        <w:t>13.</w:t>
      </w:r>
    </w:p>
    <w:p w14:paraId="0B18A458" w14:textId="77777777" w:rsidR="005516A9" w:rsidRPr="005516A9" w:rsidRDefault="005516A9" w:rsidP="005516A9">
      <w:pPr>
        <w:pStyle w:val="EndNoteBibliography"/>
        <w:ind w:left="720" w:hanging="720"/>
        <w:rPr>
          <w:noProof/>
        </w:rPr>
      </w:pPr>
      <w:r w:rsidRPr="005516A9">
        <w:rPr>
          <w:noProof/>
        </w:rPr>
        <w:t xml:space="preserve">Hilborn, R., Maguire, J.-J., Parma, A.M. &amp; Rosenberg, A.A. (2001). The Precautionary Approach and risk management: can they increase the probability of successes in fishery management? </w:t>
      </w:r>
      <w:r w:rsidRPr="005516A9">
        <w:rPr>
          <w:i/>
          <w:noProof/>
        </w:rPr>
        <w:t>Canadian Journal of Fisheries and Aquatic Sciences</w:t>
      </w:r>
      <w:r w:rsidRPr="005516A9">
        <w:rPr>
          <w:noProof/>
        </w:rPr>
        <w:t>, 58, 99-107.</w:t>
      </w:r>
    </w:p>
    <w:p w14:paraId="0FA9B652" w14:textId="77777777" w:rsidR="005516A9" w:rsidRPr="005516A9" w:rsidRDefault="005516A9" w:rsidP="005516A9">
      <w:pPr>
        <w:pStyle w:val="EndNoteBibliography"/>
        <w:ind w:left="720" w:hanging="720"/>
        <w:rPr>
          <w:noProof/>
        </w:rPr>
      </w:pPr>
      <w:r w:rsidRPr="005516A9">
        <w:rPr>
          <w:noProof/>
        </w:rPr>
        <w:t>14.</w:t>
      </w:r>
    </w:p>
    <w:p w14:paraId="33A63F6C" w14:textId="77777777" w:rsidR="005516A9" w:rsidRPr="005516A9" w:rsidRDefault="005516A9" w:rsidP="005516A9">
      <w:pPr>
        <w:pStyle w:val="EndNoteBibliography"/>
        <w:ind w:left="720" w:hanging="720"/>
        <w:rPr>
          <w:noProof/>
        </w:rPr>
      </w:pPr>
      <w:r w:rsidRPr="005516A9">
        <w:rPr>
          <w:noProof/>
        </w:rPr>
        <w:t>Kates, R.W., Clark, W.C., Corell, R., Hall, J.M., Jaeger, C.C., Lowe, I.</w:t>
      </w:r>
      <w:r w:rsidRPr="005516A9">
        <w:rPr>
          <w:i/>
          <w:noProof/>
        </w:rPr>
        <w:t xml:space="preserve"> et al.</w:t>
      </w:r>
      <w:r w:rsidRPr="005516A9">
        <w:rPr>
          <w:noProof/>
        </w:rPr>
        <w:t xml:space="preserve"> (2001). Sustainability Science. </w:t>
      </w:r>
      <w:r w:rsidRPr="005516A9">
        <w:rPr>
          <w:i/>
          <w:noProof/>
        </w:rPr>
        <w:t>Science</w:t>
      </w:r>
      <w:r w:rsidRPr="005516A9">
        <w:rPr>
          <w:noProof/>
        </w:rPr>
        <w:t>, 292, 641-642.</w:t>
      </w:r>
    </w:p>
    <w:p w14:paraId="0EA90A54" w14:textId="77777777" w:rsidR="005516A9" w:rsidRPr="005516A9" w:rsidRDefault="005516A9" w:rsidP="005516A9">
      <w:pPr>
        <w:pStyle w:val="EndNoteBibliography"/>
        <w:ind w:left="720" w:hanging="720"/>
        <w:rPr>
          <w:noProof/>
        </w:rPr>
      </w:pPr>
      <w:r w:rsidRPr="005516A9">
        <w:rPr>
          <w:noProof/>
        </w:rPr>
        <w:t>15.</w:t>
      </w:r>
    </w:p>
    <w:p w14:paraId="79EB9A16" w14:textId="77777777" w:rsidR="005516A9" w:rsidRPr="005516A9" w:rsidRDefault="005516A9" w:rsidP="005516A9">
      <w:pPr>
        <w:pStyle w:val="EndNoteBibliography"/>
        <w:ind w:left="720" w:hanging="720"/>
        <w:rPr>
          <w:noProof/>
        </w:rPr>
      </w:pPr>
      <w:r w:rsidRPr="005516A9">
        <w:rPr>
          <w:noProof/>
        </w:rPr>
        <w:t xml:space="preserve">Ludwig, D., Hilborn, R. &amp; Walters, C. (1993). Uncertainty, resource exploitation, and conservation: lessons from history. </w:t>
      </w:r>
      <w:r w:rsidRPr="005516A9">
        <w:rPr>
          <w:i/>
          <w:noProof/>
        </w:rPr>
        <w:t>Science(Washington)</w:t>
      </w:r>
      <w:r w:rsidRPr="005516A9">
        <w:rPr>
          <w:noProof/>
        </w:rPr>
        <w:t>, 260, 17.</w:t>
      </w:r>
    </w:p>
    <w:p w14:paraId="6DA7E275" w14:textId="77777777" w:rsidR="005516A9" w:rsidRPr="005516A9" w:rsidRDefault="005516A9" w:rsidP="005516A9">
      <w:pPr>
        <w:pStyle w:val="EndNoteBibliography"/>
        <w:ind w:left="720" w:hanging="720"/>
        <w:rPr>
          <w:noProof/>
        </w:rPr>
      </w:pPr>
      <w:r w:rsidRPr="005516A9">
        <w:rPr>
          <w:noProof/>
        </w:rPr>
        <w:t>16.</w:t>
      </w:r>
    </w:p>
    <w:p w14:paraId="163D9C63" w14:textId="77777777" w:rsidR="005516A9" w:rsidRPr="005516A9" w:rsidRDefault="005516A9" w:rsidP="005516A9">
      <w:pPr>
        <w:pStyle w:val="EndNoteBibliography"/>
        <w:ind w:left="720" w:hanging="720"/>
        <w:rPr>
          <w:noProof/>
        </w:rPr>
      </w:pPr>
      <w:r w:rsidRPr="005516A9">
        <w:rPr>
          <w:noProof/>
        </w:rPr>
        <w:t xml:space="preserve">Mangel, M. (2000). Irreducible uncertainties, sustainable fisheries and marine reserves. </w:t>
      </w:r>
      <w:r w:rsidRPr="005516A9">
        <w:rPr>
          <w:i/>
          <w:noProof/>
        </w:rPr>
        <w:t>Evolutionary Ecology Research</w:t>
      </w:r>
      <w:r w:rsidRPr="005516A9">
        <w:rPr>
          <w:noProof/>
        </w:rPr>
        <w:t>, 2, 547-557.</w:t>
      </w:r>
    </w:p>
    <w:p w14:paraId="61C938AB" w14:textId="77777777" w:rsidR="005516A9" w:rsidRPr="005516A9" w:rsidRDefault="005516A9" w:rsidP="005516A9">
      <w:pPr>
        <w:pStyle w:val="EndNoteBibliography"/>
        <w:ind w:left="720" w:hanging="720"/>
        <w:rPr>
          <w:noProof/>
        </w:rPr>
      </w:pPr>
      <w:r w:rsidRPr="005516A9">
        <w:rPr>
          <w:noProof/>
        </w:rPr>
        <w:t>17.</w:t>
      </w:r>
    </w:p>
    <w:p w14:paraId="4E287D00" w14:textId="77777777" w:rsidR="005516A9" w:rsidRPr="005516A9" w:rsidRDefault="005516A9" w:rsidP="005516A9">
      <w:pPr>
        <w:pStyle w:val="EndNoteBibliography"/>
        <w:ind w:left="720" w:hanging="720"/>
        <w:rPr>
          <w:noProof/>
        </w:rPr>
      </w:pPr>
      <w:r w:rsidRPr="005516A9">
        <w:rPr>
          <w:noProof/>
        </w:rPr>
        <w:t xml:space="preserve">May, R.M. (1977). Thresholds and breakpoints in ecosystems with a multiplicity of stable states. </w:t>
      </w:r>
      <w:r w:rsidRPr="005516A9">
        <w:rPr>
          <w:i/>
          <w:noProof/>
        </w:rPr>
        <w:t>Nature</w:t>
      </w:r>
      <w:r w:rsidRPr="005516A9">
        <w:rPr>
          <w:noProof/>
        </w:rPr>
        <w:t>, 269, 471-477.</w:t>
      </w:r>
    </w:p>
    <w:p w14:paraId="5D5775CF" w14:textId="77777777" w:rsidR="005516A9" w:rsidRPr="005516A9" w:rsidRDefault="005516A9" w:rsidP="005516A9">
      <w:pPr>
        <w:pStyle w:val="EndNoteBibliography"/>
        <w:ind w:left="720" w:hanging="720"/>
        <w:rPr>
          <w:noProof/>
        </w:rPr>
      </w:pPr>
      <w:r w:rsidRPr="005516A9">
        <w:rPr>
          <w:noProof/>
        </w:rPr>
        <w:t>18.</w:t>
      </w:r>
    </w:p>
    <w:p w14:paraId="0C6CB574" w14:textId="77777777" w:rsidR="005516A9" w:rsidRPr="005516A9" w:rsidRDefault="005516A9" w:rsidP="005516A9">
      <w:pPr>
        <w:pStyle w:val="EndNoteBibliography"/>
        <w:ind w:left="720" w:hanging="720"/>
        <w:rPr>
          <w:noProof/>
        </w:rPr>
      </w:pPr>
      <w:r w:rsidRPr="005516A9">
        <w:rPr>
          <w:noProof/>
        </w:rPr>
        <w:t xml:space="preserve">Polasky, S., Carpenter, S.R., Folke, C. &amp; Keeler, B. (2011). Decision-making under great uncertainty: environmental management in an era of global change. </w:t>
      </w:r>
      <w:r w:rsidRPr="005516A9">
        <w:rPr>
          <w:i/>
          <w:noProof/>
        </w:rPr>
        <w:t>Trends in ecology &amp; evolution</w:t>
      </w:r>
      <w:r w:rsidRPr="005516A9">
        <w:rPr>
          <w:noProof/>
        </w:rPr>
        <w:t>, 26, 398-404.</w:t>
      </w:r>
    </w:p>
    <w:p w14:paraId="7936E80F" w14:textId="77777777" w:rsidR="005516A9" w:rsidRPr="005516A9" w:rsidRDefault="005516A9" w:rsidP="005516A9">
      <w:pPr>
        <w:pStyle w:val="EndNoteBibliography"/>
        <w:ind w:left="720" w:hanging="720"/>
        <w:rPr>
          <w:noProof/>
        </w:rPr>
      </w:pPr>
      <w:r w:rsidRPr="005516A9">
        <w:rPr>
          <w:noProof/>
        </w:rPr>
        <w:t>19.</w:t>
      </w:r>
    </w:p>
    <w:p w14:paraId="597E9553" w14:textId="77777777" w:rsidR="005516A9" w:rsidRPr="005516A9" w:rsidRDefault="005516A9" w:rsidP="005516A9">
      <w:pPr>
        <w:pStyle w:val="EndNoteBibliography"/>
        <w:ind w:left="720" w:hanging="720"/>
        <w:rPr>
          <w:noProof/>
        </w:rPr>
      </w:pPr>
      <w:r w:rsidRPr="005516A9">
        <w:rPr>
          <w:noProof/>
        </w:rPr>
        <w:t>Rockström, J., Steffen, W., Noone, K., Persson, Å., Chapin, F.S., Lambin, E.F.</w:t>
      </w:r>
      <w:r w:rsidRPr="005516A9">
        <w:rPr>
          <w:i/>
          <w:noProof/>
        </w:rPr>
        <w:t xml:space="preserve"> et al.</w:t>
      </w:r>
      <w:r w:rsidRPr="005516A9">
        <w:rPr>
          <w:noProof/>
        </w:rPr>
        <w:t xml:space="preserve"> (2009). A safe operating space for humanity. </w:t>
      </w:r>
      <w:r w:rsidRPr="005516A9">
        <w:rPr>
          <w:i/>
          <w:noProof/>
        </w:rPr>
        <w:t>Nature</w:t>
      </w:r>
      <w:r w:rsidRPr="005516A9">
        <w:rPr>
          <w:noProof/>
        </w:rPr>
        <w:t>, 461, 472-475.</w:t>
      </w:r>
    </w:p>
    <w:p w14:paraId="194B9C03" w14:textId="77777777" w:rsidR="005516A9" w:rsidRPr="005516A9" w:rsidRDefault="005516A9" w:rsidP="005516A9">
      <w:pPr>
        <w:pStyle w:val="EndNoteBibliography"/>
        <w:ind w:left="720" w:hanging="720"/>
        <w:rPr>
          <w:noProof/>
        </w:rPr>
      </w:pPr>
      <w:r w:rsidRPr="005516A9">
        <w:rPr>
          <w:noProof/>
        </w:rPr>
        <w:t>20.</w:t>
      </w:r>
    </w:p>
    <w:p w14:paraId="78EB0A3F" w14:textId="77777777" w:rsidR="005516A9" w:rsidRPr="005516A9" w:rsidRDefault="005516A9" w:rsidP="005516A9">
      <w:pPr>
        <w:pStyle w:val="EndNoteBibliography"/>
        <w:ind w:left="720" w:hanging="720"/>
        <w:rPr>
          <w:noProof/>
        </w:rPr>
      </w:pPr>
      <w:r w:rsidRPr="005516A9">
        <w:rPr>
          <w:noProof/>
        </w:rPr>
        <w:t xml:space="preserve">Scheffer, M., Carpenter, S., Foley, J.A., Folke, C. &amp; Walker, B. (2001). Catastrophic shifts in ecosystems. </w:t>
      </w:r>
      <w:r w:rsidRPr="005516A9">
        <w:rPr>
          <w:i/>
          <w:noProof/>
        </w:rPr>
        <w:t>Nature</w:t>
      </w:r>
      <w:r w:rsidRPr="005516A9">
        <w:rPr>
          <w:noProof/>
        </w:rPr>
        <w:t>, 413, 591-596.</w:t>
      </w:r>
    </w:p>
    <w:p w14:paraId="303875BA" w14:textId="77777777" w:rsidR="005516A9" w:rsidRPr="005516A9" w:rsidRDefault="005516A9" w:rsidP="005516A9">
      <w:pPr>
        <w:pStyle w:val="EndNoteBibliography"/>
        <w:ind w:left="720" w:hanging="720"/>
        <w:rPr>
          <w:noProof/>
        </w:rPr>
      </w:pPr>
      <w:r w:rsidRPr="005516A9">
        <w:rPr>
          <w:noProof/>
        </w:rPr>
        <w:t>21.</w:t>
      </w:r>
    </w:p>
    <w:p w14:paraId="64A1675F" w14:textId="77777777" w:rsidR="005516A9" w:rsidRPr="005516A9" w:rsidRDefault="005516A9" w:rsidP="005516A9">
      <w:pPr>
        <w:pStyle w:val="EndNoteBibliography"/>
        <w:ind w:left="720" w:hanging="720"/>
        <w:rPr>
          <w:noProof/>
        </w:rPr>
      </w:pPr>
      <w:r w:rsidRPr="005516A9">
        <w:rPr>
          <w:noProof/>
        </w:rPr>
        <w:t>Selkoe, K.A., Blenckner, T., Caldwell, M.R., Crowder, L.B., Erickson, A.L., Essington, T.E.</w:t>
      </w:r>
      <w:r w:rsidRPr="005516A9">
        <w:rPr>
          <w:i/>
          <w:noProof/>
        </w:rPr>
        <w:t xml:space="preserve"> et al.</w:t>
      </w:r>
      <w:r w:rsidRPr="005516A9">
        <w:rPr>
          <w:noProof/>
        </w:rPr>
        <w:t xml:space="preserve"> (2015). Principles for managing marine ecosystems prone to tipping points. </w:t>
      </w:r>
      <w:r w:rsidRPr="005516A9">
        <w:rPr>
          <w:i/>
          <w:noProof/>
        </w:rPr>
        <w:t>Ecosystem Health and Sustainability</w:t>
      </w:r>
      <w:r w:rsidRPr="005516A9">
        <w:rPr>
          <w:noProof/>
        </w:rPr>
        <w:t>, 1, art17.</w:t>
      </w:r>
    </w:p>
    <w:p w14:paraId="00B1CC13" w14:textId="77777777" w:rsidR="005516A9" w:rsidRPr="005516A9" w:rsidRDefault="005516A9" w:rsidP="005516A9">
      <w:pPr>
        <w:pStyle w:val="EndNoteBibliography"/>
        <w:ind w:left="720" w:hanging="720"/>
        <w:rPr>
          <w:noProof/>
        </w:rPr>
      </w:pPr>
      <w:r w:rsidRPr="005516A9">
        <w:rPr>
          <w:noProof/>
        </w:rPr>
        <w:t>22.</w:t>
      </w:r>
    </w:p>
    <w:p w14:paraId="06CBC1F0" w14:textId="77777777" w:rsidR="005516A9" w:rsidRPr="005516A9" w:rsidRDefault="005516A9" w:rsidP="005516A9">
      <w:pPr>
        <w:pStyle w:val="EndNoteBibliography"/>
        <w:ind w:left="720" w:hanging="720"/>
        <w:rPr>
          <w:noProof/>
        </w:rPr>
      </w:pPr>
      <w:r w:rsidRPr="005516A9">
        <w:rPr>
          <w:noProof/>
        </w:rPr>
        <w:t xml:space="preserve">Sethi, G., Costello, C., Fisher, A., Hanemann, M. &amp; Karp, L. (2005). Fishery management under multiple uncertainty. </w:t>
      </w:r>
      <w:r w:rsidRPr="005516A9">
        <w:rPr>
          <w:i/>
          <w:noProof/>
        </w:rPr>
        <w:t>Journal of Environmental Economics and Management</w:t>
      </w:r>
      <w:r w:rsidRPr="005516A9">
        <w:rPr>
          <w:noProof/>
        </w:rPr>
        <w:t>, 50, 300-318.</w:t>
      </w:r>
    </w:p>
    <w:p w14:paraId="7A1CB8AE" w14:textId="77777777" w:rsidR="005516A9" w:rsidRPr="005516A9" w:rsidRDefault="005516A9" w:rsidP="005516A9">
      <w:pPr>
        <w:pStyle w:val="EndNoteBibliography"/>
        <w:ind w:left="720" w:hanging="720"/>
        <w:rPr>
          <w:noProof/>
        </w:rPr>
      </w:pPr>
      <w:r w:rsidRPr="005516A9">
        <w:rPr>
          <w:noProof/>
        </w:rPr>
        <w:t>23.</w:t>
      </w:r>
    </w:p>
    <w:p w14:paraId="10DC153B" w14:textId="77777777" w:rsidR="005516A9" w:rsidRPr="005516A9" w:rsidRDefault="005516A9" w:rsidP="005516A9">
      <w:pPr>
        <w:pStyle w:val="EndNoteBibliography"/>
        <w:ind w:left="720" w:hanging="720"/>
        <w:rPr>
          <w:noProof/>
        </w:rPr>
      </w:pPr>
      <w:r w:rsidRPr="005516A9">
        <w:rPr>
          <w:noProof/>
        </w:rPr>
        <w:t xml:space="preserve">Smith, D.R., Snyder, C.D., Hitt, N.P. &amp; Geissler, P.H. (2014). Monitoring for Threshold-Dependent Decisions. In: </w:t>
      </w:r>
      <w:r w:rsidRPr="005516A9">
        <w:rPr>
          <w:i/>
          <w:noProof/>
        </w:rPr>
        <w:t>Application of Threshold Concepts in Natural Resource Decision Making</w:t>
      </w:r>
      <w:r w:rsidRPr="005516A9">
        <w:rPr>
          <w:noProof/>
        </w:rPr>
        <w:t>. Springer, pp. 87-100.</w:t>
      </w:r>
    </w:p>
    <w:p w14:paraId="07C69B94" w14:textId="77777777" w:rsidR="005516A9" w:rsidRPr="005516A9" w:rsidRDefault="005516A9" w:rsidP="005516A9">
      <w:pPr>
        <w:pStyle w:val="EndNoteBibliography"/>
        <w:ind w:left="720" w:hanging="720"/>
        <w:rPr>
          <w:noProof/>
        </w:rPr>
      </w:pPr>
      <w:r w:rsidRPr="005516A9">
        <w:rPr>
          <w:noProof/>
        </w:rPr>
        <w:t>24.</w:t>
      </w:r>
    </w:p>
    <w:p w14:paraId="05583830" w14:textId="77777777" w:rsidR="005516A9" w:rsidRPr="005516A9" w:rsidRDefault="005516A9" w:rsidP="005516A9">
      <w:pPr>
        <w:pStyle w:val="EndNoteBibliography"/>
        <w:ind w:left="720" w:hanging="720"/>
        <w:rPr>
          <w:noProof/>
        </w:rPr>
      </w:pPr>
      <w:r w:rsidRPr="005516A9">
        <w:rPr>
          <w:noProof/>
        </w:rPr>
        <w:t xml:space="preserve">Stefansson, G. &amp; Rosenberg, A.A. (2005). Combining control measures for more effective management of fisheries under uncertainty: quotas, effort limitation and protected areas. </w:t>
      </w:r>
      <w:r w:rsidRPr="005516A9">
        <w:rPr>
          <w:i/>
          <w:noProof/>
        </w:rPr>
        <w:t>Philosophical Transactions of the Royal Society B: Biological Sciences</w:t>
      </w:r>
      <w:r w:rsidRPr="005516A9">
        <w:rPr>
          <w:noProof/>
        </w:rPr>
        <w:t>, 360, 133-146.</w:t>
      </w:r>
    </w:p>
    <w:p w14:paraId="7F3721B0" w14:textId="77777777" w:rsidR="005516A9" w:rsidRPr="005516A9" w:rsidRDefault="005516A9" w:rsidP="005516A9">
      <w:pPr>
        <w:pStyle w:val="EndNoteBibliography"/>
        <w:ind w:left="720" w:hanging="720"/>
        <w:rPr>
          <w:noProof/>
        </w:rPr>
      </w:pPr>
      <w:r w:rsidRPr="005516A9">
        <w:rPr>
          <w:noProof/>
        </w:rPr>
        <w:t>25.</w:t>
      </w:r>
    </w:p>
    <w:p w14:paraId="04012E85" w14:textId="77777777" w:rsidR="005516A9" w:rsidRPr="005516A9" w:rsidRDefault="005516A9" w:rsidP="005516A9">
      <w:pPr>
        <w:pStyle w:val="EndNoteBibliography"/>
        <w:ind w:left="720" w:hanging="720"/>
        <w:rPr>
          <w:noProof/>
        </w:rPr>
      </w:pPr>
      <w:r w:rsidRPr="005516A9">
        <w:rPr>
          <w:noProof/>
        </w:rPr>
        <w:t xml:space="preserve">Stephens, P.A., Sutherland, W.J. &amp; Freckleton, R.P. (1999). What is the Allee effect? </w:t>
      </w:r>
      <w:r w:rsidRPr="005516A9">
        <w:rPr>
          <w:i/>
          <w:noProof/>
        </w:rPr>
        <w:t>Oikos</w:t>
      </w:r>
      <w:r w:rsidRPr="005516A9">
        <w:rPr>
          <w:noProof/>
        </w:rPr>
        <w:t>, 185-190.</w:t>
      </w:r>
    </w:p>
    <w:p w14:paraId="20E0A5AC" w14:textId="77777777" w:rsidR="005516A9" w:rsidRPr="005516A9" w:rsidRDefault="005516A9" w:rsidP="005516A9">
      <w:pPr>
        <w:pStyle w:val="EndNoteBibliography"/>
        <w:ind w:left="720" w:hanging="720"/>
        <w:rPr>
          <w:noProof/>
        </w:rPr>
      </w:pPr>
      <w:r w:rsidRPr="005516A9">
        <w:rPr>
          <w:noProof/>
        </w:rPr>
        <w:t>26.</w:t>
      </w:r>
    </w:p>
    <w:p w14:paraId="17586853" w14:textId="77777777" w:rsidR="005516A9" w:rsidRPr="005516A9" w:rsidRDefault="005516A9" w:rsidP="005516A9">
      <w:pPr>
        <w:pStyle w:val="EndNoteBibliography"/>
        <w:ind w:left="720" w:hanging="720"/>
        <w:rPr>
          <w:noProof/>
        </w:rPr>
      </w:pPr>
      <w:r w:rsidRPr="005516A9">
        <w:rPr>
          <w:noProof/>
        </w:rPr>
        <w:t xml:space="preserve">Taylor, B.L. (1995). The reliability of using population viability analysis for risk classification of species. </w:t>
      </w:r>
      <w:r w:rsidRPr="005516A9">
        <w:rPr>
          <w:i/>
          <w:noProof/>
        </w:rPr>
        <w:t>Conservation Biology</w:t>
      </w:r>
      <w:r w:rsidRPr="005516A9">
        <w:rPr>
          <w:noProof/>
        </w:rPr>
        <w:t>, 9, 551-558.</w:t>
      </w:r>
    </w:p>
    <w:p w14:paraId="63EEA004" w14:textId="77777777" w:rsidR="005516A9" w:rsidRPr="005516A9" w:rsidRDefault="005516A9" w:rsidP="005516A9">
      <w:pPr>
        <w:pStyle w:val="EndNoteBibliography"/>
        <w:ind w:left="720" w:hanging="720"/>
        <w:rPr>
          <w:noProof/>
        </w:rPr>
      </w:pPr>
      <w:r w:rsidRPr="005516A9">
        <w:rPr>
          <w:noProof/>
        </w:rPr>
        <w:t>27.</w:t>
      </w:r>
    </w:p>
    <w:p w14:paraId="717FAACB" w14:textId="77777777" w:rsidR="005516A9" w:rsidRPr="005516A9" w:rsidRDefault="005516A9" w:rsidP="005516A9">
      <w:pPr>
        <w:pStyle w:val="EndNoteBibliography"/>
        <w:ind w:left="720" w:hanging="720"/>
        <w:rPr>
          <w:noProof/>
        </w:rPr>
      </w:pPr>
      <w:r w:rsidRPr="005516A9">
        <w:rPr>
          <w:noProof/>
        </w:rPr>
        <w:lastRenderedPageBreak/>
        <w:t xml:space="preserve">Walters, C.J. &amp; Hilborn, R. (1978). Ecological optimization and adaptive management. </w:t>
      </w:r>
      <w:r w:rsidRPr="005516A9">
        <w:rPr>
          <w:i/>
          <w:noProof/>
        </w:rPr>
        <w:t>Annual review of Ecology and Systematics</w:t>
      </w:r>
      <w:r w:rsidRPr="005516A9">
        <w:rPr>
          <w:noProof/>
        </w:rPr>
        <w:t>, 157-188.</w:t>
      </w:r>
    </w:p>
    <w:p w14:paraId="6B7F62EF" w14:textId="547D99BC"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61"/>
      <w:r w:rsidRPr="00957F1F">
        <w:rPr>
          <w:rFonts w:ascii="Helvetica" w:hAnsi="Helvetica"/>
          <w:sz w:val="22"/>
          <w:szCs w:val="22"/>
        </w:rPr>
        <w:t xml:space="preserve">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w:t>
      </w:r>
      <w:commentRangeEnd w:id="61"/>
      <w:r w:rsidR="007821E5">
        <w:rPr>
          <w:rStyle w:val="CommentReference"/>
        </w:rPr>
        <w:commentReference w:id="61"/>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w:t>
      </w:r>
      <w:commentRangeStart w:id="62"/>
      <w:r w:rsidR="00C33FD4" w:rsidRPr="00957F1F">
        <w:rPr>
          <w:rFonts w:ascii="Helvetica" w:hAnsi="Helvetica"/>
          <w:sz w:val="22"/>
          <w:szCs w:val="22"/>
        </w:rPr>
        <w:t>NPV</w:t>
      </w:r>
      <w:commentRangeEnd w:id="62"/>
      <w:r w:rsidR="00D5784C">
        <w:rPr>
          <w:rStyle w:val="CommentReference"/>
        </w:rPr>
        <w:commentReference w:id="62"/>
      </w:r>
      <w:r w:rsidR="00C33FD4" w:rsidRPr="00957F1F">
        <w:rPr>
          <w:rFonts w:ascii="Helvetica" w:hAnsi="Helvetica"/>
          <w:sz w:val="22"/>
          <w:szCs w:val="22"/>
        </w:rPr>
        <w:t>)</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proofErr w:type="gramStart"/>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proofErr w:type="gramEnd"/>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77777777" w:rsidR="00393873" w:rsidRDefault="00393873" w:rsidP="00D64561">
      <w:pPr>
        <w:rPr>
          <w:rFonts w:ascii="Helvetica" w:hAnsi="Helvetica"/>
          <w:sz w:val="22"/>
          <w:szCs w:val="22"/>
        </w:rPr>
      </w:pPr>
    </w:p>
    <w:p w14:paraId="0806BF08" w14:textId="77777777"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05DB57D9" w14:textId="77777777" w:rsidR="003E12CA" w:rsidRPr="00957F1F" w:rsidRDefault="003E12CA" w:rsidP="003E2FCD">
      <w:pPr>
        <w:ind w:firstLine="720"/>
        <w:rPr>
          <w:rFonts w:ascii="Helvetica" w:hAnsi="Helvetica"/>
          <w:sz w:val="22"/>
          <w:szCs w:val="22"/>
        </w:rPr>
      </w:pPr>
    </w:p>
    <w:p w14:paraId="4AC5D8D1" w14:textId="77777777" w:rsidR="00992EEE" w:rsidRPr="00957F1F" w:rsidRDefault="004D219F" w:rsidP="00D64561">
      <w:pPr>
        <w:rPr>
          <w:rFonts w:ascii="Helvetica" w:hAnsi="Helvetica"/>
          <w:sz w:val="22"/>
          <w:szCs w:val="22"/>
        </w:rPr>
      </w:pPr>
      <w:r>
        <w:rPr>
          <w:rFonts w:ascii="Helvetica" w:hAnsi="Helvetica"/>
          <w:noProof/>
          <w:sz w:val="22"/>
          <w:szCs w:val="22"/>
        </w:rPr>
        <w:drawing>
          <wp:inline distT="0" distB="0" distL="0" distR="0" wp14:anchorId="58015BEA" wp14:editId="47300CA7">
            <wp:extent cx="5833745" cy="3293745"/>
            <wp:effectExtent l="0" t="0" r="8255" b="0"/>
            <wp:docPr id="5" name="Picture 5"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3745" cy="3293745"/>
                    </a:xfrm>
                    <a:prstGeom prst="rect">
                      <a:avLst/>
                    </a:prstGeom>
                    <a:noFill/>
                    <a:ln>
                      <a:noFill/>
                    </a:ln>
                  </pic:spPr>
                </pic:pic>
              </a:graphicData>
            </a:graphic>
          </wp:inline>
        </w:drawing>
      </w:r>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AA766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r w:rsidR="004D219F">
        <w:rPr>
          <w:rFonts w:ascii="Helvetica" w:hAnsi="Helvetica"/>
          <w:noProof/>
          <w:sz w:val="22"/>
          <w:szCs w:val="22"/>
        </w:rPr>
        <w:drawing>
          <wp:inline distT="0" distB="0" distL="0" distR="0" wp14:anchorId="19624B0C" wp14:editId="6AE5BFCF">
            <wp:extent cx="4182745" cy="3293745"/>
            <wp:effectExtent l="0" t="0" r="0" b="0"/>
            <wp:docPr id="6" name="Picture 6"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OI.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2745" cy="3293745"/>
                    </a:xfrm>
                    <a:prstGeom prst="rect">
                      <a:avLst/>
                    </a:prstGeom>
                    <a:noFill/>
                    <a:ln>
                      <a:noFill/>
                    </a:ln>
                  </pic:spPr>
                </pic:pic>
              </a:graphicData>
            </a:graphic>
          </wp:inline>
        </w:drawing>
      </w:r>
    </w:p>
    <w:p w14:paraId="6D453BF1" w14:textId="77777777" w:rsidR="003D48B0" w:rsidRDefault="003D48B0">
      <w:pPr>
        <w:rPr>
          <w:rFonts w:ascii="Helvetica" w:hAnsi="Helvetica"/>
          <w:sz w:val="22"/>
          <w:szCs w:val="22"/>
        </w:rPr>
      </w:pPr>
    </w:p>
    <w:p w14:paraId="14198689" w14:textId="77777777" w:rsidR="003D48B0" w:rsidRDefault="003D48B0">
      <w:pPr>
        <w:rPr>
          <w:rFonts w:ascii="Helvetica" w:hAnsi="Helvetica"/>
          <w:sz w:val="22"/>
          <w:szCs w:val="22"/>
        </w:rPr>
      </w:pP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77777777" w:rsidR="00A800CF" w:rsidRPr="00957F1F" w:rsidRDefault="00A800CF" w:rsidP="000626DC">
      <w:pPr>
        <w:rPr>
          <w:rFonts w:ascii="Helvetica" w:hAnsi="Helvetica"/>
          <w:sz w:val="22"/>
          <w:szCs w:val="22"/>
        </w:rPr>
      </w:pPr>
    </w:p>
    <w:p w14:paraId="6F676572" w14:textId="77777777" w:rsidR="00B505A1" w:rsidRPr="00957F1F" w:rsidRDefault="00A4057C">
      <w:pPr>
        <w:rPr>
          <w:rFonts w:ascii="Helvetica" w:hAnsi="Helvetica"/>
          <w:b/>
          <w:sz w:val="22"/>
          <w:szCs w:val="22"/>
        </w:rPr>
      </w:pPr>
      <w:commentRangeStart w:id="63"/>
      <w:r>
        <w:rPr>
          <w:rFonts w:ascii="Helvetica" w:hAnsi="Helvetica"/>
          <w:b/>
          <w:noProof/>
          <w:sz w:val="22"/>
          <w:szCs w:val="22"/>
        </w:rPr>
        <w:drawing>
          <wp:inline distT="0" distB="0" distL="0" distR="0" wp14:anchorId="0AFC47BD" wp14:editId="0B58C18E">
            <wp:extent cx="5664200" cy="3674745"/>
            <wp:effectExtent l="0" t="0" r="0" b="0"/>
            <wp:docPr id="9" name="Picture 9"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commentRangeEnd w:id="63"/>
      <w:r w:rsidR="005053A5">
        <w:rPr>
          <w:rStyle w:val="CommentReference"/>
        </w:rPr>
        <w:commentReference w:id="63"/>
      </w:r>
      <w:r w:rsidR="00A800CF" w:rsidRPr="00957F1F">
        <w:rPr>
          <w:rFonts w:ascii="Helvetica" w:hAnsi="Helvetica"/>
          <w:b/>
          <w:sz w:val="22"/>
          <w:szCs w:val="22"/>
        </w:rPr>
        <w:br w:type="page"/>
      </w:r>
    </w:p>
    <w:p w14:paraId="6CABC291" w14:textId="77777777"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14543422" w14:textId="77777777"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67061849" wp14:editId="6FDE8F18">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011DEB81" w14:textId="77777777"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64"/>
      <w:r w:rsidR="00DC0240" w:rsidRPr="004D1678">
        <w:rPr>
          <w:rFonts w:ascii="Helvetica" w:hAnsi="Helvetica"/>
          <w:sz w:val="22"/>
          <w:szCs w:val="22"/>
        </w:rPr>
        <w:t>benefits of resource extraction</w:t>
      </w:r>
      <w:commentRangeEnd w:id="64"/>
      <w:r w:rsidR="009C7059">
        <w:rPr>
          <w:rStyle w:val="CommentReference"/>
        </w:rPr>
        <w:commentReference w:id="64"/>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3E053DB" w14:textId="77777777" w:rsidR="00A90388" w:rsidRDefault="00486187" w:rsidP="00A90388">
      <w:pPr>
        <w:rPr>
          <w:rFonts w:ascii="Helvetica" w:hAnsi="Helvetica"/>
        </w:rPr>
      </w:pPr>
      <w:r>
        <w:rPr>
          <w:rFonts w:ascii="Helvetica" w:hAnsi="Helvetica"/>
          <w:noProof/>
        </w:rPr>
        <w:drawing>
          <wp:inline distT="0" distB="0" distL="0" distR="0" wp14:anchorId="48247F1C" wp14:editId="3B2D2486">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FFDE7E6" w14:textId="77777777" w:rsidR="0057298C" w:rsidRPr="00957F1F" w:rsidRDefault="0057298C">
      <w:pPr>
        <w:rPr>
          <w:rFonts w:ascii="Helvetica" w:hAnsi="Helvetica"/>
          <w:b/>
          <w:sz w:val="22"/>
          <w:szCs w:val="22"/>
        </w:rPr>
      </w:pPr>
    </w:p>
    <w:p w14:paraId="4AB66B26" w14:textId="77777777" w:rsidR="00A0237B" w:rsidRDefault="00A0237B">
      <w:pPr>
        <w:rPr>
          <w:rFonts w:ascii="Helvetica" w:hAnsi="Helvetica"/>
          <w:b/>
          <w:sz w:val="22"/>
          <w:szCs w:val="22"/>
        </w:rPr>
      </w:pPr>
      <w:r>
        <w:rPr>
          <w:rFonts w:ascii="Helvetica" w:hAnsi="Helvetica"/>
          <w:b/>
          <w:sz w:val="22"/>
          <w:szCs w:val="22"/>
        </w:rPr>
        <w:br w:type="page"/>
      </w:r>
    </w:p>
    <w:p w14:paraId="53396FBD"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582508BC" w14:textId="395C660C"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w:t>
      </w:r>
      <w:proofErr w:type="gramStart"/>
      <w:r>
        <w:rPr>
          <w:rFonts w:ascii="Helvetica" w:hAnsi="Helvetica"/>
          <w:sz w:val="22"/>
          <w:szCs w:val="22"/>
        </w:rPr>
        <w:t>cv</w:t>
      </w:r>
      <w:proofErr w:type="gramEnd"/>
      <w:r>
        <w:rPr>
          <w:rFonts w:ascii="Helvetica" w:hAnsi="Helvetica"/>
          <w:sz w:val="22"/>
          <w:szCs w:val="22"/>
        </w:rPr>
        <w:t xml:space="preserve">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77777777"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6CFF0E60" w14:textId="77777777" w:rsidR="00A01EFD" w:rsidRDefault="00B15BAF" w:rsidP="00EC2B9C">
      <w:pPr>
        <w:pStyle w:val="ListParagraph"/>
        <w:numPr>
          <w:ilvl w:val="1"/>
          <w:numId w:val="1"/>
        </w:numPr>
        <w:rPr>
          <w:rFonts w:ascii="Helvetica" w:hAnsi="Helvetica"/>
          <w:sz w:val="22"/>
          <w:szCs w:val="22"/>
        </w:rPr>
      </w:pPr>
      <w:commentRangeStart w:id="65"/>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65"/>
      <w:r w:rsidR="00923293">
        <w:rPr>
          <w:rStyle w:val="CommentReference"/>
        </w:rPr>
        <w:commentReference w:id="65"/>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4FF43E7B" w14:textId="4459B134" w:rsidR="00412FCD" w:rsidRPr="00957F1F" w:rsidRDefault="00412FCD" w:rsidP="00412FCD">
      <w:pPr>
        <w:pStyle w:val="ListParagraph"/>
        <w:ind w:left="360"/>
        <w:rPr>
          <w:rFonts w:ascii="Helvetica" w:hAnsi="Helvetica"/>
          <w:sz w:val="22"/>
          <w:szCs w:val="22"/>
        </w:rPr>
      </w:pPr>
    </w:p>
    <w:p w14:paraId="680DC2FB" w14:textId="0FEB21A4"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t xml:space="preserve">Number of </w:t>
      </w:r>
      <w:commentRangeStart w:id="66"/>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66"/>
      <w:r w:rsidR="00BF77F3">
        <w:rPr>
          <w:rStyle w:val="CommentReference"/>
        </w:rPr>
        <w:commentReference w:id="66"/>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4D615F1B" w14:textId="77777777" w:rsidR="003B28B3" w:rsidRDefault="003B28B3" w:rsidP="003B28B3">
      <w:pPr>
        <w:pStyle w:val="ListParagraph"/>
        <w:ind w:left="360"/>
        <w:rPr>
          <w:rFonts w:ascii="Helvetica" w:hAnsi="Helvetica"/>
          <w:sz w:val="22"/>
          <w:szCs w:val="22"/>
        </w:rPr>
      </w:pPr>
    </w:p>
    <w:p w14:paraId="546C1CF5"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529FB3B3" w14:textId="77777777" w:rsidR="0075100A" w:rsidRDefault="0075100A" w:rsidP="0075100A">
      <w:pPr>
        <w:pStyle w:val="ListParagraph"/>
        <w:numPr>
          <w:ilvl w:val="2"/>
          <w:numId w:val="7"/>
        </w:numPr>
        <w:rPr>
          <w:rFonts w:ascii="Helvetica" w:hAnsi="Helvetica"/>
          <w:sz w:val="22"/>
          <w:szCs w:val="22"/>
        </w:rPr>
      </w:pPr>
      <w:r>
        <w:rPr>
          <w:rFonts w:ascii="Helvetica" w:hAnsi="Helvetica"/>
          <w:sz w:val="22"/>
          <w:szCs w:val="22"/>
        </w:rPr>
        <w:t>Tipping points in age/size-structure rather than in biomass…. When we greatly truncate age / size structure, we can cause tipping points via a variety of different ecological mechanisms…. (</w:t>
      </w:r>
      <w:proofErr w:type="gramStart"/>
      <w:r>
        <w:rPr>
          <w:rFonts w:ascii="Helvetica" w:hAnsi="Helvetica"/>
          <w:sz w:val="22"/>
          <w:szCs w:val="22"/>
        </w:rPr>
        <w:t>beyond</w:t>
      </w:r>
      <w:proofErr w:type="gramEnd"/>
      <w:r>
        <w:rPr>
          <w:rFonts w:ascii="Helvetica" w:hAnsi="Helvetica"/>
          <w:sz w:val="22"/>
          <w:szCs w:val="22"/>
        </w:rPr>
        <w:t xml:space="preserve">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w:t>
      </w:r>
      <w:proofErr w:type="gramStart"/>
      <w:r>
        <w:rPr>
          <w:rFonts w:ascii="Helvetica" w:hAnsi="Helvetica"/>
          <w:sz w:val="22"/>
          <w:szCs w:val="22"/>
        </w:rPr>
        <w:t>Older</w:t>
      </w:r>
      <w:proofErr w:type="gramEnd"/>
      <w:r>
        <w:rPr>
          <w:rFonts w:ascii="Helvetica" w:hAnsi="Helvetica"/>
          <w:sz w:val="22"/>
          <w:szCs w:val="22"/>
        </w:rPr>
        <w:t xml:space="preserve"> bigger fish needed to show younger juveniles where to spawn). There is high uncertainty around these kinds of tipping points!</w:t>
      </w:r>
    </w:p>
    <w:p w14:paraId="1BA4B95C" w14:textId="77777777"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4DDEE9DE" w14:textId="77777777" w:rsidR="002E39CD" w:rsidRDefault="002E39CD">
      <w:pPr>
        <w:pStyle w:val="CommentText"/>
      </w:pPr>
      <w:r>
        <w:rPr>
          <w:rStyle w:val="CommentReference"/>
        </w:rPr>
        <w:annotationRef/>
      </w:r>
      <w:r>
        <w:t>Colons are not allowed by some journals. Not sure on “s</w:t>
      </w:r>
    </w:p>
    <w:p w14:paraId="7BBEC488" w14:textId="77777777" w:rsidR="002E39CD" w:rsidRDefault="002E39CD">
      <w:pPr>
        <w:pStyle w:val="CommentText"/>
      </w:pPr>
      <w:r>
        <w:t>Also, feel free to take or leave any of my edits…</w:t>
      </w:r>
      <w:proofErr w:type="gramStart"/>
      <w:r>
        <w:t>.I</w:t>
      </w:r>
      <w:proofErr w:type="gramEnd"/>
      <w:r>
        <w:t xml:space="preserve"> won’t be offended.</w:t>
      </w:r>
    </w:p>
    <w:p w14:paraId="6086A245" w14:textId="77777777" w:rsidR="002E39CD" w:rsidRDefault="002E39CD">
      <w:pPr>
        <w:pStyle w:val="CommentText"/>
      </w:pPr>
    </w:p>
    <w:p w14:paraId="280C1D7D" w14:textId="77777777" w:rsidR="002E39CD" w:rsidRDefault="002E39CD">
      <w:pPr>
        <w:pStyle w:val="CommentText"/>
      </w:pPr>
      <w:r>
        <w:t>BSH: I don’t like titles with colons regardless, so let’s change.  How about ‘Using better monitoring strategies to avoid resource tipping points’</w:t>
      </w:r>
    </w:p>
    <w:p w14:paraId="73D417E1" w14:textId="77777777" w:rsidR="002E39CD" w:rsidRDefault="002E39CD">
      <w:pPr>
        <w:pStyle w:val="CommentText"/>
      </w:pPr>
    </w:p>
    <w:p w14:paraId="2AA4F9EB" w14:textId="77777777" w:rsidR="002E39CD" w:rsidRDefault="002E39CD">
      <w:pPr>
        <w:pStyle w:val="CommentText"/>
      </w:pPr>
    </w:p>
  </w:comment>
  <w:comment w:id="1" w:author="Anne Salomon" w:date="2015-10-28T21:45:00Z" w:initials="AS">
    <w:p w14:paraId="1614647F" w14:textId="77777777" w:rsidR="002E39CD" w:rsidRDefault="002E39CD" w:rsidP="00CC4060">
      <w:pPr>
        <w:pStyle w:val="CommentText"/>
      </w:pPr>
      <w:r>
        <w:rPr>
          <w:rStyle w:val="CommentReference"/>
        </w:rPr>
        <w:annotationRef/>
      </w:r>
    </w:p>
    <w:p w14:paraId="2760117D" w14:textId="77777777" w:rsidR="002E39CD" w:rsidRDefault="002E39CD" w:rsidP="00CC4060">
      <w:pPr>
        <w:pStyle w:val="CommentText"/>
      </w:pPr>
    </w:p>
    <w:p w14:paraId="2B8BA87A" w14:textId="77777777" w:rsidR="002E39CD" w:rsidRDefault="002E39CD" w:rsidP="00CC4060">
      <w:pPr>
        <w:pStyle w:val="CommentText"/>
      </w:pPr>
      <w:r>
        <w:t>Or for those of you who like parsimony:</w:t>
      </w:r>
    </w:p>
    <w:p w14:paraId="27CB0F69" w14:textId="77777777" w:rsidR="002E39CD" w:rsidRDefault="002E39CD" w:rsidP="00CC4060">
      <w:pPr>
        <w:pStyle w:val="CommentText"/>
      </w:pPr>
    </w:p>
    <w:p w14:paraId="341B06BD" w14:textId="77777777" w:rsidR="002E39CD" w:rsidRDefault="002E39CD" w:rsidP="00CC4060">
      <w:pPr>
        <w:pStyle w:val="CommentText"/>
      </w:pPr>
      <w:r>
        <w:t>Monitoring strategies to avoid resource tipping points</w:t>
      </w:r>
    </w:p>
    <w:p w14:paraId="0BDE411A" w14:textId="77777777" w:rsidR="002E39CD" w:rsidRDefault="002E39CD" w:rsidP="00CC4060">
      <w:pPr>
        <w:pStyle w:val="CommentText"/>
      </w:pPr>
    </w:p>
    <w:p w14:paraId="68743E03" w14:textId="77777777" w:rsidR="002E39CD" w:rsidRDefault="002E39CD" w:rsidP="00CC4060">
      <w:pPr>
        <w:pStyle w:val="CommentText"/>
      </w:pPr>
      <w:r>
        <w:t>Or</w:t>
      </w:r>
    </w:p>
    <w:p w14:paraId="4E7BE270" w14:textId="77777777" w:rsidR="002E39CD" w:rsidRDefault="002E39CD" w:rsidP="00CC4060">
      <w:pPr>
        <w:pStyle w:val="CommentText"/>
      </w:pPr>
    </w:p>
    <w:p w14:paraId="01AACB5E" w14:textId="77777777" w:rsidR="002E39CD" w:rsidRDefault="002E39CD" w:rsidP="00CC4060">
      <w:pPr>
        <w:pStyle w:val="CommentText"/>
      </w:pPr>
      <w:r>
        <w:t>Cost effective monitoring strategies to avoid resource tipping points</w:t>
      </w:r>
    </w:p>
    <w:p w14:paraId="68E47AC0" w14:textId="77777777" w:rsidR="002E39CD" w:rsidRDefault="002E39CD" w:rsidP="00CC4060">
      <w:pPr>
        <w:pStyle w:val="CommentText"/>
      </w:pPr>
    </w:p>
    <w:p w14:paraId="20460DC4" w14:textId="3A8ACEE7" w:rsidR="002E39CD" w:rsidRDefault="002E39CD" w:rsidP="00CC4060">
      <w:pPr>
        <w:pStyle w:val="CommentText"/>
      </w:pPr>
      <w:r>
        <w:t xml:space="preserve">BSH: last one of yours is my </w:t>
      </w:r>
      <w:proofErr w:type="spellStart"/>
      <w:r>
        <w:t>fav</w:t>
      </w:r>
      <w:proofErr w:type="spellEnd"/>
      <w:r>
        <w:t>.</w:t>
      </w:r>
    </w:p>
  </w:comment>
  <w:comment w:id="2" w:author="Ben Halpern" w:date="2015-10-28T21:46:00Z" w:initials="BH">
    <w:p w14:paraId="44DF8A12" w14:textId="051950D6" w:rsidR="002E39CD" w:rsidRDefault="002E39CD">
      <w:pPr>
        <w:pStyle w:val="CommentText"/>
      </w:pPr>
      <w:r>
        <w:rPr>
          <w:rStyle w:val="CommentReference"/>
        </w:rPr>
        <w:annotationRef/>
      </w:r>
      <w:r>
        <w:t>Maybe keep as short title even if cut from main title?  Clever way to get that message across.</w:t>
      </w:r>
    </w:p>
  </w:comment>
  <w:comment w:id="3" w:author="Ben Halpern" w:date="2015-10-28T21:46:00Z" w:initials="BH">
    <w:p w14:paraId="27D3B7CB" w14:textId="7D5BC69E" w:rsidR="002E39CD" w:rsidRDefault="002E39CD">
      <w:pPr>
        <w:pStyle w:val="CommentText"/>
      </w:pPr>
      <w:r>
        <w:rPr>
          <w:rStyle w:val="CommentReference"/>
        </w:rPr>
        <w:annotationRef/>
      </w:r>
      <w:r>
        <w:t>If not in title, then add here so that searches on this term find the paper.</w:t>
      </w:r>
    </w:p>
  </w:comment>
  <w:comment w:id="4" w:author="Ben Halpern" w:date="2015-10-28T21:48:00Z" w:initials="BH">
    <w:p w14:paraId="21B08B94" w14:textId="3B96000C" w:rsidR="002E39CD" w:rsidRDefault="002E39CD">
      <w:pPr>
        <w:pStyle w:val="CommentText"/>
      </w:pPr>
      <w:r>
        <w:rPr>
          <w:rStyle w:val="CommentReference"/>
        </w:rPr>
        <w:annotationRef/>
      </w:r>
      <w:r>
        <w:t>Not totally clear what a management tipping point is.  Either needs a short definition or different label, or just cut and say ‘ . . . in value as systems approach tipping points.’</w:t>
      </w:r>
    </w:p>
  </w:comment>
  <w:comment w:id="5" w:author="Ben Halpern" w:date="2015-10-28T21:50:00Z" w:initials="BH">
    <w:p w14:paraId="048CAFF1" w14:textId="4AA20437" w:rsidR="002E39CD" w:rsidRDefault="002E39CD">
      <w:pPr>
        <w:pStyle w:val="CommentText"/>
      </w:pPr>
      <w:r>
        <w:rPr>
          <w:rStyle w:val="CommentReference"/>
        </w:rPr>
        <w:annotationRef/>
      </w:r>
      <w:r>
        <w:t>Up until this point resource management could be around anything.  Here it seems to come from nowhere that it is about harvest rate.  So . . . I think it’s worth staying general here and getting specific about harvest rates being the management action later.</w:t>
      </w:r>
    </w:p>
  </w:comment>
  <w:comment w:id="6" w:author="Timothy Essington" w:date="2015-10-22T13:36:00Z" w:initials="TE">
    <w:p w14:paraId="0EB77F03" w14:textId="2702E62E" w:rsidR="002E39CD" w:rsidRDefault="002E39CD">
      <w:pPr>
        <w:pStyle w:val="CommentText"/>
      </w:pPr>
      <w:r>
        <w:rPr>
          <w:rStyle w:val="CommentReference"/>
        </w:rPr>
        <w:annotationRef/>
      </w:r>
      <w:r>
        <w:t>More specific results needed here, this will help with the last point</w:t>
      </w:r>
    </w:p>
  </w:comment>
  <w:comment w:id="7" w:author="Ben Halpern" w:date="2015-10-28T22:12:00Z" w:initials="BH">
    <w:p w14:paraId="2972B238" w14:textId="3D5232C4" w:rsidR="002E39CD" w:rsidRDefault="002E39CD">
      <w:pPr>
        <w:pStyle w:val="CommentText"/>
      </w:pPr>
      <w:r>
        <w:rPr>
          <w:rStyle w:val="CommentReference"/>
        </w:rPr>
        <w:annotationRef/>
      </w:r>
      <w:r>
        <w:t>Save the restoration/transformation stuff for the discussion, if worth mentioning.</w:t>
      </w:r>
    </w:p>
  </w:comment>
  <w:comment w:id="8" w:author="Crow White" w:date="2015-09-30T14:37:00Z" w:initials="CW">
    <w:p w14:paraId="724816F2" w14:textId="77777777" w:rsidR="002E39CD" w:rsidRDefault="002E39CD">
      <w:pPr>
        <w:pStyle w:val="CommentText"/>
      </w:pPr>
      <w:r>
        <w:rPr>
          <w:rStyle w:val="CommentReference"/>
        </w:rPr>
        <w:annotationRef/>
      </w:r>
      <w:r>
        <w:t>Costello et al. 2010 PNAS: Value of spatial information in designing MPAs to increase fisheries profits</w:t>
      </w:r>
    </w:p>
    <w:p w14:paraId="52A5274B" w14:textId="77777777" w:rsidR="002E39CD" w:rsidRDefault="002E39CD">
      <w:pPr>
        <w:pStyle w:val="CommentText"/>
      </w:pPr>
    </w:p>
    <w:p w14:paraId="24E138F2" w14:textId="77777777" w:rsidR="002E39CD" w:rsidRDefault="002E39CD">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6F526770" w14:textId="77777777" w:rsidR="002E39CD" w:rsidRDefault="002E39CD">
      <w:pPr>
        <w:pStyle w:val="CommentText"/>
      </w:pPr>
    </w:p>
    <w:p w14:paraId="4757377C" w14:textId="77777777" w:rsidR="002E39CD" w:rsidRDefault="002E39CD">
      <w:pPr>
        <w:pStyle w:val="CommentText"/>
      </w:pPr>
      <w:proofErr w:type="spellStart"/>
      <w:r>
        <w:t>Sethi</w:t>
      </w:r>
      <w:proofErr w:type="spellEnd"/>
      <w:r>
        <w:t xml:space="preserve"> et al. 2005 JEEM: Similar to C&amp;P 2008 JEEM</w:t>
      </w:r>
    </w:p>
    <w:p w14:paraId="77F87D5D" w14:textId="77777777" w:rsidR="002E39CD" w:rsidRDefault="002E39CD">
      <w:pPr>
        <w:pStyle w:val="CommentText"/>
      </w:pPr>
    </w:p>
    <w:p w14:paraId="12EE5984" w14:textId="77777777" w:rsidR="002E39CD" w:rsidRDefault="002E39CD">
      <w:pPr>
        <w:pStyle w:val="CommentText"/>
      </w:pPr>
      <w:r>
        <w:t xml:space="preserve">See </w:t>
      </w:r>
      <w:proofErr w:type="spellStart"/>
      <w:r>
        <w:t>Polasky</w:t>
      </w:r>
      <w:proofErr w:type="spellEnd"/>
      <w:r>
        <w:t xml:space="preserve"> et al. 2011 TREE for discussion of how thresholds science changes (simplifies) the </w:t>
      </w:r>
      <w:proofErr w:type="spellStart"/>
      <w:r>
        <w:t>decisionspace</w:t>
      </w:r>
      <w:proofErr w:type="spellEnd"/>
      <w:r>
        <w:t xml:space="preserve"> for managers</w:t>
      </w:r>
    </w:p>
  </w:comment>
  <w:comment w:id="10" w:author="Crow White" w:date="2015-09-30T14:37:00Z" w:initials="CW">
    <w:p w14:paraId="73360FD8" w14:textId="77777777" w:rsidR="002E39CD" w:rsidRDefault="002E39CD">
      <w:pPr>
        <w:pStyle w:val="CommentText"/>
      </w:pPr>
      <w:r>
        <w:rPr>
          <w:rStyle w:val="CommentReference"/>
        </w:rPr>
        <w:annotationRef/>
      </w:r>
      <w:r>
        <w:t>Possibly some relevant literature:</w:t>
      </w:r>
    </w:p>
    <w:p w14:paraId="7C0AC7ED" w14:textId="77777777" w:rsidR="002E39CD" w:rsidRDefault="002E39CD">
      <w:pPr>
        <w:pStyle w:val="CommentText"/>
      </w:pPr>
      <w:r>
        <w:t xml:space="preserve">Fuller et al. 2008 </w:t>
      </w:r>
      <w:proofErr w:type="spellStart"/>
      <w:r>
        <w:t>Ecol</w:t>
      </w:r>
      <w:proofErr w:type="spellEnd"/>
      <w:r>
        <w:t xml:space="preserve"> Apps</w:t>
      </w:r>
    </w:p>
    <w:p w14:paraId="44A4D60B" w14:textId="77777777" w:rsidR="002E39CD" w:rsidRDefault="002E39CD">
      <w:pPr>
        <w:pStyle w:val="CommentText"/>
      </w:pPr>
    </w:p>
    <w:p w14:paraId="02B44316" w14:textId="77777777" w:rsidR="002E39CD" w:rsidRDefault="002E39CD">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587E435C" w14:textId="77777777" w:rsidR="002E39CD" w:rsidRDefault="002E39CD">
      <w:pPr>
        <w:pStyle w:val="CommentText"/>
      </w:pPr>
    </w:p>
    <w:p w14:paraId="7EEB0C3E" w14:textId="77777777" w:rsidR="002E39CD" w:rsidRDefault="002E39CD">
      <w:pPr>
        <w:pStyle w:val="CommentText"/>
      </w:pPr>
      <w:r>
        <w:t xml:space="preserve">AS: great points. </w:t>
      </w:r>
      <w:proofErr w:type="gramStart"/>
      <w:r>
        <w:t>lets</w:t>
      </w:r>
      <w:proofErr w:type="gramEnd"/>
      <w:r>
        <w:t xml:space="preserve"> add an MPA paragraph here somewhere, perhaps as a justification for promoting a precautionary buffer that is just generally conservative. </w:t>
      </w:r>
    </w:p>
  </w:comment>
  <w:comment w:id="11" w:author="Timothy Essington" w:date="2015-10-22T13:43:00Z" w:initials="TE">
    <w:p w14:paraId="6798E324" w14:textId="3DF7AB65" w:rsidR="002E39CD" w:rsidRDefault="002E39CD">
      <w:pPr>
        <w:pStyle w:val="CommentText"/>
      </w:pPr>
      <w:r>
        <w:rPr>
          <w:rStyle w:val="CommentReference"/>
        </w:rPr>
        <w:annotationRef/>
      </w:r>
      <w:r>
        <w:t xml:space="preserve">Found this sentence </w:t>
      </w:r>
      <w:proofErr w:type="gramStart"/>
      <w:r>
        <w:t>a  bit</w:t>
      </w:r>
      <w:proofErr w:type="gramEnd"/>
      <w:r>
        <w:t xml:space="preserve"> confusing because it mixes ecosystem assessments with resource assessments.  The latter would be applied in considering a range of human activities.  Perhaps just change the end to reflect that point?</w:t>
      </w:r>
    </w:p>
  </w:comment>
  <w:comment w:id="12" w:author="Ben Halpern" w:date="2015-10-28T22:09:00Z" w:initials="BH">
    <w:p w14:paraId="2EF85F43" w14:textId="26AC9584" w:rsidR="002E39CD" w:rsidRDefault="002E39CD">
      <w:pPr>
        <w:pStyle w:val="CommentText"/>
      </w:pPr>
      <w:r>
        <w:rPr>
          <w:rStyle w:val="CommentReference"/>
        </w:rPr>
        <w:annotationRef/>
      </w:r>
      <w:r>
        <w:t>Again, not sure what a management threshold is.</w:t>
      </w:r>
    </w:p>
  </w:comment>
  <w:comment w:id="13" w:author="Ben Halpern" w:date="2015-10-28T22:15:00Z" w:initials="BH">
    <w:p w14:paraId="7FCF3771" w14:textId="5C129015" w:rsidR="002E39CD" w:rsidRDefault="002E39CD">
      <w:pPr>
        <w:pStyle w:val="CommentText"/>
      </w:pPr>
      <w:r>
        <w:rPr>
          <w:rStyle w:val="CommentReference"/>
        </w:rPr>
        <w:annotationRef/>
      </w:r>
      <w:r>
        <w:t>Still not clear what this is.</w:t>
      </w:r>
    </w:p>
  </w:comment>
  <w:comment w:id="14" w:author="Anne Salomon" w:date="2015-09-30T14:37:00Z" w:initials="AS">
    <w:p w14:paraId="63EC31C5" w14:textId="77777777" w:rsidR="002E39CD" w:rsidRDefault="002E39CD">
      <w:pPr>
        <w:pStyle w:val="CommentText"/>
      </w:pPr>
      <w:r>
        <w:rPr>
          <w:rStyle w:val="CommentReference"/>
        </w:rPr>
        <w:annotationRef/>
      </w:r>
      <w:r>
        <w:t xml:space="preserve">I love the simultaneous analysis of ecosystem tipping points and management thresholds. We need to distinguish between them and set them up here in the intro </w:t>
      </w:r>
    </w:p>
  </w:comment>
  <w:comment w:id="15" w:author="Ben Halpern" w:date="2015-10-28T22:10:00Z" w:initials="BH">
    <w:p w14:paraId="2A05E9DD" w14:textId="049AEA15" w:rsidR="002E39CD" w:rsidRDefault="002E39CD">
      <w:pPr>
        <w:pStyle w:val="CommentText"/>
      </w:pPr>
      <w:r>
        <w:rPr>
          <w:rStyle w:val="CommentReference"/>
        </w:rPr>
        <w:annotationRef/>
      </w:r>
      <w:r>
        <w:t>Now is when we can get specific about harvest as the action being managed.</w:t>
      </w:r>
    </w:p>
  </w:comment>
  <w:comment w:id="16" w:author="Ben Halpern" w:date="2015-10-28T22:21:00Z" w:initials="BH">
    <w:p w14:paraId="3CDDB5BF" w14:textId="056A0F25" w:rsidR="002E39CD" w:rsidRDefault="002E39CD">
      <w:pPr>
        <w:pStyle w:val="CommentText"/>
      </w:pPr>
      <w:r>
        <w:rPr>
          <w:rStyle w:val="CommentReference"/>
        </w:rPr>
        <w:annotationRef/>
      </w:r>
      <w:r>
        <w:t>Saying ‘a management strategy evaluation' sounds weird to me, I guess because I don't fully know what MSE is.  Why the 'a' in front of it?  Is it worth a brief description of what MSE is and what it does as an analytical tool?</w:t>
      </w:r>
    </w:p>
  </w:comment>
  <w:comment w:id="17" w:author="Timothy Essington" w:date="2015-10-22T13:45:00Z" w:initials="TE">
    <w:p w14:paraId="2EBEC0BB" w14:textId="7CB6D0D2" w:rsidR="002E39CD" w:rsidRDefault="002E39CD">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comment>
  <w:comment w:id="18" w:author="Anne Salomon" w:date="2015-09-30T14:37:00Z" w:initials="AS">
    <w:p w14:paraId="2A1A4259" w14:textId="77777777" w:rsidR="002E39CD" w:rsidRDefault="002E39CD">
      <w:pPr>
        <w:pStyle w:val="CommentText"/>
      </w:pPr>
      <w:r>
        <w:rPr>
          <w:rStyle w:val="CommentReference"/>
        </w:rPr>
        <w:annotationRef/>
      </w:r>
      <w:r>
        <w:t>This reminds me of the arguments made in Ludwig et al. 1993 – we should consider citing this up front….</w:t>
      </w:r>
    </w:p>
  </w:comment>
  <w:comment w:id="19" w:author="Timothy Essington" w:date="2015-10-22T13:46:00Z" w:initials="TE">
    <w:p w14:paraId="67A66690" w14:textId="500D4559" w:rsidR="002E39CD" w:rsidRDefault="002E39CD">
      <w:pPr>
        <w:pStyle w:val="CommentText"/>
      </w:pPr>
      <w:r>
        <w:rPr>
          <w:rStyle w:val="CommentReference"/>
        </w:rPr>
        <w:annotationRef/>
      </w:r>
      <w:r>
        <w:t>Worth emphasizing here that we are looking at both costs and benefits of monitoring (this may not be clear when stating "value of monitoring")</w:t>
      </w:r>
    </w:p>
  </w:comment>
  <w:comment w:id="20" w:author="Ben Halpern" w:date="2015-10-28T22:27:00Z" w:initials="BH">
    <w:p w14:paraId="0E52E94F" w14:textId="73BAC5DC" w:rsidR="002E39CD" w:rsidRDefault="002E39CD">
      <w:pPr>
        <w:pStyle w:val="CommentText"/>
      </w:pPr>
      <w:ins w:id="21" w:author="Ben Halpern" w:date="2015-10-28T22:27:00Z">
        <w:r>
          <w:rPr>
            <w:rStyle w:val="CommentReference"/>
          </w:rPr>
          <w:annotationRef/>
        </w:r>
      </w:ins>
      <w:bookmarkStart w:id="22" w:name="_GoBack"/>
      <w:bookmarkEnd w:id="22"/>
      <w:r>
        <w:t>Possible solution to Crow’s question and your response, just below.</w:t>
      </w:r>
    </w:p>
  </w:comment>
  <w:comment w:id="23" w:author="Crow White" w:date="2015-09-30T14:37:00Z" w:initials="CW">
    <w:p w14:paraId="4C7016B0" w14:textId="77777777" w:rsidR="002E39CD" w:rsidRDefault="002E39CD">
      <w:pPr>
        <w:pStyle w:val="CommentText"/>
      </w:pPr>
      <w:r>
        <w:rPr>
          <w:rStyle w:val="CommentReference"/>
        </w:rPr>
        <w:annotationRef/>
      </w:r>
      <w:r>
        <w:t>Does the assessment model know the error, or just the estimate of the sample?</w:t>
      </w:r>
    </w:p>
    <w:p w14:paraId="03234D49" w14:textId="77777777" w:rsidR="002E39CD" w:rsidRDefault="002E39CD">
      <w:pPr>
        <w:pStyle w:val="CommentText"/>
      </w:pPr>
    </w:p>
    <w:p w14:paraId="7C5899D8" w14:textId="77777777" w:rsidR="002E39CD" w:rsidRDefault="002E39CD">
      <w:pPr>
        <w:pStyle w:val="CommentText"/>
      </w:pPr>
      <w:r>
        <w:t xml:space="preserve"> AS: The assessment model only knows the estimate of the sample (</w:t>
      </w:r>
      <w:proofErr w:type="spellStart"/>
      <w:r>
        <w:t>Bhat</w:t>
      </w:r>
      <w:proofErr w:type="spellEnd"/>
      <w:r>
        <w:t>)</w:t>
      </w:r>
    </w:p>
  </w:comment>
  <w:comment w:id="25" w:author="Timothy Essington" w:date="2015-10-22T13:48:00Z" w:initials="TE">
    <w:p w14:paraId="4A41AF94" w14:textId="42217709" w:rsidR="002E39CD" w:rsidRDefault="002E39CD">
      <w:pPr>
        <w:pStyle w:val="CommentText"/>
      </w:pPr>
      <w:r>
        <w:rPr>
          <w:rStyle w:val="CommentReference"/>
        </w:rPr>
        <w:annotationRef/>
      </w:r>
      <w:r>
        <w:t xml:space="preserve">This </w:t>
      </w:r>
      <w:proofErr w:type="gramStart"/>
      <w:r>
        <w:t>is  the</w:t>
      </w:r>
      <w:proofErr w:type="gramEnd"/>
      <w:r>
        <w:t xml:space="preserve"> parameterization from Morris and </w:t>
      </w:r>
      <w:proofErr w:type="spellStart"/>
      <w:r>
        <w:t>Doak’s</w:t>
      </w:r>
      <w:proofErr w:type="spellEnd"/>
      <w:r>
        <w:t xml:space="preserve"> quantitative conservation biology.  I find it easy and intuitive to use.  </w:t>
      </w:r>
    </w:p>
    <w:p w14:paraId="09263120" w14:textId="77777777" w:rsidR="002E39CD" w:rsidRDefault="002E39CD">
      <w:pPr>
        <w:pStyle w:val="CommentText"/>
      </w:pPr>
    </w:p>
    <w:p w14:paraId="19375E16" w14:textId="05DF5C0E" w:rsidR="002E39CD" w:rsidRDefault="002E39CD">
      <w:pPr>
        <w:pStyle w:val="CommentText"/>
      </w:pPr>
      <w:r>
        <w:t>Also, we can drop the Gordon-Schaefer nod as this is also just a modified logistic model with removals</w:t>
      </w:r>
    </w:p>
  </w:comment>
  <w:comment w:id="24" w:author="Crow White" w:date="2015-09-30T14:37:00Z" w:initials="CW">
    <w:p w14:paraId="6E12F9BD" w14:textId="77777777" w:rsidR="002E39CD" w:rsidRDefault="002E39CD">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6903CBC2" w14:textId="77777777" w:rsidR="002E39CD" w:rsidRDefault="002E39CD">
      <w:pPr>
        <w:pStyle w:val="CommentText"/>
      </w:pPr>
    </w:p>
    <w:p w14:paraId="51ACB44E" w14:textId="77777777" w:rsidR="002E39CD" w:rsidRDefault="002E39CD">
      <w:pPr>
        <w:pStyle w:val="CommentText"/>
      </w:pPr>
      <w:r>
        <w:t xml:space="preserve">AS: I like the </w:t>
      </w:r>
      <w:proofErr w:type="spellStart"/>
      <w:r>
        <w:t>courchamp</w:t>
      </w:r>
      <w:proofErr w:type="spellEnd"/>
      <w:r>
        <w:t xml:space="preserve"> one too, but I think we should stick with this one since it’s nice to have A as the tipping point location. Tim, I think had an additional thought. </w:t>
      </w:r>
    </w:p>
  </w:comment>
  <w:comment w:id="26" w:author="Timothy Essington" w:date="2015-10-22T14:13:00Z" w:initials="TE">
    <w:p w14:paraId="5FD92AC9" w14:textId="69447D31" w:rsidR="002E39CD" w:rsidRDefault="002E39CD">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comment>
  <w:comment w:id="27" w:author="Timothy Essington" w:date="2015-10-28T22:31:00Z" w:initials="TE">
    <w:p w14:paraId="6C3DD5F1" w14:textId="684E8D4A" w:rsidR="002E39CD" w:rsidRDefault="002E39CD">
      <w:pPr>
        <w:pStyle w:val="CommentText"/>
      </w:pPr>
      <w:r>
        <w:rPr>
          <w:rStyle w:val="CommentReference"/>
        </w:rPr>
        <w:annotationRef/>
      </w:r>
      <w:r>
        <w:t>I didn’t follow this – I think because you used the word matrix so I assumed this was some mathematical property.  I think it is simple to say the degree of precision in the real world could be based on the spatial extent, temporal extent, and degree to which samples are replicated.</w:t>
      </w:r>
    </w:p>
    <w:p w14:paraId="67211736" w14:textId="77777777" w:rsidR="002E39CD" w:rsidRDefault="002E39CD">
      <w:pPr>
        <w:pStyle w:val="CommentText"/>
      </w:pPr>
    </w:p>
    <w:p w14:paraId="7B845E53" w14:textId="1F46C108" w:rsidR="002E39CD" w:rsidRDefault="002E39CD">
      <w:pPr>
        <w:pStyle w:val="CommentText"/>
      </w:pPr>
      <w:r>
        <w:t>BSH: I agree with Tim here.</w:t>
      </w:r>
    </w:p>
  </w:comment>
  <w:comment w:id="28" w:author="Timothy Essington" w:date="2015-10-22T13:55:00Z" w:initials="TE">
    <w:p w14:paraId="0DB313B9" w14:textId="589158AE" w:rsidR="002E39CD" w:rsidRDefault="002E39CD">
      <w:pPr>
        <w:pStyle w:val="CommentText"/>
      </w:pPr>
      <w:r>
        <w:rPr>
          <w:rStyle w:val="CommentReference"/>
        </w:rPr>
        <w:annotationRef/>
      </w:r>
      <w:r>
        <w:t>Also we are assuming that precision depends only on current year monitoring</w:t>
      </w:r>
    </w:p>
  </w:comment>
  <w:comment w:id="29" w:author="Timothy Essington" w:date="2015-10-22T13:59:00Z" w:initials="TE">
    <w:p w14:paraId="7946C0CF" w14:textId="0F1D623E" w:rsidR="002E39CD" w:rsidRDefault="002E39CD">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comment>
  <w:comment w:id="30" w:author="Crow White" w:date="2015-10-15T13:19:00Z" w:initials="CW">
    <w:p w14:paraId="0D3EB71C" w14:textId="77777777" w:rsidR="002E39CD" w:rsidRDefault="002E39CD">
      <w:pPr>
        <w:pStyle w:val="CommentText"/>
      </w:pPr>
      <w:r>
        <w:rPr>
          <w:rStyle w:val="CommentReference"/>
        </w:rPr>
        <w:annotationRef/>
      </w:r>
      <w:r>
        <w:t xml:space="preserve">This may be fine, but, technically, I think you mean fishing mortality rate, F, which is a function of effort and </w:t>
      </w:r>
      <w:proofErr w:type="spellStart"/>
      <w:r>
        <w:t>catchability</w:t>
      </w:r>
      <w:proofErr w:type="spellEnd"/>
      <w:r>
        <w:t>: F=E*q</w:t>
      </w:r>
    </w:p>
    <w:p w14:paraId="3A0367C4" w14:textId="77777777" w:rsidR="002E39CD" w:rsidRDefault="002E39CD">
      <w:pPr>
        <w:pStyle w:val="CommentText"/>
      </w:pPr>
    </w:p>
    <w:p w14:paraId="242EF06A" w14:textId="40EC5185" w:rsidR="002E39CD" w:rsidRDefault="002E39CD">
      <w:pPr>
        <w:pStyle w:val="CommentText"/>
      </w:pPr>
      <w:r>
        <w:t xml:space="preserve">AS: Yes </w:t>
      </w:r>
    </w:p>
    <w:p w14:paraId="2FB0A5B1" w14:textId="77777777" w:rsidR="002E39CD" w:rsidRDefault="002E39CD">
      <w:pPr>
        <w:pStyle w:val="CommentText"/>
      </w:pPr>
    </w:p>
  </w:comment>
  <w:comment w:id="31" w:author="Crow White" w:date="2015-09-30T14:37:00Z" w:initials="CW">
    <w:p w14:paraId="45E3921B" w14:textId="77777777" w:rsidR="002E39CD" w:rsidRDefault="002E39CD">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4668EC47" w14:textId="77777777" w:rsidR="002E39CD" w:rsidRDefault="002E39CD">
      <w:pPr>
        <w:pStyle w:val="CommentText"/>
      </w:pPr>
    </w:p>
    <w:p w14:paraId="423D2ACC" w14:textId="77777777" w:rsidR="002E39CD" w:rsidRDefault="002E39CD">
      <w:pPr>
        <w:pStyle w:val="CommentText"/>
      </w:pPr>
      <w:r>
        <w:t xml:space="preserve">AS: you’re right. H is max harvest mortality H = Eq. </w:t>
      </w:r>
    </w:p>
  </w:comment>
  <w:comment w:id="33" w:author="Ben Halpern" w:date="2015-10-30T07:33:00Z" w:initials="BH">
    <w:p w14:paraId="604AEFC0" w14:textId="6C19D14E" w:rsidR="002E39CD" w:rsidRDefault="002E39CD">
      <w:pPr>
        <w:pStyle w:val="CommentText"/>
      </w:pPr>
      <w:ins w:id="36" w:author="Ben Halpern" w:date="2015-10-30T07:33:00Z">
        <w:r>
          <w:rPr>
            <w:rStyle w:val="CommentReference"/>
          </w:rPr>
          <w:annotationRef/>
        </w:r>
      </w:ins>
      <w:r>
        <w:t>Maybe I’m just slow, but I need this sentence here to mitigate my comments/concerns (next comment and comment in first scenario results, which can be ignored if you agree with this sentence).</w:t>
      </w:r>
    </w:p>
  </w:comment>
  <w:comment w:id="32" w:author="Timothy Essington" w:date="2015-10-22T14:26:00Z" w:initials="TE">
    <w:p w14:paraId="47EB07A4" w14:textId="12CB7D72" w:rsidR="002E39CD" w:rsidRDefault="002E39CD">
      <w:pPr>
        <w:pStyle w:val="CommentText"/>
      </w:pPr>
      <w:r>
        <w:rPr>
          <w:rStyle w:val="CommentReference"/>
        </w:rPr>
        <w:annotationRef/>
      </w:r>
      <w:r>
        <w:t>What I wrote is probably incorrect…</w:t>
      </w:r>
      <w:proofErr w:type="gramStart"/>
      <w:r>
        <w:t>.but</w:t>
      </w:r>
      <w:proofErr w:type="gramEnd"/>
      <w:r>
        <w:t xml:space="preserve"> I am getting a bit lost as to where this cost is being applied in the results.   I think my confusion comes in because this term is considered only in </w:t>
      </w:r>
      <w:proofErr w:type="gramStart"/>
      <w:r>
        <w:t>the  last</w:t>
      </w:r>
      <w:proofErr w:type="gramEnd"/>
      <w:r>
        <w:t xml:space="preserve"> part of the results - the rest ust looks at NPV w/out looking at monitoring costs.  That is OK, I think, just need to be clear about that and give a reasonable justification for it (like the first part is intended to reveal basic properties of the coupled resource - management system under uncertainty, the second is to weight costs and benefits of different monitoring scenarios)</w:t>
      </w:r>
    </w:p>
  </w:comment>
  <w:comment w:id="38" w:author="Ben Halpern" w:date="2015-10-30T07:29:00Z" w:initials="BH">
    <w:p w14:paraId="3FA8E19B" w14:textId="1FF3C096" w:rsidR="002E39CD" w:rsidRDefault="002E39CD">
      <w:pPr>
        <w:pStyle w:val="CommentText"/>
      </w:pPr>
      <w:r>
        <w:rPr>
          <w:rStyle w:val="CommentReference"/>
        </w:rPr>
        <w:annotationRef/>
      </w:r>
      <w:r>
        <w:t>I’m not convinced of this.  Don’t we need some way to directly compare c_e and c_m??  How else can we make statements about NPV under different harvest/monitoring scenarios?  Maybe I'm missing something, but this issue came up for me when the results on the first scenario are presented and discussed (see comments there).</w:t>
      </w:r>
    </w:p>
  </w:comment>
  <w:comment w:id="40" w:author="Crow White" w:date="2015-10-22T14:07:00Z" w:initials="CW">
    <w:p w14:paraId="7567483F" w14:textId="77777777" w:rsidR="002E39CD" w:rsidRDefault="002E39CD">
      <w:pPr>
        <w:pStyle w:val="CommentText"/>
      </w:pPr>
      <w:r>
        <w:rPr>
          <w:rStyle w:val="CommentReference"/>
        </w:rPr>
        <w:annotationRef/>
      </w:r>
      <w:r>
        <w:t xml:space="preserve">This could be a parameter that is varied as well.  Possibly even have it be multiplied by A so the management tipping point is explicitly linked to the biological tipping point. </w:t>
      </w:r>
      <w:proofErr w:type="gramStart"/>
      <w:r>
        <w:t>i</w:t>
      </w:r>
      <w:proofErr w:type="gramEnd"/>
      <w:r>
        <w:t xml:space="preserve">.e., </w:t>
      </w:r>
      <w:proofErr w:type="spellStart"/>
      <w:r>
        <w:t>B_mgmtTP</w:t>
      </w:r>
      <w:proofErr w:type="spellEnd"/>
      <w:r>
        <w:t xml:space="preserve"> = omega*A, where omega is &gt;=1 and varied to reflect how cautionary management is </w:t>
      </w:r>
      <w:proofErr w:type="spellStart"/>
      <w:r>
        <w:t>wrt</w:t>
      </w:r>
      <w:proofErr w:type="spellEnd"/>
      <w:r>
        <w:t xml:space="preserve"> the TP.</w:t>
      </w:r>
    </w:p>
    <w:p w14:paraId="164B9558" w14:textId="77777777" w:rsidR="002E39CD" w:rsidRDefault="002E39CD">
      <w:pPr>
        <w:pStyle w:val="CommentText"/>
      </w:pPr>
      <w:r>
        <w:t>Just a thought</w:t>
      </w:r>
    </w:p>
    <w:p w14:paraId="6CAD1F91" w14:textId="77777777" w:rsidR="002E39CD" w:rsidRDefault="002E39CD">
      <w:pPr>
        <w:pStyle w:val="CommentText"/>
      </w:pPr>
    </w:p>
    <w:p w14:paraId="48A0EC45" w14:textId="0B12BAF0" w:rsidR="002E39CD" w:rsidRDefault="002E39CD">
      <w:pPr>
        <w:pStyle w:val="CommentText"/>
      </w:pPr>
      <w:r>
        <w:t xml:space="preserve">AS: I think that’s cleaner. </w:t>
      </w:r>
    </w:p>
    <w:p w14:paraId="689A3F5C" w14:textId="30B1874E" w:rsidR="002E39CD" w:rsidRDefault="002E39CD">
      <w:pPr>
        <w:pStyle w:val="CommentText"/>
      </w:pPr>
    </w:p>
    <w:p w14:paraId="25A08F08" w14:textId="77777777" w:rsidR="002E39CD" w:rsidRDefault="002E39CD">
      <w:pPr>
        <w:pStyle w:val="CommentText"/>
      </w:pPr>
      <w:r>
        <w:t>TEE: agreed</w:t>
      </w:r>
    </w:p>
  </w:comment>
  <w:comment w:id="39" w:author="Ben Halpern" w:date="2015-10-30T07:18:00Z" w:initials="BH">
    <w:p w14:paraId="167A884A" w14:textId="508A9B5E" w:rsidR="002E39CD" w:rsidRDefault="002E39CD">
      <w:pPr>
        <w:pStyle w:val="CommentText"/>
      </w:pPr>
      <w:r>
        <w:rPr>
          <w:rStyle w:val="CommentReference"/>
        </w:rPr>
        <w:annotationRef/>
      </w:r>
      <w:r>
        <w:t>Sounds like everyone agrees with Crow's idea here, so worth implementing??</w:t>
      </w:r>
    </w:p>
  </w:comment>
  <w:comment w:id="41" w:author="Ben Halpern" w:date="2015-10-30T07:20:00Z" w:initials="BH">
    <w:p w14:paraId="5B8BA1ED" w14:textId="71A7C027" w:rsidR="002E39CD" w:rsidRDefault="002E39CD">
      <w:pPr>
        <w:pStyle w:val="CommentText"/>
      </w:pPr>
      <w:r>
        <w:rPr>
          <w:rStyle w:val="CommentReference"/>
        </w:rPr>
        <w:annotationRef/>
      </w:r>
      <w:r>
        <w:t>Reviewers will want to see this word as a section header and it's what the section has anyway . . .</w:t>
      </w:r>
    </w:p>
  </w:comment>
  <w:comment w:id="42" w:author="Ben Halpern" w:date="2015-10-30T15:27:00Z" w:initials="BH">
    <w:p w14:paraId="20CB6521" w14:textId="45E235B2" w:rsidR="002E39CD" w:rsidRDefault="002E39CD">
      <w:pPr>
        <w:pStyle w:val="CommentText"/>
      </w:pPr>
      <w:r>
        <w:rPr>
          <w:rStyle w:val="CommentReference"/>
        </w:rPr>
        <w:annotationRef/>
      </w:r>
      <w:r>
        <w:t>The structure of this and the following three sections is basically methods paragraph, results paragraph.  I could see a reviewer wanting the methods stuff moved above into the methods section in a sub-heading ‘scenarios’ and then just presenting the results here.  Not sure if that’s necessary, but I do find these sections here dense to read for the methods as they pack a lot in.</w:t>
      </w:r>
    </w:p>
  </w:comment>
  <w:comment w:id="43" w:author="Ben Halpern" w:date="2015-10-30T07:20:00Z" w:initials="BH">
    <w:p w14:paraId="38560EAE" w14:textId="3D339CC0" w:rsidR="002E39CD" w:rsidRDefault="002E39CD">
      <w:pPr>
        <w:pStyle w:val="CommentText"/>
      </w:pPr>
      <w:r>
        <w:rPr>
          <w:rStyle w:val="CommentReference"/>
        </w:rPr>
        <w:annotationRef/>
      </w:r>
      <w:r>
        <w:t>Past tense like previous sentence?</w:t>
      </w:r>
    </w:p>
  </w:comment>
  <w:comment w:id="44" w:author="Ben Halpern" w:date="2015-10-30T07:36:00Z" w:initials="BH">
    <w:p w14:paraId="12E09950" w14:textId="09887C06" w:rsidR="002E39CD" w:rsidRDefault="002E39CD">
      <w:pPr>
        <w:pStyle w:val="CommentText"/>
      </w:pPr>
      <w:r>
        <w:rPr>
          <w:rStyle w:val="CommentReference"/>
        </w:rPr>
        <w:annotationRef/>
      </w:r>
      <w:r>
        <w:t>I don’t understand how we can say this (see my comment about measuring costs above). Does NPV ignore monitoring costs?  I think so, in which case mostly ignore this comment.  But I still don’t understand the idea that NPV is highest with precise biomass estimates.  Is that because the precision allows for higher MSY values?  If so, maybe just state that explicitly to help the reader (me) quickly digest what is going on.</w:t>
      </w:r>
    </w:p>
  </w:comment>
  <w:comment w:id="45" w:author="Ben Halpern" w:date="2015-10-30T14:36:00Z" w:initials="BH">
    <w:p w14:paraId="29D49FD8" w14:textId="3DF87781" w:rsidR="002E39CD" w:rsidRDefault="002E39CD">
      <w:pPr>
        <w:pStyle w:val="CommentText"/>
      </w:pPr>
      <w:r>
        <w:rPr>
          <w:rStyle w:val="CommentReference"/>
        </w:rPr>
        <w:annotationRef/>
      </w:r>
      <w:r>
        <w:t xml:space="preserve">Increases until </w:t>
      </w:r>
      <w:proofErr w:type="spellStart"/>
      <w:r>
        <w:t>pHmsy</w:t>
      </w:r>
      <w:proofErr w:type="spellEnd"/>
      <w:r>
        <w:t xml:space="preserve"> = about 1.0 and then stabilizes, right</w:t>
      </w:r>
      <w:proofErr w:type="gramStart"/>
      <w:r>
        <w:t>?.</w:t>
      </w:r>
      <w:proofErr w:type="gramEnd"/>
      <w:r>
        <w:t xml:space="preserve">  Worth mentioning and discussing, or just a nuance?</w:t>
      </w:r>
    </w:p>
  </w:comment>
  <w:comment w:id="46" w:author="Adrian Stier" w:date="2015-11-02T16:21:00Z" w:initials="AS">
    <w:p w14:paraId="5B775C19" w14:textId="3E0A0203" w:rsidR="000A52A2" w:rsidRDefault="000A52A2">
      <w:pPr>
        <w:pStyle w:val="CommentText"/>
      </w:pPr>
      <w:r>
        <w:rPr>
          <w:rStyle w:val="CommentReference"/>
        </w:rPr>
        <w:annotationRef/>
      </w:r>
      <w:r>
        <w:t xml:space="preserve">TE: </w:t>
      </w:r>
      <w:r>
        <w:rPr>
          <w:rFonts w:ascii="Helvetica" w:hAnsi="Helvetica"/>
          <w:sz w:val="22"/>
          <w:szCs w:val="22"/>
        </w:rPr>
        <w:t>Another way to think about this graph is how much more NPV is generated from a large increase in precision – differences get really bit after target &gt;HMSY</w:t>
      </w:r>
    </w:p>
  </w:comment>
  <w:comment w:id="48" w:author="Ben Halpern" w:date="2015-10-30T15:30:00Z" w:initials="BH">
    <w:p w14:paraId="50000B4F" w14:textId="2135557D" w:rsidR="002E39CD" w:rsidRDefault="002E39CD">
      <w:pPr>
        <w:pStyle w:val="CommentText"/>
      </w:pPr>
      <w:r>
        <w:rPr>
          <w:rStyle w:val="CommentReference"/>
        </w:rPr>
        <w:annotationRef/>
      </w:r>
      <w:r>
        <w:t>As stated this seems an obvious outcome – but maybe the obvious needs to be stated?</w:t>
      </w:r>
    </w:p>
  </w:comment>
  <w:comment w:id="50" w:author="Ben Halpern" w:date="2015-10-30T15:33:00Z" w:initials="BH">
    <w:p w14:paraId="741CA3BD" w14:textId="268A0CAB" w:rsidR="002E39CD" w:rsidRDefault="002E39CD">
      <w:pPr>
        <w:pStyle w:val="CommentText"/>
      </w:pPr>
      <w:ins w:id="51" w:author="Ben Halpern" w:date="2015-10-30T15:32:00Z">
        <w:r>
          <w:rPr>
            <w:rStyle w:val="CommentReference"/>
          </w:rPr>
          <w:annotationRef/>
        </w:r>
      </w:ins>
      <w:r>
        <w:t>Is this true? I think so.  I think it’s really helpful to have a statement like that that makes it really clear what results mean</w:t>
      </w:r>
    </w:p>
  </w:comment>
  <w:comment w:id="49" w:author="Ben Halpern" w:date="2015-10-30T15:28:00Z" w:initials="BH">
    <w:p w14:paraId="21689BB5" w14:textId="745C2625" w:rsidR="002E39CD" w:rsidRDefault="002E39CD">
      <w:pPr>
        <w:pStyle w:val="CommentText"/>
      </w:pPr>
      <w:r>
        <w:rPr>
          <w:rStyle w:val="CommentReference"/>
        </w:rPr>
        <w:annotationRef/>
      </w:r>
      <w:r>
        <w:t>This is a pretty dense sentence and it took me a while to figure out what was being done.  Maybe just break into two sentences?  Or maybe I just need to get smarter?</w:t>
      </w:r>
    </w:p>
  </w:comment>
  <w:comment w:id="52" w:author="Timothy Essington" w:date="2015-10-22T14:29:00Z" w:initials="TE">
    <w:p w14:paraId="15FB5401" w14:textId="4114F479" w:rsidR="002E39CD" w:rsidRDefault="002E39CD">
      <w:pPr>
        <w:pStyle w:val="CommentText"/>
      </w:pPr>
      <w:r>
        <w:rPr>
          <w:rStyle w:val="CommentReference"/>
        </w:rPr>
        <w:annotationRef/>
      </w:r>
      <w:r>
        <w:t xml:space="preserve">This term is potentially confusing.  Let’s call this a management threshold – actually even that isn’t right because it’s a threshold </w:t>
      </w:r>
      <w:proofErr w:type="spellStart"/>
      <w:r>
        <w:t>fron</w:t>
      </w:r>
      <w:proofErr w:type="spellEnd"/>
      <w:r>
        <w:t xml:space="preserve"> the perspective of resource users.  Hmmm…</w:t>
      </w:r>
      <w:proofErr w:type="gramStart"/>
      <w:r>
        <w:t>.either</w:t>
      </w:r>
      <w:proofErr w:type="gramEnd"/>
      <w:r>
        <w:t xml:space="preserve"> way we’ll need to add more words to explain this and avoid confusion</w:t>
      </w:r>
    </w:p>
  </w:comment>
  <w:comment w:id="53" w:author="Timothy Essington" w:date="2015-10-22T14:32:00Z" w:initials="TE">
    <w:p w14:paraId="1F6ECD66" w14:textId="6A2673E0" w:rsidR="002E39CD" w:rsidRDefault="002E39CD">
      <w:pPr>
        <w:pStyle w:val="CommentText"/>
      </w:pPr>
      <w:r>
        <w:rPr>
          <w:rStyle w:val="CommentReference"/>
        </w:rPr>
        <w:annotationRef/>
      </w:r>
      <w:r>
        <w:t xml:space="preserve">The figure shows 4 scenarios but I’m having trouble figuring out the fourth.  Here you describe three. </w:t>
      </w:r>
    </w:p>
  </w:comment>
  <w:comment w:id="54" w:author="Timothy Essington" w:date="2015-10-22T14:33:00Z" w:initials="TE">
    <w:p w14:paraId="3C7ECF32" w14:textId="431405FB" w:rsidR="002E39CD" w:rsidRDefault="002E39CD">
      <w:pPr>
        <w:pStyle w:val="CommentText"/>
      </w:pPr>
      <w:r>
        <w:rPr>
          <w:rStyle w:val="CommentReference"/>
        </w:rPr>
        <w:annotationRef/>
      </w:r>
      <w:r>
        <w:t>Wondering why the NPV is so low for CV=0.5 given what you’ve shown in figure 2</w:t>
      </w:r>
    </w:p>
  </w:comment>
  <w:comment w:id="55" w:author="Ben Halpern" w:date="2015-10-30T16:06:00Z" w:initials="BH">
    <w:p w14:paraId="37091B75" w14:textId="36AE0265" w:rsidR="002E39CD" w:rsidRDefault="002E39CD">
      <w:pPr>
        <w:pStyle w:val="CommentText"/>
      </w:pPr>
      <w:r>
        <w:rPr>
          <w:rStyle w:val="CommentReference"/>
        </w:rPr>
        <w:annotationRef/>
      </w:r>
      <w:r>
        <w:t>Why is this so? Wouldn’t they want to know if their industry is at risk in unhealthy settings too?</w:t>
      </w:r>
    </w:p>
  </w:comment>
  <w:comment w:id="56" w:author="Adrian Stier" w:date="2015-11-02T16:13:00Z" w:initials="AS">
    <w:p w14:paraId="265C6E8C" w14:textId="6861B5D4" w:rsidR="00D33E75" w:rsidRDefault="00D33E75">
      <w:pPr>
        <w:pStyle w:val="CommentText"/>
      </w:pPr>
      <w:r>
        <w:rPr>
          <w:rStyle w:val="CommentReference"/>
        </w:rPr>
        <w:annotationRef/>
      </w:r>
      <w:proofErr w:type="spellStart"/>
      <w:proofErr w:type="gramStart"/>
      <w:r>
        <w:t>awk</w:t>
      </w:r>
      <w:proofErr w:type="spellEnd"/>
      <w:proofErr w:type="gramEnd"/>
    </w:p>
  </w:comment>
  <w:comment w:id="57" w:author="Ben Halpern" w:date="2015-10-30T16:15:00Z" w:initials="BH">
    <w:p w14:paraId="0995E20A" w14:textId="04D55615" w:rsidR="002E39CD" w:rsidRDefault="002E39CD">
      <w:pPr>
        <w:pStyle w:val="CommentText"/>
      </w:pPr>
      <w:ins w:id="58" w:author="Ben Halpern" w:date="2015-10-30T16:15:00Z">
        <w:r>
          <w:rPr>
            <w:rStyle w:val="CommentReference"/>
          </w:rPr>
          <w:annotationRef/>
        </w:r>
      </w:ins>
      <w:r>
        <w:t>Trying to get at the idea here that if catch is low, agencies are likely getting less revenue from licenses or taxes, and this reduces the budget available for monitoring.</w:t>
      </w:r>
    </w:p>
  </w:comment>
  <w:comment w:id="59" w:author="Ben Halpern" w:date="2015-10-30T16:15:00Z" w:initials="BH">
    <w:p w14:paraId="486B9484" w14:textId="455241AD" w:rsidR="002E39CD" w:rsidRDefault="002E39CD">
      <w:pPr>
        <w:pStyle w:val="CommentText"/>
      </w:pPr>
      <w:r>
        <w:rPr>
          <w:rStyle w:val="CommentReference"/>
        </w:rPr>
        <w:annotationRef/>
      </w:r>
      <w:r>
        <w:t>I think this is an important point to make</w:t>
      </w:r>
    </w:p>
  </w:comment>
  <w:comment w:id="60" w:author="Crow White" w:date="2015-10-15T15:56:00Z" w:initials="CW">
    <w:p w14:paraId="6D7ECFA8" w14:textId="77777777" w:rsidR="002E39CD" w:rsidRDefault="002E39CD" w:rsidP="00423CCA">
      <w:pPr>
        <w:pStyle w:val="CommentText"/>
      </w:pPr>
      <w:r>
        <w:rPr>
          <w:rStyle w:val="CommentReference"/>
        </w:rPr>
        <w:annotationRef/>
      </w:r>
      <w:r>
        <w:t>Some refs worth considering:</w:t>
      </w:r>
    </w:p>
    <w:p w14:paraId="34F163FB" w14:textId="77777777" w:rsidR="002E39CD" w:rsidRDefault="002E39CD" w:rsidP="00423CCA">
      <w:pPr>
        <w:pStyle w:val="CommentText"/>
      </w:pPr>
    </w:p>
    <w:p w14:paraId="2B956914" w14:textId="77777777" w:rsidR="002E39CD" w:rsidRDefault="002E39CD" w:rsidP="00423CCA">
      <w:pPr>
        <w:pStyle w:val="CommentText"/>
      </w:pPr>
      <w:r>
        <w:t xml:space="preserve">Gerber et al. 2005 </w:t>
      </w:r>
      <w:proofErr w:type="spellStart"/>
      <w:r>
        <w:t>Ecol</w:t>
      </w:r>
      <w:proofErr w:type="spellEnd"/>
      <w:r>
        <w:t xml:space="preserve"> </w:t>
      </w:r>
      <w:proofErr w:type="spellStart"/>
      <w:r>
        <w:t>Lett</w:t>
      </w:r>
      <w:proofErr w:type="spellEnd"/>
    </w:p>
    <w:p w14:paraId="1DECF664" w14:textId="77777777" w:rsidR="002E39CD" w:rsidRDefault="002E39CD" w:rsidP="00423CCA">
      <w:pPr>
        <w:pStyle w:val="CommentText"/>
      </w:pPr>
    </w:p>
    <w:p w14:paraId="26B510CE" w14:textId="77777777" w:rsidR="002E39CD" w:rsidRDefault="002E39CD"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0B526457" w14:textId="77777777" w:rsidR="002E39CD" w:rsidRDefault="002E39CD" w:rsidP="00423CCA">
      <w:pPr>
        <w:pStyle w:val="CommentText"/>
      </w:pPr>
      <w:r>
        <w:t>But see:</w:t>
      </w:r>
    </w:p>
    <w:p w14:paraId="72E0053D" w14:textId="77777777" w:rsidR="002E39CD" w:rsidRDefault="002E39CD"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735F8BD" w14:textId="77777777" w:rsidR="002E39CD" w:rsidRDefault="002E39CD" w:rsidP="00423CCA">
      <w:pPr>
        <w:pStyle w:val="CommentText"/>
      </w:pPr>
    </w:p>
    <w:p w14:paraId="0C941CA4" w14:textId="77777777" w:rsidR="002E39CD" w:rsidRDefault="002E39CD" w:rsidP="00423CCA">
      <w:pPr>
        <w:pStyle w:val="CommentText"/>
      </w:pPr>
      <w:r>
        <w:t xml:space="preserve">Hiroyuki et al. 2014 </w:t>
      </w:r>
      <w:proofErr w:type="spellStart"/>
      <w:r>
        <w:t>Popul</w:t>
      </w:r>
      <w:proofErr w:type="spellEnd"/>
      <w:r>
        <w:t xml:space="preserve"> </w:t>
      </w:r>
      <w:proofErr w:type="spellStart"/>
      <w:r>
        <w:t>Ecol</w:t>
      </w:r>
      <w:proofErr w:type="spellEnd"/>
    </w:p>
    <w:p w14:paraId="291B78FA" w14:textId="77777777" w:rsidR="002E39CD" w:rsidRDefault="002E39CD" w:rsidP="00423CCA">
      <w:pPr>
        <w:pStyle w:val="CommentText"/>
      </w:pPr>
    </w:p>
    <w:p w14:paraId="1DFCC78B" w14:textId="77777777" w:rsidR="002E39CD" w:rsidRDefault="002E39CD"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057FE63B" w14:textId="77777777" w:rsidR="002E39CD" w:rsidRDefault="002E39CD" w:rsidP="00423CCA">
      <w:pPr>
        <w:pStyle w:val="CommentText"/>
      </w:pPr>
    </w:p>
  </w:comment>
  <w:comment w:id="61" w:author="Timothy Essington" w:date="2015-10-22T14:10:00Z" w:initials="TE">
    <w:p w14:paraId="35A3703D" w14:textId="4C50A4F5" w:rsidR="002E39CD" w:rsidRDefault="002E39CD">
      <w:pPr>
        <w:pStyle w:val="CommentText"/>
      </w:pPr>
      <w:r>
        <w:rPr>
          <w:rStyle w:val="CommentReference"/>
        </w:rPr>
        <w:annotationRef/>
      </w:r>
      <w:r>
        <w:t>Is the point here just to show people how a log normal error works?  Also</w:t>
      </w:r>
      <w:proofErr w:type="gramStart"/>
      <w:r>
        <w:t>,  check</w:t>
      </w:r>
      <w:proofErr w:type="gramEnd"/>
      <w:r>
        <w:t xml:space="preserve"> y axis, I think this is meant to be proportional to biomass?  Otherwise these are tiny differences, and wouldn’t it depend on what the true biomass is?</w:t>
      </w:r>
    </w:p>
  </w:comment>
  <w:comment w:id="62" w:author="Timothy Essington" w:date="2015-10-22T14:12:00Z" w:initials="TE">
    <w:p w14:paraId="470A8255" w14:textId="4CF362A3" w:rsidR="002E39CD" w:rsidRDefault="002E39CD">
      <w:pPr>
        <w:pStyle w:val="CommentText"/>
      </w:pPr>
      <w:r>
        <w:rPr>
          <w:rStyle w:val="CommentReference"/>
        </w:rPr>
        <w:annotationRef/>
      </w:r>
      <w:r>
        <w:t xml:space="preserve">Should the y axis on the first panel be </w:t>
      </w:r>
      <w:proofErr w:type="spellStart"/>
      <w:r>
        <w:t>pHsmsy</w:t>
      </w:r>
      <w:proofErr w:type="spellEnd"/>
      <w:r>
        <w:t xml:space="preserve"> to match the second panel?  Also, is this the “target” </w:t>
      </w:r>
      <w:proofErr w:type="spellStart"/>
      <w:r>
        <w:t>pHSMY</w:t>
      </w:r>
      <w:proofErr w:type="spellEnd"/>
      <w:r>
        <w:t xml:space="preserve">, or the value ratio of target </w:t>
      </w:r>
      <w:proofErr w:type="spellStart"/>
      <w:r>
        <w:t>Hmax</w:t>
      </w:r>
      <w:proofErr w:type="spellEnd"/>
      <w:r>
        <w:t xml:space="preserve"> to HMSY?</w:t>
      </w:r>
    </w:p>
  </w:comment>
  <w:comment w:id="63" w:author="Timothy Essington" w:date="2015-10-22T14:29:00Z" w:initials="TE">
    <w:p w14:paraId="2C78B24F" w14:textId="7730C54D" w:rsidR="002E39CD" w:rsidRDefault="002E39CD">
      <w:pPr>
        <w:pStyle w:val="CommentText"/>
      </w:pPr>
      <w:r>
        <w:rPr>
          <w:rStyle w:val="CommentReference"/>
        </w:rPr>
        <w:annotationRef/>
      </w:r>
      <w:r>
        <w:t>It’s kind of jumpy, wonder if it is worth presenting a smoothed line to the simulations.</w:t>
      </w:r>
    </w:p>
  </w:comment>
  <w:comment w:id="64" w:author="Crow White" w:date="2015-09-30T14:37:00Z" w:initials="CW">
    <w:p w14:paraId="34F12B08" w14:textId="77777777" w:rsidR="002E39CD" w:rsidRDefault="002E39CD">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30CA7A0" w14:textId="77777777" w:rsidR="002E39CD" w:rsidRDefault="002E39CD">
      <w:pPr>
        <w:pStyle w:val="CommentText"/>
      </w:pPr>
    </w:p>
    <w:p w14:paraId="3787772C" w14:textId="77777777" w:rsidR="002E39CD" w:rsidRDefault="002E39CD">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comment>
  <w:comment w:id="65" w:author="halpern" w:date="2015-09-30T14:37:00Z" w:initials="h">
    <w:p w14:paraId="62F3A8DA" w14:textId="77777777" w:rsidR="002E39CD" w:rsidRDefault="002E39CD">
      <w:pPr>
        <w:pStyle w:val="CommentText"/>
      </w:pPr>
      <w:r>
        <w:rPr>
          <w:rStyle w:val="CommentReference"/>
        </w:rPr>
        <w:annotationRef/>
      </w:r>
      <w:r>
        <w:t>I think this is a separate question and probably too much to put into this paper.</w:t>
      </w:r>
    </w:p>
  </w:comment>
  <w:comment w:id="66" w:author="halpern" w:date="2015-09-30T14:37:00Z" w:initials="h">
    <w:p w14:paraId="38A1932E" w14:textId="77777777" w:rsidR="002E39CD" w:rsidRDefault="002E39CD">
      <w:pPr>
        <w:pStyle w:val="CommentText"/>
      </w:pPr>
      <w:r>
        <w:rPr>
          <w:rStyle w:val="CommentReference"/>
        </w:rPr>
        <w:annotationRef/>
      </w:r>
      <w:r>
        <w:t>Dynamic optimization seems even more unlikely in the real world of monitoring than even what we are proposing here, so I would say we can skip this for now.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010A0A" w15:done="0"/>
  <w15:commentEx w15:paraId="4896EB5E" w15:done="0"/>
  <w15:commentEx w15:paraId="21D4C94F" w15:done="0"/>
  <w15:commentEx w15:paraId="1E4DED1D" w15:done="0"/>
  <w15:commentEx w15:paraId="78B4DB0B" w15:done="0"/>
  <w15:commentEx w15:paraId="75B406E7" w15:done="0"/>
  <w15:commentEx w15:paraId="46E1D6C7" w15:done="0"/>
  <w15:commentEx w15:paraId="6C3E0CCD" w15:done="0"/>
  <w15:commentEx w15:paraId="0C154A4C" w15:done="0"/>
  <w15:commentEx w15:paraId="57C13DA9" w15:done="0"/>
  <w15:commentEx w15:paraId="7B6A4E26" w15:done="0"/>
  <w15:commentEx w15:paraId="4D6F54C2" w15:done="0"/>
  <w15:commentEx w15:paraId="1ACAD620" w15:done="0"/>
  <w15:commentEx w15:paraId="23341FCA" w15:done="0"/>
  <w15:commentEx w15:paraId="3B8DD057" w15:done="0"/>
  <w15:commentEx w15:paraId="4B78EA85" w15:done="0"/>
  <w15:commentEx w15:paraId="23D0B4F5" w15:done="0"/>
  <w15:commentEx w15:paraId="68B37FC7" w15:done="0"/>
  <w15:commentEx w15:paraId="7B336C30" w15:done="0"/>
  <w15:commentEx w15:paraId="2D9CAEF2" w15:done="0"/>
  <w15:commentEx w15:paraId="17C93BD5" w15:done="0"/>
  <w15:commentEx w15:paraId="0C6D89A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83AACA" w14:textId="77777777" w:rsidR="002E39CD" w:rsidRDefault="002E39CD" w:rsidP="00135D5C">
      <w:r>
        <w:separator/>
      </w:r>
    </w:p>
  </w:endnote>
  <w:endnote w:type="continuationSeparator" w:id="0">
    <w:p w14:paraId="4786AA82" w14:textId="77777777" w:rsidR="002E39CD" w:rsidRDefault="002E39CD"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0D8F9" w14:textId="77777777" w:rsidR="002E39CD" w:rsidRDefault="002E39CD" w:rsidP="00135D5C">
      <w:r>
        <w:separator/>
      </w:r>
    </w:p>
  </w:footnote>
  <w:footnote w:type="continuationSeparator" w:id="0">
    <w:p w14:paraId="791C0E4D" w14:textId="77777777" w:rsidR="002E39CD" w:rsidRDefault="002E39CD"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7947&lt;/item&gt;&lt;item&gt;8002&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record-ids&gt;&lt;/item&gt;&lt;/Libraries&gt;"/>
  </w:docVars>
  <w:rsids>
    <w:rsidRoot w:val="00EA4926"/>
    <w:rsid w:val="00000104"/>
    <w:rsid w:val="00000733"/>
    <w:rsid w:val="00000928"/>
    <w:rsid w:val="00000D1E"/>
    <w:rsid w:val="00001AA5"/>
    <w:rsid w:val="00005901"/>
    <w:rsid w:val="000105EB"/>
    <w:rsid w:val="0001115B"/>
    <w:rsid w:val="00012A3D"/>
    <w:rsid w:val="00013C23"/>
    <w:rsid w:val="00014C60"/>
    <w:rsid w:val="00015507"/>
    <w:rsid w:val="00017F4B"/>
    <w:rsid w:val="000240AD"/>
    <w:rsid w:val="0003223B"/>
    <w:rsid w:val="000354FD"/>
    <w:rsid w:val="00035AE1"/>
    <w:rsid w:val="00035B6B"/>
    <w:rsid w:val="00036BA2"/>
    <w:rsid w:val="000418D3"/>
    <w:rsid w:val="000437E9"/>
    <w:rsid w:val="00043C70"/>
    <w:rsid w:val="00045D2C"/>
    <w:rsid w:val="000460B4"/>
    <w:rsid w:val="00051687"/>
    <w:rsid w:val="00055097"/>
    <w:rsid w:val="00055424"/>
    <w:rsid w:val="00056E95"/>
    <w:rsid w:val="00057233"/>
    <w:rsid w:val="0006213F"/>
    <w:rsid w:val="000626DC"/>
    <w:rsid w:val="00064856"/>
    <w:rsid w:val="00067023"/>
    <w:rsid w:val="0007003B"/>
    <w:rsid w:val="0007073E"/>
    <w:rsid w:val="00072CB4"/>
    <w:rsid w:val="00073EE0"/>
    <w:rsid w:val="00075A42"/>
    <w:rsid w:val="000807F2"/>
    <w:rsid w:val="000814E3"/>
    <w:rsid w:val="00081FA2"/>
    <w:rsid w:val="0008452C"/>
    <w:rsid w:val="000847BF"/>
    <w:rsid w:val="00084B2A"/>
    <w:rsid w:val="000869C2"/>
    <w:rsid w:val="00091253"/>
    <w:rsid w:val="000936DC"/>
    <w:rsid w:val="00097BDF"/>
    <w:rsid w:val="000A52A2"/>
    <w:rsid w:val="000A53DB"/>
    <w:rsid w:val="000A61E0"/>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253D"/>
    <w:rsid w:val="000C489C"/>
    <w:rsid w:val="000C5D7B"/>
    <w:rsid w:val="000C6E81"/>
    <w:rsid w:val="000D0C63"/>
    <w:rsid w:val="000D1ADB"/>
    <w:rsid w:val="000D60B9"/>
    <w:rsid w:val="000D6717"/>
    <w:rsid w:val="000D71E0"/>
    <w:rsid w:val="000D7A36"/>
    <w:rsid w:val="000E1CB4"/>
    <w:rsid w:val="000E4B23"/>
    <w:rsid w:val="000E4BC8"/>
    <w:rsid w:val="000E50C6"/>
    <w:rsid w:val="000E67EE"/>
    <w:rsid w:val="000E6926"/>
    <w:rsid w:val="000F0EC7"/>
    <w:rsid w:val="000F2389"/>
    <w:rsid w:val="000F26C5"/>
    <w:rsid w:val="000F476C"/>
    <w:rsid w:val="000F5FBD"/>
    <w:rsid w:val="000F66DC"/>
    <w:rsid w:val="000F7E36"/>
    <w:rsid w:val="00103088"/>
    <w:rsid w:val="001043D9"/>
    <w:rsid w:val="00104868"/>
    <w:rsid w:val="001051F9"/>
    <w:rsid w:val="00105D06"/>
    <w:rsid w:val="00106445"/>
    <w:rsid w:val="0010719A"/>
    <w:rsid w:val="001107BC"/>
    <w:rsid w:val="001115EF"/>
    <w:rsid w:val="00113DB6"/>
    <w:rsid w:val="00114129"/>
    <w:rsid w:val="0011581A"/>
    <w:rsid w:val="0012059B"/>
    <w:rsid w:val="001228A2"/>
    <w:rsid w:val="00123731"/>
    <w:rsid w:val="00125042"/>
    <w:rsid w:val="001261A8"/>
    <w:rsid w:val="00126284"/>
    <w:rsid w:val="001266FD"/>
    <w:rsid w:val="00126979"/>
    <w:rsid w:val="001277C0"/>
    <w:rsid w:val="00127FEE"/>
    <w:rsid w:val="00132E01"/>
    <w:rsid w:val="001341AD"/>
    <w:rsid w:val="00134761"/>
    <w:rsid w:val="00135D5C"/>
    <w:rsid w:val="001361AB"/>
    <w:rsid w:val="001372FE"/>
    <w:rsid w:val="001430DD"/>
    <w:rsid w:val="001433A8"/>
    <w:rsid w:val="00143BB8"/>
    <w:rsid w:val="00146CDF"/>
    <w:rsid w:val="001477DE"/>
    <w:rsid w:val="00153F6B"/>
    <w:rsid w:val="00155703"/>
    <w:rsid w:val="00160AB3"/>
    <w:rsid w:val="00160AFB"/>
    <w:rsid w:val="00161963"/>
    <w:rsid w:val="00163E3E"/>
    <w:rsid w:val="00164E67"/>
    <w:rsid w:val="0016574C"/>
    <w:rsid w:val="00167452"/>
    <w:rsid w:val="001704B9"/>
    <w:rsid w:val="00170B74"/>
    <w:rsid w:val="00171C87"/>
    <w:rsid w:val="00173FA2"/>
    <w:rsid w:val="00174E19"/>
    <w:rsid w:val="00175C87"/>
    <w:rsid w:val="00176024"/>
    <w:rsid w:val="001761E2"/>
    <w:rsid w:val="00176CBD"/>
    <w:rsid w:val="00177457"/>
    <w:rsid w:val="001777EA"/>
    <w:rsid w:val="001801B3"/>
    <w:rsid w:val="00181EF6"/>
    <w:rsid w:val="00183F68"/>
    <w:rsid w:val="001840A1"/>
    <w:rsid w:val="00185A27"/>
    <w:rsid w:val="001876E3"/>
    <w:rsid w:val="001915FF"/>
    <w:rsid w:val="00193870"/>
    <w:rsid w:val="001949D3"/>
    <w:rsid w:val="00194FF6"/>
    <w:rsid w:val="00195F71"/>
    <w:rsid w:val="00196608"/>
    <w:rsid w:val="001966A5"/>
    <w:rsid w:val="001968EB"/>
    <w:rsid w:val="00197742"/>
    <w:rsid w:val="001A61FF"/>
    <w:rsid w:val="001A7253"/>
    <w:rsid w:val="001A77E7"/>
    <w:rsid w:val="001A7D34"/>
    <w:rsid w:val="001B27C4"/>
    <w:rsid w:val="001B2DD7"/>
    <w:rsid w:val="001B43B3"/>
    <w:rsid w:val="001B4919"/>
    <w:rsid w:val="001B4DEE"/>
    <w:rsid w:val="001B690A"/>
    <w:rsid w:val="001C13E8"/>
    <w:rsid w:val="001C46CB"/>
    <w:rsid w:val="001C5213"/>
    <w:rsid w:val="001C54B9"/>
    <w:rsid w:val="001C5532"/>
    <w:rsid w:val="001C5893"/>
    <w:rsid w:val="001C6065"/>
    <w:rsid w:val="001C7224"/>
    <w:rsid w:val="001D087A"/>
    <w:rsid w:val="001D1421"/>
    <w:rsid w:val="001D33B6"/>
    <w:rsid w:val="001D5301"/>
    <w:rsid w:val="001D7ECD"/>
    <w:rsid w:val="001E0063"/>
    <w:rsid w:val="001E08B3"/>
    <w:rsid w:val="001E1F1C"/>
    <w:rsid w:val="001E24EF"/>
    <w:rsid w:val="001E400D"/>
    <w:rsid w:val="001E6D63"/>
    <w:rsid w:val="001F0907"/>
    <w:rsid w:val="001F0E38"/>
    <w:rsid w:val="001F1D2C"/>
    <w:rsid w:val="001F2F09"/>
    <w:rsid w:val="001F5CDF"/>
    <w:rsid w:val="001F6772"/>
    <w:rsid w:val="001F74B9"/>
    <w:rsid w:val="002041D9"/>
    <w:rsid w:val="002043A6"/>
    <w:rsid w:val="00205BC7"/>
    <w:rsid w:val="00207CAC"/>
    <w:rsid w:val="0021032B"/>
    <w:rsid w:val="0021105A"/>
    <w:rsid w:val="00211779"/>
    <w:rsid w:val="00211D22"/>
    <w:rsid w:val="00212DD7"/>
    <w:rsid w:val="00213D26"/>
    <w:rsid w:val="002153B6"/>
    <w:rsid w:val="002156DA"/>
    <w:rsid w:val="0021760A"/>
    <w:rsid w:val="0022223C"/>
    <w:rsid w:val="00223B96"/>
    <w:rsid w:val="002259D7"/>
    <w:rsid w:val="00227285"/>
    <w:rsid w:val="002279DC"/>
    <w:rsid w:val="002334F6"/>
    <w:rsid w:val="00234836"/>
    <w:rsid w:val="0023491A"/>
    <w:rsid w:val="00234A53"/>
    <w:rsid w:val="00234E8E"/>
    <w:rsid w:val="00236AD5"/>
    <w:rsid w:val="00236EBC"/>
    <w:rsid w:val="00240A1C"/>
    <w:rsid w:val="002414FD"/>
    <w:rsid w:val="00241882"/>
    <w:rsid w:val="002433F1"/>
    <w:rsid w:val="00244D28"/>
    <w:rsid w:val="002464C0"/>
    <w:rsid w:val="00247A7D"/>
    <w:rsid w:val="002540BB"/>
    <w:rsid w:val="00256F91"/>
    <w:rsid w:val="00257D20"/>
    <w:rsid w:val="00260E11"/>
    <w:rsid w:val="00262AEF"/>
    <w:rsid w:val="002633A4"/>
    <w:rsid w:val="002671A2"/>
    <w:rsid w:val="002674AC"/>
    <w:rsid w:val="0027142D"/>
    <w:rsid w:val="0027335B"/>
    <w:rsid w:val="0027357B"/>
    <w:rsid w:val="00280EBB"/>
    <w:rsid w:val="002818A7"/>
    <w:rsid w:val="002851F5"/>
    <w:rsid w:val="00285C11"/>
    <w:rsid w:val="00286797"/>
    <w:rsid w:val="002937D2"/>
    <w:rsid w:val="00294391"/>
    <w:rsid w:val="00295023"/>
    <w:rsid w:val="002956DD"/>
    <w:rsid w:val="002961C9"/>
    <w:rsid w:val="00296B45"/>
    <w:rsid w:val="002A360C"/>
    <w:rsid w:val="002A3B6B"/>
    <w:rsid w:val="002B37FB"/>
    <w:rsid w:val="002B6213"/>
    <w:rsid w:val="002B68BD"/>
    <w:rsid w:val="002B753F"/>
    <w:rsid w:val="002C038F"/>
    <w:rsid w:val="002C2049"/>
    <w:rsid w:val="002C619E"/>
    <w:rsid w:val="002C6D5D"/>
    <w:rsid w:val="002C71C5"/>
    <w:rsid w:val="002D198C"/>
    <w:rsid w:val="002D30DC"/>
    <w:rsid w:val="002D5253"/>
    <w:rsid w:val="002D6723"/>
    <w:rsid w:val="002D6CA1"/>
    <w:rsid w:val="002D6F35"/>
    <w:rsid w:val="002D7259"/>
    <w:rsid w:val="002D7AB2"/>
    <w:rsid w:val="002E03E3"/>
    <w:rsid w:val="002E1A41"/>
    <w:rsid w:val="002E2CB2"/>
    <w:rsid w:val="002E3961"/>
    <w:rsid w:val="002E39CD"/>
    <w:rsid w:val="002E7780"/>
    <w:rsid w:val="002F0F1B"/>
    <w:rsid w:val="002F1F04"/>
    <w:rsid w:val="002F5988"/>
    <w:rsid w:val="002F64A9"/>
    <w:rsid w:val="0030245C"/>
    <w:rsid w:val="00302537"/>
    <w:rsid w:val="003030A9"/>
    <w:rsid w:val="003041B4"/>
    <w:rsid w:val="00305441"/>
    <w:rsid w:val="00312C20"/>
    <w:rsid w:val="00323101"/>
    <w:rsid w:val="003250F7"/>
    <w:rsid w:val="0032699A"/>
    <w:rsid w:val="00331EB5"/>
    <w:rsid w:val="00332702"/>
    <w:rsid w:val="00335F01"/>
    <w:rsid w:val="00340075"/>
    <w:rsid w:val="00342124"/>
    <w:rsid w:val="003426F7"/>
    <w:rsid w:val="003435AE"/>
    <w:rsid w:val="00344157"/>
    <w:rsid w:val="00344A84"/>
    <w:rsid w:val="00345A54"/>
    <w:rsid w:val="00345EFB"/>
    <w:rsid w:val="0034606C"/>
    <w:rsid w:val="003476B7"/>
    <w:rsid w:val="00356997"/>
    <w:rsid w:val="00357162"/>
    <w:rsid w:val="003571BF"/>
    <w:rsid w:val="0036192F"/>
    <w:rsid w:val="00362018"/>
    <w:rsid w:val="00362271"/>
    <w:rsid w:val="003623C0"/>
    <w:rsid w:val="00365CD0"/>
    <w:rsid w:val="00367A4C"/>
    <w:rsid w:val="0037009F"/>
    <w:rsid w:val="003703B2"/>
    <w:rsid w:val="00374F31"/>
    <w:rsid w:val="0037511D"/>
    <w:rsid w:val="003765FA"/>
    <w:rsid w:val="003808E3"/>
    <w:rsid w:val="003842DD"/>
    <w:rsid w:val="00385903"/>
    <w:rsid w:val="00385CA7"/>
    <w:rsid w:val="0039037D"/>
    <w:rsid w:val="00393873"/>
    <w:rsid w:val="0039483D"/>
    <w:rsid w:val="00395369"/>
    <w:rsid w:val="00397162"/>
    <w:rsid w:val="00397E19"/>
    <w:rsid w:val="003A29D4"/>
    <w:rsid w:val="003A3718"/>
    <w:rsid w:val="003A5CF9"/>
    <w:rsid w:val="003A6B7F"/>
    <w:rsid w:val="003A7290"/>
    <w:rsid w:val="003A77C7"/>
    <w:rsid w:val="003A7B9F"/>
    <w:rsid w:val="003B28B3"/>
    <w:rsid w:val="003B60C5"/>
    <w:rsid w:val="003C10CF"/>
    <w:rsid w:val="003C2569"/>
    <w:rsid w:val="003C28DB"/>
    <w:rsid w:val="003C3540"/>
    <w:rsid w:val="003C4513"/>
    <w:rsid w:val="003C49F2"/>
    <w:rsid w:val="003C513B"/>
    <w:rsid w:val="003C59C5"/>
    <w:rsid w:val="003D19C7"/>
    <w:rsid w:val="003D1E8F"/>
    <w:rsid w:val="003D48B0"/>
    <w:rsid w:val="003D4CC5"/>
    <w:rsid w:val="003D5F09"/>
    <w:rsid w:val="003D7E67"/>
    <w:rsid w:val="003E12CA"/>
    <w:rsid w:val="003E2FCD"/>
    <w:rsid w:val="003E3042"/>
    <w:rsid w:val="003E545D"/>
    <w:rsid w:val="003F11C0"/>
    <w:rsid w:val="003F3560"/>
    <w:rsid w:val="003F6580"/>
    <w:rsid w:val="00400DBD"/>
    <w:rsid w:val="00400F2A"/>
    <w:rsid w:val="0040141F"/>
    <w:rsid w:val="0040280B"/>
    <w:rsid w:val="00403E71"/>
    <w:rsid w:val="004045EF"/>
    <w:rsid w:val="00404E42"/>
    <w:rsid w:val="00405667"/>
    <w:rsid w:val="00407BE3"/>
    <w:rsid w:val="00407CFB"/>
    <w:rsid w:val="004117F9"/>
    <w:rsid w:val="00412FCD"/>
    <w:rsid w:val="0041490E"/>
    <w:rsid w:val="00414C19"/>
    <w:rsid w:val="004200B2"/>
    <w:rsid w:val="004206B9"/>
    <w:rsid w:val="004207DC"/>
    <w:rsid w:val="00421D99"/>
    <w:rsid w:val="00423AB5"/>
    <w:rsid w:val="00423CCA"/>
    <w:rsid w:val="004250DF"/>
    <w:rsid w:val="00425F02"/>
    <w:rsid w:val="004261D0"/>
    <w:rsid w:val="004271DD"/>
    <w:rsid w:val="00430114"/>
    <w:rsid w:val="0043160D"/>
    <w:rsid w:val="00433F41"/>
    <w:rsid w:val="00433F5A"/>
    <w:rsid w:val="00435DD9"/>
    <w:rsid w:val="004367AD"/>
    <w:rsid w:val="00436E8E"/>
    <w:rsid w:val="0043776B"/>
    <w:rsid w:val="00437F91"/>
    <w:rsid w:val="0044109F"/>
    <w:rsid w:val="00444278"/>
    <w:rsid w:val="004445D3"/>
    <w:rsid w:val="004471F2"/>
    <w:rsid w:val="00450605"/>
    <w:rsid w:val="00454793"/>
    <w:rsid w:val="0045687C"/>
    <w:rsid w:val="0046187D"/>
    <w:rsid w:val="0046231B"/>
    <w:rsid w:val="004641FB"/>
    <w:rsid w:val="00466369"/>
    <w:rsid w:val="004676D2"/>
    <w:rsid w:val="00467F98"/>
    <w:rsid w:val="00473EB7"/>
    <w:rsid w:val="004758C3"/>
    <w:rsid w:val="00476BB8"/>
    <w:rsid w:val="00480363"/>
    <w:rsid w:val="00480B70"/>
    <w:rsid w:val="00481E32"/>
    <w:rsid w:val="00481EF0"/>
    <w:rsid w:val="00483A26"/>
    <w:rsid w:val="00485EE6"/>
    <w:rsid w:val="00486187"/>
    <w:rsid w:val="004866D3"/>
    <w:rsid w:val="00486C18"/>
    <w:rsid w:val="004879B3"/>
    <w:rsid w:val="00487E08"/>
    <w:rsid w:val="00490125"/>
    <w:rsid w:val="0049032F"/>
    <w:rsid w:val="0049083F"/>
    <w:rsid w:val="0049147E"/>
    <w:rsid w:val="00492F1C"/>
    <w:rsid w:val="00493E2E"/>
    <w:rsid w:val="00494745"/>
    <w:rsid w:val="004948F7"/>
    <w:rsid w:val="00494D2F"/>
    <w:rsid w:val="00496C2C"/>
    <w:rsid w:val="004A0E87"/>
    <w:rsid w:val="004A131B"/>
    <w:rsid w:val="004A23D3"/>
    <w:rsid w:val="004A29D8"/>
    <w:rsid w:val="004A3C47"/>
    <w:rsid w:val="004A52C8"/>
    <w:rsid w:val="004A6454"/>
    <w:rsid w:val="004A65CB"/>
    <w:rsid w:val="004B02FC"/>
    <w:rsid w:val="004B09AE"/>
    <w:rsid w:val="004B0E4B"/>
    <w:rsid w:val="004B151D"/>
    <w:rsid w:val="004B4748"/>
    <w:rsid w:val="004B4FF8"/>
    <w:rsid w:val="004B5027"/>
    <w:rsid w:val="004B5079"/>
    <w:rsid w:val="004C02ED"/>
    <w:rsid w:val="004C05AC"/>
    <w:rsid w:val="004C1101"/>
    <w:rsid w:val="004C1294"/>
    <w:rsid w:val="004C16FE"/>
    <w:rsid w:val="004C4D00"/>
    <w:rsid w:val="004C654B"/>
    <w:rsid w:val="004C7606"/>
    <w:rsid w:val="004D042C"/>
    <w:rsid w:val="004D1678"/>
    <w:rsid w:val="004D219F"/>
    <w:rsid w:val="004D2470"/>
    <w:rsid w:val="004D351F"/>
    <w:rsid w:val="004D6F47"/>
    <w:rsid w:val="004D7EBD"/>
    <w:rsid w:val="004E202B"/>
    <w:rsid w:val="004E297D"/>
    <w:rsid w:val="004E3FD4"/>
    <w:rsid w:val="004F1994"/>
    <w:rsid w:val="004F44F9"/>
    <w:rsid w:val="004F45A2"/>
    <w:rsid w:val="004F51CB"/>
    <w:rsid w:val="004F5277"/>
    <w:rsid w:val="004F63A4"/>
    <w:rsid w:val="004F6B19"/>
    <w:rsid w:val="004F79E2"/>
    <w:rsid w:val="00500122"/>
    <w:rsid w:val="00502291"/>
    <w:rsid w:val="0050378A"/>
    <w:rsid w:val="00505070"/>
    <w:rsid w:val="005053A5"/>
    <w:rsid w:val="00511544"/>
    <w:rsid w:val="005116B5"/>
    <w:rsid w:val="00512E82"/>
    <w:rsid w:val="00513001"/>
    <w:rsid w:val="00515966"/>
    <w:rsid w:val="00517F5E"/>
    <w:rsid w:val="00522D02"/>
    <w:rsid w:val="005232F7"/>
    <w:rsid w:val="005234FF"/>
    <w:rsid w:val="00527276"/>
    <w:rsid w:val="00527C70"/>
    <w:rsid w:val="00530EFF"/>
    <w:rsid w:val="00533EAD"/>
    <w:rsid w:val="005341A5"/>
    <w:rsid w:val="00534350"/>
    <w:rsid w:val="005355A0"/>
    <w:rsid w:val="00542233"/>
    <w:rsid w:val="00542E2F"/>
    <w:rsid w:val="00543E30"/>
    <w:rsid w:val="0054657C"/>
    <w:rsid w:val="0054777B"/>
    <w:rsid w:val="0055021B"/>
    <w:rsid w:val="00550724"/>
    <w:rsid w:val="00550D0E"/>
    <w:rsid w:val="005510FC"/>
    <w:rsid w:val="0055146A"/>
    <w:rsid w:val="005516A9"/>
    <w:rsid w:val="00555F85"/>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7B65"/>
    <w:rsid w:val="00580714"/>
    <w:rsid w:val="005821C1"/>
    <w:rsid w:val="005834B4"/>
    <w:rsid w:val="00583724"/>
    <w:rsid w:val="005878C6"/>
    <w:rsid w:val="005901B3"/>
    <w:rsid w:val="00590C63"/>
    <w:rsid w:val="0059227E"/>
    <w:rsid w:val="00592597"/>
    <w:rsid w:val="00593793"/>
    <w:rsid w:val="005952B2"/>
    <w:rsid w:val="00595548"/>
    <w:rsid w:val="00595F1A"/>
    <w:rsid w:val="005A02B5"/>
    <w:rsid w:val="005A07C7"/>
    <w:rsid w:val="005A61AA"/>
    <w:rsid w:val="005B13F6"/>
    <w:rsid w:val="005B69F7"/>
    <w:rsid w:val="005B7132"/>
    <w:rsid w:val="005C00B8"/>
    <w:rsid w:val="005C0E01"/>
    <w:rsid w:val="005C1110"/>
    <w:rsid w:val="005C1861"/>
    <w:rsid w:val="005C7C2E"/>
    <w:rsid w:val="005D02E3"/>
    <w:rsid w:val="005D3254"/>
    <w:rsid w:val="005D4007"/>
    <w:rsid w:val="005D77D4"/>
    <w:rsid w:val="005E090B"/>
    <w:rsid w:val="005E0CEF"/>
    <w:rsid w:val="005E2CFA"/>
    <w:rsid w:val="005E3317"/>
    <w:rsid w:val="005E3F44"/>
    <w:rsid w:val="005E47EC"/>
    <w:rsid w:val="005E47FC"/>
    <w:rsid w:val="005E4827"/>
    <w:rsid w:val="005E4F1D"/>
    <w:rsid w:val="005E6BCA"/>
    <w:rsid w:val="005E7A24"/>
    <w:rsid w:val="005E7BA4"/>
    <w:rsid w:val="005F17E4"/>
    <w:rsid w:val="005F1942"/>
    <w:rsid w:val="005F2D26"/>
    <w:rsid w:val="005F3761"/>
    <w:rsid w:val="005F45F4"/>
    <w:rsid w:val="005F4E8C"/>
    <w:rsid w:val="0060220F"/>
    <w:rsid w:val="00602A5F"/>
    <w:rsid w:val="00607316"/>
    <w:rsid w:val="006078BE"/>
    <w:rsid w:val="006106DB"/>
    <w:rsid w:val="00610924"/>
    <w:rsid w:val="006112ED"/>
    <w:rsid w:val="0061273E"/>
    <w:rsid w:val="00614769"/>
    <w:rsid w:val="00614BB8"/>
    <w:rsid w:val="00615385"/>
    <w:rsid w:val="00615C4D"/>
    <w:rsid w:val="0061657F"/>
    <w:rsid w:val="006215F7"/>
    <w:rsid w:val="00621710"/>
    <w:rsid w:val="00621DB4"/>
    <w:rsid w:val="00622E61"/>
    <w:rsid w:val="006235E3"/>
    <w:rsid w:val="006257E3"/>
    <w:rsid w:val="006270AF"/>
    <w:rsid w:val="006276F5"/>
    <w:rsid w:val="00631B82"/>
    <w:rsid w:val="00640B72"/>
    <w:rsid w:val="00641C1C"/>
    <w:rsid w:val="00642EF9"/>
    <w:rsid w:val="0064383B"/>
    <w:rsid w:val="00645768"/>
    <w:rsid w:val="00645AA4"/>
    <w:rsid w:val="006462F3"/>
    <w:rsid w:val="00647F49"/>
    <w:rsid w:val="0065066F"/>
    <w:rsid w:val="00651B44"/>
    <w:rsid w:val="00652914"/>
    <w:rsid w:val="00653F41"/>
    <w:rsid w:val="00654100"/>
    <w:rsid w:val="006542CC"/>
    <w:rsid w:val="00654636"/>
    <w:rsid w:val="00654A7D"/>
    <w:rsid w:val="0065689A"/>
    <w:rsid w:val="0065689D"/>
    <w:rsid w:val="0065744C"/>
    <w:rsid w:val="006601BD"/>
    <w:rsid w:val="00662941"/>
    <w:rsid w:val="00662BF4"/>
    <w:rsid w:val="006650A0"/>
    <w:rsid w:val="00672295"/>
    <w:rsid w:val="00673A69"/>
    <w:rsid w:val="00674346"/>
    <w:rsid w:val="0067734F"/>
    <w:rsid w:val="00677931"/>
    <w:rsid w:val="00677C8E"/>
    <w:rsid w:val="00681484"/>
    <w:rsid w:val="00681D63"/>
    <w:rsid w:val="0068315A"/>
    <w:rsid w:val="006834D3"/>
    <w:rsid w:val="00685475"/>
    <w:rsid w:val="00690845"/>
    <w:rsid w:val="006921C0"/>
    <w:rsid w:val="00694EFA"/>
    <w:rsid w:val="006A2CEE"/>
    <w:rsid w:val="006A5EAE"/>
    <w:rsid w:val="006A6686"/>
    <w:rsid w:val="006A798A"/>
    <w:rsid w:val="006B0DD7"/>
    <w:rsid w:val="006B1524"/>
    <w:rsid w:val="006B2DE9"/>
    <w:rsid w:val="006B5602"/>
    <w:rsid w:val="006B5E99"/>
    <w:rsid w:val="006C0FB8"/>
    <w:rsid w:val="006C1856"/>
    <w:rsid w:val="006C270B"/>
    <w:rsid w:val="006C49AC"/>
    <w:rsid w:val="006C7181"/>
    <w:rsid w:val="006D0741"/>
    <w:rsid w:val="006D283D"/>
    <w:rsid w:val="006D43BE"/>
    <w:rsid w:val="006D4A47"/>
    <w:rsid w:val="006D4A73"/>
    <w:rsid w:val="006D4B25"/>
    <w:rsid w:val="006D4E5F"/>
    <w:rsid w:val="006D6D3F"/>
    <w:rsid w:val="006D7714"/>
    <w:rsid w:val="006E37A9"/>
    <w:rsid w:val="006E3884"/>
    <w:rsid w:val="006E4F13"/>
    <w:rsid w:val="006E5826"/>
    <w:rsid w:val="006E5F41"/>
    <w:rsid w:val="006E75C6"/>
    <w:rsid w:val="006F097F"/>
    <w:rsid w:val="006F314B"/>
    <w:rsid w:val="00701617"/>
    <w:rsid w:val="00703C1A"/>
    <w:rsid w:val="00704500"/>
    <w:rsid w:val="00705635"/>
    <w:rsid w:val="0071106A"/>
    <w:rsid w:val="00711454"/>
    <w:rsid w:val="00714A4E"/>
    <w:rsid w:val="00714BCA"/>
    <w:rsid w:val="007165A5"/>
    <w:rsid w:val="00716896"/>
    <w:rsid w:val="00716EA9"/>
    <w:rsid w:val="00717073"/>
    <w:rsid w:val="00720779"/>
    <w:rsid w:val="00720D36"/>
    <w:rsid w:val="00722241"/>
    <w:rsid w:val="00722ACF"/>
    <w:rsid w:val="007232ED"/>
    <w:rsid w:val="00726D79"/>
    <w:rsid w:val="007271B1"/>
    <w:rsid w:val="007271E1"/>
    <w:rsid w:val="00730431"/>
    <w:rsid w:val="00730D6C"/>
    <w:rsid w:val="00732BDD"/>
    <w:rsid w:val="0073729F"/>
    <w:rsid w:val="00740EE9"/>
    <w:rsid w:val="0074108B"/>
    <w:rsid w:val="00745FD2"/>
    <w:rsid w:val="00746AF5"/>
    <w:rsid w:val="0075100A"/>
    <w:rsid w:val="00751648"/>
    <w:rsid w:val="00751D71"/>
    <w:rsid w:val="007522A9"/>
    <w:rsid w:val="00756FD4"/>
    <w:rsid w:val="00757736"/>
    <w:rsid w:val="007611A3"/>
    <w:rsid w:val="00763C8D"/>
    <w:rsid w:val="00764ACF"/>
    <w:rsid w:val="00767630"/>
    <w:rsid w:val="00770B54"/>
    <w:rsid w:val="00771179"/>
    <w:rsid w:val="0077306C"/>
    <w:rsid w:val="00774CA4"/>
    <w:rsid w:val="00775AA8"/>
    <w:rsid w:val="00776AA3"/>
    <w:rsid w:val="007770BC"/>
    <w:rsid w:val="00781354"/>
    <w:rsid w:val="00781ACA"/>
    <w:rsid w:val="007821E5"/>
    <w:rsid w:val="007830F7"/>
    <w:rsid w:val="00783ACA"/>
    <w:rsid w:val="00784096"/>
    <w:rsid w:val="0078656A"/>
    <w:rsid w:val="00786844"/>
    <w:rsid w:val="00790460"/>
    <w:rsid w:val="00793658"/>
    <w:rsid w:val="00795873"/>
    <w:rsid w:val="0079751B"/>
    <w:rsid w:val="0079773E"/>
    <w:rsid w:val="007A09A4"/>
    <w:rsid w:val="007A0F69"/>
    <w:rsid w:val="007A29AE"/>
    <w:rsid w:val="007A57CC"/>
    <w:rsid w:val="007A57ED"/>
    <w:rsid w:val="007A744C"/>
    <w:rsid w:val="007B0093"/>
    <w:rsid w:val="007B04D3"/>
    <w:rsid w:val="007B0895"/>
    <w:rsid w:val="007B24BD"/>
    <w:rsid w:val="007B444D"/>
    <w:rsid w:val="007B46BC"/>
    <w:rsid w:val="007B7225"/>
    <w:rsid w:val="007B77F1"/>
    <w:rsid w:val="007C0895"/>
    <w:rsid w:val="007C3306"/>
    <w:rsid w:val="007C4AC0"/>
    <w:rsid w:val="007C6900"/>
    <w:rsid w:val="007C7982"/>
    <w:rsid w:val="007D0B82"/>
    <w:rsid w:val="007D1B24"/>
    <w:rsid w:val="007D3A17"/>
    <w:rsid w:val="007D3BA8"/>
    <w:rsid w:val="007D6F08"/>
    <w:rsid w:val="007D7402"/>
    <w:rsid w:val="007E1052"/>
    <w:rsid w:val="007E6BD4"/>
    <w:rsid w:val="007E7F32"/>
    <w:rsid w:val="007F159D"/>
    <w:rsid w:val="007F29C8"/>
    <w:rsid w:val="007F2FC1"/>
    <w:rsid w:val="007F61D2"/>
    <w:rsid w:val="007F6AB8"/>
    <w:rsid w:val="007F7C95"/>
    <w:rsid w:val="008058FB"/>
    <w:rsid w:val="00806210"/>
    <w:rsid w:val="0080731C"/>
    <w:rsid w:val="00812B30"/>
    <w:rsid w:val="0081367F"/>
    <w:rsid w:val="008137EC"/>
    <w:rsid w:val="00814137"/>
    <w:rsid w:val="00814225"/>
    <w:rsid w:val="00814312"/>
    <w:rsid w:val="0081495D"/>
    <w:rsid w:val="00814C6A"/>
    <w:rsid w:val="00815306"/>
    <w:rsid w:val="00817BAB"/>
    <w:rsid w:val="0082087B"/>
    <w:rsid w:val="00822127"/>
    <w:rsid w:val="008235B2"/>
    <w:rsid w:val="00824946"/>
    <w:rsid w:val="00825E6A"/>
    <w:rsid w:val="00830792"/>
    <w:rsid w:val="00830A31"/>
    <w:rsid w:val="0083186A"/>
    <w:rsid w:val="008324A7"/>
    <w:rsid w:val="00832AFD"/>
    <w:rsid w:val="0083534E"/>
    <w:rsid w:val="008357DB"/>
    <w:rsid w:val="00836E1D"/>
    <w:rsid w:val="00840202"/>
    <w:rsid w:val="0084436E"/>
    <w:rsid w:val="00844BD4"/>
    <w:rsid w:val="008451D2"/>
    <w:rsid w:val="00845B10"/>
    <w:rsid w:val="00847B4D"/>
    <w:rsid w:val="00852921"/>
    <w:rsid w:val="008555BA"/>
    <w:rsid w:val="008579C9"/>
    <w:rsid w:val="00861B1D"/>
    <w:rsid w:val="008641E2"/>
    <w:rsid w:val="00865017"/>
    <w:rsid w:val="008653B4"/>
    <w:rsid w:val="0087083D"/>
    <w:rsid w:val="008717D1"/>
    <w:rsid w:val="00872C76"/>
    <w:rsid w:val="00873F26"/>
    <w:rsid w:val="00874394"/>
    <w:rsid w:val="0087657E"/>
    <w:rsid w:val="008769E3"/>
    <w:rsid w:val="0087797E"/>
    <w:rsid w:val="0088047E"/>
    <w:rsid w:val="00880B50"/>
    <w:rsid w:val="00881076"/>
    <w:rsid w:val="00882191"/>
    <w:rsid w:val="008853EB"/>
    <w:rsid w:val="008876F8"/>
    <w:rsid w:val="00887732"/>
    <w:rsid w:val="00887DEA"/>
    <w:rsid w:val="00892738"/>
    <w:rsid w:val="00893B1A"/>
    <w:rsid w:val="00894043"/>
    <w:rsid w:val="00894965"/>
    <w:rsid w:val="00894D75"/>
    <w:rsid w:val="0089795C"/>
    <w:rsid w:val="008A063E"/>
    <w:rsid w:val="008A0772"/>
    <w:rsid w:val="008A179C"/>
    <w:rsid w:val="008A4F4D"/>
    <w:rsid w:val="008A5938"/>
    <w:rsid w:val="008A5E7A"/>
    <w:rsid w:val="008A62BB"/>
    <w:rsid w:val="008A79AE"/>
    <w:rsid w:val="008B06A6"/>
    <w:rsid w:val="008B0BCB"/>
    <w:rsid w:val="008B2153"/>
    <w:rsid w:val="008B2608"/>
    <w:rsid w:val="008B2ED7"/>
    <w:rsid w:val="008B3245"/>
    <w:rsid w:val="008B569A"/>
    <w:rsid w:val="008B7F3C"/>
    <w:rsid w:val="008D000D"/>
    <w:rsid w:val="008D3A1D"/>
    <w:rsid w:val="008D4713"/>
    <w:rsid w:val="008D572B"/>
    <w:rsid w:val="008D6FD4"/>
    <w:rsid w:val="008D7005"/>
    <w:rsid w:val="008E0704"/>
    <w:rsid w:val="008E0D7D"/>
    <w:rsid w:val="008E216A"/>
    <w:rsid w:val="008E403D"/>
    <w:rsid w:val="008E4C18"/>
    <w:rsid w:val="008E64B1"/>
    <w:rsid w:val="008E77A7"/>
    <w:rsid w:val="008F273E"/>
    <w:rsid w:val="008F48D9"/>
    <w:rsid w:val="008F6443"/>
    <w:rsid w:val="0090182E"/>
    <w:rsid w:val="009018DE"/>
    <w:rsid w:val="00901DBA"/>
    <w:rsid w:val="00903261"/>
    <w:rsid w:val="00904C9C"/>
    <w:rsid w:val="00905369"/>
    <w:rsid w:val="009122ED"/>
    <w:rsid w:val="0091246B"/>
    <w:rsid w:val="00913154"/>
    <w:rsid w:val="00913757"/>
    <w:rsid w:val="00913E3E"/>
    <w:rsid w:val="00913F9D"/>
    <w:rsid w:val="00915FB5"/>
    <w:rsid w:val="009212DC"/>
    <w:rsid w:val="00922B3B"/>
    <w:rsid w:val="00923293"/>
    <w:rsid w:val="00923B4E"/>
    <w:rsid w:val="00923E05"/>
    <w:rsid w:val="009242C5"/>
    <w:rsid w:val="00926543"/>
    <w:rsid w:val="009275EF"/>
    <w:rsid w:val="009275F8"/>
    <w:rsid w:val="00927D14"/>
    <w:rsid w:val="00927ED3"/>
    <w:rsid w:val="00930F61"/>
    <w:rsid w:val="00930F73"/>
    <w:rsid w:val="0093151E"/>
    <w:rsid w:val="0093228E"/>
    <w:rsid w:val="00933791"/>
    <w:rsid w:val="00934691"/>
    <w:rsid w:val="00936002"/>
    <w:rsid w:val="00936124"/>
    <w:rsid w:val="009365AC"/>
    <w:rsid w:val="00940663"/>
    <w:rsid w:val="00941805"/>
    <w:rsid w:val="009439A1"/>
    <w:rsid w:val="00944D13"/>
    <w:rsid w:val="00944FBA"/>
    <w:rsid w:val="0094542B"/>
    <w:rsid w:val="00945667"/>
    <w:rsid w:val="009458F0"/>
    <w:rsid w:val="009473E6"/>
    <w:rsid w:val="00950079"/>
    <w:rsid w:val="00952344"/>
    <w:rsid w:val="00952FA6"/>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71BD9"/>
    <w:rsid w:val="00972145"/>
    <w:rsid w:val="009732FF"/>
    <w:rsid w:val="009741A2"/>
    <w:rsid w:val="0097481E"/>
    <w:rsid w:val="00981D2A"/>
    <w:rsid w:val="009830E7"/>
    <w:rsid w:val="00984D47"/>
    <w:rsid w:val="009900D6"/>
    <w:rsid w:val="00990F56"/>
    <w:rsid w:val="00992A4F"/>
    <w:rsid w:val="00992EEE"/>
    <w:rsid w:val="00995A39"/>
    <w:rsid w:val="0099664B"/>
    <w:rsid w:val="00996689"/>
    <w:rsid w:val="00997EC9"/>
    <w:rsid w:val="009A0A54"/>
    <w:rsid w:val="009A25CE"/>
    <w:rsid w:val="009A313F"/>
    <w:rsid w:val="009A32AC"/>
    <w:rsid w:val="009A6302"/>
    <w:rsid w:val="009B1019"/>
    <w:rsid w:val="009B186C"/>
    <w:rsid w:val="009B1C48"/>
    <w:rsid w:val="009B2081"/>
    <w:rsid w:val="009B4040"/>
    <w:rsid w:val="009B42C0"/>
    <w:rsid w:val="009B481C"/>
    <w:rsid w:val="009B5C34"/>
    <w:rsid w:val="009B6325"/>
    <w:rsid w:val="009B6DE2"/>
    <w:rsid w:val="009B7010"/>
    <w:rsid w:val="009B7333"/>
    <w:rsid w:val="009C1AB2"/>
    <w:rsid w:val="009C25E1"/>
    <w:rsid w:val="009C66F4"/>
    <w:rsid w:val="009C7059"/>
    <w:rsid w:val="009C7629"/>
    <w:rsid w:val="009D19F0"/>
    <w:rsid w:val="009D280A"/>
    <w:rsid w:val="009D5844"/>
    <w:rsid w:val="009D6AEE"/>
    <w:rsid w:val="009E0D73"/>
    <w:rsid w:val="009E4C29"/>
    <w:rsid w:val="009E631B"/>
    <w:rsid w:val="009E7EA1"/>
    <w:rsid w:val="009F4787"/>
    <w:rsid w:val="009F4D90"/>
    <w:rsid w:val="009F53A6"/>
    <w:rsid w:val="009F736F"/>
    <w:rsid w:val="00A0083D"/>
    <w:rsid w:val="00A01EFD"/>
    <w:rsid w:val="00A0221F"/>
    <w:rsid w:val="00A0237B"/>
    <w:rsid w:val="00A05BB4"/>
    <w:rsid w:val="00A065BA"/>
    <w:rsid w:val="00A126E5"/>
    <w:rsid w:val="00A1383A"/>
    <w:rsid w:val="00A155E2"/>
    <w:rsid w:val="00A15769"/>
    <w:rsid w:val="00A16F31"/>
    <w:rsid w:val="00A20252"/>
    <w:rsid w:val="00A20A56"/>
    <w:rsid w:val="00A21B6D"/>
    <w:rsid w:val="00A262AC"/>
    <w:rsid w:val="00A33B0A"/>
    <w:rsid w:val="00A4057C"/>
    <w:rsid w:val="00A40D0F"/>
    <w:rsid w:val="00A42591"/>
    <w:rsid w:val="00A429D5"/>
    <w:rsid w:val="00A42F1A"/>
    <w:rsid w:val="00A50FD9"/>
    <w:rsid w:val="00A53937"/>
    <w:rsid w:val="00A53D50"/>
    <w:rsid w:val="00A54F3F"/>
    <w:rsid w:val="00A55818"/>
    <w:rsid w:val="00A55BC6"/>
    <w:rsid w:val="00A56A78"/>
    <w:rsid w:val="00A624FE"/>
    <w:rsid w:val="00A64D09"/>
    <w:rsid w:val="00A65A95"/>
    <w:rsid w:val="00A66A28"/>
    <w:rsid w:val="00A66D61"/>
    <w:rsid w:val="00A671A5"/>
    <w:rsid w:val="00A67434"/>
    <w:rsid w:val="00A67AA6"/>
    <w:rsid w:val="00A70AD8"/>
    <w:rsid w:val="00A72F15"/>
    <w:rsid w:val="00A73A9C"/>
    <w:rsid w:val="00A800CF"/>
    <w:rsid w:val="00A8037E"/>
    <w:rsid w:val="00A8136F"/>
    <w:rsid w:val="00A82A90"/>
    <w:rsid w:val="00A83B2E"/>
    <w:rsid w:val="00A8520D"/>
    <w:rsid w:val="00A85C7B"/>
    <w:rsid w:val="00A90388"/>
    <w:rsid w:val="00A920AE"/>
    <w:rsid w:val="00A94AF7"/>
    <w:rsid w:val="00A96D69"/>
    <w:rsid w:val="00AA1176"/>
    <w:rsid w:val="00AA30AC"/>
    <w:rsid w:val="00AA4FC1"/>
    <w:rsid w:val="00AA5908"/>
    <w:rsid w:val="00AA7668"/>
    <w:rsid w:val="00AB0BAD"/>
    <w:rsid w:val="00AB1E73"/>
    <w:rsid w:val="00AB3B51"/>
    <w:rsid w:val="00AB3EB9"/>
    <w:rsid w:val="00AB50E2"/>
    <w:rsid w:val="00AB5589"/>
    <w:rsid w:val="00AB6309"/>
    <w:rsid w:val="00AC3212"/>
    <w:rsid w:val="00AC375B"/>
    <w:rsid w:val="00AC3C96"/>
    <w:rsid w:val="00AC44FD"/>
    <w:rsid w:val="00AC60BF"/>
    <w:rsid w:val="00AC7FCC"/>
    <w:rsid w:val="00AD0D32"/>
    <w:rsid w:val="00AD3FB0"/>
    <w:rsid w:val="00AD4F07"/>
    <w:rsid w:val="00AD608E"/>
    <w:rsid w:val="00AD68A7"/>
    <w:rsid w:val="00AD75A7"/>
    <w:rsid w:val="00AD7FE0"/>
    <w:rsid w:val="00AE5F3B"/>
    <w:rsid w:val="00AE6EC0"/>
    <w:rsid w:val="00AE7ABA"/>
    <w:rsid w:val="00AF4B0A"/>
    <w:rsid w:val="00AF59DE"/>
    <w:rsid w:val="00AF65DE"/>
    <w:rsid w:val="00B00779"/>
    <w:rsid w:val="00B02E53"/>
    <w:rsid w:val="00B056B9"/>
    <w:rsid w:val="00B05D67"/>
    <w:rsid w:val="00B06275"/>
    <w:rsid w:val="00B06625"/>
    <w:rsid w:val="00B0795D"/>
    <w:rsid w:val="00B101E0"/>
    <w:rsid w:val="00B10D68"/>
    <w:rsid w:val="00B11A7A"/>
    <w:rsid w:val="00B1245F"/>
    <w:rsid w:val="00B14009"/>
    <w:rsid w:val="00B14CE4"/>
    <w:rsid w:val="00B14EBC"/>
    <w:rsid w:val="00B15BAF"/>
    <w:rsid w:val="00B15EE0"/>
    <w:rsid w:val="00B17E27"/>
    <w:rsid w:val="00B20480"/>
    <w:rsid w:val="00B22BB9"/>
    <w:rsid w:val="00B22FAB"/>
    <w:rsid w:val="00B23768"/>
    <w:rsid w:val="00B24271"/>
    <w:rsid w:val="00B2465F"/>
    <w:rsid w:val="00B3069E"/>
    <w:rsid w:val="00B3217E"/>
    <w:rsid w:val="00B33555"/>
    <w:rsid w:val="00B35F0C"/>
    <w:rsid w:val="00B40F2C"/>
    <w:rsid w:val="00B44413"/>
    <w:rsid w:val="00B445BD"/>
    <w:rsid w:val="00B454E2"/>
    <w:rsid w:val="00B457A8"/>
    <w:rsid w:val="00B45C16"/>
    <w:rsid w:val="00B469CE"/>
    <w:rsid w:val="00B505A1"/>
    <w:rsid w:val="00B50E58"/>
    <w:rsid w:val="00B53FE8"/>
    <w:rsid w:val="00B54349"/>
    <w:rsid w:val="00B545E1"/>
    <w:rsid w:val="00B57C57"/>
    <w:rsid w:val="00B60AEC"/>
    <w:rsid w:val="00B61A5C"/>
    <w:rsid w:val="00B64BCB"/>
    <w:rsid w:val="00B64D13"/>
    <w:rsid w:val="00B66E0E"/>
    <w:rsid w:val="00B70217"/>
    <w:rsid w:val="00B73A47"/>
    <w:rsid w:val="00B74571"/>
    <w:rsid w:val="00B74C11"/>
    <w:rsid w:val="00B764BD"/>
    <w:rsid w:val="00B80A77"/>
    <w:rsid w:val="00B82848"/>
    <w:rsid w:val="00B84128"/>
    <w:rsid w:val="00B85510"/>
    <w:rsid w:val="00B85FD8"/>
    <w:rsid w:val="00B86217"/>
    <w:rsid w:val="00B903AC"/>
    <w:rsid w:val="00B90574"/>
    <w:rsid w:val="00B92114"/>
    <w:rsid w:val="00B9465F"/>
    <w:rsid w:val="00B9643B"/>
    <w:rsid w:val="00B964D1"/>
    <w:rsid w:val="00B96E6A"/>
    <w:rsid w:val="00B97BB9"/>
    <w:rsid w:val="00BA1E62"/>
    <w:rsid w:val="00BA33BA"/>
    <w:rsid w:val="00BA3612"/>
    <w:rsid w:val="00BA6B19"/>
    <w:rsid w:val="00BA74E8"/>
    <w:rsid w:val="00BA7A92"/>
    <w:rsid w:val="00BB041C"/>
    <w:rsid w:val="00BB1A6C"/>
    <w:rsid w:val="00BB36F6"/>
    <w:rsid w:val="00BB399F"/>
    <w:rsid w:val="00BB408F"/>
    <w:rsid w:val="00BB45A6"/>
    <w:rsid w:val="00BB4FBD"/>
    <w:rsid w:val="00BB5F15"/>
    <w:rsid w:val="00BB6688"/>
    <w:rsid w:val="00BB68F9"/>
    <w:rsid w:val="00BB6D2F"/>
    <w:rsid w:val="00BC0975"/>
    <w:rsid w:val="00BC0C9A"/>
    <w:rsid w:val="00BC14C8"/>
    <w:rsid w:val="00BC2416"/>
    <w:rsid w:val="00BC5AC6"/>
    <w:rsid w:val="00BC6F8C"/>
    <w:rsid w:val="00BC7541"/>
    <w:rsid w:val="00BD12EC"/>
    <w:rsid w:val="00BD23C9"/>
    <w:rsid w:val="00BD2455"/>
    <w:rsid w:val="00BD25C8"/>
    <w:rsid w:val="00BD3299"/>
    <w:rsid w:val="00BD3DE4"/>
    <w:rsid w:val="00BD6545"/>
    <w:rsid w:val="00BD7FE0"/>
    <w:rsid w:val="00BE19FC"/>
    <w:rsid w:val="00BE4482"/>
    <w:rsid w:val="00BE4FCC"/>
    <w:rsid w:val="00BE5A53"/>
    <w:rsid w:val="00BE5C03"/>
    <w:rsid w:val="00BE5D2A"/>
    <w:rsid w:val="00BE79EE"/>
    <w:rsid w:val="00BF009C"/>
    <w:rsid w:val="00BF2230"/>
    <w:rsid w:val="00BF28B5"/>
    <w:rsid w:val="00BF2AC1"/>
    <w:rsid w:val="00BF2EA9"/>
    <w:rsid w:val="00BF3D9A"/>
    <w:rsid w:val="00BF3DAE"/>
    <w:rsid w:val="00BF53CA"/>
    <w:rsid w:val="00BF77F3"/>
    <w:rsid w:val="00BF7BF0"/>
    <w:rsid w:val="00BF7C89"/>
    <w:rsid w:val="00C01745"/>
    <w:rsid w:val="00C02F86"/>
    <w:rsid w:val="00C03B37"/>
    <w:rsid w:val="00C05BD5"/>
    <w:rsid w:val="00C074D1"/>
    <w:rsid w:val="00C10ECB"/>
    <w:rsid w:val="00C11819"/>
    <w:rsid w:val="00C13524"/>
    <w:rsid w:val="00C1536D"/>
    <w:rsid w:val="00C167E1"/>
    <w:rsid w:val="00C21539"/>
    <w:rsid w:val="00C25845"/>
    <w:rsid w:val="00C27890"/>
    <w:rsid w:val="00C33FD4"/>
    <w:rsid w:val="00C35712"/>
    <w:rsid w:val="00C4598D"/>
    <w:rsid w:val="00C55C0B"/>
    <w:rsid w:val="00C55CC4"/>
    <w:rsid w:val="00C56B72"/>
    <w:rsid w:val="00C60394"/>
    <w:rsid w:val="00C63290"/>
    <w:rsid w:val="00C6399E"/>
    <w:rsid w:val="00C65543"/>
    <w:rsid w:val="00C6634C"/>
    <w:rsid w:val="00C66A9B"/>
    <w:rsid w:val="00C67A15"/>
    <w:rsid w:val="00C73CF2"/>
    <w:rsid w:val="00C761B9"/>
    <w:rsid w:val="00C77FC4"/>
    <w:rsid w:val="00C80369"/>
    <w:rsid w:val="00C83F8C"/>
    <w:rsid w:val="00C878E2"/>
    <w:rsid w:val="00C92046"/>
    <w:rsid w:val="00C9375F"/>
    <w:rsid w:val="00C949EB"/>
    <w:rsid w:val="00C96CFE"/>
    <w:rsid w:val="00C97943"/>
    <w:rsid w:val="00C97A6B"/>
    <w:rsid w:val="00C97E23"/>
    <w:rsid w:val="00CA02D4"/>
    <w:rsid w:val="00CA1CE6"/>
    <w:rsid w:val="00CA1D34"/>
    <w:rsid w:val="00CA483C"/>
    <w:rsid w:val="00CA57AC"/>
    <w:rsid w:val="00CA58EE"/>
    <w:rsid w:val="00CA5C62"/>
    <w:rsid w:val="00CA5DF2"/>
    <w:rsid w:val="00CB00AD"/>
    <w:rsid w:val="00CB1094"/>
    <w:rsid w:val="00CC1EDB"/>
    <w:rsid w:val="00CC2731"/>
    <w:rsid w:val="00CC4060"/>
    <w:rsid w:val="00CC59DD"/>
    <w:rsid w:val="00CD3379"/>
    <w:rsid w:val="00CD6A68"/>
    <w:rsid w:val="00CD6FF0"/>
    <w:rsid w:val="00CE0468"/>
    <w:rsid w:val="00CE0882"/>
    <w:rsid w:val="00CE2758"/>
    <w:rsid w:val="00CE35DE"/>
    <w:rsid w:val="00CE3806"/>
    <w:rsid w:val="00CE3B7C"/>
    <w:rsid w:val="00CE484B"/>
    <w:rsid w:val="00CF0CDB"/>
    <w:rsid w:val="00CF19D6"/>
    <w:rsid w:val="00CF1F30"/>
    <w:rsid w:val="00CF24C4"/>
    <w:rsid w:val="00CF2BB8"/>
    <w:rsid w:val="00CF2EEA"/>
    <w:rsid w:val="00CF5CFE"/>
    <w:rsid w:val="00CF71F9"/>
    <w:rsid w:val="00CF750D"/>
    <w:rsid w:val="00CF7725"/>
    <w:rsid w:val="00D000B9"/>
    <w:rsid w:val="00D01620"/>
    <w:rsid w:val="00D04C9D"/>
    <w:rsid w:val="00D106C7"/>
    <w:rsid w:val="00D10E87"/>
    <w:rsid w:val="00D122CA"/>
    <w:rsid w:val="00D12698"/>
    <w:rsid w:val="00D1291F"/>
    <w:rsid w:val="00D12CEC"/>
    <w:rsid w:val="00D1605B"/>
    <w:rsid w:val="00D16468"/>
    <w:rsid w:val="00D176F1"/>
    <w:rsid w:val="00D2118A"/>
    <w:rsid w:val="00D23106"/>
    <w:rsid w:val="00D23591"/>
    <w:rsid w:val="00D248B2"/>
    <w:rsid w:val="00D25E44"/>
    <w:rsid w:val="00D27AA4"/>
    <w:rsid w:val="00D31A9E"/>
    <w:rsid w:val="00D33A38"/>
    <w:rsid w:val="00D33E75"/>
    <w:rsid w:val="00D34FB5"/>
    <w:rsid w:val="00D368C6"/>
    <w:rsid w:val="00D37D10"/>
    <w:rsid w:val="00D37DFF"/>
    <w:rsid w:val="00D40542"/>
    <w:rsid w:val="00D41902"/>
    <w:rsid w:val="00D41DDC"/>
    <w:rsid w:val="00D423D0"/>
    <w:rsid w:val="00D42E6F"/>
    <w:rsid w:val="00D44095"/>
    <w:rsid w:val="00D447BF"/>
    <w:rsid w:val="00D451FF"/>
    <w:rsid w:val="00D4695D"/>
    <w:rsid w:val="00D47068"/>
    <w:rsid w:val="00D52B99"/>
    <w:rsid w:val="00D5347B"/>
    <w:rsid w:val="00D5383C"/>
    <w:rsid w:val="00D55C20"/>
    <w:rsid w:val="00D5784C"/>
    <w:rsid w:val="00D615AD"/>
    <w:rsid w:val="00D63259"/>
    <w:rsid w:val="00D63914"/>
    <w:rsid w:val="00D64561"/>
    <w:rsid w:val="00D65CE1"/>
    <w:rsid w:val="00D66F55"/>
    <w:rsid w:val="00D71586"/>
    <w:rsid w:val="00D763C5"/>
    <w:rsid w:val="00D7651D"/>
    <w:rsid w:val="00D76B05"/>
    <w:rsid w:val="00D81948"/>
    <w:rsid w:val="00D81AE0"/>
    <w:rsid w:val="00D82142"/>
    <w:rsid w:val="00D85320"/>
    <w:rsid w:val="00D8585C"/>
    <w:rsid w:val="00D86288"/>
    <w:rsid w:val="00D866F3"/>
    <w:rsid w:val="00D86E1F"/>
    <w:rsid w:val="00D87B47"/>
    <w:rsid w:val="00D92B83"/>
    <w:rsid w:val="00D931C7"/>
    <w:rsid w:val="00D94C0B"/>
    <w:rsid w:val="00D950E5"/>
    <w:rsid w:val="00DA3304"/>
    <w:rsid w:val="00DA36E2"/>
    <w:rsid w:val="00DA46F5"/>
    <w:rsid w:val="00DA5D1C"/>
    <w:rsid w:val="00DA6DB6"/>
    <w:rsid w:val="00DA7745"/>
    <w:rsid w:val="00DB386E"/>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6B45"/>
    <w:rsid w:val="00DD71BF"/>
    <w:rsid w:val="00DE4C3D"/>
    <w:rsid w:val="00DE4DA7"/>
    <w:rsid w:val="00DE5859"/>
    <w:rsid w:val="00DF0DCE"/>
    <w:rsid w:val="00DF1326"/>
    <w:rsid w:val="00DF1ADC"/>
    <w:rsid w:val="00DF49F1"/>
    <w:rsid w:val="00DF5533"/>
    <w:rsid w:val="00E00606"/>
    <w:rsid w:val="00E06FAF"/>
    <w:rsid w:val="00E076C2"/>
    <w:rsid w:val="00E105F4"/>
    <w:rsid w:val="00E1277F"/>
    <w:rsid w:val="00E132E3"/>
    <w:rsid w:val="00E142ED"/>
    <w:rsid w:val="00E14D63"/>
    <w:rsid w:val="00E153FC"/>
    <w:rsid w:val="00E17360"/>
    <w:rsid w:val="00E216FA"/>
    <w:rsid w:val="00E21B1B"/>
    <w:rsid w:val="00E22477"/>
    <w:rsid w:val="00E22888"/>
    <w:rsid w:val="00E22BBC"/>
    <w:rsid w:val="00E23EB4"/>
    <w:rsid w:val="00E2412C"/>
    <w:rsid w:val="00E24602"/>
    <w:rsid w:val="00E24DEF"/>
    <w:rsid w:val="00E306B2"/>
    <w:rsid w:val="00E30A0D"/>
    <w:rsid w:val="00E30EE7"/>
    <w:rsid w:val="00E31197"/>
    <w:rsid w:val="00E319B5"/>
    <w:rsid w:val="00E3296F"/>
    <w:rsid w:val="00E344D7"/>
    <w:rsid w:val="00E34A8D"/>
    <w:rsid w:val="00E34D1E"/>
    <w:rsid w:val="00E35113"/>
    <w:rsid w:val="00E354D5"/>
    <w:rsid w:val="00E3658A"/>
    <w:rsid w:val="00E368F3"/>
    <w:rsid w:val="00E3695A"/>
    <w:rsid w:val="00E36C01"/>
    <w:rsid w:val="00E37D4E"/>
    <w:rsid w:val="00E37DAD"/>
    <w:rsid w:val="00E404A6"/>
    <w:rsid w:val="00E425D5"/>
    <w:rsid w:val="00E42C99"/>
    <w:rsid w:val="00E44576"/>
    <w:rsid w:val="00E45819"/>
    <w:rsid w:val="00E52A43"/>
    <w:rsid w:val="00E564B2"/>
    <w:rsid w:val="00E568A8"/>
    <w:rsid w:val="00E60F94"/>
    <w:rsid w:val="00E61DE3"/>
    <w:rsid w:val="00E628F0"/>
    <w:rsid w:val="00E63865"/>
    <w:rsid w:val="00E6416C"/>
    <w:rsid w:val="00E649CC"/>
    <w:rsid w:val="00E64CD0"/>
    <w:rsid w:val="00E64FA4"/>
    <w:rsid w:val="00E66E4C"/>
    <w:rsid w:val="00E67685"/>
    <w:rsid w:val="00E67907"/>
    <w:rsid w:val="00E67D5A"/>
    <w:rsid w:val="00E70B4A"/>
    <w:rsid w:val="00E72D49"/>
    <w:rsid w:val="00E75DF8"/>
    <w:rsid w:val="00E8329B"/>
    <w:rsid w:val="00E853E9"/>
    <w:rsid w:val="00E8674A"/>
    <w:rsid w:val="00E86B1D"/>
    <w:rsid w:val="00E906D6"/>
    <w:rsid w:val="00E921EB"/>
    <w:rsid w:val="00EA077F"/>
    <w:rsid w:val="00EA0A44"/>
    <w:rsid w:val="00EA189E"/>
    <w:rsid w:val="00EA205C"/>
    <w:rsid w:val="00EA28CB"/>
    <w:rsid w:val="00EA325D"/>
    <w:rsid w:val="00EA3340"/>
    <w:rsid w:val="00EA375D"/>
    <w:rsid w:val="00EA4926"/>
    <w:rsid w:val="00EA4C5A"/>
    <w:rsid w:val="00EA70AE"/>
    <w:rsid w:val="00EA763F"/>
    <w:rsid w:val="00EB2C1C"/>
    <w:rsid w:val="00EB37ED"/>
    <w:rsid w:val="00EB45CE"/>
    <w:rsid w:val="00EB538F"/>
    <w:rsid w:val="00EB5778"/>
    <w:rsid w:val="00EB5880"/>
    <w:rsid w:val="00EB5FC3"/>
    <w:rsid w:val="00EB794C"/>
    <w:rsid w:val="00EC2B9C"/>
    <w:rsid w:val="00EC43CB"/>
    <w:rsid w:val="00EC55A4"/>
    <w:rsid w:val="00EC571F"/>
    <w:rsid w:val="00EC784B"/>
    <w:rsid w:val="00ED04AC"/>
    <w:rsid w:val="00ED2F94"/>
    <w:rsid w:val="00ED3986"/>
    <w:rsid w:val="00ED55AC"/>
    <w:rsid w:val="00ED55E0"/>
    <w:rsid w:val="00ED5868"/>
    <w:rsid w:val="00EE1701"/>
    <w:rsid w:val="00EE5645"/>
    <w:rsid w:val="00EE5999"/>
    <w:rsid w:val="00EE5B11"/>
    <w:rsid w:val="00EE634F"/>
    <w:rsid w:val="00EE6528"/>
    <w:rsid w:val="00EF1924"/>
    <w:rsid w:val="00EF3D70"/>
    <w:rsid w:val="00F06987"/>
    <w:rsid w:val="00F1039E"/>
    <w:rsid w:val="00F13BE1"/>
    <w:rsid w:val="00F14E84"/>
    <w:rsid w:val="00F23AFB"/>
    <w:rsid w:val="00F2486A"/>
    <w:rsid w:val="00F26E62"/>
    <w:rsid w:val="00F27BE6"/>
    <w:rsid w:val="00F3025B"/>
    <w:rsid w:val="00F3094E"/>
    <w:rsid w:val="00F30BA4"/>
    <w:rsid w:val="00F312BB"/>
    <w:rsid w:val="00F31715"/>
    <w:rsid w:val="00F318EF"/>
    <w:rsid w:val="00F3221E"/>
    <w:rsid w:val="00F33E20"/>
    <w:rsid w:val="00F351F1"/>
    <w:rsid w:val="00F35ABF"/>
    <w:rsid w:val="00F37A73"/>
    <w:rsid w:val="00F40657"/>
    <w:rsid w:val="00F422F5"/>
    <w:rsid w:val="00F43CFF"/>
    <w:rsid w:val="00F45A6B"/>
    <w:rsid w:val="00F47E3B"/>
    <w:rsid w:val="00F50088"/>
    <w:rsid w:val="00F50544"/>
    <w:rsid w:val="00F50E15"/>
    <w:rsid w:val="00F53651"/>
    <w:rsid w:val="00F61749"/>
    <w:rsid w:val="00F62308"/>
    <w:rsid w:val="00F6308A"/>
    <w:rsid w:val="00F6430A"/>
    <w:rsid w:val="00F679CB"/>
    <w:rsid w:val="00F719FC"/>
    <w:rsid w:val="00F736A5"/>
    <w:rsid w:val="00F80AF2"/>
    <w:rsid w:val="00F82B54"/>
    <w:rsid w:val="00F838F5"/>
    <w:rsid w:val="00F84536"/>
    <w:rsid w:val="00F8561F"/>
    <w:rsid w:val="00F858EE"/>
    <w:rsid w:val="00F876DD"/>
    <w:rsid w:val="00F9017C"/>
    <w:rsid w:val="00F91857"/>
    <w:rsid w:val="00F9417D"/>
    <w:rsid w:val="00F94636"/>
    <w:rsid w:val="00F94C4E"/>
    <w:rsid w:val="00F9688E"/>
    <w:rsid w:val="00FA0F70"/>
    <w:rsid w:val="00FA2006"/>
    <w:rsid w:val="00FA2819"/>
    <w:rsid w:val="00FA2C42"/>
    <w:rsid w:val="00FA3C1E"/>
    <w:rsid w:val="00FA3F15"/>
    <w:rsid w:val="00FA4267"/>
    <w:rsid w:val="00FA4BA7"/>
    <w:rsid w:val="00FA5DE7"/>
    <w:rsid w:val="00FB078C"/>
    <w:rsid w:val="00FB2A4D"/>
    <w:rsid w:val="00FB3C24"/>
    <w:rsid w:val="00FB4775"/>
    <w:rsid w:val="00FB5D49"/>
    <w:rsid w:val="00FB788D"/>
    <w:rsid w:val="00FC0413"/>
    <w:rsid w:val="00FC3BE2"/>
    <w:rsid w:val="00FC3E7C"/>
    <w:rsid w:val="00FC4547"/>
    <w:rsid w:val="00FC6CF1"/>
    <w:rsid w:val="00FC6ED7"/>
    <w:rsid w:val="00FC772B"/>
    <w:rsid w:val="00FC7BA4"/>
    <w:rsid w:val="00FD4281"/>
    <w:rsid w:val="00FD53FD"/>
    <w:rsid w:val="00FD6A66"/>
    <w:rsid w:val="00FD6C95"/>
    <w:rsid w:val="00FD7447"/>
    <w:rsid w:val="00FD7CE9"/>
    <w:rsid w:val="00FE15B9"/>
    <w:rsid w:val="00FE30FB"/>
    <w:rsid w:val="00FE3779"/>
    <w:rsid w:val="00FE458A"/>
    <w:rsid w:val="00FE70D6"/>
    <w:rsid w:val="00FE74A9"/>
    <w:rsid w:val="00FF0CDC"/>
    <w:rsid w:val="00FF4070"/>
    <w:rsid w:val="00FF446B"/>
    <w:rsid w:val="00FF6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DF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0C0EEE-483E-F64F-9781-DAEE84185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20</Pages>
  <Words>9710</Words>
  <Characters>55352</Characters>
  <Application>Microsoft Macintosh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64933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78</cp:revision>
  <dcterms:created xsi:type="dcterms:W3CDTF">2015-10-29T04:44:00Z</dcterms:created>
  <dcterms:modified xsi:type="dcterms:W3CDTF">2015-11-03T00:24:00Z</dcterms:modified>
</cp:coreProperties>
</file>