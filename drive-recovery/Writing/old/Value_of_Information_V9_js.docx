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 xml:space="preserve">Avoiding Tipping Points Through Effective </w:t>
      </w:r>
      <w:commentRangeStart w:id="0"/>
      <w:r w:rsidRPr="007647D9">
        <w:rPr>
          <w:rFonts w:ascii="Helvetica" w:hAnsi="Helvetica"/>
          <w:b/>
        </w:rPr>
        <w:t>Monitoring</w:t>
      </w:r>
      <w:commentRangeEnd w:id="0"/>
      <w:r w:rsidR="00BF38F4">
        <w:rPr>
          <w:rStyle w:val="CommentReference"/>
        </w:rPr>
        <w:commentReference w:id="0"/>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1D0C6D69" w14:textId="77777777" w:rsidR="00D7376F" w:rsidRPr="00957F1F" w:rsidRDefault="00D7376F" w:rsidP="00903261">
      <w:pPr>
        <w:outlineLvl w:val="0"/>
        <w:rPr>
          <w:rFonts w:ascii="Helvetica" w:hAnsi="Helvetica" w:cs="Times New Roman"/>
          <w:bCs/>
          <w:sz w:val="22"/>
          <w:szCs w:val="22"/>
        </w:rPr>
      </w:pPr>
    </w:p>
    <w:p w14:paraId="65FE7E07" w14:textId="03BF18D9"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9C4EAB">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p>
    <w:p w14:paraId="6F35C1E2" w14:textId="77777777" w:rsidR="00B90574" w:rsidRPr="00BE00F5" w:rsidRDefault="00B90574" w:rsidP="00903261">
      <w:pPr>
        <w:widowControl w:val="0"/>
        <w:autoSpaceDE w:val="0"/>
        <w:autoSpaceDN w:val="0"/>
        <w:adjustRightInd w:val="0"/>
        <w:rPr>
          <w:rFonts w:ascii="Helvetica" w:hAnsi="Helvetica" w:cs="Times New Roman"/>
          <w:bCs/>
          <w:sz w:val="22"/>
          <w:szCs w:val="22"/>
          <w:vertAlign w:val="superscript"/>
        </w:rPr>
      </w:pPr>
    </w:p>
    <w:p w14:paraId="676F7498" w14:textId="77777777" w:rsidR="00BE00F5" w:rsidRPr="00BE00F5" w:rsidRDefault="00903261" w:rsidP="00903261">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00BE00F5" w:rsidRPr="00030FE8">
        <w:rPr>
          <w:rFonts w:ascii="Helvetica" w:hAnsi="Helvetica" w:cs="Times New Roman"/>
          <w:sz w:val="22"/>
          <w:szCs w:val="22"/>
        </w:rPr>
        <w:t xml:space="preserve"> Department of Ecology, Evolution, and Marine Biology, University of California, Santa Barbara, CA 93106 USA</w:t>
      </w:r>
      <w:r w:rsidR="00BE00F5" w:rsidRPr="00BE00F5" w:rsidDel="00BE00F5">
        <w:rPr>
          <w:rFonts w:ascii="Helvetica" w:hAnsi="Helvetica" w:cs="Times New Roman"/>
          <w:iCs/>
          <w:sz w:val="22"/>
          <w:szCs w:val="22"/>
        </w:rPr>
        <w:t xml:space="preserve"> </w:t>
      </w:r>
    </w:p>
    <w:p w14:paraId="6F4BF683"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503CF3A7"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4D5C3571"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3F817B9C"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656FD6DA"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258A20AC"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3F142CC4"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04064395"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7F5B5F93"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342E40A1" w14:textId="66C02D38"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r, U</w:t>
      </w:r>
      <w:r w:rsidR="007D28E5" w:rsidRPr="00957F1F">
        <w:rPr>
          <w:rFonts w:ascii="Helvetica" w:hAnsi="Helvetica" w:cs="Times"/>
          <w:sz w:val="22"/>
          <w:szCs w:val="22"/>
        </w:rPr>
        <w:t xml:space="preserve">niversity of Washington, School of Aquatic and Fishery Sciences, Box 355020, Seattle, Washington 98195 USA </w:t>
      </w:r>
    </w:p>
    <w:p w14:paraId="6F6E904C" w14:textId="542BECF4"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r w:rsidR="00193870" w:rsidRPr="00957F1F">
        <w:rPr>
          <w:rFonts w:ascii="Helvetica" w:hAnsi="Helvetica" w:cs="Times New Roman"/>
          <w:i/>
          <w:sz w:val="22"/>
          <w:szCs w:val="22"/>
        </w:rPr>
        <w:t>A</w:t>
      </w:r>
      <w:r w:rsidR="00CB1094" w:rsidRPr="00957F1F">
        <w:rPr>
          <w:rFonts w:ascii="Helvetica" w:hAnsi="Helvetica" w:cs="Times New Roman"/>
          <w:i/>
          <w:sz w:val="22"/>
          <w:szCs w:val="22"/>
        </w:rPr>
        <w:t>llee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6"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39F26438" w14:textId="065DB46E" w:rsidR="0022029E" w:rsidRDefault="00984E98" w:rsidP="00984E98">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xml:space="preserve">: </w:t>
      </w:r>
      <w:r w:rsidR="00442E9E">
        <w:rPr>
          <w:rFonts w:ascii="Helvetica" w:hAnsi="Helvetica"/>
          <w:sz w:val="22"/>
          <w:szCs w:val="22"/>
        </w:rPr>
        <w:t>A</w:t>
      </w:r>
      <w:r w:rsidR="00442E9E" w:rsidRPr="00CB7D32">
        <w:rPr>
          <w:rFonts w:ascii="Helvetica" w:hAnsi="Helvetica"/>
          <w:sz w:val="22"/>
          <w:szCs w:val="22"/>
        </w:rPr>
        <w:t xml:space="preserve"> major </w:t>
      </w:r>
      <w:del w:id="1" w:author="Jameal Samhouri" w:date="2017-01-05T09:30:00Z">
        <w:r w:rsidR="00442E9E" w:rsidRPr="00CB7D32" w:rsidDel="000A07BA">
          <w:rPr>
            <w:rFonts w:ascii="Helvetica" w:hAnsi="Helvetica"/>
            <w:sz w:val="22"/>
            <w:szCs w:val="22"/>
          </w:rPr>
          <w:delText xml:space="preserve">question </w:delText>
        </w:r>
      </w:del>
      <w:ins w:id="2" w:author="Jameal Samhouri" w:date="2017-01-05T09:30:00Z">
        <w:r w:rsidR="000A07BA">
          <w:rPr>
            <w:rFonts w:ascii="Helvetica" w:hAnsi="Helvetica"/>
            <w:sz w:val="22"/>
            <w:szCs w:val="22"/>
          </w:rPr>
          <w:t>challenge</w:t>
        </w:r>
        <w:r w:rsidR="000A07BA" w:rsidRPr="00CB7D32">
          <w:rPr>
            <w:rFonts w:ascii="Helvetica" w:hAnsi="Helvetica"/>
            <w:sz w:val="22"/>
            <w:szCs w:val="22"/>
          </w:rPr>
          <w:t xml:space="preserve"> </w:t>
        </w:r>
      </w:ins>
      <w:r w:rsidR="00442E9E" w:rsidRPr="00CB7D32">
        <w:rPr>
          <w:rFonts w:ascii="Helvetica" w:hAnsi="Helvetica"/>
          <w:sz w:val="22"/>
          <w:szCs w:val="22"/>
        </w:rPr>
        <w:t xml:space="preserve">in sustainability science is how </w:t>
      </w:r>
      <w:del w:id="3" w:author="Jameal Samhouri" w:date="2017-01-05T09:30:00Z">
        <w:r w:rsidR="00442E9E" w:rsidRPr="00CB7D32" w:rsidDel="000A07BA">
          <w:rPr>
            <w:rFonts w:ascii="Helvetica" w:hAnsi="Helvetica"/>
            <w:sz w:val="22"/>
            <w:szCs w:val="22"/>
          </w:rPr>
          <w:delText>can we</w:delText>
        </w:r>
      </w:del>
      <w:ins w:id="4" w:author="Jameal Samhouri" w:date="2017-01-05T09:30:00Z">
        <w:r w:rsidR="000A07BA">
          <w:rPr>
            <w:rFonts w:ascii="Helvetica" w:hAnsi="Helvetica"/>
            <w:sz w:val="22"/>
            <w:szCs w:val="22"/>
          </w:rPr>
          <w:t>to</w:t>
        </w:r>
      </w:ins>
      <w:r w:rsidR="00442E9E" w:rsidRPr="00CB7D32">
        <w:rPr>
          <w:rFonts w:ascii="Helvetica" w:hAnsi="Helvetica"/>
          <w:sz w:val="22"/>
          <w:szCs w:val="22"/>
        </w:rPr>
        <w:t xml:space="preserve"> set meaningful</w:t>
      </w:r>
      <w:r w:rsidR="00442E9E" w:rsidRPr="0093151E">
        <w:rPr>
          <w:rFonts w:ascii="Helvetica" w:hAnsi="Helvetica"/>
          <w:sz w:val="22"/>
          <w:szCs w:val="22"/>
        </w:rPr>
        <w:t xml:space="preserve"> boundaries that maximize </w:t>
      </w:r>
      <w:r w:rsidR="00442E9E">
        <w:rPr>
          <w:rFonts w:ascii="Helvetica" w:hAnsi="Helvetica"/>
          <w:sz w:val="22"/>
          <w:szCs w:val="22"/>
        </w:rPr>
        <w:t xml:space="preserve">delivery of </w:t>
      </w:r>
      <w:r w:rsidR="00442E9E" w:rsidRPr="0093151E">
        <w:rPr>
          <w:rFonts w:ascii="Helvetica" w:hAnsi="Helvetica"/>
          <w:sz w:val="22"/>
          <w:szCs w:val="22"/>
        </w:rPr>
        <w:t xml:space="preserve">ecosystem services while </w:t>
      </w:r>
      <w:r w:rsidR="00442E9E">
        <w:rPr>
          <w:rFonts w:ascii="Helvetica" w:hAnsi="Helvetica"/>
          <w:sz w:val="22"/>
          <w:szCs w:val="22"/>
        </w:rPr>
        <w:t>minimizing risk of pushing systems a</w:t>
      </w:r>
      <w:r w:rsidR="00442E9E" w:rsidRPr="0093151E">
        <w:rPr>
          <w:rFonts w:ascii="Helvetica" w:hAnsi="Helvetica"/>
          <w:sz w:val="22"/>
          <w:szCs w:val="22"/>
        </w:rPr>
        <w:t xml:space="preserve">cross critical </w:t>
      </w:r>
      <w:r w:rsidR="00442E9E">
        <w:rPr>
          <w:rFonts w:ascii="Helvetica" w:hAnsi="Helvetica"/>
          <w:sz w:val="22"/>
          <w:szCs w:val="22"/>
        </w:rPr>
        <w:t>thresholds</w:t>
      </w:r>
      <w:r w:rsidR="00442E9E" w:rsidRPr="0093151E">
        <w:rPr>
          <w:rFonts w:ascii="Helvetica" w:hAnsi="Helvetica"/>
          <w:sz w:val="22"/>
          <w:szCs w:val="22"/>
        </w:rPr>
        <w:t xml:space="preserve"> beyond which </w:t>
      </w:r>
      <w:r w:rsidR="00442E9E">
        <w:rPr>
          <w:rFonts w:ascii="Helvetica" w:hAnsi="Helvetica"/>
          <w:sz w:val="22"/>
          <w:szCs w:val="22"/>
        </w:rPr>
        <w:t>major</w:t>
      </w:r>
      <w:r w:rsidR="00442E9E" w:rsidRPr="0093151E">
        <w:rPr>
          <w:rFonts w:ascii="Helvetica" w:hAnsi="Helvetica"/>
          <w:sz w:val="22"/>
          <w:szCs w:val="22"/>
        </w:rPr>
        <w:t xml:space="preserve"> disruptions occur</w:t>
      </w:r>
      <w:ins w:id="5" w:author="Jameal Samhouri" w:date="2017-01-05T09:31:00Z">
        <w:r w:rsidR="000A07BA">
          <w:rPr>
            <w:rFonts w:ascii="Helvetica" w:hAnsi="Helvetica"/>
            <w:sz w:val="22"/>
            <w:szCs w:val="22"/>
          </w:rPr>
          <w:t>.</w:t>
        </w:r>
      </w:ins>
      <w:del w:id="6" w:author="Jameal Samhouri" w:date="2017-01-05T09:31:00Z">
        <w:r w:rsidR="00442E9E" w:rsidDel="000A07BA">
          <w:rPr>
            <w:rFonts w:ascii="Helvetica" w:hAnsi="Helvetica"/>
            <w:sz w:val="22"/>
            <w:szCs w:val="22"/>
          </w:rPr>
          <w:delText>?</w:delText>
        </w:r>
      </w:del>
      <w:r w:rsidR="00442E9E" w:rsidRPr="0093151E">
        <w:rPr>
          <w:rFonts w:ascii="Helvetica" w:hAnsi="Helvetica"/>
          <w:sz w:val="22"/>
          <w:szCs w:val="22"/>
        </w:rPr>
        <w:t xml:space="preserve"> </w:t>
      </w:r>
      <w:r w:rsidR="00442E9E">
        <w:rPr>
          <w:rFonts w:ascii="Helvetica" w:hAnsi="Helvetica" w:cs="Helvetica"/>
          <w:bCs/>
          <w:sz w:val="22"/>
          <w:szCs w:val="22"/>
        </w:rPr>
        <w:t>Here</w:t>
      </w:r>
      <w:del w:id="7" w:author="Jameal Samhouri" w:date="2017-01-05T09:31:00Z">
        <w:r w:rsidR="00442E9E" w:rsidDel="000A07BA">
          <w:rPr>
            <w:rFonts w:ascii="Helvetica" w:hAnsi="Helvetica" w:cs="Helvetica"/>
            <w:bCs/>
            <w:sz w:val="22"/>
            <w:szCs w:val="22"/>
          </w:rPr>
          <w:delText>,</w:delText>
        </w:r>
      </w:del>
      <w:r w:rsidR="00442E9E">
        <w:rPr>
          <w:rFonts w:ascii="Helvetica" w:hAnsi="Helvetica" w:cs="Helvetica"/>
          <w:bCs/>
          <w:sz w:val="22"/>
          <w:szCs w:val="22"/>
        </w:rPr>
        <w:t xml:space="preserve"> </w:t>
      </w:r>
      <w:r w:rsidRPr="00927692">
        <w:rPr>
          <w:rFonts w:ascii="Helvetica" w:hAnsi="Helvetica" w:cs="Helvetica"/>
          <w:sz w:val="22"/>
          <w:szCs w:val="22"/>
        </w:rPr>
        <w:t xml:space="preserve">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w:t>
      </w:r>
      <w:r w:rsidR="00D45DB1">
        <w:rPr>
          <w:rFonts w:ascii="Helvetica" w:hAnsi="Helvetica" w:cs="Helvetica"/>
          <w:sz w:val="22"/>
          <w:szCs w:val="22"/>
        </w:rPr>
        <w:t>tipping points. I</w:t>
      </w:r>
      <w:r w:rsidRPr="00927692">
        <w:rPr>
          <w:rFonts w:ascii="Helvetica" w:hAnsi="Helvetica" w:cs="Helvetica"/>
          <w:sz w:val="22"/>
          <w:szCs w:val="22"/>
        </w:rPr>
        <w:t xml:space="preserve">ncluding tipping points in decisions surrounding monitoring </w:t>
      </w:r>
      <w:r w:rsidR="00D45DB1">
        <w:rPr>
          <w:rFonts w:ascii="Helvetica" w:hAnsi="Helvetica" w:cs="Helvetica"/>
          <w:sz w:val="22"/>
          <w:szCs w:val="22"/>
        </w:rPr>
        <w:t>investment</w:t>
      </w:r>
      <w:r w:rsidRPr="00927692">
        <w:rPr>
          <w:rFonts w:ascii="Helvetica" w:hAnsi="Helvetica" w:cs="Helvetica"/>
          <w:sz w:val="22"/>
          <w:szCs w:val="22"/>
        </w:rPr>
        <w:t xml:space="preserve">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w:t>
      </w:r>
      <w:r w:rsidR="00D45DB1">
        <w:rPr>
          <w:rFonts w:ascii="Helvetica" w:hAnsi="Helvetica" w:cs="Helvetica"/>
          <w:sz w:val="22"/>
          <w:szCs w:val="22"/>
        </w:rPr>
        <w:t>cal threshold. We show that precautionary buffers</w:t>
      </w:r>
      <w:r w:rsidR="009307CE">
        <w:rPr>
          <w:rFonts w:ascii="Helvetica" w:hAnsi="Helvetica" w:cs="Helvetica"/>
          <w:sz w:val="22"/>
          <w:szCs w:val="22"/>
        </w:rPr>
        <w:t xml:space="preserve"> more effectively</w:t>
      </w:r>
      <w:r w:rsidR="009307CE" w:rsidRPr="00927692">
        <w:rPr>
          <w:rFonts w:ascii="Helvetica" w:hAnsi="Helvetica" w:cs="Helvetica"/>
          <w:sz w:val="22"/>
          <w:szCs w:val="22"/>
        </w:rPr>
        <w:t xml:space="preserve"> minimize</w:t>
      </w:r>
      <w:del w:id="8" w:author="Jameal Samhouri" w:date="2016-11-17T09:37:00Z">
        <w:r w:rsidR="009307CE" w:rsidDel="00002A0A">
          <w:rPr>
            <w:rFonts w:ascii="Helvetica" w:hAnsi="Helvetica" w:cs="Helvetica"/>
            <w:sz w:val="22"/>
            <w:szCs w:val="22"/>
          </w:rPr>
          <w:delText>s</w:delText>
        </w:r>
      </w:del>
      <w:r w:rsidR="009307CE">
        <w:rPr>
          <w:rFonts w:ascii="Helvetica" w:hAnsi="Helvetica" w:cs="Helvetica"/>
          <w:sz w:val="22"/>
          <w:szCs w:val="22"/>
        </w:rPr>
        <w:t xml:space="preserve"> monitoring costs, maximize</w:t>
      </w:r>
      <w:del w:id="9" w:author="Jameal Samhouri" w:date="2016-11-17T09:37:00Z">
        <w:r w:rsidR="009307CE" w:rsidDel="00002A0A">
          <w:rPr>
            <w:rFonts w:ascii="Helvetica" w:hAnsi="Helvetica" w:cs="Helvetica"/>
            <w:sz w:val="22"/>
            <w:szCs w:val="22"/>
          </w:rPr>
          <w:delText>s</w:delText>
        </w:r>
      </w:del>
      <w:r w:rsidR="009307CE">
        <w:rPr>
          <w:rFonts w:ascii="Helvetica" w:hAnsi="Helvetica" w:cs="Helvetica"/>
          <w:sz w:val="22"/>
          <w:szCs w:val="22"/>
        </w:rPr>
        <w:t xml:space="preserve"> profits</w:t>
      </w:r>
      <w:ins w:id="10" w:author="Jameal Samhouri" w:date="2017-01-05T09:31:00Z">
        <w:r w:rsidR="000A07BA">
          <w:rPr>
            <w:rFonts w:ascii="Helvetica" w:hAnsi="Helvetica" w:cs="Helvetica"/>
            <w:sz w:val="22"/>
            <w:szCs w:val="22"/>
          </w:rPr>
          <w:t>,</w:t>
        </w:r>
      </w:ins>
      <w:r w:rsidR="009307CE">
        <w:rPr>
          <w:rFonts w:ascii="Helvetica" w:hAnsi="Helvetica" w:cs="Helvetica"/>
          <w:sz w:val="22"/>
          <w:szCs w:val="22"/>
        </w:rPr>
        <w:t xml:space="preserve"> and prevent</w:t>
      </w:r>
      <w:del w:id="11" w:author="Jameal Samhouri" w:date="2016-11-17T09:37:00Z">
        <w:r w:rsidR="009307CE" w:rsidDel="00002A0A">
          <w:rPr>
            <w:rFonts w:ascii="Helvetica" w:hAnsi="Helvetica" w:cs="Helvetica"/>
            <w:sz w:val="22"/>
            <w:szCs w:val="22"/>
          </w:rPr>
          <w:delText>s</w:delText>
        </w:r>
      </w:del>
      <w:r w:rsidR="009307CE">
        <w:rPr>
          <w:rFonts w:ascii="Helvetica" w:hAnsi="Helvetica" w:cs="Helvetica"/>
          <w:sz w:val="22"/>
          <w:szCs w:val="22"/>
        </w:rPr>
        <w:t xml:space="preserve">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w:t>
      </w:r>
      <w:ins w:id="12" w:author="Jameal Samhouri" w:date="2017-01-05T09:32:00Z">
        <w:r w:rsidR="000A07BA">
          <w:rPr>
            <w:rFonts w:ascii="Helvetica" w:hAnsi="Helvetica" w:cs="Helvetica"/>
            <w:sz w:val="22"/>
            <w:szCs w:val="22"/>
          </w:rPr>
          <w:t xml:space="preserve">n an era of </w:t>
        </w:r>
        <w:r w:rsidR="000A07BA" w:rsidRPr="00927692">
          <w:rPr>
            <w:rFonts w:ascii="Helvetica" w:hAnsi="Helvetica" w:cs="Helvetica"/>
            <w:sz w:val="22"/>
            <w:szCs w:val="22"/>
          </w:rPr>
          <w:t>finite resources</w:t>
        </w:r>
        <w:r w:rsidR="000A07BA">
          <w:rPr>
            <w:rFonts w:ascii="Helvetica" w:hAnsi="Helvetica" w:cs="Helvetica"/>
            <w:sz w:val="22"/>
            <w:szCs w:val="22"/>
          </w:rPr>
          <w:t>, i</w:t>
        </w:r>
      </w:ins>
      <w:r w:rsidRPr="00927692">
        <w:rPr>
          <w:rFonts w:ascii="Helvetica" w:hAnsi="Helvetica" w:cs="Helvetica"/>
          <w:sz w:val="22"/>
          <w:szCs w:val="22"/>
        </w:rPr>
        <w:t xml:space="preserve">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w:t>
      </w:r>
      <w:del w:id="13" w:author="Jameal Samhouri" w:date="2017-01-05T09:32:00Z">
        <w:r w:rsidRPr="00927692" w:rsidDel="000A07BA">
          <w:rPr>
            <w:rFonts w:ascii="Helvetica" w:hAnsi="Helvetica" w:cs="Helvetica"/>
            <w:sz w:val="22"/>
            <w:szCs w:val="22"/>
          </w:rPr>
          <w:delText xml:space="preserve"> with finite resources</w:delText>
        </w:r>
      </w:del>
      <w:r w:rsidRPr="00927692">
        <w:rPr>
          <w:rFonts w:ascii="Helvetica" w:hAnsi="Helvetica" w:cs="Helvetica"/>
          <w:sz w:val="22"/>
          <w:szCs w:val="22"/>
        </w:rPr>
        <w:t>.</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56C7649E" w14:textId="77777777" w:rsidR="005B1FA4" w:rsidRDefault="005B1FA4" w:rsidP="00EA4926">
      <w:pPr>
        <w:rPr>
          <w:rFonts w:ascii="Helvetica" w:hAnsi="Helvetica"/>
          <w:b/>
          <w:sz w:val="22"/>
          <w:szCs w:val="22"/>
        </w:rPr>
      </w:pP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29E172B4" w14:textId="77777777" w:rsidR="00EA4926" w:rsidRDefault="00EA4926" w:rsidP="00EA4926">
      <w:pPr>
        <w:rPr>
          <w:rFonts w:ascii="Helvetica" w:hAnsi="Helvetica"/>
          <w:b/>
          <w:sz w:val="22"/>
          <w:szCs w:val="22"/>
        </w:rPr>
      </w:pPr>
    </w:p>
    <w:p w14:paraId="2AE3240F" w14:textId="06AF59FE" w:rsidR="005E722B" w:rsidRPr="00223CEE" w:rsidRDefault="005E722B" w:rsidP="005E722B">
      <w:pPr>
        <w:rPr>
          <w:rFonts w:ascii="Helvetica" w:hAnsi="Helvetica"/>
          <w:sz w:val="22"/>
          <w:szCs w:val="22"/>
        </w:rPr>
      </w:pPr>
      <w:r w:rsidRPr="00223CEE">
        <w:rPr>
          <w:rFonts w:ascii="Helvetica" w:eastAsia="Times New Roman" w:hAnsi="Helvetica" w:cs="Times New Roman"/>
          <w:sz w:val="22"/>
          <w:szCs w:val="22"/>
        </w:rPr>
        <w:t xml:space="preserve">Decision-makers seeking to avoid the collapse of financial, medical, or military defense systems often rely on detailed information to </w:t>
      </w:r>
      <w:r>
        <w:rPr>
          <w:rFonts w:ascii="Helvetica" w:eastAsia="Times New Roman" w:hAnsi="Helvetica" w:cs="Times New Roman"/>
          <w:sz w:val="22"/>
          <w:szCs w:val="22"/>
        </w:rPr>
        <w:t>manage risk</w:t>
      </w:r>
      <w:r w:rsidRPr="00223CEE">
        <w:rPr>
          <w:rFonts w:ascii="Helvetica" w:eastAsia="Times New Roman" w:hAnsi="Helvetica" w:cs="Times New Roman"/>
          <w:sz w:val="22"/>
          <w:szCs w:val="22"/>
        </w:rPr>
        <w:t xml:space="preserve">. However, high precision </w:t>
      </w:r>
      <w:r>
        <w:rPr>
          <w:rFonts w:ascii="Helvetica" w:eastAsia="Times New Roman" w:hAnsi="Helvetica" w:cs="Times New Roman"/>
          <w:sz w:val="22"/>
          <w:szCs w:val="22"/>
        </w:rPr>
        <w:t>monitoring of systems is</w:t>
      </w:r>
      <w:r w:rsidRPr="00223CEE">
        <w:rPr>
          <w:rFonts w:ascii="Helvetica" w:eastAsia="Times New Roman" w:hAnsi="Helvetica" w:cs="Times New Roman"/>
          <w:sz w:val="22"/>
          <w:szCs w:val="22"/>
        </w:rPr>
        <w:t xml:space="preserve"> often costly</w:t>
      </w:r>
      <w:r>
        <w:rPr>
          <w:rFonts w:ascii="Helvetica" w:eastAsia="Times New Roman" w:hAnsi="Helvetica" w:cs="Times New Roman"/>
          <w:sz w:val="22"/>
          <w:szCs w:val="22"/>
        </w:rPr>
        <w:t>, requires analysis and storage of massive datasets,</w:t>
      </w:r>
      <w:r w:rsidRPr="00223CEE">
        <w:rPr>
          <w:rFonts w:ascii="Helvetica" w:eastAsia="Times New Roman" w:hAnsi="Helvetica" w:cs="Times New Roman"/>
          <w:sz w:val="22"/>
          <w:szCs w:val="22"/>
        </w:rPr>
        <w:t xml:space="preserve"> and </w:t>
      </w:r>
      <w:r>
        <w:rPr>
          <w:rFonts w:ascii="Helvetica" w:eastAsia="Times New Roman" w:hAnsi="Helvetica" w:cs="Times New Roman"/>
          <w:sz w:val="22"/>
          <w:szCs w:val="22"/>
        </w:rPr>
        <w:t>can</w:t>
      </w:r>
      <w:r w:rsidRPr="00223CEE">
        <w:rPr>
          <w:rFonts w:ascii="Helvetica" w:eastAsia="Times New Roman" w:hAnsi="Helvetica" w:cs="Times New Roman"/>
          <w:sz w:val="22"/>
          <w:szCs w:val="22"/>
        </w:rPr>
        <w:t xml:space="preserve"> delay decision making. </w:t>
      </w:r>
      <w:r>
        <w:rPr>
          <w:rFonts w:ascii="Helvetica" w:eastAsia="Times New Roman" w:hAnsi="Helvetica" w:cs="Times New Roman"/>
          <w:sz w:val="22"/>
          <w:szCs w:val="22"/>
        </w:rPr>
        <w:t>I</w:t>
      </w:r>
      <w:r w:rsidRPr="00223CEE">
        <w:rPr>
          <w:rFonts w:ascii="Helvetica" w:hAnsi="Helvetica"/>
          <w:sz w:val="22"/>
          <w:szCs w:val="22"/>
        </w:rPr>
        <w:t xml:space="preserve">n </w:t>
      </w:r>
      <w:r>
        <w:rPr>
          <w:rFonts w:ascii="Helvetica" w:hAnsi="Helvetica"/>
          <w:sz w:val="22"/>
          <w:szCs w:val="22"/>
        </w:rPr>
        <w:t>environmental</w:t>
      </w:r>
      <w:r w:rsidRPr="00223CEE">
        <w:rPr>
          <w:rFonts w:ascii="Helvetica" w:hAnsi="Helvetica"/>
          <w:sz w:val="22"/>
          <w:szCs w:val="22"/>
        </w:rPr>
        <w:t xml:space="preserve"> management</w:t>
      </w:r>
      <w:r>
        <w:rPr>
          <w:rFonts w:ascii="Helvetica" w:hAnsi="Helvetica"/>
          <w:sz w:val="22"/>
          <w:szCs w:val="22"/>
        </w:rPr>
        <w:t>, a major question</w:t>
      </w:r>
      <w:r w:rsidRPr="00223CEE">
        <w:rPr>
          <w:rFonts w:ascii="Helvetica" w:hAnsi="Helvetica"/>
          <w:sz w:val="22"/>
          <w:szCs w:val="22"/>
        </w:rPr>
        <w:t xml:space="preserve"> is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risk of </w:t>
      </w:r>
      <w:r>
        <w:rPr>
          <w:rFonts w:ascii="Helvetica" w:hAnsi="Helvetica"/>
          <w:sz w:val="22"/>
          <w:szCs w:val="22"/>
        </w:rPr>
        <w:t xml:space="preserve">species or ecosystem collapse </w:t>
      </w:r>
      <w:r>
        <w:rPr>
          <w:rFonts w:ascii="Helvetica" w:hAnsi="Helvetica"/>
          <w:sz w:val="22"/>
          <w:szCs w:val="22"/>
        </w:rPr>
        <w:fldChar w:fldCharType="begin"/>
      </w:r>
      <w:r w:rsidR="009442F2">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Pr>
          <w:rFonts w:ascii="Helvetica" w:hAnsi="Helvetica"/>
          <w:sz w:val="22"/>
          <w:szCs w:val="22"/>
        </w:rPr>
        <w:fldChar w:fldCharType="separate"/>
      </w:r>
      <w:r w:rsidR="009442F2">
        <w:rPr>
          <w:rFonts w:ascii="Helvetica" w:hAnsi="Helvetica"/>
          <w:noProof/>
          <w:sz w:val="22"/>
          <w:szCs w:val="22"/>
        </w:rPr>
        <w:t>(Kates</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2001)</w:t>
      </w:r>
      <w:r>
        <w:rPr>
          <w:rFonts w:ascii="Helvetica" w:hAnsi="Helvetica"/>
          <w:sz w:val="22"/>
          <w:szCs w:val="22"/>
        </w:rPr>
        <w:fldChar w:fldCharType="end"/>
      </w:r>
      <w:r w:rsidRPr="00223CEE">
        <w:rPr>
          <w:rFonts w:ascii="Helvetica" w:hAnsi="Helvetica"/>
          <w:sz w:val="22"/>
          <w:szCs w:val="22"/>
        </w:rPr>
        <w:t>?</w:t>
      </w:r>
    </w:p>
    <w:p w14:paraId="784ECB1A" w14:textId="1407B22C" w:rsidR="00002A0A" w:rsidRDefault="008F57EE" w:rsidP="008F57EE">
      <w:pPr>
        <w:ind w:firstLine="810"/>
        <w:rPr>
          <w:ins w:id="14" w:author="Jameal Samhouri" w:date="2016-11-17T09:39:00Z"/>
          <w:rFonts w:ascii="Helvetica" w:hAnsi="Helvetica"/>
          <w:color w:val="000000" w:themeColor="text1"/>
          <w:sz w:val="22"/>
          <w:szCs w:val="22"/>
        </w:rPr>
      </w:pPr>
      <w:r>
        <w:rPr>
          <w:rFonts w:ascii="Helvetica" w:eastAsia="Times New Roman" w:hAnsi="Helvetica" w:cs="Times New Roman"/>
          <w:sz w:val="22"/>
          <w:szCs w:val="22"/>
        </w:rPr>
        <w:t xml:space="preserve">In natural resource management, monitoring typically allows managers to assess the status of a species </w:t>
      </w:r>
      <w:r w:rsidR="00F658A3">
        <w:rPr>
          <w:rFonts w:ascii="Helvetica" w:eastAsia="Times New Roman" w:hAnsi="Helvetica" w:cs="Times New Roman"/>
          <w:sz w:val="22"/>
          <w:szCs w:val="22"/>
        </w:rPr>
        <w:t xml:space="preserve">or ecosystem </w:t>
      </w:r>
      <w:r w:rsidR="00604B57">
        <w:rPr>
          <w:rFonts w:ascii="Helvetica" w:eastAsia="Times New Roman" w:hAnsi="Helvetica" w:cs="Times New Roman"/>
          <w:sz w:val="22"/>
          <w:szCs w:val="22"/>
        </w:rPr>
        <w:t xml:space="preserve">relative to one or more </w:t>
      </w:r>
      <w:r>
        <w:rPr>
          <w:rFonts w:ascii="Helvetica" w:eastAsia="Times New Roman" w:hAnsi="Helvetica" w:cs="Times New Roman"/>
          <w:sz w:val="22"/>
          <w:szCs w:val="22"/>
        </w:rPr>
        <w:t>critical threshold value</w:t>
      </w:r>
      <w:ins w:id="15" w:author="Jameal Samhouri" w:date="2017-01-05T09:33:00Z">
        <w:r w:rsidR="00FE78AB">
          <w:rPr>
            <w:rFonts w:ascii="Helvetica" w:eastAsia="Times New Roman" w:hAnsi="Helvetica" w:cs="Times New Roman"/>
            <w:sz w:val="22"/>
            <w:szCs w:val="22"/>
          </w:rPr>
          <w:t>,</w:t>
        </w:r>
      </w:ins>
      <w:del w:id="16" w:author="Jameal Samhouri" w:date="2017-01-05T09:33:00Z">
        <w:r w:rsidDel="00FE78AB">
          <w:rPr>
            <w:rFonts w:ascii="Helvetica" w:eastAsia="Times New Roman" w:hAnsi="Helvetica" w:cs="Times New Roman"/>
            <w:sz w:val="22"/>
            <w:szCs w:val="22"/>
          </w:rPr>
          <w:delText>s</w:delText>
        </w:r>
      </w:del>
      <w:r>
        <w:rPr>
          <w:rFonts w:ascii="Helvetica" w:eastAsia="Times New Roman" w:hAnsi="Helvetica" w:cs="Times New Roman"/>
          <w:sz w:val="22"/>
          <w:szCs w:val="22"/>
        </w:rPr>
        <w:t xml:space="preserve"> below which the risk</w:t>
      </w:r>
      <w:r w:rsidR="00A82596">
        <w:rPr>
          <w:rFonts w:ascii="Helvetica" w:eastAsia="Times New Roman" w:hAnsi="Helvetica" w:cs="Times New Roman"/>
          <w:sz w:val="22"/>
          <w:szCs w:val="22"/>
        </w:rPr>
        <w:t xml:space="preserve"> of </w:t>
      </w:r>
      <w:r w:rsidR="00604B57">
        <w:rPr>
          <w:rFonts w:ascii="Helvetica" w:eastAsia="Times New Roman" w:hAnsi="Helvetica" w:cs="Times New Roman"/>
          <w:sz w:val="22"/>
          <w:szCs w:val="22"/>
        </w:rPr>
        <w:t xml:space="preserve">resource </w:t>
      </w:r>
      <w:del w:id="17" w:author="Jameal Samhouri" w:date="2017-01-05T09:33:00Z">
        <w:r w:rsidR="00604B57" w:rsidDel="00FE78AB">
          <w:rPr>
            <w:rFonts w:ascii="Helvetica" w:eastAsia="Times New Roman" w:hAnsi="Helvetica" w:cs="Times New Roman"/>
            <w:sz w:val="22"/>
            <w:szCs w:val="22"/>
          </w:rPr>
          <w:delText xml:space="preserve">and </w:delText>
        </w:r>
      </w:del>
      <w:r w:rsidR="00604B57">
        <w:rPr>
          <w:rFonts w:ascii="Helvetica" w:eastAsia="Times New Roman" w:hAnsi="Helvetica" w:cs="Times New Roman"/>
          <w:sz w:val="22"/>
          <w:szCs w:val="22"/>
        </w:rPr>
        <w:t xml:space="preserve">or socio-economic </w:t>
      </w:r>
      <w:r w:rsidR="00A82596">
        <w:rPr>
          <w:rFonts w:ascii="Helvetica" w:eastAsia="Times New Roman" w:hAnsi="Helvetica" w:cs="Times New Roman"/>
          <w:sz w:val="22"/>
          <w:szCs w:val="22"/>
        </w:rPr>
        <w:t xml:space="preserve">collapse becomes high. For </w:t>
      </w:r>
      <w:r w:rsidR="003947CD">
        <w:rPr>
          <w:rFonts w:ascii="Helvetica" w:eastAsia="Times New Roman" w:hAnsi="Helvetica" w:cs="Times New Roman"/>
          <w:sz w:val="22"/>
          <w:szCs w:val="22"/>
        </w:rPr>
        <w:t xml:space="preserve">example, in the </w:t>
      </w:r>
      <w:r w:rsidR="00A82596">
        <w:rPr>
          <w:rFonts w:ascii="Helvetica" w:eastAsia="Times New Roman" w:hAnsi="Helvetica" w:cs="Times New Roman"/>
          <w:sz w:val="22"/>
          <w:szCs w:val="22"/>
        </w:rPr>
        <w:t xml:space="preserve">management of a single </w:t>
      </w:r>
      <w:r>
        <w:rPr>
          <w:rFonts w:ascii="Helvetica" w:eastAsia="Times New Roman" w:hAnsi="Helvetica" w:cs="Times New Roman"/>
          <w:sz w:val="22"/>
          <w:szCs w:val="22"/>
        </w:rPr>
        <w:t xml:space="preserve">resource </w:t>
      </w:r>
      <w:r w:rsidRPr="00573DBE">
        <w:rPr>
          <w:rFonts w:ascii="Helvetica" w:eastAsia="Times New Roman" w:hAnsi="Helvetica" w:cs="Times New Roman"/>
          <w:color w:val="000000" w:themeColor="text1"/>
          <w:sz w:val="22"/>
          <w:szCs w:val="22"/>
        </w:rPr>
        <w:t xml:space="preserve">like </w:t>
      </w:r>
      <w:ins w:id="18" w:author="Jameal Samhouri" w:date="2017-01-05T09:33:00Z">
        <w:r w:rsidR="00FE78AB">
          <w:rPr>
            <w:rFonts w:ascii="Helvetica" w:eastAsia="Times New Roman" w:hAnsi="Helvetica" w:cs="Times New Roman"/>
            <w:color w:val="000000" w:themeColor="text1"/>
            <w:sz w:val="22"/>
            <w:szCs w:val="22"/>
          </w:rPr>
          <w:t xml:space="preserve">a </w:t>
        </w:r>
      </w:ins>
      <w:r w:rsidRPr="00573DBE">
        <w:rPr>
          <w:rFonts w:ascii="Helvetica" w:eastAsia="Times New Roman" w:hAnsi="Helvetica" w:cs="Times New Roman"/>
          <w:color w:val="000000" w:themeColor="text1"/>
          <w:sz w:val="22"/>
          <w:szCs w:val="22"/>
        </w:rPr>
        <w:t>fish</w:t>
      </w:r>
      <w:del w:id="19" w:author="Jameal Samhouri" w:date="2017-01-05T09:34:00Z">
        <w:r w:rsidR="00A82596" w:rsidDel="00FE78AB">
          <w:rPr>
            <w:rFonts w:ascii="Helvetica" w:eastAsia="Times New Roman" w:hAnsi="Helvetica" w:cs="Times New Roman"/>
            <w:color w:val="000000" w:themeColor="text1"/>
            <w:sz w:val="22"/>
            <w:szCs w:val="22"/>
          </w:rPr>
          <w:delText xml:space="preserve"> species</w:delText>
        </w:r>
      </w:del>
      <w:ins w:id="20" w:author="Jameal Samhouri" w:date="2017-01-05T09:34:00Z">
        <w:r w:rsidR="00FE78AB">
          <w:rPr>
            <w:rFonts w:ascii="Helvetica" w:eastAsia="Times New Roman" w:hAnsi="Helvetica" w:cs="Times New Roman"/>
            <w:color w:val="000000" w:themeColor="text1"/>
            <w:sz w:val="22"/>
            <w:szCs w:val="22"/>
          </w:rPr>
          <w:t xml:space="preserve"> stock</w:t>
        </w:r>
      </w:ins>
      <w:r w:rsidRPr="00573DBE">
        <w:rPr>
          <w:rFonts w:ascii="Helvetica" w:eastAsia="Times New Roman" w:hAnsi="Helvetica" w:cs="Times New Roman"/>
          <w:color w:val="000000" w:themeColor="text1"/>
          <w:sz w:val="22"/>
          <w:szCs w:val="22"/>
        </w:rPr>
        <w:t xml:space="preserve">, management strategies often include lower population limits below </w:t>
      </w:r>
      <w:r w:rsidRPr="00573DBE">
        <w:rPr>
          <w:rFonts w:ascii="Helvetica" w:hAnsi="Helvetica"/>
          <w:color w:val="000000" w:themeColor="text1"/>
          <w:sz w:val="22"/>
          <w:szCs w:val="22"/>
        </w:rPr>
        <w:t>which harvest is suspended</w:t>
      </w:r>
      <w:r w:rsidR="003947CD">
        <w:rPr>
          <w:rFonts w:ascii="Helvetica" w:hAnsi="Helvetica"/>
          <w:color w:val="000000" w:themeColor="text1"/>
          <w:sz w:val="22"/>
          <w:szCs w:val="22"/>
        </w:rPr>
        <w:t xml:space="preserve"> (i.e. a ‘limit reference point’). This limit is set</w:t>
      </w:r>
      <w:r w:rsidRPr="00573DBE">
        <w:rPr>
          <w:rFonts w:ascii="Helvetica" w:hAnsi="Helvetica"/>
          <w:color w:val="000000" w:themeColor="text1"/>
          <w:sz w:val="22"/>
          <w:szCs w:val="22"/>
        </w:rPr>
        <w:t xml:space="preserve"> because</w:t>
      </w:r>
      <w:r w:rsidR="003947CD">
        <w:rPr>
          <w:rFonts w:ascii="Helvetica" w:hAnsi="Helvetica"/>
          <w:color w:val="000000" w:themeColor="text1"/>
          <w:sz w:val="22"/>
          <w:szCs w:val="22"/>
        </w:rPr>
        <w:t xml:space="preserve"> managers believe harvesting below this limit imposes elevated </w:t>
      </w:r>
      <w:r w:rsidRPr="00573DBE">
        <w:rPr>
          <w:rFonts w:ascii="Helvetica" w:hAnsi="Helvetica"/>
          <w:color w:val="000000" w:themeColor="text1"/>
          <w:sz w:val="22"/>
          <w:szCs w:val="22"/>
        </w:rPr>
        <w:t>risk of serious harm to populations, ecosystems, economies, and societies.</w:t>
      </w:r>
      <w:r w:rsidR="00A82596">
        <w:rPr>
          <w:rFonts w:ascii="Helvetica" w:hAnsi="Helvetica"/>
          <w:color w:val="000000" w:themeColor="text1"/>
          <w:sz w:val="22"/>
          <w:szCs w:val="22"/>
        </w:rPr>
        <w:t xml:space="preserve"> </w:t>
      </w:r>
      <w:r w:rsidR="00752CA9">
        <w:rPr>
          <w:rFonts w:ascii="Helvetica" w:hAnsi="Helvetica"/>
          <w:color w:val="000000" w:themeColor="text1"/>
          <w:sz w:val="22"/>
          <w:szCs w:val="22"/>
        </w:rPr>
        <w:t xml:space="preserve">Managers of a single species also seek to avoid biological tipping points, a lower population limit that is typically even lower than the limit reference point, below which </w:t>
      </w:r>
      <w:r w:rsidR="00752CA9" w:rsidRPr="00573DBE">
        <w:rPr>
          <w:rFonts w:ascii="Helvetica" w:hAnsi="Helvetica"/>
          <w:color w:val="000000" w:themeColor="text1"/>
          <w:sz w:val="22"/>
          <w:szCs w:val="22"/>
        </w:rPr>
        <w:t>irreversible</w:t>
      </w:r>
      <w:r w:rsidR="00752CA9">
        <w:rPr>
          <w:rFonts w:ascii="Helvetica" w:hAnsi="Helvetica"/>
          <w:color w:val="000000" w:themeColor="text1"/>
          <w:sz w:val="22"/>
          <w:szCs w:val="22"/>
        </w:rPr>
        <w:t xml:space="preserve"> harm can occur due to phenomena such as inbreeding depression</w:t>
      </w:r>
      <w:r w:rsidR="00A37982">
        <w:rPr>
          <w:rFonts w:ascii="Helvetica" w:hAnsi="Helvetica"/>
          <w:color w:val="000000" w:themeColor="text1"/>
          <w:sz w:val="22"/>
          <w:szCs w:val="22"/>
        </w:rPr>
        <w:t xml:space="preserve"> or mate limitation</w:t>
      </w:r>
      <w:r w:rsidR="00B369FD" w:rsidRPr="00B369FD">
        <w:t xml:space="preserve"> </w:t>
      </w:r>
      <w:r w:rsidR="004C35D8">
        <w:rPr>
          <w:rFonts w:ascii="Helvetica" w:hAnsi="Helvetica"/>
          <w:color w:val="000000" w:themeColor="text1"/>
          <w:sz w:val="22"/>
          <w:szCs w:val="22"/>
        </w:rPr>
        <w:fldChar w:fldCharType="begin"/>
      </w:r>
      <w:r w:rsidR="004C35D8">
        <w:rPr>
          <w:rFonts w:ascii="Helvetica" w:hAnsi="Helvetica"/>
          <w:color w:val="000000" w:themeColor="text1"/>
          <w:sz w:val="22"/>
          <w:szCs w:val="22"/>
        </w:rPr>
        <w:instrText xml:space="preserve"> ADDIN EN.CITE &lt;EndNote&gt;&lt;Cite&gt;&lt;Author&gt;Courchamp&lt;/Author&gt;&lt;Year&gt;1999&lt;/Year&gt;&lt;RecNum&gt;4246&lt;/RecNum&gt;&lt;DisplayText&gt;(Courchamp&lt;style face="italic"&gt; et al.&lt;/style&gt; 1999)&lt;/DisplayText&gt;&lt;record&gt;&lt;rec-number&gt;4246&lt;/rec-number&gt;&lt;foreign-keys&gt;&lt;key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Pr>
          <w:rFonts w:ascii="Helvetica" w:hAnsi="Helvetica"/>
          <w:color w:val="000000" w:themeColor="text1"/>
          <w:sz w:val="22"/>
          <w:szCs w:val="22"/>
        </w:rPr>
        <w:fldChar w:fldCharType="separate"/>
      </w:r>
      <w:r w:rsidR="004C35D8">
        <w:rPr>
          <w:rFonts w:ascii="Helvetica" w:hAnsi="Helvetica"/>
          <w:noProof/>
          <w:color w:val="000000" w:themeColor="text1"/>
          <w:sz w:val="22"/>
          <w:szCs w:val="22"/>
        </w:rPr>
        <w:t>(Courchamp</w:t>
      </w:r>
      <w:r w:rsidR="004C35D8" w:rsidRPr="004C35D8">
        <w:rPr>
          <w:rFonts w:ascii="Helvetica" w:hAnsi="Helvetica"/>
          <w:i/>
          <w:noProof/>
          <w:color w:val="000000" w:themeColor="text1"/>
          <w:sz w:val="22"/>
          <w:szCs w:val="22"/>
        </w:rPr>
        <w:t xml:space="preserve"> et al.</w:t>
      </w:r>
      <w:r w:rsidR="004C35D8">
        <w:rPr>
          <w:rFonts w:ascii="Helvetica" w:hAnsi="Helvetica"/>
          <w:noProof/>
          <w:color w:val="000000" w:themeColor="text1"/>
          <w:sz w:val="22"/>
          <w:szCs w:val="22"/>
        </w:rPr>
        <w:t xml:space="preserve"> 1999)</w:t>
      </w:r>
      <w:r w:rsidR="004C35D8">
        <w:rPr>
          <w:rFonts w:ascii="Helvetica" w:hAnsi="Helvetica"/>
          <w:color w:val="000000" w:themeColor="text1"/>
          <w:sz w:val="22"/>
          <w:szCs w:val="22"/>
        </w:rPr>
        <w:fldChar w:fldCharType="end"/>
      </w:r>
      <w:r w:rsidR="00B369FD">
        <w:rPr>
          <w:rFonts w:ascii="Helvetica" w:hAnsi="Helvetica"/>
          <w:color w:val="000000" w:themeColor="text1"/>
          <w:sz w:val="22"/>
          <w:szCs w:val="22"/>
        </w:rPr>
        <w:t>.</w:t>
      </w:r>
      <w:r w:rsidR="00752CA9" w:rsidRPr="00573DBE">
        <w:rPr>
          <w:rFonts w:ascii="Helvetica" w:hAnsi="Helvetica"/>
          <w:color w:val="000000" w:themeColor="text1"/>
          <w:sz w:val="22"/>
          <w:szCs w:val="22"/>
        </w:rPr>
        <w:t xml:space="preserve"> </w:t>
      </w:r>
      <w:r w:rsidR="004C35D8">
        <w:rPr>
          <w:rFonts w:ascii="Helvetica" w:hAnsi="Helvetica"/>
          <w:color w:val="000000" w:themeColor="text1"/>
          <w:sz w:val="22"/>
          <w:szCs w:val="22"/>
        </w:rPr>
        <w:t xml:space="preserve">Similar limit reference points and biological tipping points also exist at </w:t>
      </w:r>
      <w:r w:rsidR="00F658A3" w:rsidRPr="00573DBE">
        <w:rPr>
          <w:rFonts w:ascii="Helvetica" w:hAnsi="Helvetica"/>
          <w:color w:val="000000" w:themeColor="text1"/>
          <w:sz w:val="22"/>
          <w:szCs w:val="22"/>
        </w:rPr>
        <w:t xml:space="preserve">the ecosystem level, </w:t>
      </w:r>
      <w:r w:rsidR="004C35D8">
        <w:rPr>
          <w:rFonts w:ascii="Helvetica" w:hAnsi="Helvetica"/>
          <w:color w:val="000000" w:themeColor="text1"/>
          <w:sz w:val="22"/>
          <w:szCs w:val="22"/>
        </w:rPr>
        <w:t xml:space="preserve">where mangers avoid biological tipping points </w:t>
      </w:r>
      <w:r w:rsidR="00F658A3" w:rsidRPr="00573DBE">
        <w:rPr>
          <w:rFonts w:ascii="Helvetica" w:hAnsi="Helvetica"/>
          <w:color w:val="000000" w:themeColor="text1"/>
          <w:sz w:val="22"/>
          <w:szCs w:val="22"/>
        </w:rPr>
        <w:t xml:space="preserve">defined as the point where the system rapidly switches regimes, causing demonstrable shifts in ecosystem structure and function that precipitate </w:t>
      </w:r>
      <w:r w:rsidR="00FE3BA0" w:rsidRPr="00573DBE">
        <w:rPr>
          <w:rFonts w:ascii="Helvetica" w:hAnsi="Helvetica"/>
          <w:color w:val="000000" w:themeColor="text1"/>
          <w:sz w:val="22"/>
          <w:szCs w:val="22"/>
        </w:rPr>
        <w:t xml:space="preserve">ecological and socio-economic </w:t>
      </w:r>
      <w:r w:rsidR="00F658A3" w:rsidRPr="00573DBE">
        <w:rPr>
          <w:rFonts w:ascii="Helvetica" w:hAnsi="Helvetica"/>
          <w:color w:val="000000" w:themeColor="text1"/>
          <w:sz w:val="22"/>
          <w:szCs w:val="22"/>
        </w:rPr>
        <w:t xml:space="preserve">disruptions </w:t>
      </w:r>
      <w:r w:rsidR="00F658A3" w:rsidRPr="00573DBE">
        <w:rPr>
          <w:rFonts w:ascii="Helvetica" w:hAnsi="Helvetica"/>
          <w:color w:val="000000" w:themeColor="text1"/>
          <w:sz w:val="22"/>
          <w:szCs w:val="22"/>
        </w:rPr>
        <w:fldChar w:fldCharType="begin"/>
      </w:r>
      <w:r w:rsidR="00F658A3" w:rsidRPr="00573DBE">
        <w:rPr>
          <w:rFonts w:ascii="Helvetica" w:hAnsi="Helvetica"/>
          <w:color w:val="000000" w:themeColor="text1"/>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658A3" w:rsidRPr="00573DBE">
        <w:rPr>
          <w:rFonts w:ascii="Helvetica" w:hAnsi="Helvetica"/>
          <w:color w:val="000000" w:themeColor="text1"/>
          <w:sz w:val="22"/>
          <w:szCs w:val="22"/>
        </w:rPr>
        <w:fldChar w:fldCharType="separate"/>
      </w:r>
      <w:r w:rsidR="00F658A3" w:rsidRPr="00573DBE">
        <w:rPr>
          <w:rFonts w:ascii="Helvetica" w:hAnsi="Helvetica"/>
          <w:noProof/>
          <w:color w:val="000000" w:themeColor="text1"/>
          <w:sz w:val="22"/>
          <w:szCs w:val="22"/>
        </w:rPr>
        <w:t>(May 1977; Scheffer</w:t>
      </w:r>
      <w:r w:rsidR="00F658A3" w:rsidRPr="00573DBE">
        <w:rPr>
          <w:rFonts w:ascii="Helvetica" w:hAnsi="Helvetica"/>
          <w:i/>
          <w:noProof/>
          <w:color w:val="000000" w:themeColor="text1"/>
          <w:sz w:val="22"/>
          <w:szCs w:val="22"/>
        </w:rPr>
        <w:t xml:space="preserve"> et al.</w:t>
      </w:r>
      <w:r w:rsidR="00F658A3" w:rsidRPr="00573DBE">
        <w:rPr>
          <w:rFonts w:ascii="Helvetica" w:hAnsi="Helvetica"/>
          <w:noProof/>
          <w:color w:val="000000" w:themeColor="text1"/>
          <w:sz w:val="22"/>
          <w:szCs w:val="22"/>
        </w:rPr>
        <w:t xml:space="preserve"> 2001)</w:t>
      </w:r>
      <w:r w:rsidR="00F658A3" w:rsidRPr="00573DBE">
        <w:rPr>
          <w:rFonts w:ascii="Helvetica" w:hAnsi="Helvetica"/>
          <w:color w:val="000000" w:themeColor="text1"/>
          <w:sz w:val="22"/>
          <w:szCs w:val="22"/>
        </w:rPr>
        <w:fldChar w:fldCharType="end"/>
      </w:r>
      <w:r w:rsidR="00F658A3" w:rsidRPr="00573DBE">
        <w:rPr>
          <w:rFonts w:ascii="Helvetica" w:hAnsi="Helvetica"/>
          <w:color w:val="000000" w:themeColor="text1"/>
          <w:sz w:val="22"/>
          <w:szCs w:val="22"/>
        </w:rPr>
        <w:t xml:space="preserve">. </w:t>
      </w:r>
    </w:p>
    <w:p w14:paraId="00F6BEF6" w14:textId="1AA58E51" w:rsidR="008F57EE" w:rsidDel="00002A0A" w:rsidRDefault="007C79E2" w:rsidP="008F57EE">
      <w:pPr>
        <w:ind w:firstLine="810"/>
        <w:rPr>
          <w:del w:id="21" w:author="Jameal Samhouri" w:date="2016-11-17T09:40:00Z"/>
          <w:rFonts w:ascii="Helvetica" w:hAnsi="Helvetica"/>
          <w:sz w:val="22"/>
          <w:szCs w:val="22"/>
        </w:rPr>
      </w:pPr>
      <w:r>
        <w:rPr>
          <w:rFonts w:ascii="Helvetica" w:hAnsi="Helvetica"/>
          <w:color w:val="000000" w:themeColor="text1"/>
          <w:sz w:val="22"/>
          <w:szCs w:val="22"/>
        </w:rPr>
        <w:t xml:space="preserve">Whether </w:t>
      </w:r>
      <w:del w:id="22" w:author="Jameal Samhouri" w:date="2016-11-17T09:40:00Z">
        <w:r w:rsidDel="00002A0A">
          <w:rPr>
            <w:rFonts w:ascii="Helvetica" w:hAnsi="Helvetica"/>
            <w:color w:val="000000" w:themeColor="text1"/>
            <w:sz w:val="22"/>
            <w:szCs w:val="22"/>
          </w:rPr>
          <w:delText>it is</w:delText>
        </w:r>
      </w:del>
      <w:ins w:id="23" w:author="Jameal Samhouri" w:date="2016-11-17T09:40:00Z">
        <w:r w:rsidR="00002A0A">
          <w:rPr>
            <w:rFonts w:ascii="Helvetica" w:hAnsi="Helvetica"/>
            <w:color w:val="000000" w:themeColor="text1"/>
            <w:sz w:val="22"/>
            <w:szCs w:val="22"/>
          </w:rPr>
          <w:t>focused on</w:t>
        </w:r>
      </w:ins>
      <w:r w:rsidR="00F658A3" w:rsidRPr="00573DBE">
        <w:rPr>
          <w:rFonts w:ascii="Helvetica" w:hAnsi="Helvetica"/>
          <w:color w:val="000000" w:themeColor="text1"/>
          <w:sz w:val="22"/>
          <w:szCs w:val="22"/>
        </w:rPr>
        <w:t xml:space="preserve"> a single species or an entire ecosystem, i</w:t>
      </w:r>
      <w:r w:rsidR="008F57EE" w:rsidRPr="00573DBE">
        <w:rPr>
          <w:rFonts w:ascii="Helvetica" w:hAnsi="Helvetica"/>
          <w:color w:val="000000" w:themeColor="text1"/>
          <w:sz w:val="22"/>
          <w:szCs w:val="22"/>
        </w:rPr>
        <w:t xml:space="preserve">ntensive </w:t>
      </w:r>
      <w:r w:rsidR="008F57EE" w:rsidRPr="00223CEE">
        <w:rPr>
          <w:rFonts w:ascii="Helvetica" w:hAnsi="Helvetica"/>
          <w:sz w:val="22"/>
          <w:szCs w:val="22"/>
        </w:rPr>
        <w:t xml:space="preserve">monitoring can facilitate the avoidance of </w:t>
      </w:r>
      <w:r w:rsidR="005F6E63">
        <w:rPr>
          <w:rFonts w:ascii="Helvetica" w:hAnsi="Helvetica"/>
          <w:sz w:val="22"/>
          <w:szCs w:val="22"/>
        </w:rPr>
        <w:t>these critical thresholds</w:t>
      </w:r>
      <w:r w:rsidR="008F57EE" w:rsidRPr="00223CEE">
        <w:rPr>
          <w:rFonts w:ascii="Helvetica" w:hAnsi="Helvetica"/>
          <w:sz w:val="22"/>
          <w:szCs w:val="22"/>
        </w:rPr>
        <w:t xml:space="preserve"> </w:t>
      </w:r>
      <w:r w:rsidR="008F57EE">
        <w:rPr>
          <w:rFonts w:ascii="Helvetica" w:hAnsi="Helvetica"/>
          <w:sz w:val="22"/>
          <w:szCs w:val="22"/>
        </w:rPr>
        <w:t>and</w:t>
      </w:r>
      <w:r w:rsidR="008F57EE" w:rsidRPr="00223CEE">
        <w:rPr>
          <w:rFonts w:ascii="Helvetica" w:hAnsi="Helvetica"/>
          <w:sz w:val="22"/>
          <w:szCs w:val="22"/>
        </w:rPr>
        <w:t xml:space="preserve"> </w:t>
      </w:r>
      <w:r w:rsidR="008F57EE">
        <w:rPr>
          <w:rFonts w:ascii="Helvetica" w:hAnsi="Helvetica"/>
          <w:sz w:val="22"/>
          <w:szCs w:val="22"/>
        </w:rPr>
        <w:t>ensure</w:t>
      </w:r>
      <w:r w:rsidR="008F57EE" w:rsidRPr="00223CEE">
        <w:rPr>
          <w:rFonts w:ascii="Helvetica" w:hAnsi="Helvetica"/>
          <w:sz w:val="22"/>
          <w:szCs w:val="22"/>
        </w:rPr>
        <w:t xml:space="preserve"> the delivery of services</w:t>
      </w:r>
      <w:del w:id="24" w:author="Jameal Samhouri" w:date="2016-11-17T09:39:00Z">
        <w:r w:rsidR="008F57EE" w:rsidDel="00002A0A">
          <w:rPr>
            <w:rFonts w:ascii="Helvetica" w:hAnsi="Helvetica"/>
            <w:sz w:val="22"/>
            <w:szCs w:val="22"/>
          </w:rPr>
          <w:delText xml:space="preserve"> provided by a species,</w:delText>
        </w:r>
      </w:del>
      <w:r w:rsidR="008F57EE">
        <w:rPr>
          <w:rFonts w:ascii="Helvetica" w:hAnsi="Helvetica"/>
          <w:sz w:val="22"/>
          <w:szCs w:val="22"/>
        </w:rPr>
        <w:t xml:space="preserve"> but can </w:t>
      </w:r>
      <w:ins w:id="25" w:author="Jameal Samhouri" w:date="2016-11-17T09:40:00Z">
        <w:r w:rsidR="00002A0A">
          <w:rPr>
            <w:rFonts w:ascii="Helvetica" w:hAnsi="Helvetica"/>
            <w:sz w:val="22"/>
            <w:szCs w:val="22"/>
          </w:rPr>
          <w:t xml:space="preserve">also </w:t>
        </w:r>
      </w:ins>
      <w:r w:rsidR="008F57EE">
        <w:rPr>
          <w:rFonts w:ascii="Helvetica" w:hAnsi="Helvetica"/>
          <w:sz w:val="22"/>
          <w:szCs w:val="22"/>
        </w:rPr>
        <w:t xml:space="preserve">be very </w:t>
      </w:r>
      <w:commentRangeStart w:id="26"/>
      <w:r w:rsidR="008F57EE">
        <w:rPr>
          <w:rFonts w:ascii="Helvetica" w:hAnsi="Helvetica"/>
          <w:sz w:val="22"/>
          <w:szCs w:val="22"/>
        </w:rPr>
        <w:t>expensive</w:t>
      </w:r>
      <w:commentRangeEnd w:id="26"/>
      <w:r w:rsidR="008F57EE">
        <w:rPr>
          <w:rStyle w:val="CommentReference"/>
        </w:rPr>
        <w:commentReference w:id="26"/>
      </w:r>
      <w:r w:rsidR="008F57EE">
        <w:rPr>
          <w:rFonts w:ascii="Helvetica" w:hAnsi="Helvetica"/>
          <w:sz w:val="22"/>
          <w:szCs w:val="22"/>
        </w:rPr>
        <w:t>.</w:t>
      </w:r>
      <w:r w:rsidR="008F57EE" w:rsidRPr="00223CEE">
        <w:rPr>
          <w:rFonts w:ascii="Helvetica" w:hAnsi="Helvetica"/>
          <w:sz w:val="22"/>
          <w:szCs w:val="22"/>
        </w:rPr>
        <w:t xml:space="preserve"> </w:t>
      </w:r>
    </w:p>
    <w:p w14:paraId="0B02ADA4" w14:textId="50F77D5D" w:rsidR="008F57EE" w:rsidRPr="009D71DB" w:rsidRDefault="008F57EE" w:rsidP="008F57EE">
      <w:pPr>
        <w:ind w:firstLine="810"/>
        <w:rPr>
          <w:rFonts w:ascii="Helvetica" w:eastAsia="Times New Roman" w:hAnsi="Helvetica" w:cs="Times New Roman"/>
          <w:sz w:val="22"/>
          <w:szCs w:val="22"/>
        </w:rPr>
      </w:pPr>
      <w:r>
        <w:rPr>
          <w:rFonts w:ascii="Helvetica" w:hAnsi="Helvetica"/>
          <w:sz w:val="22"/>
          <w:szCs w:val="22"/>
        </w:rPr>
        <w:t>Moreover,</w:t>
      </w:r>
      <w:r w:rsidRPr="00223CEE">
        <w:rPr>
          <w:rFonts w:ascii="Helvetica" w:hAnsi="Helvetica"/>
          <w:sz w:val="22"/>
          <w:szCs w:val="22"/>
        </w:rPr>
        <w:t xml:space="preserve"> even with </w:t>
      </w:r>
      <w:r>
        <w:rPr>
          <w:rFonts w:ascii="Helvetica" w:hAnsi="Helvetica"/>
          <w:sz w:val="22"/>
          <w:szCs w:val="22"/>
        </w:rPr>
        <w:t>time-</w:t>
      </w:r>
      <w:r w:rsidRPr="00223CEE">
        <w:rPr>
          <w:rFonts w:ascii="Helvetica" w:hAnsi="Helvetica"/>
          <w:sz w:val="22"/>
          <w:szCs w:val="22"/>
        </w:rPr>
        <w:t xml:space="preserve">intensive </w:t>
      </w:r>
      <w:r>
        <w:rPr>
          <w:rFonts w:ascii="Helvetica" w:hAnsi="Helvetica"/>
          <w:sz w:val="22"/>
          <w:szCs w:val="22"/>
        </w:rPr>
        <w:t xml:space="preserve">and expensive </w:t>
      </w:r>
      <w:r w:rsidRPr="00223CEE">
        <w:rPr>
          <w:rFonts w:ascii="Helvetica" w:hAnsi="Helvetica"/>
          <w:sz w:val="22"/>
          <w:szCs w:val="22"/>
        </w:rPr>
        <w:t xml:space="preserve">monitoring, managers will never have perfect knowledge </w:t>
      </w:r>
      <w:r>
        <w:rPr>
          <w:rFonts w:ascii="Helvetica" w:hAnsi="Helvetica"/>
          <w:sz w:val="22"/>
          <w:szCs w:val="22"/>
        </w:rPr>
        <w:t xml:space="preserve">of the </w:t>
      </w:r>
      <w:r w:rsidR="00D45007">
        <w:rPr>
          <w:rFonts w:ascii="Helvetica" w:hAnsi="Helvetica"/>
          <w:sz w:val="22"/>
          <w:szCs w:val="22"/>
        </w:rPr>
        <w:t>species or eco</w:t>
      </w:r>
      <w:r>
        <w:rPr>
          <w:rFonts w:ascii="Helvetica" w:hAnsi="Helvetica"/>
          <w:sz w:val="22"/>
          <w:szCs w:val="22"/>
        </w:rPr>
        <w:t xml:space="preserve">system state, the linkages and dynamics of the system, and how close a system is to crossing a </w:t>
      </w:r>
      <w:r w:rsidR="00A140A9">
        <w:rPr>
          <w:rFonts w:ascii="Helvetica" w:hAnsi="Helvetica"/>
          <w:sz w:val="22"/>
          <w:szCs w:val="22"/>
        </w:rPr>
        <w:t>tipping point</w:t>
      </w:r>
      <w:r w:rsidRPr="00223CEE">
        <w:rPr>
          <w:rFonts w:ascii="Helvetica" w:hAnsi="Helvetica"/>
          <w:sz w:val="22"/>
          <w:szCs w:val="22"/>
        </w:rPr>
        <w:t xml:space="preserve">. </w:t>
      </w:r>
      <w:r>
        <w:rPr>
          <w:rFonts w:ascii="Helvetica" w:hAnsi="Helvetica"/>
          <w:sz w:val="22"/>
          <w:szCs w:val="22"/>
        </w:rPr>
        <w:t xml:space="preserve">Two factors underlie this uncertainty. First, </w:t>
      </w:r>
      <w:r w:rsidR="00A91BC5">
        <w:rPr>
          <w:rFonts w:ascii="Helvetica" w:hAnsi="Helvetica"/>
          <w:sz w:val="22"/>
          <w:szCs w:val="22"/>
        </w:rPr>
        <w:t xml:space="preserve">species and </w:t>
      </w:r>
      <w:r>
        <w:rPr>
          <w:rFonts w:ascii="Helvetica" w:hAnsi="Helvetica"/>
          <w:sz w:val="22"/>
          <w:szCs w:val="22"/>
        </w:rPr>
        <w:t xml:space="preserve">ecosystems are constantly under flux due to changes in external drivers, which can cause </w:t>
      </w:r>
      <w:r w:rsidRPr="00223CEE">
        <w:rPr>
          <w:rFonts w:ascii="Helvetica" w:hAnsi="Helvetica"/>
          <w:sz w:val="22"/>
          <w:szCs w:val="22"/>
        </w:rPr>
        <w:t xml:space="preserve">assessments </w:t>
      </w:r>
      <w:r>
        <w:rPr>
          <w:rFonts w:ascii="Helvetica" w:hAnsi="Helvetica"/>
          <w:sz w:val="22"/>
          <w:szCs w:val="22"/>
        </w:rPr>
        <w:t>to be</w:t>
      </w:r>
      <w:r w:rsidRPr="00223CEE">
        <w:rPr>
          <w:rFonts w:ascii="Helvetica" w:hAnsi="Helvetica"/>
          <w:sz w:val="22"/>
          <w:szCs w:val="22"/>
        </w:rPr>
        <w:t xml:space="preserve"> derived from imperfect knowledge about</w:t>
      </w:r>
      <w:r>
        <w:rPr>
          <w:rFonts w:ascii="Helvetica" w:hAnsi="Helvetica"/>
          <w:sz w:val="22"/>
          <w:szCs w:val="22"/>
        </w:rPr>
        <w:t xml:space="preserve"> the location of a threshold before it is crossed </w:t>
      </w:r>
      <w:r>
        <w:rPr>
          <w:rFonts w:ascii="Helvetica" w:hAnsi="Helvetica"/>
          <w:sz w:val="22"/>
          <w:szCs w:val="22"/>
        </w:rPr>
        <w:fldChar w:fldCharType="begin"/>
      </w:r>
      <w:r w:rsidR="009442F2">
        <w:rPr>
          <w:rFonts w:ascii="Helvetica" w:hAnsi="Helvetica"/>
          <w:sz w:val="22"/>
          <w:szCs w:val="22"/>
        </w:rPr>
        <w:instrText xml:space="preserve"> ADDIN EN.CITE &lt;EndNote&gt;&lt;Cite&gt;&lt;Author&gt;Mangel&lt;/Author&gt;&lt;Year&gt;2000&lt;/Year&gt;&lt;RecNum&gt;4361&lt;/RecNum&gt;&lt;DisplayText&gt;(Mangel 2000b)&lt;/DisplayText&gt;&lt;record&gt;&lt;rec-number&gt;4361&lt;/rec-number&gt;&lt;foreign-keys&gt;&lt;key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Pr>
          <w:rFonts w:ascii="Helvetica" w:hAnsi="Helvetica"/>
          <w:sz w:val="22"/>
          <w:szCs w:val="22"/>
        </w:rPr>
        <w:fldChar w:fldCharType="separate"/>
      </w:r>
      <w:r w:rsidR="009442F2">
        <w:rPr>
          <w:rFonts w:ascii="Helvetica" w:hAnsi="Helvetica"/>
          <w:noProof/>
          <w:sz w:val="22"/>
          <w:szCs w:val="22"/>
        </w:rPr>
        <w:t>(Mangel 2000b)</w:t>
      </w:r>
      <w:r>
        <w:rPr>
          <w:rFonts w:ascii="Helvetica" w:hAnsi="Helvetica"/>
          <w:sz w:val="22"/>
          <w:szCs w:val="22"/>
        </w:rPr>
        <w:fldChar w:fldCharType="end"/>
      </w:r>
      <w:r>
        <w:rPr>
          <w:rFonts w:ascii="Helvetica" w:hAnsi="Helvetica"/>
          <w:sz w:val="22"/>
          <w:szCs w:val="22"/>
        </w:rPr>
        <w:t>. Second, no matter what instrument is used, there is always measurement error. Both of these sources of</w:t>
      </w:r>
      <w:r w:rsidRPr="00223CEE">
        <w:rPr>
          <w:rFonts w:ascii="Helvetica" w:hAnsi="Helvetica"/>
          <w:sz w:val="22"/>
          <w:szCs w:val="22"/>
        </w:rPr>
        <w:t xml:space="preserve"> uncertainty </w:t>
      </w:r>
      <w:r>
        <w:rPr>
          <w:rFonts w:ascii="Helvetica" w:hAnsi="Helvetica"/>
          <w:sz w:val="22"/>
          <w:szCs w:val="22"/>
        </w:rPr>
        <w:t xml:space="preserve">are problematic, </w:t>
      </w:r>
      <w:r w:rsidRPr="00223CEE">
        <w:rPr>
          <w:rFonts w:ascii="Helvetica" w:hAnsi="Helvetica"/>
          <w:sz w:val="22"/>
          <w:szCs w:val="22"/>
        </w:rPr>
        <w:t xml:space="preserve">because </w:t>
      </w:r>
      <w:r>
        <w:rPr>
          <w:rFonts w:ascii="Helvetica" w:hAnsi="Helvetica"/>
          <w:sz w:val="22"/>
          <w:szCs w:val="22"/>
        </w:rPr>
        <w:t xml:space="preserve">an assessment </w:t>
      </w:r>
      <w:r w:rsidRPr="00223CEE">
        <w:rPr>
          <w:rFonts w:ascii="Helvetica" w:hAnsi="Helvetica"/>
          <w:sz w:val="22"/>
          <w:szCs w:val="22"/>
        </w:rPr>
        <w:t xml:space="preserve">might </w:t>
      </w:r>
      <w:r>
        <w:rPr>
          <w:rFonts w:ascii="Helvetica" w:hAnsi="Helvetica"/>
          <w:sz w:val="22"/>
          <w:szCs w:val="22"/>
        </w:rPr>
        <w:t>incorrectly categorize a</w:t>
      </w:r>
      <w:r w:rsidRPr="00223CEE">
        <w:rPr>
          <w:rFonts w:ascii="Helvetica" w:hAnsi="Helvetica"/>
          <w:sz w:val="22"/>
          <w:szCs w:val="22"/>
        </w:rPr>
        <w:t xml:space="preserve"> system </w:t>
      </w:r>
      <w:r>
        <w:rPr>
          <w:rFonts w:ascii="Helvetica" w:hAnsi="Helvetica"/>
          <w:sz w:val="22"/>
          <w:szCs w:val="22"/>
        </w:rPr>
        <w:t>as being a</w:t>
      </w:r>
      <w:r w:rsidRPr="00223CEE">
        <w:rPr>
          <w:rFonts w:ascii="Helvetica" w:hAnsi="Helvetica"/>
          <w:sz w:val="22"/>
          <w:szCs w:val="22"/>
        </w:rPr>
        <w:t xml:space="preserve"> </w:t>
      </w:r>
      <w:r>
        <w:rPr>
          <w:rFonts w:ascii="Helvetica" w:hAnsi="Helvetica"/>
          <w:sz w:val="22"/>
          <w:szCs w:val="22"/>
        </w:rPr>
        <w:t>“safe” distance from a threshold</w:t>
      </w:r>
      <w:r w:rsidRPr="00223CEE">
        <w:rPr>
          <w:rFonts w:ascii="Helvetica" w:hAnsi="Helvetica"/>
          <w:sz w:val="22"/>
          <w:szCs w:val="22"/>
        </w:rPr>
        <w:t xml:space="preserve">, when in reality the system is </w:t>
      </w:r>
      <w:r>
        <w:rPr>
          <w:rFonts w:ascii="Helvetica" w:hAnsi="Helvetica"/>
          <w:sz w:val="22"/>
          <w:szCs w:val="22"/>
        </w:rPr>
        <w:t>at</w:t>
      </w:r>
      <w:r w:rsidRPr="00223CEE">
        <w:rPr>
          <w:rFonts w:ascii="Helvetica" w:hAnsi="Helvetica"/>
          <w:sz w:val="22"/>
          <w:szCs w:val="22"/>
        </w:rPr>
        <w:t xml:space="preserve"> or </w:t>
      </w:r>
      <w:r>
        <w:rPr>
          <w:rFonts w:ascii="Helvetica" w:hAnsi="Helvetica"/>
          <w:sz w:val="22"/>
          <w:szCs w:val="22"/>
        </w:rPr>
        <w:t>past</w:t>
      </w:r>
      <w:r w:rsidRPr="00223CEE">
        <w:rPr>
          <w:rFonts w:ascii="Helvetica" w:hAnsi="Helvetica"/>
          <w:sz w:val="22"/>
          <w:szCs w:val="22"/>
        </w:rPr>
        <w:t xml:space="preserve"> a threshold beyond which it will take decades to recover. </w:t>
      </w:r>
      <w:del w:id="27" w:author="Jameal Samhouri" w:date="2016-11-17T09:41:00Z">
        <w:r w:rsidRPr="00223CEE" w:rsidDel="00002A0A">
          <w:rPr>
            <w:rFonts w:ascii="Helvetica" w:hAnsi="Helvetica"/>
            <w:sz w:val="22"/>
            <w:szCs w:val="22"/>
          </w:rPr>
          <w:delText>Therefore</w:delText>
        </w:r>
      </w:del>
      <w:ins w:id="28" w:author="Jameal Samhouri" w:date="2016-11-17T09:41:00Z">
        <w:r w:rsidR="00002A0A">
          <w:rPr>
            <w:rFonts w:ascii="Helvetica" w:hAnsi="Helvetica"/>
            <w:sz w:val="22"/>
            <w:szCs w:val="22"/>
          </w:rPr>
          <w:t>This situation complicates decisions about appropriate monitoring strategies</w:t>
        </w:r>
        <w:r w:rsidR="00002A0A" w:rsidRPr="00223CEE">
          <w:rPr>
            <w:rFonts w:ascii="Helvetica" w:hAnsi="Helvetica"/>
            <w:sz w:val="22"/>
            <w:szCs w:val="22"/>
          </w:rPr>
          <w:t xml:space="preserve"> that </w:t>
        </w:r>
        <w:r w:rsidR="00002A0A">
          <w:rPr>
            <w:rFonts w:ascii="Helvetica" w:hAnsi="Helvetica"/>
            <w:sz w:val="22"/>
            <w:szCs w:val="22"/>
          </w:rPr>
          <w:t>allow managers</w:t>
        </w:r>
        <w:r w:rsidR="00002A0A" w:rsidRPr="00223CEE">
          <w:rPr>
            <w:rFonts w:ascii="Helvetica" w:hAnsi="Helvetica"/>
            <w:sz w:val="22"/>
            <w:szCs w:val="22"/>
          </w:rPr>
          <w:t xml:space="preserve"> to </w:t>
        </w:r>
        <w:r w:rsidR="00002A0A">
          <w:rPr>
            <w:rFonts w:ascii="Helvetica" w:hAnsi="Helvetica"/>
            <w:sz w:val="22"/>
            <w:szCs w:val="22"/>
          </w:rPr>
          <w:t>maximize the services ecosystems provide without</w:t>
        </w:r>
        <w:r w:rsidR="00002A0A" w:rsidRPr="00223CEE">
          <w:rPr>
            <w:rFonts w:ascii="Helvetica" w:hAnsi="Helvetica"/>
            <w:sz w:val="22"/>
            <w:szCs w:val="22"/>
          </w:rPr>
          <w:t xml:space="preserve"> crossing a threshold</w:t>
        </w:r>
      </w:ins>
      <w:r w:rsidRPr="00223CEE">
        <w:rPr>
          <w:rFonts w:ascii="Helvetica" w:hAnsi="Helvetica"/>
          <w:sz w:val="22"/>
          <w:szCs w:val="22"/>
        </w:rPr>
        <w:t>, when</w:t>
      </w:r>
      <w:r w:rsidR="008318D2">
        <w:rPr>
          <w:rFonts w:ascii="Helvetica" w:hAnsi="Helvetica"/>
          <w:sz w:val="22"/>
          <w:szCs w:val="22"/>
        </w:rPr>
        <w:t xml:space="preserve"> monitoring</w:t>
      </w:r>
      <w:r w:rsidRPr="00223CEE">
        <w:rPr>
          <w:rFonts w:ascii="Helvetica" w:hAnsi="Helvetica"/>
          <w:sz w:val="22"/>
          <w:szCs w:val="22"/>
        </w:rPr>
        <w:t xml:space="preserve"> </w:t>
      </w:r>
      <w:r>
        <w:rPr>
          <w:rFonts w:ascii="Helvetica" w:hAnsi="Helvetica"/>
          <w:sz w:val="22"/>
          <w:szCs w:val="22"/>
        </w:rPr>
        <w:t>resources are limited and our knowledge of an ecosystem is incomplete</w:t>
      </w:r>
      <w:del w:id="29" w:author="Jameal Samhouri" w:date="2016-11-17T09:42:00Z">
        <w:r w:rsidDel="00002A0A">
          <w:rPr>
            <w:rFonts w:ascii="Helvetica" w:hAnsi="Helvetica"/>
            <w:sz w:val="22"/>
            <w:szCs w:val="22"/>
          </w:rPr>
          <w:delText xml:space="preserve">, </w:delText>
        </w:r>
        <w:r w:rsidRPr="00223CEE" w:rsidDel="00002A0A">
          <w:rPr>
            <w:rFonts w:ascii="Helvetica" w:hAnsi="Helvetica"/>
            <w:sz w:val="22"/>
            <w:szCs w:val="22"/>
          </w:rPr>
          <w:delText>what is the</w:delText>
        </w:r>
      </w:del>
      <w:del w:id="30" w:author="Jameal Samhouri" w:date="2016-11-17T09:41:00Z">
        <w:r w:rsidRPr="00223CEE" w:rsidDel="00002A0A">
          <w:rPr>
            <w:rFonts w:ascii="Helvetica" w:hAnsi="Helvetica"/>
            <w:sz w:val="22"/>
            <w:szCs w:val="22"/>
          </w:rPr>
          <w:delText xml:space="preserve"> appropriate monitoring strategy that </w:delText>
        </w:r>
        <w:r w:rsidDel="00002A0A">
          <w:rPr>
            <w:rFonts w:ascii="Helvetica" w:hAnsi="Helvetica"/>
            <w:sz w:val="22"/>
            <w:szCs w:val="22"/>
          </w:rPr>
          <w:delText>will allow managers</w:delText>
        </w:r>
        <w:r w:rsidRPr="00223CEE" w:rsidDel="00002A0A">
          <w:rPr>
            <w:rFonts w:ascii="Helvetica" w:hAnsi="Helvetica"/>
            <w:sz w:val="22"/>
            <w:szCs w:val="22"/>
          </w:rPr>
          <w:delText xml:space="preserve"> to </w:delText>
        </w:r>
        <w:r w:rsidDel="00002A0A">
          <w:rPr>
            <w:rFonts w:ascii="Helvetica" w:hAnsi="Helvetica"/>
            <w:sz w:val="22"/>
            <w:szCs w:val="22"/>
          </w:rPr>
          <w:delText>maximize the services ecosystems provide without</w:delText>
        </w:r>
        <w:r w:rsidRPr="00223CEE" w:rsidDel="00002A0A">
          <w:rPr>
            <w:rFonts w:ascii="Helvetica" w:hAnsi="Helvetica"/>
            <w:sz w:val="22"/>
            <w:szCs w:val="22"/>
          </w:rPr>
          <w:delText xml:space="preserve"> crossing a threshold</w:delText>
        </w:r>
      </w:del>
      <w:del w:id="31" w:author="Jameal Samhouri" w:date="2016-11-17T09:42:00Z">
        <w:r w:rsidRPr="00223CEE" w:rsidDel="00002A0A">
          <w:rPr>
            <w:rFonts w:ascii="Helvetica" w:hAnsi="Helvetica"/>
            <w:sz w:val="22"/>
            <w:szCs w:val="22"/>
          </w:rPr>
          <w:delText>?</w:delText>
        </w:r>
      </w:del>
      <w:ins w:id="32" w:author="Jameal Samhouri" w:date="2016-11-17T09:42:00Z">
        <w:r w:rsidR="00002A0A">
          <w:rPr>
            <w:rFonts w:ascii="Helvetica" w:hAnsi="Helvetica"/>
            <w:sz w:val="22"/>
            <w:szCs w:val="22"/>
          </w:rPr>
          <w:t>.</w:t>
        </w:r>
      </w:ins>
      <w:r w:rsidRPr="00223CEE">
        <w:rPr>
          <w:rFonts w:ascii="Helvetica" w:hAnsi="Helvetica"/>
          <w:sz w:val="22"/>
          <w:szCs w:val="22"/>
        </w:rPr>
        <w:t xml:space="preserve"> </w:t>
      </w:r>
    </w:p>
    <w:p w14:paraId="5CA2BD05" w14:textId="0E352049" w:rsidR="009C366A" w:rsidRDefault="00BE073F" w:rsidP="003663AE">
      <w:pPr>
        <w:rPr>
          <w:rFonts w:ascii="Helvetica" w:hAnsi="Helvetica"/>
          <w:sz w:val="22"/>
          <w:szCs w:val="22"/>
        </w:rPr>
      </w:pPr>
      <w:r>
        <w:rPr>
          <w:rFonts w:ascii="Helvetica" w:hAnsi="Helvetica"/>
          <w:b/>
          <w:sz w:val="22"/>
          <w:szCs w:val="22"/>
        </w:rPr>
        <w:tab/>
      </w:r>
      <w:r>
        <w:rPr>
          <w:rFonts w:ascii="Helvetica" w:hAnsi="Helvetica"/>
          <w:sz w:val="22"/>
          <w:szCs w:val="22"/>
        </w:rPr>
        <w:t xml:space="preserve">Previous studies have emphasized </w:t>
      </w:r>
      <w:r w:rsidR="0032791E">
        <w:rPr>
          <w:rFonts w:ascii="Helvetica" w:hAnsi="Helvetica"/>
          <w:sz w:val="22"/>
          <w:szCs w:val="22"/>
        </w:rPr>
        <w:t>that</w:t>
      </w:r>
      <w:r w:rsidR="003663AE">
        <w:rPr>
          <w:rFonts w:ascii="Helvetica" w:hAnsi="Helvetica"/>
          <w:sz w:val="22"/>
          <w:szCs w:val="22"/>
        </w:rPr>
        <w:t xml:space="preserve"> intensive</w:t>
      </w:r>
      <w:r w:rsidR="0032791E">
        <w:rPr>
          <w:rFonts w:ascii="Helvetica" w:hAnsi="Helvetica"/>
          <w:sz w:val="22"/>
          <w:szCs w:val="22"/>
        </w:rPr>
        <w:t xml:space="preserve"> </w:t>
      </w:r>
      <w:r w:rsidR="003663AE">
        <w:rPr>
          <w:rFonts w:ascii="Helvetica" w:hAnsi="Helvetica"/>
          <w:sz w:val="22"/>
          <w:szCs w:val="22"/>
        </w:rPr>
        <w:t xml:space="preserve">monitoring is not always beneficial, particularly when the high cost of monitoring does not outweigh the management or conservation benefits </w:t>
      </w:r>
      <w:r w:rsidR="0032791E">
        <w:rPr>
          <w:rFonts w:ascii="Helvetica" w:hAnsi="Helvetica"/>
          <w:sz w:val="22"/>
          <w:szCs w:val="22"/>
        </w:rPr>
        <w:fldChar w:fldCharType="begin"/>
      </w:r>
      <w:r w:rsidR="00E774D1">
        <w:rPr>
          <w:rFonts w:ascii="Helvetica" w:hAnsi="Helvetica"/>
          <w:sz w:val="22"/>
          <w:szCs w:val="22"/>
        </w:rPr>
        <w:instrText xml:space="preserve"> ADDIN EN.CITE &lt;EndNote&gt;&lt;Cite&gt;&lt;Author&gt;Legg&lt;/Author&gt;&lt;Year&gt;2006&lt;/Year&gt;&lt;RecNum&gt;8543&lt;/RecNum&gt;&lt;DisplayText&gt;(Legg &amp;amp; Nagy 2006)&lt;/DisplayText&gt;&lt;record&gt;&lt;rec-number&gt;8543&lt;/rec-number&gt;&lt;foreign-keys&gt;&lt;key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Pr>
          <w:rFonts w:ascii="Helvetica" w:hAnsi="Helvetica"/>
          <w:sz w:val="22"/>
          <w:szCs w:val="22"/>
        </w:rPr>
        <w:fldChar w:fldCharType="separate"/>
      </w:r>
      <w:r w:rsidR="00E774D1">
        <w:rPr>
          <w:rFonts w:ascii="Helvetica" w:hAnsi="Helvetica"/>
          <w:noProof/>
          <w:sz w:val="22"/>
          <w:szCs w:val="22"/>
        </w:rPr>
        <w:t>(Legg &amp; Nagy 2006)</w:t>
      </w:r>
      <w:r w:rsidR="0032791E">
        <w:rPr>
          <w:rFonts w:ascii="Helvetica" w:hAnsi="Helvetica"/>
          <w:sz w:val="22"/>
          <w:szCs w:val="22"/>
        </w:rPr>
        <w:fldChar w:fldCharType="end"/>
      </w:r>
      <w:r w:rsidR="00183C91">
        <w:rPr>
          <w:rFonts w:ascii="Helvetica" w:hAnsi="Helvetica"/>
          <w:sz w:val="22"/>
          <w:szCs w:val="22"/>
        </w:rPr>
        <w:t xml:space="preserve"> such as in the context of monitoring extremely rare or cryptic </w:t>
      </w:r>
      <w:r w:rsidR="005136B0">
        <w:rPr>
          <w:rFonts w:ascii="Helvetica" w:hAnsi="Helvetica"/>
          <w:sz w:val="22"/>
          <w:szCs w:val="22"/>
        </w:rPr>
        <w:t xml:space="preserve">threatened </w:t>
      </w:r>
      <w:r w:rsidR="00183C91">
        <w:rPr>
          <w:rFonts w:ascii="Helvetica" w:hAnsi="Helvetica"/>
          <w:sz w:val="22"/>
          <w:szCs w:val="22"/>
        </w:rPr>
        <w:t>species</w:t>
      </w:r>
      <w:r w:rsidR="005136B0" w:rsidRPr="005136B0">
        <w:t xml:space="preserve"> </w:t>
      </w:r>
      <w:r w:rsidR="005136B0">
        <w:rPr>
          <w:rFonts w:ascii="Helvetica" w:hAnsi="Helvetica"/>
          <w:sz w:val="22"/>
          <w:szCs w:val="22"/>
        </w:rPr>
        <w:fldChar w:fldCharType="begin"/>
      </w:r>
      <w:r w:rsidR="00E774D1">
        <w:rPr>
          <w:rFonts w:ascii="Helvetica" w:hAnsi="Helvetica"/>
          <w:sz w:val="22"/>
          <w:szCs w:val="22"/>
        </w:rPr>
        <w:instrText xml:space="preserve"> ADDIN EN.CITE &lt;EndNote&gt;&lt;Cite&gt;&lt;Author&gt;Chadès&lt;/Author&gt;&lt;Year&gt;2008&lt;/Year&gt;&lt;RecNum&gt;8545&lt;/RecNum&gt;&lt;DisplayText&gt;(Chadès&lt;style face="italic"&gt; et al.&lt;/style&gt; 2008)&lt;/DisplayText&gt;&lt;record&gt;&lt;rec-number&gt;8545&lt;/rec-number&gt;&lt;foreign-keys&gt;&lt;key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Pr>
          <w:rFonts w:ascii="Helvetica" w:hAnsi="Helvetica"/>
          <w:sz w:val="22"/>
          <w:szCs w:val="22"/>
        </w:rPr>
        <w:fldChar w:fldCharType="separate"/>
      </w:r>
      <w:r w:rsidR="00E774D1">
        <w:rPr>
          <w:rFonts w:ascii="Helvetica" w:hAnsi="Helvetica"/>
          <w:noProof/>
          <w:sz w:val="22"/>
          <w:szCs w:val="22"/>
        </w:rPr>
        <w:t>(Chadès</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2008)</w:t>
      </w:r>
      <w:r w:rsidR="005136B0">
        <w:rPr>
          <w:rFonts w:ascii="Helvetica" w:hAnsi="Helvetica"/>
          <w:sz w:val="22"/>
          <w:szCs w:val="22"/>
        </w:rPr>
        <w:fldChar w:fldCharType="end"/>
      </w:r>
      <w:r w:rsidR="009934BB">
        <w:rPr>
          <w:rFonts w:ascii="Helvetica" w:hAnsi="Helvetica"/>
          <w:sz w:val="22"/>
          <w:szCs w:val="22"/>
        </w:rPr>
        <w:t xml:space="preserve">, or in reference to limitations of adaptive management </w:t>
      </w:r>
      <w:r w:rsidR="009934BB">
        <w:rPr>
          <w:rFonts w:ascii="Helvetica" w:hAnsi="Helvetica"/>
          <w:sz w:val="22"/>
          <w:szCs w:val="22"/>
        </w:rPr>
        <w:fldChar w:fldCharType="begin"/>
      </w:r>
      <w:r w:rsidR="00E774D1">
        <w:rPr>
          <w:rFonts w:ascii="Helvetica" w:hAnsi="Helvetica"/>
          <w:sz w:val="22"/>
          <w:szCs w:val="22"/>
        </w:rPr>
        <w:instrText xml:space="preserve"> ADDIN EN.CITE &lt;EndNote&gt;&lt;Cite&gt;&lt;Author&gt;McDonald-Madden&lt;/Author&gt;&lt;Year&gt;2010&lt;/Year&gt;&lt;RecNum&gt;8544&lt;/RecNum&gt;&lt;DisplayText&gt;(McDonald-Madden&lt;style face="italic"&gt; et al.&lt;/style&gt; 2010)&lt;/DisplayText&gt;&lt;record&gt;&lt;rec-number&gt;8544&lt;/rec-number&gt;&lt;foreign-keys&gt;&lt;key app="EN" db-id="dsrza9wtbra05fevxvw5svf8d0a9a0ptptvp" timestamp="1475782765"&gt;8544&lt;/key&gt;&lt;/foreign-keys&gt;&lt;ref-type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Pr>
          <w:rFonts w:ascii="Helvetica" w:hAnsi="Helvetica"/>
          <w:sz w:val="22"/>
          <w:szCs w:val="22"/>
        </w:rPr>
        <w:fldChar w:fldCharType="separate"/>
      </w:r>
      <w:r w:rsidR="00E774D1">
        <w:rPr>
          <w:rFonts w:ascii="Helvetica" w:hAnsi="Helvetica"/>
          <w:noProof/>
          <w:sz w:val="22"/>
          <w:szCs w:val="22"/>
        </w:rPr>
        <w:t>(McDonald-Madden</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2010)</w:t>
      </w:r>
      <w:r w:rsidR="009934BB">
        <w:rPr>
          <w:rFonts w:ascii="Helvetica" w:hAnsi="Helvetica"/>
          <w:sz w:val="22"/>
          <w:szCs w:val="22"/>
        </w:rPr>
        <w:fldChar w:fldCharType="end"/>
      </w:r>
      <w:r w:rsidR="003663AE">
        <w:rPr>
          <w:rFonts w:ascii="Helvetica" w:hAnsi="Helvetica"/>
          <w:sz w:val="22"/>
          <w:szCs w:val="22"/>
        </w:rPr>
        <w:t xml:space="preserve">. </w:t>
      </w:r>
      <w:r w:rsidR="00602A5F" w:rsidRPr="00614769">
        <w:rPr>
          <w:rFonts w:ascii="Helvetica" w:hAnsi="Helvetica"/>
          <w:sz w:val="22"/>
          <w:szCs w:val="22"/>
        </w:rPr>
        <w:t>Here,</w:t>
      </w:r>
      <w:r w:rsidR="00344157" w:rsidRPr="00614769">
        <w:rPr>
          <w:rFonts w:ascii="Helvetica" w:hAnsi="Helvetica"/>
          <w:sz w:val="22"/>
          <w:szCs w:val="22"/>
        </w:rPr>
        <w:t xml:space="preserve"> we</w:t>
      </w:r>
      <w:r w:rsidR="003663AE">
        <w:rPr>
          <w:rFonts w:ascii="Helvetica" w:hAnsi="Helvetica"/>
          <w:sz w:val="22"/>
          <w:szCs w:val="22"/>
        </w:rPr>
        <w:t xml:space="preserve"> extend </w:t>
      </w:r>
      <w:del w:id="33" w:author="Jameal Samhouri" w:date="2016-11-17T09:43:00Z">
        <w:r w:rsidR="003663AE" w:rsidDel="00763A42">
          <w:rPr>
            <w:rFonts w:ascii="Helvetica" w:hAnsi="Helvetica"/>
            <w:sz w:val="22"/>
            <w:szCs w:val="22"/>
          </w:rPr>
          <w:delText xml:space="preserve">on </w:delText>
        </w:r>
      </w:del>
      <w:r w:rsidR="003663AE">
        <w:rPr>
          <w:rFonts w:ascii="Helvetica" w:hAnsi="Helvetica"/>
          <w:sz w:val="22"/>
          <w:szCs w:val="22"/>
        </w:rPr>
        <w:t>these studies by focusing on the value of monitoring information in systems with one or more critical threshold.</w:t>
      </w:r>
      <w:del w:id="34" w:author="Jameal Samhouri" w:date="2016-11-17T09:43:00Z">
        <w:r w:rsidR="003663AE" w:rsidDel="00763A42">
          <w:rPr>
            <w:rFonts w:ascii="Helvetica" w:hAnsi="Helvetica"/>
            <w:sz w:val="22"/>
            <w:szCs w:val="22"/>
          </w:rPr>
          <w:delText>, w</w:delText>
        </w:r>
      </w:del>
      <w:ins w:id="35" w:author="Jameal Samhouri" w:date="2016-11-17T09:43:00Z">
        <w:r w:rsidR="00763A42">
          <w:rPr>
            <w:rFonts w:ascii="Helvetica" w:hAnsi="Helvetica"/>
            <w:sz w:val="22"/>
            <w:szCs w:val="22"/>
          </w:rPr>
          <w:t xml:space="preserve"> W</w:t>
        </w:r>
      </w:ins>
      <w:r w:rsidR="003663AE">
        <w:rPr>
          <w:rFonts w:ascii="Helvetica" w:hAnsi="Helvetica"/>
          <w:sz w:val="22"/>
          <w:szCs w:val="22"/>
        </w:rPr>
        <w:t>e</w:t>
      </w:r>
      <w:r w:rsidR="00344157" w:rsidRPr="00614769">
        <w:rPr>
          <w:rFonts w:ascii="Helvetica" w:hAnsi="Helvetica"/>
          <w:sz w:val="22"/>
          <w:szCs w:val="22"/>
        </w:rPr>
        <w:t xml:space="preserve"> </w:t>
      </w:r>
      <w:r w:rsidR="004D2470" w:rsidRPr="00614769">
        <w:rPr>
          <w:rFonts w:ascii="Helvetica" w:hAnsi="Helvetica"/>
          <w:sz w:val="22"/>
          <w:szCs w:val="22"/>
        </w:rPr>
        <w:t>develop a heuristic model</w:t>
      </w:r>
      <w:r w:rsidR="003663AE">
        <w:rPr>
          <w:rFonts w:ascii="Helvetica" w:hAnsi="Helvetica"/>
          <w:sz w:val="22"/>
          <w:szCs w:val="22"/>
        </w:rPr>
        <w:t xml:space="preserve"> of a harvested species with a limit reference point and biological tipping point to </w:t>
      </w:r>
      <w:r w:rsidR="004B2744">
        <w:rPr>
          <w:rFonts w:ascii="Helvetica" w:hAnsi="Helvetica"/>
          <w:sz w:val="22"/>
          <w:szCs w:val="22"/>
        </w:rPr>
        <w:t>ask</w:t>
      </w:r>
      <w:r w:rsidR="00852921">
        <w:rPr>
          <w:rFonts w:ascii="Helvetica" w:hAnsi="Helvetica"/>
          <w:sz w:val="22"/>
          <w:szCs w:val="22"/>
        </w:rPr>
        <w:t xml:space="preserve"> </w:t>
      </w:r>
      <w:r w:rsidR="00EB17AA">
        <w:rPr>
          <w:rFonts w:ascii="Helvetica" w:hAnsi="Helvetica"/>
          <w:sz w:val="22"/>
          <w:szCs w:val="22"/>
        </w:rPr>
        <w:t xml:space="preserve">three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79F2D1D0"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How does </w:t>
      </w:r>
      <w:del w:id="36" w:author="Jameal Samhouri" w:date="2017-01-05T13:36:00Z">
        <w:r w:rsidRPr="006D7DEA" w:rsidDel="004972A1">
          <w:rPr>
            <w:rFonts w:ascii="Helvetica" w:hAnsi="Helvetica"/>
            <w:sz w:val="22"/>
            <w:szCs w:val="22"/>
          </w:rPr>
          <w:delText xml:space="preserve">the </w:delText>
        </w:r>
      </w:del>
      <w:r w:rsidRPr="006D7DEA">
        <w:rPr>
          <w:rFonts w:ascii="Helvetica" w:hAnsi="Helvetica"/>
          <w:sz w:val="22"/>
          <w:szCs w:val="22"/>
        </w:rPr>
        <w:t xml:space="preserve">return on monitoring investment </w:t>
      </w:r>
      <w:del w:id="37" w:author="Jameal Samhouri" w:date="2017-01-05T13:37:00Z">
        <w:r w:rsidRPr="006D7DEA" w:rsidDel="004972A1">
          <w:rPr>
            <w:rFonts w:ascii="Helvetica" w:hAnsi="Helvetica"/>
            <w:sz w:val="22"/>
            <w:szCs w:val="22"/>
          </w:rPr>
          <w:delText xml:space="preserve">scale </w:delText>
        </w:r>
      </w:del>
      <w:ins w:id="38" w:author="Jameal Samhouri" w:date="2017-01-05T13:37:00Z">
        <w:r w:rsidR="004972A1">
          <w:rPr>
            <w:rFonts w:ascii="Helvetica" w:hAnsi="Helvetica"/>
            <w:sz w:val="22"/>
            <w:szCs w:val="22"/>
          </w:rPr>
          <w:t>change</w:t>
        </w:r>
        <w:r w:rsidR="004972A1" w:rsidRPr="006D7DEA">
          <w:rPr>
            <w:rFonts w:ascii="Helvetica" w:hAnsi="Helvetica"/>
            <w:sz w:val="22"/>
            <w:szCs w:val="22"/>
          </w:rPr>
          <w:t xml:space="preserve"> </w:t>
        </w:r>
      </w:ins>
      <w:r w:rsidRPr="006D7DEA">
        <w:rPr>
          <w:rFonts w:ascii="Helvetica" w:hAnsi="Helvetica"/>
          <w:sz w:val="22"/>
          <w:szCs w:val="22"/>
        </w:rPr>
        <w:t>wit</w:t>
      </w:r>
      <w:r w:rsidR="00064856" w:rsidRPr="006D7DEA">
        <w:rPr>
          <w:rFonts w:ascii="Helvetica" w:hAnsi="Helvetica"/>
          <w:sz w:val="22"/>
          <w:szCs w:val="22"/>
        </w:rPr>
        <w:t xml:space="preserve">h proximity to a </w:t>
      </w:r>
      <w:r w:rsidR="009442F2">
        <w:rPr>
          <w:rFonts w:ascii="Helvetica" w:eastAsia="Times New Roman" w:hAnsi="Helvetica" w:cs="Times New Roman"/>
          <w:sz w:val="22"/>
          <w:szCs w:val="22"/>
        </w:rPr>
        <w:t>critical threshold</w:t>
      </w:r>
      <w:r w:rsidR="00064856" w:rsidRPr="006D7DEA">
        <w:rPr>
          <w:rFonts w:ascii="Helvetica" w:hAnsi="Helvetica"/>
          <w:sz w:val="22"/>
          <w:szCs w:val="22"/>
        </w:rPr>
        <w:t>?</w:t>
      </w:r>
    </w:p>
    <w:p w14:paraId="5B4C53F9" w14:textId="5B32F8D6"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lastRenderedPageBreak/>
        <w:t xml:space="preserve">What is the safe operating space that allows avoidance of </w:t>
      </w:r>
      <w:r w:rsidR="009442F2">
        <w:rPr>
          <w:rFonts w:ascii="Helvetica" w:eastAsia="Times New Roman" w:hAnsi="Helvetica" w:cs="Times New Roman"/>
          <w:sz w:val="22"/>
          <w:szCs w:val="22"/>
        </w:rPr>
        <w:t>critical thresholds</w:t>
      </w:r>
      <w:r w:rsidR="001361AB" w:rsidRPr="006D7DEA">
        <w:rPr>
          <w:rFonts w:ascii="Helvetica" w:hAnsi="Helvetica"/>
          <w:sz w:val="22"/>
          <w:szCs w:val="22"/>
        </w:rPr>
        <w:t>?</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4AA24B29" w14:textId="1389469D" w:rsidR="00C404D8" w:rsidRDefault="00730E93" w:rsidP="00A140A9">
      <w:pPr>
        <w:tabs>
          <w:tab w:val="left" w:pos="2760"/>
        </w:tabs>
        <w:rPr>
          <w:rFonts w:ascii="Helvetica" w:hAnsi="Helvetica"/>
          <w:b/>
          <w:sz w:val="22"/>
          <w:szCs w:val="22"/>
        </w:rPr>
      </w:pPr>
      <w:r>
        <w:rPr>
          <w:rFonts w:ascii="Helvetica" w:hAnsi="Helvetica"/>
          <w:sz w:val="22"/>
          <w:szCs w:val="22"/>
        </w:rPr>
        <w:t>We used m</w:t>
      </w:r>
      <w:r w:rsidR="003030A9" w:rsidRPr="00957F1F">
        <w:rPr>
          <w:rFonts w:ascii="Helvetica" w:hAnsi="Helvetica"/>
          <w:sz w:val="22"/>
          <w:szCs w:val="22"/>
        </w:rPr>
        <w:t xml:space="preserve">anagement strategy evaluation </w:t>
      </w:r>
      <w:r w:rsidR="008324A7" w:rsidRPr="00957F1F">
        <w:rPr>
          <w:rFonts w:ascii="Helvetica" w:hAnsi="Helvetica"/>
          <w:sz w:val="22"/>
          <w:szCs w:val="22"/>
        </w:rPr>
        <w:t>(MSE)</w:t>
      </w:r>
      <w:r>
        <w:rPr>
          <w:rFonts w:ascii="Helvetica" w:hAnsi="Helvetica"/>
          <w:sz w:val="22"/>
          <w:szCs w:val="22"/>
        </w:rPr>
        <w:t xml:space="preserve">, </w:t>
      </w:r>
      <w:r w:rsidR="0079704C">
        <w:rPr>
          <w:rFonts w:ascii="Helvetica" w:hAnsi="Helvetica"/>
          <w:sz w:val="22"/>
          <w:szCs w:val="22"/>
        </w:rPr>
        <w:t>an analytical tool that defines the total allowable harvest given a suite of</w:t>
      </w:r>
      <w:r w:rsidR="00C404D8">
        <w:rPr>
          <w:rFonts w:ascii="Helvetica" w:hAnsi="Helvetica"/>
          <w:sz w:val="22"/>
          <w:szCs w:val="22"/>
        </w:rPr>
        <w:t xml:space="preserve"> different monitoring strategies</w:t>
      </w:r>
      <w:r w:rsidRPr="00730E93">
        <w:t xml:space="preserve"> </w:t>
      </w:r>
      <w:r w:rsidR="009442F2">
        <w:rPr>
          <w:rFonts w:ascii="Helvetica" w:hAnsi="Helvetica"/>
          <w:sz w:val="22"/>
          <w:szCs w:val="22"/>
        </w:rPr>
        <w:fldChar w:fldCharType="begin"/>
      </w:r>
      <w:r w:rsidR="009442F2">
        <w:rPr>
          <w:rFonts w:ascii="Helvetica" w:hAnsi="Helvetica"/>
          <w:sz w:val="22"/>
          <w:szCs w:val="22"/>
        </w:rPr>
        <w:instrText xml:space="preserve"> ADDIN EN.CITE &lt;EndNote&gt;&lt;Cite&gt;&lt;Author&gt;Bunnefeld&lt;/Author&gt;&lt;Year&gt;2011&lt;/Year&gt;&lt;RecNum&gt;8370&lt;/RecNum&gt;&lt;DisplayText&gt;(Bunnefeld&lt;style face="italic"&gt; et al.&lt;/style&gt; 2011)&lt;/DisplayText&gt;&lt;record&gt;&lt;rec-number&gt;8370&lt;/rec-number&gt;&lt;foreign-keys&gt;&lt;key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Pr>
          <w:rFonts w:ascii="Helvetica" w:hAnsi="Helvetica"/>
          <w:sz w:val="22"/>
          <w:szCs w:val="22"/>
        </w:rPr>
        <w:fldChar w:fldCharType="separate"/>
      </w:r>
      <w:r w:rsidR="009442F2">
        <w:rPr>
          <w:rFonts w:ascii="Helvetica" w:hAnsi="Helvetica"/>
          <w:noProof/>
          <w:sz w:val="22"/>
          <w:szCs w:val="22"/>
        </w:rPr>
        <w:t>(Bunnefeld</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2011)</w:t>
      </w:r>
      <w:r w:rsidR="009442F2">
        <w:rPr>
          <w:rFonts w:ascii="Helvetica" w:hAnsi="Helvetica"/>
          <w:sz w:val="22"/>
          <w:szCs w:val="22"/>
        </w:rPr>
        <w:fldChar w:fldCharType="end"/>
      </w:r>
      <w:r w:rsidR="0079704C">
        <w:rPr>
          <w:rFonts w:ascii="Helvetica" w:hAnsi="Helvetica"/>
          <w:sz w:val="22"/>
          <w:szCs w:val="22"/>
        </w:rPr>
        <w:t xml:space="preserve">. MSE </w:t>
      </w:r>
      <w:r w:rsidR="008324A7" w:rsidRPr="00957F1F">
        <w:rPr>
          <w:rFonts w:ascii="Helvetica" w:hAnsi="Helvetica"/>
          <w:sz w:val="22"/>
          <w:szCs w:val="22"/>
        </w:rPr>
        <w:t>is an</w:t>
      </w:r>
      <w:r w:rsidR="003030A9" w:rsidRPr="00957F1F">
        <w:rPr>
          <w:rFonts w:ascii="Helvetica" w:hAnsi="Helvetica"/>
          <w:sz w:val="22"/>
          <w:szCs w:val="22"/>
        </w:rPr>
        <w:t xml:space="preserve"> </w:t>
      </w:r>
      <w:r w:rsidR="00F61749" w:rsidRPr="00957F1F">
        <w:rPr>
          <w:rFonts w:ascii="Helvetica" w:hAnsi="Helvetica"/>
          <w:sz w:val="22"/>
          <w:szCs w:val="22"/>
        </w:rPr>
        <w:t>ideal</w:t>
      </w:r>
      <w:r w:rsidR="003030A9"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ins w:id="39" w:author="Jameal Samhouri" w:date="2016-11-17T09:43:00Z">
        <w:r w:rsidR="009D7096">
          <w:rPr>
            <w:rFonts w:ascii="Helvetica" w:hAnsi="Helvetica"/>
            <w:sz w:val="22"/>
            <w:szCs w:val="22"/>
          </w:rPr>
          <w:t xml:space="preserve">The </w:t>
        </w:r>
        <w:proofErr w:type="spellStart"/>
        <w:r w:rsidR="009D7096">
          <w:rPr>
            <w:rFonts w:ascii="Helvetica" w:hAnsi="Helvetica"/>
            <w:sz w:val="22"/>
            <w:szCs w:val="22"/>
          </w:rPr>
          <w:t>mSE</w:t>
        </w:r>
        <w:proofErr w:type="spellEnd"/>
        <w:r w:rsidR="009D7096">
          <w:rPr>
            <w:rFonts w:ascii="Helvetica" w:hAnsi="Helvetica"/>
            <w:sz w:val="22"/>
            <w:szCs w:val="22"/>
          </w:rPr>
          <w:t xml:space="preserve"> proceeded in four steps</w:t>
        </w:r>
      </w:ins>
      <w:del w:id="40" w:author="Jameal Samhouri" w:date="2016-11-17T09:44:00Z">
        <w:r w:rsidR="001777EA" w:rsidRPr="00957F1F" w:rsidDel="009D7096">
          <w:rPr>
            <w:rFonts w:ascii="Helvetica" w:hAnsi="Helvetica"/>
            <w:sz w:val="22"/>
            <w:szCs w:val="22"/>
          </w:rPr>
          <w:delText>We simulate</w:delText>
        </w:r>
        <w:r w:rsidR="00944D13" w:rsidDel="009D7096">
          <w:rPr>
            <w:rFonts w:ascii="Helvetica" w:hAnsi="Helvetica"/>
            <w:sz w:val="22"/>
            <w:szCs w:val="22"/>
          </w:rPr>
          <w:delText>d</w:delText>
        </w:r>
        <w:r w:rsidR="001777EA" w:rsidRPr="00957F1F" w:rsidDel="009D7096">
          <w:rPr>
            <w:rFonts w:ascii="Helvetica" w:hAnsi="Helvetica"/>
            <w:sz w:val="22"/>
            <w:szCs w:val="22"/>
          </w:rPr>
          <w:delText xml:space="preserve"> a four-step MSE</w:delText>
        </w:r>
        <w:r w:rsidR="005E0CEF" w:rsidDel="009D7096">
          <w:rPr>
            <w:rFonts w:ascii="Helvetica" w:hAnsi="Helvetica"/>
            <w:sz w:val="22"/>
            <w:szCs w:val="22"/>
          </w:rPr>
          <w:delText xml:space="preserve"> model</w:delText>
        </w:r>
      </w:del>
      <w:r w:rsidR="001777EA" w:rsidRPr="00957F1F">
        <w:rPr>
          <w:rFonts w:ascii="Helvetica" w:hAnsi="Helvetica"/>
          <w:sz w:val="22"/>
          <w:szCs w:val="22"/>
        </w:rPr>
        <w:t xml:space="preserve">. </w:t>
      </w:r>
      <w:commentRangeStart w:id="41"/>
      <w:r w:rsidR="001777EA" w:rsidRPr="00957F1F">
        <w:rPr>
          <w:rFonts w:ascii="Helvetica" w:hAnsi="Helvetica"/>
          <w:sz w:val="22"/>
          <w:szCs w:val="22"/>
        </w:rPr>
        <w:t xml:space="preserve">First, </w:t>
      </w:r>
      <w:r w:rsidR="00DA7745" w:rsidRPr="00957F1F">
        <w:rPr>
          <w:rFonts w:ascii="Helvetica" w:hAnsi="Helvetica"/>
          <w:sz w:val="22"/>
          <w:szCs w:val="22"/>
        </w:rPr>
        <w:t xml:space="preserve">we </w:t>
      </w:r>
      <w:r w:rsidR="003030A9" w:rsidRPr="00957F1F">
        <w:rPr>
          <w:rFonts w:ascii="Helvetica" w:hAnsi="Helvetica"/>
          <w:sz w:val="22"/>
          <w:szCs w:val="22"/>
        </w:rPr>
        <w:t>simulate</w:t>
      </w:r>
      <w:r w:rsidR="007770BC" w:rsidRPr="00957F1F">
        <w:rPr>
          <w:rFonts w:ascii="Helvetica" w:hAnsi="Helvetica"/>
          <w:sz w:val="22"/>
          <w:szCs w:val="22"/>
        </w:rPr>
        <w:t>d</w:t>
      </w:r>
      <w:r w:rsidR="003030A9"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0D71E0" w:rsidRPr="00957F1F">
        <w:rPr>
          <w:rFonts w:ascii="Helvetica" w:hAnsi="Helvetica"/>
          <w:sz w:val="22"/>
          <w:szCs w:val="22"/>
        </w:rPr>
        <w:t xml:space="preserve">determines the level </w:t>
      </w:r>
      <w:ins w:id="42" w:author="Jameal Samhouri" w:date="2016-11-17T09:44:00Z">
        <w:r w:rsidR="009D7096">
          <w:rPr>
            <w:rFonts w:ascii="Helvetica" w:hAnsi="Helvetica"/>
            <w:sz w:val="22"/>
            <w:szCs w:val="22"/>
          </w:rPr>
          <w:t xml:space="preserve">of </w:t>
        </w:r>
      </w:ins>
      <w:r w:rsidR="000D71E0" w:rsidRPr="00957F1F">
        <w:rPr>
          <w:rFonts w:ascii="Helvetica" w:hAnsi="Helvetica"/>
          <w:sz w:val="22"/>
          <w:szCs w:val="22"/>
        </w:rPr>
        <w:t>resource</w:t>
      </w:r>
      <w:r w:rsidR="00305441" w:rsidRPr="00957F1F">
        <w:rPr>
          <w:rFonts w:ascii="Helvetica" w:hAnsi="Helvetica"/>
          <w:sz w:val="22"/>
          <w:szCs w:val="22"/>
        </w:rPr>
        <w:t xml:space="preserve"> harvest </w:t>
      </w:r>
      <w:r w:rsidR="000D71E0" w:rsidRPr="00957F1F">
        <w:rPr>
          <w:rFonts w:ascii="Helvetica" w:hAnsi="Helvetica"/>
          <w:sz w:val="22"/>
          <w:szCs w:val="22"/>
        </w:rPr>
        <w:t>given the estimated biomass.</w:t>
      </w:r>
      <w:commentRangeEnd w:id="41"/>
      <w:ins w:id="43" w:author="Jameal Samhouri" w:date="2016-11-17T09:44:00Z">
        <w:r w:rsidR="009D7096">
          <w:rPr>
            <w:rFonts w:ascii="Helvetica" w:hAnsi="Helvetica"/>
            <w:sz w:val="22"/>
            <w:szCs w:val="22"/>
          </w:rPr>
          <w:t xml:space="preserve"> Following this fourth step, the entire process is repeated.</w:t>
        </w:r>
      </w:ins>
      <w:r w:rsidR="009D7096">
        <w:rPr>
          <w:rStyle w:val="CommentReference"/>
        </w:rPr>
        <w:commentReference w:id="41"/>
      </w:r>
      <w:r w:rsidR="000D71E0" w:rsidRPr="00957F1F">
        <w:rPr>
          <w:rFonts w:ascii="Helvetica" w:hAnsi="Helvetica"/>
          <w:sz w:val="22"/>
          <w:szCs w:val="22"/>
        </w:rPr>
        <w:t xml:space="preserve"> </w:t>
      </w:r>
    </w:p>
    <w:p w14:paraId="474B7BF5" w14:textId="77777777" w:rsidR="00A140A9" w:rsidRPr="00957F1F" w:rsidRDefault="00A140A9" w:rsidP="00A140A9">
      <w:pPr>
        <w:tabs>
          <w:tab w:val="left" w:pos="2760"/>
        </w:tabs>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6862224C" w14:textId="42EF14C8" w:rsidR="00EA70AE" w:rsidRPr="00957F1F" w:rsidRDefault="00D92A66" w:rsidP="00D76B05">
      <w:pPr>
        <w:rPr>
          <w:rFonts w:ascii="Helvetica" w:hAnsi="Helvetica"/>
          <w:sz w:val="22"/>
          <w:szCs w:val="22"/>
        </w:rPr>
      </w:pPr>
      <w:r>
        <w:rPr>
          <w:rFonts w:ascii="Helvetica" w:hAnsi="Helvetica"/>
          <w:sz w:val="22"/>
          <w:szCs w:val="22"/>
          <w:u w:val="single"/>
        </w:rPr>
        <w:t xml:space="preserve">Biological </w:t>
      </w:r>
      <w:r w:rsidR="00EA4C5A" w:rsidRPr="00D76B05">
        <w:rPr>
          <w:rFonts w:ascii="Helvetica" w:hAnsi="Helvetica"/>
          <w:sz w:val="22"/>
          <w:szCs w:val="22"/>
          <w:u w:val="single"/>
        </w:rPr>
        <w:t>Process</w:t>
      </w:r>
      <w:r>
        <w:rPr>
          <w:rFonts w:ascii="Helvetica" w:hAnsi="Helvetica"/>
          <w:sz w:val="22"/>
          <w:szCs w:val="22"/>
          <w:u w:val="single"/>
        </w:rPr>
        <w:t xml:space="preserve"> </w:t>
      </w:r>
      <w:r w:rsidR="00EA4C5A" w:rsidRPr="00D76B05">
        <w:rPr>
          <w:rFonts w:ascii="Helvetica" w:hAnsi="Helvetica"/>
          <w:sz w:val="22"/>
          <w:szCs w:val="22"/>
          <w:u w:val="single"/>
        </w:rPr>
        <w:t>Model</w:t>
      </w:r>
      <w:r w:rsidR="00D76B05">
        <w:rPr>
          <w:rFonts w:ascii="Helvetica" w:hAnsi="Helvetica"/>
          <w:i/>
          <w:sz w:val="22"/>
          <w:szCs w:val="22"/>
        </w:rPr>
        <w:t xml:space="preserve">: </w:t>
      </w:r>
      <w:r w:rsidR="006106DB" w:rsidRPr="00957F1F">
        <w:rPr>
          <w:rFonts w:ascii="Helvetica" w:hAnsi="Helvetica"/>
          <w:sz w:val="22"/>
          <w:szCs w:val="22"/>
        </w:rPr>
        <w:t xml:space="preserve">To describe how monitoring investment is related to thresholds we </w:t>
      </w:r>
      <w:r w:rsidR="000E386C">
        <w:rPr>
          <w:rFonts w:ascii="Helvetica" w:hAnsi="Helvetica"/>
          <w:sz w:val="22"/>
          <w:szCs w:val="22"/>
        </w:rPr>
        <w:t>focus on a single species model for simplicity. However, our results are general and readily applicable to the monitoring and management of ecosystems with critical thresholds. We specifically m</w:t>
      </w:r>
      <w:r w:rsidR="006106DB" w:rsidRPr="00957F1F">
        <w:rPr>
          <w:rFonts w:ascii="Helvetica" w:hAnsi="Helvetica"/>
          <w:sz w:val="22"/>
          <w:szCs w:val="22"/>
        </w:rPr>
        <w:t>odel</w:t>
      </w:r>
      <w:r w:rsidR="005F17E4">
        <w:rPr>
          <w:rFonts w:ascii="Helvetica" w:hAnsi="Helvetica"/>
          <w:sz w:val="22"/>
          <w:szCs w:val="22"/>
        </w:rPr>
        <w:t>ed</w:t>
      </w:r>
      <w:r w:rsidR="006106DB" w:rsidRPr="00957F1F">
        <w:rPr>
          <w:rFonts w:ascii="Helvetica" w:hAnsi="Helvetica"/>
          <w:sz w:val="22"/>
          <w:szCs w:val="22"/>
        </w:rPr>
        <w:t xml:space="preserve"> </w:t>
      </w:r>
      <w:r w:rsidR="006B5A2B">
        <w:rPr>
          <w:rFonts w:ascii="Helvetica" w:hAnsi="Helvetica"/>
          <w:sz w:val="22"/>
          <w:szCs w:val="22"/>
        </w:rPr>
        <w:t xml:space="preserve">species </w:t>
      </w:r>
      <w:r w:rsidR="006106DB" w:rsidRPr="00957F1F">
        <w:rPr>
          <w:rFonts w:ascii="Helvetica" w:hAnsi="Helvetica"/>
          <w:sz w:val="22"/>
          <w:szCs w:val="22"/>
        </w:rPr>
        <w:t xml:space="preserve">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Allee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(Morris &amp; Doak 2002)</w:t>
      </w:r>
      <w:r w:rsidR="006C170D">
        <w:rPr>
          <w:rFonts w:ascii="Helvetica" w:hAnsi="Helvetica"/>
          <w:sz w:val="22"/>
          <w:szCs w:val="22"/>
        </w:rPr>
        <w:fldChar w:fldCharType="end"/>
      </w:r>
      <w:r w:rsidR="00EA70AE" w:rsidRPr="00957F1F">
        <w:rPr>
          <w:rFonts w:ascii="Helvetica" w:hAnsi="Helvetica"/>
          <w:sz w:val="22"/>
          <w:szCs w:val="22"/>
        </w:rPr>
        <w:t>:</w:t>
      </w:r>
    </w:p>
    <w:p w14:paraId="17CABBCB" w14:textId="77777777" w:rsidR="004C05AC" w:rsidRPr="00957F1F" w:rsidRDefault="004C05AC" w:rsidP="00EA70AE">
      <w:pPr>
        <w:rPr>
          <w:rFonts w:ascii="Helvetica" w:hAnsi="Helvetica"/>
          <w:sz w:val="22"/>
          <w:szCs w:val="22"/>
        </w:rPr>
      </w:pPr>
    </w:p>
    <w:p w14:paraId="579309BA"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m:rPr>
                    <m:sty m:val="p"/>
                  </m:rPr>
                  <w:rPr>
                    <w:rStyle w:val="CommentReference"/>
                  </w:rPr>
                  <w:commentReference w:id="44"/>
                </m:r>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EE8FA24" w14:textId="77777777" w:rsidR="004C05AC" w:rsidRPr="00957F1F" w:rsidRDefault="004C05AC" w:rsidP="00EA70AE">
      <w:pPr>
        <w:rPr>
          <w:rFonts w:ascii="Helvetica" w:hAnsi="Helvetica"/>
          <w:sz w:val="22"/>
          <w:szCs w:val="22"/>
        </w:rPr>
      </w:pPr>
    </w:p>
    <w:p w14:paraId="0AD0FB31" w14:textId="669B0308"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7D2E9C">
        <w:rPr>
          <w:rFonts w:ascii="Helvetica" w:hAnsi="Helvetica"/>
          <w:sz w:val="22"/>
          <w:szCs w:val="22"/>
        </w:rPr>
        <w:t xml:space="preserve">and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tipping point) as well as the </w:t>
      </w:r>
      <w:r w:rsidR="00522D02" w:rsidRPr="00957F1F">
        <w:rPr>
          <w:rFonts w:ascii="Helvetica" w:hAnsi="Helvetica"/>
          <w:sz w:val="22"/>
          <w:szCs w:val="22"/>
        </w:rPr>
        <w:t xml:space="preserve">strength of the </w:t>
      </w:r>
      <w:r w:rsidR="003E545D">
        <w:rPr>
          <w:rFonts w:ascii="Helvetica" w:hAnsi="Helvetica"/>
          <w:sz w:val="22"/>
          <w:szCs w:val="22"/>
        </w:rPr>
        <w:t>A</w:t>
      </w:r>
      <w:r w:rsidR="00522D02" w:rsidRPr="00957F1F">
        <w:rPr>
          <w:rFonts w:ascii="Helvetica" w:hAnsi="Helvetica"/>
          <w:sz w:val="22"/>
          <w:szCs w:val="22"/>
        </w:rPr>
        <w:t>llee effect</w:t>
      </w:r>
      <w:r w:rsidR="00DC3520">
        <w:rPr>
          <w:rFonts w:ascii="Helvetica" w:hAnsi="Helvetica"/>
          <w:sz w:val="22"/>
          <w:szCs w:val="22"/>
        </w:rPr>
        <w:t xml:space="preserve"> (Fig. </w:t>
      </w:r>
      <w:r w:rsidR="007405BF">
        <w:rPr>
          <w:rFonts w:ascii="Helvetica" w:hAnsi="Helvetica"/>
          <w:sz w:val="22"/>
          <w:szCs w:val="22"/>
        </w:rPr>
        <w:t>S1</w:t>
      </w:r>
      <w:r w:rsidR="00DC3520">
        <w:rPr>
          <w:rFonts w:ascii="Helvetica" w:hAnsi="Helvetica"/>
          <w:sz w:val="22"/>
          <w:szCs w:val="22"/>
        </w:rPr>
        <w:t xml:space="preserve">). </w:t>
      </w:r>
      <w:r w:rsidR="005E0CEF">
        <w:rPr>
          <w:rFonts w:ascii="Helvetica" w:hAnsi="Helvetica"/>
          <w:sz w:val="22"/>
          <w:szCs w:val="22"/>
        </w:rPr>
        <w:t xml:space="preserve">The strength of the </w:t>
      </w:r>
      <w:r w:rsidR="00ED3986">
        <w:rPr>
          <w:rFonts w:ascii="Helvetica" w:hAnsi="Helvetica"/>
          <w:sz w:val="22"/>
          <w:szCs w:val="22"/>
        </w:rPr>
        <w:t>A</w:t>
      </w:r>
      <w:r w:rsidR="005E0CEF">
        <w:rPr>
          <w:rFonts w:ascii="Helvetica" w:hAnsi="Helvetica"/>
          <w:sz w:val="22"/>
          <w:szCs w:val="22"/>
        </w:rPr>
        <w:t>llee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 xml:space="preserve">an be set </w:t>
      </w:r>
      <w:r w:rsidR="007D2E9C">
        <w:rPr>
          <w:rFonts w:ascii="Helvetica" w:hAnsi="Helvetica"/>
          <w:sz w:val="22"/>
          <w:szCs w:val="22"/>
        </w:rPr>
        <w:t>to</w:t>
      </w:r>
      <w:r w:rsidR="005E7A24" w:rsidRPr="00957F1F">
        <w:rPr>
          <w:rFonts w:ascii="Helvetica" w:hAnsi="Helvetica"/>
          <w:sz w:val="22"/>
          <w:szCs w:val="22"/>
        </w:rPr>
        <w:t xml:space="preserve"> </w:t>
      </w:r>
      <w:r w:rsidR="007D2E9C">
        <w:rPr>
          <w:rFonts w:ascii="Helvetica" w:hAnsi="Helvetica" w:cs="Helvetica"/>
          <w:sz w:val="22"/>
          <w:szCs w:val="22"/>
        </w:rPr>
        <w:t>≤</w:t>
      </w:r>
      <w:r w:rsidR="0083507C">
        <w:rPr>
          <w:rFonts w:ascii="Helvetica" w:hAnsi="Helvetica" w:cs="Helvetica"/>
          <w:sz w:val="22"/>
          <w:szCs w:val="22"/>
        </w:rPr>
        <w:t xml:space="preserve"> </w:t>
      </w:r>
      <w:r w:rsidR="005E7A24" w:rsidRPr="00957F1F">
        <w:rPr>
          <w:rFonts w:ascii="Helvetica" w:hAnsi="Helvetica"/>
          <w:sz w:val="22"/>
          <w:szCs w:val="22"/>
        </w:rPr>
        <w:t xml:space="preserve">0, </w:t>
      </w:r>
      <w:r w:rsidR="007D2E9C">
        <w:rPr>
          <w:rFonts w:ascii="Helvetica" w:hAnsi="Helvetica"/>
          <w:sz w:val="22"/>
          <w:szCs w:val="22"/>
        </w:rPr>
        <w:t>generating</w:t>
      </w:r>
      <w:r w:rsidR="005E7A24" w:rsidRPr="00957F1F">
        <w:rPr>
          <w:rFonts w:ascii="Helvetica" w:hAnsi="Helvetica"/>
          <w:sz w:val="22"/>
          <w:szCs w:val="22"/>
        </w:rPr>
        <w:t xml:space="preserve"> scenarios </w:t>
      </w:r>
      <w:r w:rsidR="007D2E9C">
        <w:rPr>
          <w:rFonts w:ascii="Helvetica" w:hAnsi="Helvetica"/>
          <w:sz w:val="22"/>
          <w:szCs w:val="22"/>
        </w:rPr>
        <w:t>without</w:t>
      </w:r>
      <w:r w:rsidR="005E7A24" w:rsidRPr="00957F1F">
        <w:rPr>
          <w:rFonts w:ascii="Helvetica" w:hAnsi="Helvetica"/>
          <w:sz w:val="22"/>
          <w:szCs w:val="22"/>
        </w:rPr>
        <w:t xml:space="preserve"> a tipping point, </w:t>
      </w:r>
      <w:r w:rsidR="007D2E9C">
        <w:rPr>
          <w:rFonts w:ascii="Helvetica" w:hAnsi="Helvetica"/>
          <w:sz w:val="22"/>
          <w:szCs w:val="22"/>
        </w:rPr>
        <w:t>but with</w:t>
      </w:r>
      <w:r w:rsidR="005E7A24" w:rsidRPr="00957F1F">
        <w:rPr>
          <w:rFonts w:ascii="Helvetica" w:hAnsi="Helvetica"/>
          <w:sz w:val="22"/>
          <w:szCs w:val="22"/>
        </w:rPr>
        <w:t xml:space="preserve"> a range of biomass </w:t>
      </w:r>
      <w:r w:rsidR="007D2E9C">
        <w:rPr>
          <w:rFonts w:ascii="Helvetica" w:hAnsi="Helvetica"/>
          <w:sz w:val="22"/>
          <w:szCs w:val="22"/>
        </w:rPr>
        <w:t xml:space="preserve">levels </w:t>
      </w:r>
      <w:r w:rsidR="005E7A24" w:rsidRPr="00957F1F">
        <w:rPr>
          <w:rFonts w:ascii="Helvetica" w:hAnsi="Helvetica"/>
          <w:sz w:val="22"/>
          <w:szCs w:val="22"/>
        </w:rPr>
        <w:t>where productivity becomes very low (but still positive)</w:t>
      </w:r>
      <w:r w:rsidR="00B454E2" w:rsidRPr="00957F1F">
        <w:rPr>
          <w:rFonts w:ascii="Helvetica" w:hAnsi="Helvetica"/>
          <w:sz w:val="22"/>
          <w:szCs w:val="22"/>
        </w:rPr>
        <w:t xml:space="preserve">. For example </w:t>
      </w:r>
      <w:commentRangeStart w:id="45"/>
      <w:r w:rsidR="00B454E2" w:rsidRPr="00957F1F">
        <w:rPr>
          <w:rFonts w:ascii="Helvetica" w:hAnsi="Helvetica"/>
          <w:sz w:val="22"/>
          <w:szCs w:val="22"/>
        </w:rPr>
        <w:t xml:space="preserve">when </w:t>
      </w:r>
      <m:oMath>
        <m:r>
          <w:rPr>
            <w:rFonts w:ascii="Cambria Math" w:hAnsi="Cambria Math"/>
            <w:sz w:val="22"/>
            <w:szCs w:val="22"/>
          </w:rPr>
          <m:t>A≅-500</m:t>
        </m:r>
        <w:commentRangeEnd w:id="45"/>
        <m:r>
          <m:rPr>
            <m:sty m:val="p"/>
          </m:rPr>
          <w:rPr>
            <w:rStyle w:val="CommentReference"/>
          </w:rPr>
          <w:commentReference w:id="45"/>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r w:rsidR="00DC3520" w:rsidRPr="00957F1F">
        <w:rPr>
          <w:rFonts w:ascii="Helvetica" w:hAnsi="Helvetica"/>
          <w:sz w:val="22"/>
          <w:szCs w:val="22"/>
        </w:rPr>
        <w:t xml:space="preserve">is the yield of </w:t>
      </w:r>
      <w:r w:rsidR="00C637F4">
        <w:rPr>
          <w:rFonts w:ascii="Helvetica" w:hAnsi="Helvetica"/>
          <w:sz w:val="22"/>
          <w:szCs w:val="22"/>
        </w:rPr>
        <w:t xml:space="preserve">species </w:t>
      </w:r>
      <w:r w:rsidR="006B5A2B">
        <w:rPr>
          <w:rFonts w:ascii="Helvetica" w:hAnsi="Helvetica"/>
          <w:sz w:val="22"/>
          <w:szCs w:val="22"/>
        </w:rPr>
        <w:t>biomass</w:t>
      </w:r>
      <w:r w:rsidR="00DC3520" w:rsidRPr="00957F1F">
        <w:rPr>
          <w:rFonts w:ascii="Helvetica" w:hAnsi="Helvetica"/>
          <w:sz w:val="22"/>
          <w:szCs w:val="22"/>
        </w:rPr>
        <w:t xml:space="preserve"> extracted in year </w:t>
      </w:r>
      <w:r w:rsidR="00DC3520" w:rsidRPr="00957F1F">
        <w:rPr>
          <w:rFonts w:ascii="Helvetica" w:hAnsi="Helvetica"/>
          <w:i/>
          <w:sz w:val="22"/>
          <w:szCs w:val="22"/>
        </w:rPr>
        <w:t>t</w:t>
      </w:r>
      <w:r w:rsidR="00DC3520" w:rsidRPr="00957F1F">
        <w:rPr>
          <w:rFonts w:ascii="Helvetica" w:hAnsi="Helvetica"/>
          <w:sz w:val="22"/>
          <w:szCs w:val="22"/>
        </w:rPr>
        <w:t>.</w:t>
      </w:r>
    </w:p>
    <w:p w14:paraId="0E413E8D" w14:textId="77777777" w:rsidR="00D12CEC" w:rsidRPr="00957F1F" w:rsidRDefault="00D12CEC" w:rsidP="00590C63">
      <w:pPr>
        <w:rPr>
          <w:rFonts w:ascii="Helvetica" w:hAnsi="Helvetica"/>
          <w:sz w:val="22"/>
          <w:szCs w:val="22"/>
        </w:rPr>
      </w:pPr>
    </w:p>
    <w:p w14:paraId="78096017" w14:textId="3784E64F"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w:t>
      </w:r>
      <w:r w:rsidR="00C26953">
        <w:rPr>
          <w:rFonts w:ascii="Helvetica" w:hAnsi="Helvetica"/>
          <w:sz w:val="22"/>
          <w:szCs w:val="22"/>
        </w:rPr>
        <w:t>s</w:t>
      </w:r>
      <w:r w:rsidR="00CF750D" w:rsidRPr="00957F1F">
        <w:rPr>
          <w:rFonts w:ascii="Helvetica" w:hAnsi="Helvetica"/>
          <w:sz w:val="22"/>
          <w:szCs w:val="22"/>
        </w:rPr>
        <w:t xml:space="preserve">, estimates of a previous year’s stock biomass nearly </w:t>
      </w:r>
      <w:r w:rsidR="00CF750D" w:rsidRPr="00F3098E">
        <w:rPr>
          <w:rFonts w:ascii="Helvetica" w:hAnsi="Helvetica"/>
          <w:sz w:val="22"/>
          <w:szCs w:val="22"/>
        </w:rPr>
        <w:t>always include some uncertainty. Hereafter</w:t>
      </w:r>
      <w:r w:rsidR="00621732">
        <w:rPr>
          <w:rFonts w:ascii="Helvetica" w:hAnsi="Helvetica"/>
          <w:sz w:val="22"/>
          <w:szCs w:val="22"/>
        </w:rPr>
        <w:t>,</w:t>
      </w:r>
      <w:r w:rsidR="00CF750D"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46"/>
      <w:r w:rsidR="00CF750D" w:rsidRPr="00F3098E">
        <w:rPr>
          <w:rFonts w:ascii="Helvetica" w:hAnsi="Helvetica"/>
          <w:sz w:val="22"/>
          <w:szCs w:val="22"/>
        </w:rPr>
        <w:t>The</w:t>
      </w:r>
      <w:commentRangeEnd w:id="46"/>
      <w:r w:rsidR="00D5784C" w:rsidRPr="00D01283">
        <w:rPr>
          <w:rStyle w:val="CommentReference"/>
          <w:rFonts w:ascii="Helvetica" w:hAnsi="Helvetica"/>
          <w:sz w:val="22"/>
          <w:szCs w:val="22"/>
        </w:rPr>
        <w:commentReference w:id="46"/>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ins w:id="47" w:author="Jameal Samhouri" w:date="2016-11-17T11:16:00Z">
        <w:r w:rsidR="00C95D45">
          <w:rPr>
            <w:rFonts w:ascii="Helvetica" w:hAnsi="Helvetica"/>
            <w:sz w:val="22"/>
            <w:szCs w:val="22"/>
          </w:rPr>
          <w:t xml:space="preserve">a </w:t>
        </w:r>
      </w:ins>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ins w:id="48" w:author="Jameal Samhouri" w:date="2016-11-17T11:16:00Z">
        <w:r w:rsidR="00C95D45">
          <w:rPr>
            <w:rFonts w:ascii="Helvetica" w:hAnsi="Helvetica"/>
            <w:sz w:val="22"/>
            <w:szCs w:val="22"/>
          </w:rPr>
          <w:t>ly</w:t>
        </w:r>
      </w:ins>
      <w:r w:rsidR="00776AA3" w:rsidRPr="00F3098E">
        <w:rPr>
          <w:rFonts w:ascii="Helvetica" w:hAnsi="Helvetica"/>
          <w:sz w:val="22"/>
          <w:szCs w:val="22"/>
        </w:rPr>
        <w:t xml:space="preserve"> distributed </w:t>
      </w:r>
      <w:r w:rsidR="00CF24C4" w:rsidRPr="00F3098E">
        <w:rPr>
          <w:rFonts w:ascii="Helvetica" w:hAnsi="Helvetica"/>
          <w:sz w:val="22"/>
          <w:szCs w:val="22"/>
        </w:rPr>
        <w:lastRenderedPageBreak/>
        <w:t xml:space="preserve">random variable </w:t>
      </w:r>
      <w:r w:rsidR="00776AA3" w:rsidRPr="00F3098E">
        <w:rPr>
          <w:rFonts w:ascii="Helvetica" w:hAnsi="Helvetica"/>
          <w:sz w:val="22"/>
          <w:szCs w:val="22"/>
        </w:rPr>
        <w:t xml:space="preserve">with mean 0 and </w:t>
      </w:r>
      <w:commentRangeStart w:id="49"/>
      <w:del w:id="50" w:author="Jameal Samhouri" w:date="2016-11-17T11:17:00Z">
        <w:r w:rsidR="0011581A" w:rsidRPr="00F3098E" w:rsidDel="00C95D45">
          <w:rPr>
            <w:rFonts w:ascii="Helvetica" w:hAnsi="Helvetica"/>
            <w:sz w:val="22"/>
            <w:szCs w:val="22"/>
          </w:rPr>
          <w:delText xml:space="preserve">coefficient of </w:delText>
        </w:r>
      </w:del>
      <w:r w:rsidR="0011581A" w:rsidRPr="00F3098E">
        <w:rPr>
          <w:rFonts w:ascii="Helvetica" w:hAnsi="Helvetica"/>
          <w:sz w:val="22"/>
          <w:szCs w:val="22"/>
        </w:rPr>
        <w:t>variance</w:t>
      </w:r>
      <w:r w:rsidR="00776AA3" w:rsidRPr="00F3098E">
        <w:rPr>
          <w:rFonts w:ascii="Helvetica" w:hAnsi="Helvetica"/>
          <w:sz w:val="22"/>
          <w:szCs w:val="22"/>
        </w:rPr>
        <w:t xml:space="preserve"> </w:t>
      </w:r>
      <w:commentRangeEnd w:id="49"/>
      <w:r w:rsidR="00C95D45">
        <w:rPr>
          <w:rStyle w:val="CommentReference"/>
        </w:rPr>
        <w:commentReference w:id="49"/>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The degree of monitoring precision 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 xml:space="preserve">s monitoring </w:t>
      </w:r>
      <w:del w:id="51" w:author="Jameal Samhouri" w:date="2017-01-05T13:40:00Z">
        <w:r w:rsidR="00996689" w:rsidRPr="00957F1F" w:rsidDel="008250F7">
          <w:rPr>
            <w:rFonts w:ascii="Helvetica" w:hAnsi="Helvetica"/>
            <w:sz w:val="22"/>
            <w:szCs w:val="22"/>
          </w:rPr>
          <w:delText>precision decreases</w:delText>
        </w:r>
      </w:del>
      <w:ins w:id="52" w:author="Jameal Samhouri" w:date="2017-01-05T13:40:00Z">
        <w:r w:rsidR="008250F7">
          <w:rPr>
            <w:rFonts w:ascii="Helvetica" w:hAnsi="Helvetica"/>
            <w:sz w:val="22"/>
            <w:szCs w:val="22"/>
          </w:rPr>
          <w:t>becomes less precise</w:t>
        </w:r>
      </w:ins>
      <w:r w:rsidR="00996689" w:rsidRPr="00957F1F">
        <w:rPr>
          <w:rFonts w:ascii="Helvetica" w:hAnsi="Helvetica"/>
          <w:sz w:val="22"/>
          <w:szCs w:val="22"/>
        </w:rPr>
        <w:t>,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 xml:space="preserve">Fig </w:t>
      </w:r>
      <w:r w:rsidR="007405BF">
        <w:rPr>
          <w:rFonts w:ascii="Helvetica" w:hAnsi="Helvetica"/>
          <w:sz w:val="22"/>
          <w:szCs w:val="22"/>
          <w:highlight w:val="lightGray"/>
        </w:rPr>
        <w:t>S</w:t>
      </w:r>
      <w:r w:rsidR="00996689" w:rsidRPr="00957F1F">
        <w:rPr>
          <w:rFonts w:ascii="Helvetica" w:hAnsi="Helvetica"/>
          <w:sz w:val="22"/>
          <w:szCs w:val="22"/>
          <w:highlight w:val="lightGray"/>
        </w:rPr>
        <w:t>1</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w:t>
      </w:r>
      <w:proofErr w:type="spellStart"/>
      <w:r w:rsidR="00663000">
        <w:rPr>
          <w:rFonts w:ascii="Helvetica" w:hAnsi="Helvetica"/>
          <w:sz w:val="22"/>
          <w:szCs w:val="22"/>
        </w:rPr>
        <w:t>autocorrelated</w:t>
      </w:r>
      <w:proofErr w:type="spellEnd"/>
      <w:r w:rsidR="00663000">
        <w:rPr>
          <w:rFonts w:ascii="Helvetica" w:hAnsi="Helvetica"/>
          <w:sz w:val="22"/>
          <w:szCs w:val="22"/>
        </w:rPr>
        <w:t xml:space="preserve"> and only dependent upon the current year’s monitoring. </w:t>
      </w:r>
    </w:p>
    <w:p w14:paraId="1AB84D64" w14:textId="77777777" w:rsidR="00BB45A6" w:rsidRPr="00957F1F" w:rsidRDefault="00BB45A6" w:rsidP="00CF750D">
      <w:pPr>
        <w:ind w:firstLine="720"/>
        <w:rPr>
          <w:rFonts w:ascii="Helvetica" w:hAnsi="Helvetica"/>
          <w:sz w:val="22"/>
          <w:szCs w:val="22"/>
        </w:rPr>
      </w:pPr>
    </w:p>
    <w:p w14:paraId="2B7DB2B2" w14:textId="608BD0D1" w:rsidR="003435AE" w:rsidRPr="00957F1F" w:rsidRDefault="00FD7CE9" w:rsidP="003435AE">
      <w:pPr>
        <w:rPr>
          <w:rFonts w:ascii="Helvetica" w:hAnsi="Helvetica"/>
          <w:sz w:val="22"/>
          <w:szCs w:val="22"/>
        </w:rPr>
      </w:pPr>
      <w:commentRangeStart w:id="53"/>
      <w:r w:rsidRPr="00FD7CE9">
        <w:rPr>
          <w:rFonts w:ascii="Helvetica" w:hAnsi="Helvetica"/>
          <w:sz w:val="22"/>
          <w:szCs w:val="22"/>
          <w:u w:val="single"/>
        </w:rPr>
        <w:t>Management</w:t>
      </w:r>
      <w:commentRangeEnd w:id="53"/>
      <w:r w:rsidR="00B35F0C">
        <w:rPr>
          <w:rStyle w:val="CommentReference"/>
        </w:rPr>
        <w:commentReference w:id="53"/>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biomass can be highly uncertain, </w:t>
      </w:r>
      <w:commentRangeStart w:id="54"/>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w:t>
      </w:r>
      <w:r w:rsidR="00DA7846" w:rsidRPr="00957F1F">
        <w:rPr>
          <w:rFonts w:ascii="Helvetica" w:hAnsi="Helvetica"/>
          <w:sz w:val="22"/>
          <w:szCs w:val="22"/>
        </w:rPr>
        <w:t xml:space="preserve">resource at maximum sustainable yield </w:t>
      </w:r>
      <w:r w:rsidR="004200B2">
        <w:rPr>
          <w:rFonts w:ascii="Helvetica" w:hAnsi="Helvetica"/>
          <w:sz w:val="22"/>
          <w:szCs w:val="22"/>
        </w:rPr>
        <w:t xml:space="preserve">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commentRangeEnd w:id="54"/>
      <w:r w:rsidR="00156B80">
        <w:rPr>
          <w:rStyle w:val="CommentReference"/>
        </w:rPr>
        <w:commentReference w:id="54"/>
      </w:r>
      <w:r w:rsidR="00CF750D" w:rsidRPr="00957F1F">
        <w:rPr>
          <w:rFonts w:ascii="Helvetica" w:hAnsi="Helvetica"/>
          <w:sz w:val="22"/>
          <w:szCs w:val="22"/>
        </w:rPr>
        <w:t>)</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w:t>
      </w:r>
      <w:ins w:id="55" w:author="Jameal Samhouri" w:date="2017-01-05T13:41:00Z">
        <w:r w:rsidR="008250F7">
          <w:rPr>
            <w:rFonts w:ascii="Helvetica" w:hAnsi="Helvetica"/>
            <w:sz w:val="22"/>
            <w:szCs w:val="22"/>
          </w:rPr>
          <w:t xml:space="preserve">corresponding to maximum sustainable yield </w:t>
        </w:r>
      </w:ins>
      <w:r w:rsidR="0034606C" w:rsidRPr="00957F1F">
        <w:rPr>
          <w:rFonts w:ascii="Helvetica" w:hAnsi="Helvetica"/>
          <w:sz w:val="22"/>
          <w:szCs w:val="22"/>
        </w:rPr>
        <w:t>of the</w:t>
      </w:r>
      <w:ins w:id="56" w:author="Jameal Samhouri" w:date="2017-01-05T13:41:00Z">
        <w:r w:rsidR="008250F7">
          <w:rPr>
            <w:rFonts w:ascii="Helvetica" w:hAnsi="Helvetica"/>
            <w:sz w:val="22"/>
            <w:szCs w:val="22"/>
          </w:rPr>
          <w:t xml:space="preserve"> stock</w:t>
        </w:r>
      </w:ins>
      <w:r w:rsidR="0034606C"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m:rPr>
            <m:sty m:val="p"/>
          </m:rPr>
          <w:rPr>
            <w:rStyle w:val="CommentReference"/>
          </w:rPr>
          <w:commentReference w:id="57"/>
        </m:r>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 xml:space="preserve">n adaptive policy whereby allowable removals are set based on estimated population </w:t>
      </w:r>
      <w:del w:id="58" w:author="Jameal Samhouri" w:date="2017-01-05T13:41:00Z">
        <w:r w:rsidR="00B35F0C" w:rsidDel="008250F7">
          <w:rPr>
            <w:rFonts w:ascii="Helvetica" w:hAnsi="Helvetica"/>
            <w:sz w:val="22"/>
            <w:szCs w:val="22"/>
          </w:rPr>
          <w:delText>size</w:delText>
        </w:r>
        <w:r w:rsidR="002259D7" w:rsidRPr="00957F1F" w:rsidDel="008250F7">
          <w:rPr>
            <w:rFonts w:ascii="Helvetica" w:hAnsi="Helvetica"/>
            <w:sz w:val="22"/>
            <w:szCs w:val="22"/>
          </w:rPr>
          <w:delText xml:space="preserve"> </w:delText>
        </w:r>
      </w:del>
      <w:ins w:id="59" w:author="Jameal Samhouri" w:date="2017-01-05T13:41:00Z">
        <w:r w:rsidR="008250F7">
          <w:rPr>
            <w:rFonts w:ascii="Helvetica" w:hAnsi="Helvetica"/>
            <w:sz w:val="22"/>
            <w:szCs w:val="22"/>
          </w:rPr>
          <w:t>biomass</w:t>
        </w:r>
        <w:r w:rsidR="008250F7" w:rsidRPr="00957F1F">
          <w:rPr>
            <w:rFonts w:ascii="Helvetica" w:hAnsi="Helvetica"/>
            <w:sz w:val="22"/>
            <w:szCs w:val="22"/>
          </w:rPr>
          <w:t xml:space="preserve"> </w:t>
        </w:r>
      </w:ins>
      <w:r w:rsidR="002259D7" w:rsidRPr="00957F1F">
        <w:rPr>
          <w:rFonts w:ascii="Helvetica" w:hAnsi="Helvetica"/>
          <w:sz w:val="22"/>
          <w:szCs w:val="22"/>
        </w:rPr>
        <w:t>(</w:t>
      </w:r>
      <w:commentRangeStart w:id="60"/>
      <w:r w:rsidR="002259D7" w:rsidRPr="00957F1F">
        <w:rPr>
          <w:rFonts w:ascii="Helvetica" w:hAnsi="Helvetica"/>
          <w:sz w:val="22"/>
          <w:szCs w:val="22"/>
          <w:highlight w:val="lightGray"/>
        </w:rPr>
        <w:t>Fig 1c</w:t>
      </w:r>
      <w:commentRangeEnd w:id="60"/>
      <w:r w:rsidR="008250F7">
        <w:rPr>
          <w:rStyle w:val="CommentReference"/>
        </w:rPr>
        <w:commentReference w:id="60"/>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where no harvest is allowed</w:t>
      </w:r>
      <w:r w:rsidR="006A312E">
        <w:rPr>
          <w:rFonts w:ascii="Helvetica" w:hAnsi="Helvetica"/>
          <w:sz w:val="22"/>
          <w:szCs w:val="22"/>
        </w:rPr>
        <w:t xml:space="preserve"> (i.e. the limit reference point)</w:t>
      </w:r>
      <w:r w:rsidR="007821E5">
        <w:rPr>
          <w:rFonts w:ascii="Helvetica" w:hAnsi="Helvetica"/>
          <w:sz w:val="22"/>
          <w:szCs w:val="22"/>
        </w:rPr>
        <w:t xml:space="preserve">.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commentRangeStart w:id="61"/>
      <w:r w:rsidR="00153F6B">
        <w:rPr>
          <w:rFonts w:ascii="Helvetica" w:hAnsi="Helvetica"/>
          <w:sz w:val="22"/>
          <w:szCs w:val="22"/>
        </w:rPr>
        <w:t xml:space="preserve">mortality </w:t>
      </w:r>
      <w:commentRangeEnd w:id="61"/>
      <w:r w:rsidR="005C392D">
        <w:rPr>
          <w:rStyle w:val="CommentReference"/>
        </w:rPr>
        <w:commentReference w:id="61"/>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commentRangeStart w:id="62"/>
      <w:r w:rsidR="0049083F" w:rsidRPr="00957F1F">
        <w:rPr>
          <w:rFonts w:ascii="Helvetica" w:hAnsi="Helvetica"/>
          <w:sz w:val="22"/>
          <w:szCs w:val="22"/>
        </w:rPr>
        <w:t xml:space="preserve">total </w:t>
      </w:r>
      <w:commentRangeEnd w:id="62"/>
      <w:r w:rsidR="00156B80">
        <w:rPr>
          <w:rStyle w:val="CommentReference"/>
        </w:rPr>
        <w:commentReference w:id="62"/>
      </w:r>
      <w:r w:rsidR="0049083F" w:rsidRPr="00957F1F">
        <w:rPr>
          <w:rFonts w:ascii="Helvetica" w:hAnsi="Helvetica"/>
          <w:sz w:val="22"/>
          <w:szCs w:val="22"/>
        </w:rPr>
        <w:t xml:space="preserve">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103D2771" w14:textId="77777777" w:rsidR="00175C87" w:rsidRPr="00957F1F" w:rsidRDefault="00175C87" w:rsidP="003435AE">
      <w:pPr>
        <w:rPr>
          <w:rFonts w:ascii="Helvetica" w:hAnsi="Helvetica"/>
          <w:sz w:val="22"/>
          <w:szCs w:val="22"/>
        </w:rPr>
      </w:pPr>
    </w:p>
    <w:p w14:paraId="151EC630" w14:textId="50099AF6"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w:t>
      </w:r>
      <w:commentRangeStart w:id="63"/>
      <w:r w:rsidR="00127FEE" w:rsidRPr="00957F1F">
        <w:rPr>
          <w:rFonts w:ascii="Helvetica" w:hAnsi="Helvetica"/>
          <w:sz w:val="22"/>
          <w:szCs w:val="22"/>
        </w:rPr>
        <w:t xml:space="preserve">value </w:t>
      </w:r>
      <w:commentRangeEnd w:id="63"/>
      <w:r w:rsidR="008A1AC7">
        <w:rPr>
          <w:rStyle w:val="CommentReference"/>
        </w:rPr>
        <w:commentReference w:id="63"/>
      </w:r>
      <w:r w:rsidR="00127FEE" w:rsidRPr="00957F1F">
        <w:rPr>
          <w:rFonts w:ascii="Helvetica" w:hAnsi="Helvetica"/>
          <w:sz w:val="22"/>
          <w:szCs w:val="22"/>
        </w:rPr>
        <w:t xml:space="preserve">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A352EA">
        <w:rPr>
          <w:rFonts w:ascii="Helvetica" w:hAnsi="Helvetica"/>
          <w:sz w:val="22"/>
          <w:szCs w:val="22"/>
        </w:rPr>
        <w:t>g is an exponential function.</w:t>
      </w:r>
      <w:r w:rsidR="00DB75DE" w:rsidRPr="00957F1F">
        <w:rPr>
          <w:rFonts w:ascii="Helvetica" w:hAnsi="Helvetica"/>
          <w:sz w:val="22"/>
          <w:szCs w:val="22"/>
        </w:rPr>
        <w:t xml:space="preserve">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64"/>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64"/>
      <w:r w:rsidR="00D866F3">
        <w:rPr>
          <w:rStyle w:val="CommentReference"/>
        </w:rPr>
        <w:commentReference w:id="64"/>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and consequences</w:t>
      </w:r>
      <w:r w:rsidR="00B66B87">
        <w:rPr>
          <w:rFonts w:ascii="Helvetica" w:hAnsi="Helvetica"/>
          <w:sz w:val="22"/>
          <w:szCs w:val="22"/>
        </w:rPr>
        <w:t xml:space="preserve"> (e.g. the probability of crossing a tipping point or </w:t>
      </w:r>
      <w:r w:rsidR="00CA3851" w:rsidRPr="00E96363">
        <w:rPr>
          <w:rFonts w:ascii="Helvetica" w:hAnsi="Helvetica"/>
          <w:sz w:val="22"/>
          <w:szCs w:val="22"/>
        </w:rPr>
        <w:t>limit reference point</w:t>
      </w:r>
      <w:r w:rsidR="00F16D17">
        <w:rPr>
          <w:rFonts w:ascii="Helvetica" w:hAnsi="Helvetica"/>
          <w:sz w:val="22"/>
          <w:szCs w:val="22"/>
        </w:rPr>
        <w:t>)</w:t>
      </w:r>
      <w:r w:rsidR="005E5BF0">
        <w:rPr>
          <w:rFonts w:ascii="Helvetica" w:hAnsi="Helvetica"/>
          <w:sz w:val="22"/>
          <w:szCs w:val="22"/>
        </w:rPr>
        <w:t>,</w:t>
      </w:r>
      <w:r w:rsidR="00EE58CA">
        <w:rPr>
          <w:rFonts w:ascii="Helvetica" w:hAnsi="Helvetica"/>
          <w:sz w:val="22"/>
          <w:szCs w:val="22"/>
        </w:rPr>
        <w:t xml:space="preserve"> of different monitoring </w:t>
      </w:r>
      <w:commentRangeStart w:id="65"/>
      <w:r w:rsidR="00EE58CA">
        <w:rPr>
          <w:rFonts w:ascii="Helvetica" w:hAnsi="Helvetica"/>
          <w:sz w:val="22"/>
          <w:szCs w:val="22"/>
        </w:rPr>
        <w:t>strategies</w:t>
      </w:r>
      <w:commentRangeEnd w:id="65"/>
      <w:r w:rsidR="00A228F7">
        <w:rPr>
          <w:rStyle w:val="CommentReference"/>
        </w:rPr>
        <w:commentReference w:id="65"/>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1CB3DE2E" w:rsidR="000418D3" w:rsidRPr="00940663" w:rsidRDefault="007B04D3" w:rsidP="008D7005">
      <w:pPr>
        <w:rPr>
          <w:rFonts w:ascii="Helvetica" w:hAnsi="Helvetica"/>
          <w:sz w:val="22"/>
          <w:szCs w:val="22"/>
        </w:rPr>
      </w:pPr>
      <w:r w:rsidRPr="00940663">
        <w:rPr>
          <w:rFonts w:ascii="Helvetica" w:hAnsi="Helvetica"/>
          <w:sz w:val="22"/>
          <w:szCs w:val="22"/>
          <w:u w:val="single"/>
        </w:rPr>
        <w:lastRenderedPageBreak/>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w:t>
      </w:r>
      <w:ins w:id="66" w:author="Jameal Samhouri" w:date="2017-01-05T13:46:00Z">
        <w:r w:rsidR="00942F18">
          <w:rPr>
            <w:rFonts w:ascii="Helvetica" w:hAnsi="Helvetica"/>
            <w:sz w:val="22"/>
            <w:szCs w:val="22"/>
          </w:rPr>
          <w:t>pre</w:t>
        </w:r>
      </w:ins>
      <w:r w:rsidR="001446C8">
        <w:rPr>
          <w:rFonts w:ascii="Helvetica" w:hAnsi="Helvetica"/>
          <w:sz w:val="22"/>
          <w:szCs w:val="22"/>
        </w:rPr>
        <w:t>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 xml:space="preserve">Frequency of crossing a </w:t>
      </w:r>
      <w:r w:rsidR="00CA3851" w:rsidRPr="00E96363">
        <w:rPr>
          <w:rFonts w:ascii="Helvetica" w:hAnsi="Helvetica"/>
          <w:sz w:val="22"/>
          <w:szCs w:val="22"/>
        </w:rPr>
        <w:t>limit reference point</w:t>
      </w:r>
      <w:r w:rsidR="006D65C1">
        <w:rPr>
          <w:rFonts w:ascii="Helvetica" w:hAnsi="Helvetica"/>
          <w:sz w:val="22"/>
          <w:szCs w:val="22"/>
        </w:rPr>
        <w:t>: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2E7D814B"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14:paraId="001AE190" w14:textId="77777777" w:rsidR="005F3455" w:rsidRDefault="005F3455" w:rsidP="00995761">
      <w:pPr>
        <w:tabs>
          <w:tab w:val="left" w:pos="2760"/>
        </w:tabs>
        <w:rPr>
          <w:rFonts w:ascii="Helvetica" w:hAnsi="Helvetica"/>
          <w:i/>
          <w:sz w:val="22"/>
          <w:szCs w:val="22"/>
        </w:rPr>
      </w:pPr>
    </w:p>
    <w:p w14:paraId="4B7181E5" w14:textId="4EDA8DBC"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is most likely to cross a </w:t>
      </w:r>
      <w:r w:rsidR="001716C8" w:rsidRPr="00E96363">
        <w:rPr>
          <w:rFonts w:ascii="Helvetica" w:hAnsi="Helvetica"/>
          <w:sz w:val="22"/>
          <w:szCs w:val="22"/>
        </w:rPr>
        <w:t>limit reference point</w:t>
      </w:r>
      <w:r w:rsidR="001716C8">
        <w:rPr>
          <w:rFonts w:ascii="Helvetica" w:hAnsi="Helvetica"/>
          <w:sz w:val="22"/>
          <w:szCs w:val="22"/>
        </w:rPr>
        <w:t xml:space="preserve"> </w:t>
      </w:r>
      <w:r w:rsidR="00995761">
        <w:rPr>
          <w:rFonts w:ascii="Helvetica" w:hAnsi="Helvetica"/>
          <w:sz w:val="22"/>
          <w:szCs w:val="22"/>
        </w:rPr>
        <w:t xml:space="preserve">or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995761">
        <w:rPr>
          <w:rFonts w:ascii="Helvetica" w:hAnsi="Helvetica"/>
          <w:sz w:val="22"/>
          <w:szCs w:val="22"/>
        </w:rPr>
        <w:t xml:space="preserve">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is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w:t>
      </w:r>
      <w:commentRangeStart w:id="67"/>
      <w:r w:rsidR="00995761" w:rsidRPr="00940663">
        <w:rPr>
          <w:rFonts w:ascii="Helvetica" w:hAnsi="Helvetica"/>
          <w:sz w:val="22"/>
          <w:szCs w:val="22"/>
        </w:rPr>
        <w:t xml:space="preserve">exploitation rate </w:t>
      </w:r>
      <w:commentRangeEnd w:id="67"/>
      <w:r w:rsidR="00942F18">
        <w:rPr>
          <w:rStyle w:val="CommentReference"/>
        </w:rPr>
        <w:commentReference w:id="67"/>
      </w:r>
      <w:r w:rsidR="00995761" w:rsidRPr="00940663">
        <w:rPr>
          <w:rFonts w:ascii="Helvetica" w:hAnsi="Helvetica"/>
          <w:sz w:val="22"/>
          <w:szCs w:val="22"/>
        </w:rPr>
        <w:t xml:space="preserve">is high. </w:t>
      </w:r>
      <w:r w:rsidR="00995761" w:rsidRPr="002041D9">
        <w:rPr>
          <w:rFonts w:ascii="Helvetica" w:hAnsi="Helvetica"/>
          <w:sz w:val="22"/>
          <w:szCs w:val="22"/>
        </w:rPr>
        <w:t>Across simulations the probability of tipping is low when monitoring precision is high, but increases at higher exploitation rates</w:t>
      </w:r>
      <w:r w:rsidR="002F1AC5">
        <w:rPr>
          <w:rFonts w:ascii="Helvetica" w:hAnsi="Helvetica"/>
          <w:sz w:val="22"/>
          <w:szCs w:val="22"/>
        </w:rPr>
        <w:t xml:space="preserve"> (</w:t>
      </w:r>
      <w:commentRangeStart w:id="68"/>
      <w:r w:rsidR="002F1AC5">
        <w:rPr>
          <w:rFonts w:ascii="Helvetica" w:hAnsi="Helvetica"/>
          <w:sz w:val="22"/>
          <w:szCs w:val="22"/>
        </w:rPr>
        <w:t>Fig</w:t>
      </w:r>
      <w:commentRangeEnd w:id="68"/>
      <w:r w:rsidR="00D35A9C">
        <w:rPr>
          <w:rStyle w:val="CommentReference"/>
        </w:rPr>
        <w:commentReference w:id="68"/>
      </w:r>
      <w:r w:rsidR="002F1AC5">
        <w:rPr>
          <w:rFonts w:ascii="Helvetica" w:hAnsi="Helvetica"/>
          <w:sz w:val="22"/>
          <w:szCs w:val="22"/>
        </w:rPr>
        <w:t>. 1</w:t>
      </w:r>
      <w:r w:rsidR="00995761">
        <w:rPr>
          <w:rFonts w:ascii="Helvetica" w:hAnsi="Helvetica"/>
          <w:sz w:val="22"/>
          <w:szCs w:val="22"/>
        </w:rPr>
        <w:t>a)</w:t>
      </w:r>
      <w:r w:rsidR="00995761" w:rsidRPr="002041D9">
        <w:rPr>
          <w:rFonts w:ascii="Helvetica" w:hAnsi="Helvetica"/>
          <w:sz w:val="22"/>
          <w:szCs w:val="22"/>
        </w:rPr>
        <w:t xml:space="preserve">. </w:t>
      </w:r>
      <w:r w:rsidR="00995761"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is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is because high precision monitoring allows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xml:space="preserve">, which maximizes population growth and yield. </w:t>
      </w:r>
      <w:r w:rsidR="00995761"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 but remain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2F1AC5">
        <w:rPr>
          <w:rFonts w:ascii="Helvetica" w:hAnsi="Helvetica"/>
          <w:sz w:val="22"/>
          <w:szCs w:val="22"/>
        </w:rPr>
        <w:t xml:space="preserve"> 1</w:t>
      </w:r>
      <w:r w:rsidR="00995761" w:rsidRPr="00940663">
        <w:rPr>
          <w:rFonts w:ascii="Helvetica" w:hAnsi="Helvetica"/>
          <w:sz w:val="22"/>
          <w:szCs w:val="22"/>
        </w:rPr>
        <w:t>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3BA6A9CE" w:rsidR="00EB4914" w:rsidRDefault="00F82FC2" w:rsidP="00BA3468">
      <w:pPr>
        <w:rPr>
          <w:rFonts w:ascii="Helvetica" w:hAnsi="Helvetica"/>
          <w:sz w:val="22"/>
          <w:szCs w:val="22"/>
        </w:rPr>
      </w:pPr>
      <w:commentRangeStart w:id="69"/>
      <w:del w:id="70" w:author="Jameal Samhouri" w:date="2016-11-17T11:30:00Z">
        <w:r w:rsidRPr="00677C8E" w:rsidDel="0018626E">
          <w:rPr>
            <w:rFonts w:ascii="Helvetica" w:hAnsi="Helvetica"/>
            <w:sz w:val="22"/>
            <w:szCs w:val="22"/>
          </w:rPr>
          <w:delText xml:space="preserve">Because imprecise estimates of population biomass are likely less damaging to a population when the population is </w:delText>
        </w:r>
        <w:r w:rsidR="005D5858" w:rsidDel="0018626E">
          <w:rPr>
            <w:rFonts w:ascii="Helvetica" w:hAnsi="Helvetica"/>
            <w:sz w:val="22"/>
            <w:szCs w:val="22"/>
          </w:rPr>
          <w:delText>abundant</w:delText>
        </w:r>
        <w:r w:rsidRPr="00677C8E" w:rsidDel="0018626E">
          <w:rPr>
            <w:rFonts w:ascii="Helvetica" w:hAnsi="Helvetica"/>
            <w:sz w:val="22"/>
            <w:szCs w:val="22"/>
          </w:rPr>
          <w:delText xml:space="preserve">, we further hypothesized that the benefits of monitoring precision would increase in value when the population was proximate to either a </w:delText>
        </w:r>
        <w:r w:rsidDel="0018626E">
          <w:rPr>
            <w:rFonts w:ascii="Helvetica" w:hAnsi="Helvetica"/>
            <w:sz w:val="22"/>
            <w:szCs w:val="22"/>
          </w:rPr>
          <w:delText>tipping point or</w:delText>
        </w:r>
        <w:r w:rsidRPr="00677C8E" w:rsidDel="0018626E">
          <w:rPr>
            <w:rFonts w:ascii="Helvetica" w:hAnsi="Helvetica"/>
            <w:sz w:val="22"/>
            <w:szCs w:val="22"/>
          </w:rPr>
          <w:delText xml:space="preserve"> </w:delText>
        </w:r>
        <w:r w:rsidR="001716C8" w:rsidRPr="00E96363" w:rsidDel="0018626E">
          <w:rPr>
            <w:rFonts w:ascii="Helvetica" w:hAnsi="Helvetica"/>
            <w:sz w:val="22"/>
            <w:szCs w:val="22"/>
          </w:rPr>
          <w:delText>limit reference point</w:delText>
        </w:r>
        <w:r w:rsidRPr="00677C8E" w:rsidDel="0018626E">
          <w:rPr>
            <w:rFonts w:ascii="Helvetica" w:hAnsi="Helvetica"/>
            <w:sz w:val="22"/>
            <w:szCs w:val="22"/>
          </w:rPr>
          <w:delText xml:space="preserve">. </w:delText>
        </w:r>
        <w:commentRangeEnd w:id="69"/>
        <w:r w:rsidDel="0018626E">
          <w:rPr>
            <w:rStyle w:val="CommentReference"/>
          </w:rPr>
          <w:commentReference w:id="69"/>
        </w:r>
      </w:del>
      <w:r w:rsidRPr="00677C8E">
        <w:rPr>
          <w:rFonts w:ascii="Helvetica" w:hAnsi="Helvetica"/>
          <w:sz w:val="22"/>
          <w:szCs w:val="22"/>
        </w:rPr>
        <w:t xml:space="preserve">We </w:t>
      </w:r>
      <w:del w:id="71" w:author="Jameal Samhouri" w:date="2016-11-17T11:30:00Z">
        <w:r w:rsidRPr="00677C8E" w:rsidDel="0018626E">
          <w:rPr>
            <w:rFonts w:ascii="Helvetica" w:hAnsi="Helvetica"/>
            <w:sz w:val="22"/>
            <w:szCs w:val="22"/>
          </w:rPr>
          <w:delText>therefore evaluated</w:delText>
        </w:r>
      </w:del>
      <w:ins w:id="72" w:author="Jameal Samhouri" w:date="2016-11-17T11:30:00Z">
        <w:r w:rsidR="0018626E">
          <w:rPr>
            <w:rFonts w:ascii="Helvetica" w:hAnsi="Helvetica"/>
            <w:sz w:val="22"/>
            <w:szCs w:val="22"/>
          </w:rPr>
          <w:t>compared</w:t>
        </w:r>
      </w:ins>
      <w:r w:rsidRPr="00677C8E">
        <w:rPr>
          <w:rFonts w:ascii="Helvetica" w:hAnsi="Helvetica"/>
          <w:sz w:val="22"/>
          <w:szCs w:val="22"/>
        </w:rPr>
        <w:t xml:space="preserve">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w:t>
      </w:r>
      <w:ins w:id="73" w:author="Jameal Samhouri" w:date="2017-01-05T13:50:00Z">
        <w:r w:rsidR="00D35A9C">
          <w:rPr>
            <w:rFonts w:ascii="Helvetica" w:hAnsi="Helvetica"/>
            <w:sz w:val="22"/>
            <w:szCs w:val="22"/>
          </w:rPr>
          <w:t>,</w:t>
        </w:r>
      </w:ins>
      <w:r w:rsidRPr="00677C8E">
        <w:rPr>
          <w:rFonts w:ascii="Helvetica" w:hAnsi="Helvetica"/>
          <w:sz w:val="22"/>
          <w:szCs w:val="22"/>
        </w:rPr>
        <w:t xml:space="preserve"> for simulations with high and low precision (CV = 0.1/CV = 0.5)</w:t>
      </w:r>
      <w:ins w:id="74" w:author="Jameal Samhouri" w:date="2016-11-17T11:30:00Z">
        <w:r w:rsidR="0018626E">
          <w:rPr>
            <w:rFonts w:ascii="Helvetica" w:hAnsi="Helvetica"/>
            <w:sz w:val="22"/>
            <w:szCs w:val="22"/>
          </w:rPr>
          <w:t xml:space="preserve">, </w:t>
        </w:r>
        <w:del w:id="75" w:author="Jameal Samhouri" w:date="2017-01-05T13:50:00Z">
          <w:r w:rsidR="0018626E" w:rsidDel="00D35A9C">
            <w:rPr>
              <w:rFonts w:ascii="Helvetica" w:hAnsi="Helvetica"/>
              <w:sz w:val="22"/>
              <w:szCs w:val="22"/>
            </w:rPr>
            <w:delText>with the expectation</w:delText>
          </w:r>
        </w:del>
      </w:ins>
      <w:ins w:id="76" w:author="Jameal Samhouri" w:date="2017-01-05T13:50:00Z">
        <w:r w:rsidR="00D35A9C">
          <w:rPr>
            <w:rFonts w:ascii="Helvetica" w:hAnsi="Helvetica"/>
            <w:sz w:val="22"/>
            <w:szCs w:val="22"/>
          </w:rPr>
          <w:t>expecting</w:t>
        </w:r>
      </w:ins>
      <w:ins w:id="77" w:author="Jameal Samhouri" w:date="2016-11-17T11:30:00Z">
        <w:r w:rsidR="0018626E">
          <w:rPr>
            <w:rFonts w:ascii="Helvetica" w:hAnsi="Helvetica"/>
            <w:sz w:val="22"/>
            <w:szCs w:val="22"/>
          </w:rPr>
          <w:t xml:space="preserve"> that </w:t>
        </w:r>
        <w:r w:rsidR="0018626E" w:rsidRPr="00677C8E">
          <w:rPr>
            <w:rFonts w:ascii="Helvetica" w:hAnsi="Helvetica"/>
            <w:sz w:val="22"/>
            <w:szCs w:val="22"/>
          </w:rPr>
          <w:t xml:space="preserve">the benefits of </w:t>
        </w:r>
      </w:ins>
      <w:ins w:id="78" w:author="Jameal Samhouri" w:date="2017-01-05T13:51:00Z">
        <w:r w:rsidR="00D35A9C">
          <w:rPr>
            <w:rFonts w:ascii="Helvetica" w:hAnsi="Helvetica"/>
            <w:sz w:val="22"/>
            <w:szCs w:val="22"/>
          </w:rPr>
          <w:t xml:space="preserve">precise </w:t>
        </w:r>
      </w:ins>
      <w:ins w:id="79" w:author="Jameal Samhouri" w:date="2016-11-17T11:30:00Z">
        <w:r w:rsidR="0018626E" w:rsidRPr="00677C8E">
          <w:rPr>
            <w:rFonts w:ascii="Helvetica" w:hAnsi="Helvetica"/>
            <w:sz w:val="22"/>
            <w:szCs w:val="22"/>
          </w:rPr>
          <w:t>monitoring</w:t>
        </w:r>
        <w:del w:id="80" w:author="Jameal Samhouri" w:date="2017-01-05T13:51:00Z">
          <w:r w:rsidR="0018626E" w:rsidRPr="00677C8E" w:rsidDel="00D35A9C">
            <w:rPr>
              <w:rFonts w:ascii="Helvetica" w:hAnsi="Helvetica"/>
              <w:sz w:val="22"/>
              <w:szCs w:val="22"/>
            </w:rPr>
            <w:delText xml:space="preserve"> precision</w:delText>
          </w:r>
        </w:del>
        <w:r w:rsidR="0018626E" w:rsidRPr="00677C8E">
          <w:rPr>
            <w:rFonts w:ascii="Helvetica" w:hAnsi="Helvetica"/>
            <w:sz w:val="22"/>
            <w:szCs w:val="22"/>
          </w:rPr>
          <w:t xml:space="preserve"> would increase</w:t>
        </w:r>
        <w:del w:id="81" w:author="Jameal Samhouri" w:date="2017-01-05T13:51:00Z">
          <w:r w:rsidR="0018626E" w:rsidRPr="00677C8E" w:rsidDel="00D35A9C">
            <w:rPr>
              <w:rFonts w:ascii="Helvetica" w:hAnsi="Helvetica"/>
              <w:sz w:val="22"/>
              <w:szCs w:val="22"/>
            </w:rPr>
            <w:delText xml:space="preserve"> in value</w:delText>
          </w:r>
        </w:del>
        <w:r w:rsidR="0018626E" w:rsidRPr="00677C8E">
          <w:rPr>
            <w:rFonts w:ascii="Helvetica" w:hAnsi="Helvetica"/>
            <w:sz w:val="22"/>
            <w:szCs w:val="22"/>
          </w:rPr>
          <w:t xml:space="preserve"> when the population was proximate to either a </w:t>
        </w:r>
        <w:r w:rsidR="0018626E">
          <w:rPr>
            <w:rFonts w:ascii="Helvetica" w:hAnsi="Helvetica"/>
            <w:sz w:val="22"/>
            <w:szCs w:val="22"/>
          </w:rPr>
          <w:t>tipping point or</w:t>
        </w:r>
        <w:r w:rsidR="0018626E" w:rsidRPr="00677C8E">
          <w:rPr>
            <w:rFonts w:ascii="Helvetica" w:hAnsi="Helvetica"/>
            <w:sz w:val="22"/>
            <w:szCs w:val="22"/>
          </w:rPr>
          <w:t xml:space="preserve"> </w:t>
        </w:r>
        <w:r w:rsidR="0018626E" w:rsidRPr="00E96363">
          <w:rPr>
            <w:rFonts w:ascii="Helvetica" w:hAnsi="Helvetica"/>
            <w:sz w:val="22"/>
            <w:szCs w:val="22"/>
          </w:rPr>
          <w:t>limit reference point</w:t>
        </w:r>
      </w:ins>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ranging from just above the 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commentRangeStart w:id="82"/>
      <w:r w:rsidR="00B234AC" w:rsidRPr="00677C8E">
        <w:rPr>
          <w:rFonts w:ascii="Helvetica" w:hAnsi="Helvetica"/>
          <w:sz w:val="22"/>
          <w:szCs w:val="22"/>
        </w:rPr>
        <w:t>20-year</w:t>
      </w:r>
      <w:r w:rsidRPr="00677C8E">
        <w:rPr>
          <w:rFonts w:ascii="Helvetica" w:hAnsi="Helvetica"/>
          <w:sz w:val="22"/>
          <w:szCs w:val="22"/>
        </w:rPr>
        <w:t xml:space="preserve"> simulations</w:t>
      </w:r>
      <w:commentRangeEnd w:id="82"/>
      <w:r w:rsidR="00571071">
        <w:rPr>
          <w:rStyle w:val="CommentReference"/>
        </w:rPr>
        <w:commentReference w:id="82"/>
      </w:r>
      <w:ins w:id="83" w:author="Jameal Samhouri" w:date="2016-11-17T11:31:00Z">
        <w:r w:rsidR="00DF03B8">
          <w:rPr>
            <w:rFonts w:ascii="Helvetica" w:hAnsi="Helvetica"/>
            <w:sz w:val="22"/>
            <w:szCs w:val="22"/>
          </w:rPr>
          <w:t xml:space="preserve">, </w:t>
        </w:r>
      </w:ins>
      <w:ins w:id="84" w:author="Jameal Samhouri" w:date="2016-11-17T11:32:00Z">
        <w:r w:rsidR="00DF03B8">
          <w:rPr>
            <w:rFonts w:ascii="Helvetica" w:hAnsi="Helvetica"/>
            <w:sz w:val="22"/>
            <w:szCs w:val="22"/>
          </w:rPr>
          <w:t>a time period long enough to capture the important qualitative behavior of the models</w:t>
        </w:r>
      </w:ins>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w:t>
      </w:r>
      <w:r w:rsidR="001716C8" w:rsidRPr="00E96363">
        <w:rPr>
          <w:rFonts w:ascii="Helvetica" w:hAnsi="Helvetica"/>
          <w:sz w:val="22"/>
          <w:szCs w:val="22"/>
        </w:rPr>
        <w:t>limit reference point</w:t>
      </w:r>
      <w:r w:rsidR="001716C8" w:rsidRPr="00677C8E">
        <w:rPr>
          <w:rFonts w:ascii="Helvetica" w:hAnsi="Helvetica"/>
          <w:sz w:val="22"/>
          <w:szCs w:val="22"/>
        </w:rPr>
        <w:t xml:space="preserve"> </w:t>
      </w:r>
      <w:r w:rsidRPr="00677C8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14:paraId="469BE41F" w14:textId="77777777" w:rsidR="007F6B81" w:rsidRDefault="007F6B81" w:rsidP="007F6B81">
      <w:pPr>
        <w:rPr>
          <w:rFonts w:ascii="Helvetica" w:hAnsi="Helvetica"/>
          <w:i/>
          <w:sz w:val="22"/>
          <w:szCs w:val="22"/>
        </w:rPr>
      </w:pPr>
    </w:p>
    <w:p w14:paraId="24F93785" w14:textId="77777777" w:rsidR="00A64170" w:rsidRDefault="00A64170" w:rsidP="00A64170">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are crossed when monitoring precision is low</w:t>
      </w:r>
      <w:r w:rsidRPr="00940663">
        <w:rPr>
          <w:rFonts w:ascii="Helvetica" w:hAnsi="Helvetica"/>
          <w:i/>
          <w:sz w:val="22"/>
          <w:szCs w:val="22"/>
        </w:rPr>
        <w:t xml:space="preserve"> and extraction pressure</w:t>
      </w:r>
      <w:r>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28B9B1F7" w14:textId="77777777" w:rsidR="007F6B81" w:rsidRDefault="007F6B81" w:rsidP="007F6B81">
      <w:pPr>
        <w:rPr>
          <w:rFonts w:ascii="Helvetica" w:hAnsi="Helvetica"/>
          <w:i/>
          <w:sz w:val="22"/>
          <w:szCs w:val="22"/>
        </w:rPr>
      </w:pPr>
    </w:p>
    <w:p w14:paraId="76ED173C" w14:textId="688D3565" w:rsidR="007F6B81" w:rsidRPr="00940663" w:rsidRDefault="007F6B81" w:rsidP="007F6B81">
      <w:pPr>
        <w:rPr>
          <w:rFonts w:ascii="Helvetica" w:hAnsi="Helvetica"/>
          <w:sz w:val="22"/>
          <w:szCs w:val="22"/>
        </w:rPr>
      </w:pPr>
      <w:del w:id="85" w:author="Jameal Samhouri" w:date="2017-01-05T13:54:00Z">
        <w:r w:rsidRPr="00930F73" w:rsidDel="0073602F">
          <w:rPr>
            <w:rFonts w:ascii="Helvetica" w:hAnsi="Helvetica"/>
            <w:sz w:val="22"/>
            <w:szCs w:val="22"/>
          </w:rPr>
          <w:delText>Stakeholders vary in their aversion to risk. For example, a stakeholder harvesting a diverse portfolio of natural resources migh</w:delText>
        </w:r>
        <w:r w:rsidDel="0073602F">
          <w:rPr>
            <w:rFonts w:ascii="Helvetica" w:hAnsi="Helvetica"/>
            <w:sz w:val="22"/>
            <w:szCs w:val="22"/>
          </w:rPr>
          <w:delText xml:space="preserve">t be interested in harvesting any single </w:delText>
        </w:r>
        <w:r w:rsidRPr="00930F73" w:rsidDel="0073602F">
          <w:rPr>
            <w:rFonts w:ascii="Helvetica" w:hAnsi="Helvetica"/>
            <w:sz w:val="22"/>
            <w:szCs w:val="22"/>
          </w:rPr>
          <w:delText xml:space="preserve">resource aggressively and assuming higher risk of crossing a </w:delText>
        </w:r>
        <w:r w:rsidDel="0073602F">
          <w:rPr>
            <w:rFonts w:ascii="Helvetica" w:hAnsi="Helvetica"/>
            <w:sz w:val="22"/>
            <w:szCs w:val="22"/>
          </w:rPr>
          <w:delText xml:space="preserve">tipping point </w:delText>
        </w:r>
        <w:r w:rsidRPr="00930F73" w:rsidDel="0073602F">
          <w:rPr>
            <w:rFonts w:ascii="Helvetica" w:hAnsi="Helvetica"/>
            <w:sz w:val="22"/>
            <w:szCs w:val="22"/>
          </w:rPr>
          <w:delText xml:space="preserve">or </w:delText>
        </w:r>
        <w:r w:rsidR="0051088D" w:rsidRPr="00E96363" w:rsidDel="0073602F">
          <w:rPr>
            <w:rFonts w:ascii="Helvetica" w:hAnsi="Helvetica"/>
            <w:sz w:val="22"/>
            <w:szCs w:val="22"/>
          </w:rPr>
          <w:delText>limit reference point</w:delText>
        </w:r>
        <w:r w:rsidRPr="00930F73" w:rsidDel="0073602F">
          <w:rPr>
            <w:rFonts w:ascii="Helvetica" w:hAnsi="Helvetica"/>
            <w:sz w:val="22"/>
            <w:szCs w:val="22"/>
          </w:rPr>
          <w:delText xml:space="preserve">. </w:delText>
        </w:r>
      </w:del>
      <w:r w:rsidRPr="00930F73">
        <w:rPr>
          <w:rFonts w:ascii="Helvetica" w:hAnsi="Helvetica"/>
          <w:sz w:val="22"/>
          <w:szCs w:val="22"/>
        </w:rPr>
        <w:t xml:space="preserve">We calculated a safe operating space </w:t>
      </w:r>
      <w:del w:id="86" w:author="Jameal Samhouri" w:date="2017-01-05T13:55:00Z">
        <w:r w:rsidRPr="00930F73" w:rsidDel="0073602F">
          <w:rPr>
            <w:rFonts w:ascii="Helvetica" w:hAnsi="Helvetica"/>
            <w:sz w:val="22"/>
            <w:szCs w:val="22"/>
          </w:rPr>
          <w:delText>that defines which</w:delText>
        </w:r>
      </w:del>
      <w:ins w:id="87" w:author="Jameal Samhouri" w:date="2017-01-05T13:55:00Z">
        <w:r w:rsidR="0073602F">
          <w:rPr>
            <w:rFonts w:ascii="Helvetica" w:hAnsi="Helvetica"/>
            <w:sz w:val="22"/>
            <w:szCs w:val="22"/>
          </w:rPr>
          <w:t>defined by</w:t>
        </w:r>
      </w:ins>
      <w:ins w:id="88" w:author="Jameal Samhouri" w:date="2017-01-05T13:56:00Z">
        <w:r w:rsidR="0073602F">
          <w:rPr>
            <w:rFonts w:ascii="Helvetica" w:hAnsi="Helvetica"/>
            <w:sz w:val="22"/>
            <w:szCs w:val="22"/>
          </w:rPr>
          <w:t xml:space="preserve"> different</w:t>
        </w:r>
      </w:ins>
      <w:r w:rsidRPr="00930F73">
        <w:rPr>
          <w:rFonts w:ascii="Helvetica" w:hAnsi="Helvetica"/>
          <w:sz w:val="22"/>
          <w:szCs w:val="22"/>
        </w:rPr>
        <w:t xml:space="preserve"> combinations of monitoring precision and resource extraction rates </w:t>
      </w:r>
      <w:del w:id="89" w:author="Jameal Samhouri" w:date="2017-01-05T13:56:00Z">
        <w:r w:rsidRPr="00930F73" w:rsidDel="0073602F">
          <w:rPr>
            <w:rFonts w:ascii="Helvetica" w:hAnsi="Helvetica"/>
            <w:sz w:val="22"/>
            <w:szCs w:val="22"/>
          </w:rPr>
          <w:delText>are safe</w:delText>
        </w:r>
      </w:del>
      <w:del w:id="90" w:author="Jameal Samhouri" w:date="2017-01-05T13:55:00Z">
        <w:r w:rsidRPr="00930F73" w:rsidDel="0073602F">
          <w:rPr>
            <w:rFonts w:ascii="Helvetica" w:hAnsi="Helvetica"/>
            <w:sz w:val="22"/>
            <w:szCs w:val="22"/>
          </w:rPr>
          <w:delText xml:space="preserve"> given the probability of crossing a </w:delText>
        </w:r>
        <w:r w:rsidDel="0073602F">
          <w:rPr>
            <w:rFonts w:ascii="Helvetica" w:hAnsi="Helvetica"/>
            <w:sz w:val="22"/>
            <w:szCs w:val="22"/>
          </w:rPr>
          <w:delText xml:space="preserve">tipping point and/or </w:delText>
        </w:r>
        <w:r w:rsidR="0051088D" w:rsidRPr="00E96363" w:rsidDel="0073602F">
          <w:rPr>
            <w:rFonts w:ascii="Helvetica" w:hAnsi="Helvetica"/>
            <w:sz w:val="22"/>
            <w:szCs w:val="22"/>
          </w:rPr>
          <w:delText>limit reference point</w:delText>
        </w:r>
      </w:del>
      <w:r w:rsidRPr="00930F73">
        <w:rPr>
          <w:rFonts w:ascii="Helvetica" w:hAnsi="Helvetica"/>
          <w:sz w:val="22"/>
          <w:szCs w:val="22"/>
        </w:rPr>
        <w:t xml:space="preserve">. </w:t>
      </w:r>
      <w:ins w:id="91" w:author="Jameal Samhouri" w:date="2017-01-05T13:54:00Z">
        <w:r w:rsidR="0073602F">
          <w:rPr>
            <w:rFonts w:ascii="Helvetica" w:hAnsi="Helvetica"/>
            <w:sz w:val="22"/>
            <w:szCs w:val="22"/>
          </w:rPr>
          <w:t xml:space="preserve">Because resource users vary in their aversion to risk, </w:t>
        </w:r>
      </w:ins>
      <w:ins w:id="92" w:author="Jameal Samhouri" w:date="2017-01-05T13:55:00Z">
        <w:r w:rsidR="0073602F">
          <w:rPr>
            <w:rFonts w:ascii="Helvetica" w:hAnsi="Helvetica"/>
            <w:sz w:val="22"/>
            <w:szCs w:val="22"/>
          </w:rPr>
          <w:t xml:space="preserve">we defined </w:t>
        </w:r>
        <w:r w:rsidR="0073602F">
          <w:rPr>
            <w:rFonts w:ascii="Helvetica" w:hAnsi="Helvetica"/>
            <w:sz w:val="22"/>
            <w:szCs w:val="22"/>
          </w:rPr>
          <w:lastRenderedPageBreak/>
          <w:t>safe as a 1%-20% probability of</w:t>
        </w:r>
        <w:r w:rsidR="0073602F" w:rsidRPr="0073602F">
          <w:rPr>
            <w:rFonts w:ascii="Helvetica" w:hAnsi="Helvetica"/>
            <w:sz w:val="22"/>
            <w:szCs w:val="22"/>
          </w:rPr>
          <w:t xml:space="preserve"> </w:t>
        </w:r>
        <w:r w:rsidR="0073602F" w:rsidRPr="00930F73">
          <w:rPr>
            <w:rFonts w:ascii="Helvetica" w:hAnsi="Helvetica"/>
            <w:sz w:val="22"/>
            <w:szCs w:val="22"/>
          </w:rPr>
          <w:t xml:space="preserve">crossing a </w:t>
        </w:r>
        <w:r w:rsidR="0073602F">
          <w:rPr>
            <w:rFonts w:ascii="Helvetica" w:hAnsi="Helvetica"/>
            <w:sz w:val="22"/>
            <w:szCs w:val="22"/>
          </w:rPr>
          <w:t xml:space="preserve">tipping point </w:t>
        </w:r>
        <w:r w:rsidR="0073602F">
          <w:rPr>
            <w:rFonts w:ascii="Helvetica" w:hAnsi="Helvetica"/>
            <w:sz w:val="22"/>
            <w:szCs w:val="22"/>
          </w:rPr>
          <w:t xml:space="preserve">or </w:t>
        </w:r>
        <w:r w:rsidR="0073602F" w:rsidRPr="00E96363">
          <w:rPr>
            <w:rFonts w:ascii="Helvetica" w:hAnsi="Helvetica"/>
            <w:sz w:val="22"/>
            <w:szCs w:val="22"/>
          </w:rPr>
          <w:t>limit reference point</w:t>
        </w:r>
        <w:r w:rsidR="0073602F">
          <w:rPr>
            <w:rFonts w:ascii="Helvetica" w:hAnsi="Helvetica"/>
            <w:sz w:val="22"/>
            <w:szCs w:val="22"/>
          </w:rPr>
          <w:t>.</w:t>
        </w:r>
        <w:r w:rsidR="0073602F" w:rsidRPr="00930F73">
          <w:rPr>
            <w:rFonts w:ascii="Helvetica" w:hAnsi="Helvetica"/>
            <w:sz w:val="22"/>
            <w:szCs w:val="22"/>
          </w:rPr>
          <w:t xml:space="preserve"> </w:t>
        </w:r>
      </w:ins>
      <w:r w:rsidRPr="00930F73">
        <w:rPr>
          <w:rFonts w:ascii="Helvetica" w:hAnsi="Helvetica"/>
          <w:sz w:val="22"/>
          <w:szCs w:val="22"/>
        </w:rPr>
        <w:t xml:space="preserve">To </w:t>
      </w:r>
      <w:ins w:id="93" w:author="Jameal Samhouri" w:date="2017-01-05T13:56:00Z">
        <w:r w:rsidR="0073602F">
          <w:rPr>
            <w:rFonts w:ascii="Helvetica" w:hAnsi="Helvetica"/>
            <w:sz w:val="22"/>
            <w:szCs w:val="22"/>
          </w:rPr>
          <w:t xml:space="preserve">determine the SOS, </w:t>
        </w:r>
      </w:ins>
      <w:del w:id="94" w:author="Jameal Samhouri" w:date="2017-01-05T13:56:00Z">
        <w:r w:rsidRPr="00930F73" w:rsidDel="0073602F">
          <w:rPr>
            <w:rFonts w:ascii="Helvetica" w:hAnsi="Helvetica"/>
            <w:sz w:val="22"/>
            <w:szCs w:val="22"/>
          </w:rPr>
          <w:delText xml:space="preserve">do this </w:delText>
        </w:r>
      </w:del>
      <w:r w:rsidRPr="00930F73">
        <w:rPr>
          <w:rFonts w:ascii="Helvetica" w:hAnsi="Helvetica"/>
          <w:sz w:val="22"/>
          <w:szCs w:val="22"/>
        </w:rPr>
        <w:t>we calculated the minimum precision (Max CV in estimated biomass) needed to avoid crossing a</w:t>
      </w:r>
      <w:r>
        <w:rPr>
          <w:rFonts w:ascii="Helvetica" w:hAnsi="Helvetica"/>
          <w:sz w:val="22"/>
          <w:szCs w:val="22"/>
        </w:rPr>
        <w:t xml:space="preserve"> tipping point or </w:t>
      </w:r>
      <w:r w:rsidR="0051088D" w:rsidRPr="00E96363">
        <w:rPr>
          <w:rFonts w:ascii="Helvetica" w:hAnsi="Helvetica"/>
          <w:sz w:val="22"/>
          <w:szCs w:val="22"/>
        </w:rPr>
        <w:t>limit reference point</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0F11CCD6" w14:textId="77777777" w:rsidR="00E76BD0" w:rsidRDefault="00E76BD0" w:rsidP="00E76BD0">
      <w:pPr>
        <w:rPr>
          <w:rFonts w:ascii="Helvetica" w:hAnsi="Helvetica"/>
          <w:i/>
          <w:sz w:val="22"/>
          <w:szCs w:val="22"/>
        </w:rPr>
      </w:pPr>
    </w:p>
    <w:p w14:paraId="38EBF274" w14:textId="3471680D"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w:t>
      </w:r>
      <w:r w:rsidR="00A228F7">
        <w:rPr>
          <w:rFonts w:ascii="Helvetica" w:hAnsi="Helvetica"/>
          <w:i/>
          <w:sz w:val="22"/>
          <w:szCs w:val="22"/>
        </w:rPr>
        <w:t>reduce</w:t>
      </w:r>
      <w:r w:rsidR="00A228F7" w:rsidRPr="00940663">
        <w:rPr>
          <w:rFonts w:ascii="Helvetica" w:hAnsi="Helvetica"/>
          <w:i/>
          <w:sz w:val="22"/>
          <w:szCs w:val="22"/>
        </w:rPr>
        <w:t xml:space="preserve"> </w:t>
      </w:r>
      <w:r w:rsidRPr="00940663">
        <w:rPr>
          <w:rFonts w:ascii="Helvetica" w:hAnsi="Helvetica"/>
          <w:i/>
          <w:sz w:val="22"/>
          <w:szCs w:val="22"/>
        </w:rPr>
        <w:t xml:space="preserve">Monitoring Costs and Risk? </w:t>
      </w:r>
    </w:p>
    <w:p w14:paraId="4EC11545" w14:textId="77777777" w:rsidR="00E76BD0" w:rsidRDefault="00E76BD0" w:rsidP="00E76BD0">
      <w:pPr>
        <w:rPr>
          <w:rFonts w:ascii="Helvetica" w:hAnsi="Helvetica"/>
          <w:sz w:val="22"/>
          <w:szCs w:val="22"/>
        </w:rPr>
      </w:pPr>
    </w:p>
    <w:p w14:paraId="6059DCB2" w14:textId="5B3BBD6B"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sidR="00B25961">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w:t>
      </w:r>
      <w:r w:rsidR="007B7A2A">
        <w:rPr>
          <w:rFonts w:ascii="Helvetica" w:hAnsi="Helvetica"/>
          <w:sz w:val="22"/>
          <w:szCs w:val="22"/>
        </w:rPr>
        <w:t>maintaining a</w:t>
      </w:r>
      <w:del w:id="95" w:author="Jameal Samhouri" w:date="2017-01-05T14:03:00Z">
        <w:r w:rsidR="007B7A2A" w:rsidDel="003A5CE7">
          <w:rPr>
            <w:rFonts w:ascii="Helvetica" w:hAnsi="Helvetica"/>
            <w:sz w:val="22"/>
            <w:szCs w:val="22"/>
          </w:rPr>
          <w:delText xml:space="preserve"> </w:delText>
        </w:r>
      </w:del>
      <w:r w:rsidRPr="004F51CB">
        <w:rPr>
          <w:rFonts w:ascii="Helvetica" w:hAnsi="Helvetica"/>
          <w:sz w:val="22"/>
          <w:szCs w:val="22"/>
        </w:rPr>
        <w:t xml:space="preserve"> low risk</w:t>
      </w:r>
      <w:r w:rsidR="007B7A2A">
        <w:rPr>
          <w:rFonts w:ascii="Helvetica" w:hAnsi="Helvetica"/>
          <w:sz w:val="22"/>
          <w:szCs w:val="22"/>
        </w:rPr>
        <w:t xml:space="preserve"> of crossing an undesirable threshold</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Depending on the ecosystem type and management organization, the cost of monitoring may be born</w:t>
      </w:r>
      <w:r w:rsidR="000D2B66">
        <w:rPr>
          <w:rFonts w:ascii="Helvetica" w:hAnsi="Helvetica"/>
          <w:sz w:val="22"/>
          <w:szCs w:val="22"/>
        </w:rPr>
        <w:t>e</w:t>
      </w:r>
      <w:r w:rsidR="000879F4">
        <w:rPr>
          <w:rFonts w:ascii="Helvetica" w:hAnsi="Helvetica"/>
          <w:sz w:val="22"/>
          <w:szCs w:val="22"/>
        </w:rPr>
        <w:t xml:space="preserve"> by the industry or by the government. To </w:t>
      </w:r>
      <w:r w:rsidR="00CF66CD">
        <w:rPr>
          <w:rFonts w:ascii="Helvetica" w:hAnsi="Helvetica"/>
          <w:sz w:val="22"/>
          <w:szCs w:val="22"/>
        </w:rPr>
        <w:t>visually explore the concept of the agency or industry bearing the cost of monitoring, we first plot the monitoring costs and NPV separate</w:t>
      </w:r>
      <w:r w:rsidR="007B7A2A">
        <w:rPr>
          <w:rFonts w:ascii="Helvetica" w:hAnsi="Helvetica"/>
          <w:sz w:val="22"/>
          <w:szCs w:val="22"/>
        </w:rPr>
        <w:t>ly</w:t>
      </w:r>
      <w:r w:rsidR="00171A5E">
        <w:rPr>
          <w:rFonts w:ascii="Helvetica" w:hAnsi="Helvetica"/>
          <w:sz w:val="22"/>
          <w:szCs w:val="22"/>
        </w:rPr>
        <w:t xml:space="preserve">. Second, we plot the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r w:rsidR="00DF478A">
        <w:rPr>
          <w:rFonts w:ascii="Helvetica" w:hAnsi="Helvetica"/>
          <w:sz w:val="22"/>
          <w:szCs w:val="22"/>
        </w:rPr>
        <w:t xml:space="preserve"> </w:t>
      </w:r>
    </w:p>
    <w:p w14:paraId="72747054" w14:textId="77777777" w:rsidR="00E76BD0" w:rsidRPr="004F51CB" w:rsidRDefault="00E76BD0" w:rsidP="00E76BD0">
      <w:pPr>
        <w:rPr>
          <w:rFonts w:ascii="Helvetica" w:hAnsi="Helvetica"/>
          <w:i/>
          <w:sz w:val="22"/>
          <w:szCs w:val="22"/>
        </w:rPr>
      </w:pP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6F125E7E"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51088D" w:rsidRPr="00E96363">
        <w:rPr>
          <w:rFonts w:ascii="Helvetica" w:hAnsi="Helvetica"/>
          <w:sz w:val="22"/>
          <w:szCs w:val="22"/>
        </w:rPr>
        <w:t>limit reference point</w:t>
      </w:r>
      <w:r w:rsidR="0051088D">
        <w:rPr>
          <w:rFonts w:ascii="Helvetica" w:hAnsi="Helvetica"/>
          <w:sz w:val="22"/>
          <w:szCs w:val="22"/>
        </w:rPr>
        <w:t xml:space="preserve"> </w:t>
      </w:r>
      <w:r>
        <w:rPr>
          <w:rFonts w:ascii="Helvetica" w:hAnsi="Helvetica"/>
          <w:sz w:val="22"/>
          <w:szCs w:val="22"/>
        </w:rPr>
        <w:t>and peaks at the</w:t>
      </w:r>
      <w:r w:rsidR="00A053EC">
        <w:rPr>
          <w:rFonts w:ascii="Helvetica" w:hAnsi="Helvetica"/>
          <w:sz w:val="22"/>
          <w:szCs w:val="22"/>
        </w:rPr>
        <w:t xml:space="preserve"> tipping point </w:t>
      </w:r>
      <w:r w:rsidR="00055424" w:rsidRPr="00940663">
        <w:rPr>
          <w:rFonts w:ascii="Helvetica" w:hAnsi="Helvetica"/>
          <w:sz w:val="22"/>
          <w:szCs w:val="22"/>
        </w:rPr>
        <w:t>(</w:t>
      </w:r>
      <w:commentRangeStart w:id="96"/>
      <w:commentRangeStart w:id="97"/>
      <w:r w:rsidR="00055424" w:rsidRPr="00940663">
        <w:rPr>
          <w:rFonts w:ascii="Helvetica" w:hAnsi="Helvetica"/>
          <w:sz w:val="22"/>
          <w:szCs w:val="22"/>
        </w:rPr>
        <w:t>Fig</w:t>
      </w:r>
      <w:commentRangeEnd w:id="96"/>
      <w:r w:rsidR="000D0034">
        <w:rPr>
          <w:rStyle w:val="CommentReference"/>
        </w:rPr>
        <w:commentReference w:id="96"/>
      </w:r>
      <w:commentRangeEnd w:id="97"/>
      <w:r w:rsidR="003A5CE7">
        <w:rPr>
          <w:rStyle w:val="CommentReference"/>
        </w:rPr>
        <w:commentReference w:id="97"/>
      </w:r>
      <w:r w:rsidR="00055424" w:rsidRPr="00940663">
        <w:rPr>
          <w:rFonts w:ascii="Helvetica" w:hAnsi="Helvetica"/>
          <w:sz w:val="22"/>
          <w:szCs w:val="22"/>
        </w:rPr>
        <w:t xml:space="preserve">. </w:t>
      </w:r>
      <w:r w:rsidR="002F1AC5">
        <w:rPr>
          <w:rFonts w:ascii="Helvetica" w:hAnsi="Helvetica"/>
          <w:sz w:val="22"/>
          <w:szCs w:val="22"/>
        </w:rPr>
        <w:t>2</w:t>
      </w:r>
      <w:r w:rsidR="00055424" w:rsidRPr="00940663">
        <w:rPr>
          <w:rFonts w:ascii="Helvetica" w:hAnsi="Helvetica"/>
          <w:sz w:val="22"/>
          <w:szCs w:val="22"/>
        </w:rPr>
        <w:t xml:space="preserve">). </w:t>
      </w:r>
      <w:r w:rsidR="00A15F36">
        <w:rPr>
          <w:rFonts w:ascii="Helvetica" w:hAnsi="Helvetica"/>
          <w:sz w:val="22"/>
          <w:szCs w:val="22"/>
        </w:rPr>
        <w:t xml:space="preserve">Although heavy harvest rates increase the probability of the system tipping </w:t>
      </w:r>
      <w:r w:rsidR="00137A9E">
        <w:rPr>
          <w:rFonts w:ascii="Helvetica" w:hAnsi="Helvetica"/>
          <w:sz w:val="22"/>
          <w:szCs w:val="22"/>
        </w:rPr>
        <w:t>(Fig.</w:t>
      </w:r>
      <w:r w:rsidR="00A15F36">
        <w:rPr>
          <w:rFonts w:ascii="Helvetica" w:hAnsi="Helvetica"/>
          <w:sz w:val="22"/>
          <w:szCs w:val="22"/>
        </w:rPr>
        <w:t xml:space="preserve"> </w:t>
      </w:r>
      <w:r w:rsidR="002F1AC5">
        <w:rPr>
          <w:rFonts w:ascii="Helvetica" w:hAnsi="Helvetica"/>
          <w:sz w:val="22"/>
          <w:szCs w:val="22"/>
        </w:rPr>
        <w:t>S1</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53218C39" w14:textId="6EDB5F7C" w:rsidR="00DC33F5" w:rsidRDefault="00DC33F5" w:rsidP="00DC33F5">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 xml:space="preserve">are crossed </w:t>
      </w:r>
      <w:r w:rsidR="00A64170">
        <w:rPr>
          <w:rFonts w:ascii="Helvetica" w:hAnsi="Helvetica"/>
          <w:i/>
          <w:sz w:val="22"/>
          <w:szCs w:val="22"/>
        </w:rPr>
        <w:t>when monitoring precision is low</w:t>
      </w:r>
      <w:r w:rsidRPr="00940663">
        <w:rPr>
          <w:rFonts w:ascii="Helvetica" w:hAnsi="Helvetica"/>
          <w:i/>
          <w:sz w:val="22"/>
          <w:szCs w:val="22"/>
        </w:rPr>
        <w:t xml:space="preserve"> and extraction pressure</w:t>
      </w:r>
      <w:r w:rsidR="00A64170">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708018F4" w14:textId="77777777" w:rsidR="004B0E4B" w:rsidRPr="00940663" w:rsidRDefault="004B0E4B" w:rsidP="00F82B54">
      <w:pPr>
        <w:rPr>
          <w:rFonts w:ascii="Helvetica" w:hAnsi="Helvetica"/>
          <w:i/>
          <w:sz w:val="22"/>
          <w:szCs w:val="22"/>
        </w:rPr>
      </w:pPr>
    </w:p>
    <w:p w14:paraId="7D4A3249" w14:textId="167F5937" w:rsidR="001C5532" w:rsidRPr="00930F73" w:rsidRDefault="00CA4F64" w:rsidP="001C5532">
      <w:pPr>
        <w:rPr>
          <w:rFonts w:ascii="Helvetica" w:hAnsi="Helvetica"/>
          <w:sz w:val="22"/>
          <w:szCs w:val="22"/>
        </w:rPr>
      </w:pPr>
      <w:commentRangeStart w:id="98"/>
      <w:r>
        <w:rPr>
          <w:rFonts w:ascii="Helvetica" w:hAnsi="Helvetica"/>
          <w:sz w:val="22"/>
          <w:szCs w:val="22"/>
        </w:rPr>
        <w:t xml:space="preserve">We defined a </w:t>
      </w:r>
      <w:r w:rsidR="00933791" w:rsidRPr="00940663">
        <w:rPr>
          <w:rFonts w:ascii="Helvetica" w:hAnsi="Helvetica"/>
          <w:sz w:val="22"/>
          <w:szCs w:val="22"/>
        </w:rPr>
        <w:t xml:space="preserve">safe operating space </w:t>
      </w:r>
      <w:r>
        <w:rPr>
          <w:rFonts w:ascii="Helvetica" w:hAnsi="Helvetica"/>
          <w:sz w:val="22"/>
          <w:szCs w:val="22"/>
        </w:rPr>
        <w:t>as</w:t>
      </w:r>
      <w:r w:rsidR="00933791" w:rsidRPr="00940663">
        <w:rPr>
          <w:rFonts w:ascii="Helvetica" w:hAnsi="Helvetica"/>
          <w:sz w:val="22"/>
          <w:szCs w:val="22"/>
        </w:rPr>
        <w:t xml:space="preserve"> combinations of exploitation effort and the minimum precision required to avoid crossing a tipping point</w:t>
      </w:r>
      <w:r w:rsidR="003E5486">
        <w:rPr>
          <w:rFonts w:ascii="Helvetica" w:hAnsi="Helvetica"/>
          <w:sz w:val="22"/>
          <w:szCs w:val="22"/>
        </w:rPr>
        <w:t xml:space="preserve"> or </w:t>
      </w:r>
      <w:r w:rsidR="008F3894" w:rsidRPr="00E96363">
        <w:rPr>
          <w:rFonts w:ascii="Helvetica" w:hAnsi="Helvetica"/>
          <w:sz w:val="22"/>
          <w:szCs w:val="22"/>
        </w:rPr>
        <w:t>limit reference point</w:t>
      </w:r>
      <w:r>
        <w:rPr>
          <w:rFonts w:ascii="Helvetica" w:hAnsi="Helvetica"/>
          <w:sz w:val="22"/>
          <w:szCs w:val="22"/>
        </w:rPr>
        <w:t xml:space="preserve">. The </w:t>
      </w:r>
      <w:r w:rsidR="00211620">
        <w:rPr>
          <w:rFonts w:ascii="Helvetica" w:hAnsi="Helvetica"/>
          <w:sz w:val="22"/>
          <w:szCs w:val="22"/>
        </w:rPr>
        <w:t xml:space="preserve">operating space </w:t>
      </w:r>
      <w:r>
        <w:rPr>
          <w:rFonts w:ascii="Helvetica" w:hAnsi="Helvetica"/>
          <w:sz w:val="22"/>
          <w:szCs w:val="22"/>
        </w:rPr>
        <w:t xml:space="preserve">defined as “safe” </w:t>
      </w:r>
      <w:r w:rsidR="00B3069E" w:rsidRPr="00940663">
        <w:rPr>
          <w:rFonts w:ascii="Helvetica" w:hAnsi="Helvetica"/>
          <w:sz w:val="22"/>
          <w:szCs w:val="22"/>
        </w:rPr>
        <w:t xml:space="preserve">is narrower the more risk averse </w:t>
      </w:r>
      <w:r w:rsidR="0042138B">
        <w:rPr>
          <w:rFonts w:ascii="Helvetica" w:hAnsi="Helvetica"/>
          <w:sz w:val="22"/>
          <w:szCs w:val="22"/>
        </w:rPr>
        <w:t>the manager</w:t>
      </w:r>
      <w:r w:rsidR="00B507AC">
        <w:rPr>
          <w:rFonts w:ascii="Helvetica" w:hAnsi="Helvetica"/>
          <w:sz w:val="22"/>
          <w:szCs w:val="22"/>
        </w:rPr>
        <w:t xml:space="preserve"> or stakeholder</w:t>
      </w:r>
      <w:r w:rsidR="00211620">
        <w:rPr>
          <w:rFonts w:ascii="Helvetica" w:hAnsi="Helvetica"/>
          <w:sz w:val="22"/>
          <w:szCs w:val="22"/>
        </w:rPr>
        <w:t xml:space="preserve"> </w:t>
      </w:r>
      <w:r w:rsidR="00CD6FF0" w:rsidRPr="00940663">
        <w:rPr>
          <w:rFonts w:ascii="Helvetica" w:hAnsi="Helvetica"/>
          <w:sz w:val="22"/>
          <w:szCs w:val="22"/>
        </w:rPr>
        <w:t xml:space="preserve">(Fig. </w:t>
      </w:r>
      <w:r w:rsidR="002F1AC5">
        <w:rPr>
          <w:rFonts w:ascii="Helvetica" w:hAnsi="Helvetica"/>
          <w:sz w:val="22"/>
          <w:szCs w:val="22"/>
        </w:rPr>
        <w:t>3</w:t>
      </w:r>
      <w:r w:rsidR="00CD6FF0" w:rsidRPr="00940663">
        <w:rPr>
          <w:rFonts w:ascii="Helvetica" w:hAnsi="Helvetica"/>
          <w:sz w:val="22"/>
          <w:szCs w:val="22"/>
        </w:rPr>
        <w:t>)</w:t>
      </w:r>
      <w:r>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Pr>
          <w:rFonts w:ascii="Helvetica" w:hAnsi="Helvetica"/>
          <w:sz w:val="22"/>
          <w:szCs w:val="22"/>
        </w:rPr>
        <w:t xml:space="preserve">precautionary approach </w:t>
      </w:r>
      <w:r w:rsidR="00D7486C">
        <w:rPr>
          <w:rFonts w:ascii="Helvetica" w:hAnsi="Helvetica"/>
          <w:sz w:val="22"/>
          <w:szCs w:val="22"/>
        </w:rPr>
        <w:t>with</w:t>
      </w:r>
      <w:r>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w:t>
      </w:r>
      <w:commentRangeEnd w:id="98"/>
      <w:r w:rsidR="003A5CE7">
        <w:rPr>
          <w:rStyle w:val="CommentReference"/>
        </w:rPr>
        <w:commentReference w:id="98"/>
      </w:r>
      <w:r w:rsidR="00A53D50" w:rsidRPr="00940663">
        <w:rPr>
          <w:rFonts w:ascii="Helvetica" w:hAnsi="Helvetica"/>
          <w:sz w:val="22"/>
          <w:szCs w:val="22"/>
        </w:rPr>
        <w:t xml:space="preserve">Because the biomass for the </w:t>
      </w:r>
      <w:r w:rsidR="008F3894" w:rsidRPr="00E96363">
        <w:rPr>
          <w:rFonts w:ascii="Helvetica" w:hAnsi="Helvetica"/>
          <w:sz w:val="22"/>
          <w:szCs w:val="22"/>
        </w:rPr>
        <w:t>limit reference point</w:t>
      </w:r>
      <w:r w:rsidR="008F3894" w:rsidRPr="00940663">
        <w:rPr>
          <w:rFonts w:ascii="Helvetica" w:hAnsi="Helvetica"/>
          <w:sz w:val="22"/>
          <w:szCs w:val="22"/>
        </w:rPr>
        <w:t xml:space="preserve"> </w:t>
      </w:r>
      <w:r w:rsidR="00A53D50" w:rsidRPr="00940663">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w:t>
      </w:r>
      <w:r w:rsidR="008F3894" w:rsidRPr="00E96363">
        <w:rPr>
          <w:rFonts w:ascii="Helvetica" w:hAnsi="Helvetica"/>
          <w:sz w:val="22"/>
          <w:szCs w:val="22"/>
        </w:rPr>
        <w:t>limit reference point</w:t>
      </w:r>
      <w:r w:rsidR="008F3894">
        <w:rPr>
          <w:rFonts w:ascii="Helvetica" w:hAnsi="Helvetica"/>
          <w:sz w:val="22"/>
          <w:szCs w:val="22"/>
        </w:rPr>
        <w:t xml:space="preserve">s </w:t>
      </w:r>
      <w:r w:rsidR="00A53D50" w:rsidRPr="00940663">
        <w:rPr>
          <w:rFonts w:ascii="Helvetica" w:hAnsi="Helvetica"/>
          <w:sz w:val="22"/>
          <w:szCs w:val="22"/>
        </w:rPr>
        <w:t>than it is to avoid tipp</w:t>
      </w:r>
      <w:r w:rsidR="001C5532">
        <w:rPr>
          <w:rFonts w:ascii="Helvetica" w:hAnsi="Helvetica"/>
          <w:sz w:val="22"/>
          <w:szCs w:val="22"/>
        </w:rPr>
        <w:t xml:space="preserve">ing points. </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lastRenderedPageBreak/>
        <w:t xml:space="preserve"> </w:t>
      </w:r>
    </w:p>
    <w:p w14:paraId="75527531" w14:textId="77777777" w:rsidR="00C80369" w:rsidRPr="00940663" w:rsidRDefault="00577B65" w:rsidP="00C80369">
      <w:pPr>
        <w:rPr>
          <w:rFonts w:ascii="Helvetica" w:hAnsi="Helvetica"/>
          <w:i/>
          <w:sz w:val="22"/>
          <w:szCs w:val="22"/>
        </w:rPr>
      </w:pPr>
      <w:commentRangeStart w:id="99"/>
      <w:r w:rsidRPr="00940663">
        <w:rPr>
          <w:rFonts w:ascii="Helvetica" w:hAnsi="Helvetica"/>
          <w:i/>
          <w:sz w:val="22"/>
          <w:szCs w:val="22"/>
        </w:rPr>
        <w:t xml:space="preserve">Can </w:t>
      </w:r>
      <w:commentRangeEnd w:id="99"/>
      <w:r w:rsidR="00273932">
        <w:rPr>
          <w:rStyle w:val="CommentReference"/>
        </w:rPr>
        <w:commentReference w:id="99"/>
      </w:r>
      <w:r w:rsidRPr="00940663">
        <w:rPr>
          <w:rFonts w:ascii="Helvetica" w:hAnsi="Helvetica"/>
          <w:i/>
          <w:sz w:val="22"/>
          <w:szCs w:val="22"/>
        </w:rPr>
        <w:t xml:space="preserve">Precautionary Buffers </w:t>
      </w:r>
      <w:r w:rsidR="003A5A82">
        <w:rPr>
          <w:rFonts w:ascii="Helvetica" w:hAnsi="Helvetica"/>
          <w:i/>
          <w:sz w:val="22"/>
          <w:szCs w:val="22"/>
        </w:rPr>
        <w:t>Reduce</w:t>
      </w:r>
      <w:r w:rsidRPr="00940663">
        <w:rPr>
          <w:rFonts w:ascii="Helvetica" w:hAnsi="Helvetica"/>
          <w:i/>
          <w:sz w:val="22"/>
          <w:szCs w:val="22"/>
        </w:rPr>
        <w:t xml:space="preserve"> Monitoring Costs and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537BA08F" w:rsidR="00D92C7A" w:rsidRDefault="00AC40CD" w:rsidP="00466A9D">
      <w:pPr>
        <w:rPr>
          <w:rFonts w:ascii="Helvetica" w:hAnsi="Helvetica"/>
          <w:sz w:val="22"/>
          <w:szCs w:val="22"/>
        </w:rPr>
      </w:pPr>
      <w:del w:id="100" w:author="Jameal Samhouri" w:date="2017-01-05T14:14:00Z">
        <w:r w:rsidRPr="004F51CB" w:rsidDel="003A6A18">
          <w:rPr>
            <w:rFonts w:ascii="Helvetica" w:hAnsi="Helvetica"/>
            <w:sz w:val="22"/>
            <w:szCs w:val="22"/>
          </w:rPr>
          <w:delText xml:space="preserve">Precautionary buffers are an established principle in risk management of natural resources </w:delText>
        </w:r>
        <w:r w:rsidR="006C170D" w:rsidRPr="004F51CB" w:rsidDel="003A6A18">
          <w:rPr>
            <w:rFonts w:ascii="Helvetica" w:hAnsi="Helvetica"/>
            <w:sz w:val="22"/>
            <w:szCs w:val="22"/>
          </w:rPr>
          <w:fldChar w:fldCharType="begin"/>
        </w:r>
        <w:r w:rsidRPr="004F51CB" w:rsidDel="003A6A18">
          <w:rPr>
            <w:rFonts w:ascii="Helvetica" w:hAnsi="Helvetica"/>
            <w:sz w:val="22"/>
            <w:szCs w:val="22"/>
          </w:rPr>
          <w:del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delInstrText>
        </w:r>
        <w:r w:rsidR="006C170D" w:rsidRPr="004F51CB" w:rsidDel="003A6A18">
          <w:rPr>
            <w:rFonts w:ascii="Helvetica" w:hAnsi="Helvetica"/>
            <w:sz w:val="22"/>
            <w:szCs w:val="22"/>
          </w:rPr>
          <w:fldChar w:fldCharType="separate"/>
        </w:r>
        <w:r w:rsidRPr="004F51CB" w:rsidDel="003A6A18">
          <w:rPr>
            <w:rFonts w:ascii="Helvetica" w:hAnsi="Helvetica"/>
            <w:noProof/>
            <w:sz w:val="22"/>
            <w:szCs w:val="22"/>
          </w:rPr>
          <w:delText>(Hilborn</w:delText>
        </w:r>
        <w:r w:rsidRPr="004F51CB" w:rsidDel="003A6A18">
          <w:rPr>
            <w:rFonts w:ascii="Helvetica" w:hAnsi="Helvetica"/>
            <w:i/>
            <w:noProof/>
            <w:sz w:val="22"/>
            <w:szCs w:val="22"/>
          </w:rPr>
          <w:delText xml:space="preserve"> et al.</w:delText>
        </w:r>
        <w:r w:rsidRPr="004F51CB" w:rsidDel="003A6A18">
          <w:rPr>
            <w:rFonts w:ascii="Helvetica" w:hAnsi="Helvetica"/>
            <w:noProof/>
            <w:sz w:val="22"/>
            <w:szCs w:val="22"/>
          </w:rPr>
          <w:delText xml:space="preserve"> 2001)</w:delText>
        </w:r>
        <w:r w:rsidR="006C170D" w:rsidRPr="004F51CB" w:rsidDel="003A6A18">
          <w:rPr>
            <w:rFonts w:ascii="Helvetica" w:hAnsi="Helvetica"/>
            <w:sz w:val="22"/>
            <w:szCs w:val="22"/>
          </w:rPr>
          <w:fldChar w:fldCharType="end"/>
        </w:r>
        <w:r w:rsidRPr="004F51CB" w:rsidDel="003A6A18">
          <w:rPr>
            <w:rFonts w:ascii="Helvetica" w:hAnsi="Helvetica"/>
            <w:sz w:val="22"/>
            <w:szCs w:val="22"/>
          </w:rPr>
          <w:delText xml:space="preserve"> and in the presence of tipping points may be particularly beneficial. </w:delText>
        </w:r>
        <w:r w:rsidR="0050378A" w:rsidRPr="0027357B" w:rsidDel="003A6A18">
          <w:rPr>
            <w:rFonts w:ascii="Helvetica" w:hAnsi="Helvetica"/>
            <w:sz w:val="22"/>
            <w:szCs w:val="22"/>
          </w:rPr>
          <w:delText>Our simulation demonstrates the trade-off between monitoring cost and extraction benefit (NPV)</w:delText>
        </w:r>
        <w:r w:rsidR="004C5771" w:rsidDel="003A6A18">
          <w:rPr>
            <w:rFonts w:ascii="Helvetica" w:hAnsi="Helvetica"/>
            <w:sz w:val="22"/>
            <w:szCs w:val="22"/>
          </w:rPr>
          <w:delText xml:space="preserve"> in the presence of a tipping point</w:delText>
        </w:r>
        <w:r w:rsidR="0050378A" w:rsidRPr="0027357B" w:rsidDel="003A6A18">
          <w:rPr>
            <w:rFonts w:ascii="Helvetica" w:hAnsi="Helvetica"/>
            <w:sz w:val="22"/>
            <w:szCs w:val="22"/>
          </w:rPr>
          <w:delText xml:space="preserve">. </w:delText>
        </w:r>
      </w:del>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precision; however</w:t>
      </w:r>
      <w:ins w:id="101" w:author="Phillip Levin" w:date="2016-02-05T10:31:00Z">
        <w:r w:rsidR="000D0034">
          <w:rPr>
            <w:rFonts w:ascii="Helvetica" w:hAnsi="Helvetica"/>
            <w:sz w:val="22"/>
            <w:szCs w:val="22"/>
          </w:rPr>
          <w:t>,</w:t>
        </w:r>
      </w:ins>
      <w:r w:rsidR="00DE4DC0">
        <w:rPr>
          <w:rFonts w:ascii="Helvetica" w:hAnsi="Helvetica"/>
          <w:sz w:val="22"/>
          <w:szCs w:val="22"/>
        </w:rPr>
        <w:t xml:space="preserve"> </w:t>
      </w:r>
      <w:r w:rsidR="00B82848" w:rsidRPr="0027357B">
        <w:rPr>
          <w:rFonts w:ascii="Helvetica" w:hAnsi="Helvetica"/>
          <w:sz w:val="22"/>
          <w:szCs w:val="22"/>
        </w:rPr>
        <w:t>monitoring is most costly</w:t>
      </w:r>
      <w:r w:rsidR="001E286F">
        <w:rPr>
          <w:rFonts w:ascii="Helvetica" w:hAnsi="Helvetica"/>
          <w:sz w:val="22"/>
          <w:szCs w:val="22"/>
        </w:rPr>
        <w:t xml:space="preserve"> (Fig. </w:t>
      </w:r>
      <w:r w:rsidR="002F1AC5">
        <w:rPr>
          <w:rFonts w:ascii="Helvetica" w:hAnsi="Helvetica"/>
          <w:sz w:val="22"/>
          <w:szCs w:val="22"/>
        </w:rPr>
        <w:t>4</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12059B" w:rsidRPr="0027357B">
        <w:rPr>
          <w:rFonts w:ascii="Helvetica" w:hAnsi="Helvetica"/>
          <w:sz w:val="22"/>
          <w:szCs w:val="22"/>
        </w:rPr>
        <w:t xml:space="preserve"> (an </w:t>
      </w:r>
      <w:r w:rsidR="0012059B" w:rsidRPr="00D5417E">
        <w:rPr>
          <w:rFonts w:ascii="Helvetica" w:hAnsi="Helvetica"/>
          <w:sz w:val="22"/>
          <w:szCs w:val="22"/>
          <w:highlight w:val="yellow"/>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high profits while minimizes monitoring costs and risk of population collapse</w:t>
      </w:r>
      <w:r w:rsidR="00741A2F">
        <w:rPr>
          <w:rFonts w:ascii="Helvetica" w:hAnsi="Helvetica"/>
          <w:sz w:val="22"/>
          <w:szCs w:val="22"/>
        </w:rPr>
        <w:t>.</w:t>
      </w:r>
      <w:r w:rsidR="00466A9D">
        <w:rPr>
          <w:rFonts w:ascii="Helvetica" w:hAnsi="Helvetica"/>
          <w:sz w:val="22"/>
          <w:szCs w:val="22"/>
        </w:rPr>
        <w:t xml:space="preserve"> </w:t>
      </w:r>
      <w:del w:id="102" w:author="Jameal Samhouri" w:date="2017-01-05T14:22:00Z">
        <w:r w:rsidR="00D92C7A" w:rsidDel="00273932">
          <w:rPr>
            <w:rFonts w:ascii="Helvetica" w:hAnsi="Helvetica"/>
            <w:sz w:val="22"/>
            <w:szCs w:val="22"/>
          </w:rPr>
          <w:delText xml:space="preserve">In the circumstance where the industry bears the </w:delText>
        </w:r>
        <w:r w:rsidR="00631E61" w:rsidDel="00273932">
          <w:rPr>
            <w:rFonts w:ascii="Helvetica" w:hAnsi="Helvetica"/>
            <w:sz w:val="22"/>
            <w:szCs w:val="22"/>
          </w:rPr>
          <w:delText xml:space="preserve">monitoring </w:delText>
        </w:r>
        <w:r w:rsidR="00D92C7A" w:rsidDel="00273932">
          <w:rPr>
            <w:rFonts w:ascii="Helvetica" w:hAnsi="Helvetica"/>
            <w:sz w:val="22"/>
            <w:szCs w:val="22"/>
          </w:rPr>
          <w:delText>cost</w:delText>
        </w:r>
        <w:r w:rsidR="00631E61" w:rsidDel="00273932">
          <w:rPr>
            <w:rFonts w:ascii="Helvetica" w:hAnsi="Helvetica"/>
            <w:sz w:val="22"/>
            <w:szCs w:val="22"/>
          </w:rPr>
          <w:delText xml:space="preserve">, </w:delText>
        </w:r>
        <w:r w:rsidR="003B21C7" w:rsidDel="00273932">
          <w:rPr>
            <w:rFonts w:ascii="Helvetica" w:hAnsi="Helvetica"/>
            <w:sz w:val="22"/>
            <w:szCs w:val="22"/>
          </w:rPr>
          <w:delText>precautionary buffers similarly offer</w:delText>
        </w:r>
        <w:r w:rsidR="00AF01B6" w:rsidDel="00273932">
          <w:rPr>
            <w:rFonts w:ascii="Helvetica" w:hAnsi="Helvetica"/>
            <w:sz w:val="22"/>
            <w:szCs w:val="22"/>
          </w:rPr>
          <w:delText>s</w:delText>
        </w:r>
        <w:r w:rsidR="003B21C7" w:rsidDel="00273932">
          <w:rPr>
            <w:rFonts w:ascii="Helvetica" w:hAnsi="Helvetica"/>
            <w:sz w:val="22"/>
            <w:szCs w:val="22"/>
          </w:rPr>
          <w:delText xml:space="preserve"> an intermediate </w:delText>
        </w:r>
        <w:r w:rsidR="00AF01B6" w:rsidDel="00273932">
          <w:rPr>
            <w:rFonts w:ascii="Helvetica" w:hAnsi="Helvetica"/>
            <w:sz w:val="22"/>
            <w:szCs w:val="22"/>
          </w:rPr>
          <w:delText>solution, where buffers</w:delText>
        </w:r>
        <w:r w:rsidR="003B21C7" w:rsidDel="00273932">
          <w:rPr>
            <w:rFonts w:ascii="Helvetica" w:hAnsi="Helvetica"/>
            <w:sz w:val="22"/>
            <w:szCs w:val="22"/>
          </w:rPr>
          <w:delText xml:space="preserve"> </w:delText>
        </w:r>
        <w:r w:rsidR="00D92C7A" w:rsidDel="00273932">
          <w:rPr>
            <w:rFonts w:ascii="Helvetica" w:hAnsi="Helvetica"/>
            <w:sz w:val="22"/>
            <w:szCs w:val="22"/>
          </w:rPr>
          <w:delText xml:space="preserve">reduce the probability of tipping, while also </w:delText>
        </w:r>
        <w:r w:rsidR="003B21C7" w:rsidDel="00273932">
          <w:rPr>
            <w:rFonts w:ascii="Helvetica" w:hAnsi="Helvetica"/>
            <w:sz w:val="22"/>
            <w:szCs w:val="22"/>
          </w:rPr>
          <w:delText>maintaining relatively high benefit to cost ratios</w:delText>
        </w:r>
        <w:r w:rsidR="00D619FB" w:rsidDel="00273932">
          <w:rPr>
            <w:rFonts w:ascii="Helvetica" w:hAnsi="Helvetica"/>
            <w:sz w:val="22"/>
            <w:szCs w:val="22"/>
          </w:rPr>
          <w:delText xml:space="preserve"> relative to chronically high precision monitoring</w:delText>
        </w:r>
        <w:r w:rsidR="00BE24D6" w:rsidDel="00273932">
          <w:rPr>
            <w:rFonts w:ascii="Helvetica" w:hAnsi="Helvetica"/>
            <w:sz w:val="22"/>
            <w:szCs w:val="22"/>
          </w:rPr>
          <w:delText xml:space="preserve"> </w:delText>
        </w:r>
      </w:del>
      <w:r w:rsidR="00BE24D6">
        <w:rPr>
          <w:rFonts w:ascii="Helvetica" w:hAnsi="Helvetica"/>
          <w:sz w:val="22"/>
          <w:szCs w:val="22"/>
        </w:rPr>
        <w:t>(</w:t>
      </w:r>
      <w:commentRangeStart w:id="103"/>
      <w:r w:rsidR="00BE24D6">
        <w:rPr>
          <w:rFonts w:ascii="Helvetica" w:hAnsi="Helvetica"/>
          <w:sz w:val="22"/>
          <w:szCs w:val="22"/>
        </w:rPr>
        <w:t xml:space="preserve">Fig. </w:t>
      </w:r>
      <w:r w:rsidR="002F1AC5">
        <w:rPr>
          <w:rFonts w:ascii="Helvetica" w:hAnsi="Helvetica"/>
          <w:sz w:val="22"/>
          <w:szCs w:val="22"/>
        </w:rPr>
        <w:t>5</w:t>
      </w:r>
      <w:commentRangeEnd w:id="103"/>
      <w:r w:rsidR="00273932">
        <w:rPr>
          <w:rStyle w:val="CommentReference"/>
        </w:rPr>
        <w:commentReference w:id="103"/>
      </w:r>
      <w:r w:rsidR="00BE24D6">
        <w:rPr>
          <w:rFonts w:ascii="Helvetica" w:hAnsi="Helvetica"/>
          <w:sz w:val="22"/>
          <w:szCs w:val="22"/>
        </w:rPr>
        <w:t>)</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075BC4B5" w:rsidR="009233A8" w:rsidRDefault="000D0034" w:rsidP="009233A8">
      <w:pPr>
        <w:rPr>
          <w:rFonts w:ascii="Helvetica" w:hAnsi="Helvetica" w:cs="Helvetica"/>
          <w:sz w:val="22"/>
          <w:szCs w:val="22"/>
        </w:rPr>
      </w:pPr>
      <w:r>
        <w:rPr>
          <w:rFonts w:ascii="Helvetica" w:hAnsi="Helvetica"/>
          <w:sz w:val="22"/>
          <w:szCs w:val="22"/>
        </w:rPr>
        <w:t>Ecosystem</w:t>
      </w:r>
      <w:r w:rsidR="00A352EA">
        <w:rPr>
          <w:rFonts w:ascii="Helvetica" w:hAnsi="Helvetica"/>
          <w:sz w:val="22"/>
          <w:szCs w:val="22"/>
        </w:rPr>
        <w:t xml:space="preserve"> monitoring</w:t>
      </w:r>
      <w:r w:rsidR="004C5771">
        <w:rPr>
          <w:rFonts w:ascii="Helvetica" w:hAnsi="Helvetica"/>
          <w:sz w:val="22"/>
          <w:szCs w:val="22"/>
        </w:rPr>
        <w:t xml:space="preserve"> is </w:t>
      </w:r>
      <w:r>
        <w:rPr>
          <w:rFonts w:ascii="Helvetica" w:hAnsi="Helvetica"/>
          <w:sz w:val="22"/>
          <w:szCs w:val="22"/>
        </w:rPr>
        <w:t xml:space="preserve">typically constrained by </w:t>
      </w:r>
      <w:r w:rsidR="004C5771">
        <w:rPr>
          <w:rFonts w:ascii="Helvetica" w:hAnsi="Helvetica"/>
          <w:sz w:val="22"/>
          <w:szCs w:val="22"/>
        </w:rPr>
        <w:t>financial and logistical</w:t>
      </w:r>
      <w:r>
        <w:rPr>
          <w:rFonts w:ascii="Helvetica" w:hAnsi="Helvetica"/>
          <w:sz w:val="22"/>
          <w:szCs w:val="22"/>
        </w:rPr>
        <w:t xml:space="preserve"> resources</w:t>
      </w:r>
      <w:r w:rsidR="004C5771">
        <w:rPr>
          <w:rFonts w:ascii="Helvetica" w:hAnsi="Helvetica"/>
          <w:sz w:val="22"/>
          <w:szCs w:val="22"/>
        </w:rPr>
        <w:t xml:space="preserve">.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sidR="00A352EA">
        <w:rPr>
          <w:rFonts w:ascii="Helvetica" w:hAnsi="Helvetica"/>
          <w:sz w:val="22"/>
          <w:szCs w:val="22"/>
        </w:rPr>
        <w:t>.</w:t>
      </w:r>
      <w:r w:rsidR="00F312BB"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 xml:space="preserve"> exploitation increases </w:t>
      </w:r>
      <w:r w:rsidR="00F312BB" w:rsidRPr="00A21B6D">
        <w:rPr>
          <w:rFonts w:ascii="Helvetica" w:hAnsi="Helvetica" w:cs="Helvetica Neue"/>
          <w:sz w:val="22"/>
          <w:szCs w:val="22"/>
        </w:rPr>
        <w:t xml:space="preserve">and </w:t>
      </w:r>
      <w:r>
        <w:rPr>
          <w:rFonts w:ascii="Helvetica" w:hAnsi="Helvetica" w:cs="Helvetica Neue"/>
          <w:sz w:val="22"/>
          <w:szCs w:val="22"/>
        </w:rPr>
        <w:t xml:space="preserve">the system </w:t>
      </w:r>
      <w:r w:rsidR="00F312BB" w:rsidRPr="00A21B6D">
        <w:rPr>
          <w:rFonts w:ascii="Helvetica" w:hAnsi="Helvetica" w:cs="Helvetica Neue"/>
          <w:sz w:val="22"/>
          <w:szCs w:val="22"/>
        </w:rPr>
        <w:t>approach</w:t>
      </w:r>
      <w:r>
        <w:rPr>
          <w:rFonts w:ascii="Helvetica" w:hAnsi="Helvetica" w:cs="Helvetica Neue"/>
          <w:sz w:val="22"/>
          <w:szCs w:val="22"/>
        </w:rPr>
        <w:t xml:space="preserve">es </w:t>
      </w:r>
      <w:r w:rsidR="00407FED">
        <w:rPr>
          <w:rFonts w:ascii="Helvetica" w:hAnsi="Helvetica" w:cs="Helvetica Neue"/>
          <w:sz w:val="22"/>
          <w:szCs w:val="22"/>
        </w:rPr>
        <w:t>a</w:t>
      </w:r>
      <w:r w:rsidR="004758C3" w:rsidRPr="00A21B6D">
        <w:rPr>
          <w:rFonts w:ascii="Helvetica" w:hAnsi="Helvetica" w:cs="Helvetica Neue"/>
          <w:sz w:val="22"/>
          <w:szCs w:val="22"/>
        </w:rPr>
        <w:t xml:space="preserve"> </w:t>
      </w:r>
      <w:r w:rsidR="00407FED">
        <w:rPr>
          <w:rFonts w:ascii="Helvetica" w:hAnsi="Helvetica" w:cs="Helvetica Neue"/>
          <w:sz w:val="22"/>
          <w:szCs w:val="22"/>
        </w:rPr>
        <w:t>tipping point</w:t>
      </w:r>
      <w:r w:rsidR="00B20B34">
        <w:rPr>
          <w:rFonts w:ascii="Helvetica" w:hAnsi="Helvetica" w:cs="Helvetica Neue"/>
          <w:sz w:val="22"/>
          <w:szCs w:val="22"/>
        </w:rPr>
        <w:t>,</w:t>
      </w:r>
      <w:r w:rsidR="005F40F4">
        <w:rPr>
          <w:rFonts w:ascii="Helvetica" w:hAnsi="Helvetica" w:cs="Helvetica Neue"/>
          <w:sz w:val="22"/>
          <w:szCs w:val="22"/>
        </w:rPr>
        <w:t xml:space="preserve"> risk to the system increases. Consequently, </w:t>
      </w:r>
      <w:r w:rsidR="00B20B34">
        <w:rPr>
          <w:rFonts w:ascii="Helvetica" w:hAnsi="Helvetica" w:cs="Helvetica Neue"/>
          <w:sz w:val="22"/>
          <w:szCs w:val="22"/>
        </w:rPr>
        <w:t xml:space="preserve">the value of monitoring information </w:t>
      </w:r>
      <w:r w:rsidR="005F40F4">
        <w:rPr>
          <w:rFonts w:ascii="Helvetica" w:hAnsi="Helvetica" w:cs="Helvetica Neue"/>
          <w:sz w:val="22"/>
          <w:szCs w:val="22"/>
        </w:rPr>
        <w:t xml:space="preserve">also </w:t>
      </w:r>
      <w:r w:rsidR="00B20B34">
        <w:rPr>
          <w:rFonts w:ascii="Helvetica" w:hAnsi="Helvetica" w:cs="Helvetica Neue"/>
          <w:sz w:val="22"/>
          <w:szCs w:val="22"/>
        </w:rPr>
        <w:t>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F92099">
        <w:rPr>
          <w:rFonts w:ascii="Helvetica" w:hAnsi="Helvetica" w:cs="Helvetica Neue"/>
          <w:sz w:val="22"/>
          <w:szCs w:val="22"/>
        </w:rPr>
        <w:t xml:space="preserve">changing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w:t>
      </w:r>
      <w:ins w:id="104" w:author="Jameal Samhouri" w:date="2017-01-05T14:22:00Z">
        <w:r w:rsidR="00B14689">
          <w:rPr>
            <w:rFonts w:ascii="Helvetica" w:hAnsi="Helvetica" w:cs="Helvetica Neue"/>
            <w:sz w:val="22"/>
            <w:szCs w:val="22"/>
          </w:rPr>
          <w:t>,</w:t>
        </w:r>
      </w:ins>
      <w:r w:rsidR="007D3A17" w:rsidRPr="00005901">
        <w:rPr>
          <w:rFonts w:ascii="Helvetica" w:hAnsi="Helvetica" w:cs="Helvetica Neue"/>
          <w:sz w:val="22"/>
          <w:szCs w:val="22"/>
        </w:rPr>
        <w:t xml:space="preserve"> </w:t>
      </w:r>
      <w:r w:rsidR="002A360C" w:rsidRPr="00005901">
        <w:rPr>
          <w:rFonts w:ascii="Helvetica" w:hAnsi="Helvetica" w:cs="Helvetica Neue"/>
          <w:sz w:val="22"/>
          <w:szCs w:val="22"/>
        </w:rPr>
        <w:t>availability of tec</w:t>
      </w:r>
      <w:r w:rsidR="00926543" w:rsidRPr="00005901">
        <w:rPr>
          <w:rFonts w:ascii="Helvetica" w:hAnsi="Helvetica" w:cs="Helvetica Neue"/>
          <w:sz w:val="22"/>
          <w:szCs w:val="22"/>
        </w:rPr>
        <w:t>hnolog</w:t>
      </w:r>
      <w:r w:rsidR="005F40F4">
        <w:rPr>
          <w:rFonts w:ascii="Helvetica" w:hAnsi="Helvetica" w:cs="Helvetica Neue"/>
          <w:sz w:val="22"/>
          <w:szCs w:val="22"/>
        </w:rPr>
        <w:t>y</w:t>
      </w:r>
      <w:r w:rsidR="00926543" w:rsidRPr="00005901">
        <w:rPr>
          <w:rFonts w:ascii="Helvetica" w:hAnsi="Helvetica" w:cs="Helvetica Neue"/>
          <w:sz w:val="22"/>
          <w:szCs w:val="22"/>
        </w:rPr>
        <w:t xml:space="preserve">,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5F40F4">
        <w:rPr>
          <w:rFonts w:ascii="Helvetica" w:hAnsi="Helvetica" w:cs="Helvetica"/>
          <w:sz w:val="22"/>
          <w:szCs w:val="22"/>
        </w:rPr>
        <w:t xml:space="preserve"> a</w:t>
      </w:r>
      <w:ins w:id="105" w:author="Jameal Samhouri" w:date="2017-01-05T14:23:00Z">
        <w:r w:rsidR="00B14689">
          <w:rPr>
            <w:rFonts w:ascii="Helvetica" w:hAnsi="Helvetica" w:cs="Helvetica"/>
            <w:sz w:val="22"/>
            <w:szCs w:val="22"/>
          </w:rPr>
          <w:t xml:space="preserve"> </w:t>
        </w:r>
      </w:ins>
      <w:del w:id="106" w:author="Jameal Samhouri" w:date="2017-01-05T14:23:00Z">
        <w:r w:rsidR="005F40F4" w:rsidDel="00B14689">
          <w:rPr>
            <w:rFonts w:ascii="Helvetica" w:hAnsi="Helvetica" w:cs="Helvetica"/>
            <w:sz w:val="22"/>
            <w:szCs w:val="22"/>
          </w:rPr>
          <w:delText>n</w:delText>
        </w:r>
      </w:del>
      <w:del w:id="107" w:author="Jameal Samhouri" w:date="2017-01-05T14:22:00Z">
        <w:r w:rsidR="005F40F4" w:rsidDel="00B14689">
          <w:rPr>
            <w:rFonts w:ascii="Helvetica" w:hAnsi="Helvetica" w:cs="Helvetica"/>
            <w:sz w:val="22"/>
            <w:szCs w:val="22"/>
          </w:rPr>
          <w:delText>d</w:delText>
        </w:r>
      </w:del>
      <w:del w:id="108" w:author="Jameal Samhouri" w:date="2017-01-05T14:23:00Z">
        <w:r w:rsidR="005F40F4" w:rsidDel="00B14689">
          <w:rPr>
            <w:rFonts w:ascii="Helvetica" w:hAnsi="Helvetica" w:cs="Helvetica"/>
            <w:sz w:val="22"/>
            <w:szCs w:val="22"/>
          </w:rPr>
          <w:delText xml:space="preserve"> adaptive </w:delText>
        </w:r>
      </w:del>
      <w:r w:rsidR="005F40F4">
        <w:rPr>
          <w:rFonts w:ascii="Helvetica" w:hAnsi="Helvetica" w:cs="Helvetica"/>
          <w:sz w:val="22"/>
          <w:szCs w:val="22"/>
        </w:rPr>
        <w:t xml:space="preserve">monitoring program that takes </w:t>
      </w:r>
      <w:del w:id="109" w:author="Jameal Samhouri" w:date="2017-01-05T14:23:00Z">
        <w:r w:rsidR="005F40F4" w:rsidDel="00B14689">
          <w:rPr>
            <w:rFonts w:ascii="Helvetica" w:hAnsi="Helvetica" w:cs="Helvetica"/>
            <w:sz w:val="22"/>
            <w:szCs w:val="22"/>
          </w:rPr>
          <w:delText>advanatage</w:delText>
        </w:r>
      </w:del>
      <w:ins w:id="110" w:author="Jameal Samhouri" w:date="2017-01-05T14:23:00Z">
        <w:r w:rsidR="00B14689">
          <w:rPr>
            <w:rFonts w:ascii="Helvetica" w:hAnsi="Helvetica" w:cs="Helvetica"/>
            <w:sz w:val="22"/>
            <w:szCs w:val="22"/>
          </w:rPr>
          <w:t>advantage</w:t>
        </w:r>
      </w:ins>
      <w:r w:rsidR="005F40F4">
        <w:rPr>
          <w:rFonts w:ascii="Helvetica" w:hAnsi="Helvetica" w:cs="Helvetica"/>
          <w:sz w:val="22"/>
          <w:szCs w:val="22"/>
        </w:rPr>
        <w:t xml:space="preserve"> of</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w:t>
      </w:r>
      <w:r w:rsidR="009233A8" w:rsidRPr="00927692">
        <w:rPr>
          <w:rFonts w:ascii="Helvetica" w:hAnsi="Helvetica" w:cs="Helvetica"/>
          <w:sz w:val="22"/>
          <w:szCs w:val="22"/>
        </w:rPr>
        <w:t>minimize</w:t>
      </w:r>
      <w:r w:rsidR="009233A8">
        <w:rPr>
          <w:rFonts w:ascii="Helvetica" w:hAnsi="Helvetica" w:cs="Helvetica"/>
          <w:sz w:val="22"/>
          <w:szCs w:val="22"/>
        </w:rPr>
        <w:t xml:space="preserve"> </w:t>
      </w:r>
      <w:del w:id="111" w:author="Jameal Samhouri" w:date="2017-01-05T14:23:00Z">
        <w:r w:rsidR="009233A8" w:rsidDel="00B14689">
          <w:rPr>
            <w:rFonts w:ascii="Helvetica" w:hAnsi="Helvetica" w:cs="Helvetica"/>
            <w:sz w:val="22"/>
            <w:szCs w:val="22"/>
          </w:rPr>
          <w:delText xml:space="preserve">monitoring </w:delText>
        </w:r>
      </w:del>
      <w:r w:rsidR="009233A8">
        <w:rPr>
          <w:rFonts w:ascii="Helvetica" w:hAnsi="Helvetica" w:cs="Helvetica"/>
          <w:sz w:val="22"/>
          <w:szCs w:val="22"/>
        </w:rPr>
        <w:t>costs</w:t>
      </w:r>
      <w:r w:rsidR="00B22036">
        <w:rPr>
          <w:rFonts w:ascii="Helvetica" w:hAnsi="Helvetica" w:cs="Helvetica"/>
          <w:sz w:val="22"/>
          <w:szCs w:val="22"/>
        </w:rPr>
        <w:t>, maximize profits</w:t>
      </w:r>
      <w:ins w:id="112" w:author="Jameal Samhouri" w:date="2017-01-05T14:23:00Z">
        <w:r w:rsidR="00B14689">
          <w:rPr>
            <w:rFonts w:ascii="Helvetica" w:hAnsi="Helvetica" w:cs="Helvetica"/>
            <w:sz w:val="22"/>
            <w:szCs w:val="22"/>
          </w:rPr>
          <w:t>,</w:t>
        </w:r>
      </w:ins>
      <w:r w:rsidR="00B22036">
        <w:rPr>
          <w:rFonts w:ascii="Helvetica" w:hAnsi="Helvetica" w:cs="Helvetica"/>
          <w:sz w:val="22"/>
          <w:szCs w:val="22"/>
        </w:rPr>
        <w:t xml:space="preserve">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w:t>
      </w:r>
      <w:r w:rsidR="005F40F4" w:rsidRPr="00927692">
        <w:rPr>
          <w:rFonts w:ascii="Helvetica" w:hAnsi="Helvetica" w:cs="Helvetica"/>
          <w:sz w:val="22"/>
          <w:szCs w:val="22"/>
        </w:rPr>
        <w:t xml:space="preserve">estimates </w:t>
      </w:r>
      <w:r w:rsidR="005F40F4">
        <w:rPr>
          <w:rFonts w:ascii="Helvetica" w:hAnsi="Helvetica" w:cs="Helvetica"/>
          <w:sz w:val="22"/>
          <w:szCs w:val="22"/>
        </w:rPr>
        <w:t xml:space="preserve">of </w:t>
      </w:r>
      <w:r w:rsidR="009233A8" w:rsidRPr="00927692">
        <w:rPr>
          <w:rFonts w:ascii="Helvetica" w:hAnsi="Helvetica" w:cs="Helvetica"/>
          <w:sz w:val="22"/>
          <w:szCs w:val="22"/>
        </w:rPr>
        <w:t xml:space="preserve">ecosystem state and the costs of mismanagement will benefit </w:t>
      </w:r>
      <w:r w:rsidR="005F40F4">
        <w:rPr>
          <w:rFonts w:ascii="Helvetica" w:hAnsi="Helvetica" w:cs="Helvetica"/>
          <w:sz w:val="22"/>
          <w:szCs w:val="22"/>
        </w:rPr>
        <w:t xml:space="preserve">both stakeholders and </w:t>
      </w:r>
      <w:commentRangeStart w:id="113"/>
      <w:r w:rsidR="009233A8">
        <w:rPr>
          <w:rFonts w:ascii="Helvetica" w:hAnsi="Helvetica" w:cs="Helvetica"/>
          <w:sz w:val="22"/>
          <w:szCs w:val="22"/>
        </w:rPr>
        <w:t xml:space="preserve">resource </w:t>
      </w:r>
      <w:commentRangeEnd w:id="113"/>
      <w:r w:rsidR="00B14689">
        <w:rPr>
          <w:rStyle w:val="CommentReference"/>
        </w:rPr>
        <w:commentReference w:id="113"/>
      </w:r>
      <w:r w:rsidR="009233A8" w:rsidRPr="00927692">
        <w:rPr>
          <w:rFonts w:ascii="Helvetica" w:hAnsi="Helvetica" w:cs="Helvetica"/>
          <w:sz w:val="22"/>
          <w:szCs w:val="22"/>
        </w:rPr>
        <w:t>with 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03C8F85C" w:rsidR="008020E6" w:rsidRDefault="007937E8" w:rsidP="008020E6">
      <w:pPr>
        <w:ind w:firstLine="720"/>
        <w:rPr>
          <w:rFonts w:ascii="Helvetica" w:hAnsi="Helvetica"/>
          <w:sz w:val="22"/>
          <w:szCs w:val="22"/>
        </w:rPr>
      </w:pPr>
      <w:r>
        <w:rPr>
          <w:rFonts w:ascii="Helvetica" w:hAnsi="Helvetica"/>
          <w:sz w:val="22"/>
          <w:szCs w:val="22"/>
        </w:rPr>
        <w:t>Our examination of the relative cost and benefit of different monitoring strategies suggest</w:t>
      </w:r>
      <w:ins w:id="114" w:author="Jameal Samhouri" w:date="2017-01-05T14:24:00Z">
        <w:r w:rsidR="001D34F7">
          <w:rPr>
            <w:rFonts w:ascii="Helvetica" w:hAnsi="Helvetica"/>
            <w:sz w:val="22"/>
            <w:szCs w:val="22"/>
          </w:rPr>
          <w:t>s</w:t>
        </w:r>
      </w:ins>
      <w:r>
        <w:rPr>
          <w:rFonts w:ascii="Helvetica" w:hAnsi="Helvetica"/>
          <w:sz w:val="22"/>
          <w:szCs w:val="22"/>
        </w:rPr>
        <w:t xml:space="preserve"> that high precision monitoring is always the most effective way to maximize yield and avoid crossing a tipping point or </w:t>
      </w:r>
      <w:r w:rsidR="008F3894" w:rsidRPr="00E96363">
        <w:rPr>
          <w:rFonts w:ascii="Helvetica" w:hAnsi="Helvetica"/>
          <w:sz w:val="22"/>
          <w:szCs w:val="22"/>
        </w:rPr>
        <w:t>limit reference point</w:t>
      </w:r>
      <w:r>
        <w:rPr>
          <w:rFonts w:ascii="Helvetica" w:hAnsi="Helvetica"/>
          <w:sz w:val="22"/>
          <w:szCs w:val="22"/>
        </w:rPr>
        <w:t xml:space="preserve">. However, high monitoring precision can be extremely expensive, and the feasibility of paying for </w:t>
      </w:r>
      <w:r w:rsidR="001C1A76">
        <w:rPr>
          <w:rFonts w:ascii="Helvetica" w:hAnsi="Helvetica"/>
          <w:sz w:val="22"/>
          <w:szCs w:val="22"/>
        </w:rPr>
        <w:t xml:space="preserve">expensive </w:t>
      </w:r>
      <w:r>
        <w:rPr>
          <w:rFonts w:ascii="Helvetica" w:hAnsi="Helvetica"/>
          <w:sz w:val="22"/>
          <w:szCs w:val="22"/>
        </w:rPr>
        <w:t>monitoring depends on the state of the system and whether industry or government agen</w:t>
      </w:r>
      <w:r w:rsidR="002F2EBF">
        <w:rPr>
          <w:rFonts w:ascii="Helvetica" w:hAnsi="Helvetica"/>
          <w:sz w:val="22"/>
          <w:szCs w:val="22"/>
        </w:rPr>
        <w:t xml:space="preserve">cies are paying for monitoring. </w:t>
      </w:r>
      <w:r w:rsidR="00496CEF">
        <w:rPr>
          <w:rFonts w:ascii="Helvetica" w:hAnsi="Helvetica"/>
          <w:sz w:val="22"/>
          <w:szCs w:val="22"/>
        </w:rPr>
        <w:t xml:space="preserve">Economists </w:t>
      </w:r>
      <w:r>
        <w:rPr>
          <w:rFonts w:ascii="Helvetica" w:hAnsi="Helvetica"/>
          <w:sz w:val="22"/>
          <w:szCs w:val="22"/>
        </w:rPr>
        <w:t xml:space="preserve">define this scenario as a ‘moral hazard’ </w:t>
      </w:r>
      <w:commentRangeStart w:id="115"/>
      <w:r>
        <w:rPr>
          <w:rFonts w:ascii="Helvetica" w:hAnsi="Helvetica"/>
          <w:sz w:val="22"/>
          <w:szCs w:val="22"/>
        </w:rPr>
        <w:t xml:space="preserve">where </w:t>
      </w:r>
      <w:r w:rsidR="00496CEF">
        <w:rPr>
          <w:rFonts w:ascii="Helvetica" w:hAnsi="Helvetica"/>
          <w:sz w:val="22"/>
          <w:szCs w:val="22"/>
        </w:rPr>
        <w:t>one organization</w:t>
      </w:r>
      <w:r>
        <w:rPr>
          <w:rFonts w:ascii="Helvetica" w:hAnsi="Helvetica"/>
          <w:sz w:val="22"/>
          <w:szCs w:val="22"/>
        </w:rPr>
        <w:t xml:space="preserve"> (e.g. industry)</w:t>
      </w:r>
      <w:r w:rsidR="00496CEF">
        <w:rPr>
          <w:rFonts w:ascii="Helvetica" w:hAnsi="Helvetica"/>
          <w:sz w:val="22"/>
          <w:szCs w:val="22"/>
        </w:rPr>
        <w:t xml:space="preserve"> </w:t>
      </w:r>
      <w:r>
        <w:rPr>
          <w:rFonts w:ascii="Helvetica" w:hAnsi="Helvetica"/>
          <w:sz w:val="22"/>
          <w:szCs w:val="22"/>
        </w:rPr>
        <w:t>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496CEF" w:rsidRPr="00733D34">
        <w:t xml:space="preserve"> </w:t>
      </w:r>
      <w:r w:rsidR="00BC5AA5">
        <w:rPr>
          <w:rFonts w:ascii="Helvetica" w:hAnsi="Helvetica"/>
          <w:sz w:val="22"/>
          <w:szCs w:val="22"/>
        </w:rPr>
        <w:t>(e.g. government)</w:t>
      </w:r>
      <w:commentRangeEnd w:id="115"/>
      <w:r w:rsidR="00F92B16">
        <w:rPr>
          <w:rStyle w:val="CommentReference"/>
        </w:rPr>
        <w:commentReference w:id="115"/>
      </w:r>
      <w:r w:rsidR="00BC5AA5">
        <w:rPr>
          <w:rFonts w:ascii="Helvetica" w:hAnsi="Helvetica"/>
          <w:sz w:val="22"/>
          <w:szCs w:val="22"/>
        </w:rPr>
        <w:t xml:space="preserve"> </w:t>
      </w:r>
      <w:r w:rsidR="00496CEF">
        <w:rPr>
          <w:rFonts w:ascii="Helvetica" w:hAnsi="Helvetica"/>
          <w:sz w:val="22"/>
          <w:szCs w:val="22"/>
        </w:rPr>
        <w:fldChar w:fldCharType="begin"/>
      </w:r>
      <w:r w:rsidR="00496CE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496CEF">
        <w:rPr>
          <w:rFonts w:ascii="Helvetica" w:hAnsi="Helvetica"/>
          <w:sz w:val="22"/>
          <w:szCs w:val="22"/>
        </w:rPr>
        <w:fldChar w:fldCharType="separate"/>
      </w:r>
      <w:r w:rsidR="00496CEF">
        <w:rPr>
          <w:rFonts w:ascii="Helvetica" w:hAnsi="Helvetica"/>
          <w:noProof/>
          <w:sz w:val="22"/>
          <w:szCs w:val="22"/>
        </w:rPr>
        <w:t>(Hölmstrom 1979)</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When contracts are initially based on payoff alone and intensive monitoring is cost prohibitive, lower precision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32BCE2E3" w:rsidR="00874D07" w:rsidRDefault="00FE0BB8" w:rsidP="00272A37">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Pr>
          <w:rFonts w:ascii="Helvetica" w:hAnsi="Helvetica"/>
          <w:sz w:val="22"/>
          <w:szCs w:val="22"/>
        </w:rPr>
        <w:t>do</w:t>
      </w:r>
      <w:r>
        <w:rPr>
          <w:rFonts w:ascii="Helvetica" w:hAnsi="Helvetica"/>
          <w:sz w:val="22"/>
          <w:szCs w:val="22"/>
        </w:rPr>
        <w:t xml:space="preserve"> not always </w:t>
      </w:r>
      <w:r w:rsidR="00A02010">
        <w:rPr>
          <w:rFonts w:ascii="Helvetica" w:hAnsi="Helvetica"/>
          <w:sz w:val="22"/>
          <w:szCs w:val="22"/>
        </w:rPr>
        <w:t xml:space="preserve">align </w:t>
      </w:r>
      <w:r>
        <w:rPr>
          <w:rFonts w:ascii="Helvetica" w:hAnsi="Helvetica"/>
          <w:sz w:val="22"/>
          <w:szCs w:val="22"/>
        </w:rPr>
        <w:t xml:space="preserve">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economic incentive </w:t>
      </w:r>
      <w:r w:rsidR="00BC5AA5">
        <w:rPr>
          <w:rFonts w:ascii="Helvetica" w:hAnsi="Helvetica"/>
          <w:sz w:val="22"/>
          <w:szCs w:val="22"/>
        </w:rPr>
        <w:t>exists for</w:t>
      </w:r>
      <w:r w:rsidR="007E4DA3">
        <w:rPr>
          <w:rFonts w:ascii="Helvetica" w:hAnsi="Helvetica"/>
          <w:sz w:val="22"/>
          <w:szCs w:val="22"/>
        </w:rPr>
        <w:t xml:space="preserve"> industry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contrast, government agencies are incentivized to keep the ecosystem healthy but to minimize costs to taxpayers. This asymmetry </w:t>
      </w:r>
      <w:r w:rsidR="00C94671">
        <w:rPr>
          <w:rFonts w:ascii="Helvetica" w:hAnsi="Helvetica"/>
          <w:sz w:val="22"/>
          <w:szCs w:val="22"/>
        </w:rPr>
        <w:t>in incentives 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w:t>
      </w:r>
      <w:r w:rsidR="005F40F4">
        <w:rPr>
          <w:rFonts w:ascii="Helvetica" w:hAnsi="Helvetica"/>
          <w:sz w:val="22"/>
          <w:szCs w:val="22"/>
        </w:rPr>
        <w:t xml:space="preserve"> The situation can become more complex when resources are in poor condition, </w:t>
      </w:r>
      <w:r w:rsidR="005F40F4">
        <w:rPr>
          <w:rFonts w:ascii="Helvetica" w:hAnsi="Helvetica"/>
          <w:sz w:val="22"/>
          <w:szCs w:val="22"/>
        </w:rPr>
        <w:lastRenderedPageBreak/>
        <w:t xml:space="preserve">when multiple resources are harvested </w:t>
      </w:r>
      <w:r w:rsidR="00272A37">
        <w:rPr>
          <w:rFonts w:ascii="Helvetica" w:hAnsi="Helvetica"/>
          <w:sz w:val="22"/>
          <w:szCs w:val="22"/>
        </w:rPr>
        <w:t>simultaneously</w:t>
      </w:r>
      <w:r w:rsidR="005F40F4">
        <w:rPr>
          <w:rFonts w:ascii="Helvetica" w:hAnsi="Helvetica"/>
          <w:sz w:val="22"/>
          <w:szCs w:val="22"/>
        </w:rPr>
        <w:t xml:space="preserve"> (e.g. mixed-stock fisheries), </w:t>
      </w:r>
      <w:r w:rsidR="00272A37">
        <w:rPr>
          <w:rFonts w:ascii="Helvetica" w:hAnsi="Helvetica"/>
          <w:sz w:val="22"/>
          <w:szCs w:val="22"/>
        </w:rPr>
        <w:t xml:space="preserve">or when resource allocation or access are spatially variable.  Thus, </w:t>
      </w:r>
      <w:del w:id="116" w:author="Jameal Samhouri" w:date="2017-01-05T14:45:00Z">
        <w:r w:rsidR="00032BBC" w:rsidDel="00E42600">
          <w:rPr>
            <w:rFonts w:ascii="Helvetica" w:hAnsi="Helvetica"/>
            <w:sz w:val="22"/>
            <w:szCs w:val="22"/>
          </w:rPr>
          <w:delText>i</w:delText>
        </w:r>
        <w:r w:rsidR="008020E6" w:rsidDel="00E42600">
          <w:rPr>
            <w:rFonts w:ascii="Helvetica" w:hAnsi="Helvetica"/>
            <w:sz w:val="22"/>
            <w:szCs w:val="22"/>
          </w:rPr>
          <w:delText xml:space="preserve">t is critical </w:delText>
        </w:r>
        <w:r w:rsidR="00272A37" w:rsidDel="00E42600">
          <w:rPr>
            <w:rFonts w:ascii="Helvetica" w:hAnsi="Helvetica"/>
            <w:sz w:val="22"/>
            <w:szCs w:val="22"/>
          </w:rPr>
          <w:delText xml:space="preserve">that </w:delText>
        </w:r>
        <w:r w:rsidR="008020E6" w:rsidDel="00E42600">
          <w:rPr>
            <w:rFonts w:ascii="Helvetica" w:hAnsi="Helvetica"/>
            <w:sz w:val="22"/>
            <w:szCs w:val="22"/>
          </w:rPr>
          <w:delText xml:space="preserve">we seek </w:delText>
        </w:r>
      </w:del>
      <w:r w:rsidR="00272A37">
        <w:rPr>
          <w:rFonts w:ascii="Helvetica" w:hAnsi="Helvetica"/>
          <w:sz w:val="22"/>
          <w:szCs w:val="22"/>
        </w:rPr>
        <w:t xml:space="preserve">context-appropriate solutions that are </w:t>
      </w:r>
      <w:r w:rsidR="00F9071C">
        <w:rPr>
          <w:rFonts w:ascii="Helvetica" w:hAnsi="Helvetica"/>
          <w:sz w:val="22"/>
          <w:szCs w:val="22"/>
        </w:rPr>
        <w:t>economically viable</w:t>
      </w:r>
      <w:r w:rsidR="00272A37">
        <w:rPr>
          <w:rFonts w:ascii="Helvetica" w:hAnsi="Helvetica"/>
          <w:sz w:val="22"/>
          <w:szCs w:val="22"/>
        </w:rPr>
        <w:t>, cost-effective, and that incentivize environmental protection</w:t>
      </w:r>
      <w:ins w:id="117" w:author="Jameal Samhouri" w:date="2017-01-05T14:45:00Z">
        <w:r w:rsidR="00E42600">
          <w:rPr>
            <w:rFonts w:ascii="Helvetica" w:hAnsi="Helvetica"/>
            <w:sz w:val="22"/>
            <w:szCs w:val="22"/>
          </w:rPr>
          <w:t xml:space="preserve"> are critical</w:t>
        </w:r>
      </w:ins>
      <w:r w:rsidR="00F9071C">
        <w:rPr>
          <w:rFonts w:ascii="Helvetica" w:hAnsi="Helvetica"/>
          <w:sz w:val="22"/>
          <w:szCs w:val="22"/>
        </w:rPr>
        <w:t xml:space="preserve">. </w:t>
      </w:r>
    </w:p>
    <w:p w14:paraId="344BC563" w14:textId="7B13AC1B" w:rsidR="00F9071C" w:rsidRDefault="00F9071C" w:rsidP="00F9071C">
      <w:pPr>
        <w:rPr>
          <w:rFonts w:ascii="Helvetica" w:hAnsi="Helvetica"/>
          <w:sz w:val="22"/>
          <w:szCs w:val="22"/>
        </w:rPr>
      </w:pPr>
      <w:r>
        <w:rPr>
          <w:rFonts w:ascii="Helvetica" w:hAnsi="Helvetica"/>
          <w:sz w:val="22"/>
          <w:szCs w:val="22"/>
        </w:rPr>
        <w:tab/>
      </w:r>
      <w:r w:rsidR="00272A37">
        <w:rPr>
          <w:rFonts w:ascii="Helvetica" w:hAnsi="Helvetica"/>
          <w:sz w:val="22"/>
          <w:szCs w:val="22"/>
        </w:rPr>
        <w:t>C</w:t>
      </w:r>
      <w:r>
        <w:rPr>
          <w:rFonts w:ascii="Helvetica" w:hAnsi="Helvetica"/>
          <w:sz w:val="22"/>
          <w:szCs w:val="22"/>
        </w:rPr>
        <w:t>ommercial fisheries offer</w:t>
      </w:r>
      <w:del w:id="118" w:author="Jameal Samhouri" w:date="2017-01-05T14:45:00Z">
        <w:r w:rsidDel="007E09C2">
          <w:rPr>
            <w:rFonts w:ascii="Helvetica" w:hAnsi="Helvetica"/>
            <w:sz w:val="22"/>
            <w:szCs w:val="22"/>
          </w:rPr>
          <w:delText>s</w:delText>
        </w:r>
      </w:del>
      <w:r>
        <w:rPr>
          <w:rFonts w:ascii="Helvetica" w:hAnsi="Helvetica"/>
          <w:sz w:val="22"/>
          <w:szCs w:val="22"/>
        </w:rPr>
        <w:t xml:space="preserve">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Pr>
          <w:rFonts w:ascii="Helvetica" w:hAnsi="Helvetica"/>
          <w:sz w:val="22"/>
          <w:szCs w:val="22"/>
        </w:rPr>
        <w:fldChar w:fldCharType="begin"/>
      </w:r>
      <w:r>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Pr>
          <w:rFonts w:ascii="Helvetica" w:hAnsi="Helvetica"/>
          <w:sz w:val="22"/>
          <w:szCs w:val="22"/>
        </w:rPr>
        <w:fldChar w:fldCharType="separate"/>
      </w:r>
      <w:r>
        <w:rPr>
          <w:rFonts w:ascii="Helvetica" w:hAnsi="Helvetica"/>
          <w:noProof/>
          <w:sz w:val="22"/>
          <w:szCs w:val="22"/>
        </w:rPr>
        <w:t>(Schrank</w:t>
      </w:r>
      <w:r w:rsidRPr="00EC6178">
        <w:rPr>
          <w:rFonts w:ascii="Helvetica" w:hAnsi="Helvetica"/>
          <w:i/>
          <w:noProof/>
          <w:sz w:val="22"/>
          <w:szCs w:val="22"/>
        </w:rPr>
        <w:t xml:space="preserve"> et al.</w:t>
      </w:r>
      <w:r>
        <w:rPr>
          <w:rFonts w:ascii="Helvetica" w:hAnsi="Helvetica"/>
          <w:noProof/>
          <w:sz w:val="22"/>
          <w:szCs w:val="22"/>
        </w:rPr>
        <w:t xml:space="preserve"> 2003)</w:t>
      </w:r>
      <w:r>
        <w:rPr>
          <w:rFonts w:ascii="Helvetica" w:hAnsi="Helvetica"/>
          <w:sz w:val="22"/>
          <w:szCs w:val="22"/>
        </w:rPr>
        <w:fldChar w:fldCharType="end"/>
      </w:r>
      <w:r>
        <w:rPr>
          <w:rFonts w:ascii="Helvetica" w:hAnsi="Helvetica"/>
          <w:sz w:val="22"/>
          <w:szCs w:val="22"/>
        </w:rPr>
        <w:t>. An example of this is the commercial pacific herring fishery in the North Pacific, where monitoring of spring herring spawns is primarily funded by the fishing industry</w:t>
      </w:r>
      <w:commentRangeStart w:id="119"/>
      <w:r>
        <w:rPr>
          <w:rFonts w:ascii="Helvetica" w:hAnsi="Helvetica"/>
          <w:sz w:val="22"/>
          <w:szCs w:val="22"/>
        </w:rPr>
        <w:t>.</w:t>
      </w:r>
      <w:commentRangeEnd w:id="119"/>
      <w:r>
        <w:rPr>
          <w:rStyle w:val="CommentReference"/>
        </w:rPr>
        <w:commentReference w:id="119"/>
      </w:r>
      <w:r>
        <w:rPr>
          <w:rFonts w:ascii="Helvetica" w:hAnsi="Helvetica"/>
          <w:sz w:val="22"/>
          <w:szCs w:val="22"/>
        </w:rPr>
        <w:t xml:space="preserve"> However, the fishery crossed a </w:t>
      </w:r>
      <w:r w:rsidR="008F3894" w:rsidRPr="00E96363">
        <w:rPr>
          <w:rFonts w:ascii="Helvetica" w:hAnsi="Helvetica"/>
          <w:sz w:val="22"/>
          <w:szCs w:val="22"/>
        </w:rPr>
        <w:t>limit reference point</w:t>
      </w:r>
      <w:r w:rsidR="008F3894">
        <w:rPr>
          <w:rFonts w:ascii="Helvetica" w:hAnsi="Helvetica"/>
          <w:sz w:val="22"/>
          <w:szCs w:val="22"/>
        </w:rPr>
        <w:t xml:space="preserve"> </w:t>
      </w:r>
      <w:r>
        <w:rPr>
          <w:rFonts w:ascii="Helvetica" w:hAnsi="Helvetica"/>
          <w:sz w:val="22"/>
          <w:szCs w:val="22"/>
        </w:rPr>
        <w:t xml:space="preserve">over a decade ago and has not fully recovered </w:t>
      </w:r>
      <w:r>
        <w:rPr>
          <w:rFonts w:ascii="Helvetica" w:hAnsi="Helvetica"/>
          <w:sz w:val="22"/>
          <w:szCs w:val="22"/>
        </w:rPr>
        <w:fldChar w:fldCharType="begin"/>
      </w:r>
      <w:r>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Pr>
          <w:rFonts w:ascii="Helvetica" w:hAnsi="Helvetica"/>
          <w:noProof/>
          <w:sz w:val="22"/>
          <w:szCs w:val="22"/>
        </w:rPr>
        <w:t>(Cleary 2014)</w:t>
      </w:r>
      <w:r>
        <w:rPr>
          <w:rFonts w:ascii="Helvetica" w:hAnsi="Helvetica"/>
          <w:sz w:val="22"/>
          <w:szCs w:val="22"/>
        </w:rPr>
        <w:fldChar w:fldCharType="end"/>
      </w:r>
      <w:r>
        <w:rPr>
          <w:rFonts w:ascii="Helvetica" w:hAnsi="Helvetica"/>
          <w:sz w:val="22"/>
          <w:szCs w:val="22"/>
        </w:rPr>
        <w:t xml:space="preserve">. </w:t>
      </w:r>
      <w:del w:id="120" w:author="Jameal Samhouri" w:date="2017-01-05T14:49:00Z">
        <w:r w:rsidDel="004813DA">
          <w:rPr>
            <w:rFonts w:ascii="Helvetica" w:hAnsi="Helvetica"/>
            <w:sz w:val="22"/>
            <w:szCs w:val="22"/>
          </w:rPr>
          <w:delText>Because the fishery has been closed for a number of years</w:delText>
        </w:r>
        <w:r w:rsidR="00272A37" w:rsidDel="004813DA">
          <w:rPr>
            <w:rFonts w:ascii="Helvetica" w:hAnsi="Helvetica"/>
            <w:sz w:val="22"/>
            <w:szCs w:val="22"/>
          </w:rPr>
          <w:delText>.</w:delText>
        </w:r>
        <w:r w:rsidR="00723505" w:rsidDel="004813DA">
          <w:rPr>
            <w:rFonts w:ascii="Helvetica" w:hAnsi="Helvetica"/>
            <w:sz w:val="22"/>
            <w:szCs w:val="22"/>
          </w:rPr>
          <w:delText xml:space="preserve"> </w:delText>
        </w:r>
      </w:del>
      <w:r w:rsidR="00272A37">
        <w:rPr>
          <w:rFonts w:ascii="Helvetica" w:hAnsi="Helvetica"/>
          <w:sz w:val="22"/>
          <w:szCs w:val="22"/>
        </w:rPr>
        <w:t>A</w:t>
      </w:r>
      <w:r>
        <w:rPr>
          <w:rFonts w:ascii="Helvetica" w:hAnsi="Helvetica"/>
          <w:sz w:val="22"/>
          <w:szCs w:val="22"/>
        </w:rPr>
        <w:t xml:space="preserve">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xml:space="preserve">), which impacts </w:t>
      </w:r>
      <w:r w:rsidR="00272A37">
        <w:rPr>
          <w:rFonts w:ascii="Helvetica" w:hAnsi="Helvetica"/>
          <w:sz w:val="22"/>
          <w:szCs w:val="22"/>
        </w:rPr>
        <w:t>the precision of</w:t>
      </w:r>
      <w:r>
        <w:rPr>
          <w:rFonts w:ascii="Helvetica" w:hAnsi="Helvetica"/>
          <w:sz w:val="22"/>
          <w:szCs w:val="22"/>
        </w:rPr>
        <w:t xml:space="preserve"> </w:t>
      </w:r>
      <w:r w:rsidR="00272A37">
        <w:rPr>
          <w:rFonts w:ascii="Helvetica" w:hAnsi="Helvetica"/>
          <w:sz w:val="22"/>
          <w:szCs w:val="22"/>
        </w:rPr>
        <w:t xml:space="preserve">biomass </w:t>
      </w:r>
      <w:r>
        <w:rPr>
          <w:rFonts w:ascii="Helvetica" w:hAnsi="Helvetica"/>
          <w:sz w:val="22"/>
          <w:szCs w:val="22"/>
        </w:rPr>
        <w:t>estimate</w:t>
      </w:r>
      <w:r w:rsidR="00272A37">
        <w:rPr>
          <w:rFonts w:ascii="Helvetica" w:hAnsi="Helvetica"/>
          <w:sz w:val="22"/>
          <w:szCs w:val="22"/>
        </w:rPr>
        <w:t>s,</w:t>
      </w:r>
      <w:r>
        <w:rPr>
          <w:rFonts w:ascii="Helvetica" w:hAnsi="Helvetica"/>
          <w:sz w:val="22"/>
          <w:szCs w:val="22"/>
        </w:rPr>
        <w:t xml:space="preserve"> </w:t>
      </w:r>
      <w:r w:rsidR="00582FDE">
        <w:rPr>
          <w:rFonts w:ascii="Helvetica" w:hAnsi="Helvetica"/>
          <w:sz w:val="22"/>
          <w:szCs w:val="22"/>
        </w:rPr>
        <w:t>and may prolong closures</w:t>
      </w:r>
      <w:r>
        <w:rPr>
          <w:rFonts w:ascii="Helvetica" w:hAnsi="Helvetica"/>
          <w:sz w:val="22"/>
          <w:szCs w:val="22"/>
        </w:rPr>
        <w:t xml:space="preserve">. </w:t>
      </w:r>
      <w:r w:rsidR="00272A37">
        <w:rPr>
          <w:rFonts w:ascii="Helvetica" w:hAnsi="Helvetica"/>
          <w:sz w:val="22"/>
          <w:szCs w:val="22"/>
        </w:rPr>
        <w:t>This case highlight</w:t>
      </w:r>
      <w:ins w:id="121" w:author="Jameal Samhouri" w:date="2017-01-05T14:49:00Z">
        <w:r w:rsidR="004813DA">
          <w:rPr>
            <w:rFonts w:ascii="Helvetica" w:hAnsi="Helvetica"/>
            <w:sz w:val="22"/>
            <w:szCs w:val="22"/>
          </w:rPr>
          <w:t>s</w:t>
        </w:r>
      </w:ins>
      <w:r w:rsidR="00272A37">
        <w:rPr>
          <w:rFonts w:ascii="Helvetica" w:hAnsi="Helvetica"/>
          <w:sz w:val="22"/>
          <w:szCs w:val="22"/>
        </w:rPr>
        <w:t xml:space="preserve"> a key consideration in monitoring programs: </w:t>
      </w:r>
      <w:ins w:id="122" w:author="Jameal Samhouri" w:date="2017-01-05T14:50:00Z">
        <w:r w:rsidR="00680130">
          <w:rPr>
            <w:rFonts w:ascii="Helvetica" w:hAnsi="Helvetica"/>
            <w:sz w:val="22"/>
            <w:szCs w:val="22"/>
          </w:rPr>
          <w:t xml:space="preserve">if </w:t>
        </w:r>
        <w:r w:rsidR="00680130">
          <w:rPr>
            <w:rFonts w:ascii="Helvetica" w:hAnsi="Helvetica"/>
            <w:sz w:val="22"/>
            <w:szCs w:val="22"/>
          </w:rPr>
          <w:t>information is most valuable</w:t>
        </w:r>
        <w:r w:rsidR="00680130">
          <w:rPr>
            <w:rFonts w:ascii="Helvetica" w:hAnsi="Helvetica"/>
            <w:sz w:val="22"/>
            <w:szCs w:val="22"/>
          </w:rPr>
          <w:t xml:space="preserve"> </w:t>
        </w:r>
      </w:ins>
      <w:del w:id="123" w:author="Jameal Samhouri" w:date="2017-01-05T14:50:00Z">
        <w:r w:rsidDel="00680130">
          <w:rPr>
            <w:rFonts w:ascii="Helvetica" w:hAnsi="Helvetica"/>
            <w:sz w:val="22"/>
            <w:szCs w:val="22"/>
          </w:rPr>
          <w:delText xml:space="preserve">funding </w:delText>
        </w:r>
        <w:r w:rsidR="00272A37" w:rsidDel="00680130">
          <w:rPr>
            <w:rFonts w:ascii="Helvetica" w:hAnsi="Helvetica"/>
            <w:sz w:val="22"/>
            <w:szCs w:val="22"/>
          </w:rPr>
          <w:delText xml:space="preserve">for monitoring is best independent from stock size since </w:delText>
        </w:r>
      </w:del>
      <w:r w:rsidR="00272A37">
        <w:rPr>
          <w:rFonts w:ascii="Helvetica" w:hAnsi="Helvetica"/>
          <w:sz w:val="22"/>
          <w:szCs w:val="22"/>
        </w:rPr>
        <w:t>as</w:t>
      </w:r>
      <w:del w:id="124" w:author="Jameal Samhouri" w:date="2017-01-05T14:50:00Z">
        <w:r w:rsidDel="00680130">
          <w:rPr>
            <w:rFonts w:ascii="Helvetica" w:hAnsi="Helvetica"/>
            <w:sz w:val="22"/>
            <w:szCs w:val="22"/>
          </w:rPr>
          <w:delText xml:space="preserve"> the</w:delText>
        </w:r>
      </w:del>
      <w:ins w:id="125" w:author="Jameal Samhouri" w:date="2017-01-05T14:50:00Z">
        <w:r w:rsidR="00680130">
          <w:rPr>
            <w:rFonts w:ascii="Helvetica" w:hAnsi="Helvetica"/>
            <w:sz w:val="22"/>
            <w:szCs w:val="22"/>
          </w:rPr>
          <w:t xml:space="preserve"> a</w:t>
        </w:r>
      </w:ins>
      <w:r>
        <w:rPr>
          <w:rFonts w:ascii="Helvetica" w:hAnsi="Helvetica"/>
          <w:sz w:val="22"/>
          <w:szCs w:val="22"/>
        </w:rPr>
        <w:t xml:space="preserve"> fishery </w:t>
      </w:r>
      <w:r w:rsidR="00272A37">
        <w:rPr>
          <w:rFonts w:ascii="Helvetica" w:hAnsi="Helvetica"/>
          <w:sz w:val="22"/>
          <w:szCs w:val="22"/>
        </w:rPr>
        <w:t xml:space="preserve">approaches collapse, </w:t>
      </w:r>
      <w:ins w:id="126" w:author="Jameal Samhouri" w:date="2017-01-05T14:50:00Z">
        <w:r w:rsidR="00680130">
          <w:rPr>
            <w:rFonts w:ascii="Helvetica" w:hAnsi="Helvetica"/>
            <w:sz w:val="22"/>
            <w:szCs w:val="22"/>
          </w:rPr>
          <w:t xml:space="preserve">it may be best to ensure that </w:t>
        </w:r>
      </w:ins>
      <w:del w:id="127" w:author="Jameal Samhouri" w:date="2017-01-05T14:50:00Z">
        <w:r w:rsidR="00272A37" w:rsidDel="00680130">
          <w:rPr>
            <w:rFonts w:ascii="Helvetica" w:hAnsi="Helvetica"/>
            <w:sz w:val="22"/>
            <w:szCs w:val="22"/>
          </w:rPr>
          <w:delText>the</w:delText>
        </w:r>
      </w:del>
      <w:ins w:id="128" w:author="Jameal Samhouri" w:date="2017-01-05T14:50:00Z">
        <w:r w:rsidR="00680130">
          <w:rPr>
            <w:rFonts w:ascii="Helvetica" w:hAnsi="Helvetica"/>
            <w:sz w:val="22"/>
            <w:szCs w:val="22"/>
          </w:rPr>
          <w:t>funding for monitoring is independent from stock size</w:t>
        </w:r>
      </w:ins>
      <w:del w:id="129" w:author="Jameal Samhouri" w:date="2017-01-05T14:50:00Z">
        <w:r w:rsidR="00272A37" w:rsidDel="00680130">
          <w:rPr>
            <w:rFonts w:ascii="Helvetica" w:hAnsi="Helvetica"/>
            <w:sz w:val="22"/>
            <w:szCs w:val="22"/>
          </w:rPr>
          <w:delText xml:space="preserve"> </w:delText>
        </w:r>
        <w:r w:rsidDel="00680130">
          <w:rPr>
            <w:rFonts w:ascii="Helvetica" w:hAnsi="Helvetica"/>
            <w:sz w:val="22"/>
            <w:szCs w:val="22"/>
          </w:rPr>
          <w:delText xml:space="preserve">information is </w:delText>
        </w:r>
        <w:r w:rsidR="003038C0" w:rsidDel="00680130">
          <w:rPr>
            <w:rFonts w:ascii="Helvetica" w:hAnsi="Helvetica"/>
            <w:sz w:val="22"/>
            <w:szCs w:val="22"/>
          </w:rPr>
          <w:delText xml:space="preserve">often </w:delText>
        </w:r>
        <w:r w:rsidDel="00680130">
          <w:rPr>
            <w:rFonts w:ascii="Helvetica" w:hAnsi="Helvetica"/>
            <w:sz w:val="22"/>
            <w:szCs w:val="22"/>
          </w:rPr>
          <w:delText>most valuable</w:delText>
        </w:r>
      </w:del>
      <w:r w:rsidR="003038C0">
        <w:rPr>
          <w:rFonts w:ascii="Helvetica" w:hAnsi="Helvetica"/>
          <w:sz w:val="22"/>
          <w:szCs w:val="22"/>
        </w:rPr>
        <w:t>.</w:t>
      </w:r>
      <w:r>
        <w:rPr>
          <w:rFonts w:ascii="Helvetica" w:hAnsi="Helvetica"/>
          <w:sz w:val="22"/>
          <w:szCs w:val="22"/>
        </w:rPr>
        <w:t xml:space="preserve">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 xml:space="preserve">The Value of Monitoring Depends on the </w:t>
      </w:r>
      <w:commentRangeStart w:id="130"/>
      <w:r w:rsidRPr="00976D8B">
        <w:rPr>
          <w:rFonts w:ascii="Helvetica" w:hAnsi="Helvetica"/>
          <w:i/>
          <w:sz w:val="22"/>
          <w:szCs w:val="22"/>
        </w:rPr>
        <w:t>Stakeholder</w:t>
      </w:r>
      <w:commentRangeEnd w:id="130"/>
      <w:r w:rsidR="00B16EAD">
        <w:rPr>
          <w:rStyle w:val="CommentReference"/>
        </w:rPr>
        <w:commentReference w:id="130"/>
      </w:r>
    </w:p>
    <w:p w14:paraId="6CFFB7E9" w14:textId="77777777" w:rsidR="0056105D" w:rsidRPr="00976D8B" w:rsidRDefault="0056105D" w:rsidP="00C55CC4">
      <w:pPr>
        <w:rPr>
          <w:rFonts w:ascii="Helvetica" w:hAnsi="Helvetica"/>
          <w:i/>
          <w:sz w:val="22"/>
          <w:szCs w:val="22"/>
        </w:rPr>
      </w:pPr>
    </w:p>
    <w:p w14:paraId="1B549306" w14:textId="36C2B288" w:rsidR="0021032B" w:rsidRPr="002738FD" w:rsidRDefault="00017F4B" w:rsidP="00976D8B">
      <w:pPr>
        <w:rPr>
          <w:rFonts w:ascii="Helvetica" w:hAnsi="Helvetica" w:cs="Helvetica Neue"/>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moveToRangeStart w:id="131" w:author="Jameal Samhouri" w:date="2017-01-05T14:55:00Z" w:name="move471391483"/>
      <w:moveTo w:id="132" w:author="Jameal Samhouri" w:date="2017-01-05T14:55:00Z">
        <w:r w:rsidR="00574730" w:rsidRPr="00940663">
          <w:rPr>
            <w:rFonts w:ascii="Helvetica" w:hAnsi="Helvetica" w:cs="Helvetica Neue"/>
            <w:sz w:val="22"/>
            <w:szCs w:val="22"/>
          </w:rPr>
          <w:t xml:space="preserve">The high volatility </w:t>
        </w:r>
        <w:r w:rsidR="00574730">
          <w:rPr>
            <w:rFonts w:ascii="Helvetica" w:hAnsi="Helvetica" w:cs="Helvetica Neue"/>
            <w:sz w:val="22"/>
            <w:szCs w:val="22"/>
          </w:rPr>
          <w:t xml:space="preserve">that </w:t>
        </w:r>
        <w:r w:rsidR="00574730" w:rsidRPr="00940663">
          <w:rPr>
            <w:rFonts w:ascii="Helvetica" w:hAnsi="Helvetica" w:cs="Helvetica Neue"/>
            <w:sz w:val="22"/>
            <w:szCs w:val="22"/>
          </w:rPr>
          <w:t xml:space="preserve">emerges from low monitoring investment </w:t>
        </w:r>
        <w:r w:rsidR="00574730">
          <w:rPr>
            <w:rFonts w:ascii="Helvetica" w:hAnsi="Helvetica" w:cs="Helvetica Neue"/>
            <w:sz w:val="22"/>
            <w:szCs w:val="22"/>
          </w:rPr>
          <w:t>may</w:t>
        </w:r>
        <w:r w:rsidR="00574730" w:rsidRPr="00940663">
          <w:rPr>
            <w:rFonts w:ascii="Helvetica" w:hAnsi="Helvetica" w:cs="Helvetica Neue"/>
            <w:sz w:val="22"/>
            <w:szCs w:val="22"/>
          </w:rPr>
          <w:t xml:space="preserve"> be particularly challenging for subsistence harvesters</w:t>
        </w:r>
        <w:r w:rsidR="00574730">
          <w:rPr>
            <w:rFonts w:ascii="Helvetica" w:hAnsi="Helvetica" w:cs="Helvetica Neue"/>
            <w:sz w:val="22"/>
            <w:szCs w:val="22"/>
          </w:rPr>
          <w:t xml:space="preserve"> and small businesses.</w:t>
        </w:r>
      </w:moveTo>
      <w:moveToRangeEnd w:id="131"/>
      <w:ins w:id="133" w:author="Jameal Samhouri" w:date="2017-01-05T14:56:00Z">
        <w:r w:rsidR="002738FD" w:rsidRPr="002738FD">
          <w:rPr>
            <w:rFonts w:ascii="Helvetica" w:hAnsi="Helvetica" w:cs="Helvetica Neue"/>
            <w:sz w:val="22"/>
            <w:szCs w:val="22"/>
          </w:rPr>
          <w:t xml:space="preserve"> </w:t>
        </w:r>
      </w:ins>
      <w:moveToRangeStart w:id="134" w:author="Jameal Samhouri" w:date="2017-01-05T14:56:00Z" w:name="move471391516"/>
      <w:moveTo w:id="135" w:author="Jameal Samhouri" w:date="2017-01-05T14:56:00Z">
        <w:r w:rsidR="002738FD">
          <w:rPr>
            <w:rFonts w:ascii="Helvetica" w:hAnsi="Helvetica" w:cs="Helvetica Neue"/>
            <w:sz w:val="22"/>
            <w:szCs w:val="22"/>
          </w:rPr>
          <w:t xml:space="preserve">Smaller resource harvesting operations often </w:t>
        </w:r>
        <w:r w:rsidR="002738FD" w:rsidRPr="00940663">
          <w:rPr>
            <w:rFonts w:ascii="Helvetica" w:hAnsi="Helvetica" w:cs="Helvetica Neue"/>
            <w:sz w:val="22"/>
            <w:szCs w:val="22"/>
          </w:rPr>
          <w:t xml:space="preserve">have </w:t>
        </w:r>
        <w:r w:rsidR="002738FD">
          <w:rPr>
            <w:rFonts w:ascii="Helvetica" w:hAnsi="Helvetica" w:cs="Helvetica Neue"/>
            <w:sz w:val="22"/>
            <w:szCs w:val="22"/>
          </w:rPr>
          <w:t xml:space="preserve">relatively </w:t>
        </w:r>
        <w:r w:rsidR="002738FD" w:rsidRPr="00940663">
          <w:rPr>
            <w:rFonts w:ascii="Helvetica" w:hAnsi="Helvetica" w:cs="Helvetica Neue"/>
            <w:sz w:val="22"/>
            <w:szCs w:val="22"/>
          </w:rPr>
          <w:t>lower mobility and limited capacity to take advantage of “boom” years</w:t>
        </w:r>
        <w:r w:rsidR="002738FD">
          <w:rPr>
            <w:rFonts w:ascii="Helvetica" w:hAnsi="Helvetica" w:cs="Helvetica Neue"/>
            <w:sz w:val="22"/>
            <w:szCs w:val="22"/>
          </w:rPr>
          <w:t>,</w:t>
        </w:r>
        <w:r w:rsidR="002738FD" w:rsidRPr="00940663">
          <w:rPr>
            <w:rFonts w:ascii="Helvetica" w:hAnsi="Helvetica" w:cs="Helvetica Neue"/>
            <w:sz w:val="22"/>
            <w:szCs w:val="22"/>
          </w:rPr>
          <w:t xml:space="preserve"> or adapt to harvesting a new resource in “bust” years.</w:t>
        </w:r>
      </w:moveTo>
      <w:moveToRangeEnd w:id="134"/>
      <w:ins w:id="136" w:author="Jameal Samhouri" w:date="2017-01-05T14:56:00Z">
        <w:r w:rsidR="002738FD" w:rsidRPr="002738FD">
          <w:rPr>
            <w:rFonts w:ascii="Helvetica" w:hAnsi="Helvetica" w:cs="Helvetica Neue"/>
            <w:sz w:val="22"/>
            <w:szCs w:val="22"/>
          </w:rPr>
          <w:t xml:space="preserve"> </w:t>
        </w:r>
      </w:ins>
      <w:moveToRangeStart w:id="137" w:author="Jameal Samhouri" w:date="2017-01-05T14:56:00Z" w:name="move471391523"/>
      <w:moveTo w:id="138" w:author="Jameal Samhouri" w:date="2017-01-05T14:56:00Z">
        <w:r w:rsidR="002738FD" w:rsidRPr="00940663">
          <w:rPr>
            <w:rFonts w:ascii="Helvetica" w:hAnsi="Helvetica" w:cs="Helvetica Neue"/>
            <w:sz w:val="22"/>
            <w:szCs w:val="22"/>
          </w:rPr>
          <w:t>For example, surveys of Kenyan fishers suggest that socioeconomic background drives willingness to leave a fishery</w:t>
        </w:r>
        <w:r w:rsidR="002738FD">
          <w:rPr>
            <w:rFonts w:ascii="Helvetica" w:hAnsi="Helvetica" w:cs="Helvetica Neue"/>
            <w:sz w:val="22"/>
            <w:szCs w:val="22"/>
          </w:rPr>
          <w:t>; w</w:t>
        </w:r>
        <w:r w:rsidR="002738FD" w:rsidRPr="00940663">
          <w:rPr>
            <w:rFonts w:ascii="Helvetica" w:hAnsi="Helvetica" w:cs="Helvetica Neue"/>
            <w:sz w:val="22"/>
            <w:szCs w:val="22"/>
          </w:rPr>
          <w:t>ealthy individuals were more likely to leave the fishery after large declines in catche</w:t>
        </w:r>
        <w:r w:rsidR="002738FD">
          <w:rPr>
            <w:rFonts w:ascii="Helvetica" w:hAnsi="Helvetica" w:cs="Helvetica Neue"/>
            <w:sz w:val="22"/>
            <w:szCs w:val="22"/>
          </w:rPr>
          <w:t>s</w:t>
        </w:r>
        <w:r w:rsidR="002738FD" w:rsidRPr="00940663">
          <w:rPr>
            <w:rFonts w:ascii="Helvetica" w:hAnsi="Helvetica" w:cs="Helvetica Neue"/>
            <w:sz w:val="22"/>
            <w:szCs w:val="22"/>
          </w:rPr>
          <w:t xml:space="preserve">, whereas low-income households would become stuck in poverty traps due to a lack of resources to switch occupations </w:t>
        </w:r>
        <w:r w:rsidR="002738FD" w:rsidRPr="00940663">
          <w:rPr>
            <w:rFonts w:ascii="Helvetica" w:hAnsi="Helvetica"/>
            <w:sz w:val="22"/>
            <w:szCs w:val="22"/>
          </w:rPr>
          <w:fldChar w:fldCharType="begin"/>
        </w:r>
        <w:r w:rsidR="002738FD"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2738FD" w:rsidRPr="00940663">
          <w:rPr>
            <w:rFonts w:ascii="Helvetica" w:hAnsi="Helvetica"/>
            <w:sz w:val="22"/>
            <w:szCs w:val="22"/>
          </w:rPr>
          <w:fldChar w:fldCharType="separate"/>
        </w:r>
        <w:r w:rsidR="002738FD" w:rsidRPr="00940663">
          <w:rPr>
            <w:rFonts w:ascii="Helvetica" w:hAnsi="Helvetica"/>
            <w:noProof/>
            <w:sz w:val="22"/>
            <w:szCs w:val="22"/>
          </w:rPr>
          <w:t>(Cinner</w:t>
        </w:r>
        <w:r w:rsidR="002738FD" w:rsidRPr="00940663">
          <w:rPr>
            <w:rFonts w:ascii="Helvetica" w:hAnsi="Helvetica"/>
            <w:i/>
            <w:noProof/>
            <w:sz w:val="22"/>
            <w:szCs w:val="22"/>
          </w:rPr>
          <w:t xml:space="preserve"> et al.</w:t>
        </w:r>
        <w:r w:rsidR="002738FD" w:rsidRPr="00940663">
          <w:rPr>
            <w:rFonts w:ascii="Helvetica" w:hAnsi="Helvetica"/>
            <w:noProof/>
            <w:sz w:val="22"/>
            <w:szCs w:val="22"/>
          </w:rPr>
          <w:t xml:space="preserve"> 2009)</w:t>
        </w:r>
        <w:r w:rsidR="002738FD" w:rsidRPr="00940663">
          <w:rPr>
            <w:rFonts w:ascii="Helvetica" w:hAnsi="Helvetica"/>
            <w:sz w:val="22"/>
            <w:szCs w:val="22"/>
          </w:rPr>
          <w:fldChar w:fldCharType="end"/>
        </w:r>
        <w:r w:rsidR="002738FD" w:rsidRPr="00940663">
          <w:rPr>
            <w:rFonts w:ascii="Helvetica" w:hAnsi="Helvetica" w:cs="Helvetica Neue"/>
            <w:sz w:val="22"/>
            <w:szCs w:val="22"/>
          </w:rPr>
          <w:t>.</w:t>
        </w:r>
      </w:moveTo>
      <w:moveToRangeEnd w:id="137"/>
      <w:ins w:id="139" w:author="Jameal Samhouri" w:date="2017-01-05T14:56:00Z">
        <w:r w:rsidR="002738FD" w:rsidRPr="002738FD">
          <w:rPr>
            <w:rFonts w:ascii="Helvetica" w:hAnsi="Helvetica" w:cs="Helvetica Neue"/>
            <w:sz w:val="22"/>
            <w:szCs w:val="22"/>
          </w:rPr>
          <w:t xml:space="preserve"> </w:t>
        </w:r>
        <w:r w:rsidR="002738FD">
          <w:rPr>
            <w:rFonts w:ascii="Helvetica" w:hAnsi="Helvetica" w:cs="Helvetica Neue"/>
            <w:sz w:val="22"/>
            <w:szCs w:val="22"/>
          </w:rPr>
          <w:t xml:space="preserve">In contrast, </w:t>
        </w:r>
      </w:ins>
      <w:ins w:id="140" w:author="Jameal Samhouri" w:date="2017-01-05T14:57:00Z">
        <w:r w:rsidR="002738FD">
          <w:rPr>
            <w:rFonts w:ascii="Helvetica" w:hAnsi="Helvetica" w:cs="Helvetica Neue"/>
            <w:sz w:val="22"/>
            <w:szCs w:val="22"/>
          </w:rPr>
          <w:t>l</w:t>
        </w:r>
      </w:ins>
      <w:moveToRangeStart w:id="141" w:author="Jameal Samhouri" w:date="2017-01-05T14:56:00Z" w:name="move471391537"/>
      <w:moveTo w:id="142" w:author="Jameal Samhouri" w:date="2017-01-05T14:56:00Z">
        <w:del w:id="143" w:author="Jameal Samhouri" w:date="2017-01-05T14:56:00Z">
          <w:r w:rsidR="002738FD" w:rsidRPr="00940663" w:rsidDel="002738FD">
            <w:rPr>
              <w:rFonts w:ascii="Helvetica" w:hAnsi="Helvetica" w:cs="Helvetica Neue"/>
              <w:sz w:val="22"/>
              <w:szCs w:val="22"/>
            </w:rPr>
            <w:delText>L</w:delText>
          </w:r>
        </w:del>
        <w:r w:rsidR="002738FD" w:rsidRPr="00940663">
          <w:rPr>
            <w:rFonts w:ascii="Helvetica" w:hAnsi="Helvetica" w:cs="Helvetica Neue"/>
            <w:sz w:val="22"/>
            <w:szCs w:val="22"/>
          </w:rPr>
          <w:t xml:space="preserve">arge </w:t>
        </w:r>
      </w:moveTo>
      <w:ins w:id="144" w:author="Jameal Samhouri" w:date="2017-01-05T14:57:00Z">
        <w:r w:rsidR="002738FD">
          <w:rPr>
            <w:rFonts w:ascii="Helvetica" w:hAnsi="Helvetica" w:cs="Helvetica Neue"/>
            <w:sz w:val="22"/>
            <w:szCs w:val="22"/>
          </w:rPr>
          <w:t xml:space="preserve">industrial fishing operations </w:t>
        </w:r>
      </w:ins>
      <w:moveTo w:id="145" w:author="Jameal Samhouri" w:date="2017-01-05T14:56:00Z">
        <w:del w:id="146" w:author="Jameal Samhouri" w:date="2017-01-05T14:57:00Z">
          <w:r w:rsidR="002738FD" w:rsidRPr="00940663" w:rsidDel="002738FD">
            <w:rPr>
              <w:rFonts w:ascii="Helvetica" w:hAnsi="Helvetica" w:cs="Helvetica Neue"/>
              <w:sz w:val="22"/>
              <w:szCs w:val="22"/>
            </w:rPr>
            <w:delText>corporations often</w:delText>
          </w:r>
        </w:del>
      </w:moveTo>
      <w:ins w:id="147" w:author="Jameal Samhouri" w:date="2017-01-05T14:57:00Z">
        <w:r w:rsidR="002738FD">
          <w:rPr>
            <w:rFonts w:ascii="Helvetica" w:hAnsi="Helvetica" w:cs="Helvetica Neue"/>
            <w:sz w:val="22"/>
            <w:szCs w:val="22"/>
          </w:rPr>
          <w:t>may</w:t>
        </w:r>
      </w:ins>
      <w:moveTo w:id="148" w:author="Jameal Samhouri" w:date="2017-01-05T14:56:00Z">
        <w:r w:rsidR="002738FD" w:rsidRPr="00940663">
          <w:rPr>
            <w:rFonts w:ascii="Helvetica" w:hAnsi="Helvetica" w:cs="Helvetica Neue"/>
            <w:sz w:val="22"/>
            <w:szCs w:val="22"/>
          </w:rPr>
          <w:t xml:space="preserve"> have high</w:t>
        </w:r>
      </w:moveTo>
      <w:ins w:id="149" w:author="Jameal Samhouri" w:date="2017-01-05T14:57:00Z">
        <w:r w:rsidR="002738FD">
          <w:rPr>
            <w:rFonts w:ascii="Helvetica" w:hAnsi="Helvetica" w:cs="Helvetica Neue"/>
            <w:sz w:val="22"/>
            <w:szCs w:val="22"/>
          </w:rPr>
          <w:t>er</w:t>
        </w:r>
      </w:ins>
      <w:moveTo w:id="150" w:author="Jameal Samhouri" w:date="2017-01-05T14:56:00Z">
        <w:r w:rsidR="002738FD" w:rsidRPr="00940663">
          <w:rPr>
            <w:rFonts w:ascii="Helvetica" w:hAnsi="Helvetica" w:cs="Helvetica Neue"/>
            <w:sz w:val="22"/>
            <w:szCs w:val="22"/>
          </w:rPr>
          <w:t xml:space="preserve"> travel capacity to harvest in another location where the resource remains plentiful or are capable of investing in the gear and infrastructure need</w:t>
        </w:r>
        <w:r w:rsidR="002738FD">
          <w:rPr>
            <w:rFonts w:ascii="Helvetica" w:hAnsi="Helvetica" w:cs="Helvetica Neue"/>
            <w:sz w:val="22"/>
            <w:szCs w:val="22"/>
          </w:rPr>
          <w:t>ed</w:t>
        </w:r>
        <w:r w:rsidR="002738FD" w:rsidRPr="00940663">
          <w:rPr>
            <w:rFonts w:ascii="Helvetica" w:hAnsi="Helvetica" w:cs="Helvetica Neue"/>
            <w:sz w:val="22"/>
            <w:szCs w:val="22"/>
          </w:rPr>
          <w:t xml:space="preserve"> to switch to harvesting a different </w:t>
        </w:r>
        <w:proofErr w:type="spellStart"/>
        <w:r w:rsidR="002738FD" w:rsidRPr="00940663">
          <w:rPr>
            <w:rFonts w:ascii="Helvetica" w:hAnsi="Helvetica" w:cs="Helvetica Neue"/>
            <w:sz w:val="22"/>
            <w:szCs w:val="22"/>
          </w:rPr>
          <w:t>resource.</w:t>
        </w:r>
      </w:moveTo>
      <w:moveToRangeEnd w:id="141"/>
      <w:del w:id="151" w:author="Jameal Samhouri" w:date="2017-01-05T14:57:00Z">
        <w:r w:rsidR="00FA3C1E" w:rsidRPr="00940663" w:rsidDel="002738FD">
          <w:rPr>
            <w:rFonts w:ascii="Helvetica" w:hAnsi="Helvetica" w:cs="Helvetica Neue"/>
            <w:sz w:val="22"/>
            <w:szCs w:val="22"/>
          </w:rPr>
          <w:delText xml:space="preserve">A large </w:delText>
        </w:r>
        <w:r w:rsidR="00E035E7" w:rsidDel="002738FD">
          <w:rPr>
            <w:rFonts w:ascii="Helvetica" w:hAnsi="Helvetica" w:cs="Helvetica Neue"/>
            <w:sz w:val="22"/>
            <w:szCs w:val="22"/>
          </w:rPr>
          <w:delText xml:space="preserve">diversified </w:delText>
        </w:r>
        <w:r w:rsidR="00FA3C1E" w:rsidRPr="00940663" w:rsidDel="002738FD">
          <w:rPr>
            <w:rFonts w:ascii="Helvetica" w:hAnsi="Helvetica" w:cs="Helvetica Neue"/>
            <w:sz w:val="22"/>
            <w:szCs w:val="22"/>
          </w:rPr>
          <w:delText>industry might</w:delText>
        </w:r>
        <w:r w:rsidR="004250DF" w:rsidRPr="00940663" w:rsidDel="002738FD">
          <w:rPr>
            <w:rFonts w:ascii="Helvetica" w:hAnsi="Helvetica" w:cs="Helvetica Neue"/>
            <w:sz w:val="22"/>
            <w:szCs w:val="22"/>
          </w:rPr>
          <w:delText xml:space="preserve"> value monitoring information less </w:delText>
        </w:r>
        <w:r w:rsidR="00143673" w:rsidDel="002738FD">
          <w:rPr>
            <w:rFonts w:ascii="Helvetica" w:hAnsi="Helvetica" w:cs="Helvetica Neue"/>
            <w:sz w:val="22"/>
            <w:szCs w:val="22"/>
          </w:rPr>
          <w:delText>than</w:delText>
        </w:r>
        <w:r w:rsidR="00816B2E" w:rsidDel="002738FD">
          <w:rPr>
            <w:rFonts w:ascii="Helvetica" w:hAnsi="Helvetica" w:cs="Helvetica Neue"/>
            <w:sz w:val="22"/>
            <w:szCs w:val="22"/>
          </w:rPr>
          <w:delText xml:space="preserve"> other stakeholders</w:delText>
        </w:r>
        <w:r w:rsidR="00143673" w:rsidDel="002738FD">
          <w:rPr>
            <w:rFonts w:ascii="Helvetica" w:hAnsi="Helvetica" w:cs="Helvetica Neue"/>
            <w:sz w:val="22"/>
            <w:szCs w:val="22"/>
          </w:rPr>
          <w:delText xml:space="preserve"> </w:delText>
        </w:r>
        <w:r w:rsidR="004250DF" w:rsidRPr="00940663" w:rsidDel="002738FD">
          <w:rPr>
            <w:rFonts w:ascii="Helvetica" w:hAnsi="Helvetica" w:cs="Helvetica Neue"/>
            <w:sz w:val="22"/>
            <w:szCs w:val="22"/>
          </w:rPr>
          <w:delText xml:space="preserve">because they are </w:delText>
        </w:r>
        <w:r w:rsidR="00FA3C1E" w:rsidRPr="00940663" w:rsidDel="002738FD">
          <w:rPr>
            <w:rFonts w:ascii="Helvetica" w:hAnsi="Helvetica" w:cs="Helvetica Neue"/>
            <w:sz w:val="22"/>
            <w:szCs w:val="22"/>
          </w:rPr>
          <w:delText xml:space="preserve">more willing to take on </w:delText>
        </w:r>
        <w:r w:rsidR="00E035E7" w:rsidDel="002738FD">
          <w:rPr>
            <w:rFonts w:ascii="Helvetica" w:hAnsi="Helvetica" w:cs="Helvetica Neue"/>
            <w:sz w:val="22"/>
            <w:szCs w:val="22"/>
          </w:rPr>
          <w:delText xml:space="preserve">the </w:delText>
        </w:r>
        <w:r w:rsidR="00FA3C1E" w:rsidRPr="00940663" w:rsidDel="002738FD">
          <w:rPr>
            <w:rFonts w:ascii="Helvetica" w:hAnsi="Helvetica" w:cs="Helvetica Neue"/>
            <w:sz w:val="22"/>
            <w:szCs w:val="22"/>
          </w:rPr>
          <w:delText xml:space="preserve">risk </w:delText>
        </w:r>
        <w:r w:rsidR="004250DF" w:rsidRPr="00940663" w:rsidDel="002738FD">
          <w:rPr>
            <w:rFonts w:ascii="Helvetica" w:hAnsi="Helvetica" w:cs="Helvetica Neue"/>
            <w:sz w:val="22"/>
            <w:szCs w:val="22"/>
          </w:rPr>
          <w:delText xml:space="preserve">of crossing a </w:delText>
        </w:r>
        <w:r w:rsidR="00E32F90" w:rsidDel="002738FD">
          <w:rPr>
            <w:rFonts w:ascii="Helvetica" w:hAnsi="Helvetica" w:cs="Helvetica Neue"/>
            <w:sz w:val="22"/>
            <w:szCs w:val="22"/>
          </w:rPr>
          <w:delText xml:space="preserve">biological </w:delText>
        </w:r>
        <w:r w:rsidR="004250DF" w:rsidRPr="00940663" w:rsidDel="002738FD">
          <w:rPr>
            <w:rFonts w:ascii="Helvetica" w:hAnsi="Helvetica" w:cs="Helvetica Neue"/>
            <w:sz w:val="22"/>
            <w:szCs w:val="22"/>
          </w:rPr>
          <w:delText>threshold</w:delText>
        </w:r>
        <w:r w:rsidR="00E32F90" w:rsidDel="002738FD">
          <w:rPr>
            <w:rFonts w:ascii="Helvetica" w:hAnsi="Helvetica" w:cs="Helvetica Neue"/>
            <w:sz w:val="22"/>
            <w:szCs w:val="22"/>
          </w:rPr>
          <w:delText xml:space="preserve"> for one species given the alternative species </w:delText>
        </w:r>
        <w:r w:rsidR="0066132C" w:rsidDel="002738FD">
          <w:rPr>
            <w:rFonts w:ascii="Helvetica" w:hAnsi="Helvetica" w:cs="Helvetica Neue"/>
            <w:sz w:val="22"/>
            <w:szCs w:val="22"/>
          </w:rPr>
          <w:delText xml:space="preserve">or </w:delText>
        </w:r>
        <w:r w:rsidR="00143673" w:rsidDel="002738FD">
          <w:rPr>
            <w:rFonts w:ascii="Helvetica" w:hAnsi="Helvetica" w:cs="Helvetica Neue"/>
            <w:sz w:val="22"/>
            <w:szCs w:val="22"/>
          </w:rPr>
          <w:delText xml:space="preserve">ocean </w:delText>
        </w:r>
        <w:r w:rsidR="0066132C" w:rsidDel="002738FD">
          <w:rPr>
            <w:rFonts w:ascii="Helvetica" w:hAnsi="Helvetica" w:cs="Helvetica Neue"/>
            <w:sz w:val="22"/>
            <w:szCs w:val="22"/>
          </w:rPr>
          <w:delText xml:space="preserve">spaces </w:delText>
        </w:r>
        <w:r w:rsidR="00E32F90" w:rsidDel="002738FD">
          <w:rPr>
            <w:rFonts w:ascii="Helvetica" w:hAnsi="Helvetica" w:cs="Helvetica Neue"/>
            <w:sz w:val="22"/>
            <w:szCs w:val="22"/>
          </w:rPr>
          <w:delText>it can exploit</w:delText>
        </w:r>
        <w:r w:rsidR="000F6E11" w:rsidDel="002738FD">
          <w:rPr>
            <w:rFonts w:ascii="Helvetica" w:hAnsi="Helvetica" w:cs="Helvetica Neue"/>
            <w:sz w:val="22"/>
            <w:szCs w:val="22"/>
          </w:rPr>
          <w:delText xml:space="preserve"> </w:delText>
        </w:r>
        <w:r w:rsidR="00DB2B31" w:rsidDel="002738FD">
          <w:rPr>
            <w:rFonts w:ascii="Helvetica" w:hAnsi="Helvetica" w:cs="Helvetica Neue"/>
            <w:sz w:val="22"/>
            <w:szCs w:val="22"/>
          </w:rPr>
          <w:fldChar w:fldCharType="begin"/>
        </w:r>
        <w:r w:rsidR="00DB2B31" w:rsidDel="002738FD">
          <w:rPr>
            <w:rFonts w:ascii="Helvetica" w:hAnsi="Helvetica" w:cs="Helvetica Neue"/>
            <w:sz w:val="22"/>
            <w:szCs w:val="22"/>
          </w:rPr>
          <w:delInstrText xml:space="preserve"> ADDIN EN.CITE &lt;EndNote&gt;&lt;Cite&gt;&lt;Author&gt;Schindler&lt;/Author&gt;&lt;Year&gt;2010&lt;/Year&gt;&lt;RecNum&gt;8141&lt;/RecNum&gt;&lt;DisplayText&gt;(Schindler&lt;style face="italic"&gt; et al.&lt;/style&gt; 2010)&lt;/DisplayText&gt;&lt;record&gt;&lt;rec-number&gt;8141&lt;/rec-number&gt;&lt;foreign-keys&gt;&lt;key app="EN" db-id="dsrza9wtbra05fevxvw5svf8d0a9a0ptptvp" timestamp="1443204659"&gt;8141&lt;/key&gt;&lt;/foreign-keys&gt;&lt;ref-type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delInstrText>
        </w:r>
        <w:r w:rsidR="00DB2B31" w:rsidDel="002738FD">
          <w:rPr>
            <w:rFonts w:ascii="Helvetica" w:hAnsi="Helvetica" w:cs="Helvetica Neue"/>
            <w:sz w:val="22"/>
            <w:szCs w:val="22"/>
          </w:rPr>
          <w:fldChar w:fldCharType="separate"/>
        </w:r>
        <w:r w:rsidR="00DB2B31" w:rsidDel="002738FD">
          <w:rPr>
            <w:rFonts w:ascii="Helvetica" w:hAnsi="Helvetica" w:cs="Helvetica Neue"/>
            <w:noProof/>
            <w:sz w:val="22"/>
            <w:szCs w:val="22"/>
          </w:rPr>
          <w:delText>(Schindler</w:delText>
        </w:r>
        <w:r w:rsidR="00DB2B31" w:rsidRPr="00DB2B31" w:rsidDel="002738FD">
          <w:rPr>
            <w:rFonts w:ascii="Helvetica" w:hAnsi="Helvetica" w:cs="Helvetica Neue"/>
            <w:i/>
            <w:noProof/>
            <w:sz w:val="22"/>
            <w:szCs w:val="22"/>
          </w:rPr>
          <w:delText xml:space="preserve"> et al.</w:delText>
        </w:r>
        <w:r w:rsidR="00DB2B31" w:rsidDel="002738FD">
          <w:rPr>
            <w:rFonts w:ascii="Helvetica" w:hAnsi="Helvetica" w:cs="Helvetica Neue"/>
            <w:noProof/>
            <w:sz w:val="22"/>
            <w:szCs w:val="22"/>
          </w:rPr>
          <w:delText xml:space="preserve"> 2010)</w:delText>
        </w:r>
        <w:r w:rsidR="00DB2B31" w:rsidDel="002738FD">
          <w:rPr>
            <w:rFonts w:ascii="Helvetica" w:hAnsi="Helvetica" w:cs="Helvetica Neue"/>
            <w:sz w:val="22"/>
            <w:szCs w:val="22"/>
          </w:rPr>
          <w:fldChar w:fldCharType="end"/>
        </w:r>
        <w:r w:rsidR="00143673" w:rsidDel="002738FD">
          <w:rPr>
            <w:rFonts w:ascii="Helvetica" w:hAnsi="Helvetica" w:cs="Helvetica Neue"/>
            <w:sz w:val="22"/>
            <w:szCs w:val="22"/>
          </w:rPr>
          <w:delText>. W</w:delText>
        </w:r>
        <w:r w:rsidR="004250DF" w:rsidRPr="00940663" w:rsidDel="002738FD">
          <w:rPr>
            <w:rFonts w:ascii="Helvetica" w:hAnsi="Helvetica" w:cs="Helvetica Neue"/>
            <w:sz w:val="22"/>
            <w:szCs w:val="22"/>
          </w:rPr>
          <w:delText>hereas</w:delText>
        </w:r>
        <w:r w:rsidR="00143673" w:rsidDel="002738FD">
          <w:rPr>
            <w:rFonts w:ascii="Helvetica" w:hAnsi="Helvetica" w:cs="Helvetica Neue"/>
            <w:sz w:val="22"/>
            <w:szCs w:val="22"/>
          </w:rPr>
          <w:delText>,</w:delText>
        </w:r>
        <w:r w:rsidR="00FA3C1E" w:rsidRPr="00940663" w:rsidDel="002738FD">
          <w:rPr>
            <w:rFonts w:ascii="Helvetica" w:hAnsi="Helvetica" w:cs="Helvetica Neue"/>
            <w:sz w:val="22"/>
            <w:szCs w:val="22"/>
          </w:rPr>
          <w:delText xml:space="preserve"> subsistence harvest</w:delText>
        </w:r>
        <w:r w:rsidR="0066132C" w:rsidDel="002738FD">
          <w:rPr>
            <w:rFonts w:ascii="Helvetica" w:hAnsi="Helvetica" w:cs="Helvetica Neue"/>
            <w:sz w:val="22"/>
            <w:szCs w:val="22"/>
          </w:rPr>
          <w:delText>ers</w:delText>
        </w:r>
        <w:r w:rsidR="00FA3C1E" w:rsidRPr="00940663" w:rsidDel="002738FD">
          <w:rPr>
            <w:rFonts w:ascii="Helvetica" w:hAnsi="Helvetica" w:cs="Helvetica Neue"/>
            <w:sz w:val="22"/>
            <w:szCs w:val="22"/>
          </w:rPr>
          <w:delText xml:space="preserve"> might </w:delText>
        </w:r>
        <w:r w:rsidR="004250DF" w:rsidRPr="00940663" w:rsidDel="002738FD">
          <w:rPr>
            <w:rFonts w:ascii="Helvetica" w:hAnsi="Helvetica" w:cs="Helvetica Neue"/>
            <w:sz w:val="22"/>
            <w:szCs w:val="22"/>
          </w:rPr>
          <w:delText xml:space="preserve">value monitoring information more </w:delText>
        </w:r>
        <w:r w:rsidR="00143673" w:rsidDel="002738FD">
          <w:rPr>
            <w:rFonts w:ascii="Helvetica" w:hAnsi="Helvetica" w:cs="Helvetica Neue"/>
            <w:sz w:val="22"/>
            <w:szCs w:val="22"/>
          </w:rPr>
          <w:delText xml:space="preserve">if they limited to exploiting specific resources adjacent to their communities and thus less willing to </w:delText>
        </w:r>
        <w:r w:rsidR="00143673" w:rsidRPr="00940663" w:rsidDel="002738FD">
          <w:rPr>
            <w:rFonts w:ascii="Helvetica" w:hAnsi="Helvetica" w:cs="Helvetica Neue"/>
            <w:sz w:val="22"/>
            <w:szCs w:val="22"/>
          </w:rPr>
          <w:delText xml:space="preserve">risk crossing a </w:delText>
        </w:r>
        <w:r w:rsidR="00143673" w:rsidDel="002738FD">
          <w:rPr>
            <w:rFonts w:ascii="Helvetica" w:hAnsi="Helvetica" w:cs="Helvetica Neue"/>
            <w:sz w:val="22"/>
            <w:szCs w:val="22"/>
          </w:rPr>
          <w:delText xml:space="preserve">biological </w:delText>
        </w:r>
        <w:r w:rsidR="00143673" w:rsidRPr="00940663" w:rsidDel="002738FD">
          <w:rPr>
            <w:rFonts w:ascii="Helvetica" w:hAnsi="Helvetica" w:cs="Helvetica Neue"/>
            <w:sz w:val="22"/>
            <w:szCs w:val="22"/>
          </w:rPr>
          <w:delText>threshold</w:delText>
        </w:r>
        <w:r w:rsidR="00FA3C1E" w:rsidRPr="00940663" w:rsidDel="002738FD">
          <w:rPr>
            <w:rFonts w:ascii="Helvetica" w:hAnsi="Helvetica" w:cs="Helvetica Neue"/>
            <w:sz w:val="22"/>
            <w:szCs w:val="22"/>
          </w:rPr>
          <w:delText>. </w:delText>
        </w:r>
        <w:r w:rsidR="00126979" w:rsidRPr="00AF4C4C" w:rsidDel="002738FD">
          <w:rPr>
            <w:rFonts w:ascii="Helvetica" w:hAnsi="Helvetica" w:cs="Helvetica Neue"/>
            <w:sz w:val="22"/>
            <w:szCs w:val="22"/>
          </w:rPr>
          <w:delText xml:space="preserve">Corporations often have large </w:delText>
        </w:r>
        <w:r w:rsidR="00143673" w:rsidRPr="00AF4C4C" w:rsidDel="002738FD">
          <w:rPr>
            <w:rFonts w:ascii="Helvetica" w:hAnsi="Helvetica" w:cs="Helvetica Neue"/>
            <w:sz w:val="22"/>
            <w:szCs w:val="22"/>
          </w:rPr>
          <w:delText xml:space="preserve">and diversified </w:delText>
        </w:r>
        <w:r w:rsidR="00126979" w:rsidRPr="00AF4C4C" w:rsidDel="002738FD">
          <w:rPr>
            <w:rFonts w:ascii="Helvetica" w:hAnsi="Helvetica" w:cs="Helvetica Neue"/>
            <w:sz w:val="22"/>
            <w:szCs w:val="22"/>
          </w:rPr>
          <w:delText>financial holdings</w:delText>
        </w:r>
        <w:r w:rsidR="00A429D5" w:rsidRPr="00AF4C4C" w:rsidDel="002738FD">
          <w:rPr>
            <w:rFonts w:ascii="Helvetica" w:hAnsi="Helvetica" w:cs="Helvetica Neue"/>
            <w:sz w:val="22"/>
            <w:szCs w:val="22"/>
          </w:rPr>
          <w:delText xml:space="preserve"> allowing them to withstand long closures once a population dips below a </w:delText>
        </w:r>
        <w:r w:rsidR="00097935" w:rsidRPr="00AF4C4C" w:rsidDel="002738FD">
          <w:rPr>
            <w:rFonts w:ascii="Helvetica" w:hAnsi="Helvetica" w:cs="Helvetica Neue"/>
            <w:sz w:val="22"/>
            <w:szCs w:val="22"/>
          </w:rPr>
          <w:delText xml:space="preserve">tipping point or </w:delText>
        </w:r>
        <w:r w:rsidR="00C20510" w:rsidRPr="00E96363" w:rsidDel="002738FD">
          <w:rPr>
            <w:rFonts w:ascii="Helvetica" w:hAnsi="Helvetica"/>
            <w:sz w:val="22"/>
            <w:szCs w:val="22"/>
          </w:rPr>
          <w:delText>limit reference point</w:delText>
        </w:r>
        <w:r w:rsidR="00A429D5" w:rsidRPr="00AF4C4C" w:rsidDel="002738FD">
          <w:rPr>
            <w:rFonts w:ascii="Helvetica" w:hAnsi="Helvetica" w:cs="Helvetica Neue"/>
            <w:sz w:val="22"/>
            <w:szCs w:val="22"/>
          </w:rPr>
          <w:delText xml:space="preserve">. This financial security might </w:delText>
        </w:r>
        <w:r w:rsidR="008E0D7D" w:rsidRPr="00AF4C4C" w:rsidDel="002738FD">
          <w:rPr>
            <w:rFonts w:ascii="Helvetica" w:hAnsi="Helvetica" w:cs="Helvetica Neue"/>
            <w:sz w:val="22"/>
            <w:szCs w:val="22"/>
          </w:rPr>
          <w:delText>lead industry to harvest aggressively while also taking</w:delText>
        </w:r>
        <w:r w:rsidR="00C949EB" w:rsidRPr="00AF4C4C" w:rsidDel="002738FD">
          <w:rPr>
            <w:rFonts w:ascii="Helvetica" w:hAnsi="Helvetica" w:cs="Helvetica Neue"/>
            <w:sz w:val="22"/>
            <w:szCs w:val="22"/>
          </w:rPr>
          <w:delText xml:space="preserve"> on more risk</w:delText>
        </w:r>
        <w:r w:rsidR="00812B30" w:rsidRPr="00AF4C4C" w:rsidDel="002738FD">
          <w:rPr>
            <w:rFonts w:ascii="Helvetica" w:hAnsi="Helvetica" w:cs="Helvetica Neue"/>
            <w:sz w:val="22"/>
            <w:szCs w:val="22"/>
          </w:rPr>
          <w:delText xml:space="preserve"> of crossing a tipping point. </w:delText>
        </w:r>
        <w:r w:rsidR="00AB5589" w:rsidRPr="00AF4C4C" w:rsidDel="002738FD">
          <w:rPr>
            <w:rFonts w:ascii="Helvetica" w:hAnsi="Helvetica" w:cs="Helvetica Neue"/>
            <w:sz w:val="22"/>
            <w:szCs w:val="22"/>
          </w:rPr>
          <w:delText>Industrial harvesters might also be less willing to invest in monitoring because the</w:delText>
        </w:r>
        <w:r w:rsidR="00AB5589" w:rsidRPr="00940663" w:rsidDel="002738FD">
          <w:rPr>
            <w:rFonts w:ascii="Helvetica" w:hAnsi="Helvetica" w:cs="Helvetica Neue"/>
            <w:sz w:val="22"/>
            <w:szCs w:val="22"/>
          </w:rPr>
          <w:delText xml:space="preserve">y may be less affected by volatility in the resource. Lower certainty in resource biomass leads to higher population volatility. </w:delText>
        </w:r>
      </w:del>
      <w:moveFromRangeStart w:id="152" w:author="Jameal Samhouri" w:date="2017-01-05T14:56:00Z" w:name="move471391537"/>
      <w:moveFrom w:id="153" w:author="Jameal Samhouri" w:date="2017-01-05T14:56:00Z">
        <w:del w:id="154" w:author="Jameal Samhouri" w:date="2017-01-05T14:57:00Z">
          <w:r w:rsidR="00AB5589" w:rsidRPr="00940663" w:rsidDel="002738FD">
            <w:rPr>
              <w:rFonts w:ascii="Helvetica" w:hAnsi="Helvetica" w:cs="Helvetica Neue"/>
              <w:sz w:val="22"/>
              <w:szCs w:val="22"/>
            </w:rPr>
            <w:delText xml:space="preserve">Large corporations often have high travel capacity to harvest in another location where the resource remains plentiful or are capable of </w:delText>
          </w:r>
          <w:r w:rsidR="00995A39" w:rsidRPr="00940663" w:rsidDel="002738FD">
            <w:rPr>
              <w:rFonts w:ascii="Helvetica" w:hAnsi="Helvetica" w:cs="Helvetica Neue"/>
              <w:sz w:val="22"/>
              <w:szCs w:val="22"/>
            </w:rPr>
            <w:delText xml:space="preserve">investing in the gear </w:delText>
          </w:r>
          <w:r w:rsidR="00565498" w:rsidRPr="00940663" w:rsidDel="002738FD">
            <w:rPr>
              <w:rFonts w:ascii="Helvetica" w:hAnsi="Helvetica" w:cs="Helvetica Neue"/>
              <w:sz w:val="22"/>
              <w:szCs w:val="22"/>
            </w:rPr>
            <w:delText xml:space="preserve">and infrastructure </w:delText>
          </w:r>
          <w:r w:rsidR="00995A39" w:rsidRPr="00940663" w:rsidDel="002738FD">
            <w:rPr>
              <w:rFonts w:ascii="Helvetica" w:hAnsi="Helvetica" w:cs="Helvetica Neue"/>
              <w:sz w:val="22"/>
              <w:szCs w:val="22"/>
            </w:rPr>
            <w:delText>need</w:delText>
          </w:r>
          <w:r w:rsidR="00E035E7" w:rsidDel="002738FD">
            <w:rPr>
              <w:rFonts w:ascii="Helvetica" w:hAnsi="Helvetica" w:cs="Helvetica Neue"/>
              <w:sz w:val="22"/>
              <w:szCs w:val="22"/>
            </w:rPr>
            <w:delText>ed</w:delText>
          </w:r>
          <w:r w:rsidR="00995A39" w:rsidRPr="00940663" w:rsidDel="002738FD">
            <w:rPr>
              <w:rFonts w:ascii="Helvetica" w:hAnsi="Helvetica" w:cs="Helvetica Neue"/>
              <w:sz w:val="22"/>
              <w:szCs w:val="22"/>
            </w:rPr>
            <w:delText xml:space="preserve"> to switch</w:delText>
          </w:r>
          <w:r w:rsidR="00C949EB" w:rsidRPr="00940663" w:rsidDel="002738FD">
            <w:rPr>
              <w:rFonts w:ascii="Helvetica" w:hAnsi="Helvetica" w:cs="Helvetica Neue"/>
              <w:sz w:val="22"/>
              <w:szCs w:val="22"/>
            </w:rPr>
            <w:delText xml:space="preserve"> to</w:delText>
          </w:r>
          <w:r w:rsidR="00995A39" w:rsidRPr="00940663" w:rsidDel="002738FD">
            <w:rPr>
              <w:rFonts w:ascii="Helvetica" w:hAnsi="Helvetica" w:cs="Helvetica Neue"/>
              <w:sz w:val="22"/>
              <w:szCs w:val="22"/>
            </w:rPr>
            <w:delText xml:space="preserve"> harvesting</w:delText>
          </w:r>
          <w:r w:rsidR="00C949EB" w:rsidRPr="00940663" w:rsidDel="002738FD">
            <w:rPr>
              <w:rFonts w:ascii="Helvetica" w:hAnsi="Helvetica" w:cs="Helvetica Neue"/>
              <w:sz w:val="22"/>
              <w:szCs w:val="22"/>
            </w:rPr>
            <w:delText xml:space="preserve"> </w:delText>
          </w:r>
          <w:r w:rsidR="00AB5589" w:rsidRPr="00940663" w:rsidDel="002738FD">
            <w:rPr>
              <w:rFonts w:ascii="Helvetica" w:hAnsi="Helvetica" w:cs="Helvetica Neue"/>
              <w:sz w:val="22"/>
              <w:szCs w:val="22"/>
            </w:rPr>
            <w:delText xml:space="preserve">a different resource. </w:delText>
          </w:r>
        </w:del>
      </w:moveFrom>
      <w:moveFromRangeEnd w:id="152"/>
      <w:del w:id="155" w:author="Jameal Samhouri" w:date="2017-01-05T14:57:00Z">
        <w:r w:rsidR="00C949EB" w:rsidRPr="00940663" w:rsidDel="002738FD">
          <w:rPr>
            <w:rFonts w:ascii="Helvetica" w:hAnsi="Helvetica" w:cs="Helvetica Neue"/>
            <w:sz w:val="22"/>
            <w:szCs w:val="22"/>
          </w:rPr>
          <w:delText xml:space="preserve">In contrast, a small subsistence harvester might be more risk averse, because they are more constrained to search </w:delText>
        </w:r>
        <w:r w:rsidR="00C13524" w:rsidRPr="00940663" w:rsidDel="002738FD">
          <w:rPr>
            <w:rFonts w:ascii="Helvetica" w:hAnsi="Helvetica" w:cs="Helvetica Neue"/>
            <w:sz w:val="22"/>
            <w:szCs w:val="22"/>
          </w:rPr>
          <w:delText xml:space="preserve">for the resource and </w:delText>
        </w:r>
        <w:r w:rsidR="00C949EB" w:rsidRPr="00940663" w:rsidDel="002738FD">
          <w:rPr>
            <w:rFonts w:ascii="Helvetica" w:hAnsi="Helvetica" w:cs="Helvetica Neue"/>
            <w:sz w:val="22"/>
            <w:szCs w:val="22"/>
          </w:rPr>
          <w:delText xml:space="preserve">might not </w:delText>
        </w:r>
        <w:r w:rsidR="00E035E7" w:rsidDel="002738FD">
          <w:rPr>
            <w:rFonts w:ascii="Helvetica" w:hAnsi="Helvetica" w:cs="Helvetica Neue"/>
            <w:sz w:val="22"/>
            <w:szCs w:val="22"/>
          </w:rPr>
          <w:delText>have</w:delText>
        </w:r>
        <w:r w:rsidR="00E035E7" w:rsidRPr="00940663" w:rsidDel="002738FD">
          <w:rPr>
            <w:rFonts w:ascii="Helvetica" w:hAnsi="Helvetica" w:cs="Helvetica Neue"/>
            <w:sz w:val="22"/>
            <w:szCs w:val="22"/>
          </w:rPr>
          <w:delText xml:space="preserve"> </w:delText>
        </w:r>
        <w:r w:rsidR="00C949EB" w:rsidRPr="00940663" w:rsidDel="002738FD">
          <w:rPr>
            <w:rFonts w:ascii="Helvetica" w:hAnsi="Helvetica" w:cs="Helvetica Neue"/>
            <w:sz w:val="22"/>
            <w:szCs w:val="22"/>
          </w:rPr>
          <w:delText>the same level of occupational multiplicity</w:delText>
        </w:r>
        <w:r w:rsidR="00385903" w:rsidRPr="00940663" w:rsidDel="002738FD">
          <w:rPr>
            <w:rFonts w:ascii="Helvetica" w:hAnsi="Helvetica" w:cs="Helvetica Neue"/>
            <w:sz w:val="22"/>
            <w:szCs w:val="22"/>
          </w:rPr>
          <w:delText xml:space="preserve">. </w:delText>
        </w:r>
      </w:del>
      <w:moveFromRangeStart w:id="156" w:author="Jameal Samhouri" w:date="2017-01-05T14:56:00Z" w:name="move471391523"/>
      <w:moveFrom w:id="157" w:author="Jameal Samhouri" w:date="2017-01-05T14:56:00Z">
        <w:r w:rsidR="00385903" w:rsidRPr="00940663" w:rsidDel="002738FD">
          <w:rPr>
            <w:rFonts w:ascii="Helvetica" w:hAnsi="Helvetica" w:cs="Helvetica Neue"/>
            <w:sz w:val="22"/>
            <w:szCs w:val="22"/>
          </w:rPr>
          <w:t xml:space="preserve">For example, surveys of Kenyan fishers suggest </w:t>
        </w:r>
        <w:r w:rsidR="00881076" w:rsidRPr="00940663" w:rsidDel="002738FD">
          <w:rPr>
            <w:rFonts w:ascii="Helvetica" w:hAnsi="Helvetica" w:cs="Helvetica Neue"/>
            <w:sz w:val="22"/>
            <w:szCs w:val="22"/>
          </w:rPr>
          <w:t>that socioeconomic background drives willingness to leave a fishery</w:t>
        </w:r>
        <w:r w:rsidR="00A66D61" w:rsidDel="002738FD">
          <w:rPr>
            <w:rFonts w:ascii="Helvetica" w:hAnsi="Helvetica" w:cs="Helvetica Neue"/>
            <w:sz w:val="22"/>
            <w:szCs w:val="22"/>
          </w:rPr>
          <w:t>; w</w:t>
        </w:r>
        <w:r w:rsidR="00981D2A" w:rsidRPr="00940663" w:rsidDel="002738FD">
          <w:rPr>
            <w:rFonts w:ascii="Helvetica" w:hAnsi="Helvetica" w:cs="Helvetica Neue"/>
            <w:sz w:val="22"/>
            <w:szCs w:val="22"/>
          </w:rPr>
          <w:t>ealthy individuals were more likely to leave the fishery after l</w:t>
        </w:r>
        <w:r w:rsidR="001433A8" w:rsidRPr="00940663" w:rsidDel="002738FD">
          <w:rPr>
            <w:rFonts w:ascii="Helvetica" w:hAnsi="Helvetica" w:cs="Helvetica Neue"/>
            <w:sz w:val="22"/>
            <w:szCs w:val="22"/>
          </w:rPr>
          <w:t>arge declines in catche</w:t>
        </w:r>
        <w:r w:rsidR="00A66D61" w:rsidDel="002738FD">
          <w:rPr>
            <w:rFonts w:ascii="Helvetica" w:hAnsi="Helvetica" w:cs="Helvetica Neue"/>
            <w:sz w:val="22"/>
            <w:szCs w:val="22"/>
          </w:rPr>
          <w:t>s</w:t>
        </w:r>
        <w:r w:rsidR="001433A8" w:rsidRPr="00940663" w:rsidDel="002738FD">
          <w:rPr>
            <w:rFonts w:ascii="Helvetica" w:hAnsi="Helvetica" w:cs="Helvetica Neue"/>
            <w:sz w:val="22"/>
            <w:szCs w:val="22"/>
          </w:rPr>
          <w:t>, where</w:t>
        </w:r>
        <w:r w:rsidR="00981D2A" w:rsidRPr="00940663" w:rsidDel="002738FD">
          <w:rPr>
            <w:rFonts w:ascii="Helvetica" w:hAnsi="Helvetica" w:cs="Helvetica Neue"/>
            <w:sz w:val="22"/>
            <w:szCs w:val="22"/>
          </w:rPr>
          <w:t xml:space="preserve">as low-income households </w:t>
        </w:r>
        <w:r w:rsidR="001433A8" w:rsidRPr="00940663" w:rsidDel="002738FD">
          <w:rPr>
            <w:rFonts w:ascii="Helvetica" w:hAnsi="Helvetica" w:cs="Helvetica Neue"/>
            <w:sz w:val="22"/>
            <w:szCs w:val="22"/>
          </w:rPr>
          <w:t xml:space="preserve">would become stuck in poverty traps due to a lack of </w:t>
        </w:r>
        <w:r w:rsidR="00981D2A" w:rsidRPr="00940663" w:rsidDel="002738FD">
          <w:rPr>
            <w:rFonts w:ascii="Helvetica" w:hAnsi="Helvetica" w:cs="Helvetica Neue"/>
            <w:sz w:val="22"/>
            <w:szCs w:val="22"/>
          </w:rPr>
          <w:t xml:space="preserve">resources </w:t>
        </w:r>
        <w:r w:rsidR="001433A8" w:rsidRPr="00940663" w:rsidDel="002738FD">
          <w:rPr>
            <w:rFonts w:ascii="Helvetica" w:hAnsi="Helvetica" w:cs="Helvetica Neue"/>
            <w:sz w:val="22"/>
            <w:szCs w:val="22"/>
          </w:rPr>
          <w:t xml:space="preserve">to </w:t>
        </w:r>
        <w:r w:rsidR="00FE15B9" w:rsidRPr="00940663" w:rsidDel="002738FD">
          <w:rPr>
            <w:rFonts w:ascii="Helvetica" w:hAnsi="Helvetica" w:cs="Helvetica Neue"/>
            <w:sz w:val="22"/>
            <w:szCs w:val="22"/>
          </w:rPr>
          <w:t>switch</w:t>
        </w:r>
        <w:r w:rsidR="001433A8" w:rsidRPr="00940663" w:rsidDel="002738FD">
          <w:rPr>
            <w:rFonts w:ascii="Helvetica" w:hAnsi="Helvetica" w:cs="Helvetica Neue"/>
            <w:sz w:val="22"/>
            <w:szCs w:val="22"/>
          </w:rPr>
          <w:t xml:space="preserve"> occupations</w:t>
        </w:r>
        <w:r w:rsidR="00C949EB" w:rsidRPr="00940663" w:rsidDel="002738FD">
          <w:rPr>
            <w:rFonts w:ascii="Helvetica" w:hAnsi="Helvetica" w:cs="Helvetica Neue"/>
            <w:sz w:val="22"/>
            <w:szCs w:val="22"/>
          </w:rPr>
          <w:t xml:space="preserve"> </w:t>
        </w:r>
        <w:r w:rsidR="006C170D" w:rsidRPr="00940663" w:rsidDel="002738FD">
          <w:rPr>
            <w:rFonts w:ascii="Helvetica" w:hAnsi="Helvetica"/>
            <w:sz w:val="22"/>
            <w:szCs w:val="22"/>
          </w:rPr>
          <w:fldChar w:fldCharType="begin"/>
        </w:r>
        <w:r w:rsidR="00A85C7B" w:rsidRPr="00940663" w:rsidDel="002738FD">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6C170D" w:rsidRPr="00940663" w:rsidDel="002738FD">
          <w:rPr>
            <w:rFonts w:ascii="Helvetica" w:hAnsi="Helvetica"/>
            <w:sz w:val="22"/>
            <w:szCs w:val="22"/>
          </w:rPr>
          <w:fldChar w:fldCharType="separate"/>
        </w:r>
        <w:r w:rsidR="00A85C7B" w:rsidRPr="00940663" w:rsidDel="002738FD">
          <w:rPr>
            <w:rFonts w:ascii="Helvetica" w:hAnsi="Helvetica"/>
            <w:noProof/>
            <w:sz w:val="22"/>
            <w:szCs w:val="22"/>
          </w:rPr>
          <w:t>(Cinner</w:t>
        </w:r>
        <w:r w:rsidR="00A85C7B" w:rsidRPr="00940663" w:rsidDel="002738FD">
          <w:rPr>
            <w:rFonts w:ascii="Helvetica" w:hAnsi="Helvetica"/>
            <w:i/>
            <w:noProof/>
            <w:sz w:val="22"/>
            <w:szCs w:val="22"/>
          </w:rPr>
          <w:t xml:space="preserve"> et al.</w:t>
        </w:r>
        <w:r w:rsidR="00A85C7B" w:rsidRPr="00940663" w:rsidDel="002738FD">
          <w:rPr>
            <w:rFonts w:ascii="Helvetica" w:hAnsi="Helvetica"/>
            <w:noProof/>
            <w:sz w:val="22"/>
            <w:szCs w:val="22"/>
          </w:rPr>
          <w:t xml:space="preserve"> 2009)</w:t>
        </w:r>
        <w:r w:rsidR="006C170D" w:rsidRPr="00940663" w:rsidDel="002738FD">
          <w:rPr>
            <w:rFonts w:ascii="Helvetica" w:hAnsi="Helvetica"/>
            <w:sz w:val="22"/>
            <w:szCs w:val="22"/>
          </w:rPr>
          <w:fldChar w:fldCharType="end"/>
        </w:r>
        <w:r w:rsidR="00C949EB" w:rsidRPr="00940663" w:rsidDel="002738FD">
          <w:rPr>
            <w:rFonts w:ascii="Helvetica" w:hAnsi="Helvetica" w:cs="Helvetica Neue"/>
            <w:sz w:val="22"/>
            <w:szCs w:val="22"/>
          </w:rPr>
          <w:t>.</w:t>
        </w:r>
        <w:r w:rsidR="004207DC" w:rsidRPr="00940663" w:rsidDel="002738FD">
          <w:rPr>
            <w:rFonts w:ascii="Helvetica" w:hAnsi="Helvetica" w:cs="Helvetica Neue"/>
            <w:sz w:val="22"/>
            <w:szCs w:val="22"/>
          </w:rPr>
          <w:t xml:space="preserve"> </w:t>
        </w:r>
      </w:moveFrom>
      <w:moveFromRangeStart w:id="158" w:author="Jameal Samhouri" w:date="2017-01-05T14:55:00Z" w:name="move471391483"/>
      <w:moveFromRangeEnd w:id="156"/>
      <w:moveFrom w:id="159" w:author="Jameal Samhouri" w:date="2017-01-05T14:55:00Z">
        <w:r w:rsidR="0027335B" w:rsidRPr="00940663" w:rsidDel="00574730">
          <w:rPr>
            <w:rFonts w:ascii="Helvetica" w:hAnsi="Helvetica" w:cs="Helvetica Neue"/>
            <w:sz w:val="22"/>
            <w:szCs w:val="22"/>
          </w:rPr>
          <w:t>The</w:t>
        </w:r>
        <w:r w:rsidR="001F5CDF" w:rsidRPr="00940663" w:rsidDel="00574730">
          <w:rPr>
            <w:rFonts w:ascii="Helvetica" w:hAnsi="Helvetica" w:cs="Helvetica Neue"/>
            <w:sz w:val="22"/>
            <w:szCs w:val="22"/>
          </w:rPr>
          <w:t xml:space="preserve"> </w:t>
        </w:r>
        <w:r w:rsidR="0027335B" w:rsidRPr="00940663" w:rsidDel="00574730">
          <w:rPr>
            <w:rFonts w:ascii="Helvetica" w:hAnsi="Helvetica" w:cs="Helvetica Neue"/>
            <w:sz w:val="22"/>
            <w:szCs w:val="22"/>
          </w:rPr>
          <w:t xml:space="preserve">high </w:t>
        </w:r>
        <w:r w:rsidR="001F5CDF" w:rsidRPr="00940663" w:rsidDel="00574730">
          <w:rPr>
            <w:rFonts w:ascii="Helvetica" w:hAnsi="Helvetica" w:cs="Helvetica Neue"/>
            <w:sz w:val="22"/>
            <w:szCs w:val="22"/>
          </w:rPr>
          <w:t>volatility</w:t>
        </w:r>
        <w:r w:rsidR="0027335B" w:rsidRPr="00940663" w:rsidDel="00574730">
          <w:rPr>
            <w:rFonts w:ascii="Helvetica" w:hAnsi="Helvetica" w:cs="Helvetica Neue"/>
            <w:sz w:val="22"/>
            <w:szCs w:val="22"/>
          </w:rPr>
          <w:t xml:space="preserve"> </w:t>
        </w:r>
        <w:r w:rsidR="00A66D61" w:rsidDel="00574730">
          <w:rPr>
            <w:rFonts w:ascii="Helvetica" w:hAnsi="Helvetica" w:cs="Helvetica Neue"/>
            <w:sz w:val="22"/>
            <w:szCs w:val="22"/>
          </w:rPr>
          <w:t xml:space="preserve">that </w:t>
        </w:r>
        <w:r w:rsidR="0027335B" w:rsidRPr="00940663" w:rsidDel="00574730">
          <w:rPr>
            <w:rFonts w:ascii="Helvetica" w:hAnsi="Helvetica" w:cs="Helvetica Neue"/>
            <w:sz w:val="22"/>
            <w:szCs w:val="22"/>
          </w:rPr>
          <w:t xml:space="preserve">emerges from low monitoring investment </w:t>
        </w:r>
        <w:r w:rsidR="00876AD8" w:rsidDel="00574730">
          <w:rPr>
            <w:rFonts w:ascii="Helvetica" w:hAnsi="Helvetica" w:cs="Helvetica Neue"/>
            <w:sz w:val="22"/>
            <w:szCs w:val="22"/>
          </w:rPr>
          <w:t>may</w:t>
        </w:r>
        <w:r w:rsidR="0027335B" w:rsidRPr="00940663" w:rsidDel="00574730">
          <w:rPr>
            <w:rFonts w:ascii="Helvetica" w:hAnsi="Helvetica" w:cs="Helvetica Neue"/>
            <w:sz w:val="22"/>
            <w:szCs w:val="22"/>
          </w:rPr>
          <w:t xml:space="preserve"> be particularly</w:t>
        </w:r>
        <w:r w:rsidR="004A6454" w:rsidRPr="00940663" w:rsidDel="00574730">
          <w:rPr>
            <w:rFonts w:ascii="Helvetica" w:hAnsi="Helvetica" w:cs="Helvetica Neue"/>
            <w:sz w:val="22"/>
            <w:szCs w:val="22"/>
          </w:rPr>
          <w:t xml:space="preserve"> challenging for </w:t>
        </w:r>
        <w:r w:rsidR="000814E3" w:rsidRPr="00940663" w:rsidDel="00574730">
          <w:rPr>
            <w:rFonts w:ascii="Helvetica" w:hAnsi="Helvetica" w:cs="Helvetica Neue"/>
            <w:sz w:val="22"/>
            <w:szCs w:val="22"/>
          </w:rPr>
          <w:t xml:space="preserve">subsistence </w:t>
        </w:r>
        <w:r w:rsidR="004A6454" w:rsidRPr="00940663" w:rsidDel="00574730">
          <w:rPr>
            <w:rFonts w:ascii="Helvetica" w:hAnsi="Helvetica" w:cs="Helvetica Neue"/>
            <w:sz w:val="22"/>
            <w:szCs w:val="22"/>
          </w:rPr>
          <w:t>harvesters</w:t>
        </w:r>
        <w:r w:rsidR="007245A7" w:rsidDel="00574730">
          <w:rPr>
            <w:rFonts w:ascii="Helvetica" w:hAnsi="Helvetica" w:cs="Helvetica Neue"/>
            <w:sz w:val="22"/>
            <w:szCs w:val="22"/>
          </w:rPr>
          <w:t xml:space="preserve"> and small businesses. </w:t>
        </w:r>
      </w:moveFrom>
      <w:moveFromRangeStart w:id="160" w:author="Jameal Samhouri" w:date="2017-01-05T14:56:00Z" w:name="move471391516"/>
      <w:moveFromRangeEnd w:id="158"/>
      <w:moveFrom w:id="161" w:author="Jameal Samhouri" w:date="2017-01-05T14:56:00Z">
        <w:r w:rsidR="007245A7" w:rsidDel="002738FD">
          <w:rPr>
            <w:rFonts w:ascii="Helvetica" w:hAnsi="Helvetica" w:cs="Helvetica Neue"/>
            <w:sz w:val="22"/>
            <w:szCs w:val="22"/>
          </w:rPr>
          <w:t xml:space="preserve">Smaller resource harvesting operations often </w:t>
        </w:r>
        <w:r w:rsidR="004A6454" w:rsidRPr="00940663" w:rsidDel="002738FD">
          <w:rPr>
            <w:rFonts w:ascii="Helvetica" w:hAnsi="Helvetica" w:cs="Helvetica Neue"/>
            <w:sz w:val="22"/>
            <w:szCs w:val="22"/>
          </w:rPr>
          <w:t xml:space="preserve">have </w:t>
        </w:r>
        <w:r w:rsidR="00143673" w:rsidDel="002738FD">
          <w:rPr>
            <w:rFonts w:ascii="Helvetica" w:hAnsi="Helvetica" w:cs="Helvetica Neue"/>
            <w:sz w:val="22"/>
            <w:szCs w:val="22"/>
          </w:rPr>
          <w:t xml:space="preserve">relatively </w:t>
        </w:r>
        <w:r w:rsidR="004A6454" w:rsidRPr="00940663" w:rsidDel="002738FD">
          <w:rPr>
            <w:rFonts w:ascii="Helvetica" w:hAnsi="Helvetica" w:cs="Helvetica Neue"/>
            <w:sz w:val="22"/>
            <w:szCs w:val="22"/>
          </w:rPr>
          <w:t>lower mobility and limited capacity to take advantage of “boom” years</w:t>
        </w:r>
        <w:r w:rsidR="004471F2" w:rsidDel="002738FD">
          <w:rPr>
            <w:rFonts w:ascii="Helvetica" w:hAnsi="Helvetica" w:cs="Helvetica Neue"/>
            <w:sz w:val="22"/>
            <w:szCs w:val="22"/>
          </w:rPr>
          <w:t>,</w:t>
        </w:r>
        <w:r w:rsidR="004A6454" w:rsidRPr="00940663" w:rsidDel="002738FD">
          <w:rPr>
            <w:rFonts w:ascii="Helvetica" w:hAnsi="Helvetica" w:cs="Helvetica Neue"/>
            <w:sz w:val="22"/>
            <w:szCs w:val="22"/>
          </w:rPr>
          <w:t xml:space="preserve"> or adapt to harvesting a new resource in “bust” years.</w:t>
        </w:r>
        <w:r w:rsidR="00143673" w:rsidDel="002738FD">
          <w:rPr>
            <w:rFonts w:ascii="Helvetica" w:hAnsi="Helvetica" w:cs="Helvetica Neue"/>
            <w:sz w:val="22"/>
            <w:szCs w:val="22"/>
          </w:rPr>
          <w:t xml:space="preserve"> </w:t>
        </w:r>
      </w:moveFrom>
      <w:moveFromRangeEnd w:id="160"/>
      <w:r w:rsidR="00143673">
        <w:rPr>
          <w:rFonts w:ascii="Helvetica" w:hAnsi="Helvetica" w:cs="Helvetica Neue"/>
          <w:sz w:val="22"/>
          <w:szCs w:val="22"/>
        </w:rPr>
        <w:t>To</w:t>
      </w:r>
      <w:proofErr w:type="spellEnd"/>
      <w:r w:rsidR="00143673">
        <w:rPr>
          <w:rFonts w:ascii="Helvetica" w:hAnsi="Helvetica" w:cs="Helvetica Neue"/>
          <w:sz w:val="22"/>
          <w:szCs w:val="22"/>
        </w:rPr>
        <w:t xml:space="preserve">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ADBBF78" w14:textId="77777777" w:rsidR="00EE4CEA" w:rsidRDefault="00EE4CEA" w:rsidP="00EE4CEA">
      <w:pPr>
        <w:rPr>
          <w:rFonts w:ascii="Helvetica" w:hAnsi="Helvetica"/>
          <w:i/>
          <w:sz w:val="22"/>
          <w:szCs w:val="22"/>
        </w:rPr>
      </w:pPr>
    </w:p>
    <w:p w14:paraId="23A1DBC4" w14:textId="77777777" w:rsidR="00EE4CEA" w:rsidRPr="00C3551B" w:rsidRDefault="00EE4CEA" w:rsidP="00EE4CEA">
      <w:pPr>
        <w:rPr>
          <w:rFonts w:ascii="Helvetica" w:hAnsi="Helvetica"/>
          <w:i/>
          <w:sz w:val="22"/>
          <w:szCs w:val="22"/>
        </w:rPr>
      </w:pPr>
      <w:r w:rsidRPr="00C3551B">
        <w:rPr>
          <w:rFonts w:ascii="Helvetica" w:hAnsi="Helvetica"/>
          <w:i/>
          <w:sz w:val="22"/>
          <w:szCs w:val="22"/>
        </w:rPr>
        <w:t xml:space="preserve">What if the existence or location of the tipping point is ambiguous? </w:t>
      </w:r>
    </w:p>
    <w:p w14:paraId="70E65A7D" w14:textId="30E03A25" w:rsidR="006049ED" w:rsidRDefault="006049ED" w:rsidP="00032BBC">
      <w:pPr>
        <w:ind w:firstLine="720"/>
        <w:rPr>
          <w:ins w:id="162" w:author="Jameal Samhouri" w:date="2017-01-05T14:59:00Z"/>
          <w:rFonts w:ascii="Helvetica" w:hAnsi="Helvetica"/>
          <w:sz w:val="22"/>
          <w:szCs w:val="22"/>
        </w:rPr>
      </w:pPr>
      <w:ins w:id="163" w:author="Jameal Samhouri" w:date="2017-01-05T15:00:00Z">
        <w:r>
          <w:rPr>
            <w:rFonts w:ascii="Helvetica" w:hAnsi="Helvetica"/>
            <w:sz w:val="22"/>
            <w:szCs w:val="22"/>
          </w:rPr>
          <w:t xml:space="preserve">In systems with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Pr>
            <w:rFonts w:ascii="Helvetica" w:hAnsi="Helvetica"/>
            <w:sz w:val="22"/>
            <w:szCs w:val="22"/>
          </w:rPr>
          <w:fldChar w:fldCharType="separate"/>
        </w:r>
        <w:r>
          <w:rPr>
            <w:rFonts w:ascii="Helvetica" w:hAnsi="Helvetica"/>
            <w:noProof/>
            <w:sz w:val="22"/>
            <w:szCs w:val="22"/>
          </w:rPr>
          <w:t>(Ludwig</w:t>
        </w:r>
        <w:r w:rsidRPr="00DF0B7F">
          <w:rPr>
            <w:rFonts w:ascii="Helvetica" w:hAnsi="Helvetica"/>
            <w:i/>
            <w:noProof/>
            <w:sz w:val="22"/>
            <w:szCs w:val="22"/>
          </w:rPr>
          <w:t xml:space="preserve"> et al.</w:t>
        </w:r>
        <w:r>
          <w:rPr>
            <w:rFonts w:ascii="Helvetica" w:hAnsi="Helvetica"/>
            <w:noProof/>
            <w:sz w:val="22"/>
            <w:szCs w:val="22"/>
          </w:rPr>
          <w:t xml:space="preserve"> 1993)</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Indeed, </w:t>
        </w:r>
      </w:ins>
      <w:moveToRangeStart w:id="164" w:author="Jameal Samhouri" w:date="2017-01-05T14:59:00Z" w:name="move471391685"/>
      <w:moveTo w:id="165" w:author="Jameal Samhouri" w:date="2017-01-05T14:59:00Z">
        <w:del w:id="166" w:author="Jameal Samhouri" w:date="2017-01-05T15:00:00Z">
          <w:r w:rsidRPr="009A32AC" w:rsidDel="006049ED">
            <w:rPr>
              <w:rFonts w:ascii="Helvetica" w:hAnsi="Helvetica"/>
              <w:sz w:val="22"/>
              <w:szCs w:val="22"/>
            </w:rPr>
            <w:delText>S</w:delText>
          </w:r>
        </w:del>
      </w:moveTo>
      <w:ins w:id="167" w:author="Jameal Samhouri" w:date="2017-01-05T15:00:00Z">
        <w:r>
          <w:rPr>
            <w:rFonts w:ascii="Helvetica" w:hAnsi="Helvetica"/>
            <w:sz w:val="22"/>
            <w:szCs w:val="22"/>
          </w:rPr>
          <w:t>s</w:t>
        </w:r>
      </w:ins>
      <w:moveTo w:id="168" w:author="Jameal Samhouri" w:date="2017-01-05T14:59:00Z">
        <w:r w:rsidRPr="009A32AC">
          <w:rPr>
            <w:rFonts w:ascii="Helvetica" w:hAnsi="Helvetica"/>
            <w:sz w:val="22"/>
            <w:szCs w:val="22"/>
          </w:rPr>
          <w:t xml:space="preserve">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 </w:instrTex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EN.CITE.DATA </w:instrText>
        </w:r>
        <w:r w:rsidRPr="005516A9">
          <w:rPr>
            <w:rFonts w:ascii="Helvetica" w:hAnsi="Helvetica"/>
            <w:sz w:val="22"/>
            <w:szCs w:val="22"/>
          </w:rPr>
        </w:r>
        <w:r w:rsidRPr="005516A9">
          <w:rPr>
            <w:rFonts w:ascii="Helvetica" w:hAnsi="Helvetica"/>
            <w:sz w:val="22"/>
            <w:szCs w:val="22"/>
          </w:rPr>
          <w:fldChar w:fldCharType="end"/>
        </w:r>
        <w:r w:rsidRPr="005516A9">
          <w:rPr>
            <w:rFonts w:ascii="Helvetica" w:hAnsi="Helvetica"/>
            <w:sz w:val="22"/>
            <w:szCs w:val="22"/>
          </w:rPr>
        </w:r>
        <w:r w:rsidRPr="005516A9">
          <w:rPr>
            <w:rFonts w:ascii="Helvetica" w:hAnsi="Helvetica"/>
            <w:sz w:val="22"/>
            <w:szCs w:val="22"/>
          </w:rPr>
          <w:fldChar w:fldCharType="separate"/>
        </w:r>
        <w:r w:rsidRPr="005516A9">
          <w:rPr>
            <w:rFonts w:ascii="Helvetica" w:hAnsi="Helvetica"/>
            <w:noProof/>
            <w:sz w:val="22"/>
            <w:szCs w:val="22"/>
          </w:rPr>
          <w:t>(Doak</w:t>
        </w:r>
        <w:r w:rsidRPr="005516A9">
          <w:rPr>
            <w:rFonts w:ascii="Helvetica" w:hAnsi="Helvetica"/>
            <w:i/>
            <w:noProof/>
            <w:sz w:val="22"/>
            <w:szCs w:val="22"/>
          </w:rPr>
          <w:t xml:space="preserve"> et al.</w:t>
        </w:r>
        <w:r w:rsidRPr="005516A9">
          <w:rPr>
            <w:rFonts w:ascii="Helvetica" w:hAnsi="Helvetica"/>
            <w:noProof/>
            <w:sz w:val="22"/>
            <w:szCs w:val="22"/>
          </w:rPr>
          <w:t xml:space="preserve"> 2008; Selkoe</w:t>
        </w:r>
        <w:r w:rsidRPr="005516A9">
          <w:rPr>
            <w:rFonts w:ascii="Helvetica" w:hAnsi="Helvetica"/>
            <w:i/>
            <w:noProof/>
            <w:sz w:val="22"/>
            <w:szCs w:val="22"/>
          </w:rPr>
          <w:t xml:space="preserve"> et al.</w:t>
        </w:r>
        <w:r w:rsidRPr="005516A9">
          <w:rPr>
            <w:rFonts w:ascii="Helvetica" w:hAnsi="Helvetica"/>
            <w:noProof/>
            <w:sz w:val="22"/>
            <w:szCs w:val="22"/>
          </w:rPr>
          <w:t xml:space="preserve"> 2015)</w:t>
        </w:r>
        <w:r w:rsidRPr="005516A9">
          <w:rPr>
            <w:rFonts w:ascii="Helvetica" w:hAnsi="Helvetica"/>
            <w:sz w:val="22"/>
            <w:szCs w:val="22"/>
          </w:rPr>
          <w:fldChar w:fldCharType="end"/>
        </w:r>
      </w:moveTo>
      <w:proofErr w:type="gramStart"/>
      <w:ins w:id="169" w:author="Jameal Samhouri" w:date="2017-01-05T15:00:00Z">
        <w:r>
          <w:rPr>
            <w:rFonts w:ascii="Helvetica" w:hAnsi="Helvetica"/>
            <w:sz w:val="22"/>
            <w:szCs w:val="22"/>
          </w:rPr>
          <w:t xml:space="preserve">. </w:t>
        </w:r>
      </w:ins>
      <w:proofErr w:type="gramEnd"/>
      <w:moveTo w:id="170" w:author="Jameal Samhouri" w:date="2017-01-05T14:59:00Z">
        <w:del w:id="171" w:author="Jameal Samhouri" w:date="2017-01-05T15:00:00Z">
          <w:r w:rsidRPr="005516A9" w:rsidDel="006049ED">
            <w:rPr>
              <w:rFonts w:ascii="Helvetica" w:hAnsi="Helvetica"/>
              <w:sz w:val="22"/>
              <w:szCs w:val="22"/>
            </w:rPr>
            <w:delText>, but u</w:delText>
          </w:r>
        </w:del>
      </w:moveTo>
      <w:ins w:id="172" w:author="Jameal Samhouri" w:date="2017-01-05T15:00:00Z">
        <w:r>
          <w:rPr>
            <w:rFonts w:ascii="Helvetica" w:hAnsi="Helvetica"/>
            <w:sz w:val="22"/>
            <w:szCs w:val="22"/>
          </w:rPr>
          <w:t>U</w:t>
        </w:r>
      </w:ins>
      <w:moveTo w:id="173" w:author="Jameal Samhouri" w:date="2017-01-05T14:59:00Z">
        <w:r w:rsidRPr="005516A9">
          <w:rPr>
            <w:rFonts w:ascii="Helvetica" w:hAnsi="Helvetica"/>
            <w:sz w:val="22"/>
            <w:szCs w:val="22"/>
          </w:rPr>
          <w:t>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uncertainty in the location of the tipping point; however, gaining greater certainty about the location of a tipping point can be achieved through adaptive management </w:t>
        </w:r>
        <w:r w:rsidRPr="005516A9">
          <w:rPr>
            <w:rFonts w:ascii="Helvetica" w:hAnsi="Helvetica"/>
            <w:sz w:val="22"/>
            <w:szCs w:val="22"/>
          </w:rPr>
          <w:fldChar w:fldCharType="begin"/>
        </w:r>
        <w:r>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Pr>
            <w:rFonts w:ascii="Helvetica" w:hAnsi="Helvetica"/>
            <w:sz w:val="22"/>
            <w:szCs w:val="22"/>
          </w:rPr>
          <w:t xml:space="preserve"> However, even with </w:t>
        </w:r>
        <w:r w:rsidRPr="00A96D69">
          <w:rPr>
            <w:rFonts w:ascii="Helvetica" w:hAnsi="Helvetica"/>
            <w:sz w:val="22"/>
            <w:szCs w:val="22"/>
          </w:rPr>
          <w:t xml:space="preserve">better monitoring </w:t>
        </w:r>
        <w:r>
          <w:rPr>
            <w:rFonts w:ascii="Helvetica" w:hAnsi="Helvetica"/>
            <w:sz w:val="22"/>
            <w:szCs w:val="22"/>
          </w:rPr>
          <w:t>and analysis,</w:t>
        </w:r>
        <w:r w:rsidRPr="00A96D69">
          <w:rPr>
            <w:rFonts w:ascii="Helvetica" w:hAnsi="Helvetica"/>
            <w:sz w:val="22"/>
            <w:szCs w:val="22"/>
          </w:rPr>
          <w:t xml:space="preserve"> </w:t>
        </w:r>
        <w:r>
          <w:rPr>
            <w:rFonts w:ascii="Helvetica" w:hAnsi="Helvetica"/>
            <w:sz w:val="22"/>
            <w:szCs w:val="22"/>
          </w:rPr>
          <w:t>some</w:t>
        </w:r>
        <w:r w:rsidRPr="00A96D69">
          <w:rPr>
            <w:rFonts w:ascii="Helvetica" w:hAnsi="Helvetica"/>
            <w:sz w:val="22"/>
            <w:szCs w:val="22"/>
          </w:rPr>
          <w:t xml:space="preserve"> uncertainty </w:t>
        </w:r>
        <w:r>
          <w:rPr>
            <w:rFonts w:ascii="Helvetica" w:hAnsi="Helvetica"/>
            <w:sz w:val="22"/>
            <w:szCs w:val="22"/>
          </w:rPr>
          <w:t>is</w:t>
        </w:r>
        <w:r w:rsidRPr="00A96D69">
          <w:rPr>
            <w:rFonts w:ascii="Helvetica" w:hAnsi="Helvetica"/>
            <w:sz w:val="22"/>
            <w:szCs w:val="22"/>
          </w:rPr>
          <w:t xml:space="preserve"> irreducible </w:t>
        </w:r>
        <w:r w:rsidRPr="00A96D69">
          <w:rPr>
            <w:rFonts w:ascii="Helvetica" w:hAnsi="Helvetica"/>
            <w:sz w:val="22"/>
            <w:szCs w:val="22"/>
          </w:rPr>
          <w:fldChar w:fldCharType="begin"/>
        </w:r>
        <w:r>
          <w:rPr>
            <w:rFonts w:ascii="Helvetica" w:hAnsi="Helvetica"/>
            <w:sz w:val="22"/>
            <w:szCs w:val="22"/>
          </w:rPr>
          <w:instrText xml:space="preserve"> ADDIN EN.CITE &lt;EndNote&gt;&lt;Cite&gt;&lt;Author&gt;Mangel&lt;/Author&gt;&lt;Year&gt;2000&lt;/Year&gt;&lt;RecNum&gt;8150&lt;/RecNum&gt;&lt;DisplayText&gt;(Mangel 2000a)&lt;/DisplayText&gt;&lt;record&gt;&lt;rec-number&gt;8150&lt;/rec-number&gt;&lt;foreign-keys&gt;&lt;key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Pr>
            <w:rFonts w:ascii="Helvetica" w:hAnsi="Helvetica"/>
            <w:noProof/>
            <w:sz w:val="22"/>
            <w:szCs w:val="22"/>
          </w:rPr>
          <w:t>(Mangel 2000a)</w:t>
        </w:r>
        <w:r w:rsidRPr="00A96D69">
          <w:rPr>
            <w:rFonts w:ascii="Helvetica" w:hAnsi="Helvetica"/>
            <w:sz w:val="22"/>
            <w:szCs w:val="22"/>
          </w:rPr>
          <w:fldChar w:fldCharType="end"/>
        </w:r>
      </w:moveTo>
      <w:moveToRangeEnd w:id="164"/>
      <w:ins w:id="174" w:author="Jameal Samhouri" w:date="2017-01-05T14:59:00Z">
        <w:r>
          <w:rPr>
            <w:rFonts w:ascii="Helvetica" w:hAnsi="Helvetica"/>
            <w:sz w:val="22"/>
            <w:szCs w:val="22"/>
          </w:rPr>
          <w:t>.</w:t>
        </w:r>
      </w:ins>
    </w:p>
    <w:p w14:paraId="48E4FCDD" w14:textId="1AB24FEF" w:rsidR="007E6EA2" w:rsidRDefault="00EE4CEA" w:rsidP="00032BBC">
      <w:pPr>
        <w:ind w:firstLine="720"/>
        <w:rPr>
          <w:ins w:id="175" w:author="Adrian Stier" w:date="2016-02-05T11:23:00Z"/>
          <w:rFonts w:ascii="Helvetica" w:hAnsi="Helvetica"/>
          <w:sz w:val="22"/>
          <w:szCs w:val="22"/>
        </w:rPr>
      </w:pPr>
      <w:r w:rsidRPr="009A32AC">
        <w:rPr>
          <w:rFonts w:ascii="Helvetica" w:hAnsi="Helvetica"/>
          <w:sz w:val="22"/>
          <w:szCs w:val="22"/>
        </w:rPr>
        <w:t xml:space="preserve">Our model is heuristic in its evaluation of monitoring in the presence of </w:t>
      </w:r>
      <w:r w:rsidR="00131216">
        <w:rPr>
          <w:rFonts w:ascii="Helvetica" w:hAnsi="Helvetica"/>
          <w:sz w:val="22"/>
          <w:szCs w:val="22"/>
        </w:rPr>
        <w:t xml:space="preserve">tipping points and </w:t>
      </w:r>
      <w:del w:id="176" w:author="Jameal Samhouri" w:date="2017-01-05T14:58:00Z">
        <w:r w:rsidDel="006049ED">
          <w:rPr>
            <w:rFonts w:ascii="Helvetica" w:hAnsi="Helvetica"/>
            <w:sz w:val="22"/>
            <w:szCs w:val="22"/>
          </w:rPr>
          <w:delText xml:space="preserve">and </w:delText>
        </w:r>
      </w:del>
      <w:r w:rsidR="00131216" w:rsidRPr="00E96363">
        <w:rPr>
          <w:rFonts w:ascii="Helvetica" w:hAnsi="Helvetica"/>
          <w:sz w:val="22"/>
          <w:szCs w:val="22"/>
        </w:rPr>
        <w:t>limit reference point</w:t>
      </w:r>
      <w:r w:rsidR="00131216">
        <w:rPr>
          <w:rFonts w:ascii="Helvetica" w:hAnsi="Helvetica"/>
          <w:sz w:val="22"/>
          <w:szCs w:val="22"/>
        </w:rPr>
        <w:t>s</w:t>
      </w:r>
      <w:r w:rsidRPr="009A32AC">
        <w:rPr>
          <w:rFonts w:ascii="Helvetica" w:hAnsi="Helvetica"/>
          <w:sz w:val="22"/>
          <w:szCs w:val="22"/>
        </w:rPr>
        <w:t xml:space="preserve">. </w:t>
      </w:r>
      <w:r>
        <w:rPr>
          <w:rFonts w:ascii="Helvetica" w:hAnsi="Helvetica"/>
          <w:sz w:val="22"/>
          <w:szCs w:val="22"/>
        </w:rPr>
        <w:t xml:space="preserve">However, </w:t>
      </w:r>
      <w:del w:id="177" w:author="Jameal Samhouri" w:date="2017-01-05T14:59:00Z">
        <w:r w:rsidDel="006049ED">
          <w:rPr>
            <w:rFonts w:ascii="Helvetica" w:hAnsi="Helvetica"/>
            <w:sz w:val="22"/>
            <w:szCs w:val="22"/>
          </w:rPr>
          <w:delText xml:space="preserve">our </w:delText>
        </w:r>
      </w:del>
      <w:ins w:id="178" w:author="Jameal Samhouri" w:date="2017-01-05T14:59:00Z">
        <w:r w:rsidR="006049ED">
          <w:rPr>
            <w:rFonts w:ascii="Helvetica" w:hAnsi="Helvetica"/>
            <w:sz w:val="22"/>
            <w:szCs w:val="22"/>
          </w:rPr>
          <w:t>the</w:t>
        </w:r>
        <w:r w:rsidR="006049ED">
          <w:rPr>
            <w:rFonts w:ascii="Helvetica" w:hAnsi="Helvetica"/>
            <w:sz w:val="22"/>
            <w:szCs w:val="22"/>
          </w:rPr>
          <w:t xml:space="preserve"> </w:t>
        </w:r>
      </w:ins>
      <w:r>
        <w:rPr>
          <w:rFonts w:ascii="Helvetica" w:hAnsi="Helvetica"/>
          <w:sz w:val="22"/>
          <w:szCs w:val="22"/>
        </w:rPr>
        <w:t xml:space="preserve">results are broadly applicable to systems where a tipping point does not exist but a </w:t>
      </w:r>
      <w:r w:rsidR="00131216" w:rsidRPr="00E96363">
        <w:rPr>
          <w:rFonts w:ascii="Helvetica" w:hAnsi="Helvetica"/>
          <w:sz w:val="22"/>
          <w:szCs w:val="22"/>
        </w:rPr>
        <w:t>limit reference point</w:t>
      </w:r>
      <w:r w:rsidR="00131216">
        <w:rPr>
          <w:rFonts w:ascii="Helvetica" w:hAnsi="Helvetica"/>
          <w:sz w:val="22"/>
          <w:szCs w:val="22"/>
        </w:rPr>
        <w:t xml:space="preserve"> </w:t>
      </w:r>
      <w:r>
        <w:rPr>
          <w:rFonts w:ascii="Helvetica" w:hAnsi="Helvetica"/>
          <w:sz w:val="22"/>
          <w:szCs w:val="22"/>
        </w:rPr>
        <w:t>does. Indeed, our model</w:t>
      </w:r>
      <w:del w:id="179" w:author="Jameal Samhouri" w:date="2017-01-05T14:58:00Z">
        <w:r w:rsidDel="006049ED">
          <w:rPr>
            <w:rFonts w:ascii="Helvetica" w:hAnsi="Helvetica"/>
            <w:sz w:val="22"/>
            <w:szCs w:val="22"/>
          </w:rPr>
          <w:delText xml:space="preserve"> is</w:delText>
        </w:r>
      </w:del>
      <w:r>
        <w:rPr>
          <w:rFonts w:ascii="Helvetica" w:hAnsi="Helvetica"/>
          <w:sz w:val="22"/>
          <w:szCs w:val="22"/>
        </w:rPr>
        <w:t xml:space="preserve"> </w:t>
      </w:r>
      <w:del w:id="180" w:author="Jameal Samhouri" w:date="2017-01-05T14:59:00Z">
        <w:r w:rsidDel="006049ED">
          <w:rPr>
            <w:rFonts w:ascii="Helvetica" w:hAnsi="Helvetica"/>
            <w:sz w:val="22"/>
            <w:szCs w:val="22"/>
          </w:rPr>
          <w:delText>makes global predictions about</w:delText>
        </w:r>
      </w:del>
      <w:ins w:id="181" w:author="Jameal Samhouri" w:date="2017-01-05T14:59:00Z">
        <w:r w:rsidR="006049ED">
          <w:rPr>
            <w:rFonts w:ascii="Helvetica" w:hAnsi="Helvetica"/>
            <w:sz w:val="22"/>
            <w:szCs w:val="22"/>
          </w:rPr>
          <w:t>demonstrates</w:t>
        </w:r>
      </w:ins>
      <w:r>
        <w:rPr>
          <w:rFonts w:ascii="Helvetica" w:hAnsi="Helvetica"/>
          <w:sz w:val="22"/>
          <w:szCs w:val="22"/>
        </w:rPr>
        <w:t xml:space="preserve"> the increasing importance of monitoring information as a system approaches a </w:t>
      </w:r>
      <w:r w:rsidR="00131216" w:rsidRPr="00E96363">
        <w:rPr>
          <w:rFonts w:ascii="Helvetica" w:hAnsi="Helvetica"/>
          <w:sz w:val="22"/>
          <w:szCs w:val="22"/>
        </w:rPr>
        <w:t>limit reference point</w:t>
      </w:r>
      <w:r>
        <w:rPr>
          <w:rFonts w:ascii="Helvetica" w:hAnsi="Helvetica"/>
          <w:sz w:val="22"/>
          <w:szCs w:val="22"/>
        </w:rPr>
        <w:t xml:space="preserve">. </w:t>
      </w:r>
      <w:del w:id="182" w:author="Jameal Samhouri" w:date="2017-01-05T15:00:00Z">
        <w:r w:rsidDel="006049ED">
          <w:rPr>
            <w:rFonts w:ascii="Helvetica" w:hAnsi="Helvetica"/>
            <w:sz w:val="22"/>
            <w:szCs w:val="22"/>
          </w:rPr>
          <w:delText xml:space="preserve">In systems with tipping points, </w:delText>
        </w:r>
        <w:r w:rsidRPr="009A32AC" w:rsidDel="006049ED">
          <w:rPr>
            <w:rFonts w:ascii="Helvetica" w:hAnsi="Helvetica"/>
            <w:sz w:val="22"/>
            <w:szCs w:val="22"/>
          </w:rPr>
          <w:delText>decision makers are rarely fortunate enough to have perfect knowledge of biological thresholds until after the threshold has been crossed</w:delText>
        </w:r>
        <w:r w:rsidRPr="00EE0FF8" w:rsidDel="006049ED">
          <w:delText xml:space="preserve"> </w:delText>
        </w:r>
        <w:r w:rsidDel="006049ED">
          <w:rPr>
            <w:rFonts w:ascii="Helvetica" w:hAnsi="Helvetica"/>
            <w:sz w:val="22"/>
            <w:szCs w:val="22"/>
          </w:rPr>
          <w:fldChar w:fldCharType="begin"/>
        </w:r>
        <w:r w:rsidDel="006049ED">
          <w:rPr>
            <w:rFonts w:ascii="Helvetica" w:hAnsi="Helvetica"/>
            <w:sz w:val="22"/>
            <w:szCs w:val="22"/>
          </w:rPr>
          <w:del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delInstrText>
        </w:r>
        <w:r w:rsidDel="006049ED">
          <w:rPr>
            <w:rFonts w:ascii="Helvetica" w:hAnsi="Helvetica"/>
            <w:sz w:val="22"/>
            <w:szCs w:val="22"/>
          </w:rPr>
          <w:fldChar w:fldCharType="separate"/>
        </w:r>
        <w:r w:rsidDel="006049ED">
          <w:rPr>
            <w:rFonts w:ascii="Helvetica" w:hAnsi="Helvetica"/>
            <w:noProof/>
            <w:sz w:val="22"/>
            <w:szCs w:val="22"/>
          </w:rPr>
          <w:delText>(Ludwig</w:delText>
        </w:r>
        <w:r w:rsidRPr="00DF0B7F" w:rsidDel="006049ED">
          <w:rPr>
            <w:rFonts w:ascii="Helvetica" w:hAnsi="Helvetica"/>
            <w:i/>
            <w:noProof/>
            <w:sz w:val="22"/>
            <w:szCs w:val="22"/>
          </w:rPr>
          <w:delText xml:space="preserve"> et al.</w:delText>
        </w:r>
        <w:r w:rsidDel="006049ED">
          <w:rPr>
            <w:rFonts w:ascii="Helvetica" w:hAnsi="Helvetica"/>
            <w:noProof/>
            <w:sz w:val="22"/>
            <w:szCs w:val="22"/>
          </w:rPr>
          <w:delText xml:space="preserve"> 1993)</w:delText>
        </w:r>
        <w:r w:rsidDel="006049ED">
          <w:rPr>
            <w:rFonts w:ascii="Helvetica" w:hAnsi="Helvetica"/>
            <w:sz w:val="22"/>
            <w:szCs w:val="22"/>
          </w:rPr>
          <w:fldChar w:fldCharType="end"/>
        </w:r>
        <w:r w:rsidRPr="009A32AC" w:rsidDel="006049ED">
          <w:rPr>
            <w:rFonts w:ascii="Helvetica" w:hAnsi="Helvetica"/>
            <w:sz w:val="22"/>
            <w:szCs w:val="22"/>
          </w:rPr>
          <w:delText>.</w:delText>
        </w:r>
      </w:del>
      <w:moveFromRangeStart w:id="183" w:author="Jameal Samhouri" w:date="2017-01-05T14:59:00Z" w:name="move471391685"/>
      <w:moveFrom w:id="184" w:author="Jameal Samhouri" w:date="2017-01-05T14:59:00Z">
        <w:del w:id="185" w:author="Jameal Samhouri" w:date="2017-01-05T15:00:00Z">
          <w:r w:rsidDel="006049ED">
            <w:rPr>
              <w:rFonts w:ascii="Helvetica" w:hAnsi="Helvetica"/>
              <w:sz w:val="22"/>
              <w:szCs w:val="22"/>
            </w:rPr>
            <w:delText xml:space="preserve"> </w:delText>
          </w:r>
        </w:del>
        <w:r w:rsidRPr="009A32AC" w:rsidDel="006049ED">
          <w:rPr>
            <w:rFonts w:ascii="Helvetica" w:hAnsi="Helvetica"/>
            <w:sz w:val="22"/>
            <w:szCs w:val="22"/>
          </w:rPr>
          <w:t xml:space="preserve">Surprises such as crossing a threshold </w:t>
        </w:r>
        <w:r w:rsidRPr="005516A9" w:rsidDel="006049ED">
          <w:rPr>
            <w:rFonts w:ascii="Helvetica" w:hAnsi="Helvetica"/>
            <w:sz w:val="22"/>
            <w:szCs w:val="22"/>
          </w:rPr>
          <w:t xml:space="preserve">are inevitable </w:t>
        </w:r>
        <w:r w:rsidRPr="005516A9" w:rsidDel="006049ED">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sidDel="006049ED">
          <w:rPr>
            <w:rFonts w:ascii="Helvetica" w:hAnsi="Helvetica"/>
            <w:sz w:val="22"/>
            <w:szCs w:val="22"/>
          </w:rPr>
          <w:instrText xml:space="preserve"> ADDIN EN.CITE </w:instrText>
        </w:r>
        <w:r w:rsidRPr="005516A9" w:rsidDel="006049ED">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sidDel="006049ED">
          <w:rPr>
            <w:rFonts w:ascii="Helvetica" w:hAnsi="Helvetica"/>
            <w:sz w:val="22"/>
            <w:szCs w:val="22"/>
          </w:rPr>
          <w:instrText xml:space="preserve"> ADDIN EN.CITE.DATA </w:instrText>
        </w:r>
        <w:r w:rsidRPr="005516A9" w:rsidDel="006049ED">
          <w:rPr>
            <w:rFonts w:ascii="Helvetica" w:hAnsi="Helvetica"/>
            <w:sz w:val="22"/>
            <w:szCs w:val="22"/>
          </w:rPr>
        </w:r>
        <w:r w:rsidRPr="005516A9" w:rsidDel="006049ED">
          <w:rPr>
            <w:rFonts w:ascii="Helvetica" w:hAnsi="Helvetica"/>
            <w:sz w:val="22"/>
            <w:szCs w:val="22"/>
          </w:rPr>
          <w:fldChar w:fldCharType="end"/>
        </w:r>
        <w:r w:rsidRPr="005516A9" w:rsidDel="006049ED">
          <w:rPr>
            <w:rFonts w:ascii="Helvetica" w:hAnsi="Helvetica"/>
            <w:sz w:val="22"/>
            <w:szCs w:val="22"/>
          </w:rPr>
        </w:r>
        <w:r w:rsidRPr="005516A9" w:rsidDel="006049ED">
          <w:rPr>
            <w:rFonts w:ascii="Helvetica" w:hAnsi="Helvetica"/>
            <w:sz w:val="22"/>
            <w:szCs w:val="22"/>
          </w:rPr>
          <w:fldChar w:fldCharType="separate"/>
        </w:r>
        <w:r w:rsidRPr="005516A9" w:rsidDel="006049ED">
          <w:rPr>
            <w:rFonts w:ascii="Helvetica" w:hAnsi="Helvetica"/>
            <w:noProof/>
            <w:sz w:val="22"/>
            <w:szCs w:val="22"/>
          </w:rPr>
          <w:t>(Doak</w:t>
        </w:r>
        <w:r w:rsidRPr="005516A9" w:rsidDel="006049ED">
          <w:rPr>
            <w:rFonts w:ascii="Helvetica" w:hAnsi="Helvetica"/>
            <w:i/>
            <w:noProof/>
            <w:sz w:val="22"/>
            <w:szCs w:val="22"/>
          </w:rPr>
          <w:t xml:space="preserve"> et al.</w:t>
        </w:r>
        <w:r w:rsidRPr="005516A9" w:rsidDel="006049ED">
          <w:rPr>
            <w:rFonts w:ascii="Helvetica" w:hAnsi="Helvetica"/>
            <w:noProof/>
            <w:sz w:val="22"/>
            <w:szCs w:val="22"/>
          </w:rPr>
          <w:t xml:space="preserve"> 2008; Selkoe</w:t>
        </w:r>
        <w:r w:rsidRPr="005516A9" w:rsidDel="006049ED">
          <w:rPr>
            <w:rFonts w:ascii="Helvetica" w:hAnsi="Helvetica"/>
            <w:i/>
            <w:noProof/>
            <w:sz w:val="22"/>
            <w:szCs w:val="22"/>
          </w:rPr>
          <w:t xml:space="preserve"> et al.</w:t>
        </w:r>
        <w:r w:rsidRPr="005516A9" w:rsidDel="006049ED">
          <w:rPr>
            <w:rFonts w:ascii="Helvetica" w:hAnsi="Helvetica"/>
            <w:noProof/>
            <w:sz w:val="22"/>
            <w:szCs w:val="22"/>
          </w:rPr>
          <w:t xml:space="preserve"> 2015)</w:t>
        </w:r>
        <w:r w:rsidRPr="005516A9" w:rsidDel="006049ED">
          <w:rPr>
            <w:rFonts w:ascii="Helvetica" w:hAnsi="Helvetica"/>
            <w:sz w:val="22"/>
            <w:szCs w:val="22"/>
          </w:rPr>
          <w:fldChar w:fldCharType="end"/>
        </w:r>
        <w:r w:rsidRPr="005516A9" w:rsidDel="006049ED">
          <w:rPr>
            <w:rFonts w:ascii="Helvetica" w:hAnsi="Helvetica"/>
            <w:sz w:val="22"/>
            <w:szCs w:val="22"/>
          </w:rPr>
          <w:t>, but uncertainty about the location of a threshold presents challenges</w:t>
        </w:r>
        <w:r w:rsidDel="006049ED">
          <w:rPr>
            <w:rFonts w:ascii="Helvetica" w:hAnsi="Helvetica"/>
            <w:sz w:val="22"/>
            <w:szCs w:val="22"/>
          </w:rPr>
          <w:t>,</w:t>
        </w:r>
        <w:r w:rsidRPr="005516A9" w:rsidDel="006049ED">
          <w:rPr>
            <w:rFonts w:ascii="Helvetica" w:hAnsi="Helvetica"/>
            <w:sz w:val="22"/>
            <w:szCs w:val="22"/>
          </w:rPr>
          <w:t xml:space="preserve"> particularly in the face of global change, where the strength and location of thresholds may well change. We do not address uncertainty in the location of the tipping point; however, gaining greater certainty about the location of a tipping point can be achieved through adaptive management </w:t>
        </w:r>
        <w:r w:rsidRPr="005516A9" w:rsidDel="006049ED">
          <w:rPr>
            <w:rFonts w:ascii="Helvetica" w:hAnsi="Helvetica"/>
            <w:sz w:val="22"/>
            <w:szCs w:val="22"/>
          </w:rPr>
          <w:fldChar w:fldCharType="begin"/>
        </w:r>
        <w:r w:rsidDel="006049ED">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sidDel="006049ED">
          <w:rPr>
            <w:rFonts w:ascii="Helvetica" w:hAnsi="Helvetica"/>
            <w:sz w:val="22"/>
            <w:szCs w:val="22"/>
          </w:rPr>
          <w:fldChar w:fldCharType="separate"/>
        </w:r>
        <w:r w:rsidRPr="005516A9" w:rsidDel="006049ED">
          <w:rPr>
            <w:rFonts w:ascii="Helvetica" w:hAnsi="Helvetica"/>
            <w:noProof/>
            <w:sz w:val="22"/>
            <w:szCs w:val="22"/>
          </w:rPr>
          <w:t>(Walters &amp; Hilborn 1978; Ludwig</w:t>
        </w:r>
        <w:r w:rsidRPr="005516A9" w:rsidDel="006049ED">
          <w:rPr>
            <w:rFonts w:ascii="Helvetica" w:hAnsi="Helvetica"/>
            <w:i/>
            <w:noProof/>
            <w:sz w:val="22"/>
            <w:szCs w:val="22"/>
          </w:rPr>
          <w:t xml:space="preserve"> et al.</w:t>
        </w:r>
        <w:r w:rsidRPr="005516A9" w:rsidDel="006049ED">
          <w:rPr>
            <w:rFonts w:ascii="Helvetica" w:hAnsi="Helvetica"/>
            <w:noProof/>
            <w:sz w:val="22"/>
            <w:szCs w:val="22"/>
          </w:rPr>
          <w:t xml:space="preserve"> 1993)</w:t>
        </w:r>
        <w:r w:rsidRPr="005516A9" w:rsidDel="006049ED">
          <w:rPr>
            <w:rFonts w:ascii="Helvetica" w:hAnsi="Helvetica"/>
            <w:sz w:val="22"/>
            <w:szCs w:val="22"/>
          </w:rPr>
          <w:fldChar w:fldCharType="end"/>
        </w:r>
        <w:r w:rsidRPr="00A96D69" w:rsidDel="006049ED">
          <w:rPr>
            <w:rFonts w:ascii="Helvetica" w:hAnsi="Helvetica"/>
            <w:sz w:val="22"/>
            <w:szCs w:val="22"/>
          </w:rPr>
          <w:t xml:space="preserve">. For example, Boettinger et al. </w:t>
        </w:r>
        <w:r w:rsidRPr="00A96D69" w:rsidDel="006049ED">
          <w:rPr>
            <w:rFonts w:ascii="Helvetica" w:hAnsi="Helvetica"/>
            <w:sz w:val="22"/>
            <w:szCs w:val="22"/>
          </w:rPr>
          <w:fldChar w:fldCharType="begin"/>
        </w:r>
        <w:r w:rsidRPr="00A96D69" w:rsidDel="006049ED">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sidDel="006049ED">
          <w:rPr>
            <w:rFonts w:ascii="Helvetica" w:hAnsi="Helvetica"/>
            <w:sz w:val="22"/>
            <w:szCs w:val="22"/>
          </w:rPr>
          <w:fldChar w:fldCharType="separate"/>
        </w:r>
        <w:r w:rsidRPr="00A96D69" w:rsidDel="006049ED">
          <w:rPr>
            <w:rFonts w:ascii="Helvetica" w:hAnsi="Helvetica"/>
            <w:noProof/>
            <w:sz w:val="22"/>
            <w:szCs w:val="22"/>
          </w:rPr>
          <w:t>(2015)</w:t>
        </w:r>
        <w:r w:rsidRPr="00A96D69" w:rsidDel="006049ED">
          <w:rPr>
            <w:rFonts w:ascii="Helvetica" w:hAnsi="Helvetica"/>
            <w:sz w:val="22"/>
            <w:szCs w:val="22"/>
          </w:rPr>
          <w:fldChar w:fldCharType="end"/>
        </w:r>
        <w:r w:rsidRPr="00A96D69" w:rsidDel="006049ED">
          <w:rPr>
            <w:rFonts w:ascii="Helvetica" w:hAnsi="Helvetica"/>
            <w:sz w:val="22"/>
            <w:szCs w:val="22"/>
          </w:rPr>
          <w:t xml:space="preserve"> recently described how Gaussian process stochastic dynamic programming can allow managers opportunities to learn more about threshold locations.</w:t>
        </w:r>
        <w:r w:rsidDel="006049ED">
          <w:rPr>
            <w:rFonts w:ascii="Helvetica" w:hAnsi="Helvetica"/>
            <w:sz w:val="22"/>
            <w:szCs w:val="22"/>
          </w:rPr>
          <w:t xml:space="preserve"> </w:t>
        </w:r>
        <w:r w:rsidR="003038C0" w:rsidDel="006049ED">
          <w:rPr>
            <w:rFonts w:ascii="Helvetica" w:hAnsi="Helvetica"/>
            <w:sz w:val="22"/>
            <w:szCs w:val="22"/>
          </w:rPr>
          <w:t xml:space="preserve">However, even with </w:t>
        </w:r>
        <w:r w:rsidRPr="00A96D69" w:rsidDel="006049ED">
          <w:rPr>
            <w:rFonts w:ascii="Helvetica" w:hAnsi="Helvetica"/>
            <w:sz w:val="22"/>
            <w:szCs w:val="22"/>
          </w:rPr>
          <w:t xml:space="preserve">better monitoring </w:t>
        </w:r>
        <w:r w:rsidR="003038C0" w:rsidDel="006049ED">
          <w:rPr>
            <w:rFonts w:ascii="Helvetica" w:hAnsi="Helvetica"/>
            <w:sz w:val="22"/>
            <w:szCs w:val="22"/>
          </w:rPr>
          <w:t>and analysis,</w:t>
        </w:r>
        <w:r w:rsidR="003038C0" w:rsidRPr="00A96D69" w:rsidDel="006049ED">
          <w:rPr>
            <w:rFonts w:ascii="Helvetica" w:hAnsi="Helvetica"/>
            <w:sz w:val="22"/>
            <w:szCs w:val="22"/>
          </w:rPr>
          <w:t xml:space="preserve"> </w:t>
        </w:r>
        <w:r w:rsidR="003038C0" w:rsidDel="006049ED">
          <w:rPr>
            <w:rFonts w:ascii="Helvetica" w:hAnsi="Helvetica"/>
            <w:sz w:val="22"/>
            <w:szCs w:val="22"/>
          </w:rPr>
          <w:t>some</w:t>
        </w:r>
        <w:r w:rsidRPr="00A96D69" w:rsidDel="006049ED">
          <w:rPr>
            <w:rFonts w:ascii="Helvetica" w:hAnsi="Helvetica"/>
            <w:sz w:val="22"/>
            <w:szCs w:val="22"/>
          </w:rPr>
          <w:t xml:space="preserve"> uncertainty </w:t>
        </w:r>
        <w:r w:rsidR="003038C0" w:rsidDel="006049ED">
          <w:rPr>
            <w:rFonts w:ascii="Helvetica" w:hAnsi="Helvetica"/>
            <w:sz w:val="22"/>
            <w:szCs w:val="22"/>
          </w:rPr>
          <w:t>is</w:t>
        </w:r>
        <w:r w:rsidR="003038C0" w:rsidRPr="00A96D69" w:rsidDel="006049ED">
          <w:rPr>
            <w:rFonts w:ascii="Helvetica" w:hAnsi="Helvetica"/>
            <w:sz w:val="22"/>
            <w:szCs w:val="22"/>
          </w:rPr>
          <w:t xml:space="preserve"> </w:t>
        </w:r>
        <w:r w:rsidRPr="00A96D69" w:rsidDel="006049ED">
          <w:rPr>
            <w:rFonts w:ascii="Helvetica" w:hAnsi="Helvetica"/>
            <w:sz w:val="22"/>
            <w:szCs w:val="22"/>
          </w:rPr>
          <w:t xml:space="preserve">irreducible </w:t>
        </w:r>
        <w:r w:rsidRPr="00A96D69" w:rsidDel="006049ED">
          <w:rPr>
            <w:rFonts w:ascii="Helvetica" w:hAnsi="Helvetica"/>
            <w:sz w:val="22"/>
            <w:szCs w:val="22"/>
          </w:rPr>
          <w:fldChar w:fldCharType="begin"/>
        </w:r>
        <w:r w:rsidR="009442F2" w:rsidDel="006049ED">
          <w:rPr>
            <w:rFonts w:ascii="Helvetica" w:hAnsi="Helvetica"/>
            <w:sz w:val="22"/>
            <w:szCs w:val="22"/>
          </w:rPr>
          <w:instrText xml:space="preserve"> ADDIN EN.CITE &lt;EndNote&gt;&lt;Cite&gt;&lt;Author&gt;Mangel&lt;/Author&gt;&lt;Year&gt;2000&lt;/Year&gt;&lt;RecNum&gt;8150&lt;/RecNum&gt;&lt;DisplayText&gt;(Mangel 2000a)&lt;/DisplayText&gt;&lt;record&gt;&lt;rec-number&gt;8150&lt;/rec-number&gt;&lt;foreign-keys&gt;&lt;key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sidDel="006049ED">
          <w:rPr>
            <w:rFonts w:ascii="Helvetica" w:hAnsi="Helvetica"/>
            <w:sz w:val="22"/>
            <w:szCs w:val="22"/>
          </w:rPr>
          <w:fldChar w:fldCharType="separate"/>
        </w:r>
        <w:r w:rsidR="009442F2" w:rsidDel="006049ED">
          <w:rPr>
            <w:rFonts w:ascii="Helvetica" w:hAnsi="Helvetica"/>
            <w:noProof/>
            <w:sz w:val="22"/>
            <w:szCs w:val="22"/>
          </w:rPr>
          <w:t>(Mangel 2000a)</w:t>
        </w:r>
        <w:r w:rsidRPr="00A96D69" w:rsidDel="006049ED">
          <w:rPr>
            <w:rFonts w:ascii="Helvetica" w:hAnsi="Helvetica"/>
            <w:sz w:val="22"/>
            <w:szCs w:val="22"/>
          </w:rPr>
          <w:fldChar w:fldCharType="end"/>
        </w:r>
      </w:moveFrom>
      <w:moveFromRangeEnd w:id="183"/>
      <w:del w:id="186" w:author="Jameal Samhouri" w:date="2017-01-05T14:59:00Z">
        <w:r w:rsidRPr="00A96D69" w:rsidDel="006049ED">
          <w:rPr>
            <w:rFonts w:ascii="Helvetica" w:hAnsi="Helvetica"/>
            <w:sz w:val="22"/>
            <w:szCs w:val="22"/>
          </w:rPr>
          <w:delText>.</w:delText>
        </w:r>
      </w:del>
    </w:p>
    <w:p w14:paraId="51C16C50" w14:textId="323D6A16" w:rsidR="00342681" w:rsidRDefault="00342681" w:rsidP="00032BBC">
      <w:pPr>
        <w:ind w:firstLine="720"/>
        <w:rPr>
          <w:rFonts w:ascii="Helvetica" w:hAnsi="Helvetica"/>
          <w:sz w:val="22"/>
          <w:szCs w:val="22"/>
        </w:rPr>
      </w:pPr>
    </w:p>
    <w:p w14:paraId="04652470" w14:textId="37339B54" w:rsidR="00342681" w:rsidRP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14:paraId="276F0B71" w14:textId="77777777" w:rsidR="00CC1E16" w:rsidRDefault="00E3695A" w:rsidP="001838F7">
      <w:pPr>
        <w:ind w:firstLine="720"/>
        <w:rPr>
          <w:rFonts w:ascii="Helvetica" w:hAnsi="Helvetica" w:cs="Helvetica Neue"/>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where tipping points are.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77777777" w:rsidR="00CC1E16" w:rsidRDefault="00CC1E16" w:rsidP="001838F7">
      <w:pPr>
        <w:ind w:firstLine="720"/>
        <w:rPr>
          <w:rFonts w:ascii="Helvetica" w:hAnsi="Helvetica" w:cs="Helvetica Neue"/>
          <w:sz w:val="22"/>
          <w:szCs w:val="22"/>
        </w:rPr>
      </w:pPr>
    </w:p>
    <w:p w14:paraId="46A35327" w14:textId="6A16A472" w:rsidR="00C1536D" w:rsidRPr="00957F1F" w:rsidRDefault="007C7982" w:rsidP="00A25BC3">
      <w:pPr>
        <w:rPr>
          <w:rFonts w:ascii="Helvetica" w:hAnsi="Helvetica" w:cs="Times New Roman"/>
          <w:b/>
          <w:sz w:val="22"/>
          <w:szCs w:val="22"/>
        </w:rPr>
      </w:pPr>
      <w:r>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511986D2"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w:t>
      </w:r>
      <w:ins w:id="187" w:author="Jameal Samhouri" w:date="2017-01-05T15:01:00Z">
        <w:r w:rsidR="00D72220">
          <w:rPr>
            <w:rFonts w:ascii="Helvetica" w:hAnsi="Helvetica"/>
            <w:sz w:val="22"/>
            <w:szCs w:val="22"/>
          </w:rPr>
          <w:t xml:space="preserve">M. Gladwell, </w:t>
        </w:r>
      </w:ins>
      <w:bookmarkStart w:id="188" w:name="_GoBack"/>
      <w:bookmarkEnd w:id="188"/>
      <w:r w:rsidRPr="00957F1F">
        <w:rPr>
          <w:rFonts w:ascii="Helvetica" w:hAnsi="Helvetica"/>
          <w:sz w:val="22"/>
          <w:szCs w:val="22"/>
        </w:rPr>
        <w:t xml:space="preserve">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6B0348D1" w14:textId="77777777" w:rsidR="00E774D1" w:rsidRPr="00E774D1" w:rsidRDefault="006C170D" w:rsidP="00E774D1">
      <w:pPr>
        <w:pStyle w:val="EndNoteBibliography"/>
        <w:ind w:left="720" w:hanging="720"/>
        <w:rPr>
          <w:noProof/>
        </w:rPr>
      </w:pPr>
      <w:r>
        <w:fldChar w:fldCharType="begin"/>
      </w:r>
      <w:r w:rsidR="00D106C7">
        <w:instrText xml:space="preserve"> ADDIN EN.REFLIST </w:instrText>
      </w:r>
      <w:r>
        <w:fldChar w:fldCharType="separate"/>
      </w:r>
      <w:r w:rsidR="00E774D1" w:rsidRPr="00E774D1">
        <w:rPr>
          <w:noProof/>
        </w:rPr>
        <w:t>1.</w:t>
      </w:r>
    </w:p>
    <w:p w14:paraId="3580D36D" w14:textId="77777777" w:rsidR="00E774D1" w:rsidRPr="00E774D1" w:rsidRDefault="00E774D1" w:rsidP="00E774D1">
      <w:pPr>
        <w:pStyle w:val="EndNoteBibliography"/>
        <w:ind w:left="720" w:hanging="720"/>
        <w:rPr>
          <w:noProof/>
        </w:rPr>
      </w:pPr>
      <w:r w:rsidRPr="00E774D1">
        <w:rPr>
          <w:noProof/>
        </w:rPr>
        <w:t xml:space="preserve">Addison, P.F.E., de Bie, K. &amp; Rumpff, L. (2015). Setting conservation management thresholds using a novel participatory modeling approach. </w:t>
      </w:r>
      <w:r w:rsidRPr="00E774D1">
        <w:rPr>
          <w:i/>
          <w:noProof/>
        </w:rPr>
        <w:t>Conservation Biology</w:t>
      </w:r>
      <w:r w:rsidRPr="00E774D1">
        <w:rPr>
          <w:noProof/>
        </w:rPr>
        <w:t>, 29, 1411-1422.</w:t>
      </w:r>
    </w:p>
    <w:p w14:paraId="54595B76" w14:textId="77777777" w:rsidR="00E774D1" w:rsidRPr="00E774D1" w:rsidRDefault="00E774D1" w:rsidP="00E774D1">
      <w:pPr>
        <w:pStyle w:val="EndNoteBibliography"/>
        <w:ind w:left="720" w:hanging="720"/>
        <w:rPr>
          <w:noProof/>
        </w:rPr>
      </w:pPr>
      <w:r w:rsidRPr="00E774D1">
        <w:rPr>
          <w:noProof/>
        </w:rPr>
        <w:t>2.</w:t>
      </w:r>
    </w:p>
    <w:p w14:paraId="15613F49" w14:textId="77777777" w:rsidR="00E774D1" w:rsidRPr="00E774D1" w:rsidRDefault="00E774D1" w:rsidP="00E774D1">
      <w:pPr>
        <w:pStyle w:val="EndNoteBibliography"/>
        <w:ind w:left="720" w:hanging="720"/>
        <w:rPr>
          <w:noProof/>
        </w:rPr>
      </w:pPr>
      <w:r w:rsidRPr="00E774D1">
        <w:rPr>
          <w:noProof/>
        </w:rPr>
        <w:t xml:space="preserve">Boettiger, C., Mangel, M. &amp; Munch, S. (2015). Avoiding tipping points in fisheries management through Gaussian process dynamic programming. </w:t>
      </w:r>
      <w:r w:rsidRPr="00E774D1">
        <w:rPr>
          <w:i/>
          <w:noProof/>
        </w:rPr>
        <w:t>Proceedings of the Royal Society of London B: Biological Sciences</w:t>
      </w:r>
      <w:r w:rsidRPr="00E774D1">
        <w:rPr>
          <w:noProof/>
        </w:rPr>
        <w:t>, 282, 20141631.</w:t>
      </w:r>
    </w:p>
    <w:p w14:paraId="0B966DC7" w14:textId="77777777" w:rsidR="00E774D1" w:rsidRPr="00E774D1" w:rsidRDefault="00E774D1" w:rsidP="00E774D1">
      <w:pPr>
        <w:pStyle w:val="EndNoteBibliography"/>
        <w:ind w:left="720" w:hanging="720"/>
        <w:rPr>
          <w:noProof/>
        </w:rPr>
      </w:pPr>
      <w:r w:rsidRPr="00E774D1">
        <w:rPr>
          <w:noProof/>
        </w:rPr>
        <w:t>3.</w:t>
      </w:r>
    </w:p>
    <w:p w14:paraId="65BFA43C" w14:textId="77777777" w:rsidR="00E774D1" w:rsidRPr="00E774D1" w:rsidRDefault="00E774D1" w:rsidP="00E774D1">
      <w:pPr>
        <w:pStyle w:val="EndNoteBibliography"/>
        <w:ind w:left="720" w:hanging="720"/>
        <w:rPr>
          <w:noProof/>
        </w:rPr>
      </w:pPr>
      <w:r w:rsidRPr="00E774D1">
        <w:rPr>
          <w:noProof/>
        </w:rPr>
        <w:t xml:space="preserve">Bunnefeld, N., Hoshino, E. &amp; Milner-Gulland, E.J. (2011). Management strategy evaluation: a powerful tool for conservation? </w:t>
      </w:r>
      <w:r w:rsidRPr="00E774D1">
        <w:rPr>
          <w:i/>
          <w:noProof/>
        </w:rPr>
        <w:t>Trends in ecology &amp; evolution</w:t>
      </w:r>
      <w:r w:rsidRPr="00E774D1">
        <w:rPr>
          <w:noProof/>
        </w:rPr>
        <w:t>, 26, 441-447.</w:t>
      </w:r>
    </w:p>
    <w:p w14:paraId="6CA0F157" w14:textId="77777777" w:rsidR="00E774D1" w:rsidRPr="00E774D1" w:rsidRDefault="00E774D1" w:rsidP="00E774D1">
      <w:pPr>
        <w:pStyle w:val="EndNoteBibliography"/>
        <w:ind w:left="720" w:hanging="720"/>
        <w:rPr>
          <w:noProof/>
        </w:rPr>
      </w:pPr>
      <w:r w:rsidRPr="00E774D1">
        <w:rPr>
          <w:noProof/>
        </w:rPr>
        <w:t>4.</w:t>
      </w:r>
    </w:p>
    <w:p w14:paraId="7E9E1E61" w14:textId="77777777" w:rsidR="00E774D1" w:rsidRPr="00E774D1" w:rsidRDefault="00E774D1" w:rsidP="00E774D1">
      <w:pPr>
        <w:pStyle w:val="EndNoteBibliography"/>
        <w:ind w:left="720" w:hanging="720"/>
        <w:rPr>
          <w:noProof/>
        </w:rPr>
      </w:pPr>
      <w:r w:rsidRPr="00E774D1">
        <w:rPr>
          <w:noProof/>
        </w:rPr>
        <w:t xml:space="preserve">Chadès, I., McDonald-Madden, E., McCarthy, M.A., Wintle, B., Linkie, M. &amp; Possingham, H.P. (2008). When to stop managing or surveying cryptic threatened species. </w:t>
      </w:r>
      <w:r w:rsidRPr="00E774D1">
        <w:rPr>
          <w:i/>
          <w:noProof/>
        </w:rPr>
        <w:t>Proceedings of the National Academy of Sciences</w:t>
      </w:r>
      <w:r w:rsidRPr="00E774D1">
        <w:rPr>
          <w:noProof/>
        </w:rPr>
        <w:t>, 105, 13936-13940.</w:t>
      </w:r>
    </w:p>
    <w:p w14:paraId="0FE8D498" w14:textId="77777777" w:rsidR="00E774D1" w:rsidRPr="00E774D1" w:rsidRDefault="00E774D1" w:rsidP="00E774D1">
      <w:pPr>
        <w:pStyle w:val="EndNoteBibliography"/>
        <w:ind w:left="720" w:hanging="720"/>
        <w:rPr>
          <w:noProof/>
        </w:rPr>
      </w:pPr>
      <w:r w:rsidRPr="00E774D1">
        <w:rPr>
          <w:noProof/>
        </w:rPr>
        <w:t>5.</w:t>
      </w:r>
    </w:p>
    <w:p w14:paraId="4C84414A" w14:textId="77777777" w:rsidR="00E774D1" w:rsidRPr="00E774D1" w:rsidRDefault="00E774D1" w:rsidP="00E774D1">
      <w:pPr>
        <w:pStyle w:val="EndNoteBibliography"/>
        <w:ind w:left="720" w:hanging="720"/>
        <w:rPr>
          <w:noProof/>
        </w:rPr>
      </w:pPr>
      <w:r w:rsidRPr="00E774D1">
        <w:rPr>
          <w:noProof/>
        </w:rPr>
        <w:t xml:space="preserve">Cinner, J., Daw, T. &amp; McClanahan, T. (2009). Socioeconomic factors that affect artisanal fishers’ readiness to exit a declining fishery. </w:t>
      </w:r>
      <w:r w:rsidRPr="00E774D1">
        <w:rPr>
          <w:i/>
          <w:noProof/>
        </w:rPr>
        <w:t>Conservation Biology</w:t>
      </w:r>
      <w:r w:rsidRPr="00E774D1">
        <w:rPr>
          <w:noProof/>
        </w:rPr>
        <w:t>, 23, 124-130.</w:t>
      </w:r>
    </w:p>
    <w:p w14:paraId="369C8BE6" w14:textId="77777777" w:rsidR="00E774D1" w:rsidRPr="00E774D1" w:rsidRDefault="00E774D1" w:rsidP="00E774D1">
      <w:pPr>
        <w:pStyle w:val="EndNoteBibliography"/>
        <w:ind w:left="720" w:hanging="720"/>
        <w:rPr>
          <w:noProof/>
        </w:rPr>
      </w:pPr>
      <w:r w:rsidRPr="00E774D1">
        <w:rPr>
          <w:noProof/>
        </w:rPr>
        <w:t>6.</w:t>
      </w:r>
    </w:p>
    <w:p w14:paraId="359248DB" w14:textId="77777777" w:rsidR="00E774D1" w:rsidRPr="00E774D1" w:rsidRDefault="00E774D1" w:rsidP="00E774D1">
      <w:pPr>
        <w:pStyle w:val="EndNoteBibliography"/>
        <w:ind w:left="720" w:hanging="720"/>
        <w:rPr>
          <w:noProof/>
        </w:rPr>
      </w:pPr>
      <w:r w:rsidRPr="00E774D1">
        <w:rPr>
          <w:noProof/>
        </w:rPr>
        <w:t>Cleary, J.S. (2014). Stock assessment and management advice for British Columbia pacific herring: 2013 Status and 2014 forecast. Canadian Science Advisory Science Scretariate.</w:t>
      </w:r>
    </w:p>
    <w:p w14:paraId="08BEA5BD" w14:textId="77777777" w:rsidR="00E774D1" w:rsidRPr="00E774D1" w:rsidRDefault="00E774D1" w:rsidP="00E774D1">
      <w:pPr>
        <w:pStyle w:val="EndNoteBibliography"/>
        <w:ind w:left="720" w:hanging="720"/>
        <w:rPr>
          <w:noProof/>
        </w:rPr>
      </w:pPr>
      <w:r w:rsidRPr="00E774D1">
        <w:rPr>
          <w:noProof/>
        </w:rPr>
        <w:t>7.</w:t>
      </w:r>
    </w:p>
    <w:p w14:paraId="0825DA89" w14:textId="77777777" w:rsidR="00E774D1" w:rsidRPr="00E774D1" w:rsidRDefault="00E774D1" w:rsidP="00E774D1">
      <w:pPr>
        <w:pStyle w:val="EndNoteBibliography"/>
        <w:ind w:left="720" w:hanging="720"/>
        <w:rPr>
          <w:noProof/>
        </w:rPr>
      </w:pPr>
      <w:r w:rsidRPr="00E774D1">
        <w:rPr>
          <w:noProof/>
        </w:rPr>
        <w:t xml:space="preserve">Courchamp, F., Clutton-Brock, T. &amp; Grenfell, B. (1999). Inverse density dependence and the Allee effect. </w:t>
      </w:r>
      <w:r w:rsidRPr="00E774D1">
        <w:rPr>
          <w:i/>
          <w:noProof/>
        </w:rPr>
        <w:t>Trends in Ecology &amp; Evolution</w:t>
      </w:r>
      <w:r w:rsidRPr="00E774D1">
        <w:rPr>
          <w:noProof/>
        </w:rPr>
        <w:t>, 14, 405-410.</w:t>
      </w:r>
    </w:p>
    <w:p w14:paraId="643E486B" w14:textId="77777777" w:rsidR="00E774D1" w:rsidRPr="00E774D1" w:rsidRDefault="00E774D1" w:rsidP="00E774D1">
      <w:pPr>
        <w:pStyle w:val="EndNoteBibliography"/>
        <w:ind w:left="720" w:hanging="720"/>
        <w:rPr>
          <w:noProof/>
        </w:rPr>
      </w:pPr>
      <w:r w:rsidRPr="00E774D1">
        <w:rPr>
          <w:noProof/>
        </w:rPr>
        <w:t>8.</w:t>
      </w:r>
    </w:p>
    <w:p w14:paraId="26C4F3D8" w14:textId="77777777" w:rsidR="00E774D1" w:rsidRPr="00E774D1" w:rsidRDefault="00E774D1" w:rsidP="00E774D1">
      <w:pPr>
        <w:pStyle w:val="EndNoteBibliography"/>
        <w:ind w:left="720" w:hanging="720"/>
        <w:rPr>
          <w:noProof/>
        </w:rPr>
      </w:pPr>
      <w:r w:rsidRPr="00E774D1">
        <w:rPr>
          <w:noProof/>
        </w:rPr>
        <w:t>Doak, D.F., Estes, J.A., Halpern, B.S., Jacob, U., Lindberg, D.R., Lovvorn, J.</w:t>
      </w:r>
      <w:r w:rsidRPr="00E774D1">
        <w:rPr>
          <w:i/>
          <w:noProof/>
        </w:rPr>
        <w:t xml:space="preserve"> et al.</w:t>
      </w:r>
      <w:r w:rsidRPr="00E774D1">
        <w:rPr>
          <w:noProof/>
        </w:rPr>
        <w:t xml:space="preserve"> (2008). Understanding and predicting ecological dynamics: are major surprises inevitable. </w:t>
      </w:r>
      <w:r w:rsidRPr="00E774D1">
        <w:rPr>
          <w:i/>
          <w:noProof/>
        </w:rPr>
        <w:t>Ecology</w:t>
      </w:r>
      <w:r w:rsidRPr="00E774D1">
        <w:rPr>
          <w:noProof/>
        </w:rPr>
        <w:t>, 89, 952-961.</w:t>
      </w:r>
    </w:p>
    <w:p w14:paraId="50650A7B" w14:textId="77777777" w:rsidR="00E774D1" w:rsidRPr="00E774D1" w:rsidRDefault="00E774D1" w:rsidP="00E774D1">
      <w:pPr>
        <w:pStyle w:val="EndNoteBibliography"/>
        <w:ind w:left="720" w:hanging="720"/>
        <w:rPr>
          <w:noProof/>
        </w:rPr>
      </w:pPr>
      <w:r w:rsidRPr="00E774D1">
        <w:rPr>
          <w:noProof/>
        </w:rPr>
        <w:t>9.</w:t>
      </w:r>
    </w:p>
    <w:p w14:paraId="06024EE9" w14:textId="77777777" w:rsidR="00E774D1" w:rsidRPr="00E774D1" w:rsidRDefault="00E774D1" w:rsidP="00E774D1">
      <w:pPr>
        <w:pStyle w:val="EndNoteBibliography"/>
        <w:ind w:left="720" w:hanging="720"/>
        <w:rPr>
          <w:noProof/>
        </w:rPr>
      </w:pPr>
      <w:r w:rsidRPr="00E774D1">
        <w:rPr>
          <w:noProof/>
        </w:rPr>
        <w:t xml:space="preserve">Hilborn, R., Maguire, J.-J., Parma, A.M. &amp; Rosenberg, A.A. (2001). The Precautionary Approach and risk management: can they increase the probability of successes in fishery management? </w:t>
      </w:r>
      <w:r w:rsidRPr="00E774D1">
        <w:rPr>
          <w:i/>
          <w:noProof/>
        </w:rPr>
        <w:t>Canadian Journal of Fisheries and Aquatic Sciences</w:t>
      </w:r>
      <w:r w:rsidRPr="00E774D1">
        <w:rPr>
          <w:noProof/>
        </w:rPr>
        <w:t>, 58, 99-107.</w:t>
      </w:r>
    </w:p>
    <w:p w14:paraId="28E10A53" w14:textId="77777777" w:rsidR="00E774D1" w:rsidRPr="00E774D1" w:rsidRDefault="00E774D1" w:rsidP="00E774D1">
      <w:pPr>
        <w:pStyle w:val="EndNoteBibliography"/>
        <w:ind w:left="720" w:hanging="720"/>
        <w:rPr>
          <w:noProof/>
        </w:rPr>
      </w:pPr>
      <w:r w:rsidRPr="00E774D1">
        <w:rPr>
          <w:noProof/>
        </w:rPr>
        <w:t>10.</w:t>
      </w:r>
    </w:p>
    <w:p w14:paraId="66D8F818" w14:textId="77777777" w:rsidR="00E774D1" w:rsidRPr="00E774D1" w:rsidRDefault="00E774D1" w:rsidP="00E774D1">
      <w:pPr>
        <w:pStyle w:val="EndNoteBibliography"/>
        <w:ind w:left="720" w:hanging="720"/>
        <w:rPr>
          <w:noProof/>
        </w:rPr>
      </w:pPr>
      <w:r w:rsidRPr="00E774D1">
        <w:rPr>
          <w:noProof/>
        </w:rPr>
        <w:t xml:space="preserve">Hölmstrom, B. (1979). Moral hazard and observability. </w:t>
      </w:r>
      <w:r w:rsidRPr="00E774D1">
        <w:rPr>
          <w:i/>
          <w:noProof/>
        </w:rPr>
        <w:t>The Bell journal of economics</w:t>
      </w:r>
      <w:r w:rsidRPr="00E774D1">
        <w:rPr>
          <w:noProof/>
        </w:rPr>
        <w:t>, 74-91.</w:t>
      </w:r>
    </w:p>
    <w:p w14:paraId="5BAABCE4" w14:textId="77777777" w:rsidR="00E774D1" w:rsidRPr="00E774D1" w:rsidRDefault="00E774D1" w:rsidP="00E774D1">
      <w:pPr>
        <w:pStyle w:val="EndNoteBibliography"/>
        <w:ind w:left="720" w:hanging="720"/>
        <w:rPr>
          <w:noProof/>
        </w:rPr>
      </w:pPr>
      <w:r w:rsidRPr="00E774D1">
        <w:rPr>
          <w:noProof/>
        </w:rPr>
        <w:t>11.</w:t>
      </w:r>
    </w:p>
    <w:p w14:paraId="426FA1FB" w14:textId="77777777" w:rsidR="00E774D1" w:rsidRPr="00E774D1" w:rsidRDefault="00E774D1" w:rsidP="00E774D1">
      <w:pPr>
        <w:pStyle w:val="EndNoteBibliography"/>
        <w:ind w:left="720" w:hanging="720"/>
        <w:rPr>
          <w:noProof/>
        </w:rPr>
      </w:pPr>
      <w:r w:rsidRPr="00E774D1">
        <w:rPr>
          <w:noProof/>
        </w:rPr>
        <w:t>Kates, R.W., Clark, W.C., Corell, R., Hall, J.M., Jaeger, C.C., Lowe, I.</w:t>
      </w:r>
      <w:r w:rsidRPr="00E774D1">
        <w:rPr>
          <w:i/>
          <w:noProof/>
        </w:rPr>
        <w:t xml:space="preserve"> et al.</w:t>
      </w:r>
      <w:r w:rsidRPr="00E774D1">
        <w:rPr>
          <w:noProof/>
        </w:rPr>
        <w:t xml:space="preserve"> (2001). Sustainability Science. </w:t>
      </w:r>
      <w:r w:rsidRPr="00E774D1">
        <w:rPr>
          <w:i/>
          <w:noProof/>
        </w:rPr>
        <w:t>Science</w:t>
      </w:r>
      <w:r w:rsidRPr="00E774D1">
        <w:rPr>
          <w:noProof/>
        </w:rPr>
        <w:t>, 292, 641-642.</w:t>
      </w:r>
    </w:p>
    <w:p w14:paraId="2A0B78D2" w14:textId="77777777" w:rsidR="00E774D1" w:rsidRPr="00E774D1" w:rsidRDefault="00E774D1" w:rsidP="00E774D1">
      <w:pPr>
        <w:pStyle w:val="EndNoteBibliography"/>
        <w:ind w:left="720" w:hanging="720"/>
        <w:rPr>
          <w:noProof/>
        </w:rPr>
      </w:pPr>
      <w:r w:rsidRPr="00E774D1">
        <w:rPr>
          <w:noProof/>
        </w:rPr>
        <w:t>12.</w:t>
      </w:r>
    </w:p>
    <w:p w14:paraId="33027EF1" w14:textId="77777777" w:rsidR="00E774D1" w:rsidRPr="00E774D1" w:rsidRDefault="00E774D1" w:rsidP="00E774D1">
      <w:pPr>
        <w:pStyle w:val="EndNoteBibliography"/>
        <w:ind w:left="720" w:hanging="720"/>
        <w:rPr>
          <w:noProof/>
        </w:rPr>
      </w:pPr>
      <w:r w:rsidRPr="00E774D1">
        <w:rPr>
          <w:noProof/>
        </w:rPr>
        <w:t xml:space="preserve">Legg, C.J. &amp; Nagy, L. (2006). Why most conservation monitoring is, but need not be, a waste of time. </w:t>
      </w:r>
      <w:r w:rsidRPr="00E774D1">
        <w:rPr>
          <w:i/>
          <w:noProof/>
        </w:rPr>
        <w:t>Journal of environmental management</w:t>
      </w:r>
      <w:r w:rsidRPr="00E774D1">
        <w:rPr>
          <w:noProof/>
        </w:rPr>
        <w:t>, 78, 194-199.</w:t>
      </w:r>
    </w:p>
    <w:p w14:paraId="26429A3C" w14:textId="77777777" w:rsidR="00E774D1" w:rsidRPr="00E774D1" w:rsidRDefault="00E774D1" w:rsidP="00E774D1">
      <w:pPr>
        <w:pStyle w:val="EndNoteBibliography"/>
        <w:ind w:left="720" w:hanging="720"/>
        <w:rPr>
          <w:noProof/>
        </w:rPr>
      </w:pPr>
      <w:r w:rsidRPr="00E774D1">
        <w:rPr>
          <w:noProof/>
        </w:rPr>
        <w:t>13.</w:t>
      </w:r>
    </w:p>
    <w:p w14:paraId="14EB996A" w14:textId="77777777" w:rsidR="00E774D1" w:rsidRPr="00E774D1" w:rsidRDefault="00E774D1" w:rsidP="00E774D1">
      <w:pPr>
        <w:pStyle w:val="EndNoteBibliography"/>
        <w:ind w:left="720" w:hanging="720"/>
        <w:rPr>
          <w:noProof/>
        </w:rPr>
      </w:pPr>
      <w:r w:rsidRPr="00E774D1">
        <w:rPr>
          <w:noProof/>
        </w:rPr>
        <w:t xml:space="preserve">Ludwig, D., Hilborn, R. &amp; Walters, C. (1993). Uncertainty, resource exploitation, and conservation: lessons from history. </w:t>
      </w:r>
      <w:r w:rsidRPr="00E774D1">
        <w:rPr>
          <w:i/>
          <w:noProof/>
        </w:rPr>
        <w:t>Science</w:t>
      </w:r>
      <w:r w:rsidRPr="00E774D1">
        <w:rPr>
          <w:noProof/>
        </w:rPr>
        <w:t>, 260, 17.</w:t>
      </w:r>
    </w:p>
    <w:p w14:paraId="37243166" w14:textId="77777777" w:rsidR="00E774D1" w:rsidRPr="00E774D1" w:rsidRDefault="00E774D1" w:rsidP="00E774D1">
      <w:pPr>
        <w:pStyle w:val="EndNoteBibliography"/>
        <w:ind w:left="720" w:hanging="720"/>
        <w:rPr>
          <w:noProof/>
        </w:rPr>
      </w:pPr>
      <w:r w:rsidRPr="00E774D1">
        <w:rPr>
          <w:noProof/>
        </w:rPr>
        <w:lastRenderedPageBreak/>
        <w:t>14.</w:t>
      </w:r>
    </w:p>
    <w:p w14:paraId="34EE0BA6" w14:textId="77777777" w:rsidR="00E774D1" w:rsidRPr="00E774D1" w:rsidRDefault="00E774D1" w:rsidP="00E774D1">
      <w:pPr>
        <w:pStyle w:val="EndNoteBibliography"/>
        <w:ind w:left="720" w:hanging="720"/>
        <w:rPr>
          <w:noProof/>
        </w:rPr>
      </w:pPr>
      <w:r w:rsidRPr="00E774D1">
        <w:rPr>
          <w:noProof/>
        </w:rPr>
        <w:t xml:space="preserve">Mangel, M. (2000a). Irreducible uncertainties, sustainable fisheries and marine reserves. </w:t>
      </w:r>
      <w:r w:rsidRPr="00E774D1">
        <w:rPr>
          <w:i/>
          <w:noProof/>
        </w:rPr>
        <w:t>Evolutionary Ecology Research</w:t>
      </w:r>
      <w:r w:rsidRPr="00E774D1">
        <w:rPr>
          <w:noProof/>
        </w:rPr>
        <w:t>, 2, 547-557.</w:t>
      </w:r>
    </w:p>
    <w:p w14:paraId="108BAA19" w14:textId="77777777" w:rsidR="00E774D1" w:rsidRPr="00E774D1" w:rsidRDefault="00E774D1" w:rsidP="00E774D1">
      <w:pPr>
        <w:pStyle w:val="EndNoteBibliography"/>
        <w:ind w:left="720" w:hanging="720"/>
        <w:rPr>
          <w:noProof/>
        </w:rPr>
      </w:pPr>
      <w:r w:rsidRPr="00E774D1">
        <w:rPr>
          <w:noProof/>
        </w:rPr>
        <w:t>15.</w:t>
      </w:r>
    </w:p>
    <w:p w14:paraId="6BE8000F" w14:textId="77777777" w:rsidR="00E774D1" w:rsidRPr="00E774D1" w:rsidRDefault="00E774D1" w:rsidP="00E774D1">
      <w:pPr>
        <w:pStyle w:val="EndNoteBibliography"/>
        <w:ind w:left="720" w:hanging="720"/>
        <w:rPr>
          <w:noProof/>
        </w:rPr>
      </w:pPr>
      <w:r w:rsidRPr="00E774D1">
        <w:rPr>
          <w:noProof/>
        </w:rPr>
        <w:t xml:space="preserve">Mangel, M. (2000b). Irreducible uncertainties, sustainable fisheries and marine reserves. </w:t>
      </w:r>
      <w:r w:rsidRPr="00E774D1">
        <w:rPr>
          <w:i/>
          <w:noProof/>
        </w:rPr>
        <w:t>Evolutionary Ecology Research</w:t>
      </w:r>
      <w:r w:rsidRPr="00E774D1">
        <w:rPr>
          <w:noProof/>
        </w:rPr>
        <w:t>, 2, 547-557.</w:t>
      </w:r>
    </w:p>
    <w:p w14:paraId="30DC01E7" w14:textId="77777777" w:rsidR="00E774D1" w:rsidRPr="00E774D1" w:rsidRDefault="00E774D1" w:rsidP="00E774D1">
      <w:pPr>
        <w:pStyle w:val="EndNoteBibliography"/>
        <w:ind w:left="720" w:hanging="720"/>
        <w:rPr>
          <w:noProof/>
        </w:rPr>
      </w:pPr>
      <w:r w:rsidRPr="00E774D1">
        <w:rPr>
          <w:noProof/>
        </w:rPr>
        <w:t>16.</w:t>
      </w:r>
    </w:p>
    <w:p w14:paraId="0B44B96D" w14:textId="77777777" w:rsidR="00E774D1" w:rsidRPr="00E774D1" w:rsidRDefault="00E774D1" w:rsidP="00E774D1">
      <w:pPr>
        <w:pStyle w:val="EndNoteBibliography"/>
        <w:ind w:left="720" w:hanging="720"/>
        <w:rPr>
          <w:noProof/>
        </w:rPr>
      </w:pPr>
      <w:r w:rsidRPr="00E774D1">
        <w:rPr>
          <w:noProof/>
        </w:rPr>
        <w:t xml:space="preserve">May, R.M. (1977). Thresholds and breakpoints in ecosystems with a multiplicity of stable states. </w:t>
      </w:r>
      <w:r w:rsidRPr="00E774D1">
        <w:rPr>
          <w:i/>
          <w:noProof/>
        </w:rPr>
        <w:t>Nature</w:t>
      </w:r>
      <w:r w:rsidRPr="00E774D1">
        <w:rPr>
          <w:noProof/>
        </w:rPr>
        <w:t>, 269, 471-477.</w:t>
      </w:r>
    </w:p>
    <w:p w14:paraId="6000AD21" w14:textId="77777777" w:rsidR="00E774D1" w:rsidRPr="00E774D1" w:rsidRDefault="00E774D1" w:rsidP="00E774D1">
      <w:pPr>
        <w:pStyle w:val="EndNoteBibliography"/>
        <w:ind w:left="720" w:hanging="720"/>
        <w:rPr>
          <w:noProof/>
        </w:rPr>
      </w:pPr>
      <w:r w:rsidRPr="00E774D1">
        <w:rPr>
          <w:noProof/>
        </w:rPr>
        <w:t>17.</w:t>
      </w:r>
    </w:p>
    <w:p w14:paraId="67C6B0DB" w14:textId="77777777" w:rsidR="00E774D1" w:rsidRPr="00E774D1" w:rsidRDefault="00E774D1" w:rsidP="00E774D1">
      <w:pPr>
        <w:pStyle w:val="EndNoteBibliography"/>
        <w:ind w:left="720" w:hanging="720"/>
        <w:rPr>
          <w:noProof/>
        </w:rPr>
      </w:pPr>
      <w:r w:rsidRPr="00E774D1">
        <w:rPr>
          <w:noProof/>
        </w:rPr>
        <w:t>McDonald-Madden, E., Baxter, P.W., Fuller, R.A., Martin, T.G., Game, E.T., Montambault, J.</w:t>
      </w:r>
      <w:r w:rsidRPr="00E774D1">
        <w:rPr>
          <w:i/>
          <w:noProof/>
        </w:rPr>
        <w:t xml:space="preserve"> et al.</w:t>
      </w:r>
      <w:r w:rsidRPr="00E774D1">
        <w:rPr>
          <w:noProof/>
        </w:rPr>
        <w:t xml:space="preserve"> (2010). Monitoring does not always count. </w:t>
      </w:r>
      <w:r w:rsidRPr="00E774D1">
        <w:rPr>
          <w:i/>
          <w:noProof/>
        </w:rPr>
        <w:t>Trends in Ecology &amp; Evolution</w:t>
      </w:r>
      <w:r w:rsidRPr="00E774D1">
        <w:rPr>
          <w:noProof/>
        </w:rPr>
        <w:t>, 25, 547-550.</w:t>
      </w:r>
    </w:p>
    <w:p w14:paraId="403E649C" w14:textId="77777777" w:rsidR="00E774D1" w:rsidRPr="00E774D1" w:rsidRDefault="00E774D1" w:rsidP="00E774D1">
      <w:pPr>
        <w:pStyle w:val="EndNoteBibliography"/>
        <w:ind w:left="720" w:hanging="720"/>
        <w:rPr>
          <w:noProof/>
        </w:rPr>
      </w:pPr>
      <w:r w:rsidRPr="00E774D1">
        <w:rPr>
          <w:noProof/>
        </w:rPr>
        <w:t>18.</w:t>
      </w:r>
    </w:p>
    <w:p w14:paraId="759EDEC9" w14:textId="77777777" w:rsidR="00E774D1" w:rsidRPr="00E774D1" w:rsidRDefault="00E774D1" w:rsidP="00E774D1">
      <w:pPr>
        <w:pStyle w:val="EndNoteBibliography"/>
        <w:ind w:left="720" w:hanging="720"/>
        <w:rPr>
          <w:noProof/>
        </w:rPr>
      </w:pPr>
      <w:r w:rsidRPr="00E774D1">
        <w:rPr>
          <w:noProof/>
        </w:rPr>
        <w:t xml:space="preserve">Morris, W.F. &amp; Doak, D.F. (2002). Quantitative conservation biology. </w:t>
      </w:r>
      <w:r w:rsidRPr="00E774D1">
        <w:rPr>
          <w:i/>
          <w:noProof/>
        </w:rPr>
        <w:t>Sinauer, Sunderland, Massachusetts, USA</w:t>
      </w:r>
      <w:r w:rsidRPr="00E774D1">
        <w:rPr>
          <w:noProof/>
        </w:rPr>
        <w:t>.</w:t>
      </w:r>
    </w:p>
    <w:p w14:paraId="21E2BCBC" w14:textId="77777777" w:rsidR="00E774D1" w:rsidRPr="00E774D1" w:rsidRDefault="00E774D1" w:rsidP="00E774D1">
      <w:pPr>
        <w:pStyle w:val="EndNoteBibliography"/>
        <w:ind w:left="720" w:hanging="720"/>
        <w:rPr>
          <w:noProof/>
        </w:rPr>
      </w:pPr>
      <w:r w:rsidRPr="00E774D1">
        <w:rPr>
          <w:noProof/>
        </w:rPr>
        <w:t>19.</w:t>
      </w:r>
    </w:p>
    <w:p w14:paraId="786039D8" w14:textId="77777777" w:rsidR="00E774D1" w:rsidRPr="00E774D1" w:rsidRDefault="00E774D1" w:rsidP="00E774D1">
      <w:pPr>
        <w:pStyle w:val="EndNoteBibliography"/>
        <w:ind w:left="720" w:hanging="720"/>
        <w:rPr>
          <w:noProof/>
        </w:rPr>
      </w:pPr>
      <w:r w:rsidRPr="00E774D1">
        <w:rPr>
          <w:noProof/>
        </w:rPr>
        <w:t xml:space="preserve">Scheffer, M., Carpenter, S., Foley, J.A., Folke, C. &amp; Walker, B. (2001). Catastrophic shifts in ecosystems. </w:t>
      </w:r>
      <w:r w:rsidRPr="00E774D1">
        <w:rPr>
          <w:i/>
          <w:noProof/>
        </w:rPr>
        <w:t>Nature</w:t>
      </w:r>
      <w:r w:rsidRPr="00E774D1">
        <w:rPr>
          <w:noProof/>
        </w:rPr>
        <w:t>, 413, 591-596.</w:t>
      </w:r>
    </w:p>
    <w:p w14:paraId="4865FF9E" w14:textId="77777777" w:rsidR="00E774D1" w:rsidRPr="00E774D1" w:rsidRDefault="00E774D1" w:rsidP="00E774D1">
      <w:pPr>
        <w:pStyle w:val="EndNoteBibliography"/>
        <w:ind w:left="720" w:hanging="720"/>
        <w:rPr>
          <w:noProof/>
        </w:rPr>
      </w:pPr>
      <w:r w:rsidRPr="00E774D1">
        <w:rPr>
          <w:noProof/>
        </w:rPr>
        <w:t>20.</w:t>
      </w:r>
    </w:p>
    <w:p w14:paraId="36336881" w14:textId="77777777" w:rsidR="00E774D1" w:rsidRPr="00E774D1" w:rsidRDefault="00E774D1" w:rsidP="00E774D1">
      <w:pPr>
        <w:pStyle w:val="EndNoteBibliography"/>
        <w:ind w:left="720" w:hanging="720"/>
        <w:rPr>
          <w:noProof/>
        </w:rPr>
      </w:pPr>
      <w:r w:rsidRPr="00E774D1">
        <w:rPr>
          <w:noProof/>
        </w:rPr>
        <w:t>Schindler, D.E., Hilborn, R., Chasco, B., Boatright, C.P., Quinn, T.P., Rogers, L.A.</w:t>
      </w:r>
      <w:r w:rsidRPr="00E774D1">
        <w:rPr>
          <w:i/>
          <w:noProof/>
        </w:rPr>
        <w:t xml:space="preserve"> et al.</w:t>
      </w:r>
      <w:r w:rsidRPr="00E774D1">
        <w:rPr>
          <w:noProof/>
        </w:rPr>
        <w:t xml:space="preserve"> (2010). Population diversity and the portfolio effect in an exploited species. </w:t>
      </w:r>
      <w:r w:rsidRPr="00E774D1">
        <w:rPr>
          <w:i/>
          <w:noProof/>
        </w:rPr>
        <w:t>Nature</w:t>
      </w:r>
      <w:r w:rsidRPr="00E774D1">
        <w:rPr>
          <w:noProof/>
        </w:rPr>
        <w:t>, 465, 609-612.</w:t>
      </w:r>
    </w:p>
    <w:p w14:paraId="53AC4D46" w14:textId="77777777" w:rsidR="00E774D1" w:rsidRPr="00E774D1" w:rsidRDefault="00E774D1" w:rsidP="00E774D1">
      <w:pPr>
        <w:pStyle w:val="EndNoteBibliography"/>
        <w:ind w:left="720" w:hanging="720"/>
        <w:rPr>
          <w:noProof/>
        </w:rPr>
      </w:pPr>
      <w:r w:rsidRPr="00E774D1">
        <w:rPr>
          <w:noProof/>
        </w:rPr>
        <w:t>21.</w:t>
      </w:r>
    </w:p>
    <w:p w14:paraId="4404B415" w14:textId="77777777" w:rsidR="00E774D1" w:rsidRPr="00E774D1" w:rsidRDefault="00E774D1" w:rsidP="00E774D1">
      <w:pPr>
        <w:pStyle w:val="EndNoteBibliography"/>
        <w:ind w:left="720" w:hanging="720"/>
        <w:rPr>
          <w:noProof/>
        </w:rPr>
      </w:pPr>
      <w:r w:rsidRPr="00E774D1">
        <w:rPr>
          <w:noProof/>
        </w:rPr>
        <w:t xml:space="preserve">Schrank, W.E., Arnason, R. &amp; Hannesson, R. (2003). </w:t>
      </w:r>
      <w:r w:rsidRPr="00E774D1">
        <w:rPr>
          <w:i/>
          <w:noProof/>
        </w:rPr>
        <w:t>The cost of fisheries management</w:t>
      </w:r>
      <w:r w:rsidRPr="00E774D1">
        <w:rPr>
          <w:noProof/>
        </w:rPr>
        <w:t>. Gower Publishing, Ltd.</w:t>
      </w:r>
    </w:p>
    <w:p w14:paraId="7D0FFC3E" w14:textId="77777777" w:rsidR="00E774D1" w:rsidRPr="00E774D1" w:rsidRDefault="00E774D1" w:rsidP="00E774D1">
      <w:pPr>
        <w:pStyle w:val="EndNoteBibliography"/>
        <w:ind w:left="720" w:hanging="720"/>
        <w:rPr>
          <w:noProof/>
        </w:rPr>
      </w:pPr>
      <w:r w:rsidRPr="00E774D1">
        <w:rPr>
          <w:noProof/>
        </w:rPr>
        <w:t>22.</w:t>
      </w:r>
    </w:p>
    <w:p w14:paraId="72AED46A" w14:textId="77777777" w:rsidR="00E774D1" w:rsidRPr="00E774D1" w:rsidRDefault="00E774D1" w:rsidP="00E774D1">
      <w:pPr>
        <w:pStyle w:val="EndNoteBibliography"/>
        <w:ind w:left="720" w:hanging="720"/>
        <w:rPr>
          <w:noProof/>
        </w:rPr>
      </w:pPr>
      <w:r w:rsidRPr="00E774D1">
        <w:rPr>
          <w:noProof/>
        </w:rPr>
        <w:t>Selkoe, K.A., Blenckner, T., Caldwell, M.R., Crowder, L.B., Erickson, A.L., Essington, T.E.</w:t>
      </w:r>
      <w:r w:rsidRPr="00E774D1">
        <w:rPr>
          <w:i/>
          <w:noProof/>
        </w:rPr>
        <w:t xml:space="preserve"> et al.</w:t>
      </w:r>
      <w:r w:rsidRPr="00E774D1">
        <w:rPr>
          <w:noProof/>
        </w:rPr>
        <w:t xml:space="preserve"> (2015). Principles for managing marine ecosystems prone to tipping points. </w:t>
      </w:r>
      <w:r w:rsidRPr="00E774D1">
        <w:rPr>
          <w:i/>
          <w:noProof/>
        </w:rPr>
        <w:t>Ecosystem Health and Sustainability</w:t>
      </w:r>
      <w:r w:rsidRPr="00E774D1">
        <w:rPr>
          <w:noProof/>
        </w:rPr>
        <w:t>, 1, art17.</w:t>
      </w:r>
    </w:p>
    <w:p w14:paraId="038E18D3" w14:textId="77777777" w:rsidR="00E774D1" w:rsidRPr="00E774D1" w:rsidRDefault="00E774D1" w:rsidP="00E774D1">
      <w:pPr>
        <w:pStyle w:val="EndNoteBibliography"/>
        <w:ind w:left="720" w:hanging="720"/>
        <w:rPr>
          <w:noProof/>
        </w:rPr>
      </w:pPr>
      <w:r w:rsidRPr="00E774D1">
        <w:rPr>
          <w:noProof/>
        </w:rPr>
        <w:t>23.</w:t>
      </w:r>
    </w:p>
    <w:p w14:paraId="25B7E728" w14:textId="77777777" w:rsidR="00E774D1" w:rsidRPr="00E774D1" w:rsidRDefault="00E774D1" w:rsidP="00E774D1">
      <w:pPr>
        <w:pStyle w:val="EndNoteBibliography"/>
        <w:ind w:left="720" w:hanging="720"/>
        <w:rPr>
          <w:noProof/>
        </w:rPr>
      </w:pPr>
      <w:r w:rsidRPr="00E774D1">
        <w:rPr>
          <w:noProof/>
        </w:rPr>
        <w:t xml:space="preserve">Walters, C.J. &amp; Hilborn, R. (1978). Ecological optimization and adaptive management. </w:t>
      </w:r>
      <w:r w:rsidRPr="00E774D1">
        <w:rPr>
          <w:i/>
          <w:noProof/>
        </w:rPr>
        <w:t>Annual review of Ecology and Systematics</w:t>
      </w:r>
      <w:r w:rsidRPr="00E774D1">
        <w:rPr>
          <w:noProof/>
        </w:rPr>
        <w:t>, 157-188.</w:t>
      </w:r>
    </w:p>
    <w:p w14:paraId="3FADD14E" w14:textId="7D5AF6B8"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775BED48" w14:textId="7E68F289" w:rsidR="00CE0882" w:rsidRDefault="00D64561" w:rsidP="00D64561">
      <w:pPr>
        <w:rPr>
          <w:rFonts w:ascii="Helvetica" w:hAnsi="Helvetica"/>
          <w:sz w:val="22"/>
          <w:szCs w:val="22"/>
        </w:rPr>
      </w:pPr>
      <w:r w:rsidRPr="00957F1F">
        <w:rPr>
          <w:rFonts w:ascii="Helvetica" w:hAnsi="Helvetica"/>
          <w:b/>
          <w:sz w:val="22"/>
          <w:szCs w:val="22"/>
        </w:rPr>
        <w:t xml:space="preserve">Figure </w:t>
      </w:r>
      <w:r w:rsidR="007405BF">
        <w:rPr>
          <w:rFonts w:ascii="Helvetica" w:hAnsi="Helvetica"/>
          <w:b/>
          <w:sz w:val="22"/>
          <w:szCs w:val="22"/>
        </w:rPr>
        <w:t>1</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972E9C">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77777777" w:rsidR="00992EEE" w:rsidRPr="00957F1F" w:rsidRDefault="00A926C7" w:rsidP="00D64561">
      <w:pPr>
        <w:rPr>
          <w:rFonts w:ascii="Helvetica" w:hAnsi="Helvetica"/>
          <w:sz w:val="22"/>
          <w:szCs w:val="22"/>
        </w:rPr>
      </w:pPr>
      <w:r w:rsidRPr="00B95AB6">
        <w:rPr>
          <w:rFonts w:ascii="Helvetica" w:hAnsi="Helvetica"/>
          <w:noProof/>
          <w:sz w:val="22"/>
          <w:szCs w:val="22"/>
          <w:lang w:eastAsia="en-US"/>
        </w:rPr>
        <w:drawing>
          <wp:inline distT="0" distB="0" distL="0" distR="0" wp14:anchorId="65AF039F" wp14:editId="062ACD25">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6024E980" w14:textId="77777777" w:rsidR="00992EEE" w:rsidRPr="00957F1F" w:rsidRDefault="00992EEE" w:rsidP="00D64561">
      <w:pPr>
        <w:rPr>
          <w:rFonts w:ascii="Helvetica" w:hAnsi="Helvetica"/>
          <w:sz w:val="22"/>
          <w:szCs w:val="22"/>
        </w:rPr>
      </w:pPr>
    </w:p>
    <w:p w14:paraId="031EC731"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3DDCD1DE" w:rsidR="003E2FCD" w:rsidRPr="00E35113" w:rsidRDefault="00894043" w:rsidP="003E2FCD">
      <w:pPr>
        <w:rPr>
          <w:rFonts w:ascii="Helvetica" w:hAnsi="Helvetica"/>
          <w:sz w:val="22"/>
          <w:szCs w:val="22"/>
        </w:rPr>
      </w:pPr>
      <w:commentRangeStart w:id="189"/>
      <w:commentRangeStart w:id="190"/>
      <w:r w:rsidRPr="00E35113">
        <w:rPr>
          <w:rFonts w:ascii="Helvetica" w:hAnsi="Helvetica"/>
          <w:b/>
          <w:sz w:val="22"/>
          <w:szCs w:val="22"/>
        </w:rPr>
        <w:lastRenderedPageBreak/>
        <w:t xml:space="preserve">Figure </w:t>
      </w:r>
      <w:commentRangeEnd w:id="189"/>
      <w:r w:rsidR="007D3DCA">
        <w:rPr>
          <w:rStyle w:val="CommentReference"/>
        </w:rPr>
        <w:commentReference w:id="189"/>
      </w:r>
      <w:commentRangeEnd w:id="190"/>
      <w:r w:rsidR="0042004D">
        <w:rPr>
          <w:rStyle w:val="CommentReference"/>
        </w:rPr>
        <w:commentReference w:id="190"/>
      </w:r>
      <w:r w:rsidR="007405BF">
        <w:rPr>
          <w:rFonts w:ascii="Helvetica" w:hAnsi="Helvetica"/>
          <w:b/>
          <w:sz w:val="22"/>
          <w:szCs w:val="22"/>
        </w:rPr>
        <w:t>2</w:t>
      </w:r>
      <w:r w:rsidRPr="00E35113">
        <w:rPr>
          <w:rFonts w:ascii="Helvetica" w:hAnsi="Helvetica"/>
          <w:b/>
          <w:sz w:val="22"/>
          <w:szCs w:val="22"/>
        </w:rPr>
        <w:t>.</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131216" w:rsidRPr="00E96363">
        <w:rPr>
          <w:rFonts w:ascii="Helvetica" w:hAnsi="Helvetica"/>
          <w:sz w:val="22"/>
          <w:szCs w:val="22"/>
        </w:rPr>
        <w:t>limit reference point</w:t>
      </w:r>
      <w:r w:rsidR="003F2A24">
        <w:rPr>
          <w:rFonts w:ascii="Helvetica" w:hAnsi="Helvetica"/>
          <w:sz w:val="22"/>
          <w:szCs w:val="22"/>
        </w:rPr>
        <w:t xml:space="preserve">, </w:t>
      </w:r>
      <w:r w:rsidR="0002156A">
        <w:rPr>
          <w:rFonts w:ascii="Helvetica" w:hAnsi="Helvetica"/>
          <w:sz w:val="22"/>
          <w:szCs w:val="22"/>
        </w:rPr>
        <w:t>(</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vertical grey short dash) and then continues to climb</w:t>
      </w:r>
      <w:r w:rsidR="0002156A">
        <w:rPr>
          <w:rFonts w:ascii="Helvetica" w:hAnsi="Helvetica"/>
          <w:sz w:val="22"/>
          <w:szCs w:val="22"/>
        </w:rPr>
        <w:t xml:space="preserve"> as starting biomass approaches the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8D486C">
        <w:rPr>
          <w:rFonts w:ascii="Helvetica" w:hAnsi="Helvetica"/>
          <w:i/>
          <w:sz w:val="22"/>
          <w:szCs w:val="22"/>
        </w:rPr>
        <w:t>A</w:t>
      </w:r>
      <w:r w:rsidR="00BF33B6">
        <w:rPr>
          <w:rFonts w:ascii="Helvetica" w:hAnsi="Helvetica"/>
          <w:i/>
          <w:sz w:val="22"/>
          <w:szCs w:val="22"/>
        </w:rPr>
        <w:t xml:space="preserve"> </w:t>
      </w:r>
      <w:r w:rsidR="00AA30AC" w:rsidRPr="00E35113">
        <w:rPr>
          <w:rFonts w:ascii="Helvetica" w:hAnsi="Helvetica"/>
          <w:sz w:val="22"/>
          <w:szCs w:val="22"/>
        </w:rPr>
        <w:t xml:space="preserve">= 10, </w:t>
      </w:r>
      <w:r w:rsidR="00B24271" w:rsidRPr="00E35113">
        <w:rPr>
          <w:rFonts w:ascii="Helvetica" w:hAnsi="Helvetica"/>
          <w:sz w:val="22"/>
          <w:szCs w:val="22"/>
        </w:rPr>
        <w:t>vertical grey long dash</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E803085" w:rsidR="003D48B0" w:rsidRDefault="0002156A">
      <w:pPr>
        <w:rPr>
          <w:rFonts w:ascii="Helvetica" w:hAnsi="Helvetica"/>
          <w:sz w:val="22"/>
          <w:szCs w:val="22"/>
        </w:rPr>
      </w:pPr>
      <w:r>
        <w:rPr>
          <w:rFonts w:ascii="Helvetica" w:hAnsi="Helvetica"/>
          <w:noProof/>
          <w:sz w:val="22"/>
          <w:szCs w:val="22"/>
          <w:lang w:eastAsia="en-US"/>
        </w:rPr>
        <w:drawing>
          <wp:inline distT="0" distB="0" distL="0" distR="0" wp14:anchorId="7C15DD4E" wp14:editId="415BEC2C">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41E66972"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3</w:t>
      </w:r>
      <w:r w:rsidRPr="00957F1F">
        <w:rPr>
          <w:rFonts w:ascii="Helvetica" w:hAnsi="Helvetica"/>
          <w:b/>
          <w:sz w:val="22"/>
          <w:szCs w:val="22"/>
        </w:rPr>
        <w:t xml:space="preserve">: </w:t>
      </w:r>
      <w:r w:rsidR="00F50088" w:rsidRPr="00957F1F">
        <w:rPr>
          <w:rFonts w:ascii="Helvetica" w:hAnsi="Helvetica"/>
          <w:sz w:val="22"/>
          <w:szCs w:val="22"/>
        </w:rPr>
        <w:t xml:space="preserve">Summary of </w:t>
      </w:r>
      <w:r w:rsidR="00D872DD">
        <w:rPr>
          <w:rFonts w:ascii="Helvetica" w:hAnsi="Helvetica"/>
          <w:sz w:val="22"/>
          <w:szCs w:val="22"/>
        </w:rPr>
        <w:t xml:space="preserve">smoothed </w:t>
      </w:r>
      <w:r w:rsidR="00F50088" w:rsidRPr="00957F1F">
        <w:rPr>
          <w:rFonts w:ascii="Helvetica" w:hAnsi="Helvetica"/>
          <w:sz w:val="22"/>
          <w:szCs w:val="22"/>
        </w:rPr>
        <w:t>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w:t>
      </w:r>
      <w:r w:rsidR="00A800CF" w:rsidRPr="000E2671">
        <w:rPr>
          <w:rFonts w:ascii="Helvetica" w:hAnsi="Helvetica"/>
          <w:sz w:val="22"/>
          <w:szCs w:val="22"/>
          <w:vertAlign w:val="subscript"/>
        </w:rPr>
        <w:t>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w:t>
      </w:r>
      <w:r w:rsidR="00A800CF" w:rsidRPr="000E2671">
        <w:rPr>
          <w:rFonts w:ascii="Helvetica" w:hAnsi="Helvetica"/>
          <w:sz w:val="22"/>
          <w:szCs w:val="22"/>
          <w:vertAlign w:val="subscript"/>
        </w:rPr>
        <w:t>msy</w:t>
      </w:r>
      <w:proofErr w:type="spellEnd"/>
      <w:r w:rsidR="00A800CF" w:rsidRPr="00957F1F">
        <w:rPr>
          <w:rFonts w:ascii="Helvetica" w:hAnsi="Helvetica"/>
          <w:sz w:val="22"/>
          <w:szCs w:val="22"/>
        </w:rPr>
        <w:t xml:space="preserve">). The maximum allowable CV needed to avoid a </w:t>
      </w:r>
      <w:r w:rsidR="00DC2496">
        <w:rPr>
          <w:rFonts w:ascii="Helvetica" w:hAnsi="Helvetica"/>
          <w:sz w:val="22"/>
          <w:szCs w:val="22"/>
        </w:rPr>
        <w:t>threshold u</w:t>
      </w:r>
      <w:r w:rsidR="00F1766A">
        <w:rPr>
          <w:rFonts w:ascii="Helvetica" w:hAnsi="Helvetica"/>
          <w:sz w:val="22"/>
          <w:szCs w:val="22"/>
        </w:rPr>
        <w:t>n</w:t>
      </w:r>
      <w:r w:rsidR="00A800CF" w:rsidRPr="00957F1F">
        <w:rPr>
          <w:rFonts w:ascii="Helvetica" w:hAnsi="Helvetica"/>
          <w:sz w:val="22"/>
          <w:szCs w:val="22"/>
        </w:rPr>
        <w:t>der four different risk scenarios (1%, 5%, 10%, and 20%</w:t>
      </w:r>
      <w:r w:rsidR="0003223B" w:rsidRPr="00957F1F">
        <w:rPr>
          <w:rFonts w:ascii="Helvetica" w:hAnsi="Helvetica"/>
          <w:sz w:val="22"/>
          <w:szCs w:val="22"/>
        </w:rPr>
        <w:t xml:space="preserve"> of crossing a </w:t>
      </w:r>
      <w:r w:rsidR="00DC2496">
        <w:rPr>
          <w:rFonts w:ascii="Helvetica" w:hAnsi="Helvetica"/>
          <w:sz w:val="22"/>
          <w:szCs w:val="22"/>
        </w:rPr>
        <w:t>threshold</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w:t>
      </w:r>
      <w:r w:rsidR="00355BC3">
        <w:rPr>
          <w:rFonts w:ascii="Helvetica" w:hAnsi="Helvetica"/>
          <w:sz w:val="22"/>
          <w:szCs w:val="22"/>
        </w:rPr>
        <w:t xml:space="preserve">crossing </w:t>
      </w:r>
      <w:r w:rsidR="00B97BB9" w:rsidRPr="00957F1F">
        <w:rPr>
          <w:rFonts w:ascii="Helvetica" w:hAnsi="Helvetica"/>
          <w:sz w:val="22"/>
          <w:szCs w:val="22"/>
        </w:rPr>
        <w:t xml:space="preserve">a </w:t>
      </w:r>
      <w:r w:rsidR="00355BC3">
        <w:rPr>
          <w:rFonts w:ascii="Helvetica" w:hAnsi="Helvetica"/>
          <w:sz w:val="22"/>
          <w:szCs w:val="22"/>
        </w:rPr>
        <w:t>threshold</w:t>
      </w:r>
      <w:r w:rsidR="00B97BB9" w:rsidRPr="00957F1F">
        <w:rPr>
          <w:rFonts w:ascii="Helvetica" w:hAnsi="Helvetica"/>
          <w:sz w:val="22"/>
          <w:szCs w:val="22"/>
        </w:rPr>
        <w:t xml:space="preserve">, thus as </w:t>
      </w:r>
      <w:r w:rsidR="008A62BB">
        <w:rPr>
          <w:rFonts w:ascii="Helvetica" w:hAnsi="Helvetica"/>
          <w:sz w:val="22"/>
          <w:szCs w:val="22"/>
        </w:rPr>
        <w:t>harvest rate</w:t>
      </w:r>
      <w:r w:rsidR="00355BC3">
        <w:rPr>
          <w:rFonts w:ascii="Helvetica" w:hAnsi="Helvetica"/>
          <w:sz w:val="22"/>
          <w:szCs w:val="22"/>
        </w:rPr>
        <w:t xml:space="preserve"> increases, a decline occurs in the </w:t>
      </w:r>
      <w:r w:rsidR="00B97BB9" w:rsidRPr="00957F1F">
        <w:rPr>
          <w:rFonts w:ascii="Helvetica" w:hAnsi="Helvetica"/>
          <w:sz w:val="22"/>
          <w:szCs w:val="22"/>
        </w:rPr>
        <w:t>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w:t>
      </w:r>
      <w:r w:rsidR="00355BC3">
        <w:rPr>
          <w:rFonts w:ascii="Helvetica" w:hAnsi="Helvetica"/>
          <w:sz w:val="22"/>
          <w:szCs w:val="22"/>
        </w:rPr>
        <w:t>to avoid crossing a threshold</w:t>
      </w:r>
      <w:r w:rsidR="00B97BB9" w:rsidRPr="00957F1F">
        <w:rPr>
          <w:rFonts w:ascii="Helvetica" w:hAnsi="Helvetica"/>
          <w:sz w:val="22"/>
          <w:szCs w:val="22"/>
        </w:rPr>
        <w:t xml:space="preserve">. </w:t>
      </w:r>
    </w:p>
    <w:p w14:paraId="1C56C96E" w14:textId="39D87359" w:rsidR="00A800CF" w:rsidRPr="00957F1F" w:rsidRDefault="00A800CF" w:rsidP="000626DC">
      <w:pPr>
        <w:rPr>
          <w:rFonts w:ascii="Helvetica" w:hAnsi="Helvetica"/>
          <w:sz w:val="22"/>
          <w:szCs w:val="22"/>
        </w:rPr>
      </w:pPr>
    </w:p>
    <w:p w14:paraId="487A4F0A" w14:textId="6BB5204D" w:rsidR="00A800CF" w:rsidRPr="00957F1F" w:rsidRDefault="00275B00" w:rsidP="000626DC">
      <w:pPr>
        <w:rPr>
          <w:rFonts w:ascii="Helvetica" w:hAnsi="Helvetica"/>
          <w:sz w:val="22"/>
          <w:szCs w:val="22"/>
        </w:rPr>
      </w:pPr>
      <w:r>
        <w:rPr>
          <w:rFonts w:ascii="Helvetica" w:hAnsi="Helvetica"/>
          <w:noProof/>
          <w:sz w:val="22"/>
          <w:szCs w:val="22"/>
          <w:lang w:eastAsia="en-US"/>
        </w:rPr>
        <w:drawing>
          <wp:inline distT="0" distB="0" distL="0" distR="0" wp14:anchorId="6A7B19D5" wp14:editId="3F6A0847">
            <wp:extent cx="5804535" cy="4292360"/>
            <wp:effectExtent l="0" t="0" r="12065" b="0"/>
            <wp:docPr id="2" name="Picture 2" descr="../Code/Figures/Fig4_P_Tip_Fmsy_CV/Risk_Profile_Smooth_v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de/Figures/Fig4_P_Tip_Fmsy_CV/Risk_Profile_Smooth_v2.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5604" cy="4307940"/>
                    </a:xfrm>
                    <a:prstGeom prst="rect">
                      <a:avLst/>
                    </a:prstGeom>
                    <a:noFill/>
                    <a:ln>
                      <a:noFill/>
                    </a:ln>
                  </pic:spPr>
                </pic:pic>
              </a:graphicData>
            </a:graphic>
          </wp:inline>
        </w:drawing>
      </w:r>
    </w:p>
    <w:p w14:paraId="1736FBF4" w14:textId="77777777" w:rsidR="00B505A1" w:rsidRPr="00957F1F" w:rsidRDefault="00A800CF">
      <w:pPr>
        <w:rPr>
          <w:rFonts w:ascii="Helvetica" w:hAnsi="Helvetica"/>
          <w:b/>
          <w:sz w:val="22"/>
          <w:szCs w:val="22"/>
        </w:rPr>
      </w:pPr>
      <w:r w:rsidRPr="00957F1F">
        <w:rPr>
          <w:rFonts w:ascii="Helvetica" w:hAnsi="Helvetica"/>
          <w:b/>
          <w:sz w:val="22"/>
          <w:szCs w:val="22"/>
        </w:rPr>
        <w:br w:type="page"/>
      </w:r>
    </w:p>
    <w:p w14:paraId="336C7C2F" w14:textId="538587D2"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4</w:t>
      </w:r>
      <w:r w:rsidR="002E294D" w:rsidRPr="00957F1F">
        <w:rPr>
          <w:rFonts w:ascii="Helvetica" w:hAnsi="Helvetica"/>
          <w:sz w:val="22"/>
          <w:szCs w:val="22"/>
        </w:rPr>
        <w:t xml:space="preserve"> </w:t>
      </w:r>
      <w:commentRangeStart w:id="191"/>
      <w:r w:rsidR="002540BB" w:rsidRPr="00957F1F">
        <w:rPr>
          <w:rFonts w:ascii="Helvetica" w:hAnsi="Helvetica"/>
          <w:sz w:val="22"/>
          <w:szCs w:val="22"/>
        </w:rPr>
        <w:t>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commentRangeEnd w:id="191"/>
      <w:r w:rsidR="0073410C">
        <w:rPr>
          <w:rStyle w:val="CommentReference"/>
        </w:rPr>
        <w:commentReference w:id="191"/>
      </w:r>
      <w:r w:rsidR="00560B7C">
        <w:rPr>
          <w:rFonts w:ascii="Helvetica" w:hAnsi="Helvetica"/>
          <w:sz w:val="22"/>
          <w:szCs w:val="22"/>
        </w:rPr>
        <w:t xml:space="preserve"> (A)</w:t>
      </w:r>
      <w:r w:rsidR="003A5CF9" w:rsidRPr="00957F1F">
        <w:rPr>
          <w:rFonts w:ascii="Helvetica" w:hAnsi="Helvetica"/>
          <w:sz w:val="22"/>
          <w:szCs w:val="22"/>
        </w:rPr>
        <w:t>)</w:t>
      </w:r>
      <w:r w:rsidR="00DB6F5F" w:rsidRPr="00957F1F">
        <w:rPr>
          <w:rFonts w:ascii="Helvetica" w:hAnsi="Helvetica"/>
          <w:sz w:val="22"/>
          <w:szCs w:val="22"/>
        </w:rPr>
        <w:t xml:space="preserve"> </w:t>
      </w:r>
      <w:r w:rsidR="002716AB">
        <w:rPr>
          <w:rFonts w:ascii="Helvetica" w:hAnsi="Helvetica"/>
          <w:sz w:val="22"/>
          <w:szCs w:val="22"/>
        </w:rPr>
        <w:t>and c</w:t>
      </w:r>
      <w:r w:rsidR="002716AB" w:rsidRPr="00957F1F">
        <w:rPr>
          <w:rFonts w:ascii="Helvetica" w:hAnsi="Helvetica"/>
          <w:sz w:val="22"/>
          <w:szCs w:val="22"/>
        </w:rPr>
        <w:t>ost</w:t>
      </w:r>
      <w:r w:rsidR="002716AB">
        <w:rPr>
          <w:rFonts w:ascii="Helvetica" w:hAnsi="Helvetica"/>
          <w:sz w:val="22"/>
          <w:szCs w:val="22"/>
        </w:rPr>
        <w:t>s</w:t>
      </w:r>
      <w:r w:rsidR="002716AB" w:rsidRPr="00957F1F">
        <w:rPr>
          <w:rFonts w:ascii="Helvetica" w:hAnsi="Helvetica"/>
          <w:sz w:val="22"/>
          <w:szCs w:val="22"/>
        </w:rPr>
        <w:t xml:space="preserve"> (monitoring </w:t>
      </w:r>
      <w:r w:rsidR="00560B7C">
        <w:rPr>
          <w:rFonts w:ascii="Helvetica" w:hAnsi="Helvetica"/>
          <w:sz w:val="22"/>
          <w:szCs w:val="22"/>
        </w:rPr>
        <w:t xml:space="preserve">(B) </w:t>
      </w:r>
      <w:r w:rsidR="002716AB" w:rsidRPr="00957F1F">
        <w:rPr>
          <w:rFonts w:ascii="Helvetica" w:hAnsi="Helvetica"/>
          <w:sz w:val="22"/>
          <w:szCs w:val="22"/>
        </w:rPr>
        <w:t>and probability of tipping</w:t>
      </w:r>
      <w:r w:rsidR="00560B7C">
        <w:rPr>
          <w:rFonts w:ascii="Helvetica" w:hAnsi="Helvetica"/>
          <w:sz w:val="22"/>
          <w:szCs w:val="22"/>
        </w:rPr>
        <w:t xml:space="preserve"> (C)</w:t>
      </w:r>
      <w:r w:rsidR="002716AB" w:rsidRPr="00957F1F">
        <w:rPr>
          <w:rFonts w:ascii="Helvetica" w:hAnsi="Helvetica"/>
          <w:sz w:val="22"/>
          <w:szCs w:val="22"/>
        </w:rPr>
        <w:t xml:space="preserve">) </w:t>
      </w:r>
      <w:r w:rsidR="00DB6F5F" w:rsidRPr="00957F1F">
        <w:rPr>
          <w:rFonts w:ascii="Helvetica" w:hAnsi="Helvetica"/>
          <w:sz w:val="22"/>
          <w:szCs w:val="22"/>
        </w:rPr>
        <w:t xml:space="preserve">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w:t>
      </w:r>
      <w:r w:rsidR="00B76023">
        <w:rPr>
          <w:rFonts w:ascii="Helvetica" w:hAnsi="Helvetica"/>
          <w:sz w:val="22"/>
          <w:szCs w:val="22"/>
        </w:rPr>
        <w:t>monitoring</w:t>
      </w:r>
      <w:r w:rsidR="00EF6675">
        <w:rPr>
          <w:rFonts w:ascii="Helvetica" w:hAnsi="Helvetica"/>
          <w:sz w:val="22"/>
          <w:szCs w:val="22"/>
        </w:rPr>
        <w:t xml:space="preserve">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r w:rsidR="002716AB">
        <w:rPr>
          <w:rFonts w:ascii="Helvetica" w:hAnsi="Helvetica"/>
          <w:sz w:val="22"/>
          <w:szCs w:val="22"/>
        </w:rPr>
        <w:t xml:space="preserve">Monitoring costs are assumed to increase linearly with a decrease in CV. </w:t>
      </w:r>
    </w:p>
    <w:p w14:paraId="63E4E7EC" w14:textId="0355A9D5" w:rsidR="00091253" w:rsidRPr="00957F1F" w:rsidRDefault="00560B7C">
      <w:pPr>
        <w:rPr>
          <w:rFonts w:ascii="Helvetica" w:hAnsi="Helvetica"/>
          <w:b/>
          <w:sz w:val="22"/>
          <w:szCs w:val="22"/>
        </w:rPr>
      </w:pPr>
      <w:r>
        <w:rPr>
          <w:rFonts w:ascii="Helvetica" w:hAnsi="Helvetica"/>
          <w:b/>
          <w:noProof/>
          <w:sz w:val="22"/>
          <w:szCs w:val="22"/>
          <w:lang w:eastAsia="en-US"/>
        </w:rPr>
        <w:drawing>
          <wp:inline distT="0" distB="0" distL="0" distR="0" wp14:anchorId="1C0306BC" wp14:editId="4D5B605A">
            <wp:extent cx="3061335" cy="6400479"/>
            <wp:effectExtent l="0" t="0" r="0" b="0"/>
            <wp:docPr id="6" name="Picture 6" descr="../Code/Figures/Fig4_PrecautionaryBuffer/Fig4_cost_beneif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de/Figures/Fig4_PrecautionaryBuffer/Fig4_cost_beneif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71169" cy="6421039"/>
                    </a:xfrm>
                    <a:prstGeom prst="rect">
                      <a:avLst/>
                    </a:prstGeom>
                    <a:noFill/>
                    <a:ln>
                      <a:noFill/>
                    </a:ln>
                  </pic:spPr>
                </pic:pic>
              </a:graphicData>
            </a:graphic>
          </wp:inline>
        </w:drawing>
      </w:r>
    </w:p>
    <w:p w14:paraId="5FA22232"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22F527D7" w14:textId="569D6C11" w:rsidR="00A0237B" w:rsidRDefault="00A90388" w:rsidP="006825A4">
      <w:pPr>
        <w:rPr>
          <w:rFonts w:ascii="Helvetica" w:hAnsi="Helvetica"/>
          <w:b/>
          <w:sz w:val="22"/>
          <w:szCs w:val="22"/>
        </w:rPr>
      </w:pPr>
      <w:r w:rsidRPr="004F63A4">
        <w:rPr>
          <w:rFonts w:ascii="Helvetica" w:hAnsi="Helvetica"/>
          <w:b/>
          <w:sz w:val="22"/>
          <w:szCs w:val="22"/>
        </w:rPr>
        <w:lastRenderedPageBreak/>
        <w:t xml:space="preserve">Figure </w:t>
      </w:r>
      <w:r w:rsidR="007405BF">
        <w:rPr>
          <w:rFonts w:ascii="Helvetica" w:hAnsi="Helvetica"/>
          <w:b/>
          <w:sz w:val="22"/>
          <w:szCs w:val="22"/>
        </w:rPr>
        <w:t>5</w:t>
      </w:r>
      <w:r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nge of maximum harvest effo</w:t>
      </w:r>
      <w:r w:rsidR="0061543C">
        <w:rPr>
          <w:rFonts w:ascii="Helvetica" w:hAnsi="Helvetica"/>
          <w:sz w:val="22"/>
          <w:szCs w:val="22"/>
        </w:rPr>
        <w:t xml:space="preserve">rts, and point color from cold </w:t>
      </w:r>
      <w:r w:rsidR="00F5594E">
        <w:rPr>
          <w:rFonts w:ascii="Helvetica" w:hAnsi="Helvetica"/>
          <w:sz w:val="22"/>
          <w:szCs w:val="22"/>
        </w:rPr>
        <w:t xml:space="preserve">to hot represent the low and high probability of crossing a </w:t>
      </w:r>
      <w:r w:rsidR="00331AE0">
        <w:rPr>
          <w:rFonts w:ascii="Helvetica" w:hAnsi="Helvetica"/>
          <w:sz w:val="22"/>
          <w:szCs w:val="22"/>
        </w:rPr>
        <w:t>tipping point, respectively.</w:t>
      </w:r>
      <w:r w:rsidR="00401C55">
        <w:rPr>
          <w:rFonts w:ascii="Helvetica" w:hAnsi="Helvetica"/>
          <w:sz w:val="22"/>
          <w:szCs w:val="22"/>
        </w:rPr>
        <w:t xml:space="preserve"> </w:t>
      </w:r>
    </w:p>
    <w:p w14:paraId="32062F75" w14:textId="006DB858" w:rsidR="00A67FE0" w:rsidRDefault="00A67FE0" w:rsidP="00783ACA">
      <w:pPr>
        <w:rPr>
          <w:rFonts w:ascii="Helvetica" w:hAnsi="Helvetica"/>
          <w:b/>
          <w:sz w:val="22"/>
          <w:szCs w:val="22"/>
        </w:rPr>
      </w:pPr>
    </w:p>
    <w:p w14:paraId="325778DE" w14:textId="77777777" w:rsidR="00A67FE0" w:rsidRDefault="00A67FE0" w:rsidP="00783ACA">
      <w:pPr>
        <w:rPr>
          <w:rFonts w:ascii="Helvetica" w:hAnsi="Helvetica"/>
          <w:b/>
          <w:sz w:val="22"/>
          <w:szCs w:val="22"/>
        </w:rPr>
      </w:pPr>
    </w:p>
    <w:p w14:paraId="0FDD2871" w14:textId="4A31438B" w:rsidR="00783ACA" w:rsidRDefault="0015330E" w:rsidP="002D7AB2">
      <w:pPr>
        <w:rPr>
          <w:rFonts w:ascii="Helvetica" w:hAnsi="Helvetica"/>
          <w:b/>
          <w:sz w:val="22"/>
          <w:szCs w:val="22"/>
        </w:rPr>
      </w:pPr>
      <w:r>
        <w:rPr>
          <w:rFonts w:ascii="Helvetica" w:hAnsi="Helvetica"/>
          <w:b/>
          <w:noProof/>
          <w:sz w:val="22"/>
          <w:szCs w:val="22"/>
          <w:lang w:eastAsia="en-US"/>
        </w:rPr>
        <w:drawing>
          <wp:inline distT="0" distB="0" distL="0" distR="0" wp14:anchorId="4E3A2888" wp14:editId="10A94E65">
            <wp:extent cx="5590540" cy="4014470"/>
            <wp:effectExtent l="0" t="0" r="0" b="0"/>
            <wp:docPr id="3" name="Picture 3" descr="../Code/Figures/Fig5_buffer/Fig5_ValueRati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5_buffer/Fig5_ValueRatio.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0540" cy="4014470"/>
                    </a:xfrm>
                    <a:prstGeom prst="rect">
                      <a:avLst/>
                    </a:prstGeom>
                    <a:noFill/>
                    <a:ln>
                      <a:noFill/>
                    </a:ln>
                  </pic:spPr>
                </pic:pic>
              </a:graphicData>
            </a:graphic>
          </wp:inline>
        </w:drawing>
      </w: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drian Stier" w:date="2015-12-18T10:36:00Z" w:initials="AS">
    <w:p w14:paraId="6DCAB115" w14:textId="77777777" w:rsidR="00A04FC4" w:rsidRDefault="00A04FC4" w:rsidP="00BF38F4">
      <w:pPr>
        <w:rPr>
          <w:rFonts w:ascii="Helvetica" w:hAnsi="Helvetica"/>
          <w:sz w:val="22"/>
          <w:szCs w:val="22"/>
        </w:rPr>
      </w:pPr>
      <w:r>
        <w:rPr>
          <w:rStyle w:val="CommentReference"/>
        </w:rPr>
        <w:annotationRef/>
      </w:r>
    </w:p>
    <w:p w14:paraId="3B323FF5" w14:textId="6A5724B8" w:rsidR="00A04FC4" w:rsidRPr="00BF38F4" w:rsidRDefault="00A04FC4" w:rsidP="00BF38F4">
      <w:pPr>
        <w:rPr>
          <w:rFonts w:ascii="Helvetica" w:hAnsi="Helvetica"/>
          <w:b/>
          <w:sz w:val="22"/>
          <w:szCs w:val="22"/>
        </w:rPr>
      </w:pPr>
      <w:r w:rsidRPr="00BF38F4">
        <w:rPr>
          <w:rFonts w:ascii="Helvetica" w:hAnsi="Helvetica"/>
          <w:b/>
          <w:sz w:val="22"/>
          <w:szCs w:val="22"/>
        </w:rPr>
        <w:t>Other people have suggested:</w:t>
      </w:r>
    </w:p>
    <w:p w14:paraId="11CC6BFB" w14:textId="77777777" w:rsidR="00A04FC4" w:rsidRDefault="00A04FC4" w:rsidP="00BF38F4">
      <w:pPr>
        <w:rPr>
          <w:rFonts w:ascii="Helvetica" w:hAnsi="Helvetica"/>
          <w:sz w:val="22"/>
          <w:szCs w:val="22"/>
        </w:rPr>
      </w:pPr>
    </w:p>
    <w:p w14:paraId="44B0698A" w14:textId="13F86473" w:rsidR="00A04FC4" w:rsidRPr="00BF38F4" w:rsidRDefault="00A04FC4" w:rsidP="00BF38F4">
      <w:pPr>
        <w:rPr>
          <w:rFonts w:ascii="Helvetica" w:hAnsi="Helvetica"/>
          <w:sz w:val="22"/>
          <w:szCs w:val="22"/>
        </w:rPr>
      </w:pPr>
      <w:r w:rsidRPr="00BF38F4">
        <w:rPr>
          <w:rFonts w:ascii="Helvetica" w:hAnsi="Helvetica"/>
          <w:sz w:val="22"/>
          <w:szCs w:val="22"/>
        </w:rPr>
        <w:t>“The Value of Information”: How can resource managers avoid tipping points through better monitoring strategies</w:t>
      </w:r>
    </w:p>
    <w:p w14:paraId="3ECDA0AF" w14:textId="77777777" w:rsidR="00A04FC4" w:rsidRPr="00BF38F4" w:rsidRDefault="00A04FC4" w:rsidP="00BF38F4">
      <w:pPr>
        <w:outlineLvl w:val="0"/>
        <w:rPr>
          <w:rFonts w:ascii="Helvetica" w:hAnsi="Helvetica" w:cs="Times New Roman"/>
          <w:bCs/>
          <w:sz w:val="22"/>
          <w:szCs w:val="22"/>
        </w:rPr>
      </w:pPr>
    </w:p>
    <w:p w14:paraId="719A3356" w14:textId="77777777" w:rsidR="00A04FC4" w:rsidRPr="00BF38F4" w:rsidRDefault="00A04FC4" w:rsidP="00BF38F4">
      <w:pPr>
        <w:pStyle w:val="CommentText"/>
        <w:rPr>
          <w:rFonts w:ascii="Helvetica" w:hAnsi="Helvetica"/>
          <w:sz w:val="22"/>
          <w:szCs w:val="22"/>
        </w:rPr>
      </w:pPr>
      <w:r w:rsidRPr="00BF38F4">
        <w:rPr>
          <w:rFonts w:ascii="Helvetica" w:hAnsi="Helvetica"/>
          <w:sz w:val="22"/>
          <w:szCs w:val="22"/>
        </w:rPr>
        <w:t>Expect the Unexpected: Avoiding Tipping Points Through Effective Monitoring</w:t>
      </w:r>
    </w:p>
    <w:p w14:paraId="43B05B4F" w14:textId="77777777" w:rsidR="00A04FC4" w:rsidRPr="00BF38F4" w:rsidRDefault="00A04FC4" w:rsidP="00BF38F4">
      <w:pPr>
        <w:pStyle w:val="CommentText"/>
        <w:rPr>
          <w:rFonts w:ascii="Helvetica" w:hAnsi="Helvetica"/>
          <w:sz w:val="22"/>
          <w:szCs w:val="22"/>
        </w:rPr>
      </w:pPr>
    </w:p>
    <w:p w14:paraId="5FABC348" w14:textId="77777777" w:rsidR="00A04FC4" w:rsidRPr="00BF38F4" w:rsidRDefault="00A04FC4" w:rsidP="00BF38F4">
      <w:pPr>
        <w:pStyle w:val="CommentText"/>
        <w:rPr>
          <w:rFonts w:ascii="Helvetica" w:hAnsi="Helvetica"/>
          <w:sz w:val="22"/>
          <w:szCs w:val="22"/>
        </w:rPr>
      </w:pPr>
      <w:r w:rsidRPr="00BF38F4">
        <w:rPr>
          <w:rFonts w:ascii="Helvetica" w:hAnsi="Helvetica"/>
          <w:sz w:val="22"/>
          <w:szCs w:val="22"/>
        </w:rPr>
        <w:t>Using better monitoring strategies to avoid resource tipping points</w:t>
      </w:r>
    </w:p>
    <w:p w14:paraId="5B6F9C56" w14:textId="77777777" w:rsidR="00A04FC4" w:rsidRPr="00BF38F4" w:rsidRDefault="00A04FC4" w:rsidP="00BF38F4">
      <w:pPr>
        <w:pStyle w:val="CommentText"/>
        <w:rPr>
          <w:rFonts w:ascii="Helvetica" w:hAnsi="Helvetica"/>
          <w:sz w:val="22"/>
          <w:szCs w:val="22"/>
        </w:rPr>
      </w:pPr>
    </w:p>
    <w:p w14:paraId="63CD80C2" w14:textId="77777777" w:rsidR="00A04FC4" w:rsidRPr="00BF38F4" w:rsidRDefault="00A04FC4" w:rsidP="00BF38F4">
      <w:pPr>
        <w:outlineLvl w:val="0"/>
        <w:rPr>
          <w:rFonts w:ascii="Helvetica" w:hAnsi="Helvetica"/>
          <w:sz w:val="22"/>
          <w:szCs w:val="22"/>
        </w:rPr>
      </w:pPr>
      <w:r w:rsidRPr="00BF38F4">
        <w:rPr>
          <w:rFonts w:ascii="Helvetica" w:hAnsi="Helvetica"/>
          <w:sz w:val="22"/>
          <w:szCs w:val="22"/>
        </w:rPr>
        <w:t>Cost effective monitoring strategies to avoid resource tipping points</w:t>
      </w:r>
    </w:p>
    <w:p w14:paraId="5DD1736F" w14:textId="77777777" w:rsidR="00A04FC4" w:rsidRPr="00BF38F4" w:rsidRDefault="00A04FC4" w:rsidP="00BF38F4">
      <w:pPr>
        <w:outlineLvl w:val="0"/>
        <w:rPr>
          <w:rFonts w:ascii="Helvetica" w:hAnsi="Helvetica"/>
          <w:sz w:val="22"/>
          <w:szCs w:val="22"/>
        </w:rPr>
      </w:pPr>
    </w:p>
    <w:p w14:paraId="474644D0" w14:textId="77777777" w:rsidR="00A04FC4" w:rsidRPr="00BF38F4" w:rsidRDefault="00A04FC4" w:rsidP="00BF38F4">
      <w:pPr>
        <w:outlineLvl w:val="0"/>
        <w:rPr>
          <w:rFonts w:ascii="Helvetica" w:hAnsi="Helvetica" w:cs="Times New Roman"/>
          <w:bCs/>
          <w:sz w:val="22"/>
          <w:szCs w:val="22"/>
        </w:rPr>
      </w:pPr>
      <w:r w:rsidRPr="00BF38F4">
        <w:rPr>
          <w:rFonts w:ascii="Helvetica" w:hAnsi="Helvetica"/>
          <w:sz w:val="22"/>
          <w:szCs w:val="22"/>
        </w:rPr>
        <w:t>Monitoring strategies to avoid resource tipping points</w:t>
      </w:r>
      <w:r w:rsidRPr="00BF38F4">
        <w:rPr>
          <w:rFonts w:ascii="Helvetica" w:hAnsi="Helvetica"/>
          <w:sz w:val="22"/>
          <w:szCs w:val="22"/>
        </w:rPr>
        <w:br/>
      </w:r>
    </w:p>
    <w:p w14:paraId="491C0B32" w14:textId="53E649F7" w:rsidR="00A04FC4" w:rsidRDefault="00A04FC4">
      <w:pPr>
        <w:pStyle w:val="CommentText"/>
      </w:pPr>
    </w:p>
  </w:comment>
  <w:comment w:id="26" w:author="Timothy Essington" w:date="2016-11-17T09:39:00Z" w:initials="TE">
    <w:p w14:paraId="1508A468" w14:textId="77777777" w:rsidR="00A04FC4" w:rsidRDefault="00A04FC4" w:rsidP="008F57EE">
      <w:pPr>
        <w:pStyle w:val="CommentText"/>
      </w:pPr>
      <w:r>
        <w:rPr>
          <w:rStyle w:val="CommentReference"/>
        </w:rPr>
        <w:annotationRef/>
      </w:r>
      <w:r>
        <w:t>My guess is that someone will note that the thresholds here in fisheries and those in the context of population restructuring are very different.  In US at least, the lower biomass limit is though to be were recruitment becomes impaired, not when it crosses a threshold where systems reorganize.  Just need to be careful in the use of language</w:t>
      </w:r>
    </w:p>
    <w:p w14:paraId="771F8F87" w14:textId="77777777" w:rsidR="00A04FC4" w:rsidRDefault="00A04FC4" w:rsidP="008F57EE">
      <w:pPr>
        <w:pStyle w:val="CommentText"/>
      </w:pPr>
    </w:p>
    <w:p w14:paraId="4B0F7B3B" w14:textId="44899D78" w:rsidR="00A04FC4" w:rsidRDefault="00A04FC4" w:rsidP="008F57EE">
      <w:pPr>
        <w:pStyle w:val="CommentText"/>
      </w:pPr>
      <w:proofErr w:type="spellStart"/>
      <w:r>
        <w:t>Js</w:t>
      </w:r>
      <w:proofErr w:type="spellEnd"/>
      <w:r>
        <w:t xml:space="preserve">: I think </w:t>
      </w:r>
      <w:r w:rsidR="000F25F8">
        <w:t>I’d wait for that reviewer complaint before making changes</w:t>
      </w:r>
    </w:p>
  </w:comment>
  <w:comment w:id="41" w:author="Jameal Samhouri" w:date="2016-11-17T09:44:00Z" w:initials="JS">
    <w:p w14:paraId="2F9250F7" w14:textId="43CB1851" w:rsidR="00A04FC4" w:rsidRDefault="00A04FC4">
      <w:pPr>
        <w:pStyle w:val="CommentText"/>
      </w:pPr>
      <w:r>
        <w:rPr>
          <w:rStyle w:val="CommentReference"/>
        </w:rPr>
        <w:annotationRef/>
      </w:r>
      <w:r>
        <w:t>Careful about changing verb tenses in here</w:t>
      </w:r>
    </w:p>
  </w:comment>
  <w:comment w:id="44" w:author="Jameal Samhouri" w:date="2016-11-17T11:13:00Z" w:initials="JS">
    <w:p w14:paraId="698257E7" w14:textId="20557383" w:rsidR="00A04FC4" w:rsidRDefault="00A04FC4">
      <w:pPr>
        <w:pStyle w:val="CommentText"/>
      </w:pPr>
      <w:r>
        <w:rPr>
          <w:rStyle w:val="CommentReference"/>
        </w:rPr>
        <w:annotationRef/>
      </w:r>
      <w:r>
        <w:t xml:space="preserve">I’m a little confused about how this equation is written.  Is delta Bt+1 intended to mean (Bt+1 – </w:t>
      </w:r>
      <w:proofErr w:type="spellStart"/>
      <w:r>
        <w:t>Bt</w:t>
      </w:r>
      <w:proofErr w:type="spellEnd"/>
      <w:r>
        <w:t xml:space="preserve">) = </w:t>
      </w:r>
      <w:proofErr w:type="spellStart"/>
      <w:r>
        <w:t>deltaB</w:t>
      </w:r>
      <w:proofErr w:type="spellEnd"/>
      <w:r>
        <w:t>?</w:t>
      </w:r>
    </w:p>
  </w:comment>
  <w:comment w:id="45" w:author="Jameal Samhouri" w:date="2016-11-17T11:14:00Z" w:initials="JS">
    <w:p w14:paraId="13494B1D" w14:textId="2850A7AA" w:rsidR="00A04FC4" w:rsidRDefault="00A04FC4">
      <w:pPr>
        <w:pStyle w:val="CommentText"/>
      </w:pPr>
      <w:r>
        <w:rPr>
          <w:rStyle w:val="CommentReference"/>
        </w:rPr>
        <w:annotationRef/>
      </w:r>
      <w:r>
        <w:t>And other parameter values are fixed at xyz</w:t>
      </w:r>
    </w:p>
  </w:comment>
  <w:comment w:id="46" w:author="Timothy Essington" w:date="2016-01-19T11:39:00Z" w:initials="TE">
    <w:p w14:paraId="70061314" w14:textId="77777777" w:rsidR="00A04FC4" w:rsidRDefault="00A04FC4">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3416D35D" w14:textId="77777777" w:rsidR="00A04FC4" w:rsidRDefault="00A04FC4">
      <w:pPr>
        <w:pStyle w:val="CommentText"/>
      </w:pPr>
    </w:p>
    <w:p w14:paraId="6AB75C3E" w14:textId="685BE6FD" w:rsidR="00A04FC4" w:rsidRDefault="00A04FC4">
      <w:pPr>
        <w:pStyle w:val="CommentText"/>
      </w:pPr>
      <w:r w:rsidRPr="00B75DF6">
        <w:rPr>
          <w:b/>
        </w:rPr>
        <w:t>AS:</w:t>
      </w:r>
      <w:r>
        <w:t xml:space="preserve"> No, it’s not. I think we can wait for reviews to fix this if it comes up. I Don’t think it will change the qualitative answer, but maybe I’m not thinking clearly about it.   </w:t>
      </w:r>
    </w:p>
  </w:comment>
  <w:comment w:id="49" w:author="Jameal Samhouri" w:date="2016-11-17T11:17:00Z" w:initials="JS">
    <w:p w14:paraId="067D949D" w14:textId="7CB1D3DB" w:rsidR="00A04FC4" w:rsidRDefault="00A04FC4">
      <w:pPr>
        <w:pStyle w:val="CommentText"/>
      </w:pPr>
      <w:r>
        <w:rPr>
          <w:rStyle w:val="CommentReference"/>
        </w:rPr>
        <w:annotationRef/>
      </w:r>
      <w:r>
        <w:rPr>
          <w:rFonts w:ascii="Helvetica" w:hAnsi="Helvetica"/>
          <w:sz w:val="22"/>
          <w:szCs w:val="22"/>
        </w:rPr>
        <w:t>dispersion parameter?</w:t>
      </w:r>
    </w:p>
  </w:comment>
  <w:comment w:id="53" w:author="Timothy Essington" w:date="2015-11-09T17:10:00Z" w:initials="TE">
    <w:p w14:paraId="175A9EFA" w14:textId="77777777" w:rsidR="00A04FC4" w:rsidRDefault="00A04FC4">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0A91983E" w14:textId="77777777" w:rsidR="00A04FC4" w:rsidRDefault="00A04FC4">
      <w:pPr>
        <w:pStyle w:val="CommentText"/>
      </w:pPr>
    </w:p>
    <w:p w14:paraId="0E8A3793" w14:textId="77777777" w:rsidR="00A04FC4" w:rsidRDefault="00A04FC4">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54" w:author="Jameal Samhouri" w:date="2016-11-17T11:19:00Z" w:initials="JS">
    <w:p w14:paraId="7A72C94A" w14:textId="55EFD157" w:rsidR="00A04FC4" w:rsidRDefault="00A04FC4">
      <w:pPr>
        <w:pStyle w:val="CommentText"/>
      </w:pPr>
      <w:r>
        <w:rPr>
          <w:rStyle w:val="CommentReference"/>
        </w:rPr>
        <w:annotationRef/>
      </w:r>
      <w:r>
        <w:t>Rephrase, not sure your intent here</w:t>
      </w:r>
    </w:p>
  </w:comment>
  <w:comment w:id="57" w:author="Jameal Samhouri" w:date="2016-11-17T11:19:00Z" w:initials="JS">
    <w:p w14:paraId="440BD557" w14:textId="43C6D2CC" w:rsidR="00A04FC4" w:rsidRDefault="00A04FC4">
      <w:pPr>
        <w:pStyle w:val="CommentText"/>
      </w:pPr>
      <w:r>
        <w:rPr>
          <w:rStyle w:val="CommentReference"/>
        </w:rPr>
        <w:annotationRef/>
      </w:r>
      <w:r>
        <w:t>Here and elsewhere throughout, its best for equations to have numbers</w:t>
      </w:r>
    </w:p>
  </w:comment>
  <w:comment w:id="60" w:author="Jameal Samhouri" w:date="2017-01-05T13:42:00Z" w:initials="JS">
    <w:p w14:paraId="0F9589CC" w14:textId="4F8232B1" w:rsidR="008250F7" w:rsidRDefault="008250F7">
      <w:pPr>
        <w:pStyle w:val="CommentText"/>
      </w:pPr>
      <w:r>
        <w:rPr>
          <w:rStyle w:val="CommentReference"/>
        </w:rPr>
        <w:annotationRef/>
      </w:r>
      <w:r>
        <w:t>There are only 2 panels for Fig1…</w:t>
      </w:r>
    </w:p>
  </w:comment>
  <w:comment w:id="61" w:author="Adrian Stier" w:date="2016-10-18T17:51:00Z" w:initials="AS">
    <w:p w14:paraId="0E9325D0" w14:textId="40101770" w:rsidR="00A04FC4" w:rsidRDefault="00A04FC4">
      <w:pPr>
        <w:pStyle w:val="CommentText"/>
      </w:pPr>
      <w:r>
        <w:rPr>
          <w:rStyle w:val="CommentReference"/>
        </w:rPr>
        <w:annotationRef/>
      </w:r>
      <w:r>
        <w:t>Reference supplement</w:t>
      </w:r>
    </w:p>
  </w:comment>
  <w:comment w:id="62" w:author="Jameal Samhouri" w:date="2016-11-17T11:21:00Z" w:initials="JS">
    <w:p w14:paraId="3B225DA5" w14:textId="27DA9E4F" w:rsidR="00A04FC4" w:rsidRDefault="00A04FC4">
      <w:pPr>
        <w:pStyle w:val="CommentText"/>
      </w:pPr>
      <w:r>
        <w:rPr>
          <w:rStyle w:val="CommentReference"/>
        </w:rPr>
        <w:annotationRef/>
      </w:r>
      <w:r>
        <w:t>Expected total yield, if you are multiplying by estimated B rather than true B. alternatively change the yield equation to include true B rather than estimated B</w:t>
      </w:r>
    </w:p>
  </w:comment>
  <w:comment w:id="63" w:author="Phillip Levin" w:date="2016-02-04T17:50:00Z" w:initials="LP">
    <w:p w14:paraId="7692C26C" w14:textId="187A7297" w:rsidR="00A04FC4" w:rsidRDefault="00A04FC4">
      <w:pPr>
        <w:pStyle w:val="CommentText"/>
      </w:pPr>
      <w:r w:rsidRPr="005E5BF0">
        <w:rPr>
          <w:rStyle w:val="CommentReference"/>
          <w:highlight w:val="yellow"/>
        </w:rPr>
        <w:annotationRef/>
      </w:r>
      <w:r w:rsidRPr="005E5BF0">
        <w:rPr>
          <w:highlight w:val="yellow"/>
        </w:rPr>
        <w:t>This is inconsistent with the verbiage in the intro which focuses on decision making – I think NPV is generally a good way to think about it</w:t>
      </w:r>
    </w:p>
  </w:comment>
  <w:comment w:id="64" w:author="Ben Halpern" w:date="2016-11-17T11:28:00Z" w:initials="BH">
    <w:p w14:paraId="5A39CAF1" w14:textId="77777777" w:rsidR="00A04FC4" w:rsidRDefault="00A04FC4">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A04FC4" w:rsidRDefault="00A04FC4">
      <w:pPr>
        <w:pStyle w:val="CommentText"/>
      </w:pPr>
    </w:p>
    <w:p w14:paraId="773F4C70" w14:textId="2D81DD15" w:rsidR="00A04FC4" w:rsidRDefault="00A04FC4">
      <w:pPr>
        <w:pStyle w:val="CommentText"/>
      </w:pPr>
      <w:r w:rsidRPr="00331440">
        <w:rPr>
          <w:b/>
        </w:rPr>
        <w:t>AS</w:t>
      </w:r>
      <w:r>
        <w:t xml:space="preserve">: I’m still stumped on how to describe this relationship effectively. We’re making up prices, so I’m feeling wary of subtraction, but perhaps the ratio is okay to explore. I’d love some feedback on this. </w:t>
      </w:r>
    </w:p>
    <w:p w14:paraId="07AC6510" w14:textId="77777777" w:rsidR="00A04FC4" w:rsidRDefault="00A04FC4">
      <w:pPr>
        <w:pStyle w:val="CommentText"/>
      </w:pPr>
    </w:p>
    <w:p w14:paraId="52B71F87" w14:textId="77777777" w:rsidR="00A04FC4" w:rsidRDefault="00A04FC4">
      <w:pPr>
        <w:pStyle w:val="CommentText"/>
      </w:pPr>
      <w:proofErr w:type="spellStart"/>
      <w:r>
        <w:t>js</w:t>
      </w:r>
      <w:proofErr w:type="spellEnd"/>
      <w:r>
        <w:t xml:space="preserve">: </w:t>
      </w:r>
      <w:proofErr w:type="spellStart"/>
      <w:r>
        <w:t>i</w:t>
      </w:r>
      <w:proofErr w:type="spellEnd"/>
      <w:r>
        <w:t xml:space="preserve"> </w:t>
      </w:r>
      <w:proofErr w:type="spellStart"/>
      <w:r>
        <w:t>dont</w:t>
      </w:r>
      <w:proofErr w:type="spellEnd"/>
      <w:r>
        <w:t xml:space="preserve"> think we want to compare the unit cost of harvest to the total cost of monitoring. you could look at the ratio of NPV to Cm, or plot these quantities against one another. which is what i think Fig5 does anyway</w:t>
      </w:r>
    </w:p>
  </w:comment>
  <w:comment w:id="65" w:author="Phillip Levin" w:date="2016-11-17T11:24:00Z" w:initials="LP">
    <w:p w14:paraId="47554831" w14:textId="77F535DC" w:rsidR="00A04FC4" w:rsidRDefault="00A04FC4">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p w14:paraId="1520274B" w14:textId="383FD4E0" w:rsidR="00A04FC4" w:rsidRDefault="00A04FC4">
      <w:pPr>
        <w:pStyle w:val="CommentText"/>
      </w:pPr>
    </w:p>
    <w:p w14:paraId="03D66840" w14:textId="77777777" w:rsidR="00A04FC4" w:rsidRDefault="00A04FC4">
      <w:pPr>
        <w:pStyle w:val="CommentText"/>
      </w:pPr>
      <w:proofErr w:type="spellStart"/>
      <w:r>
        <w:t>js</w:t>
      </w:r>
      <w:proofErr w:type="spellEnd"/>
      <w:r>
        <w:t xml:space="preserve">: </w:t>
      </w:r>
      <w:proofErr w:type="spellStart"/>
      <w:r>
        <w:t>i</w:t>
      </w:r>
      <w:proofErr w:type="spellEnd"/>
      <w:r>
        <w:t xml:space="preserve"> think this is ok as long as it comes up in the discussion</w:t>
      </w:r>
    </w:p>
  </w:comment>
  <w:comment w:id="67" w:author="Jameal Samhouri" w:date="2017-01-05T13:47:00Z" w:initials="JS">
    <w:p w14:paraId="20BABD56" w14:textId="3F6301D2" w:rsidR="00942F18" w:rsidRDefault="00942F18">
      <w:pPr>
        <w:pStyle w:val="CommentText"/>
      </w:pPr>
      <w:r>
        <w:rPr>
          <w:rStyle w:val="CommentReference"/>
        </w:rPr>
        <w:annotationRef/>
      </w:r>
      <w:r>
        <w:t>be consistent. Above you define this as MSY/</w:t>
      </w:r>
      <w:proofErr w:type="spellStart"/>
      <w:r>
        <w:t>Bmsy</w:t>
      </w:r>
      <w:proofErr w:type="spellEnd"/>
      <w:r>
        <w:t>, which is good, but don’t call it an exploitation rate</w:t>
      </w:r>
    </w:p>
  </w:comment>
  <w:comment w:id="68" w:author="Jameal Samhouri" w:date="2017-01-05T13:48:00Z" w:initials="JS">
    <w:p w14:paraId="1EF03D57" w14:textId="2F216BC7" w:rsidR="00D35A9C" w:rsidRDefault="00D35A9C">
      <w:pPr>
        <w:pStyle w:val="CommentText"/>
      </w:pPr>
      <w:r>
        <w:rPr>
          <w:rStyle w:val="CommentReference"/>
        </w:rPr>
        <w:annotationRef/>
      </w:r>
      <w:r>
        <w:t>nice figures! Reminder to label panels a and b</w:t>
      </w:r>
    </w:p>
  </w:comment>
  <w:comment w:id="69" w:author="Ben Halpern" w:date="2015-11-17T09:14:00Z" w:initials="BH">
    <w:p w14:paraId="511F8461" w14:textId="77777777" w:rsidR="00A04FC4" w:rsidRDefault="00A04FC4" w:rsidP="00F82FC2">
      <w:pPr>
        <w:pStyle w:val="CommentText"/>
      </w:pPr>
      <w:r>
        <w:rPr>
          <w:rStyle w:val="CommentReference"/>
        </w:rPr>
        <w:annotationRef/>
      </w:r>
      <w:r>
        <w:t>As stated this seems an obvious outcome – but maybe the obvious needs to be stated?</w:t>
      </w:r>
    </w:p>
    <w:p w14:paraId="41264E50" w14:textId="77777777" w:rsidR="00A04FC4" w:rsidRDefault="00A04FC4" w:rsidP="00F82FC2">
      <w:pPr>
        <w:pStyle w:val="CommentText"/>
      </w:pPr>
    </w:p>
    <w:p w14:paraId="75971B11" w14:textId="77777777" w:rsidR="00A04FC4" w:rsidRDefault="00A04FC4" w:rsidP="00F82FC2">
      <w:pPr>
        <w:pStyle w:val="CommentText"/>
      </w:pPr>
      <w:r w:rsidRPr="00CC3AF9">
        <w:rPr>
          <w:b/>
        </w:rPr>
        <w:t>AS</w:t>
      </w:r>
      <w:r>
        <w:t xml:space="preserve">: I think it’s intuitive but I also think it’s important to make sure everyone is on the same page. </w:t>
      </w:r>
    </w:p>
  </w:comment>
  <w:comment w:id="82" w:author="Phillip Levin" w:date="2016-02-05T10:06:00Z" w:initials="LP">
    <w:p w14:paraId="01EFAE78" w14:textId="6AB6400A" w:rsidR="00A04FC4" w:rsidRDefault="00A04FC4">
      <w:pPr>
        <w:pStyle w:val="CommentText"/>
      </w:pPr>
      <w:r>
        <w:rPr>
          <w:rStyle w:val="CommentReference"/>
        </w:rPr>
        <w:annotationRef/>
      </w:r>
      <w:r>
        <w:t>Why 20</w:t>
      </w:r>
    </w:p>
  </w:comment>
  <w:comment w:id="96" w:author="Phillip Levin" w:date="2016-02-05T10:27:00Z" w:initials="LP">
    <w:p w14:paraId="5636BC3E" w14:textId="10F99C51" w:rsidR="00A04FC4" w:rsidRDefault="00A04FC4">
      <w:pPr>
        <w:pStyle w:val="CommentText"/>
      </w:pPr>
      <w:r w:rsidRPr="00B31650">
        <w:rPr>
          <w:rStyle w:val="CommentReference"/>
          <w:highlight w:val="yellow"/>
        </w:rPr>
        <w:annotationRef/>
      </w:r>
      <w:r w:rsidRPr="00B31650">
        <w:rPr>
          <w:highlight w:val="yellow"/>
        </w:rPr>
        <w:t>I don’t like this figure – this is the “obvious” resulting from Ben’s comment above.  But, the figure doesn’t show it clearly.  X axis should show proximity to the tipping point.  Y should be return on investment.   I should see returns go up as I approach the tipping point.</w:t>
      </w:r>
      <w:r>
        <w:t xml:space="preserve">  </w:t>
      </w:r>
    </w:p>
  </w:comment>
  <w:comment w:id="97" w:author="Jameal Samhouri" w:date="2017-01-05T14:05:00Z" w:initials="JS">
    <w:p w14:paraId="4ECDC2A3" w14:textId="0BA69499" w:rsidR="003A5CE7" w:rsidRDefault="003A5CE7">
      <w:pPr>
        <w:pStyle w:val="CommentText"/>
      </w:pPr>
      <w:r>
        <w:rPr>
          <w:rStyle w:val="CommentReference"/>
        </w:rPr>
        <w:annotationRef/>
      </w:r>
      <w:r>
        <w:t>I like the new figure!</w:t>
      </w:r>
    </w:p>
  </w:comment>
  <w:comment w:id="98" w:author="Jameal Samhouri" w:date="2017-01-05T14:06:00Z" w:initials="JS">
    <w:p w14:paraId="4F0A54BE" w14:textId="3461970A" w:rsidR="003A5CE7" w:rsidRDefault="003A5CE7">
      <w:pPr>
        <w:pStyle w:val="CommentText"/>
      </w:pPr>
      <w:r>
        <w:rPr>
          <w:rStyle w:val="CommentReference"/>
        </w:rPr>
        <w:annotationRef/>
      </w:r>
      <w:r>
        <w:t>This is a simple point said in a complicated way</w:t>
      </w:r>
      <w:r w:rsidR="00B70F65">
        <w:t>. Maybe try:</w:t>
      </w:r>
    </w:p>
    <w:p w14:paraId="1A9A815D" w14:textId="77777777" w:rsidR="00B70F65" w:rsidRDefault="00B70F65">
      <w:pPr>
        <w:pStyle w:val="CommentText"/>
      </w:pPr>
    </w:p>
    <w:p w14:paraId="4E21528D" w14:textId="31EB7DAD" w:rsidR="00B70F65" w:rsidRDefault="00B70F65">
      <w:pPr>
        <w:pStyle w:val="CommentText"/>
      </w:pPr>
      <w:r>
        <w:t>“</w:t>
      </w:r>
      <w:r w:rsidR="003F3F38">
        <w:t xml:space="preserve">Higher exploitation rates and lower monitoring investment act in concert to increase </w:t>
      </w:r>
      <w:r w:rsidR="003F3F38">
        <w:t>risk</w:t>
      </w:r>
      <w:r w:rsidR="003F3F38">
        <w:t>,</w:t>
      </w:r>
      <w:r w:rsidR="003F3F38">
        <w:t xml:space="preserve"> defined as the probability of avoiding a tipping point or limit reference point</w:t>
      </w:r>
      <w:r w:rsidR="003F3F38">
        <w:t xml:space="preserve">. </w:t>
      </w:r>
      <w:r>
        <w:t xml:space="preserve">Increasing risk aversion narrows </w:t>
      </w:r>
      <w:r w:rsidR="003F3F38">
        <w:t>the feasible range of harvest rates and levels of monitoring investment.”</w:t>
      </w:r>
    </w:p>
    <w:p w14:paraId="3A78D0E2" w14:textId="77777777" w:rsidR="003A5CE7" w:rsidRDefault="003A5CE7">
      <w:pPr>
        <w:pStyle w:val="CommentText"/>
      </w:pPr>
    </w:p>
    <w:p w14:paraId="7C50BB07" w14:textId="71FE4F37" w:rsidR="003A5CE7" w:rsidRDefault="00312A7A">
      <w:pPr>
        <w:pStyle w:val="CommentText"/>
      </w:pPr>
      <w:r>
        <w:t>Can you reorient the</w:t>
      </w:r>
      <w:r w:rsidR="003A5CE7">
        <w:t xml:space="preserve"> y axis </w:t>
      </w:r>
      <w:r>
        <w:t xml:space="preserve">to represent “monitoring investment required to avoid threshold”, low to </w:t>
      </w:r>
      <w:proofErr w:type="gramStart"/>
      <w:r>
        <w:t>high</w:t>
      </w:r>
      <w:proofErr w:type="gramEnd"/>
    </w:p>
    <w:p w14:paraId="3AB3DEAE" w14:textId="77777777" w:rsidR="00312A7A" w:rsidRDefault="00312A7A">
      <w:pPr>
        <w:pStyle w:val="CommentText"/>
      </w:pPr>
    </w:p>
    <w:p w14:paraId="3838B803" w14:textId="69AC59F4" w:rsidR="00312A7A" w:rsidRDefault="00312A7A">
      <w:pPr>
        <w:pStyle w:val="CommentText"/>
      </w:pPr>
      <w:r>
        <w:t>This visual is not one of a space as in SOS. Maybe shading the area under each curve would help?</w:t>
      </w:r>
    </w:p>
  </w:comment>
  <w:comment w:id="99" w:author="Jameal Samhouri" w:date="2017-01-05T14:16:00Z" w:initials="JS">
    <w:p w14:paraId="655A29A5" w14:textId="62BD9E48" w:rsidR="00273932" w:rsidRDefault="00273932">
      <w:pPr>
        <w:pStyle w:val="CommentText"/>
      </w:pPr>
      <w:r>
        <w:rPr>
          <w:rStyle w:val="CommentReference"/>
        </w:rPr>
        <w:annotationRef/>
      </w:r>
      <w:r>
        <w:t xml:space="preserve">there are more complex and sophisticated ways to do this analysis, but </w:t>
      </w:r>
      <w:proofErr w:type="spellStart"/>
      <w:proofErr w:type="gramStart"/>
      <w:r>
        <w:t>lets</w:t>
      </w:r>
      <w:proofErr w:type="spellEnd"/>
      <w:proofErr w:type="gramEnd"/>
      <w:r>
        <w:t xml:space="preserve"> wait for a reviewer to say so. To head off criticism, it would be worth stating in the methods that we bracketed the extreme levels </w:t>
      </w:r>
      <w:proofErr w:type="spellStart"/>
      <w:proofErr w:type="gramStart"/>
      <w:r>
        <w:t>offixed</w:t>
      </w:r>
      <w:proofErr w:type="spellEnd"/>
      <w:r>
        <w:t xml:space="preserve">  monitoring</w:t>
      </w:r>
      <w:proofErr w:type="gramEnd"/>
      <w:r>
        <w:t xml:space="preserve"> investment to examine effects on NPV and probability of tipping, but recognize that the way these 2 response variables change with intermediate levels of fixed monitoring investment would be worth exploring.</w:t>
      </w:r>
    </w:p>
  </w:comment>
  <w:comment w:id="103" w:author="Jameal Samhouri" w:date="2017-01-05T14:20:00Z" w:initials="JS">
    <w:p w14:paraId="73935E65" w14:textId="16E167BC" w:rsidR="00273932" w:rsidRDefault="00273932" w:rsidP="00273932">
      <w:pPr>
        <w:pStyle w:val="CommentText"/>
        <w:numPr>
          <w:ilvl w:val="0"/>
          <w:numId w:val="18"/>
        </w:numPr>
      </w:pPr>
      <w:r>
        <w:rPr>
          <w:rStyle w:val="CommentReference"/>
        </w:rPr>
        <w:annotationRef/>
      </w:r>
      <w:proofErr w:type="spellStart"/>
      <w:proofErr w:type="gramStart"/>
      <w:r>
        <w:t>Cant</w:t>
      </w:r>
      <w:proofErr w:type="spellEnd"/>
      <w:proofErr w:type="gramEnd"/>
      <w:r>
        <w:t xml:space="preserve"> see the symbols in the figure</w:t>
      </w:r>
    </w:p>
    <w:p w14:paraId="72D81B70" w14:textId="77777777" w:rsidR="00273932" w:rsidRDefault="00273932" w:rsidP="00273932">
      <w:pPr>
        <w:pStyle w:val="CommentText"/>
        <w:numPr>
          <w:ilvl w:val="0"/>
          <w:numId w:val="18"/>
        </w:numPr>
      </w:pPr>
      <w:r>
        <w:t>I like fig 5 better than 4 because it is cool, we can make the same conclusions we see in fig4 from fig5, and fig5 may avoid the criticism in my comment above.</w:t>
      </w:r>
    </w:p>
    <w:p w14:paraId="39E4BADC" w14:textId="077185C5" w:rsidR="00273932" w:rsidRDefault="00273932" w:rsidP="00273932">
      <w:pPr>
        <w:pStyle w:val="CommentText"/>
        <w:numPr>
          <w:ilvl w:val="0"/>
          <w:numId w:val="18"/>
        </w:numPr>
      </w:pPr>
      <w:r>
        <w:t xml:space="preserve">I don’t think you need to say anything about the industry bearing the costs here in the results </w:t>
      </w:r>
    </w:p>
  </w:comment>
  <w:comment w:id="113" w:author="Jameal Samhouri" w:date="2017-01-05T14:23:00Z" w:initials="JS">
    <w:p w14:paraId="2E9F6E90" w14:textId="1277C0A8" w:rsidR="00B14689" w:rsidRDefault="00B14689">
      <w:pPr>
        <w:pStyle w:val="CommentText"/>
      </w:pPr>
      <w:r>
        <w:rPr>
          <w:rStyle w:val="CommentReference"/>
        </w:rPr>
        <w:annotationRef/>
      </w:r>
      <w:r>
        <w:t>Managers?</w:t>
      </w:r>
    </w:p>
  </w:comment>
  <w:comment w:id="115" w:author="Jameal Samhouri" w:date="2017-01-05T14:42:00Z" w:initials="JS">
    <w:p w14:paraId="0E06516F" w14:textId="5B38660E" w:rsidR="00F92B16" w:rsidRDefault="00F92B16">
      <w:pPr>
        <w:pStyle w:val="CommentText"/>
      </w:pPr>
      <w:r>
        <w:rPr>
          <w:rStyle w:val="CommentReference"/>
        </w:rPr>
        <w:annotationRef/>
      </w:r>
      <w:r>
        <w:t xml:space="preserve">I worry about this framing. The </w:t>
      </w:r>
      <w:proofErr w:type="spellStart"/>
      <w:r>
        <w:t>govt</w:t>
      </w:r>
      <w:proofErr w:type="spellEnd"/>
      <w:r>
        <w:t xml:space="preserve"> bears the monitoring cost, but the industry/fishermen bear the long-term cost if the fishery collapses. Perhaps a slight </w:t>
      </w:r>
      <w:proofErr w:type="spellStart"/>
      <w:r>
        <w:t>tweek</w:t>
      </w:r>
      <w:proofErr w:type="spellEnd"/>
      <w:r>
        <w:t xml:space="preserve"> to the phrasing here</w:t>
      </w:r>
    </w:p>
  </w:comment>
  <w:comment w:id="119" w:author="Anne Salomon" w:date="2016-01-19T11:40:00Z" w:initials="AS">
    <w:p w14:paraId="47BA8F2A" w14:textId="77777777" w:rsidR="00A04FC4" w:rsidRDefault="00A04FC4" w:rsidP="00F9071C">
      <w:pPr>
        <w:pStyle w:val="CommentText"/>
      </w:pPr>
      <w:r>
        <w:rPr>
          <w:rStyle w:val="CommentReference"/>
        </w:rPr>
        <w:annotationRef/>
      </w:r>
      <w:r>
        <w:t>We’ll need to find a good set of references for this example. I’ll see what I can dig up.</w:t>
      </w:r>
    </w:p>
    <w:p w14:paraId="27C05F66" w14:textId="77777777" w:rsidR="00A04FC4" w:rsidRDefault="00A04FC4" w:rsidP="00F9071C">
      <w:pPr>
        <w:pStyle w:val="CommentText"/>
      </w:pPr>
    </w:p>
    <w:p w14:paraId="632EE88E" w14:textId="0A2F5634" w:rsidR="00A04FC4" w:rsidRPr="00FD69FF" w:rsidRDefault="00A04FC4" w:rsidP="00FD69FF">
      <w:pPr>
        <w:rPr>
          <w:rFonts w:ascii="Times" w:eastAsia="Times New Roman" w:hAnsi="Times" w:cs="Times New Roman"/>
          <w:sz w:val="20"/>
          <w:szCs w:val="20"/>
          <w:lang w:eastAsia="en-US"/>
        </w:rPr>
      </w:pPr>
      <w:r>
        <w:t xml:space="preserve">AS: Yup. And it’s more complicated because of the </w:t>
      </w:r>
      <w:proofErr w:type="spellStart"/>
      <w:r>
        <w:t>Larocque</w:t>
      </w:r>
      <w:proofErr w:type="spellEnd"/>
      <w:r>
        <w:t xml:space="preserve"> decision, baring fish for science strategies.  </w:t>
      </w:r>
    </w:p>
    <w:p w14:paraId="1A18A692" w14:textId="24DA3BA5" w:rsidR="00A04FC4" w:rsidRDefault="00A04FC4" w:rsidP="00F9071C">
      <w:pPr>
        <w:pStyle w:val="CommentText"/>
      </w:pPr>
      <w:r>
        <w:t xml:space="preserve">decision </w:t>
      </w:r>
    </w:p>
    <w:p w14:paraId="193617B8" w14:textId="77777777" w:rsidR="00A04FC4" w:rsidRDefault="00A04FC4" w:rsidP="00F9071C">
      <w:pPr>
        <w:pStyle w:val="CommentText"/>
      </w:pPr>
    </w:p>
    <w:p w14:paraId="4B38B4BA" w14:textId="3BCFE1F0" w:rsidR="00A04FC4" w:rsidRDefault="00A04FC4" w:rsidP="00F9071C">
      <w:pPr>
        <w:pStyle w:val="CommentText"/>
      </w:pPr>
      <w:r w:rsidRPr="00EC660C">
        <w:t>http://www.dfo-mpo.gc.ca/fm-gp/policies-politiques/fish-allocation-finance-poisson-eng.htm</w:t>
      </w:r>
    </w:p>
  </w:comment>
  <w:comment w:id="130" w:author="Jameal Samhouri" w:date="2017-01-05T14:53:00Z" w:initials="JS">
    <w:p w14:paraId="292F674B" w14:textId="786B96A0" w:rsidR="00B16EAD" w:rsidRDefault="00B16EAD">
      <w:pPr>
        <w:pStyle w:val="CommentText"/>
      </w:pPr>
      <w:r>
        <w:rPr>
          <w:rStyle w:val="CommentReference"/>
        </w:rPr>
        <w:annotationRef/>
      </w:r>
      <w:r>
        <w:t>I think this same general argument would hold if we did less to vilify big industry and sing the praises of the little guys.</w:t>
      </w:r>
    </w:p>
    <w:p w14:paraId="4F472BE4" w14:textId="77777777" w:rsidR="00B16EAD" w:rsidRDefault="00B16EAD">
      <w:pPr>
        <w:pStyle w:val="CommentText"/>
      </w:pPr>
    </w:p>
    <w:p w14:paraId="3CF4DC09" w14:textId="0A60399C" w:rsidR="00B16EAD" w:rsidRDefault="00B16EAD">
      <w:pPr>
        <w:pStyle w:val="CommentText"/>
      </w:pPr>
      <w:r>
        <w:t xml:space="preserve">Alternatively, you could run with the approach you had in here and refer directly to big Ag vs small farmers, </w:t>
      </w:r>
      <w:proofErr w:type="spellStart"/>
      <w:r>
        <w:t>starbucks</w:t>
      </w:r>
      <w:proofErr w:type="spellEnd"/>
      <w:r>
        <w:t xml:space="preserve"> vs </w:t>
      </w:r>
      <w:proofErr w:type="spellStart"/>
      <w:r>
        <w:t>tullys</w:t>
      </w:r>
      <w:proofErr w:type="spellEnd"/>
      <w:r>
        <w:t>, and other parallel stories</w:t>
      </w:r>
    </w:p>
  </w:comment>
  <w:comment w:id="189" w:author="Adrian Stier" w:date="2016-05-02T17:20:00Z" w:initials="AS">
    <w:p w14:paraId="6786EA38" w14:textId="3420F873" w:rsidR="00A04FC4" w:rsidRDefault="00A04FC4" w:rsidP="007D3DCA">
      <w:pPr>
        <w:pStyle w:val="CommentText"/>
      </w:pPr>
      <w:r>
        <w:rPr>
          <w:rStyle w:val="CommentReference"/>
        </w:rPr>
        <w:annotationRef/>
      </w:r>
      <w:r w:rsidRPr="00B76023">
        <w:rPr>
          <w:b/>
          <w:highlight w:val="yellow"/>
        </w:rPr>
        <w:t>PL:</w:t>
      </w:r>
      <w:r>
        <w:rPr>
          <w:highlight w:val="yellow"/>
        </w:rPr>
        <w:t xml:space="preserve"> </w:t>
      </w:r>
      <w:r w:rsidRPr="00B31650">
        <w:rPr>
          <w:rStyle w:val="CommentReference"/>
          <w:highlight w:val="yellow"/>
        </w:rPr>
        <w:annotationRef/>
      </w:r>
      <w:r w:rsidRPr="00B31650">
        <w:rPr>
          <w:highlight w:val="yellow"/>
        </w:rPr>
        <w:t xml:space="preserve">I don’t like this figure – this is the “obvious” resulting from Ben’s comment above.  But, the figure doesn’t show it clearly.  </w:t>
      </w:r>
      <w:proofErr w:type="gramStart"/>
      <w:r w:rsidRPr="00B31650">
        <w:rPr>
          <w:highlight w:val="yellow"/>
        </w:rPr>
        <w:t xml:space="preserve">X </w:t>
      </w:r>
      <w:r>
        <w:rPr>
          <w:highlight w:val="yellow"/>
        </w:rPr>
        <w:t xml:space="preserve"> </w:t>
      </w:r>
      <w:r w:rsidRPr="00B31650">
        <w:rPr>
          <w:highlight w:val="yellow"/>
        </w:rPr>
        <w:t>axis</w:t>
      </w:r>
      <w:proofErr w:type="gramEnd"/>
      <w:r w:rsidRPr="00B31650">
        <w:rPr>
          <w:highlight w:val="yellow"/>
        </w:rPr>
        <w:t xml:space="preserve"> should show proximity to the tipping point.  Y should be return on investment.   I should see returns go up as I approach the tipping point.</w:t>
      </w:r>
      <w:r>
        <w:t xml:space="preserve">  </w:t>
      </w:r>
    </w:p>
    <w:p w14:paraId="0344BA13" w14:textId="7EA32BDD" w:rsidR="00A04FC4" w:rsidRDefault="00A04FC4">
      <w:pPr>
        <w:pStyle w:val="CommentText"/>
      </w:pPr>
    </w:p>
  </w:comment>
  <w:comment w:id="190" w:author="Adrian Stier" w:date="2016-11-03T09:55:00Z" w:initials="AS">
    <w:p w14:paraId="3C17A928" w14:textId="457D338C" w:rsidR="00A04FC4" w:rsidRDefault="00A04FC4">
      <w:pPr>
        <w:pStyle w:val="CommentText"/>
      </w:pPr>
      <w:r>
        <w:rPr>
          <w:rStyle w:val="CommentReference"/>
        </w:rPr>
        <w:annotationRef/>
      </w:r>
      <w:r>
        <w:t xml:space="preserve">Okay I’ve changed it up a bit, how’s this? </w:t>
      </w:r>
    </w:p>
    <w:p w14:paraId="70B0B0D8" w14:textId="77777777" w:rsidR="00A04FC4" w:rsidRDefault="00A04FC4">
      <w:pPr>
        <w:pStyle w:val="CommentText"/>
      </w:pPr>
    </w:p>
  </w:comment>
  <w:comment w:id="191" w:author="Crow White" w:date="2015-12-16T14:54:00Z" w:initials="CW">
    <w:p w14:paraId="5070E346" w14:textId="4955A07A" w:rsidR="00A04FC4" w:rsidRDefault="00A04FC4">
      <w:pPr>
        <w:pStyle w:val="CommentText"/>
      </w:pPr>
      <w:r>
        <w:rPr>
          <w:rStyle w:val="CommentReference"/>
        </w:rPr>
        <w:annotationRef/>
      </w:r>
      <w:r>
        <w:t>I suggest spelling out NPV in panel 1, and spelling out Probability of Tipping in panel 3</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91C0B32" w15:done="0"/>
  <w15:commentEx w15:paraId="4B0F7B3B" w15:done="0"/>
  <w15:commentEx w15:paraId="2F9250F7" w15:done="0"/>
  <w15:commentEx w15:paraId="698257E7" w15:done="0"/>
  <w15:commentEx w15:paraId="13494B1D" w15:done="0"/>
  <w15:commentEx w15:paraId="6AB75C3E" w15:done="0"/>
  <w15:commentEx w15:paraId="067D949D" w15:done="0"/>
  <w15:commentEx w15:paraId="0E8A3793" w15:done="0"/>
  <w15:commentEx w15:paraId="7A72C94A" w15:done="0"/>
  <w15:commentEx w15:paraId="440BD557" w15:done="0"/>
  <w15:commentEx w15:paraId="0F9589CC" w15:done="0"/>
  <w15:commentEx w15:paraId="0E9325D0" w15:done="0"/>
  <w15:commentEx w15:paraId="3B225DA5" w15:done="0"/>
  <w15:commentEx w15:paraId="7692C26C" w15:done="0"/>
  <w15:commentEx w15:paraId="52B71F87" w15:done="0"/>
  <w15:commentEx w15:paraId="03D66840" w15:done="0"/>
  <w15:commentEx w15:paraId="20BABD56" w15:done="0"/>
  <w15:commentEx w15:paraId="1EF03D57" w15:done="0"/>
  <w15:commentEx w15:paraId="75971B11" w15:done="0"/>
  <w15:commentEx w15:paraId="01EFAE78" w15:done="0"/>
  <w15:commentEx w15:paraId="5636BC3E" w15:done="0"/>
  <w15:commentEx w15:paraId="4ECDC2A3" w15:done="0"/>
  <w15:commentEx w15:paraId="3838B803" w15:done="0"/>
  <w15:commentEx w15:paraId="655A29A5" w15:done="0"/>
  <w15:commentEx w15:paraId="39E4BADC" w15:done="0"/>
  <w15:commentEx w15:paraId="2E9F6E90" w15:done="0"/>
  <w15:commentEx w15:paraId="0E06516F" w15:done="0"/>
  <w15:commentEx w15:paraId="4B38B4BA" w15:done="0"/>
  <w15:commentEx w15:paraId="3CF4DC09" w15:done="0"/>
  <w15:commentEx w15:paraId="0344BA13" w15:done="0"/>
  <w15:commentEx w15:paraId="70B0B0D8" w15:paraIdParent="0344BA13" w15:done="0"/>
  <w15:commentEx w15:paraId="5070E346"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EE345A" w14:textId="77777777" w:rsidR="00B77CEB" w:rsidRDefault="00B77CEB" w:rsidP="00135D5C">
      <w:r>
        <w:separator/>
      </w:r>
    </w:p>
  </w:endnote>
  <w:endnote w:type="continuationSeparator" w:id="0">
    <w:p w14:paraId="256802D6" w14:textId="77777777" w:rsidR="00B77CEB" w:rsidRDefault="00B77CEB"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C96CAD" w14:textId="77777777" w:rsidR="00B77CEB" w:rsidRDefault="00B77CEB" w:rsidP="00135D5C">
      <w:r>
        <w:separator/>
      </w:r>
    </w:p>
  </w:footnote>
  <w:footnote w:type="continuationSeparator" w:id="0">
    <w:p w14:paraId="4E4ACA46" w14:textId="77777777" w:rsidR="00B77CEB" w:rsidRDefault="00B77CEB"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
  </w:num>
  <w:num w:numId="4">
    <w:abstractNumId w:val="4"/>
  </w:num>
  <w:num w:numId="5">
    <w:abstractNumId w:val="11"/>
  </w:num>
  <w:num w:numId="6">
    <w:abstractNumId w:val="8"/>
  </w:num>
  <w:num w:numId="7">
    <w:abstractNumId w:val="14"/>
  </w:num>
  <w:num w:numId="8">
    <w:abstractNumId w:val="13"/>
  </w:num>
  <w:num w:numId="9">
    <w:abstractNumId w:val="15"/>
  </w:num>
  <w:num w:numId="10">
    <w:abstractNumId w:val="10"/>
  </w:num>
  <w:num w:numId="11">
    <w:abstractNumId w:val="2"/>
  </w:num>
  <w:num w:numId="12">
    <w:abstractNumId w:val="16"/>
  </w:num>
  <w:num w:numId="13">
    <w:abstractNumId w:val="6"/>
  </w:num>
  <w:num w:numId="14">
    <w:abstractNumId w:val="7"/>
    <w:lvlOverride w:ilvl="0">
      <w:startOverride w:val="1"/>
    </w:lvlOverride>
  </w:num>
  <w:num w:numId="15">
    <w:abstractNumId w:val="12"/>
  </w:num>
  <w:num w:numId="16">
    <w:abstractNumId w:val="3"/>
  </w:num>
  <w:num w:numId="17">
    <w:abstractNumId w:val="0"/>
  </w:num>
  <w:num w:numId="18">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rson w15:author="Jameal Samhouri">
    <w15:presenceInfo w15:providerId="None" w15:userId="Jameal Samhouri"/>
  </w15:person>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7947&lt;/item&gt;&lt;item&gt;8002&lt;/item&gt;&lt;item&gt;8026&lt;/item&gt;&lt;item&gt;8048&lt;/item&gt;&lt;item&gt;8077&lt;/item&gt;&lt;item&gt;8126&lt;/item&gt;&lt;item&gt;8128&lt;/item&gt;&lt;item&gt;8132&lt;/item&gt;&lt;item&gt;8141&lt;/item&gt;&lt;item&gt;8143&lt;/item&gt;&lt;item&gt;8167&lt;/item&gt;&lt;item&gt;8170&lt;/item&gt;&lt;item&gt;8190&lt;/item&gt;&lt;item&gt;8191&lt;/item&gt;&lt;item&gt;8199&lt;/item&gt;&lt;item&gt;8293&lt;/item&gt;&lt;item&gt;8370&lt;/item&gt;&lt;item&gt;8543&lt;/item&gt;&lt;item&gt;8544&lt;/item&gt;&lt;item&gt;8545&lt;/item&gt;&lt;/record-ids&gt;&lt;/item&gt;&lt;/Libraries&gt;"/>
  </w:docVars>
  <w:rsids>
    <w:rsidRoot w:val="00EA4926"/>
    <w:rsid w:val="00000104"/>
    <w:rsid w:val="00000549"/>
    <w:rsid w:val="000005D9"/>
    <w:rsid w:val="00000733"/>
    <w:rsid w:val="00000928"/>
    <w:rsid w:val="00000D1E"/>
    <w:rsid w:val="00001AA5"/>
    <w:rsid w:val="00002A0A"/>
    <w:rsid w:val="00005901"/>
    <w:rsid w:val="000105EB"/>
    <w:rsid w:val="0001115B"/>
    <w:rsid w:val="00012A3D"/>
    <w:rsid w:val="00013C23"/>
    <w:rsid w:val="000140F5"/>
    <w:rsid w:val="00014C60"/>
    <w:rsid w:val="00015507"/>
    <w:rsid w:val="00017F4B"/>
    <w:rsid w:val="0002087A"/>
    <w:rsid w:val="0002156A"/>
    <w:rsid w:val="000229A9"/>
    <w:rsid w:val="000240AD"/>
    <w:rsid w:val="00027F99"/>
    <w:rsid w:val="00030EC2"/>
    <w:rsid w:val="00030FE8"/>
    <w:rsid w:val="0003223B"/>
    <w:rsid w:val="00032BBC"/>
    <w:rsid w:val="00034507"/>
    <w:rsid w:val="000354FD"/>
    <w:rsid w:val="00035AE1"/>
    <w:rsid w:val="00035B6B"/>
    <w:rsid w:val="00036BA2"/>
    <w:rsid w:val="00037ABE"/>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5769B"/>
    <w:rsid w:val="0006213F"/>
    <w:rsid w:val="000626DC"/>
    <w:rsid w:val="0006444E"/>
    <w:rsid w:val="00064856"/>
    <w:rsid w:val="000656D3"/>
    <w:rsid w:val="00067023"/>
    <w:rsid w:val="0007003B"/>
    <w:rsid w:val="0007073E"/>
    <w:rsid w:val="00072CB4"/>
    <w:rsid w:val="00073DBF"/>
    <w:rsid w:val="00073EE0"/>
    <w:rsid w:val="00074A3A"/>
    <w:rsid w:val="00075A42"/>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7BA"/>
    <w:rsid w:val="000A0CC2"/>
    <w:rsid w:val="000A30EC"/>
    <w:rsid w:val="000A36EF"/>
    <w:rsid w:val="000A52A2"/>
    <w:rsid w:val="000A53DB"/>
    <w:rsid w:val="000A5E43"/>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7485"/>
    <w:rsid w:val="000B7BB6"/>
    <w:rsid w:val="000B7CCD"/>
    <w:rsid w:val="000C1142"/>
    <w:rsid w:val="000C253D"/>
    <w:rsid w:val="000C2EA4"/>
    <w:rsid w:val="000C489C"/>
    <w:rsid w:val="000C5D7B"/>
    <w:rsid w:val="000C6015"/>
    <w:rsid w:val="000C6E81"/>
    <w:rsid w:val="000C77B0"/>
    <w:rsid w:val="000D0034"/>
    <w:rsid w:val="000D02B5"/>
    <w:rsid w:val="000D0AC5"/>
    <w:rsid w:val="000D0C63"/>
    <w:rsid w:val="000D1ADB"/>
    <w:rsid w:val="000D2B66"/>
    <w:rsid w:val="000D60B9"/>
    <w:rsid w:val="000D6496"/>
    <w:rsid w:val="000D6717"/>
    <w:rsid w:val="000D71E0"/>
    <w:rsid w:val="000D7A36"/>
    <w:rsid w:val="000E1081"/>
    <w:rsid w:val="000E1CB4"/>
    <w:rsid w:val="000E24D4"/>
    <w:rsid w:val="000E2671"/>
    <w:rsid w:val="000E386C"/>
    <w:rsid w:val="000E4B23"/>
    <w:rsid w:val="000E4BC8"/>
    <w:rsid w:val="000E50C6"/>
    <w:rsid w:val="000E6696"/>
    <w:rsid w:val="000E67EE"/>
    <w:rsid w:val="000E6926"/>
    <w:rsid w:val="000E698C"/>
    <w:rsid w:val="000F0EC7"/>
    <w:rsid w:val="000F2389"/>
    <w:rsid w:val="000F25F8"/>
    <w:rsid w:val="000F26C5"/>
    <w:rsid w:val="000F3759"/>
    <w:rsid w:val="000F3B0A"/>
    <w:rsid w:val="000F476C"/>
    <w:rsid w:val="000F5FBD"/>
    <w:rsid w:val="000F66DC"/>
    <w:rsid w:val="000F6E11"/>
    <w:rsid w:val="000F7E36"/>
    <w:rsid w:val="0010088B"/>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581A"/>
    <w:rsid w:val="00115A5E"/>
    <w:rsid w:val="0012059B"/>
    <w:rsid w:val="001228A2"/>
    <w:rsid w:val="00123731"/>
    <w:rsid w:val="00125042"/>
    <w:rsid w:val="001251A8"/>
    <w:rsid w:val="0012544A"/>
    <w:rsid w:val="001261A8"/>
    <w:rsid w:val="00126284"/>
    <w:rsid w:val="001266FD"/>
    <w:rsid w:val="00126979"/>
    <w:rsid w:val="00127592"/>
    <w:rsid w:val="001277C0"/>
    <w:rsid w:val="00127FEE"/>
    <w:rsid w:val="00131216"/>
    <w:rsid w:val="00132B06"/>
    <w:rsid w:val="00132E01"/>
    <w:rsid w:val="001341AD"/>
    <w:rsid w:val="0013445E"/>
    <w:rsid w:val="00134761"/>
    <w:rsid w:val="00135D5C"/>
    <w:rsid w:val="001361AB"/>
    <w:rsid w:val="001372FE"/>
    <w:rsid w:val="00137A9E"/>
    <w:rsid w:val="00140397"/>
    <w:rsid w:val="00140E4A"/>
    <w:rsid w:val="00141577"/>
    <w:rsid w:val="00141D67"/>
    <w:rsid w:val="001430DD"/>
    <w:rsid w:val="001433A8"/>
    <w:rsid w:val="00143673"/>
    <w:rsid w:val="00143BB8"/>
    <w:rsid w:val="001446C8"/>
    <w:rsid w:val="00146CDF"/>
    <w:rsid w:val="001477DE"/>
    <w:rsid w:val="001503FA"/>
    <w:rsid w:val="0015330E"/>
    <w:rsid w:val="00153F6B"/>
    <w:rsid w:val="00155703"/>
    <w:rsid w:val="00156B80"/>
    <w:rsid w:val="00156FFE"/>
    <w:rsid w:val="00160AB3"/>
    <w:rsid w:val="00160AFB"/>
    <w:rsid w:val="0016114A"/>
    <w:rsid w:val="00161963"/>
    <w:rsid w:val="001632F3"/>
    <w:rsid w:val="00163E3E"/>
    <w:rsid w:val="00164E67"/>
    <w:rsid w:val="0016574C"/>
    <w:rsid w:val="001658CC"/>
    <w:rsid w:val="001663C7"/>
    <w:rsid w:val="00167452"/>
    <w:rsid w:val="00167A52"/>
    <w:rsid w:val="00167FE8"/>
    <w:rsid w:val="001704B9"/>
    <w:rsid w:val="00170B74"/>
    <w:rsid w:val="001716C8"/>
    <w:rsid w:val="00171A5E"/>
    <w:rsid w:val="00171C87"/>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626E"/>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A38E4"/>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BDD"/>
    <w:rsid w:val="001C46CB"/>
    <w:rsid w:val="001C4FB7"/>
    <w:rsid w:val="001C5213"/>
    <w:rsid w:val="001C54B9"/>
    <w:rsid w:val="001C5532"/>
    <w:rsid w:val="001C5893"/>
    <w:rsid w:val="001C5F26"/>
    <w:rsid w:val="001C6065"/>
    <w:rsid w:val="001C7224"/>
    <w:rsid w:val="001C78E6"/>
    <w:rsid w:val="001D087A"/>
    <w:rsid w:val="001D0D0B"/>
    <w:rsid w:val="001D0DF1"/>
    <w:rsid w:val="001D1421"/>
    <w:rsid w:val="001D33B6"/>
    <w:rsid w:val="001D34F7"/>
    <w:rsid w:val="001D5301"/>
    <w:rsid w:val="001D5C7E"/>
    <w:rsid w:val="001D608F"/>
    <w:rsid w:val="001D7ECD"/>
    <w:rsid w:val="001E0063"/>
    <w:rsid w:val="001E08B3"/>
    <w:rsid w:val="001E1282"/>
    <w:rsid w:val="001E1B2C"/>
    <w:rsid w:val="001E1F1C"/>
    <w:rsid w:val="001E24EF"/>
    <w:rsid w:val="001E286F"/>
    <w:rsid w:val="001E400D"/>
    <w:rsid w:val="001E571F"/>
    <w:rsid w:val="001E579D"/>
    <w:rsid w:val="001E6D63"/>
    <w:rsid w:val="001F03CC"/>
    <w:rsid w:val="001F0907"/>
    <w:rsid w:val="001F0DC5"/>
    <w:rsid w:val="001F0E38"/>
    <w:rsid w:val="001F1D2C"/>
    <w:rsid w:val="001F2F09"/>
    <w:rsid w:val="001F41EF"/>
    <w:rsid w:val="001F5CDF"/>
    <w:rsid w:val="001F6772"/>
    <w:rsid w:val="001F74B9"/>
    <w:rsid w:val="001F76E4"/>
    <w:rsid w:val="00200BD0"/>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20C"/>
    <w:rsid w:val="002153B6"/>
    <w:rsid w:val="002156DA"/>
    <w:rsid w:val="002157FA"/>
    <w:rsid w:val="00215A73"/>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3FD3"/>
    <w:rsid w:val="00234836"/>
    <w:rsid w:val="0023491A"/>
    <w:rsid w:val="00234A53"/>
    <w:rsid w:val="00234AE7"/>
    <w:rsid w:val="00234E8E"/>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5456"/>
    <w:rsid w:val="00256F1E"/>
    <w:rsid w:val="00256F91"/>
    <w:rsid w:val="00257D20"/>
    <w:rsid w:val="00260959"/>
    <w:rsid w:val="00260BCF"/>
    <w:rsid w:val="00260E11"/>
    <w:rsid w:val="00262AEF"/>
    <w:rsid w:val="002633A4"/>
    <w:rsid w:val="00263781"/>
    <w:rsid w:val="00264A0D"/>
    <w:rsid w:val="002671A2"/>
    <w:rsid w:val="002674AC"/>
    <w:rsid w:val="00270316"/>
    <w:rsid w:val="0027142D"/>
    <w:rsid w:val="002716AB"/>
    <w:rsid w:val="00272A37"/>
    <w:rsid w:val="0027335B"/>
    <w:rsid w:val="0027357B"/>
    <w:rsid w:val="002738FD"/>
    <w:rsid w:val="00273932"/>
    <w:rsid w:val="00275B00"/>
    <w:rsid w:val="0027785D"/>
    <w:rsid w:val="00280EBB"/>
    <w:rsid w:val="002818A7"/>
    <w:rsid w:val="00283177"/>
    <w:rsid w:val="002834C1"/>
    <w:rsid w:val="00283511"/>
    <w:rsid w:val="002851F5"/>
    <w:rsid w:val="00285A53"/>
    <w:rsid w:val="00285A61"/>
    <w:rsid w:val="00285C11"/>
    <w:rsid w:val="00286797"/>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1E08"/>
    <w:rsid w:val="002B37FB"/>
    <w:rsid w:val="002B6213"/>
    <w:rsid w:val="002B68BD"/>
    <w:rsid w:val="002B753F"/>
    <w:rsid w:val="002C01BB"/>
    <w:rsid w:val="002C038F"/>
    <w:rsid w:val="002C2049"/>
    <w:rsid w:val="002C4E99"/>
    <w:rsid w:val="002C619E"/>
    <w:rsid w:val="002C6D5D"/>
    <w:rsid w:val="002C71C5"/>
    <w:rsid w:val="002C7231"/>
    <w:rsid w:val="002C7454"/>
    <w:rsid w:val="002D198C"/>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AC5"/>
    <w:rsid w:val="002F1F04"/>
    <w:rsid w:val="002F21FB"/>
    <w:rsid w:val="002F2EBF"/>
    <w:rsid w:val="002F410D"/>
    <w:rsid w:val="002F5988"/>
    <w:rsid w:val="002F64A9"/>
    <w:rsid w:val="00300F98"/>
    <w:rsid w:val="0030245C"/>
    <w:rsid w:val="00302537"/>
    <w:rsid w:val="003030A9"/>
    <w:rsid w:val="003038C0"/>
    <w:rsid w:val="003041B4"/>
    <w:rsid w:val="00305441"/>
    <w:rsid w:val="00312A7A"/>
    <w:rsid w:val="00312C20"/>
    <w:rsid w:val="00321EF4"/>
    <w:rsid w:val="00323101"/>
    <w:rsid w:val="003250F7"/>
    <w:rsid w:val="00325A3A"/>
    <w:rsid w:val="0032699A"/>
    <w:rsid w:val="0032791E"/>
    <w:rsid w:val="00331440"/>
    <w:rsid w:val="00331AE0"/>
    <w:rsid w:val="00331EB5"/>
    <w:rsid w:val="00332702"/>
    <w:rsid w:val="00335F01"/>
    <w:rsid w:val="003375A7"/>
    <w:rsid w:val="00340075"/>
    <w:rsid w:val="00341E3B"/>
    <w:rsid w:val="00342124"/>
    <w:rsid w:val="00342681"/>
    <w:rsid w:val="003426F7"/>
    <w:rsid w:val="0034291E"/>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5CD0"/>
    <w:rsid w:val="003663AE"/>
    <w:rsid w:val="003669A5"/>
    <w:rsid w:val="00366FC8"/>
    <w:rsid w:val="00367A4C"/>
    <w:rsid w:val="0037009F"/>
    <w:rsid w:val="003703B2"/>
    <w:rsid w:val="00372CA4"/>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7CD"/>
    <w:rsid w:val="0039483D"/>
    <w:rsid w:val="00395369"/>
    <w:rsid w:val="00395CA6"/>
    <w:rsid w:val="00395CDC"/>
    <w:rsid w:val="00396EAC"/>
    <w:rsid w:val="00397162"/>
    <w:rsid w:val="00397E19"/>
    <w:rsid w:val="003A1BE4"/>
    <w:rsid w:val="003A29D4"/>
    <w:rsid w:val="003A3718"/>
    <w:rsid w:val="003A40C3"/>
    <w:rsid w:val="003A5A82"/>
    <w:rsid w:val="003A5CE7"/>
    <w:rsid w:val="003A5CF9"/>
    <w:rsid w:val="003A609C"/>
    <w:rsid w:val="003A6A18"/>
    <w:rsid w:val="003A6B7F"/>
    <w:rsid w:val="003A725F"/>
    <w:rsid w:val="003A7290"/>
    <w:rsid w:val="003A77C7"/>
    <w:rsid w:val="003A7949"/>
    <w:rsid w:val="003A7B9F"/>
    <w:rsid w:val="003B099D"/>
    <w:rsid w:val="003B21C7"/>
    <w:rsid w:val="003B28B3"/>
    <w:rsid w:val="003B3970"/>
    <w:rsid w:val="003B60C5"/>
    <w:rsid w:val="003C0BF1"/>
    <w:rsid w:val="003C10CF"/>
    <w:rsid w:val="003C2569"/>
    <w:rsid w:val="003C28DB"/>
    <w:rsid w:val="003C3540"/>
    <w:rsid w:val="003C3F7E"/>
    <w:rsid w:val="003C4513"/>
    <w:rsid w:val="003C49F2"/>
    <w:rsid w:val="003C513B"/>
    <w:rsid w:val="003C537C"/>
    <w:rsid w:val="003C59C5"/>
    <w:rsid w:val="003C60B7"/>
    <w:rsid w:val="003C60E9"/>
    <w:rsid w:val="003C6125"/>
    <w:rsid w:val="003C7B44"/>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2A24"/>
    <w:rsid w:val="003F3080"/>
    <w:rsid w:val="003F3560"/>
    <w:rsid w:val="003F3F38"/>
    <w:rsid w:val="003F6177"/>
    <w:rsid w:val="003F6580"/>
    <w:rsid w:val="00400B8E"/>
    <w:rsid w:val="00400DBD"/>
    <w:rsid w:val="00400F2A"/>
    <w:rsid w:val="00400F6C"/>
    <w:rsid w:val="0040141F"/>
    <w:rsid w:val="00401C55"/>
    <w:rsid w:val="0040280B"/>
    <w:rsid w:val="00403E71"/>
    <w:rsid w:val="0040421F"/>
    <w:rsid w:val="004045EF"/>
    <w:rsid w:val="00404E42"/>
    <w:rsid w:val="004055E6"/>
    <w:rsid w:val="00405667"/>
    <w:rsid w:val="00407177"/>
    <w:rsid w:val="00407BE3"/>
    <w:rsid w:val="00407CFB"/>
    <w:rsid w:val="00407FED"/>
    <w:rsid w:val="004117F9"/>
    <w:rsid w:val="00412FCD"/>
    <w:rsid w:val="00413A50"/>
    <w:rsid w:val="00413F7A"/>
    <w:rsid w:val="0041490E"/>
    <w:rsid w:val="00414C19"/>
    <w:rsid w:val="0042004D"/>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DD9"/>
    <w:rsid w:val="004367AD"/>
    <w:rsid w:val="00436E8E"/>
    <w:rsid w:val="0043776B"/>
    <w:rsid w:val="00437F91"/>
    <w:rsid w:val="0044109F"/>
    <w:rsid w:val="00442CE6"/>
    <w:rsid w:val="00442E9E"/>
    <w:rsid w:val="00442FAD"/>
    <w:rsid w:val="0044422E"/>
    <w:rsid w:val="00444278"/>
    <w:rsid w:val="004442EA"/>
    <w:rsid w:val="004445D3"/>
    <w:rsid w:val="004471F2"/>
    <w:rsid w:val="0045028A"/>
    <w:rsid w:val="00450605"/>
    <w:rsid w:val="004519BF"/>
    <w:rsid w:val="00453D75"/>
    <w:rsid w:val="00454793"/>
    <w:rsid w:val="0045687C"/>
    <w:rsid w:val="00456920"/>
    <w:rsid w:val="00457BDA"/>
    <w:rsid w:val="00461856"/>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3DA"/>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972A1"/>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35D8"/>
    <w:rsid w:val="004C4D00"/>
    <w:rsid w:val="004C5771"/>
    <w:rsid w:val="004C654B"/>
    <w:rsid w:val="004C7606"/>
    <w:rsid w:val="004D042C"/>
    <w:rsid w:val="004D1678"/>
    <w:rsid w:val="004D219F"/>
    <w:rsid w:val="004D2470"/>
    <w:rsid w:val="004D2E84"/>
    <w:rsid w:val="004D351F"/>
    <w:rsid w:val="004D4794"/>
    <w:rsid w:val="004D642B"/>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088D"/>
    <w:rsid w:val="00511544"/>
    <w:rsid w:val="005116B5"/>
    <w:rsid w:val="00511A40"/>
    <w:rsid w:val="00511F8E"/>
    <w:rsid w:val="00512E82"/>
    <w:rsid w:val="00513001"/>
    <w:rsid w:val="005136B0"/>
    <w:rsid w:val="00515966"/>
    <w:rsid w:val="005171FF"/>
    <w:rsid w:val="00517F5E"/>
    <w:rsid w:val="00522D02"/>
    <w:rsid w:val="005232F7"/>
    <w:rsid w:val="005234FF"/>
    <w:rsid w:val="00523F82"/>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F85"/>
    <w:rsid w:val="005573F4"/>
    <w:rsid w:val="005606DD"/>
    <w:rsid w:val="00560935"/>
    <w:rsid w:val="00560B7C"/>
    <w:rsid w:val="00560E38"/>
    <w:rsid w:val="0056105D"/>
    <w:rsid w:val="00561D9B"/>
    <w:rsid w:val="00561FB2"/>
    <w:rsid w:val="005626B9"/>
    <w:rsid w:val="005635C0"/>
    <w:rsid w:val="00563843"/>
    <w:rsid w:val="00564962"/>
    <w:rsid w:val="005653D6"/>
    <w:rsid w:val="00565498"/>
    <w:rsid w:val="00570929"/>
    <w:rsid w:val="00570D99"/>
    <w:rsid w:val="00571058"/>
    <w:rsid w:val="00571071"/>
    <w:rsid w:val="005716D6"/>
    <w:rsid w:val="00571D1B"/>
    <w:rsid w:val="0057211D"/>
    <w:rsid w:val="0057298C"/>
    <w:rsid w:val="00573DBE"/>
    <w:rsid w:val="00574730"/>
    <w:rsid w:val="005749E5"/>
    <w:rsid w:val="00574F07"/>
    <w:rsid w:val="00575FCC"/>
    <w:rsid w:val="005760C4"/>
    <w:rsid w:val="00576B98"/>
    <w:rsid w:val="00576F85"/>
    <w:rsid w:val="005771FA"/>
    <w:rsid w:val="005776CF"/>
    <w:rsid w:val="00577B65"/>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6E3"/>
    <w:rsid w:val="005A61AA"/>
    <w:rsid w:val="005A7356"/>
    <w:rsid w:val="005B13F6"/>
    <w:rsid w:val="005B1FA4"/>
    <w:rsid w:val="005B50A3"/>
    <w:rsid w:val="005B69F7"/>
    <w:rsid w:val="005B7132"/>
    <w:rsid w:val="005B7365"/>
    <w:rsid w:val="005C00B8"/>
    <w:rsid w:val="005C0E01"/>
    <w:rsid w:val="005C1110"/>
    <w:rsid w:val="005C14D0"/>
    <w:rsid w:val="005C1861"/>
    <w:rsid w:val="005C1FDB"/>
    <w:rsid w:val="005C392D"/>
    <w:rsid w:val="005C3AE9"/>
    <w:rsid w:val="005C542F"/>
    <w:rsid w:val="005C7499"/>
    <w:rsid w:val="005C7C2E"/>
    <w:rsid w:val="005D02E3"/>
    <w:rsid w:val="005D3254"/>
    <w:rsid w:val="005D4007"/>
    <w:rsid w:val="005D5858"/>
    <w:rsid w:val="005D77D4"/>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6E63"/>
    <w:rsid w:val="0060062E"/>
    <w:rsid w:val="0060220F"/>
    <w:rsid w:val="00602A5F"/>
    <w:rsid w:val="006049ED"/>
    <w:rsid w:val="00604B57"/>
    <w:rsid w:val="0060700C"/>
    <w:rsid w:val="00607316"/>
    <w:rsid w:val="006078BE"/>
    <w:rsid w:val="006103FD"/>
    <w:rsid w:val="006106DB"/>
    <w:rsid w:val="00610924"/>
    <w:rsid w:val="006112ED"/>
    <w:rsid w:val="0061273E"/>
    <w:rsid w:val="0061476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70AF"/>
    <w:rsid w:val="006276F5"/>
    <w:rsid w:val="00627A8D"/>
    <w:rsid w:val="00631B82"/>
    <w:rsid w:val="00631D31"/>
    <w:rsid w:val="00631E61"/>
    <w:rsid w:val="00632BE7"/>
    <w:rsid w:val="00640B72"/>
    <w:rsid w:val="006414BE"/>
    <w:rsid w:val="00641C1C"/>
    <w:rsid w:val="0064270B"/>
    <w:rsid w:val="00642EF9"/>
    <w:rsid w:val="0064319D"/>
    <w:rsid w:val="0064383B"/>
    <w:rsid w:val="0064571F"/>
    <w:rsid w:val="00645768"/>
    <w:rsid w:val="00645AA4"/>
    <w:rsid w:val="006462F3"/>
    <w:rsid w:val="00646D89"/>
    <w:rsid w:val="00646FC9"/>
    <w:rsid w:val="00647F49"/>
    <w:rsid w:val="0065066F"/>
    <w:rsid w:val="00651B44"/>
    <w:rsid w:val="00652020"/>
    <w:rsid w:val="00652914"/>
    <w:rsid w:val="006536A6"/>
    <w:rsid w:val="00653F41"/>
    <w:rsid w:val="00654100"/>
    <w:rsid w:val="006542CC"/>
    <w:rsid w:val="00654636"/>
    <w:rsid w:val="00654A7D"/>
    <w:rsid w:val="006554B9"/>
    <w:rsid w:val="0065689A"/>
    <w:rsid w:val="0065689D"/>
    <w:rsid w:val="00657228"/>
    <w:rsid w:val="0065744C"/>
    <w:rsid w:val="00657D2E"/>
    <w:rsid w:val="006601BD"/>
    <w:rsid w:val="00660957"/>
    <w:rsid w:val="0066132C"/>
    <w:rsid w:val="00662941"/>
    <w:rsid w:val="00662BF4"/>
    <w:rsid w:val="00662CD5"/>
    <w:rsid w:val="00663000"/>
    <w:rsid w:val="006650A0"/>
    <w:rsid w:val="00665FA6"/>
    <w:rsid w:val="00672295"/>
    <w:rsid w:val="00673762"/>
    <w:rsid w:val="00673A69"/>
    <w:rsid w:val="00673D26"/>
    <w:rsid w:val="00674346"/>
    <w:rsid w:val="0067511F"/>
    <w:rsid w:val="006765C8"/>
    <w:rsid w:val="0067734F"/>
    <w:rsid w:val="00677931"/>
    <w:rsid w:val="00677C8E"/>
    <w:rsid w:val="00680130"/>
    <w:rsid w:val="00681484"/>
    <w:rsid w:val="00681D63"/>
    <w:rsid w:val="00682191"/>
    <w:rsid w:val="006825A4"/>
    <w:rsid w:val="0068315A"/>
    <w:rsid w:val="006834D3"/>
    <w:rsid w:val="00684958"/>
    <w:rsid w:val="00685475"/>
    <w:rsid w:val="00690845"/>
    <w:rsid w:val="006921C0"/>
    <w:rsid w:val="006937E3"/>
    <w:rsid w:val="00693BAF"/>
    <w:rsid w:val="00694D9D"/>
    <w:rsid w:val="00694EFA"/>
    <w:rsid w:val="006A10D3"/>
    <w:rsid w:val="006A17DE"/>
    <w:rsid w:val="006A2CEE"/>
    <w:rsid w:val="006A312E"/>
    <w:rsid w:val="006A5EAE"/>
    <w:rsid w:val="006A6686"/>
    <w:rsid w:val="006A7790"/>
    <w:rsid w:val="006A798A"/>
    <w:rsid w:val="006A7CB0"/>
    <w:rsid w:val="006B0DD7"/>
    <w:rsid w:val="006B1524"/>
    <w:rsid w:val="006B2DE9"/>
    <w:rsid w:val="006B4846"/>
    <w:rsid w:val="006B4BB6"/>
    <w:rsid w:val="006B5602"/>
    <w:rsid w:val="006B5A2B"/>
    <w:rsid w:val="006B5E99"/>
    <w:rsid w:val="006B6AE8"/>
    <w:rsid w:val="006B7FDF"/>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29EF"/>
    <w:rsid w:val="006E37A9"/>
    <w:rsid w:val="006E3884"/>
    <w:rsid w:val="006E4F13"/>
    <w:rsid w:val="006E5489"/>
    <w:rsid w:val="006E5826"/>
    <w:rsid w:val="006E5F41"/>
    <w:rsid w:val="006E6384"/>
    <w:rsid w:val="006E75C6"/>
    <w:rsid w:val="006F097F"/>
    <w:rsid w:val="006F314B"/>
    <w:rsid w:val="006F39E3"/>
    <w:rsid w:val="006F4702"/>
    <w:rsid w:val="006F4FED"/>
    <w:rsid w:val="006F59E4"/>
    <w:rsid w:val="006F639B"/>
    <w:rsid w:val="006F68B0"/>
    <w:rsid w:val="00701617"/>
    <w:rsid w:val="00702CFB"/>
    <w:rsid w:val="00703C1A"/>
    <w:rsid w:val="00704500"/>
    <w:rsid w:val="007049B4"/>
    <w:rsid w:val="00704EFD"/>
    <w:rsid w:val="00705635"/>
    <w:rsid w:val="00707E8C"/>
    <w:rsid w:val="0071106A"/>
    <w:rsid w:val="00711454"/>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D79"/>
    <w:rsid w:val="007271B1"/>
    <w:rsid w:val="007271E1"/>
    <w:rsid w:val="00730431"/>
    <w:rsid w:val="007305A1"/>
    <w:rsid w:val="007306F6"/>
    <w:rsid w:val="00730AD1"/>
    <w:rsid w:val="00730D6C"/>
    <w:rsid w:val="00730E93"/>
    <w:rsid w:val="007324AF"/>
    <w:rsid w:val="007329C4"/>
    <w:rsid w:val="00732BDD"/>
    <w:rsid w:val="00733D34"/>
    <w:rsid w:val="0073410C"/>
    <w:rsid w:val="0073602F"/>
    <w:rsid w:val="0073640D"/>
    <w:rsid w:val="0073729F"/>
    <w:rsid w:val="007405BF"/>
    <w:rsid w:val="00740942"/>
    <w:rsid w:val="00740EE9"/>
    <w:rsid w:val="0074108B"/>
    <w:rsid w:val="007419C2"/>
    <w:rsid w:val="00741A2F"/>
    <w:rsid w:val="00741FDF"/>
    <w:rsid w:val="007439A8"/>
    <w:rsid w:val="007446F4"/>
    <w:rsid w:val="00745FD2"/>
    <w:rsid w:val="00746AF5"/>
    <w:rsid w:val="007479CC"/>
    <w:rsid w:val="00747E1B"/>
    <w:rsid w:val="00750DE9"/>
    <w:rsid w:val="0075100A"/>
    <w:rsid w:val="00751648"/>
    <w:rsid w:val="00751D71"/>
    <w:rsid w:val="007522A9"/>
    <w:rsid w:val="00752CA9"/>
    <w:rsid w:val="00755116"/>
    <w:rsid w:val="0075678D"/>
    <w:rsid w:val="00756FD4"/>
    <w:rsid w:val="00757736"/>
    <w:rsid w:val="007611A3"/>
    <w:rsid w:val="00762D94"/>
    <w:rsid w:val="00763A42"/>
    <w:rsid w:val="00763C8D"/>
    <w:rsid w:val="007647D9"/>
    <w:rsid w:val="00764ACF"/>
    <w:rsid w:val="00764ECC"/>
    <w:rsid w:val="007668FC"/>
    <w:rsid w:val="00767630"/>
    <w:rsid w:val="0077080A"/>
    <w:rsid w:val="00770B54"/>
    <w:rsid w:val="00771179"/>
    <w:rsid w:val="00771990"/>
    <w:rsid w:val="0077306C"/>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3CBB"/>
    <w:rsid w:val="007950C7"/>
    <w:rsid w:val="007955D8"/>
    <w:rsid w:val="00795873"/>
    <w:rsid w:val="0079704C"/>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4AC0"/>
    <w:rsid w:val="007C6077"/>
    <w:rsid w:val="007C6900"/>
    <w:rsid w:val="007C7982"/>
    <w:rsid w:val="007C79E2"/>
    <w:rsid w:val="007D0B82"/>
    <w:rsid w:val="007D1B24"/>
    <w:rsid w:val="007D28E5"/>
    <w:rsid w:val="007D2E9C"/>
    <w:rsid w:val="007D370A"/>
    <w:rsid w:val="007D3941"/>
    <w:rsid w:val="007D3A17"/>
    <w:rsid w:val="007D3BA8"/>
    <w:rsid w:val="007D3DCA"/>
    <w:rsid w:val="007D5B2D"/>
    <w:rsid w:val="007D654C"/>
    <w:rsid w:val="007D6F08"/>
    <w:rsid w:val="007D7402"/>
    <w:rsid w:val="007E05E7"/>
    <w:rsid w:val="007E09C2"/>
    <w:rsid w:val="007E1052"/>
    <w:rsid w:val="007E4DA3"/>
    <w:rsid w:val="007E6BD4"/>
    <w:rsid w:val="007E6EA2"/>
    <w:rsid w:val="007E7F32"/>
    <w:rsid w:val="007F035A"/>
    <w:rsid w:val="007F159D"/>
    <w:rsid w:val="007F212E"/>
    <w:rsid w:val="007F29C8"/>
    <w:rsid w:val="007F2FC1"/>
    <w:rsid w:val="007F391F"/>
    <w:rsid w:val="007F61D2"/>
    <w:rsid w:val="007F6AB8"/>
    <w:rsid w:val="007F6B81"/>
    <w:rsid w:val="007F7C95"/>
    <w:rsid w:val="007F7D66"/>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6B2E"/>
    <w:rsid w:val="00817BAB"/>
    <w:rsid w:val="0082087B"/>
    <w:rsid w:val="00822127"/>
    <w:rsid w:val="00822189"/>
    <w:rsid w:val="008235B2"/>
    <w:rsid w:val="00824946"/>
    <w:rsid w:val="008250F7"/>
    <w:rsid w:val="00825E6A"/>
    <w:rsid w:val="00830792"/>
    <w:rsid w:val="00830A31"/>
    <w:rsid w:val="0083186A"/>
    <w:rsid w:val="008318D2"/>
    <w:rsid w:val="008324A7"/>
    <w:rsid w:val="00832AFD"/>
    <w:rsid w:val="008339B7"/>
    <w:rsid w:val="00834115"/>
    <w:rsid w:val="00834C39"/>
    <w:rsid w:val="0083507C"/>
    <w:rsid w:val="0083534E"/>
    <w:rsid w:val="008357DB"/>
    <w:rsid w:val="0083661C"/>
    <w:rsid w:val="00836E1D"/>
    <w:rsid w:val="00837EA0"/>
    <w:rsid w:val="00840202"/>
    <w:rsid w:val="0084120D"/>
    <w:rsid w:val="008420A4"/>
    <w:rsid w:val="00843B2E"/>
    <w:rsid w:val="00843C38"/>
    <w:rsid w:val="0084436E"/>
    <w:rsid w:val="008445E3"/>
    <w:rsid w:val="00844BD4"/>
    <w:rsid w:val="008451D2"/>
    <w:rsid w:val="00845B10"/>
    <w:rsid w:val="0084613E"/>
    <w:rsid w:val="008470E8"/>
    <w:rsid w:val="00847B4D"/>
    <w:rsid w:val="00850FC4"/>
    <w:rsid w:val="00851937"/>
    <w:rsid w:val="00852921"/>
    <w:rsid w:val="008555BA"/>
    <w:rsid w:val="00857111"/>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41A1"/>
    <w:rsid w:val="008853EB"/>
    <w:rsid w:val="008856FB"/>
    <w:rsid w:val="008876F8"/>
    <w:rsid w:val="00887732"/>
    <w:rsid w:val="00887DEA"/>
    <w:rsid w:val="00890FA8"/>
    <w:rsid w:val="0089257A"/>
    <w:rsid w:val="00892738"/>
    <w:rsid w:val="00893B1A"/>
    <w:rsid w:val="00894043"/>
    <w:rsid w:val="00894965"/>
    <w:rsid w:val="00894D75"/>
    <w:rsid w:val="00896FBF"/>
    <w:rsid w:val="0089795C"/>
    <w:rsid w:val="008A063E"/>
    <w:rsid w:val="008A0772"/>
    <w:rsid w:val="008A179C"/>
    <w:rsid w:val="008A1AC7"/>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1BB6"/>
    <w:rsid w:val="008D30B9"/>
    <w:rsid w:val="008D3A1D"/>
    <w:rsid w:val="008D4713"/>
    <w:rsid w:val="008D486C"/>
    <w:rsid w:val="008D572B"/>
    <w:rsid w:val="008D57B4"/>
    <w:rsid w:val="008D6FD4"/>
    <w:rsid w:val="008D7005"/>
    <w:rsid w:val="008D75CD"/>
    <w:rsid w:val="008D7836"/>
    <w:rsid w:val="008D7D0A"/>
    <w:rsid w:val="008E0704"/>
    <w:rsid w:val="008E0D72"/>
    <w:rsid w:val="008E0D7D"/>
    <w:rsid w:val="008E216A"/>
    <w:rsid w:val="008E403D"/>
    <w:rsid w:val="008E4C18"/>
    <w:rsid w:val="008E5112"/>
    <w:rsid w:val="008E64B1"/>
    <w:rsid w:val="008E77A7"/>
    <w:rsid w:val="008E78BA"/>
    <w:rsid w:val="008F256B"/>
    <w:rsid w:val="008F273E"/>
    <w:rsid w:val="008F3894"/>
    <w:rsid w:val="008F48D9"/>
    <w:rsid w:val="008F57EE"/>
    <w:rsid w:val="008F600E"/>
    <w:rsid w:val="008F6443"/>
    <w:rsid w:val="008F67BA"/>
    <w:rsid w:val="008F762F"/>
    <w:rsid w:val="008F7C25"/>
    <w:rsid w:val="0090182E"/>
    <w:rsid w:val="009018DE"/>
    <w:rsid w:val="00901DBA"/>
    <w:rsid w:val="0090267C"/>
    <w:rsid w:val="00902FDF"/>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C4E"/>
    <w:rsid w:val="00913E3E"/>
    <w:rsid w:val="00913F9D"/>
    <w:rsid w:val="009144E9"/>
    <w:rsid w:val="00915FB5"/>
    <w:rsid w:val="0091739E"/>
    <w:rsid w:val="009173F8"/>
    <w:rsid w:val="00917461"/>
    <w:rsid w:val="00917649"/>
    <w:rsid w:val="009201E9"/>
    <w:rsid w:val="009209B7"/>
    <w:rsid w:val="009212DC"/>
    <w:rsid w:val="0092160F"/>
    <w:rsid w:val="00922184"/>
    <w:rsid w:val="00922B3B"/>
    <w:rsid w:val="00923293"/>
    <w:rsid w:val="009233A8"/>
    <w:rsid w:val="00923B4E"/>
    <w:rsid w:val="00923E05"/>
    <w:rsid w:val="00924028"/>
    <w:rsid w:val="009242C5"/>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2F18"/>
    <w:rsid w:val="009439A1"/>
    <w:rsid w:val="009442F2"/>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0E5"/>
    <w:rsid w:val="0097043F"/>
    <w:rsid w:val="00970995"/>
    <w:rsid w:val="00971BD9"/>
    <w:rsid w:val="00972145"/>
    <w:rsid w:val="00972E9C"/>
    <w:rsid w:val="009732FF"/>
    <w:rsid w:val="009741A2"/>
    <w:rsid w:val="0097481E"/>
    <w:rsid w:val="00974A31"/>
    <w:rsid w:val="00974DAA"/>
    <w:rsid w:val="00975C99"/>
    <w:rsid w:val="00975DBA"/>
    <w:rsid w:val="00976D8B"/>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734C"/>
    <w:rsid w:val="009B027A"/>
    <w:rsid w:val="009B1019"/>
    <w:rsid w:val="009B186C"/>
    <w:rsid w:val="009B1C48"/>
    <w:rsid w:val="009B2081"/>
    <w:rsid w:val="009B2BB3"/>
    <w:rsid w:val="009B3E66"/>
    <w:rsid w:val="009B4040"/>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EA2"/>
    <w:rsid w:val="009C66F4"/>
    <w:rsid w:val="009C7059"/>
    <w:rsid w:val="009C7629"/>
    <w:rsid w:val="009D169F"/>
    <w:rsid w:val="009D19F0"/>
    <w:rsid w:val="009D280A"/>
    <w:rsid w:val="009D41C8"/>
    <w:rsid w:val="009D5844"/>
    <w:rsid w:val="009D6AEE"/>
    <w:rsid w:val="009D6B3E"/>
    <w:rsid w:val="009D7096"/>
    <w:rsid w:val="009E0D73"/>
    <w:rsid w:val="009E1D43"/>
    <w:rsid w:val="009E2207"/>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010"/>
    <w:rsid w:val="00A0221F"/>
    <w:rsid w:val="00A0237B"/>
    <w:rsid w:val="00A04FC4"/>
    <w:rsid w:val="00A053EC"/>
    <w:rsid w:val="00A05BB4"/>
    <w:rsid w:val="00A0618F"/>
    <w:rsid w:val="00A065BA"/>
    <w:rsid w:val="00A07EC9"/>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5BC3"/>
    <w:rsid w:val="00A262AC"/>
    <w:rsid w:val="00A30A84"/>
    <w:rsid w:val="00A33B0A"/>
    <w:rsid w:val="00A34F13"/>
    <w:rsid w:val="00A352EA"/>
    <w:rsid w:val="00A361DB"/>
    <w:rsid w:val="00A37472"/>
    <w:rsid w:val="00A37982"/>
    <w:rsid w:val="00A400AD"/>
    <w:rsid w:val="00A4057C"/>
    <w:rsid w:val="00A40D0F"/>
    <w:rsid w:val="00A42591"/>
    <w:rsid w:val="00A42605"/>
    <w:rsid w:val="00A4289C"/>
    <w:rsid w:val="00A429D5"/>
    <w:rsid w:val="00A42E3A"/>
    <w:rsid w:val="00A42F1A"/>
    <w:rsid w:val="00A43AF9"/>
    <w:rsid w:val="00A45CED"/>
    <w:rsid w:val="00A50037"/>
    <w:rsid w:val="00A50377"/>
    <w:rsid w:val="00A50FD9"/>
    <w:rsid w:val="00A516BD"/>
    <w:rsid w:val="00A528D2"/>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D61"/>
    <w:rsid w:val="00A671A5"/>
    <w:rsid w:val="00A67434"/>
    <w:rsid w:val="00A67AA6"/>
    <w:rsid w:val="00A67FE0"/>
    <w:rsid w:val="00A70AD8"/>
    <w:rsid w:val="00A72F15"/>
    <w:rsid w:val="00A73A9C"/>
    <w:rsid w:val="00A800CF"/>
    <w:rsid w:val="00A8037E"/>
    <w:rsid w:val="00A80E95"/>
    <w:rsid w:val="00A8136F"/>
    <w:rsid w:val="00A82596"/>
    <w:rsid w:val="00A82A90"/>
    <w:rsid w:val="00A83B2E"/>
    <w:rsid w:val="00A84A99"/>
    <w:rsid w:val="00A851F4"/>
    <w:rsid w:val="00A8520D"/>
    <w:rsid w:val="00A85C7B"/>
    <w:rsid w:val="00A86500"/>
    <w:rsid w:val="00A90388"/>
    <w:rsid w:val="00A91BC5"/>
    <w:rsid w:val="00A920AE"/>
    <w:rsid w:val="00A926C7"/>
    <w:rsid w:val="00A927D8"/>
    <w:rsid w:val="00A94AF7"/>
    <w:rsid w:val="00A95AA5"/>
    <w:rsid w:val="00A96350"/>
    <w:rsid w:val="00A96D69"/>
    <w:rsid w:val="00AA08F3"/>
    <w:rsid w:val="00AA1176"/>
    <w:rsid w:val="00AA158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B14"/>
    <w:rsid w:val="00AD608E"/>
    <w:rsid w:val="00AD68A7"/>
    <w:rsid w:val="00AD75A7"/>
    <w:rsid w:val="00AD7FE0"/>
    <w:rsid w:val="00AE5F3B"/>
    <w:rsid w:val="00AE6EC0"/>
    <w:rsid w:val="00AE78DC"/>
    <w:rsid w:val="00AE7ABA"/>
    <w:rsid w:val="00AF01B6"/>
    <w:rsid w:val="00AF0F99"/>
    <w:rsid w:val="00AF4B0A"/>
    <w:rsid w:val="00AF4C4C"/>
    <w:rsid w:val="00AF59DE"/>
    <w:rsid w:val="00AF65DE"/>
    <w:rsid w:val="00B00779"/>
    <w:rsid w:val="00B007A5"/>
    <w:rsid w:val="00B017AB"/>
    <w:rsid w:val="00B01ECA"/>
    <w:rsid w:val="00B02E53"/>
    <w:rsid w:val="00B03969"/>
    <w:rsid w:val="00B056B9"/>
    <w:rsid w:val="00B05D67"/>
    <w:rsid w:val="00B06275"/>
    <w:rsid w:val="00B06380"/>
    <w:rsid w:val="00B0649F"/>
    <w:rsid w:val="00B06625"/>
    <w:rsid w:val="00B07614"/>
    <w:rsid w:val="00B07933"/>
    <w:rsid w:val="00B0795D"/>
    <w:rsid w:val="00B079EB"/>
    <w:rsid w:val="00B101E0"/>
    <w:rsid w:val="00B10D68"/>
    <w:rsid w:val="00B11514"/>
    <w:rsid w:val="00B11A7A"/>
    <w:rsid w:val="00B11A89"/>
    <w:rsid w:val="00B1245F"/>
    <w:rsid w:val="00B14009"/>
    <w:rsid w:val="00B14689"/>
    <w:rsid w:val="00B14CE4"/>
    <w:rsid w:val="00B14EBC"/>
    <w:rsid w:val="00B1587C"/>
    <w:rsid w:val="00B15BAF"/>
    <w:rsid w:val="00B15EE0"/>
    <w:rsid w:val="00B16EAD"/>
    <w:rsid w:val="00B17E27"/>
    <w:rsid w:val="00B20480"/>
    <w:rsid w:val="00B20B34"/>
    <w:rsid w:val="00B219B9"/>
    <w:rsid w:val="00B22036"/>
    <w:rsid w:val="00B22BB9"/>
    <w:rsid w:val="00B22FAB"/>
    <w:rsid w:val="00B234AC"/>
    <w:rsid w:val="00B23768"/>
    <w:rsid w:val="00B24271"/>
    <w:rsid w:val="00B2465F"/>
    <w:rsid w:val="00B25961"/>
    <w:rsid w:val="00B3069E"/>
    <w:rsid w:val="00B31650"/>
    <w:rsid w:val="00B31E4B"/>
    <w:rsid w:val="00B3217E"/>
    <w:rsid w:val="00B3219C"/>
    <w:rsid w:val="00B33555"/>
    <w:rsid w:val="00B35F0C"/>
    <w:rsid w:val="00B369FD"/>
    <w:rsid w:val="00B40F2C"/>
    <w:rsid w:val="00B428F2"/>
    <w:rsid w:val="00B44413"/>
    <w:rsid w:val="00B445BD"/>
    <w:rsid w:val="00B454E2"/>
    <w:rsid w:val="00B457A8"/>
    <w:rsid w:val="00B45B96"/>
    <w:rsid w:val="00B45C16"/>
    <w:rsid w:val="00B469CE"/>
    <w:rsid w:val="00B505A1"/>
    <w:rsid w:val="00B507AC"/>
    <w:rsid w:val="00B50E58"/>
    <w:rsid w:val="00B528D4"/>
    <w:rsid w:val="00B53FE8"/>
    <w:rsid w:val="00B54349"/>
    <w:rsid w:val="00B545E1"/>
    <w:rsid w:val="00B554B0"/>
    <w:rsid w:val="00B57C57"/>
    <w:rsid w:val="00B60AEC"/>
    <w:rsid w:val="00B61A5C"/>
    <w:rsid w:val="00B62421"/>
    <w:rsid w:val="00B64BCB"/>
    <w:rsid w:val="00B64D13"/>
    <w:rsid w:val="00B65246"/>
    <w:rsid w:val="00B668C1"/>
    <w:rsid w:val="00B66B87"/>
    <w:rsid w:val="00B66E0E"/>
    <w:rsid w:val="00B67A88"/>
    <w:rsid w:val="00B70217"/>
    <w:rsid w:val="00B70F65"/>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4128"/>
    <w:rsid w:val="00B85510"/>
    <w:rsid w:val="00B85FD8"/>
    <w:rsid w:val="00B86217"/>
    <w:rsid w:val="00B87221"/>
    <w:rsid w:val="00B878AE"/>
    <w:rsid w:val="00B902D9"/>
    <w:rsid w:val="00B903AC"/>
    <w:rsid w:val="00B90574"/>
    <w:rsid w:val="00B915C8"/>
    <w:rsid w:val="00B9196C"/>
    <w:rsid w:val="00B92114"/>
    <w:rsid w:val="00B9298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A6C"/>
    <w:rsid w:val="00BB36F6"/>
    <w:rsid w:val="00BB399F"/>
    <w:rsid w:val="00BB3E78"/>
    <w:rsid w:val="00BB408F"/>
    <w:rsid w:val="00BB45A6"/>
    <w:rsid w:val="00BB4E62"/>
    <w:rsid w:val="00BB4F66"/>
    <w:rsid w:val="00BB4FBD"/>
    <w:rsid w:val="00BB5460"/>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56EB"/>
    <w:rsid w:val="00BD6545"/>
    <w:rsid w:val="00BD7FE0"/>
    <w:rsid w:val="00BE00F5"/>
    <w:rsid w:val="00BE073F"/>
    <w:rsid w:val="00BE19FC"/>
    <w:rsid w:val="00BE24D6"/>
    <w:rsid w:val="00BE3541"/>
    <w:rsid w:val="00BE4482"/>
    <w:rsid w:val="00BE4FCC"/>
    <w:rsid w:val="00BE5A53"/>
    <w:rsid w:val="00BE5C03"/>
    <w:rsid w:val="00BE5D2A"/>
    <w:rsid w:val="00BE72B7"/>
    <w:rsid w:val="00BE73D9"/>
    <w:rsid w:val="00BE79EE"/>
    <w:rsid w:val="00BF009C"/>
    <w:rsid w:val="00BF0814"/>
    <w:rsid w:val="00BF2230"/>
    <w:rsid w:val="00BF28B5"/>
    <w:rsid w:val="00BF2AC1"/>
    <w:rsid w:val="00BF2EA9"/>
    <w:rsid w:val="00BF33B6"/>
    <w:rsid w:val="00BF38F4"/>
    <w:rsid w:val="00BF3D9A"/>
    <w:rsid w:val="00BF3DAE"/>
    <w:rsid w:val="00BF4B4E"/>
    <w:rsid w:val="00BF53CA"/>
    <w:rsid w:val="00BF62B6"/>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3524"/>
    <w:rsid w:val="00C1536D"/>
    <w:rsid w:val="00C167E1"/>
    <w:rsid w:val="00C16EAA"/>
    <w:rsid w:val="00C20510"/>
    <w:rsid w:val="00C20652"/>
    <w:rsid w:val="00C21539"/>
    <w:rsid w:val="00C25845"/>
    <w:rsid w:val="00C26953"/>
    <w:rsid w:val="00C27890"/>
    <w:rsid w:val="00C30965"/>
    <w:rsid w:val="00C33FD4"/>
    <w:rsid w:val="00C35049"/>
    <w:rsid w:val="00C3551B"/>
    <w:rsid w:val="00C35712"/>
    <w:rsid w:val="00C35E20"/>
    <w:rsid w:val="00C36237"/>
    <w:rsid w:val="00C3705C"/>
    <w:rsid w:val="00C404D8"/>
    <w:rsid w:val="00C4598D"/>
    <w:rsid w:val="00C459AF"/>
    <w:rsid w:val="00C4739A"/>
    <w:rsid w:val="00C50ECC"/>
    <w:rsid w:val="00C52B27"/>
    <w:rsid w:val="00C55C0B"/>
    <w:rsid w:val="00C55CC4"/>
    <w:rsid w:val="00C55DFB"/>
    <w:rsid w:val="00C56B72"/>
    <w:rsid w:val="00C56EFC"/>
    <w:rsid w:val="00C60394"/>
    <w:rsid w:val="00C63290"/>
    <w:rsid w:val="00C637F4"/>
    <w:rsid w:val="00C6399E"/>
    <w:rsid w:val="00C65543"/>
    <w:rsid w:val="00C6634C"/>
    <w:rsid w:val="00C66A9B"/>
    <w:rsid w:val="00C67A15"/>
    <w:rsid w:val="00C70EF4"/>
    <w:rsid w:val="00C72027"/>
    <w:rsid w:val="00C724EE"/>
    <w:rsid w:val="00C73CF2"/>
    <w:rsid w:val="00C742D3"/>
    <w:rsid w:val="00C75ADB"/>
    <w:rsid w:val="00C761B9"/>
    <w:rsid w:val="00C77B06"/>
    <w:rsid w:val="00C77FC4"/>
    <w:rsid w:val="00C80369"/>
    <w:rsid w:val="00C83F8C"/>
    <w:rsid w:val="00C85D10"/>
    <w:rsid w:val="00C85F42"/>
    <w:rsid w:val="00C878E2"/>
    <w:rsid w:val="00C92046"/>
    <w:rsid w:val="00C9375F"/>
    <w:rsid w:val="00C943DB"/>
    <w:rsid w:val="00C94671"/>
    <w:rsid w:val="00C949EB"/>
    <w:rsid w:val="00C95D45"/>
    <w:rsid w:val="00C96CFE"/>
    <w:rsid w:val="00C97943"/>
    <w:rsid w:val="00C97A6B"/>
    <w:rsid w:val="00C97E23"/>
    <w:rsid w:val="00CA02D4"/>
    <w:rsid w:val="00CA1CE6"/>
    <w:rsid w:val="00CA1D34"/>
    <w:rsid w:val="00CA3851"/>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5178"/>
    <w:rsid w:val="00CB6E99"/>
    <w:rsid w:val="00CB757F"/>
    <w:rsid w:val="00CB7D32"/>
    <w:rsid w:val="00CC1E16"/>
    <w:rsid w:val="00CC1EDB"/>
    <w:rsid w:val="00CC2731"/>
    <w:rsid w:val="00CC296A"/>
    <w:rsid w:val="00CC3AF9"/>
    <w:rsid w:val="00CC4060"/>
    <w:rsid w:val="00CC59DD"/>
    <w:rsid w:val="00CC6BE8"/>
    <w:rsid w:val="00CD200B"/>
    <w:rsid w:val="00CD3379"/>
    <w:rsid w:val="00CD4773"/>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5CE1"/>
    <w:rsid w:val="00D66EA5"/>
    <w:rsid w:val="00D66F55"/>
    <w:rsid w:val="00D71586"/>
    <w:rsid w:val="00D72220"/>
    <w:rsid w:val="00D7376F"/>
    <w:rsid w:val="00D7486C"/>
    <w:rsid w:val="00D763C5"/>
    <w:rsid w:val="00D7651D"/>
    <w:rsid w:val="00D76B05"/>
    <w:rsid w:val="00D77CFD"/>
    <w:rsid w:val="00D8057E"/>
    <w:rsid w:val="00D80697"/>
    <w:rsid w:val="00D815E0"/>
    <w:rsid w:val="00D81948"/>
    <w:rsid w:val="00D81AE0"/>
    <w:rsid w:val="00D81BD5"/>
    <w:rsid w:val="00D82142"/>
    <w:rsid w:val="00D85320"/>
    <w:rsid w:val="00D855B9"/>
    <w:rsid w:val="00D8585C"/>
    <w:rsid w:val="00D85D5D"/>
    <w:rsid w:val="00D86288"/>
    <w:rsid w:val="00D8628E"/>
    <w:rsid w:val="00D866F3"/>
    <w:rsid w:val="00D867F7"/>
    <w:rsid w:val="00D86E1F"/>
    <w:rsid w:val="00D872DD"/>
    <w:rsid w:val="00D87B47"/>
    <w:rsid w:val="00D9006A"/>
    <w:rsid w:val="00D92A66"/>
    <w:rsid w:val="00D92B83"/>
    <w:rsid w:val="00D92C7A"/>
    <w:rsid w:val="00D931C7"/>
    <w:rsid w:val="00D9408C"/>
    <w:rsid w:val="00D94C0B"/>
    <w:rsid w:val="00D950E5"/>
    <w:rsid w:val="00D951AD"/>
    <w:rsid w:val="00DA3304"/>
    <w:rsid w:val="00DA36E2"/>
    <w:rsid w:val="00DA46F5"/>
    <w:rsid w:val="00DA46FB"/>
    <w:rsid w:val="00DA5D1C"/>
    <w:rsid w:val="00DA6395"/>
    <w:rsid w:val="00DA644E"/>
    <w:rsid w:val="00DA6DB6"/>
    <w:rsid w:val="00DA7745"/>
    <w:rsid w:val="00DA7846"/>
    <w:rsid w:val="00DB1AA0"/>
    <w:rsid w:val="00DB2B31"/>
    <w:rsid w:val="00DB386E"/>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6532"/>
    <w:rsid w:val="00DC6D27"/>
    <w:rsid w:val="00DC6F14"/>
    <w:rsid w:val="00DC6FCD"/>
    <w:rsid w:val="00DC795C"/>
    <w:rsid w:val="00DD23BB"/>
    <w:rsid w:val="00DD3545"/>
    <w:rsid w:val="00DD39FC"/>
    <w:rsid w:val="00DD4ECE"/>
    <w:rsid w:val="00DD5A73"/>
    <w:rsid w:val="00DD6776"/>
    <w:rsid w:val="00DD6B45"/>
    <w:rsid w:val="00DD71BF"/>
    <w:rsid w:val="00DE22CD"/>
    <w:rsid w:val="00DE2726"/>
    <w:rsid w:val="00DE3308"/>
    <w:rsid w:val="00DE4C3D"/>
    <w:rsid w:val="00DE4DA7"/>
    <w:rsid w:val="00DE4DC0"/>
    <w:rsid w:val="00DE5859"/>
    <w:rsid w:val="00DE590B"/>
    <w:rsid w:val="00DE61F7"/>
    <w:rsid w:val="00DE6B03"/>
    <w:rsid w:val="00DF03B8"/>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B2"/>
    <w:rsid w:val="00E076C2"/>
    <w:rsid w:val="00E105F4"/>
    <w:rsid w:val="00E11175"/>
    <w:rsid w:val="00E1277F"/>
    <w:rsid w:val="00E132E3"/>
    <w:rsid w:val="00E13404"/>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600"/>
    <w:rsid w:val="00E42C99"/>
    <w:rsid w:val="00E44576"/>
    <w:rsid w:val="00E45819"/>
    <w:rsid w:val="00E476B1"/>
    <w:rsid w:val="00E47DE3"/>
    <w:rsid w:val="00E52A43"/>
    <w:rsid w:val="00E564B2"/>
    <w:rsid w:val="00E568A8"/>
    <w:rsid w:val="00E60289"/>
    <w:rsid w:val="00E60F94"/>
    <w:rsid w:val="00E61DE3"/>
    <w:rsid w:val="00E628F0"/>
    <w:rsid w:val="00E62B10"/>
    <w:rsid w:val="00E62DE3"/>
    <w:rsid w:val="00E63865"/>
    <w:rsid w:val="00E6416C"/>
    <w:rsid w:val="00E649CC"/>
    <w:rsid w:val="00E64CD0"/>
    <w:rsid w:val="00E64D3B"/>
    <w:rsid w:val="00E64FA4"/>
    <w:rsid w:val="00E65AAF"/>
    <w:rsid w:val="00E66E4C"/>
    <w:rsid w:val="00E67685"/>
    <w:rsid w:val="00E67907"/>
    <w:rsid w:val="00E67D5A"/>
    <w:rsid w:val="00E70B4A"/>
    <w:rsid w:val="00E71F8F"/>
    <w:rsid w:val="00E72D49"/>
    <w:rsid w:val="00E7577E"/>
    <w:rsid w:val="00E75DF8"/>
    <w:rsid w:val="00E76BD0"/>
    <w:rsid w:val="00E77438"/>
    <w:rsid w:val="00E774D1"/>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4318"/>
    <w:rsid w:val="00E95521"/>
    <w:rsid w:val="00E957C2"/>
    <w:rsid w:val="00E96363"/>
    <w:rsid w:val="00E97B70"/>
    <w:rsid w:val="00EA077F"/>
    <w:rsid w:val="00EA0A44"/>
    <w:rsid w:val="00EA189E"/>
    <w:rsid w:val="00EA205C"/>
    <w:rsid w:val="00EA2622"/>
    <w:rsid w:val="00EA28CB"/>
    <w:rsid w:val="00EA2F1A"/>
    <w:rsid w:val="00EA325D"/>
    <w:rsid w:val="00EA3340"/>
    <w:rsid w:val="00EA375D"/>
    <w:rsid w:val="00EA4926"/>
    <w:rsid w:val="00EA4C5A"/>
    <w:rsid w:val="00EA5BE7"/>
    <w:rsid w:val="00EA70AE"/>
    <w:rsid w:val="00EA70B7"/>
    <w:rsid w:val="00EA75D8"/>
    <w:rsid w:val="00EA763F"/>
    <w:rsid w:val="00EB043E"/>
    <w:rsid w:val="00EB1548"/>
    <w:rsid w:val="00EB17AA"/>
    <w:rsid w:val="00EB2C1C"/>
    <w:rsid w:val="00EB37ED"/>
    <w:rsid w:val="00EB45CE"/>
    <w:rsid w:val="00EB4914"/>
    <w:rsid w:val="00EB538F"/>
    <w:rsid w:val="00EB5778"/>
    <w:rsid w:val="00EB5880"/>
    <w:rsid w:val="00EB5FC3"/>
    <w:rsid w:val="00EB794C"/>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D70"/>
    <w:rsid w:val="00EF6675"/>
    <w:rsid w:val="00EF6F5C"/>
    <w:rsid w:val="00F006EC"/>
    <w:rsid w:val="00F00964"/>
    <w:rsid w:val="00F00BF2"/>
    <w:rsid w:val="00F06987"/>
    <w:rsid w:val="00F1039E"/>
    <w:rsid w:val="00F13BE1"/>
    <w:rsid w:val="00F141EE"/>
    <w:rsid w:val="00F1424F"/>
    <w:rsid w:val="00F14722"/>
    <w:rsid w:val="00F14E84"/>
    <w:rsid w:val="00F165BF"/>
    <w:rsid w:val="00F16D17"/>
    <w:rsid w:val="00F16D9D"/>
    <w:rsid w:val="00F1766A"/>
    <w:rsid w:val="00F20C88"/>
    <w:rsid w:val="00F23AFB"/>
    <w:rsid w:val="00F2486A"/>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2ABB"/>
    <w:rsid w:val="00F43CFF"/>
    <w:rsid w:val="00F44B0F"/>
    <w:rsid w:val="00F45A6B"/>
    <w:rsid w:val="00F46399"/>
    <w:rsid w:val="00F47B33"/>
    <w:rsid w:val="00F47E3B"/>
    <w:rsid w:val="00F50088"/>
    <w:rsid w:val="00F50544"/>
    <w:rsid w:val="00F50E15"/>
    <w:rsid w:val="00F53651"/>
    <w:rsid w:val="00F53ED2"/>
    <w:rsid w:val="00F54420"/>
    <w:rsid w:val="00F5594E"/>
    <w:rsid w:val="00F55E39"/>
    <w:rsid w:val="00F5615C"/>
    <w:rsid w:val="00F607EE"/>
    <w:rsid w:val="00F61749"/>
    <w:rsid w:val="00F62308"/>
    <w:rsid w:val="00F6308A"/>
    <w:rsid w:val="00F63C6F"/>
    <w:rsid w:val="00F6430A"/>
    <w:rsid w:val="00F658A3"/>
    <w:rsid w:val="00F66381"/>
    <w:rsid w:val="00F679CB"/>
    <w:rsid w:val="00F70237"/>
    <w:rsid w:val="00F70FC7"/>
    <w:rsid w:val="00F719FC"/>
    <w:rsid w:val="00F721F0"/>
    <w:rsid w:val="00F736A5"/>
    <w:rsid w:val="00F77F41"/>
    <w:rsid w:val="00F80AF2"/>
    <w:rsid w:val="00F8244A"/>
    <w:rsid w:val="00F82B54"/>
    <w:rsid w:val="00F82F05"/>
    <w:rsid w:val="00F82FC2"/>
    <w:rsid w:val="00F838F5"/>
    <w:rsid w:val="00F84536"/>
    <w:rsid w:val="00F8561F"/>
    <w:rsid w:val="00F858EE"/>
    <w:rsid w:val="00F86AAB"/>
    <w:rsid w:val="00F876DD"/>
    <w:rsid w:val="00F9017C"/>
    <w:rsid w:val="00F9071C"/>
    <w:rsid w:val="00F91857"/>
    <w:rsid w:val="00F91943"/>
    <w:rsid w:val="00F92099"/>
    <w:rsid w:val="00F920B2"/>
    <w:rsid w:val="00F92B16"/>
    <w:rsid w:val="00F9417D"/>
    <w:rsid w:val="00F94636"/>
    <w:rsid w:val="00F94C4E"/>
    <w:rsid w:val="00F9688E"/>
    <w:rsid w:val="00F96C02"/>
    <w:rsid w:val="00FA0D96"/>
    <w:rsid w:val="00FA0F70"/>
    <w:rsid w:val="00FA2006"/>
    <w:rsid w:val="00FA2819"/>
    <w:rsid w:val="00FA2C42"/>
    <w:rsid w:val="00FA3C1E"/>
    <w:rsid w:val="00FA3F15"/>
    <w:rsid w:val="00FA4267"/>
    <w:rsid w:val="00FA4BA7"/>
    <w:rsid w:val="00FA5DE7"/>
    <w:rsid w:val="00FA68C5"/>
    <w:rsid w:val="00FA7652"/>
    <w:rsid w:val="00FB078C"/>
    <w:rsid w:val="00FB2A4D"/>
    <w:rsid w:val="00FB389E"/>
    <w:rsid w:val="00FB3C24"/>
    <w:rsid w:val="00FB4775"/>
    <w:rsid w:val="00FB5D49"/>
    <w:rsid w:val="00FB788D"/>
    <w:rsid w:val="00FB7DF7"/>
    <w:rsid w:val="00FC0413"/>
    <w:rsid w:val="00FC0593"/>
    <w:rsid w:val="00FC3BE2"/>
    <w:rsid w:val="00FC3E7C"/>
    <w:rsid w:val="00FC4547"/>
    <w:rsid w:val="00FC5856"/>
    <w:rsid w:val="00FC6CF1"/>
    <w:rsid w:val="00FC6ED7"/>
    <w:rsid w:val="00FC772B"/>
    <w:rsid w:val="00FC7BA4"/>
    <w:rsid w:val="00FD4281"/>
    <w:rsid w:val="00FD439A"/>
    <w:rsid w:val="00FD4DBE"/>
    <w:rsid w:val="00FD53FD"/>
    <w:rsid w:val="00FD69FF"/>
    <w:rsid w:val="00FD6A66"/>
    <w:rsid w:val="00FD6C95"/>
    <w:rsid w:val="00FD7447"/>
    <w:rsid w:val="00FD7CE9"/>
    <w:rsid w:val="00FE0BB8"/>
    <w:rsid w:val="00FE15B9"/>
    <w:rsid w:val="00FE30FB"/>
    <w:rsid w:val="00FE3779"/>
    <w:rsid w:val="00FE3BA0"/>
    <w:rsid w:val="00FE40B2"/>
    <w:rsid w:val="00FE4187"/>
    <w:rsid w:val="00FE458A"/>
    <w:rsid w:val="00FE70D6"/>
    <w:rsid w:val="00FE73B5"/>
    <w:rsid w:val="00FE74A9"/>
    <w:rsid w:val="00FE78AB"/>
    <w:rsid w:val="00FF055F"/>
    <w:rsid w:val="00FF0CDC"/>
    <w:rsid w:val="00FF4070"/>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image" Target="media/image5.emf"/><Relationship Id="rId23" Type="http://schemas.openxmlformats.org/officeDocument/2006/relationships/fontTable" Target="fontTable.xml"/><Relationship Id="rId24" Type="http://schemas.microsoft.com/office/2011/relationships/people" Target="people.xml"/><Relationship Id="rId25" Type="http://schemas.openxmlformats.org/officeDocument/2006/relationships/theme" Target="theme/theme1.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131D3-5B96-774B-8197-533CD6F49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17</Pages>
  <Words>10435</Words>
  <Characters>59486</Characters>
  <Application>Microsoft Macintosh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69782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Jameal Samhouri</cp:lastModifiedBy>
  <cp:revision>31</cp:revision>
  <dcterms:created xsi:type="dcterms:W3CDTF">2016-11-17T14:42:00Z</dcterms:created>
  <dcterms:modified xsi:type="dcterms:W3CDTF">2017-01-05T23:01:00Z</dcterms:modified>
</cp:coreProperties>
</file>