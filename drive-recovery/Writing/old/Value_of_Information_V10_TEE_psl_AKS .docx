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7E3" w:rsidRPr="007647D9" w:rsidRDefault="006937E3" w:rsidP="006937E3">
      <w:pPr>
        <w:pStyle w:val="CommentText"/>
        <w:rPr>
          <w:rFonts w:ascii="Helvetica" w:hAnsi="Helvetica"/>
          <w:b/>
        </w:rPr>
      </w:pPr>
      <w:r w:rsidRPr="007647D9">
        <w:rPr>
          <w:rFonts w:ascii="Helvetica" w:hAnsi="Helvetica"/>
          <w:b/>
        </w:rPr>
        <w:t xml:space="preserve">Avoiding Tipping Points </w:t>
      </w:r>
      <w:proofErr w:type="gramStart"/>
      <w:r w:rsidRPr="007647D9">
        <w:rPr>
          <w:rFonts w:ascii="Helvetica" w:hAnsi="Helvetica"/>
          <w:b/>
        </w:rPr>
        <w:t>Through</w:t>
      </w:r>
      <w:proofErr w:type="gramEnd"/>
      <w:r w:rsidRPr="007647D9">
        <w:rPr>
          <w:rFonts w:ascii="Helvetica" w:hAnsi="Helvetica"/>
          <w:b/>
        </w:rPr>
        <w:t xml:space="preserve"> Effective Monitorin</w:t>
      </w:r>
      <w:commentRangeStart w:id="0"/>
      <w:r w:rsidRPr="007647D9">
        <w:rPr>
          <w:rFonts w:ascii="Helvetica" w:hAnsi="Helvetica"/>
          <w:b/>
        </w:rPr>
        <w:t>g</w:t>
      </w:r>
      <w:commentRangeEnd w:id="0"/>
      <w:r w:rsidR="00F451A3">
        <w:rPr>
          <w:rStyle w:val="CommentReference"/>
        </w:rPr>
        <w:commentReference w:id="0"/>
      </w:r>
    </w:p>
    <w:p w:rsidR="006937E3" w:rsidRDefault="006937E3" w:rsidP="00183F68">
      <w:pPr>
        <w:ind w:left="1440" w:hanging="1440"/>
        <w:rPr>
          <w:rFonts w:ascii="Helvetica" w:hAnsi="Helvetica"/>
          <w:b/>
          <w:sz w:val="22"/>
          <w:szCs w:val="22"/>
        </w:rPr>
      </w:pPr>
    </w:p>
    <w:p w:rsidR="006937E3" w:rsidRPr="00E266E7" w:rsidRDefault="006937E3" w:rsidP="00183F68">
      <w:pPr>
        <w:ind w:left="1440" w:hanging="1440"/>
        <w:rPr>
          <w:rFonts w:ascii="Helvetica" w:hAnsi="Helvetica"/>
          <w:sz w:val="22"/>
          <w:szCs w:val="22"/>
        </w:rPr>
      </w:pPr>
    </w:p>
    <w:p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002C23FC">
        <w:rPr>
          <w:rFonts w:ascii="Helvetica" w:hAnsi="Helvetica" w:cs="Times New Roman"/>
          <w:bCs/>
          <w:sz w:val="22"/>
          <w:szCs w:val="22"/>
          <w:vertAlign w:val="superscript"/>
        </w:rPr>
        <w:t>,2</w:t>
      </w:r>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ins w:id="1" w:author="phil levin" w:date="2017-04-21T20:33:00Z">
        <w:r w:rsidR="0010303D">
          <w:rPr>
            <w:rFonts w:ascii="Helvetica" w:hAnsi="Helvetica" w:cs="Times New Roman"/>
            <w:bCs/>
            <w:sz w:val="22"/>
            <w:szCs w:val="22"/>
            <w:vertAlign w:val="superscript"/>
          </w:rPr>
          <w:t>,</w:t>
        </w:r>
      </w:ins>
      <w:del w:id="2" w:author="phil levin" w:date="2017-04-21T20:34:00Z">
        <w:r w:rsidR="00161963" w:rsidRPr="00161963" w:rsidDel="0010303D">
          <w:rPr>
            <w:rFonts w:ascii="Helvetica" w:hAnsi="Helvetica"/>
            <w:b/>
            <w:sz w:val="22"/>
            <w:szCs w:val="22"/>
          </w:rPr>
          <w:delText xml:space="preserve"> </w:delText>
        </w:r>
      </w:del>
    </w:p>
    <w:p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rsidR="002C23FC" w:rsidRDefault="002C23FC" w:rsidP="002C23FC">
      <w:pPr>
        <w:widowControl w:val="0"/>
        <w:autoSpaceDE w:val="0"/>
        <w:autoSpaceDN w:val="0"/>
        <w:adjustRightInd w:val="0"/>
        <w:rPr>
          <w:rFonts w:ascii="Helvetica" w:hAnsi="Helvetica" w:cs="Times New Roman"/>
          <w:iCs/>
          <w:sz w:val="22"/>
          <w:szCs w:val="22"/>
        </w:rPr>
      </w:pPr>
    </w:p>
    <w:p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rsidR="00454793" w:rsidRPr="00957F1F" w:rsidRDefault="00454793" w:rsidP="002C23FC">
      <w:pPr>
        <w:widowControl w:val="0"/>
        <w:autoSpaceDE w:val="0"/>
        <w:autoSpaceDN w:val="0"/>
        <w:adjustRightInd w:val="0"/>
        <w:rPr>
          <w:rFonts w:ascii="Helvetica" w:hAnsi="Helvetica" w:cs="Times New Roman"/>
          <w:iCs/>
          <w:sz w:val="22"/>
          <w:szCs w:val="22"/>
        </w:rPr>
      </w:pPr>
    </w:p>
    <w:p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w:t>
      </w:r>
      <w:del w:id="3" w:author="phil levin" w:date="2017-04-21T20:34:00Z">
        <w:r w:rsidR="00454793" w:rsidRPr="00957F1F" w:rsidDel="0010303D">
          <w:rPr>
            <w:rFonts w:ascii="Helvetica" w:hAnsi="Helvetica" w:cs="Times"/>
            <w:sz w:val="22"/>
            <w:szCs w:val="22"/>
          </w:rPr>
          <w:delText>Aquatic and Fishery</w:delText>
        </w:r>
      </w:del>
      <w:ins w:id="4" w:author="phil levin" w:date="2017-04-21T20:34:00Z">
        <w:r w:rsidR="0010303D">
          <w:rPr>
            <w:rFonts w:ascii="Helvetica" w:hAnsi="Helvetica" w:cs="Times"/>
            <w:sz w:val="22"/>
            <w:szCs w:val="22"/>
          </w:rPr>
          <w:t>Environmental and Forest</w:t>
        </w:r>
      </w:ins>
      <w:r w:rsidR="00454793" w:rsidRPr="00957F1F">
        <w:rPr>
          <w:rFonts w:ascii="Helvetica" w:hAnsi="Helvetica" w:cs="Times"/>
          <w:sz w:val="22"/>
          <w:szCs w:val="22"/>
        </w:rPr>
        <w:t xml:space="preserve"> Sciences, Box 355020, Seattle, Washington 98195 USA</w:t>
      </w:r>
      <w:ins w:id="5" w:author="phil levin" w:date="2017-04-21T20:34:00Z">
        <w:r w:rsidR="0010303D">
          <w:rPr>
            <w:rFonts w:ascii="Helvetica" w:hAnsi="Helvetica" w:cs="Times"/>
            <w:sz w:val="22"/>
            <w:szCs w:val="22"/>
          </w:rPr>
          <w:t>, and The Nature Conservancy, 74 Wall St. Seattle, WA USA</w:t>
        </w:r>
      </w:ins>
      <w:del w:id="6" w:author="phil levin" w:date="2017-04-21T20:34:00Z">
        <w:r w:rsidR="00454793" w:rsidRPr="00957F1F" w:rsidDel="0010303D">
          <w:rPr>
            <w:rFonts w:ascii="Helvetica" w:hAnsi="Helvetica" w:cs="Times"/>
            <w:sz w:val="22"/>
            <w:szCs w:val="22"/>
          </w:rPr>
          <w:delText xml:space="preserve"> </w:delText>
        </w:r>
      </w:del>
    </w:p>
    <w:p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rsidR="00437F91" w:rsidRPr="00957F1F" w:rsidRDefault="00437F91" w:rsidP="00903261">
      <w:pPr>
        <w:pStyle w:val="Header"/>
        <w:rPr>
          <w:rFonts w:ascii="Helvetica" w:hAnsi="Helvetica" w:cs="Times New Roman"/>
          <w:sz w:val="22"/>
          <w:szCs w:val="22"/>
          <w:vertAlign w:val="superscript"/>
        </w:rPr>
      </w:pPr>
    </w:p>
    <w:p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rsidR="00E105F4" w:rsidRPr="00957F1F" w:rsidRDefault="00E105F4" w:rsidP="00903261">
      <w:pPr>
        <w:pStyle w:val="Header"/>
        <w:rPr>
          <w:rFonts w:ascii="Helvetica" w:hAnsi="Helvetica" w:cs="Times New Roman"/>
          <w:sz w:val="22"/>
          <w:szCs w:val="22"/>
          <w:vertAlign w:val="superscript"/>
        </w:rPr>
      </w:pPr>
    </w:p>
    <w:p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 xml:space="preserve">Imperial College London, </w:t>
      </w:r>
      <w:proofErr w:type="spellStart"/>
      <w:r w:rsidR="00903261" w:rsidRPr="00957F1F">
        <w:rPr>
          <w:rFonts w:ascii="Helvetica" w:hAnsi="Helvetica" w:cs="Times New Roman"/>
          <w:sz w:val="22"/>
          <w:szCs w:val="22"/>
        </w:rPr>
        <w:t>Silwood</w:t>
      </w:r>
      <w:proofErr w:type="spellEnd"/>
      <w:r w:rsidR="00903261" w:rsidRPr="00957F1F">
        <w:rPr>
          <w:rFonts w:ascii="Helvetica" w:hAnsi="Helvetica" w:cs="Times New Roman"/>
          <w:sz w:val="22"/>
          <w:szCs w:val="22"/>
        </w:rPr>
        <w:t xml:space="preserve"> Park Campus, Ascot SL57PY, UK</w:t>
      </w:r>
    </w:p>
    <w:p w:rsidR="002C23FC" w:rsidRPr="00957F1F" w:rsidRDefault="002C23FC" w:rsidP="00903261">
      <w:pPr>
        <w:pStyle w:val="Header"/>
        <w:rPr>
          <w:rFonts w:ascii="Helvetica" w:hAnsi="Helvetica" w:cs="Times New Roman"/>
          <w:sz w:val="22"/>
          <w:szCs w:val="22"/>
        </w:rPr>
      </w:pPr>
    </w:p>
    <w:p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rsidR="00A66A28" w:rsidRDefault="002C23FC" w:rsidP="00646F2D">
      <w:pPr>
        <w:widowControl w:val="0"/>
        <w:autoSpaceDE w:val="0"/>
        <w:autoSpaceDN w:val="0"/>
        <w:adjustRightInd w:val="0"/>
        <w:spacing w:after="240"/>
        <w:rPr>
          <w:ins w:id="7" w:author="phil levin" w:date="2017-04-21T20:34:00Z"/>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rsidR="0010303D" w:rsidRPr="00646F2D" w:rsidRDefault="0010303D" w:rsidP="00646F2D">
      <w:pPr>
        <w:widowControl w:val="0"/>
        <w:autoSpaceDE w:val="0"/>
        <w:autoSpaceDN w:val="0"/>
        <w:adjustRightInd w:val="0"/>
        <w:spacing w:after="240"/>
        <w:rPr>
          <w:rFonts w:ascii="Helvetica" w:hAnsi="Helvetica" w:cs="Times"/>
          <w:sz w:val="22"/>
          <w:szCs w:val="22"/>
        </w:rPr>
      </w:pPr>
    </w:p>
    <w:p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 xml:space="preserve">r,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9"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rsidR="00CB1094" w:rsidRPr="00957F1F" w:rsidRDefault="00CB1094" w:rsidP="00903261">
      <w:pPr>
        <w:widowControl w:val="0"/>
        <w:autoSpaceDE w:val="0"/>
        <w:autoSpaceDN w:val="0"/>
        <w:adjustRightInd w:val="0"/>
        <w:rPr>
          <w:rFonts w:ascii="Helvetica" w:hAnsi="Helvetica" w:cs="Times New Roman"/>
          <w:b/>
          <w:sz w:val="22"/>
          <w:szCs w:val="22"/>
        </w:rPr>
      </w:pPr>
    </w:p>
    <w:p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rsidR="00CB1094" w:rsidRPr="00957F1F" w:rsidRDefault="00CB1094" w:rsidP="00903261">
      <w:pPr>
        <w:widowControl w:val="0"/>
        <w:autoSpaceDE w:val="0"/>
        <w:autoSpaceDN w:val="0"/>
        <w:adjustRightInd w:val="0"/>
        <w:rPr>
          <w:rFonts w:ascii="Helvetica" w:hAnsi="Helvetica" w:cs="Times New Roman"/>
          <w:b/>
          <w:sz w:val="22"/>
          <w:szCs w:val="22"/>
        </w:rPr>
      </w:pPr>
    </w:p>
    <w:p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rsidR="00BD3DE4" w:rsidRPr="00957F1F" w:rsidRDefault="00BD3DE4" w:rsidP="00903261">
      <w:pPr>
        <w:tabs>
          <w:tab w:val="left" w:pos="7020"/>
        </w:tabs>
        <w:rPr>
          <w:rFonts w:ascii="Helvetica" w:hAnsi="Helvetica" w:cs="Times New Roman"/>
          <w:b/>
          <w:sz w:val="22"/>
          <w:szCs w:val="22"/>
          <w:lang w:eastAsia="fr-FR"/>
        </w:rPr>
      </w:pPr>
    </w:p>
    <w:p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0" w:history="1">
        <w:r w:rsidR="0001115B" w:rsidRPr="00957F1F">
          <w:rPr>
            <w:rStyle w:val="Hyperlink"/>
            <w:rFonts w:ascii="Helvetica" w:eastAsia="Times New Roman" w:hAnsi="Helvetica" w:cs="Times New Roman"/>
            <w:sz w:val="22"/>
            <w:szCs w:val="22"/>
            <w:shd w:val="clear" w:color="auto" w:fill="FFFFFF"/>
          </w:rPr>
          <w:t>Jameal.Samhouri@noaa.gov</w:t>
        </w:r>
      </w:hyperlink>
    </w:p>
    <w:p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1" w:history="1">
        <w:r w:rsidR="00952FA6" w:rsidRPr="00957F1F">
          <w:rPr>
            <w:rStyle w:val="Hyperlink"/>
            <w:rFonts w:ascii="Helvetica" w:hAnsi="Helvetica" w:cs="Times New Roman"/>
            <w:bCs/>
            <w:sz w:val="22"/>
            <w:szCs w:val="22"/>
          </w:rPr>
          <w:t>essing@uw.edu</w:t>
        </w:r>
      </w:hyperlink>
    </w:p>
    <w:p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2" w:history="1">
        <w:r w:rsidR="00CB00AD" w:rsidRPr="00CB00AD">
          <w:rPr>
            <w:rStyle w:val="Hyperlink"/>
            <w:rFonts w:ascii="Helvetica" w:hAnsi="Helvetica" w:cs="Times New Roman"/>
            <w:bCs/>
            <w:sz w:val="22"/>
            <w:szCs w:val="22"/>
          </w:rPr>
          <w:t>cwhite31@calpoly.edu</w:t>
        </w:r>
      </w:hyperlink>
    </w:p>
    <w:p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00952FA6" w:rsidRPr="00957F1F">
          <w:rPr>
            <w:rStyle w:val="Hyperlink"/>
            <w:rFonts w:ascii="Helvetica" w:eastAsia="Times New Roman" w:hAnsi="Helvetica" w:cs="Times New Roman"/>
            <w:sz w:val="22"/>
            <w:szCs w:val="22"/>
            <w:shd w:val="clear" w:color="auto" w:fill="FFFFFF"/>
          </w:rPr>
          <w:t>halpern@bren.ucsb.edu</w:t>
        </w:r>
      </w:hyperlink>
    </w:p>
    <w:p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4" w:history="1">
        <w:r w:rsidR="009242C5" w:rsidRPr="00957F1F">
          <w:rPr>
            <w:rStyle w:val="Hyperlink"/>
            <w:rFonts w:ascii="Helvetica" w:hAnsi="Helvetica" w:cs="Times New Roman"/>
            <w:bCs/>
            <w:sz w:val="22"/>
            <w:szCs w:val="22"/>
          </w:rPr>
          <w:t>lynham@hawaii.edu</w:t>
        </w:r>
      </w:hyperlink>
    </w:p>
    <w:p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5" w:history="1">
        <w:r w:rsidRPr="006A5103">
          <w:rPr>
            <w:rStyle w:val="Hyperlink"/>
            <w:rFonts w:ascii="Helvetica" w:hAnsi="Helvetica" w:cs="Times New Roman"/>
            <w:bCs/>
            <w:sz w:val="22"/>
            <w:szCs w:val="22"/>
          </w:rPr>
          <w:t>anne.salomon@sfu.ca</w:t>
        </w:r>
      </w:hyperlink>
    </w:p>
    <w:p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lastRenderedPageBreak/>
        <w:t xml:space="preserve">Phillip S. Levin: </w:t>
      </w:r>
      <w:del w:id="8" w:author="phil levin" w:date="2017-04-21T20:35:00Z">
        <w:r w:rsidR="00AE1671" w:rsidRPr="00AE1671" w:rsidDel="0010303D">
          <w:fldChar w:fldCharType="begin"/>
        </w:r>
        <w:r w:rsidR="0010303D" w:rsidDel="0010303D">
          <w:delInstrText xml:space="preserve"> HYPERLINK "mailto:phil.levin@noaa.gov" </w:delInstrText>
        </w:r>
        <w:r w:rsidR="00AE1671" w:rsidRPr="00AE1671" w:rsidDel="0010303D">
          <w:fldChar w:fldCharType="separate"/>
        </w:r>
        <w:r w:rsidR="00952FA6" w:rsidRPr="00957F1F" w:rsidDel="0010303D">
          <w:rPr>
            <w:rStyle w:val="Hyperlink"/>
            <w:rFonts w:ascii="Helvetica" w:eastAsia="Times New Roman" w:hAnsi="Helvetica" w:cs="Times New Roman"/>
            <w:sz w:val="22"/>
            <w:szCs w:val="22"/>
            <w:shd w:val="clear" w:color="auto" w:fill="FFFFFF"/>
          </w:rPr>
          <w:delText>phil.levin@noaa.gov</w:delText>
        </w:r>
        <w:r w:rsidR="00AE1671" w:rsidDel="0010303D">
          <w:rPr>
            <w:rStyle w:val="Hyperlink"/>
            <w:rFonts w:ascii="Helvetica" w:eastAsia="Times New Roman" w:hAnsi="Helvetica" w:cs="Times New Roman"/>
            <w:sz w:val="22"/>
            <w:szCs w:val="22"/>
            <w:shd w:val="clear" w:color="auto" w:fill="FFFFFF"/>
          </w:rPr>
          <w:fldChar w:fldCharType="end"/>
        </w:r>
      </w:del>
      <w:ins w:id="9" w:author="phil levin" w:date="2017-04-21T20:35:00Z">
        <w:r w:rsidR="00AE1671" w:rsidRPr="00AE1671">
          <w:rPr>
            <w:rPrChange w:id="10" w:author="phil levin" w:date="2017-04-21T20:35:00Z">
              <w:rPr>
                <w:rStyle w:val="Hyperlink"/>
                <w:rFonts w:ascii="Helvetica" w:eastAsia="Times New Roman" w:hAnsi="Helvetica" w:cs="Times New Roman"/>
                <w:sz w:val="22"/>
                <w:szCs w:val="22"/>
                <w:shd w:val="clear" w:color="auto" w:fill="FFFFFF"/>
              </w:rPr>
            </w:rPrChange>
          </w:rPr>
          <w:t>pslevin@</w:t>
        </w:r>
        <w:r w:rsidR="0010303D" w:rsidRPr="00E8464A">
          <w:rPr>
            <w:rFonts w:ascii="Helvetica" w:eastAsia="Times New Roman" w:hAnsi="Helvetica" w:cs="Times New Roman"/>
            <w:sz w:val="22"/>
            <w:szCs w:val="22"/>
            <w:shd w:val="clear" w:color="auto" w:fill="FFFFFF"/>
          </w:rPr>
          <w:t>uw.edu</w:t>
        </w:r>
        <w:r w:rsidR="0010303D">
          <w:rPr>
            <w:rStyle w:val="Hyperlink"/>
            <w:rFonts w:ascii="Helvetica" w:eastAsia="Times New Roman" w:hAnsi="Helvetica" w:cs="Times New Roman"/>
            <w:sz w:val="22"/>
            <w:szCs w:val="22"/>
            <w:shd w:val="clear" w:color="auto" w:fill="FFFFFF"/>
          </w:rPr>
          <w:br/>
        </w:r>
      </w:ins>
    </w:p>
    <w:p w:rsidR="0022029E" w:rsidRDefault="00984E98" w:rsidP="00984E98">
      <w:pPr>
        <w:rPr>
          <w:rFonts w:ascii="Helvetica" w:hAnsi="Helvetica" w:cs="Helvetica"/>
          <w:sz w:val="22"/>
          <w:szCs w:val="22"/>
        </w:rPr>
      </w:pPr>
      <w:r w:rsidRPr="00927692">
        <w:rPr>
          <w:rFonts w:ascii="Helvetica" w:hAnsi="Helvetica" w:cs="Helvetica"/>
          <w:b/>
          <w:bCs/>
          <w:sz w:val="22"/>
          <w:szCs w:val="22"/>
        </w:rPr>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commentRangeStart w:id="11"/>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commentRangeEnd w:id="11"/>
      <w:r w:rsidR="00F451A3">
        <w:rPr>
          <w:rStyle w:val="CommentReference"/>
        </w:rPr>
        <w:commentReference w:id="11"/>
      </w:r>
      <w:r w:rsidRPr="00927692">
        <w:rPr>
          <w:rFonts w:ascii="Helvetica" w:hAnsi="Helvetica" w:cs="Helvetica"/>
          <w:sz w:val="22"/>
          <w:szCs w:val="22"/>
        </w:rPr>
        <w:t>.</w:t>
      </w:r>
    </w:p>
    <w:p w:rsidR="0022029E" w:rsidRDefault="0022029E">
      <w:pPr>
        <w:rPr>
          <w:rFonts w:ascii="Helvetica" w:hAnsi="Helvetica" w:cs="Helvetica"/>
          <w:sz w:val="22"/>
          <w:szCs w:val="22"/>
        </w:rPr>
      </w:pPr>
      <w:r>
        <w:rPr>
          <w:rFonts w:ascii="Helvetica" w:hAnsi="Helvetica" w:cs="Helvetica"/>
          <w:sz w:val="22"/>
          <w:szCs w:val="22"/>
        </w:rPr>
        <w:br w:type="page"/>
      </w:r>
    </w:p>
    <w:p w:rsidR="005B1FA4" w:rsidRDefault="005B1FA4" w:rsidP="00EA4926">
      <w:pPr>
        <w:rPr>
          <w:rFonts w:ascii="Helvetica" w:hAnsi="Helvetica"/>
          <w:b/>
          <w:sz w:val="22"/>
          <w:szCs w:val="22"/>
        </w:rPr>
      </w:pPr>
    </w:p>
    <w:p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rsidR="00EA4926" w:rsidRDefault="00EA4926" w:rsidP="00EA4926">
      <w:pPr>
        <w:rPr>
          <w:rFonts w:ascii="Helvetica" w:hAnsi="Helvetica"/>
          <w:b/>
          <w:sz w:val="22"/>
          <w:szCs w:val="22"/>
        </w:rPr>
      </w:pPr>
    </w:p>
    <w:p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sidR="00AE1671">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AE1671">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sidR="00AE1671">
        <w:rPr>
          <w:rFonts w:ascii="Helvetica" w:hAnsi="Helvetica"/>
          <w:sz w:val="22"/>
          <w:szCs w:val="22"/>
        </w:rPr>
        <w:fldChar w:fldCharType="end"/>
      </w:r>
      <w:r w:rsidRPr="00223CEE">
        <w:rPr>
          <w:rFonts w:ascii="Helvetica" w:hAnsi="Helvetica"/>
          <w:sz w:val="22"/>
          <w:szCs w:val="22"/>
        </w:rPr>
        <w:t>?</w:t>
      </w:r>
    </w:p>
    <w:p w:rsidR="00002A0A" w:rsidRDefault="008F57EE" w:rsidP="008F57EE">
      <w:pPr>
        <w:ind w:firstLine="810"/>
        <w:rPr>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AE1671">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AE1671">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AE1671">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AE1671">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AE1671">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AE1671">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AE1671">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AE1671">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AE1671">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man</w:t>
      </w:r>
      <w:r w:rsidR="00F6763F">
        <w:rPr>
          <w:rFonts w:ascii="Helvetica" w:hAnsi="Helvetica"/>
          <w:color w:val="000000" w:themeColor="text1"/>
          <w:sz w:val="22"/>
          <w:szCs w:val="22"/>
        </w:rPr>
        <w:t>a</w:t>
      </w:r>
      <w:r w:rsidR="004C35D8">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sidR="004C35D8">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AE1671"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AE1671"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AE1671"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AE1671">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AE1671">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AE1671">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AE1671">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AE1671">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AE1671">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AE1671">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AE1671">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AE1671">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r w:rsidR="008F57EE">
        <w:rPr>
          <w:rFonts w:ascii="Helvetica" w:hAnsi="Helvetica"/>
          <w:sz w:val="22"/>
          <w:szCs w:val="22"/>
        </w:rPr>
        <w:t>be very expensive.</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ins w:id="12" w:author="phil levin" w:date="2017-04-21T20:37:00Z">
        <w:r w:rsidR="0010303D">
          <w:rPr>
            <w:rFonts w:ascii="Helvetica" w:hAnsi="Helvetica"/>
            <w:sz w:val="22"/>
            <w:szCs w:val="22"/>
          </w:rPr>
          <w:t xml:space="preserve">of the </w:t>
        </w:r>
      </w:ins>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AE1671">
        <w:rPr>
          <w:rFonts w:ascii="Helvetica" w:hAnsi="Helvetica"/>
          <w:sz w:val="22"/>
          <w:szCs w:val="22"/>
        </w:rPr>
        <w:fldChar w:fldCharType="separate"/>
      </w:r>
      <w:r w:rsidR="00B548BF">
        <w:rPr>
          <w:rFonts w:ascii="Helvetica" w:hAnsi="Helvetica"/>
          <w:noProof/>
          <w:sz w:val="22"/>
          <w:szCs w:val="22"/>
        </w:rPr>
        <w:t>(Mangel 2000)</w:t>
      </w:r>
      <w:r w:rsidR="00AE1671">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 xml:space="preserve">resources are limited and our knowledge of an ecosystem will always be incomplete, it can be </w:t>
      </w:r>
      <w:del w:id="13" w:author="phil levin" w:date="2017-04-21T20:38:00Z">
        <w:r w:rsidR="00F84D49" w:rsidDel="0010303D">
          <w:rPr>
            <w:rFonts w:ascii="Helvetica" w:hAnsi="Helvetica"/>
            <w:sz w:val="22"/>
            <w:szCs w:val="22"/>
          </w:rPr>
          <w:delText xml:space="preserve">complicated </w:delText>
        </w:r>
      </w:del>
      <w:ins w:id="14" w:author="phil levin" w:date="2017-04-21T20:38:00Z">
        <w:r w:rsidR="0010303D">
          <w:rPr>
            <w:rFonts w:ascii="Helvetica" w:hAnsi="Helvetica"/>
            <w:sz w:val="22"/>
            <w:szCs w:val="22"/>
          </w:rPr>
          <w:t xml:space="preserve">challenging </w:t>
        </w:r>
      </w:ins>
      <w:r w:rsidR="00F84D49">
        <w:rPr>
          <w:rFonts w:ascii="Helvetica" w:hAnsi="Helvetica"/>
          <w:sz w:val="22"/>
          <w:szCs w:val="22"/>
        </w:rPr>
        <w:t>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AE1671">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AE1671">
        <w:rPr>
          <w:rFonts w:ascii="Helvetica" w:hAnsi="Helvetica"/>
          <w:sz w:val="22"/>
          <w:szCs w:val="22"/>
        </w:rPr>
        <w:fldChar w:fldCharType="separate"/>
      </w:r>
      <w:r w:rsidR="00E774D1">
        <w:rPr>
          <w:rFonts w:ascii="Helvetica" w:hAnsi="Helvetica"/>
          <w:noProof/>
          <w:sz w:val="22"/>
          <w:szCs w:val="22"/>
        </w:rPr>
        <w:t>(Legg &amp; Nagy 2006)</w:t>
      </w:r>
      <w:r w:rsidR="00AE1671">
        <w:rPr>
          <w:rFonts w:ascii="Helvetica" w:hAnsi="Helvetica"/>
          <w:sz w:val="22"/>
          <w:szCs w:val="22"/>
        </w:rPr>
        <w:fldChar w:fldCharType="end"/>
      </w:r>
      <w:r w:rsidR="00183C91">
        <w:rPr>
          <w:rFonts w:ascii="Helvetica" w:hAnsi="Helvetica"/>
          <w:sz w:val="22"/>
          <w:szCs w:val="22"/>
        </w:rPr>
        <w:t xml:space="preserve"> such as </w:t>
      </w:r>
      <w:del w:id="15" w:author="Anne Salomon" w:date="2017-04-23T09:06:00Z">
        <w:r w:rsidR="00183C91" w:rsidDel="001F7237">
          <w:rPr>
            <w:rFonts w:ascii="Helvetica" w:hAnsi="Helvetica"/>
            <w:sz w:val="22"/>
            <w:szCs w:val="22"/>
          </w:rPr>
          <w:delText xml:space="preserve">in the context of </w:delText>
        </w:r>
      </w:del>
      <w:r w:rsidR="00183C91">
        <w:rPr>
          <w:rFonts w:ascii="Helvetica" w:hAnsi="Helvetica"/>
          <w:sz w:val="22"/>
          <w:szCs w:val="22"/>
        </w:rPr>
        <w:t xml:space="preserve">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AE1671">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AE1671">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AE1671">
        <w:rPr>
          <w:rFonts w:ascii="Helvetica" w:hAnsi="Helvetica"/>
          <w:sz w:val="22"/>
          <w:szCs w:val="22"/>
        </w:rPr>
        <w:fldChar w:fldCharType="end"/>
      </w:r>
      <w:r w:rsidR="009934BB">
        <w:rPr>
          <w:rFonts w:ascii="Helvetica" w:hAnsi="Helvetica"/>
          <w:sz w:val="22"/>
          <w:szCs w:val="22"/>
        </w:rPr>
        <w:t xml:space="preserve">, or in reference </w:t>
      </w:r>
      <w:commentRangeStart w:id="16"/>
      <w:r w:rsidR="009934BB">
        <w:rPr>
          <w:rFonts w:ascii="Helvetica" w:hAnsi="Helvetica"/>
          <w:sz w:val="22"/>
          <w:szCs w:val="22"/>
        </w:rPr>
        <w:t xml:space="preserve">to limitations of adaptive management </w:t>
      </w:r>
      <w:commentRangeEnd w:id="16"/>
      <w:r w:rsidR="001F7237">
        <w:rPr>
          <w:rStyle w:val="CommentReference"/>
        </w:rPr>
        <w:commentReference w:id="16"/>
      </w:r>
      <w:r w:rsidR="00AE1671">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AE1671">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AE1671">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monitoring information in systems with one or more critical threshold</w:t>
      </w:r>
      <w:ins w:id="17" w:author="phil levin" w:date="2017-04-21T20:39:00Z">
        <w:r w:rsidR="0010303D">
          <w:rPr>
            <w:rFonts w:ascii="Helvetica" w:hAnsi="Helvetica"/>
            <w:sz w:val="22"/>
            <w:szCs w:val="22"/>
          </w:rPr>
          <w:t>s</w:t>
        </w:r>
      </w:ins>
      <w:r w:rsidR="003663AE">
        <w:rPr>
          <w:rFonts w:ascii="Helvetica" w:hAnsi="Helvetica"/>
          <w:sz w:val="22"/>
          <w:szCs w:val="22"/>
        </w:rPr>
        <w:t>.</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 xml:space="preserve">develop a heuristic </w:t>
      </w:r>
      <w:r w:rsidR="004D2470" w:rsidRPr="00614769">
        <w:rPr>
          <w:rFonts w:ascii="Helvetica" w:hAnsi="Helvetica"/>
          <w:sz w:val="22"/>
          <w:szCs w:val="22"/>
        </w:rPr>
        <w:lastRenderedPageBreak/>
        <w:t>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rsidR="00D92A66" w:rsidRDefault="00D92A66" w:rsidP="00B61A5C">
      <w:pPr>
        <w:ind w:firstLine="720"/>
        <w:rPr>
          <w:rFonts w:ascii="Helvetica" w:hAnsi="Helvetica"/>
          <w:sz w:val="22"/>
          <w:szCs w:val="22"/>
        </w:rPr>
      </w:pPr>
    </w:p>
    <w:p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w:t>
      </w:r>
      <w:ins w:id="18" w:author="Anne Salomon" w:date="2017-04-23T09:33:00Z">
        <w:r w:rsidR="009A76BF">
          <w:rPr>
            <w:rFonts w:ascii="Helvetica" w:hAnsi="Helvetica"/>
            <w:sz w:val="22"/>
            <w:szCs w:val="22"/>
          </w:rPr>
          <w:t xml:space="preserve">(SOS) </w:t>
        </w:r>
      </w:ins>
      <w:r w:rsidRPr="006D7DEA">
        <w:rPr>
          <w:rFonts w:ascii="Helvetica" w:hAnsi="Helvetica"/>
          <w:sz w:val="22"/>
          <w:szCs w:val="22"/>
        </w:rPr>
        <w:t xml:space="preserve">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rsidR="00FB4775" w:rsidRPr="00957F1F" w:rsidRDefault="00FB4775" w:rsidP="00FB4775">
      <w:pPr>
        <w:rPr>
          <w:rFonts w:ascii="Helvetica" w:hAnsi="Helvetica"/>
          <w:b/>
          <w:sz w:val="22"/>
          <w:szCs w:val="22"/>
        </w:rPr>
      </w:pPr>
    </w:p>
    <w:p w:rsidR="002D7AB2" w:rsidRPr="00957F1F" w:rsidRDefault="00F838F5" w:rsidP="002D7AB2">
      <w:pPr>
        <w:rPr>
          <w:rFonts w:ascii="Helvetica" w:hAnsi="Helvetica"/>
          <w:b/>
          <w:sz w:val="22"/>
          <w:szCs w:val="22"/>
        </w:rPr>
      </w:pPr>
      <w:r w:rsidRPr="00957F1F">
        <w:rPr>
          <w:rFonts w:ascii="Helvetica" w:hAnsi="Helvetica"/>
          <w:b/>
          <w:sz w:val="22"/>
          <w:szCs w:val="22"/>
        </w:rPr>
        <w:t>METHODS</w:t>
      </w:r>
    </w:p>
    <w:p w:rsidR="0036192F" w:rsidRDefault="0036192F" w:rsidP="0036192F">
      <w:pPr>
        <w:tabs>
          <w:tab w:val="left" w:pos="2760"/>
        </w:tabs>
        <w:rPr>
          <w:rFonts w:ascii="Helvetica" w:hAnsi="Helvetica"/>
          <w:b/>
          <w:sz w:val="22"/>
          <w:szCs w:val="22"/>
        </w:rPr>
      </w:pPr>
    </w:p>
    <w:p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rsidR="00B70217" w:rsidRPr="0036192F" w:rsidRDefault="00B70217" w:rsidP="0036192F">
      <w:pPr>
        <w:tabs>
          <w:tab w:val="left" w:pos="2760"/>
        </w:tabs>
        <w:rPr>
          <w:rFonts w:ascii="Helvetica" w:hAnsi="Helvetica"/>
          <w:i/>
          <w:sz w:val="22"/>
          <w:szCs w:val="22"/>
        </w:rPr>
      </w:pPr>
    </w:p>
    <w:p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AE1671">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AE1671">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AE1671">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ins w:id="19" w:author="phil levin" w:date="2017-04-21T20:39:00Z">
        <w:r w:rsidR="0010303D">
          <w:rPr>
            <w:rFonts w:ascii="Helvetica" w:hAnsi="Helvetica"/>
            <w:sz w:val="22"/>
            <w:szCs w:val="22"/>
          </w:rPr>
          <w:t>M</w:t>
        </w:r>
      </w:ins>
      <w:del w:id="20" w:author="phil levin" w:date="2017-04-21T20:39:00Z">
        <w:r w:rsidR="009D7096" w:rsidDel="0010303D">
          <w:rPr>
            <w:rFonts w:ascii="Helvetica" w:hAnsi="Helvetica"/>
            <w:sz w:val="22"/>
            <w:szCs w:val="22"/>
          </w:rPr>
          <w:delText>m</w:delText>
        </w:r>
      </w:del>
      <w:r w:rsidR="009D7096">
        <w:rPr>
          <w:rFonts w:ascii="Helvetica" w:hAnsi="Helvetica"/>
          <w:sz w:val="22"/>
          <w:szCs w:val="22"/>
        </w:rPr>
        <w:t>SE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r w:rsidR="00286FDA">
        <w:rPr>
          <w:rFonts w:ascii="Helvetica" w:hAnsi="Helvetica"/>
          <w:sz w:val="22"/>
          <w:szCs w:val="22"/>
        </w:rPr>
        <w:t>20-year</w:t>
      </w:r>
      <w:r w:rsidR="00435071">
        <w:rPr>
          <w:rFonts w:ascii="Helvetica" w:hAnsi="Helvetica"/>
          <w:sz w:val="22"/>
          <w:szCs w:val="22"/>
        </w:rPr>
        <w:t xml:space="preserve"> simulation</w:t>
      </w:r>
      <w:r w:rsidR="009D7096">
        <w:rPr>
          <w:rFonts w:ascii="Helvetica" w:hAnsi="Helvetica"/>
          <w:sz w:val="22"/>
          <w:szCs w:val="22"/>
        </w:rPr>
        <w:t>.</w:t>
      </w:r>
      <w:r w:rsidR="000D71E0" w:rsidRPr="00957F1F">
        <w:rPr>
          <w:rFonts w:ascii="Helvetica" w:hAnsi="Helvetica"/>
          <w:sz w:val="22"/>
          <w:szCs w:val="22"/>
        </w:rPr>
        <w:t xml:space="preserve"> </w:t>
      </w:r>
    </w:p>
    <w:p w:rsidR="00A140A9" w:rsidRPr="00957F1F" w:rsidRDefault="00A140A9" w:rsidP="00A140A9">
      <w:pPr>
        <w:tabs>
          <w:tab w:val="left" w:pos="2760"/>
        </w:tabs>
        <w:rPr>
          <w:rFonts w:ascii="Helvetica" w:hAnsi="Helvetica"/>
          <w:sz w:val="22"/>
          <w:szCs w:val="22"/>
        </w:rPr>
      </w:pPr>
    </w:p>
    <w:p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rsidR="00B70217" w:rsidRDefault="00B70217" w:rsidP="00D76B05">
      <w:pPr>
        <w:rPr>
          <w:rFonts w:ascii="Helvetica" w:hAnsi="Helvetica"/>
          <w:sz w:val="22"/>
          <w:szCs w:val="22"/>
          <w:u w:val="single"/>
        </w:rPr>
      </w:pPr>
    </w:p>
    <w:p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 However, our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Pr>
          <w:rFonts w:ascii="Helvetica" w:hAnsi="Helvetica"/>
          <w:sz w:val="22"/>
          <w:szCs w:val="22"/>
        </w:rPr>
        <w:t>logistic</w:t>
      </w:r>
      <w:r w:rsidRPr="00957F1F">
        <w:rPr>
          <w:rFonts w:ascii="Helvetica" w:hAnsi="Helvetica"/>
          <w:sz w:val="22"/>
          <w:szCs w:val="22"/>
        </w:rPr>
        <w:t xml:space="preserve"> model with an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sidR="00AE1671">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AE1671">
        <w:rPr>
          <w:rFonts w:ascii="Helvetica" w:hAnsi="Helvetica"/>
          <w:sz w:val="22"/>
          <w:szCs w:val="22"/>
        </w:rPr>
        <w:fldChar w:fldCharType="separate"/>
      </w:r>
      <w:r>
        <w:rPr>
          <w:rFonts w:ascii="Helvetica" w:hAnsi="Helvetica"/>
          <w:noProof/>
          <w:sz w:val="22"/>
          <w:szCs w:val="22"/>
        </w:rPr>
        <w:t>(Morris &amp; Doak 2002)</w:t>
      </w:r>
      <w:r w:rsidR="00AE1671">
        <w:rPr>
          <w:rFonts w:ascii="Helvetica" w:hAnsi="Helvetica"/>
          <w:sz w:val="22"/>
          <w:szCs w:val="22"/>
        </w:rPr>
        <w:fldChar w:fldCharType="end"/>
      </w:r>
      <w:r w:rsidRPr="00957F1F">
        <w:rPr>
          <w:rFonts w:ascii="Helvetica" w:hAnsi="Helvetica"/>
          <w:sz w:val="22"/>
          <w:szCs w:val="22"/>
        </w:rPr>
        <w:t>:</w:t>
      </w:r>
    </w:p>
    <w:p w:rsidR="00286FDA" w:rsidRPr="00957F1F" w:rsidRDefault="00286FDA" w:rsidP="00286FDA">
      <w:pPr>
        <w:rPr>
          <w:rFonts w:ascii="Helvetica" w:hAnsi="Helvetica"/>
          <w:sz w:val="22"/>
          <w:szCs w:val="22"/>
        </w:rPr>
      </w:pPr>
    </w:p>
    <w:p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t>(1)</w:t>
      </w:r>
    </w:p>
    <w:p w:rsidR="00286FDA" w:rsidRPr="00957F1F" w:rsidRDefault="00286FDA" w:rsidP="00286FDA">
      <w:pPr>
        <w:rPr>
          <w:rFonts w:ascii="Helvetica" w:hAnsi="Helvetica"/>
          <w:sz w:val="22"/>
          <w:szCs w:val="22"/>
        </w:rPr>
      </w:pPr>
    </w:p>
    <w:p w:rsidR="00286FDA" w:rsidRPr="00957F1F" w:rsidRDefault="00286FDA" w:rsidP="00286FDA">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proofErr w:type="spellStart"/>
      <w:r>
        <w:rPr>
          <w:rFonts w:ascii="Helvetica" w:hAnsi="Helvetica"/>
          <w:sz w:val="22"/>
          <w:szCs w:val="22"/>
        </w:rPr>
        <w:t>A</w:t>
      </w:r>
      <w:r w:rsidRPr="00957F1F">
        <w:rPr>
          <w:rFonts w:ascii="Helvetica" w:hAnsi="Helvetica"/>
          <w:sz w:val="22"/>
          <w:szCs w:val="22"/>
        </w:rPr>
        <w:t>llee</w:t>
      </w:r>
      <w:proofErr w:type="spellEnd"/>
      <w:r w:rsidRPr="00957F1F">
        <w:rPr>
          <w:rFonts w:ascii="Helvetica" w:hAnsi="Helvetica"/>
          <w:sz w:val="22"/>
          <w:szCs w:val="22"/>
        </w:rPr>
        <w:t xml:space="preserve"> effect</w:t>
      </w:r>
      <w:r>
        <w:rPr>
          <w:rFonts w:ascii="Helvetica" w:hAnsi="Helvetica"/>
          <w:sz w:val="22"/>
          <w:szCs w:val="22"/>
        </w:rPr>
        <w:t xml:space="preserve"> (Fig. S1). The strength of the </w:t>
      </w:r>
      <w:proofErr w:type="spellStart"/>
      <w:r>
        <w:rPr>
          <w:rFonts w:ascii="Helvetica" w:hAnsi="Helvetica"/>
          <w:sz w:val="22"/>
          <w:szCs w:val="22"/>
        </w:rPr>
        <w:t>Allee</w:t>
      </w:r>
      <w:proofErr w:type="spellEnd"/>
      <w:r>
        <w:rPr>
          <w:rFonts w:ascii="Helvetica" w:hAnsi="Helvetica"/>
          <w:sz w:val="22"/>
          <w:szCs w:val="22"/>
        </w:rPr>
        <w:t xml:space="preserv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rsidR="00286FDA" w:rsidRPr="00957F1F" w:rsidRDefault="00286FDA" w:rsidP="00286FDA">
      <w:pPr>
        <w:rPr>
          <w:ins w:id="21" w:author="Adrian Stier" w:date="2017-03-29T15:42:00Z"/>
          <w:rFonts w:ascii="Helvetica" w:hAnsi="Helvetica"/>
          <w:sz w:val="22"/>
          <w:szCs w:val="22"/>
        </w:rPr>
      </w:pPr>
    </w:p>
    <w:p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However, managers rarely have perfect knowledge of stock biomass</w:t>
      </w:r>
      <w:r>
        <w:rPr>
          <w:rFonts w:ascii="Helvetica" w:hAnsi="Helvetica"/>
          <w:sz w:val="22"/>
          <w:szCs w:val="22"/>
        </w:rPr>
        <w:t>, or accurate predictive 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w:t>
      </w:r>
      <w:r w:rsidRPr="00F3098E">
        <w:rPr>
          <w:rFonts w:ascii="Helvetica" w:hAnsi="Helvetica"/>
          <w:sz w:val="22"/>
          <w:szCs w:val="22"/>
        </w:rPr>
        <w:lastRenderedPageBreak/>
        <w:t xml:space="preserve">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22"/>
      <w:r w:rsidRPr="00F3098E">
        <w:rPr>
          <w:rFonts w:ascii="Helvetica" w:hAnsi="Helvetica"/>
          <w:sz w:val="22"/>
          <w:szCs w:val="22"/>
        </w:rPr>
        <w:t>The</w:t>
      </w:r>
      <w:commentRangeEnd w:id="22"/>
      <w:r w:rsidRPr="00D01283">
        <w:rPr>
          <w:rStyle w:val="CommentReference"/>
          <w:rFonts w:ascii="Helvetica" w:hAnsi="Helvetica"/>
          <w:sz w:val="22"/>
          <w:szCs w:val="22"/>
        </w:rPr>
        <w:commentReference w:id="22"/>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accuracy </w:t>
      </w:r>
      <w:r w:rsidR="003E4DCD">
        <w:rPr>
          <w:rFonts w:ascii="Helvetica" w:hAnsi="Helvetica"/>
          <w:sz w:val="22"/>
          <w:szCs w:val="22"/>
        </w:rPr>
        <w:t>was</w:t>
      </w:r>
      <w:r w:rsidRPr="00F3098E">
        <w:rPr>
          <w:rFonts w:ascii="Helvetica" w:hAnsi="Helvetica"/>
          <w:sz w:val="22"/>
          <w:szCs w:val="22"/>
        </w:rPr>
        <w:t xml:space="preserve"> unaffected,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increased</w:t>
      </w:r>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w:t>
      </w:r>
      <w:proofErr w:type="spellStart"/>
      <w:r>
        <w:rPr>
          <w:rFonts w:ascii="Helvetica" w:hAnsi="Helvetica"/>
          <w:sz w:val="22"/>
          <w:szCs w:val="22"/>
        </w:rPr>
        <w:t>autocorrelated</w:t>
      </w:r>
      <w:proofErr w:type="spellEnd"/>
      <w:r>
        <w:rPr>
          <w:rFonts w:ascii="Helvetica" w:hAnsi="Helvetica"/>
          <w:sz w:val="22"/>
          <w:szCs w:val="22"/>
        </w:rPr>
        <w:t xml:space="preserve"> and</w:t>
      </w:r>
      <w:r w:rsidR="003E4DCD">
        <w:rPr>
          <w:rFonts w:ascii="Helvetica" w:hAnsi="Helvetica"/>
          <w:sz w:val="22"/>
          <w:szCs w:val="22"/>
        </w:rPr>
        <w:t xml:space="preserve"> was</w:t>
      </w:r>
      <w:r>
        <w:rPr>
          <w:rFonts w:ascii="Helvetica" w:hAnsi="Helvetica"/>
          <w:sz w:val="22"/>
          <w:szCs w:val="22"/>
        </w:rPr>
        <w:t xml:space="preserve"> only dependent upon the current year’s monitoring. </w:t>
      </w:r>
    </w:p>
    <w:p w:rsidR="004352AB" w:rsidRPr="00957F1F" w:rsidRDefault="004352AB" w:rsidP="004352AB">
      <w:pPr>
        <w:ind w:firstLine="720"/>
        <w:rPr>
          <w:rFonts w:ascii="Helvetica" w:hAnsi="Helvetica"/>
          <w:sz w:val="22"/>
          <w:szCs w:val="22"/>
        </w:rPr>
      </w:pPr>
    </w:p>
    <w:p w:rsidR="004352AB" w:rsidRDefault="004352AB" w:rsidP="004352AB">
      <w:pPr>
        <w:rPr>
          <w:rFonts w:ascii="Helvetica" w:hAnsi="Helvetica"/>
          <w:sz w:val="22"/>
          <w:szCs w:val="22"/>
        </w:rPr>
      </w:pPr>
      <w:commentRangeStart w:id="23"/>
      <w:r w:rsidRPr="00FD7CE9">
        <w:rPr>
          <w:rFonts w:ascii="Helvetica" w:hAnsi="Helvetica"/>
          <w:sz w:val="22"/>
          <w:szCs w:val="22"/>
          <w:u w:val="single"/>
        </w:rPr>
        <w:t>Management</w:t>
      </w:r>
      <w:commentRangeEnd w:id="23"/>
      <w:r>
        <w:rPr>
          <w:rStyle w:val="CommentReference"/>
        </w:rPr>
        <w:commentReference w:id="23"/>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 xml:space="preserve">under </w:t>
      </w:r>
      <w:r w:rsidR="00AE67B2">
        <w:rPr>
          <w:rFonts w:ascii="Helvetica" w:hAnsi="Helvetica"/>
          <w:sz w:val="22"/>
          <w:szCs w:val="22"/>
        </w:rPr>
        <w:t>and</w:t>
      </w:r>
      <w:r w:rsidRPr="00957F1F">
        <w:rPr>
          <w:rFonts w:ascii="Helvetica" w:hAnsi="Helvetica"/>
          <w:sz w:val="22"/>
          <w:szCs w:val="22"/>
        </w:rPr>
        <w:t xml:space="preserve"> overharvesting.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rsidR="004352AB" w:rsidRDefault="004352AB" w:rsidP="004352AB">
      <w:pPr>
        <w:rPr>
          <w:rFonts w:ascii="Helvetica" w:hAnsi="Helvetica"/>
          <w:sz w:val="22"/>
          <w:szCs w:val="22"/>
        </w:rPr>
      </w:pPr>
    </w:p>
    <w:p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rsidR="004352AB" w:rsidRDefault="004352AB" w:rsidP="004352AB">
      <w:pPr>
        <w:rPr>
          <w:rFonts w:ascii="Helvetica" w:hAnsi="Helvetica"/>
          <w:sz w:val="22"/>
          <w:szCs w:val="22"/>
        </w:rPr>
      </w:pPr>
    </w:p>
    <w:p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rsidR="004352AB" w:rsidRDefault="004352AB" w:rsidP="004352AB">
      <w:pPr>
        <w:rPr>
          <w:rFonts w:ascii="Helvetica" w:hAnsi="Helvetica"/>
          <w:sz w:val="22"/>
          <w:szCs w:val="22"/>
        </w:rPr>
      </w:pPr>
    </w:p>
    <w:p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rsidR="004352AB" w:rsidRDefault="004352AB" w:rsidP="004352AB">
      <w:pPr>
        <w:rPr>
          <w:rFonts w:ascii="Helvetica" w:hAnsi="Helvetica"/>
          <w:sz w:val="22"/>
          <w:szCs w:val="22"/>
        </w:rPr>
      </w:pPr>
    </w:p>
    <w:p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rsidR="00555417" w:rsidRDefault="00555417" w:rsidP="004352AB">
      <w:pPr>
        <w:rPr>
          <w:rFonts w:ascii="Helvetica" w:hAnsi="Helvetica"/>
          <w:sz w:val="22"/>
          <w:szCs w:val="22"/>
        </w:rPr>
      </w:pPr>
    </w:p>
    <w:p w:rsidR="00555417" w:rsidRDefault="00AE1671"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rsidR="00555417" w:rsidRDefault="00555417" w:rsidP="004352AB">
      <w:pPr>
        <w:rPr>
          <w:rFonts w:ascii="Helvetica" w:hAnsi="Helvetica"/>
          <w:sz w:val="22"/>
          <w:szCs w:val="22"/>
        </w:rPr>
      </w:pPr>
    </w:p>
    <w:p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rsidR="004352AB" w:rsidRDefault="004352AB" w:rsidP="004352AB">
      <w:pPr>
        <w:rPr>
          <w:rFonts w:ascii="Helvetica" w:hAnsi="Helvetica"/>
          <w:sz w:val="22"/>
          <w:szCs w:val="22"/>
        </w:rPr>
      </w:pPr>
    </w:p>
    <w:p w:rsidR="004352AB" w:rsidRDefault="00AE1671"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rsidR="004352AB" w:rsidRDefault="004352AB" w:rsidP="004352AB">
      <w:pPr>
        <w:rPr>
          <w:rFonts w:ascii="Helvetica" w:hAnsi="Helvetica"/>
          <w:sz w:val="22"/>
          <w:szCs w:val="22"/>
        </w:rPr>
      </w:pPr>
      <w:r w:rsidRPr="00957F1F">
        <w:rPr>
          <w:rFonts w:ascii="Helvetica" w:hAnsi="Helvetica"/>
          <w:sz w:val="22"/>
          <w:szCs w:val="22"/>
        </w:rPr>
        <w:t>where the rate of increase in harvest</w:t>
      </w:r>
    </w:p>
    <w:p w:rsidR="004352AB" w:rsidRDefault="004352AB" w:rsidP="004352AB">
      <w:pPr>
        <w:rPr>
          <w:rFonts w:ascii="Helvetica" w:hAnsi="Helvetica"/>
          <w:sz w:val="22"/>
          <w:szCs w:val="22"/>
        </w:rPr>
      </w:pPr>
    </w:p>
    <w:p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6</w:t>
      </w:r>
      <w:r>
        <w:rPr>
          <w:rFonts w:ascii="Helvetica" w:hAnsi="Helvetica"/>
          <w:sz w:val="22"/>
          <w:szCs w:val="22"/>
        </w:rPr>
        <w:t>)</w:t>
      </w:r>
    </w:p>
    <w:p w:rsidR="004352AB" w:rsidRDefault="004352AB" w:rsidP="004352AB">
      <w:pPr>
        <w:rPr>
          <w:rFonts w:ascii="Helvetica" w:hAnsi="Helvetica"/>
          <w:sz w:val="22"/>
          <w:szCs w:val="22"/>
        </w:rPr>
      </w:pPr>
    </w:p>
    <w:p w:rsidR="004352AB" w:rsidRDefault="004352AB" w:rsidP="004352AB">
      <w:pPr>
        <w:rPr>
          <w:rFonts w:ascii="Helvetica" w:hAnsi="Helvetica"/>
          <w:sz w:val="22"/>
          <w:szCs w:val="22"/>
        </w:rPr>
      </w:pPr>
      <w:r w:rsidRPr="00957F1F">
        <w:rPr>
          <w:rFonts w:ascii="Helvetica" w:hAnsi="Helvetica"/>
          <w:sz w:val="22"/>
          <w:szCs w:val="22"/>
        </w:rPr>
        <w:t xml:space="preserve">and </w:t>
      </w:r>
    </w:p>
    <w:p w:rsidR="004352AB" w:rsidRDefault="004352AB" w:rsidP="004352AB">
      <w:pPr>
        <w:rPr>
          <w:rFonts w:ascii="Helvetica" w:hAnsi="Helvetica"/>
          <w:sz w:val="22"/>
          <w:szCs w:val="22"/>
        </w:rPr>
      </w:pPr>
    </w:p>
    <w:p w:rsidR="004352AB" w:rsidRDefault="00AE1671"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rsidR="004352AB" w:rsidRDefault="004352AB" w:rsidP="004352AB">
      <w:pPr>
        <w:rPr>
          <w:rFonts w:ascii="Helvetica" w:hAnsi="Helvetica"/>
          <w:sz w:val="22"/>
          <w:szCs w:val="22"/>
        </w:rPr>
      </w:pPr>
      <w:r w:rsidRPr="00957F1F">
        <w:rPr>
          <w:rFonts w:ascii="Helvetica" w:hAnsi="Helvetica"/>
          <w:sz w:val="22"/>
          <w:szCs w:val="22"/>
        </w:rPr>
        <w:t>The total</w:t>
      </w:r>
      <w:r>
        <w:rPr>
          <w:rFonts w:ascii="Helvetica" w:hAnsi="Helvetica"/>
          <w:sz w:val="22"/>
          <w:szCs w:val="22"/>
        </w:rPr>
        <w:t xml:space="preserve"> expected</w:t>
      </w:r>
      <w:r w:rsidRPr="00957F1F">
        <w:rPr>
          <w:rFonts w:ascii="Helvetica" w:hAnsi="Helvetica"/>
          <w:sz w:val="22"/>
          <w:szCs w:val="22"/>
        </w:rPr>
        <w:t xml:space="preserve"> yield at time </w:t>
      </w:r>
      <w:r w:rsidRPr="00957F1F">
        <w:rPr>
          <w:rFonts w:ascii="Helvetica" w:hAnsi="Helvetica"/>
          <w:i/>
          <w:sz w:val="22"/>
          <w:szCs w:val="22"/>
        </w:rPr>
        <w:t>t</w:t>
      </w:r>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rsidR="004352AB" w:rsidRDefault="004352AB" w:rsidP="004352AB">
      <w:pPr>
        <w:rPr>
          <w:rFonts w:ascii="Helvetica" w:hAnsi="Helvetica"/>
          <w:sz w:val="22"/>
          <w:szCs w:val="22"/>
        </w:rPr>
      </w:pPr>
    </w:p>
    <w:p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rsidR="004352AB" w:rsidRDefault="004352AB" w:rsidP="004352AB">
      <w:pPr>
        <w:tabs>
          <w:tab w:val="left" w:pos="8640"/>
        </w:tabs>
        <w:rPr>
          <w:rFonts w:ascii="Helvetica" w:hAnsi="Helvetica"/>
          <w:sz w:val="22"/>
          <w:szCs w:val="22"/>
        </w:rPr>
      </w:pPr>
    </w:p>
    <w:p w:rsidR="004352AB" w:rsidRPr="00957F1F" w:rsidRDefault="004352AB" w:rsidP="004352AB">
      <w:pPr>
        <w:rPr>
          <w:rFonts w:ascii="Helvetica" w:hAnsi="Helvetica"/>
          <w:sz w:val="22"/>
          <w:szCs w:val="22"/>
        </w:rPr>
      </w:pPr>
      <w:r w:rsidRPr="00957F1F">
        <w:rPr>
          <w:rFonts w:ascii="Helvetica" w:hAnsi="Helvetica"/>
          <w:sz w:val="22"/>
          <w:szCs w:val="22"/>
        </w:rPr>
        <w:lastRenderedPageBreak/>
        <w:t>This yield is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rsidR="00175C87" w:rsidRPr="00957F1F" w:rsidRDefault="00175C87" w:rsidP="003435AE">
      <w:pPr>
        <w:rPr>
          <w:rFonts w:ascii="Helvetica" w:hAnsi="Helvetica"/>
          <w:sz w:val="22"/>
          <w:szCs w:val="22"/>
        </w:rPr>
      </w:pPr>
    </w:p>
    <w:p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24"/>
      <w:commentRangeStart w:id="25"/>
      <w:commentRangeStart w:id="26"/>
      <w:r w:rsidR="00127FEE" w:rsidRPr="00957F1F">
        <w:rPr>
          <w:rFonts w:ascii="Helvetica" w:hAnsi="Helvetica"/>
          <w:sz w:val="22"/>
          <w:szCs w:val="22"/>
        </w:rPr>
        <w:t xml:space="preserve">value </w:t>
      </w:r>
      <w:commentRangeEnd w:id="24"/>
      <w:r w:rsidR="008A1AC7">
        <w:rPr>
          <w:rStyle w:val="CommentReference"/>
        </w:rPr>
        <w:commentReference w:id="24"/>
      </w:r>
      <w:commentRangeEnd w:id="25"/>
      <w:r w:rsidR="001E044E">
        <w:rPr>
          <w:rStyle w:val="CommentReference"/>
        </w:rPr>
        <w:commentReference w:id="25"/>
      </w:r>
      <w:commentRangeEnd w:id="26"/>
      <w:r w:rsidR="0010303D">
        <w:rPr>
          <w:rStyle w:val="CommentReference"/>
        </w:rPr>
        <w:commentReference w:id="26"/>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rsidR="00CD565E" w:rsidRDefault="00CD565E" w:rsidP="00175C87">
      <w:pPr>
        <w:rPr>
          <w:rFonts w:ascii="Helvetica" w:hAnsi="Helvetica"/>
          <w:sz w:val="22"/>
          <w:szCs w:val="22"/>
        </w:rPr>
      </w:pPr>
    </w:p>
    <w:p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rsidR="00CD565E" w:rsidRDefault="00CD565E" w:rsidP="00175C87">
      <w:pPr>
        <w:rPr>
          <w:rFonts w:ascii="Helvetica" w:hAnsi="Helvetica"/>
          <w:sz w:val="22"/>
          <w:szCs w:val="22"/>
        </w:rPr>
      </w:pPr>
    </w:p>
    <w:p w:rsidR="004F6D9D" w:rsidRDefault="006B5E99" w:rsidP="00175C87">
      <w:pPr>
        <w:rPr>
          <w:rFonts w:ascii="Helvetica" w:hAnsi="Helvetica"/>
          <w:sz w:val="22"/>
          <w:szCs w:val="22"/>
        </w:rPr>
      </w:pPr>
      <w:r w:rsidRPr="00957F1F">
        <w:rPr>
          <w:rFonts w:ascii="Helvetica" w:hAnsi="Helvetica"/>
          <w:sz w:val="22"/>
          <w:szCs w:val="22"/>
        </w:rPr>
        <w:t xml:space="preserve">where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rsidR="004F6D9D" w:rsidRDefault="004F6D9D" w:rsidP="00175C87">
      <w:pPr>
        <w:rPr>
          <w:rFonts w:ascii="Helvetica" w:hAnsi="Helvetica"/>
          <w:sz w:val="22"/>
          <w:szCs w:val="22"/>
        </w:rPr>
      </w:pPr>
    </w:p>
    <w:p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on"/>
            <m:supHide m:val="on"/>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rsidR="004F6D9D" w:rsidRDefault="004F6D9D" w:rsidP="00175C87">
      <w:pPr>
        <w:rPr>
          <w:rFonts w:ascii="Helvetica" w:hAnsi="Helvetica"/>
          <w:sz w:val="22"/>
          <w:szCs w:val="22"/>
        </w:rPr>
      </w:pPr>
    </w:p>
    <w:p w:rsidR="002621A5" w:rsidRDefault="00103088" w:rsidP="00175C87">
      <w:pPr>
        <w:rPr>
          <w:rFonts w:ascii="Helvetica" w:hAnsi="Helvetica"/>
          <w:sz w:val="22"/>
          <w:szCs w:val="22"/>
        </w:rPr>
      </w:pPr>
      <w:r w:rsidRPr="00957F1F">
        <w:rPr>
          <w:rFonts w:ascii="Helvetica" w:hAnsi="Helvetica"/>
          <w:sz w:val="22"/>
          <w:szCs w:val="22"/>
        </w:rPr>
        <w:t xml:space="preserve">where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rsidR="002621A5" w:rsidRDefault="002621A5" w:rsidP="00175C87">
      <w:pPr>
        <w:rPr>
          <w:rFonts w:ascii="Helvetica" w:hAnsi="Helvetica"/>
          <w:sz w:val="22"/>
          <w:szCs w:val="22"/>
        </w:rPr>
      </w:pPr>
    </w:p>
    <w:p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rsidR="002621A5" w:rsidRDefault="002621A5" w:rsidP="00175C87">
      <w:pPr>
        <w:rPr>
          <w:rFonts w:ascii="Helvetica" w:hAnsi="Helvetica"/>
          <w:sz w:val="22"/>
          <w:szCs w:val="22"/>
        </w:rPr>
      </w:pPr>
    </w:p>
    <w:p w:rsidR="002621A5" w:rsidRDefault="00615385" w:rsidP="00175C87">
      <w:pPr>
        <w:rPr>
          <w:rFonts w:ascii="Helvetica" w:hAnsi="Helvetica"/>
          <w:sz w:val="22"/>
          <w:szCs w:val="22"/>
        </w:rPr>
      </w:pPr>
      <w:r w:rsidRPr="00957F1F">
        <w:rPr>
          <w:rFonts w:ascii="Helvetica" w:hAnsi="Helvetica"/>
          <w:sz w:val="22"/>
          <w:szCs w:val="22"/>
        </w:rPr>
        <w:t xml:space="preserve">and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rsidR="002621A5" w:rsidRDefault="002621A5" w:rsidP="00175C87">
      <w:pPr>
        <w:rPr>
          <w:rFonts w:ascii="Helvetica" w:hAnsi="Helvetica"/>
          <w:sz w:val="22"/>
          <w:szCs w:val="22"/>
        </w:rPr>
      </w:pPr>
    </w:p>
    <w:p w:rsidR="002621A5" w:rsidRDefault="00AE1671"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on"/>
            <m:supHide m:val="on"/>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rsidR="00127FEE" w:rsidRPr="00957F1F" w:rsidRDefault="00F9417D" w:rsidP="00175C87">
      <w:pPr>
        <w:rPr>
          <w:rFonts w:ascii="Helvetica" w:hAnsi="Helvetica"/>
          <w:i/>
          <w:sz w:val="22"/>
          <w:szCs w:val="22"/>
        </w:rPr>
      </w:pPr>
      <w:r w:rsidRPr="00957F1F">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27"/>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27"/>
      <w:r w:rsidR="00D866F3">
        <w:rPr>
          <w:rStyle w:val="CommentReference"/>
        </w:rPr>
        <w:commentReference w:id="27"/>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28"/>
      <w:commentRangeStart w:id="29"/>
      <w:r w:rsidR="00EE58CA">
        <w:rPr>
          <w:rFonts w:ascii="Helvetica" w:hAnsi="Helvetica"/>
          <w:sz w:val="22"/>
          <w:szCs w:val="22"/>
        </w:rPr>
        <w:t>strategies</w:t>
      </w:r>
      <w:commentRangeEnd w:id="28"/>
      <w:r w:rsidR="00A228F7">
        <w:rPr>
          <w:rStyle w:val="CommentReference"/>
        </w:rPr>
        <w:commentReference w:id="28"/>
      </w:r>
      <w:commentRangeEnd w:id="29"/>
      <w:r w:rsidR="0010303D">
        <w:rPr>
          <w:rStyle w:val="CommentReference"/>
        </w:rPr>
        <w:commentReference w:id="29"/>
      </w:r>
      <w:r w:rsidR="00331440">
        <w:rPr>
          <w:rFonts w:ascii="Helvetica" w:hAnsi="Helvetica"/>
          <w:sz w:val="22"/>
          <w:szCs w:val="22"/>
        </w:rPr>
        <w:t>.</w:t>
      </w:r>
    </w:p>
    <w:p w:rsidR="00127FEE" w:rsidRPr="00123731" w:rsidRDefault="00127FEE" w:rsidP="00127FEE">
      <w:pPr>
        <w:rPr>
          <w:rFonts w:ascii="Helvetica" w:hAnsi="Helvetica"/>
        </w:rPr>
      </w:pPr>
    </w:p>
    <w:p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r>
              <m:rPr>
                <m:sty m:val="p"/>
              </m:rPr>
              <w:rPr>
                <w:rStyle w:val="CommentReference"/>
              </w:rPr>
              <w:annotationRef/>
            </m:r>
          </m:sub>
        </m:sSub>
      </m:oMath>
      <w:r w:rsidR="00893B1A" w:rsidRPr="00940663">
        <w:rPr>
          <w:rFonts w:ascii="Helvetica" w:hAnsi="Helvetica"/>
          <w:sz w:val="22"/>
          <w:szCs w:val="22"/>
        </w:rPr>
        <w:t xml:space="preserve">. </w:t>
      </w:r>
    </w:p>
    <w:p w:rsidR="00995761" w:rsidRDefault="00995761" w:rsidP="00995761">
      <w:pPr>
        <w:tabs>
          <w:tab w:val="left" w:pos="2760"/>
        </w:tabs>
        <w:rPr>
          <w:rFonts w:ascii="Helvetica" w:hAnsi="Helvetica"/>
          <w:i/>
          <w:sz w:val="22"/>
          <w:szCs w:val="22"/>
        </w:rPr>
      </w:pPr>
    </w:p>
    <w:p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rsidR="005F3455" w:rsidRDefault="005F3455" w:rsidP="00995761">
      <w:pPr>
        <w:tabs>
          <w:tab w:val="left" w:pos="2760"/>
        </w:tabs>
        <w:rPr>
          <w:rFonts w:ascii="Helvetica" w:hAnsi="Helvetica"/>
          <w:i/>
          <w:sz w:val="22"/>
          <w:szCs w:val="22"/>
        </w:rPr>
      </w:pPr>
    </w:p>
    <w:p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value of a resource </w:t>
      </w:r>
      <w:r w:rsidR="00B82B45">
        <w:rPr>
          <w:rFonts w:ascii="Helvetica" w:hAnsi="Helvetica"/>
          <w:sz w:val="22"/>
          <w:szCs w:val="22"/>
        </w:rPr>
        <w:t>was</w:t>
      </w:r>
      <w:r w:rsidR="00995761">
        <w:rPr>
          <w:rFonts w:ascii="Helvetica" w:hAnsi="Helvetica"/>
          <w:sz w:val="22"/>
          <w:szCs w:val="22"/>
        </w:rPr>
        <w:t xml:space="preserve"> highest </w:t>
      </w:r>
      <w:r w:rsidR="00995761">
        <w:rPr>
          <w:rFonts w:ascii="Helvetica" w:hAnsi="Helvetica"/>
          <w:sz w:val="22"/>
          <w:szCs w:val="22"/>
        </w:rPr>
        <w:lastRenderedPageBreak/>
        <w:t xml:space="preserve">when monitoring precision </w:t>
      </w:r>
      <w:r w:rsidR="00B82B45">
        <w:rPr>
          <w:rFonts w:ascii="Helvetica" w:hAnsi="Helvetica"/>
          <w:sz w:val="22"/>
          <w:szCs w:val="22"/>
        </w:rPr>
        <w:t>was</w:t>
      </w:r>
      <w:r w:rsidR="00995761">
        <w:rPr>
          <w:rFonts w:ascii="Helvetica" w:hAnsi="Helvetica"/>
          <w:sz w:val="22"/>
          <w:szCs w:val="22"/>
        </w:rPr>
        <w:t xml:space="preserve"> high,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rsidR="00B31E4B" w:rsidRDefault="00B31E4B" w:rsidP="00EF38CE">
      <w:pPr>
        <w:rPr>
          <w:rFonts w:ascii="Helvetica" w:hAnsi="Helvetica"/>
          <w:sz w:val="22"/>
          <w:szCs w:val="22"/>
        </w:rPr>
      </w:pPr>
    </w:p>
    <w:p w:rsidR="00F82FC2" w:rsidRDefault="00F82FC2" w:rsidP="00F82FC2">
      <w:pPr>
        <w:rPr>
          <w:rFonts w:ascii="Helvetica" w:hAnsi="Helvetica"/>
          <w:b/>
          <w:sz w:val="22"/>
          <w:szCs w:val="22"/>
        </w:rPr>
      </w:pPr>
    </w:p>
    <w:p w:rsidR="00726D79" w:rsidRDefault="00F82FC2" w:rsidP="00F82FC2">
      <w:pPr>
        <w:rPr>
          <w:rFonts w:ascii="Helvetica" w:hAnsi="Helvetica"/>
          <w:i/>
          <w:sz w:val="22"/>
          <w:szCs w:val="22"/>
        </w:rPr>
      </w:pPr>
      <w:r>
        <w:rPr>
          <w:rFonts w:ascii="Helvetica" w:hAnsi="Helvetica"/>
          <w:b/>
          <w:sz w:val="22"/>
          <w:szCs w:val="22"/>
        </w:rPr>
        <w:t>SCENARIO METHODS</w:t>
      </w:r>
    </w:p>
    <w:p w:rsidR="005F3455" w:rsidRDefault="005F3455" w:rsidP="00F82FC2">
      <w:pPr>
        <w:rPr>
          <w:rFonts w:ascii="Helvetica" w:hAnsi="Helvetica"/>
          <w:i/>
          <w:sz w:val="22"/>
          <w:szCs w:val="22"/>
        </w:rPr>
      </w:pPr>
    </w:p>
    <w:p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rsidR="005F3455" w:rsidRDefault="005F3455" w:rsidP="00F82FC2">
      <w:pPr>
        <w:rPr>
          <w:rFonts w:ascii="Helvetica" w:hAnsi="Helvetica"/>
          <w:i/>
          <w:sz w:val="22"/>
          <w:szCs w:val="22"/>
        </w:rPr>
      </w:pPr>
    </w:p>
    <w:p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0.1/CV =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rsidR="007F6B81" w:rsidRDefault="007F6B81" w:rsidP="007F6B81">
      <w:pPr>
        <w:rPr>
          <w:rFonts w:ascii="Helvetica" w:hAnsi="Helvetica"/>
          <w:i/>
          <w:sz w:val="22"/>
          <w:szCs w:val="22"/>
        </w:rPr>
      </w:pPr>
    </w:p>
    <w:p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rsidR="007F6B81" w:rsidRDefault="007F6B81" w:rsidP="007F6B81">
      <w:pPr>
        <w:rPr>
          <w:rFonts w:ascii="Helvetica" w:hAnsi="Helvetica"/>
          <w:i/>
          <w:sz w:val="22"/>
          <w:szCs w:val="22"/>
        </w:rPr>
      </w:pPr>
    </w:p>
    <w:p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Because resource users vary in their aversion to risk, we defined 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w:t>
      </w:r>
      <w:commentRangeStart w:id="30"/>
      <w:r w:rsidR="0073602F">
        <w:rPr>
          <w:rFonts w:ascii="Helvetica" w:hAnsi="Helvetica"/>
          <w:sz w:val="22"/>
          <w:szCs w:val="22"/>
        </w:rPr>
        <w:t>SOS</w:t>
      </w:r>
      <w:commentRangeEnd w:id="30"/>
      <w:r w:rsidR="009A76BF">
        <w:rPr>
          <w:rStyle w:val="CommentReference"/>
        </w:rPr>
        <w:commentReference w:id="30"/>
      </w:r>
      <w:r w:rsidR="0073602F">
        <w:rPr>
          <w:rFonts w:ascii="Helvetica" w:hAnsi="Helvetica"/>
          <w:sz w:val="22"/>
          <w:szCs w:val="22"/>
        </w:rPr>
        <w:t xml:space="preserve">, </w:t>
      </w:r>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rsidR="00E76BD0" w:rsidRDefault="00E76BD0" w:rsidP="00E76BD0">
      <w:pPr>
        <w:rPr>
          <w:rFonts w:ascii="Helvetica" w:hAnsi="Helvetica"/>
          <w:i/>
          <w:sz w:val="22"/>
          <w:szCs w:val="22"/>
        </w:rPr>
      </w:pPr>
    </w:p>
    <w:p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rsidR="00E76BD0" w:rsidRDefault="00E76BD0" w:rsidP="00E76BD0">
      <w:pPr>
        <w:rPr>
          <w:rFonts w:ascii="Helvetica" w:hAnsi="Helvetica"/>
          <w:sz w:val="22"/>
          <w:szCs w:val="22"/>
        </w:rPr>
      </w:pPr>
    </w:p>
    <w:p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AE1671" w:rsidRPr="004F51CB">
        <w:rPr>
          <w:rFonts w:ascii="Helvetica" w:hAnsi="Helvetica"/>
          <w:sz w:val="22"/>
          <w:szCs w:val="22"/>
        </w:rPr>
        <w:lastRenderedPageBreak/>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AE1671"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AE1671"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 xml:space="preserve">Because we us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rsidR="00BA3468" w:rsidRDefault="00BA3468" w:rsidP="00726D79">
      <w:pPr>
        <w:rPr>
          <w:rFonts w:ascii="Helvetica" w:hAnsi="Helvetica"/>
          <w:b/>
          <w:sz w:val="22"/>
          <w:szCs w:val="22"/>
        </w:rPr>
      </w:pPr>
    </w:p>
    <w:p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rsidR="00CE0882" w:rsidRPr="00677C8E" w:rsidRDefault="00CE0882" w:rsidP="00677C8E">
      <w:pPr>
        <w:rPr>
          <w:rFonts w:ascii="Helvetica" w:hAnsi="Helvetica"/>
          <w:sz w:val="22"/>
          <w:szCs w:val="22"/>
        </w:rPr>
      </w:pPr>
    </w:p>
    <w:p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rsidR="004045EF" w:rsidRPr="00940663" w:rsidRDefault="004045EF" w:rsidP="00726D79">
      <w:pPr>
        <w:rPr>
          <w:rFonts w:ascii="Helvetica" w:hAnsi="Helvetica"/>
          <w:i/>
          <w:sz w:val="22"/>
          <w:szCs w:val="22"/>
        </w:rPr>
      </w:pPr>
    </w:p>
    <w:p w:rsidR="00BF53CA" w:rsidRDefault="006B7FDF" w:rsidP="00F82B54">
      <w:pPr>
        <w:rPr>
          <w:rFonts w:ascii="Helvetica" w:hAnsi="Helvetica"/>
          <w:sz w:val="22"/>
          <w:szCs w:val="22"/>
        </w:rPr>
      </w:pPr>
      <w:r>
        <w:rPr>
          <w:rFonts w:ascii="Helvetica" w:hAnsi="Helvetica"/>
          <w:sz w:val="22"/>
          <w:szCs w:val="22"/>
        </w:rPr>
        <w:t xml:space="preserve">Our results suggest </w:t>
      </w:r>
      <w:ins w:id="31" w:author="Anne Salomon" w:date="2017-04-23T09:35:00Z">
        <w:r w:rsidR="009E0D4D">
          <w:rPr>
            <w:rFonts w:ascii="Helvetica" w:hAnsi="Helvetica"/>
            <w:sz w:val="22"/>
            <w:szCs w:val="22"/>
          </w:rPr>
          <w:t xml:space="preserve">that </w:t>
        </w:r>
      </w:ins>
      <w:r>
        <w:rPr>
          <w:rFonts w:ascii="Helvetica" w:hAnsi="Helvetica"/>
          <w:sz w:val="22"/>
          <w:szCs w:val="22"/>
        </w:rPr>
        <w:t>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rsidR="00A20189" w:rsidRPr="00940663" w:rsidRDefault="00A20189" w:rsidP="00F82B54">
      <w:pPr>
        <w:rPr>
          <w:rFonts w:ascii="Helvetica" w:hAnsi="Helvetica"/>
          <w:i/>
          <w:sz w:val="22"/>
          <w:szCs w:val="22"/>
        </w:rPr>
      </w:pPr>
    </w:p>
    <w:p w:rsidR="00DC33F5" w:rsidRDefault="00DC33F5" w:rsidP="00DC33F5">
      <w:pPr>
        <w:rPr>
          <w:rFonts w:ascii="Helvetica" w:hAnsi="Helvetica"/>
          <w:i/>
          <w:sz w:val="22"/>
          <w:szCs w:val="22"/>
        </w:rPr>
      </w:pPr>
      <w:r w:rsidRPr="00940663">
        <w:rPr>
          <w:rFonts w:ascii="Helvetica" w:hAnsi="Helvetica"/>
          <w:i/>
          <w:sz w:val="22"/>
          <w:szCs w:val="22"/>
        </w:rPr>
        <w:t>Given</w:t>
      </w:r>
      <w:r w:rsidR="00D707B4">
        <w:rPr>
          <w:rFonts w:ascii="Helvetica" w:hAnsi="Helvetica"/>
          <w:i/>
          <w:sz w:val="22"/>
          <w:szCs w:val="22"/>
        </w:rPr>
        <w:t xml:space="preserve"> that</w:t>
      </w:r>
      <w:r w:rsidRPr="00940663">
        <w:rPr>
          <w:rFonts w:ascii="Helvetica" w:hAnsi="Helvetica"/>
          <w:i/>
          <w:sz w:val="22"/>
          <w:szCs w:val="22"/>
        </w:rPr>
        <w:t xml:space="preserve">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rsidR="00A0799D" w:rsidRPr="00A0799D" w:rsidRDefault="00A0799D" w:rsidP="00F82B54">
      <w:pPr>
        <w:rPr>
          <w:rFonts w:ascii="Helvetica" w:hAnsi="Helvetica"/>
          <w:sz w:val="22"/>
          <w:szCs w:val="22"/>
        </w:rPr>
      </w:pPr>
    </w:p>
    <w:p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32"/>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32"/>
      <w:r w:rsidR="003A5CE7">
        <w:rPr>
          <w:rStyle w:val="CommentReference"/>
        </w:rPr>
        <w:commentReference w:id="32"/>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 xml:space="preserve">than it is to avoid </w:t>
      </w:r>
      <w:ins w:id="33" w:author="Anne Salomon" w:date="2017-04-23T09:39:00Z">
        <w:r w:rsidR="009E0D4D">
          <w:rPr>
            <w:rFonts w:ascii="Helvetica" w:hAnsi="Helvetica"/>
            <w:sz w:val="22"/>
            <w:szCs w:val="22"/>
          </w:rPr>
          <w:t xml:space="preserve">biological </w:t>
        </w:r>
      </w:ins>
      <w:r w:rsidR="00A53D50" w:rsidRPr="00940663">
        <w:rPr>
          <w:rFonts w:ascii="Helvetica" w:hAnsi="Helvetica"/>
          <w:sz w:val="22"/>
          <w:szCs w:val="22"/>
        </w:rPr>
        <w:t>tipp</w:t>
      </w:r>
      <w:r w:rsidR="001C5532">
        <w:rPr>
          <w:rFonts w:ascii="Helvetica" w:hAnsi="Helvetica"/>
          <w:sz w:val="22"/>
          <w:szCs w:val="22"/>
        </w:rPr>
        <w:t xml:space="preserve">ing points. </w:t>
      </w:r>
    </w:p>
    <w:p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rsidR="00E76BD0" w:rsidRDefault="00E76BD0" w:rsidP="00E76BD0">
      <w:pPr>
        <w:rPr>
          <w:rFonts w:ascii="Helvetica" w:hAnsi="Helvetica"/>
          <w:sz w:val="22"/>
          <w:szCs w:val="22"/>
        </w:rPr>
      </w:pPr>
    </w:p>
    <w:p w:rsidR="00D92C7A" w:rsidRDefault="009E631B" w:rsidP="00466A9D">
      <w:pPr>
        <w:rPr>
          <w:rFonts w:ascii="Helvetica" w:hAnsi="Helvetica"/>
          <w:sz w:val="22"/>
          <w:szCs w:val="22"/>
        </w:rPr>
      </w:pPr>
      <w:r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 xml:space="preserve">monitoring is </w:t>
      </w:r>
      <w:ins w:id="34" w:author="Anne Salomon" w:date="2017-04-23T09:40:00Z">
        <w:r w:rsidR="009E0D4D">
          <w:rPr>
            <w:rFonts w:ascii="Helvetica" w:hAnsi="Helvetica"/>
            <w:sz w:val="22"/>
            <w:szCs w:val="22"/>
          </w:rPr>
          <w:t xml:space="preserve">the </w:t>
        </w:r>
      </w:ins>
      <w:r w:rsidR="00B82848" w:rsidRPr="0027357B">
        <w:rPr>
          <w:rFonts w:ascii="Helvetica" w:hAnsi="Helvetica"/>
          <w:sz w:val="22"/>
          <w:szCs w:val="22"/>
        </w:rPr>
        <w:t>most costly</w:t>
      </w:r>
      <w:r w:rsidR="00B16D69">
        <w:rPr>
          <w:rFonts w:ascii="Helvetica" w:hAnsi="Helvetica"/>
          <w:sz w:val="22"/>
          <w:szCs w:val="22"/>
        </w:rPr>
        <w:t xml:space="preserve"> under these </w:t>
      </w:r>
      <w:del w:id="35" w:author="Anne Salomon" w:date="2017-04-23T09:40:00Z">
        <w:r w:rsidR="00B16D69" w:rsidDel="009E0D4D">
          <w:rPr>
            <w:rFonts w:ascii="Helvetica" w:hAnsi="Helvetica"/>
            <w:sz w:val="22"/>
            <w:szCs w:val="22"/>
          </w:rPr>
          <w:delText xml:space="preserve">same </w:delText>
        </w:r>
      </w:del>
      <w:r w:rsidR="00B16D69">
        <w:rPr>
          <w:rFonts w:ascii="Helvetica" w:hAnsi="Helvetica"/>
          <w:sz w:val="22"/>
          <w:szCs w:val="22"/>
        </w:rPr>
        <w:t>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w:t>
      </w:r>
      <w:del w:id="36" w:author="Anne Salomon" w:date="2017-04-23T09:41:00Z">
        <w:r w:rsidR="00B764BD" w:rsidRPr="0027357B" w:rsidDel="009E0D4D">
          <w:rPr>
            <w:rFonts w:ascii="Helvetica" w:hAnsi="Helvetica"/>
            <w:sz w:val="22"/>
            <w:szCs w:val="22"/>
          </w:rPr>
          <w:delText xml:space="preserve">approach </w:delText>
        </w:r>
      </w:del>
      <w:ins w:id="37" w:author="Anne Salomon" w:date="2017-04-23T09:41:00Z">
        <w:r w:rsidR="009E0D4D">
          <w:rPr>
            <w:rFonts w:ascii="Helvetica" w:hAnsi="Helvetica"/>
            <w:sz w:val="22"/>
            <w:szCs w:val="22"/>
          </w:rPr>
          <w:t>solution</w:t>
        </w:r>
        <w:r w:rsidR="009E0D4D" w:rsidRPr="0027357B">
          <w:rPr>
            <w:rFonts w:ascii="Helvetica" w:hAnsi="Helvetica"/>
            <w:sz w:val="22"/>
            <w:szCs w:val="22"/>
          </w:rPr>
          <w:t xml:space="preserve"> </w:t>
        </w:r>
      </w:ins>
      <w:r w:rsidR="00B764BD" w:rsidRPr="0027357B">
        <w:rPr>
          <w:rFonts w:ascii="Helvetica" w:hAnsi="Helvetica"/>
          <w:sz w:val="22"/>
          <w:szCs w:val="22"/>
        </w:rPr>
        <w:t xml:space="preserve">where NPV is lower relative to </w:t>
      </w:r>
      <w:del w:id="38" w:author="Anne Salomon" w:date="2017-04-23T09:41:00Z">
        <w:r w:rsidR="0012059B" w:rsidRPr="0027357B" w:rsidDel="009E0D4D">
          <w:rPr>
            <w:rFonts w:ascii="Helvetica" w:hAnsi="Helvetica"/>
            <w:sz w:val="22"/>
            <w:szCs w:val="22"/>
          </w:rPr>
          <w:delText xml:space="preserve">always </w:delText>
        </w:r>
      </w:del>
      <w:ins w:id="39" w:author="Anne Salomon" w:date="2017-04-23T09:41:00Z">
        <w:r w:rsidR="009E0D4D">
          <w:rPr>
            <w:rFonts w:ascii="Helvetica" w:hAnsi="Helvetica"/>
            <w:sz w:val="22"/>
            <w:szCs w:val="22"/>
          </w:rPr>
          <w:t>constant</w:t>
        </w:r>
        <w:r w:rsidR="009E0D4D" w:rsidRPr="0027357B">
          <w:rPr>
            <w:rFonts w:ascii="Helvetica" w:hAnsi="Helvetica"/>
            <w:sz w:val="22"/>
            <w:szCs w:val="22"/>
          </w:rPr>
          <w:t xml:space="preserve"> </w:t>
        </w:r>
        <w:r w:rsidR="009E0D4D">
          <w:rPr>
            <w:rFonts w:ascii="Helvetica" w:hAnsi="Helvetica"/>
            <w:sz w:val="22"/>
            <w:szCs w:val="22"/>
          </w:rPr>
          <w:t xml:space="preserve">high precision </w:t>
        </w:r>
      </w:ins>
      <w:proofErr w:type="gramStart"/>
      <w:r w:rsidR="0012059B" w:rsidRPr="0027357B">
        <w:rPr>
          <w:rFonts w:ascii="Helvetica" w:hAnsi="Helvetica"/>
          <w:sz w:val="22"/>
          <w:szCs w:val="22"/>
        </w:rPr>
        <w:t xml:space="preserve">monitoring </w:t>
      </w:r>
      <w:proofErr w:type="gramEnd"/>
      <w:del w:id="40" w:author="Anne Salomon" w:date="2017-04-23T09:41:00Z">
        <w:r w:rsidR="0012059B" w:rsidRPr="0027357B" w:rsidDel="009E0D4D">
          <w:rPr>
            <w:rFonts w:ascii="Helvetica" w:hAnsi="Helvetica"/>
            <w:sz w:val="22"/>
            <w:szCs w:val="22"/>
          </w:rPr>
          <w:delText xml:space="preserve">with </w:delText>
        </w:r>
        <w:r w:rsidR="00B764BD" w:rsidRPr="0027357B" w:rsidDel="009E0D4D">
          <w:rPr>
            <w:rFonts w:ascii="Helvetica" w:hAnsi="Helvetica"/>
            <w:sz w:val="22"/>
            <w:szCs w:val="22"/>
          </w:rPr>
          <w:delText>high precision</w:delText>
        </w:r>
      </w:del>
      <w:ins w:id="41" w:author="Anne Salomon" w:date="2017-04-23T09:42:00Z">
        <w:r w:rsidR="009E0D4D">
          <w:rPr>
            <w:rFonts w:ascii="Helvetica" w:hAnsi="Helvetica"/>
            <w:sz w:val="22"/>
            <w:szCs w:val="22"/>
          </w:rPr>
          <w:t>. Although</w:t>
        </w:r>
      </w:ins>
      <w:del w:id="42" w:author="Anne Salomon" w:date="2017-04-23T09:42:00Z">
        <w:r w:rsidR="00B764BD" w:rsidRPr="0027357B" w:rsidDel="009E0D4D">
          <w:rPr>
            <w:rFonts w:ascii="Helvetica" w:hAnsi="Helvetica"/>
            <w:sz w:val="22"/>
            <w:szCs w:val="22"/>
          </w:rPr>
          <w:delText xml:space="preserve">, </w:delText>
        </w:r>
        <w:r w:rsidR="00B16D69" w:rsidDel="009E0D4D">
          <w:rPr>
            <w:rFonts w:ascii="Helvetica" w:hAnsi="Helvetica"/>
            <w:sz w:val="22"/>
            <w:szCs w:val="22"/>
          </w:rPr>
          <w:delText xml:space="preserve">and </w:delText>
        </w:r>
        <w:r w:rsidR="0012059B" w:rsidRPr="0027357B" w:rsidDel="009E0D4D">
          <w:rPr>
            <w:rFonts w:ascii="Helvetica" w:hAnsi="Helvetica"/>
            <w:sz w:val="22"/>
            <w:szCs w:val="22"/>
          </w:rPr>
          <w:delText>is also</w:delText>
        </w:r>
      </w:del>
      <w:r w:rsidR="0012059B" w:rsidRPr="0027357B">
        <w:rPr>
          <w:rFonts w:ascii="Helvetica" w:hAnsi="Helvetica"/>
          <w:sz w:val="22"/>
          <w:szCs w:val="22"/>
        </w:rPr>
        <w:t xml:space="preserve"> slightly </w:t>
      </w:r>
      <w:r w:rsidR="008F762F" w:rsidRPr="0027357B">
        <w:rPr>
          <w:rFonts w:ascii="Helvetica" w:hAnsi="Helvetica"/>
          <w:sz w:val="22"/>
          <w:szCs w:val="22"/>
        </w:rPr>
        <w:t>riskier</w:t>
      </w:r>
      <w:r w:rsidR="00D0034D">
        <w:rPr>
          <w:rFonts w:ascii="Helvetica" w:hAnsi="Helvetica"/>
          <w:sz w:val="22"/>
          <w:szCs w:val="22"/>
        </w:rPr>
        <w:t>,</w:t>
      </w:r>
      <w:r w:rsidR="0012059B" w:rsidRPr="0027357B">
        <w:rPr>
          <w:rFonts w:ascii="Helvetica" w:hAnsi="Helvetica"/>
          <w:sz w:val="22"/>
          <w:szCs w:val="22"/>
        </w:rPr>
        <w:t xml:space="preserve"> </w:t>
      </w:r>
      <w:del w:id="43" w:author="Anne Salomon" w:date="2017-04-23T09:42:00Z">
        <w:r w:rsidR="00B764BD" w:rsidRPr="0027357B" w:rsidDel="009E0D4D">
          <w:rPr>
            <w:rFonts w:ascii="Helvetica" w:hAnsi="Helvetica"/>
            <w:sz w:val="22"/>
            <w:szCs w:val="22"/>
          </w:rPr>
          <w:delText xml:space="preserve">but </w:delText>
        </w:r>
        <w:r w:rsidR="0012059B" w:rsidRPr="0027357B" w:rsidDel="009E0D4D">
          <w:rPr>
            <w:rFonts w:ascii="Helvetica" w:hAnsi="Helvetica"/>
            <w:sz w:val="22"/>
            <w:szCs w:val="22"/>
          </w:rPr>
          <w:delText>is also</w:delText>
        </w:r>
      </w:del>
      <w:del w:id="44" w:author="Anne Salomon" w:date="2017-04-23T09:43:00Z">
        <w:r w:rsidR="0012059B" w:rsidRPr="0027357B" w:rsidDel="009E0D4D">
          <w:rPr>
            <w:rFonts w:ascii="Helvetica" w:hAnsi="Helvetica"/>
            <w:sz w:val="22"/>
            <w:szCs w:val="22"/>
          </w:rPr>
          <w:delText xml:space="preserve"> cheaper </w:delText>
        </w:r>
        <w:r w:rsidR="00B16D69" w:rsidDel="009E0D4D">
          <w:rPr>
            <w:rFonts w:ascii="Helvetica" w:hAnsi="Helvetica"/>
            <w:sz w:val="22"/>
            <w:szCs w:val="22"/>
          </w:rPr>
          <w:delText>with regard to</w:delText>
        </w:r>
      </w:del>
      <w:ins w:id="45" w:author="Anne Salomon" w:date="2017-04-23T09:43:00Z">
        <w:r w:rsidR="009E0D4D">
          <w:rPr>
            <w:rFonts w:ascii="Helvetica" w:hAnsi="Helvetica"/>
            <w:sz w:val="22"/>
            <w:szCs w:val="22"/>
          </w:rPr>
          <w:t>this</w:t>
        </w:r>
      </w:ins>
      <w:r w:rsidR="00B16D69">
        <w:rPr>
          <w:rFonts w:ascii="Helvetica" w:hAnsi="Helvetica"/>
          <w:sz w:val="22"/>
          <w:szCs w:val="22"/>
        </w:rPr>
        <w:t xml:space="preserve"> </w:t>
      </w:r>
      <w:r w:rsidR="0012059B" w:rsidRPr="0027357B">
        <w:rPr>
          <w:rFonts w:ascii="Helvetica" w:hAnsi="Helvetica"/>
          <w:sz w:val="22"/>
          <w:szCs w:val="22"/>
        </w:rPr>
        <w:t xml:space="preserve">monitoring </w:t>
      </w:r>
      <w:ins w:id="46" w:author="Anne Salomon" w:date="2017-04-23T09:43:00Z">
        <w:r w:rsidR="009E0D4D">
          <w:rPr>
            <w:rFonts w:ascii="Helvetica" w:hAnsi="Helvetica"/>
            <w:sz w:val="22"/>
            <w:szCs w:val="22"/>
          </w:rPr>
          <w:t xml:space="preserve">solution is less </w:t>
        </w:r>
      </w:ins>
      <w:r w:rsidR="006C1856" w:rsidRPr="0027357B">
        <w:rPr>
          <w:rFonts w:ascii="Helvetica" w:hAnsi="Helvetica"/>
          <w:sz w:val="22"/>
          <w:szCs w:val="22"/>
        </w:rPr>
        <w:t>cost</w:t>
      </w:r>
      <w:ins w:id="47" w:author="Anne Salomon" w:date="2017-04-23T09:43:00Z">
        <w:r w:rsidR="009E0D4D">
          <w:rPr>
            <w:rFonts w:ascii="Helvetica" w:hAnsi="Helvetica"/>
            <w:sz w:val="22"/>
            <w:szCs w:val="22"/>
          </w:rPr>
          <w:t>ly</w:t>
        </w:r>
      </w:ins>
      <w:del w:id="48" w:author="Anne Salomon" w:date="2017-04-23T09:43:00Z">
        <w:r w:rsidR="006C1856" w:rsidRPr="0027357B" w:rsidDel="009E0D4D">
          <w:rPr>
            <w:rFonts w:ascii="Helvetica" w:hAnsi="Helvetica"/>
            <w:sz w:val="22"/>
            <w:szCs w:val="22"/>
          </w:rPr>
          <w:delText>s</w:delText>
        </w:r>
      </w:del>
      <w:r w:rsidR="006C1856" w:rsidRPr="0027357B">
        <w:rPr>
          <w:rFonts w:ascii="Helvetica" w:hAnsi="Helvetica"/>
          <w:sz w:val="22"/>
          <w:szCs w:val="22"/>
        </w:rPr>
        <w:t>.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rsidR="00741A2F" w:rsidRPr="0027357B" w:rsidRDefault="00741A2F" w:rsidP="00E76BD0">
      <w:pPr>
        <w:rPr>
          <w:rFonts w:ascii="Helvetica" w:hAnsi="Helvetica"/>
          <w:sz w:val="22"/>
          <w:szCs w:val="22"/>
        </w:rPr>
      </w:pPr>
    </w:p>
    <w:p w:rsidR="005B7365" w:rsidRPr="00940663" w:rsidRDefault="005B7365" w:rsidP="00956809">
      <w:pPr>
        <w:rPr>
          <w:rFonts w:ascii="Helvetica" w:hAnsi="Helvetica"/>
          <w:sz w:val="22"/>
          <w:szCs w:val="22"/>
        </w:rPr>
      </w:pPr>
    </w:p>
    <w:p w:rsidR="00A21B6D" w:rsidRPr="00423CCA" w:rsidRDefault="001915FF" w:rsidP="00423CCA">
      <w:pPr>
        <w:rPr>
          <w:rFonts w:ascii="Helvetica" w:hAnsi="Helvetica"/>
          <w:b/>
          <w:sz w:val="22"/>
          <w:szCs w:val="22"/>
        </w:rPr>
      </w:pPr>
      <w:r w:rsidRPr="00940663">
        <w:rPr>
          <w:rFonts w:ascii="Helvetica" w:hAnsi="Helvetica"/>
          <w:b/>
          <w:sz w:val="22"/>
          <w:szCs w:val="22"/>
        </w:rPr>
        <w:lastRenderedPageBreak/>
        <w:t xml:space="preserve">DISCUSSION </w:t>
      </w:r>
    </w:p>
    <w:p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 xml:space="preserve">perceptions of risk </w:t>
      </w:r>
      <w:commentRangeStart w:id="49"/>
      <w:r w:rsidR="00717073" w:rsidRPr="00005901">
        <w:rPr>
          <w:rFonts w:ascii="Helvetica" w:hAnsi="Helvetica" w:cs="Helvetica Neue"/>
          <w:sz w:val="22"/>
          <w:szCs w:val="22"/>
        </w:rPr>
        <w:t xml:space="preserve">among </w:t>
      </w:r>
      <w:commentRangeEnd w:id="49"/>
      <w:r w:rsidR="0010303D">
        <w:rPr>
          <w:rStyle w:val="CommentReference"/>
        </w:rPr>
        <w:commentReference w:id="49"/>
      </w:r>
      <w:r w:rsidR="00717073" w:rsidRPr="00005901">
        <w:rPr>
          <w:rFonts w:ascii="Helvetica" w:hAnsi="Helvetica" w:cs="Helvetica Neue"/>
          <w:sz w:val="22"/>
          <w:szCs w:val="22"/>
        </w:rPr>
        <w:t>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rsidR="00F9071C" w:rsidRDefault="00F9071C" w:rsidP="00F9071C">
      <w:pPr>
        <w:rPr>
          <w:rFonts w:ascii="Helvetica" w:hAnsi="Helvetica"/>
          <w:i/>
          <w:sz w:val="22"/>
          <w:szCs w:val="22"/>
        </w:rPr>
      </w:pPr>
    </w:p>
    <w:p w:rsidR="00F9071C" w:rsidRDefault="00F9071C" w:rsidP="00F9071C">
      <w:pPr>
        <w:rPr>
          <w:rFonts w:ascii="Helvetica" w:hAnsi="Helvetica"/>
          <w:i/>
          <w:sz w:val="22"/>
          <w:szCs w:val="22"/>
        </w:rPr>
      </w:pPr>
      <w:del w:id="50" w:author="Anne Salomon" w:date="2017-04-23T09:46:00Z">
        <w:r w:rsidDel="007C3D07">
          <w:rPr>
            <w:rFonts w:ascii="Helvetica" w:hAnsi="Helvetica"/>
            <w:i/>
            <w:sz w:val="22"/>
            <w:szCs w:val="22"/>
          </w:rPr>
          <w:delText>In</w:delText>
        </w:r>
        <w:r w:rsidRPr="00D102E9" w:rsidDel="007C3D07">
          <w:rPr>
            <w:rFonts w:ascii="Helvetica" w:hAnsi="Helvetica"/>
            <w:i/>
            <w:sz w:val="22"/>
            <w:szCs w:val="22"/>
          </w:rPr>
          <w:delText xml:space="preserve"> </w:delText>
        </w:r>
      </w:del>
      <w:r w:rsidRPr="00D102E9">
        <w:rPr>
          <w:rFonts w:ascii="Helvetica" w:hAnsi="Helvetica"/>
          <w:i/>
          <w:sz w:val="22"/>
          <w:szCs w:val="22"/>
        </w:rPr>
        <w:t xml:space="preserve">Consideration of Moral Hazards </w:t>
      </w:r>
      <w:r w:rsidR="00986316">
        <w:rPr>
          <w:rFonts w:ascii="Helvetica" w:hAnsi="Helvetica"/>
          <w:i/>
          <w:sz w:val="22"/>
          <w:szCs w:val="22"/>
        </w:rPr>
        <w:t>in the Context of Resource Monitoring</w:t>
      </w:r>
    </w:p>
    <w:p w:rsidR="0056105D" w:rsidRPr="00D102E9" w:rsidRDefault="0056105D" w:rsidP="00F9071C">
      <w:pPr>
        <w:rPr>
          <w:rFonts w:ascii="Helvetica" w:hAnsi="Helvetica"/>
          <w:i/>
          <w:sz w:val="22"/>
          <w:szCs w:val="22"/>
        </w:rPr>
      </w:pPr>
    </w:p>
    <w:p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w:t>
      </w:r>
      <w:ins w:id="51" w:author="phil levin" w:date="2017-04-21T20:49:00Z">
        <w:r w:rsidR="0010303D">
          <w:rPr>
            <w:rFonts w:ascii="Helvetica" w:hAnsi="Helvetica"/>
            <w:sz w:val="22"/>
            <w:szCs w:val="22"/>
          </w:rPr>
          <w:t xml:space="preserve">that </w:t>
        </w:r>
      </w:ins>
      <w:r>
        <w:rPr>
          <w:rFonts w:ascii="Helvetica" w:hAnsi="Helvetica"/>
          <w:sz w:val="22"/>
          <w:szCs w:val="22"/>
        </w:rPr>
        <w:t>industry</w:t>
      </w:r>
      <w:ins w:id="52" w:author="Anne Salomon" w:date="2017-04-23T09:47:00Z">
        <w:r w:rsidR="004A2B11">
          <w:rPr>
            <w:rFonts w:ascii="Helvetica" w:hAnsi="Helvetica"/>
            <w:sz w:val="22"/>
            <w:szCs w:val="22"/>
          </w:rPr>
          <w:t xml:space="preserve">, </w:t>
        </w:r>
        <w:commentRangeStart w:id="53"/>
        <w:r w:rsidR="004A2B11">
          <w:rPr>
            <w:rFonts w:ascii="Helvetica" w:hAnsi="Helvetica"/>
            <w:sz w:val="22"/>
            <w:szCs w:val="22"/>
          </w:rPr>
          <w:t>stakeholders</w:t>
        </w:r>
        <w:commentRangeEnd w:id="53"/>
        <w:r w:rsidR="004A2B11">
          <w:rPr>
            <w:rStyle w:val="CommentReference"/>
          </w:rPr>
          <w:commentReference w:id="53"/>
        </w:r>
      </w:ins>
      <w:r>
        <w:rPr>
          <w:rFonts w:ascii="Helvetica" w:hAnsi="Helvetica"/>
          <w:sz w:val="22"/>
          <w:szCs w:val="22"/>
        </w:rPr>
        <w:t xml:space="preserve">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del w:id="54" w:author="phil levin" w:date="2017-04-21T20:49:00Z">
        <w:r w:rsidR="0077253E" w:rsidDel="0010303D">
          <w:rPr>
            <w:rFonts w:ascii="Helvetica" w:hAnsi="Helvetica"/>
            <w:sz w:val="22"/>
            <w:szCs w:val="22"/>
          </w:rPr>
          <w:delText xml:space="preserve"> efforts</w:delText>
        </w:r>
      </w:del>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w:t>
      </w:r>
      <w:commentRangeStart w:id="55"/>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AE1671">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AE1671">
        <w:rPr>
          <w:rFonts w:ascii="Helvetica" w:hAnsi="Helvetica"/>
          <w:sz w:val="22"/>
          <w:szCs w:val="22"/>
        </w:rPr>
        <w:fldChar w:fldCharType="end"/>
      </w:r>
      <w:r w:rsidR="00496CEF">
        <w:rPr>
          <w:rFonts w:ascii="Helvetica" w:hAnsi="Helvetica"/>
          <w:sz w:val="22"/>
          <w:szCs w:val="22"/>
        </w:rPr>
        <w:t xml:space="preserve">. </w:t>
      </w:r>
      <w:commentRangeEnd w:id="55"/>
      <w:r w:rsidR="004A2B11">
        <w:rPr>
          <w:rStyle w:val="CommentReference"/>
        </w:rPr>
        <w:commentReference w:id="55"/>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AE1671">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AE1671">
        <w:rPr>
          <w:rFonts w:ascii="Helvetica" w:hAnsi="Helvetica"/>
          <w:sz w:val="22"/>
          <w:szCs w:val="22"/>
        </w:rPr>
        <w:fldChar w:fldCharType="end"/>
      </w:r>
      <w:r>
        <w:rPr>
          <w:rFonts w:ascii="Helvetica" w:hAnsi="Helvetica"/>
          <w:sz w:val="22"/>
          <w:szCs w:val="22"/>
        </w:rPr>
        <w:t xml:space="preserve">. An example of this is the commercial pacific herring fishery in the North Pacific, where monitoring of spring herring spawns is primarily funded by </w:t>
      </w:r>
      <w:commentRangeStart w:id="56"/>
      <w:ins w:id="57" w:author="Anne Salomon" w:date="2017-04-23T09:59:00Z">
        <w:r w:rsidR="003658B5">
          <w:rPr>
            <w:rFonts w:ascii="Helvetica" w:hAnsi="Helvetica"/>
            <w:sz w:val="22"/>
            <w:szCs w:val="22"/>
          </w:rPr>
          <w:t>one of several stakeholders</w:t>
        </w:r>
      </w:ins>
      <w:commentRangeEnd w:id="56"/>
      <w:ins w:id="58" w:author="Anne Salomon" w:date="2017-04-23T10:00:00Z">
        <w:r w:rsidR="003658B5">
          <w:rPr>
            <w:rStyle w:val="CommentReference"/>
          </w:rPr>
          <w:commentReference w:id="56"/>
        </w:r>
      </w:ins>
      <w:ins w:id="59" w:author="Anne Salomon" w:date="2017-04-23T09:59:00Z">
        <w:r w:rsidR="003658B5">
          <w:rPr>
            <w:rFonts w:ascii="Helvetica" w:hAnsi="Helvetica"/>
            <w:sz w:val="22"/>
            <w:szCs w:val="22"/>
          </w:rPr>
          <w:t xml:space="preserve">, </w:t>
        </w:r>
      </w:ins>
      <w:r>
        <w:rPr>
          <w:rFonts w:ascii="Helvetica" w:hAnsi="Helvetica"/>
          <w:sz w:val="22"/>
          <w:szCs w:val="22"/>
        </w:rPr>
        <w:t>the fishing industry</w:t>
      </w:r>
      <w:commentRangeStart w:id="60"/>
      <w:r>
        <w:rPr>
          <w:rFonts w:ascii="Helvetica" w:hAnsi="Helvetica"/>
          <w:sz w:val="22"/>
          <w:szCs w:val="22"/>
        </w:rPr>
        <w:t>.</w:t>
      </w:r>
      <w:commentRangeEnd w:id="60"/>
      <w:r>
        <w:rPr>
          <w:rStyle w:val="CommentReference"/>
        </w:rPr>
        <w:commentReference w:id="60"/>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AE1671">
        <w:rPr>
          <w:rFonts w:ascii="Helvetica" w:hAnsi="Helvetica"/>
          <w:sz w:val="22"/>
          <w:szCs w:val="22"/>
        </w:rPr>
        <w:fldChar w:fldCharType="separate"/>
      </w:r>
      <w:r w:rsidR="00B548BF">
        <w:rPr>
          <w:rFonts w:ascii="Helvetica" w:hAnsi="Helvetica"/>
          <w:noProof/>
          <w:sz w:val="22"/>
          <w:szCs w:val="22"/>
        </w:rPr>
        <w:t>(Hölmstrom 1979)</w:t>
      </w:r>
      <w:r w:rsidR="00AE1671">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 xml:space="preserve">and </w:t>
      </w:r>
      <w:commentRangeStart w:id="61"/>
      <w:r w:rsidR="00582FDE">
        <w:rPr>
          <w:rFonts w:ascii="Helvetica" w:hAnsi="Helvetica"/>
          <w:sz w:val="22"/>
          <w:szCs w:val="22"/>
        </w:rPr>
        <w:t>may prolong closures</w:t>
      </w:r>
      <w:commentRangeEnd w:id="61"/>
      <w:r w:rsidR="004A33B7">
        <w:rPr>
          <w:rStyle w:val="CommentReference"/>
        </w:rPr>
        <w:commentReference w:id="61"/>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commentRangeStart w:id="62"/>
      <w:r w:rsidR="00272A37">
        <w:rPr>
          <w:rFonts w:ascii="Helvetica" w:hAnsi="Helvetica"/>
          <w:sz w:val="22"/>
          <w:szCs w:val="22"/>
        </w:rPr>
        <w:t>approaches collapse</w:t>
      </w:r>
      <w:commentRangeEnd w:id="62"/>
      <w:r w:rsidR="00E8464A">
        <w:rPr>
          <w:rStyle w:val="CommentReference"/>
        </w:rPr>
        <w:commentReference w:id="62"/>
      </w:r>
      <w:r w:rsidR="00272A37">
        <w:rPr>
          <w:rFonts w:ascii="Helvetica" w:hAnsi="Helvetica"/>
          <w:sz w:val="22"/>
          <w:szCs w:val="22"/>
        </w:rPr>
        <w:t xml:space="preserv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rsidR="00FC5856" w:rsidRDefault="00FC5856" w:rsidP="00C55CC4">
      <w:pPr>
        <w:rPr>
          <w:rFonts w:ascii="Helvetica" w:hAnsi="Helvetica"/>
          <w:i/>
          <w:sz w:val="22"/>
          <w:szCs w:val="22"/>
        </w:rPr>
      </w:pPr>
    </w:p>
    <w:p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63"/>
      <w:r w:rsidRPr="00976D8B">
        <w:rPr>
          <w:rFonts w:ascii="Helvetica" w:hAnsi="Helvetica"/>
          <w:i/>
          <w:sz w:val="22"/>
          <w:szCs w:val="22"/>
        </w:rPr>
        <w:t>Stakeholder</w:t>
      </w:r>
      <w:commentRangeEnd w:id="63"/>
      <w:r w:rsidR="00B16EAD">
        <w:rPr>
          <w:rStyle w:val="CommentReference"/>
        </w:rPr>
        <w:commentReference w:id="63"/>
      </w:r>
      <w:bookmarkStart w:id="64" w:name="_GoBack"/>
      <w:bookmarkEnd w:id="64"/>
    </w:p>
    <w:p w:rsidR="0056105D" w:rsidRPr="00976D8B" w:rsidRDefault="0056105D" w:rsidP="00C55CC4">
      <w:pPr>
        <w:rPr>
          <w:rFonts w:ascii="Helvetica" w:hAnsi="Helvetica"/>
          <w:i/>
          <w:sz w:val="22"/>
          <w:szCs w:val="22"/>
        </w:rPr>
      </w:pPr>
    </w:p>
    <w:p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w:t>
      </w:r>
      <w:ins w:id="65" w:author="Timothy Essington" w:date="2017-04-17T14:21:00Z">
        <w:r w:rsidR="00CB5799">
          <w:rPr>
            <w:rFonts w:ascii="Helvetica" w:hAnsi="Helvetica" w:cs="Helvetica Neue"/>
            <w:sz w:val="22"/>
            <w:szCs w:val="22"/>
          </w:rPr>
          <w:t xml:space="preserve"> </w:t>
        </w:r>
      </w:ins>
      <w:ins w:id="66" w:author="Anne Salomon" w:date="2017-04-23T10:01:00Z">
        <w:r w:rsidR="003658B5">
          <w:rPr>
            <w:rFonts w:ascii="Helvetica" w:hAnsi="Helvetica" w:cs="Helvetica Neue"/>
            <w:sz w:val="22"/>
            <w:szCs w:val="22"/>
          </w:rPr>
          <w:t xml:space="preserve">for </w:t>
        </w:r>
      </w:ins>
      <w:ins w:id="67" w:author="Timothy Essington" w:date="2017-04-17T14:21:00Z">
        <w:r w:rsidR="00CB5799">
          <w:rPr>
            <w:rFonts w:ascii="Helvetica" w:hAnsi="Helvetica" w:cs="Helvetica Neue"/>
            <w:sz w:val="22"/>
            <w:szCs w:val="22"/>
          </w:rPr>
          <w:t xml:space="preserve">some stakeholders while others might be less affected.  For instance, </w:t>
        </w:r>
      </w:ins>
      <w:del w:id="68" w:author="Timothy Essington" w:date="2017-04-17T14:21:00Z">
        <w:r w:rsidR="00574730" w:rsidRPr="00940663" w:rsidDel="00CB5799">
          <w:rPr>
            <w:rFonts w:ascii="Helvetica" w:hAnsi="Helvetica" w:cs="Helvetica Neue"/>
            <w:sz w:val="22"/>
            <w:szCs w:val="22"/>
          </w:rPr>
          <w:delText xml:space="preserve"> for </w:delText>
        </w:r>
      </w:del>
      <w:r w:rsidR="00574730" w:rsidRPr="00940663">
        <w:rPr>
          <w:rFonts w:ascii="Helvetica" w:hAnsi="Helvetica" w:cs="Helvetica Neue"/>
          <w:sz w:val="22"/>
          <w:szCs w:val="22"/>
        </w:rPr>
        <w:t>subsistence harvesters</w:t>
      </w:r>
      <w:r w:rsidR="00574730">
        <w:rPr>
          <w:rFonts w:ascii="Helvetica" w:hAnsi="Helvetica" w:cs="Helvetica Neue"/>
          <w:sz w:val="22"/>
          <w:szCs w:val="22"/>
        </w:rPr>
        <w:t xml:space="preserve"> and small businesses</w:t>
      </w:r>
      <w:del w:id="69" w:author="Timothy Essington" w:date="2017-04-17T14:21:00Z">
        <w:r w:rsidR="00574730" w:rsidDel="00CB5799">
          <w:rPr>
            <w:rFonts w:ascii="Helvetica" w:hAnsi="Helvetica" w:cs="Helvetica Neue"/>
            <w:sz w:val="22"/>
            <w:szCs w:val="22"/>
          </w:rPr>
          <w:delText>.</w:delText>
        </w:r>
        <w:r w:rsidR="002738FD" w:rsidRPr="002738FD" w:rsidDel="00CB5799">
          <w:rPr>
            <w:rFonts w:ascii="Helvetica" w:hAnsi="Helvetica" w:cs="Helvetica Neue"/>
            <w:sz w:val="22"/>
            <w:szCs w:val="22"/>
          </w:rPr>
          <w:delText xml:space="preserve"> </w:delText>
        </w:r>
        <w:r w:rsidR="002738FD" w:rsidDel="00CB5799">
          <w:rPr>
            <w:rFonts w:ascii="Helvetica" w:hAnsi="Helvetica" w:cs="Helvetica Neue"/>
            <w:sz w:val="22"/>
            <w:szCs w:val="22"/>
          </w:rPr>
          <w:delText>Smaller resource harvesting operations</w:delText>
        </w:r>
      </w:del>
      <w:r w:rsidR="002738FD">
        <w:rPr>
          <w:rFonts w:ascii="Helvetica" w:hAnsi="Helvetica" w:cs="Helvetica Neue"/>
          <w:sz w:val="22"/>
          <w:szCs w:val="22"/>
        </w:rPr>
        <w:t xml:space="preserve">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del w:id="70" w:author="Timothy Essington" w:date="2017-04-17T14:21:00Z">
        <w:r w:rsidR="002738FD" w:rsidRPr="00940663" w:rsidDel="00CB5799">
          <w:rPr>
            <w:rFonts w:ascii="Helvetica" w:hAnsi="Helvetica" w:cs="Helvetica Neue"/>
            <w:sz w:val="22"/>
            <w:szCs w:val="22"/>
          </w:rPr>
          <w:delText>For example, s</w:delText>
        </w:r>
      </w:del>
      <w:ins w:id="71" w:author="Timothy Essington" w:date="2017-04-17T14:21:00Z">
        <w:r w:rsidR="00CB5799">
          <w:rPr>
            <w:rFonts w:ascii="Helvetica" w:hAnsi="Helvetica" w:cs="Helvetica Neue"/>
            <w:sz w:val="22"/>
            <w:szCs w:val="22"/>
          </w:rPr>
          <w:t>S</w:t>
        </w:r>
      </w:ins>
      <w:r w:rsidR="002738FD" w:rsidRPr="00940663">
        <w:rPr>
          <w:rFonts w:ascii="Helvetica" w:hAnsi="Helvetica" w:cs="Helvetica Neue"/>
          <w:sz w:val="22"/>
          <w:szCs w:val="22"/>
        </w:rPr>
        <w:t>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AE1671"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AE1671"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AE1671"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commentRangeStart w:id="72"/>
      <w:r w:rsidR="002738FD" w:rsidRPr="00940663">
        <w:rPr>
          <w:rFonts w:ascii="Helvetica" w:hAnsi="Helvetica" w:cs="Helvetica Neue"/>
          <w:sz w:val="22"/>
          <w:szCs w:val="22"/>
        </w:rPr>
        <w:t>.</w:t>
      </w:r>
      <w:commentRangeEnd w:id="72"/>
      <w:r w:rsidR="003658B5">
        <w:rPr>
          <w:rStyle w:val="CommentReference"/>
        </w:rPr>
        <w:commentReference w:id="72"/>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rsidR="00EE4CEA" w:rsidRDefault="00EE4CEA" w:rsidP="00EE4CEA">
      <w:pPr>
        <w:rPr>
          <w:rFonts w:ascii="Helvetica" w:hAnsi="Helvetica"/>
          <w:i/>
          <w:sz w:val="22"/>
          <w:szCs w:val="22"/>
        </w:rPr>
      </w:pPr>
    </w:p>
    <w:p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rsidR="00DB4CE5" w:rsidRPr="00C3551B" w:rsidRDefault="00DB4CE5" w:rsidP="00EE4CEA">
      <w:pPr>
        <w:rPr>
          <w:rFonts w:ascii="Helvetica" w:hAnsi="Helvetica"/>
          <w:i/>
          <w:sz w:val="22"/>
          <w:szCs w:val="22"/>
        </w:rPr>
      </w:pPr>
    </w:p>
    <w:p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w:t>
      </w:r>
      <w:commentRangeStart w:id="73"/>
      <w:r w:rsidRPr="009A32AC">
        <w:rPr>
          <w:rFonts w:ascii="Helvetica" w:hAnsi="Helvetica"/>
          <w:sz w:val="22"/>
          <w:szCs w:val="22"/>
        </w:rPr>
        <w:t>d</w:t>
      </w:r>
      <w:commentRangeEnd w:id="73"/>
      <w:r w:rsidR="003658B5">
        <w:rPr>
          <w:rStyle w:val="CommentReference"/>
        </w:rPr>
        <w:commentReference w:id="73"/>
      </w:r>
      <w:r w:rsidRPr="00EE0FF8">
        <w:t xml:space="preserve">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00AE1671">
        <w:rPr>
          <w:rFonts w:ascii="Helvetica" w:hAnsi="Helvetica"/>
          <w:sz w:val="22"/>
          <w:szCs w:val="22"/>
        </w:rPr>
        <w:fldChar w:fldCharType="separate"/>
      </w:r>
      <w:r w:rsidR="00B548BF">
        <w:rPr>
          <w:rFonts w:ascii="Helvetica" w:hAnsi="Helvetica"/>
          <w:noProof/>
          <w:sz w:val="22"/>
          <w:szCs w:val="22"/>
        </w:rPr>
        <w:t>(Cleary 2014)</w:t>
      </w:r>
      <w:r w:rsidR="00AE1671">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00AE1671"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AE1671"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00AE1671" w:rsidRPr="005516A9">
        <w:rPr>
          <w:rFonts w:ascii="Helvetica" w:hAnsi="Helvetica"/>
          <w:sz w:val="22"/>
          <w:szCs w:val="22"/>
        </w:rPr>
        <w:fldChar w:fldCharType="end"/>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00AE1671"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E1671"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00AE1671"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w:t>
      </w:r>
      <w:r w:rsidR="00BB5495" w:rsidRPr="00BB5495">
        <w:t xml:space="preserve"> </w:t>
      </w:r>
      <w:r w:rsidR="00AE1671">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AE1671">
        <w:rPr>
          <w:rFonts w:ascii="Helvetica" w:hAnsi="Helvetica"/>
          <w:sz w:val="22"/>
          <w:szCs w:val="22"/>
        </w:rPr>
        <w:fldChar w:fldCharType="separate"/>
      </w:r>
      <w:r w:rsidR="009068EB">
        <w:rPr>
          <w:rFonts w:ascii="Helvetica" w:hAnsi="Helvetica"/>
          <w:noProof/>
          <w:sz w:val="22"/>
          <w:szCs w:val="22"/>
        </w:rPr>
        <w:t>(2015)</w:t>
      </w:r>
      <w:r w:rsidR="00AE1671">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recently described how Gaussian process stochastic dynamic programming</w:t>
      </w:r>
      <w:ins w:id="74" w:author="Timothy Essington" w:date="2017-04-17T14:22:00Z">
        <w:r w:rsidR="00CB5799">
          <w:rPr>
            <w:rFonts w:ascii="Helvetica" w:hAnsi="Helvetica"/>
            <w:sz w:val="22"/>
            <w:szCs w:val="22"/>
          </w:rPr>
          <w:t xml:space="preserve">, which makes few structural assumptions about population production functions, </w:t>
        </w:r>
      </w:ins>
      <w:del w:id="75" w:author="Timothy Essington" w:date="2017-04-17T14:22:00Z">
        <w:r w:rsidRPr="00A96D69" w:rsidDel="00CB5799">
          <w:rPr>
            <w:rFonts w:ascii="Helvetica" w:hAnsi="Helvetica"/>
            <w:sz w:val="22"/>
            <w:szCs w:val="22"/>
          </w:rPr>
          <w:delText xml:space="preserve"> </w:delText>
        </w:r>
      </w:del>
      <w:r w:rsidRPr="00A96D69">
        <w:rPr>
          <w:rFonts w:ascii="Helvetica" w:hAnsi="Helvetica"/>
          <w:sz w:val="22"/>
          <w:szCs w:val="22"/>
        </w:rPr>
        <w:t xml:space="preserve">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ins w:id="76" w:author="Timothy Essington" w:date="2017-04-17T14:22:00Z">
        <w:r w:rsidR="00CB5799">
          <w:rPr>
            <w:rFonts w:ascii="Helvetica" w:hAnsi="Helvetica"/>
            <w:sz w:val="22"/>
            <w:szCs w:val="22"/>
          </w:rPr>
          <w:t xml:space="preserve"> </w:t>
        </w:r>
      </w:ins>
      <w:ins w:id="77" w:author="Anne Salomon" w:date="2017-04-23T10:06:00Z">
        <w:r w:rsidR="003658B5">
          <w:rPr>
            <w:rFonts w:ascii="Helvetica" w:hAnsi="Helvetica"/>
            <w:sz w:val="22"/>
            <w:szCs w:val="22"/>
          </w:rPr>
          <w:t xml:space="preserve">to </w:t>
        </w:r>
      </w:ins>
      <w:ins w:id="78" w:author="Timothy Essington" w:date="2017-04-17T14:22:00Z">
        <w:r w:rsidR="00CB5799">
          <w:rPr>
            <w:rFonts w:ascii="Helvetica" w:hAnsi="Helvetica"/>
            <w:sz w:val="22"/>
            <w:szCs w:val="22"/>
          </w:rPr>
          <w:t xml:space="preserve">make decisions in light of uncertainty in </w:t>
        </w:r>
      </w:ins>
      <w:del w:id="79" w:author="Timothy Essington" w:date="2017-04-17T14:22:00Z">
        <w:r w:rsidRPr="00A96D69" w:rsidDel="00CB5799">
          <w:rPr>
            <w:rFonts w:ascii="Helvetica" w:hAnsi="Helvetica"/>
            <w:sz w:val="22"/>
            <w:szCs w:val="22"/>
          </w:rPr>
          <w:delText xml:space="preserve"> to learn more about </w:delText>
        </w:r>
      </w:del>
      <w:r w:rsidRPr="00A96D69">
        <w:rPr>
          <w:rFonts w:ascii="Helvetica" w:hAnsi="Helvetica"/>
          <w:sz w:val="22"/>
          <w:szCs w:val="22"/>
        </w:rPr>
        <w:t>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00AE1671"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AE1671"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00AE1671" w:rsidRPr="00A96D69">
        <w:rPr>
          <w:rFonts w:ascii="Helvetica" w:hAnsi="Helvetica"/>
          <w:sz w:val="22"/>
          <w:szCs w:val="22"/>
        </w:rPr>
        <w:fldChar w:fldCharType="end"/>
      </w:r>
      <w:r>
        <w:rPr>
          <w:rFonts w:ascii="Helvetica" w:hAnsi="Helvetica"/>
          <w:sz w:val="22"/>
          <w:szCs w:val="22"/>
        </w:rPr>
        <w:t>.</w:t>
      </w:r>
    </w:p>
    <w:p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w:t>
      </w:r>
      <w:ins w:id="80" w:author="Anne Salomon" w:date="2017-04-23T10:07:00Z">
        <w:r w:rsidR="003658B5">
          <w:rPr>
            <w:rFonts w:ascii="Helvetica" w:hAnsi="Helvetica"/>
            <w:sz w:val="22"/>
            <w:szCs w:val="22"/>
          </w:rPr>
          <w:t xml:space="preserve">biological </w:t>
        </w:r>
      </w:ins>
      <w:r>
        <w:rPr>
          <w:rFonts w:ascii="Helvetica" w:hAnsi="Helvetica"/>
          <w:sz w:val="22"/>
          <w:szCs w:val="22"/>
        </w:rPr>
        <w:t xml:space="preserve">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rsidR="00342681" w:rsidRDefault="00342681" w:rsidP="00032BBC">
      <w:pPr>
        <w:ind w:firstLine="720"/>
        <w:rPr>
          <w:rFonts w:ascii="Helvetica" w:hAnsi="Helvetica"/>
          <w:sz w:val="22"/>
          <w:szCs w:val="22"/>
        </w:rPr>
      </w:pPr>
    </w:p>
    <w:p w:rsid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rsidR="00DB4CE5" w:rsidRPr="00342681" w:rsidRDefault="00DB4CE5" w:rsidP="00342681">
      <w:pPr>
        <w:widowControl w:val="0"/>
        <w:autoSpaceDE w:val="0"/>
        <w:autoSpaceDN w:val="0"/>
        <w:adjustRightInd w:val="0"/>
        <w:rPr>
          <w:rFonts w:ascii="Helvetica" w:hAnsi="Helvetica"/>
          <w:i/>
          <w:sz w:val="22"/>
          <w:szCs w:val="22"/>
        </w:rPr>
      </w:pPr>
    </w:p>
    <w:p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Mangers, policy makers, and stakeholders will all likely benefit from purposeful connections between monitoring effort</w:t>
      </w:r>
      <w:ins w:id="81" w:author="Anne Salomon" w:date="2017-04-23T10:07:00Z">
        <w:r w:rsidR="003658B5">
          <w:rPr>
            <w:rFonts w:ascii="Helvetica" w:hAnsi="Helvetica" w:cs="Helvetica Neue"/>
            <w:sz w:val="22"/>
            <w:szCs w:val="22"/>
          </w:rPr>
          <w:t>, thresholds</w:t>
        </w:r>
      </w:ins>
      <w:r w:rsidRPr="00E3695A">
        <w:rPr>
          <w:rFonts w:ascii="Helvetica" w:hAnsi="Helvetica" w:cs="Helvetica Neue"/>
          <w:sz w:val="22"/>
          <w:szCs w:val="22"/>
        </w:rPr>
        <w:t xml:space="preserve"> and the state of the system. Yet, this will be difficult given </w:t>
      </w:r>
      <w:r w:rsidR="001F0A49">
        <w:rPr>
          <w:rFonts w:ascii="Helvetica" w:hAnsi="Helvetica" w:cs="Helvetica Neue"/>
          <w:sz w:val="22"/>
          <w:szCs w:val="22"/>
        </w:rPr>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rsidR="00CC1E16" w:rsidRDefault="00CC1E16" w:rsidP="001838F7">
      <w:pPr>
        <w:ind w:firstLine="720"/>
        <w:rPr>
          <w:rFonts w:ascii="Helvetica" w:hAnsi="Helvetica" w:cs="Helvetica Neue"/>
          <w:sz w:val="22"/>
          <w:szCs w:val="22"/>
        </w:rPr>
      </w:pPr>
    </w:p>
    <w:p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Gladwell, </w:t>
      </w:r>
      <w:r w:rsidRPr="00957F1F">
        <w:rPr>
          <w:rFonts w:ascii="Helvetica" w:hAnsi="Helvetica"/>
          <w:sz w:val="22"/>
          <w:szCs w:val="22"/>
        </w:rPr>
        <w:t xml:space="preserve">and colleagues at the NWFSC for valuable feedback and advice. </w:t>
      </w:r>
    </w:p>
    <w:p w:rsidR="007522A9" w:rsidRPr="00957F1F" w:rsidRDefault="007522A9" w:rsidP="002D7AB2">
      <w:pPr>
        <w:rPr>
          <w:rFonts w:ascii="Helvetica" w:hAnsi="Helvetica"/>
          <w:b/>
          <w:sz w:val="22"/>
          <w:szCs w:val="22"/>
        </w:rPr>
      </w:pPr>
    </w:p>
    <w:p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rsidR="005255D6" w:rsidRPr="005255D6" w:rsidRDefault="00AE1671" w:rsidP="005255D6">
      <w:pPr>
        <w:pStyle w:val="EndNoteBibliography"/>
        <w:ind w:left="720" w:hanging="720"/>
        <w:rPr>
          <w:noProof/>
        </w:rPr>
      </w:pPr>
      <w:r w:rsidRPr="00AE1671">
        <w:fldChar w:fldCharType="begin"/>
      </w:r>
      <w:r w:rsidR="00D106C7">
        <w:instrText xml:space="preserve"> ADDIN EN.REFLIST </w:instrText>
      </w:r>
      <w:r w:rsidRPr="00AE1671">
        <w:fldChar w:fldCharType="separate"/>
      </w:r>
      <w:r w:rsidR="005255D6" w:rsidRPr="005255D6">
        <w:rPr>
          <w:noProof/>
        </w:rPr>
        <w:t>1.</w:t>
      </w:r>
    </w:p>
    <w:p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rsidR="005255D6" w:rsidRPr="005255D6" w:rsidRDefault="005255D6" w:rsidP="005255D6">
      <w:pPr>
        <w:pStyle w:val="EndNoteBibliography"/>
        <w:ind w:left="720" w:hanging="720"/>
        <w:rPr>
          <w:noProof/>
        </w:rPr>
      </w:pPr>
      <w:r w:rsidRPr="005255D6">
        <w:rPr>
          <w:noProof/>
        </w:rPr>
        <w:t>2.</w:t>
      </w:r>
    </w:p>
    <w:p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rsidR="005255D6" w:rsidRPr="005255D6" w:rsidRDefault="005255D6" w:rsidP="005255D6">
      <w:pPr>
        <w:pStyle w:val="EndNoteBibliography"/>
        <w:ind w:left="720" w:hanging="720"/>
        <w:rPr>
          <w:noProof/>
        </w:rPr>
      </w:pPr>
      <w:r w:rsidRPr="005255D6">
        <w:rPr>
          <w:noProof/>
        </w:rPr>
        <w:t>3.</w:t>
      </w:r>
    </w:p>
    <w:p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rsidR="005255D6" w:rsidRPr="005255D6" w:rsidRDefault="005255D6" w:rsidP="005255D6">
      <w:pPr>
        <w:pStyle w:val="EndNoteBibliography"/>
        <w:ind w:left="720" w:hanging="720"/>
        <w:rPr>
          <w:noProof/>
        </w:rPr>
      </w:pPr>
      <w:r w:rsidRPr="005255D6">
        <w:rPr>
          <w:noProof/>
        </w:rPr>
        <w:t>4.</w:t>
      </w:r>
    </w:p>
    <w:p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rsidR="005255D6" w:rsidRPr="005255D6" w:rsidRDefault="005255D6" w:rsidP="005255D6">
      <w:pPr>
        <w:pStyle w:val="EndNoteBibliography"/>
        <w:ind w:left="720" w:hanging="720"/>
        <w:rPr>
          <w:noProof/>
        </w:rPr>
      </w:pPr>
      <w:r w:rsidRPr="005255D6">
        <w:rPr>
          <w:noProof/>
        </w:rPr>
        <w:t>5.</w:t>
      </w:r>
    </w:p>
    <w:p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rsidR="005255D6" w:rsidRPr="005255D6" w:rsidRDefault="005255D6" w:rsidP="005255D6">
      <w:pPr>
        <w:pStyle w:val="EndNoteBibliography"/>
        <w:ind w:left="720" w:hanging="720"/>
        <w:rPr>
          <w:noProof/>
        </w:rPr>
      </w:pPr>
      <w:r w:rsidRPr="005255D6">
        <w:rPr>
          <w:noProof/>
        </w:rPr>
        <w:t>6.</w:t>
      </w:r>
    </w:p>
    <w:p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rsidR="005255D6" w:rsidRPr="005255D6" w:rsidRDefault="005255D6" w:rsidP="005255D6">
      <w:pPr>
        <w:pStyle w:val="EndNoteBibliography"/>
        <w:ind w:left="720" w:hanging="720"/>
        <w:rPr>
          <w:noProof/>
        </w:rPr>
      </w:pPr>
      <w:r w:rsidRPr="005255D6">
        <w:rPr>
          <w:noProof/>
        </w:rPr>
        <w:t>7.</w:t>
      </w:r>
    </w:p>
    <w:p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rsidR="005255D6" w:rsidRPr="005255D6" w:rsidRDefault="005255D6" w:rsidP="005255D6">
      <w:pPr>
        <w:pStyle w:val="EndNoteBibliography"/>
        <w:ind w:left="720" w:hanging="720"/>
        <w:rPr>
          <w:noProof/>
        </w:rPr>
      </w:pPr>
      <w:r w:rsidRPr="005255D6">
        <w:rPr>
          <w:noProof/>
        </w:rPr>
        <w:t>8.</w:t>
      </w:r>
    </w:p>
    <w:p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rsidR="005255D6" w:rsidRPr="005255D6" w:rsidRDefault="005255D6" w:rsidP="005255D6">
      <w:pPr>
        <w:pStyle w:val="EndNoteBibliography"/>
        <w:ind w:left="720" w:hanging="720"/>
        <w:rPr>
          <w:noProof/>
        </w:rPr>
      </w:pPr>
      <w:r w:rsidRPr="005255D6">
        <w:rPr>
          <w:noProof/>
        </w:rPr>
        <w:t>9.</w:t>
      </w:r>
    </w:p>
    <w:p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rsidR="005255D6" w:rsidRPr="005255D6" w:rsidRDefault="005255D6" w:rsidP="005255D6">
      <w:pPr>
        <w:pStyle w:val="EndNoteBibliography"/>
        <w:ind w:left="720" w:hanging="720"/>
        <w:rPr>
          <w:noProof/>
        </w:rPr>
      </w:pPr>
      <w:r w:rsidRPr="005255D6">
        <w:rPr>
          <w:noProof/>
        </w:rPr>
        <w:t>10.</w:t>
      </w:r>
    </w:p>
    <w:p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rsidR="005255D6" w:rsidRPr="005255D6" w:rsidRDefault="005255D6" w:rsidP="005255D6">
      <w:pPr>
        <w:pStyle w:val="EndNoteBibliography"/>
        <w:ind w:left="720" w:hanging="720"/>
        <w:rPr>
          <w:noProof/>
        </w:rPr>
      </w:pPr>
      <w:r w:rsidRPr="005255D6">
        <w:rPr>
          <w:noProof/>
        </w:rPr>
        <w:t>11.</w:t>
      </w:r>
    </w:p>
    <w:p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rsidR="005255D6" w:rsidRPr="005255D6" w:rsidRDefault="005255D6" w:rsidP="005255D6">
      <w:pPr>
        <w:pStyle w:val="EndNoteBibliography"/>
        <w:ind w:left="720" w:hanging="720"/>
        <w:rPr>
          <w:noProof/>
        </w:rPr>
      </w:pPr>
      <w:r w:rsidRPr="005255D6">
        <w:rPr>
          <w:noProof/>
        </w:rPr>
        <w:t>12.</w:t>
      </w:r>
    </w:p>
    <w:p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rsidR="005255D6" w:rsidRPr="005255D6" w:rsidRDefault="005255D6" w:rsidP="005255D6">
      <w:pPr>
        <w:pStyle w:val="EndNoteBibliography"/>
        <w:ind w:left="720" w:hanging="720"/>
        <w:rPr>
          <w:noProof/>
        </w:rPr>
      </w:pPr>
      <w:r w:rsidRPr="005255D6">
        <w:rPr>
          <w:noProof/>
        </w:rPr>
        <w:t>13.</w:t>
      </w:r>
    </w:p>
    <w:p w:rsidR="005255D6" w:rsidRPr="005255D6" w:rsidRDefault="005255D6" w:rsidP="005255D6">
      <w:pPr>
        <w:pStyle w:val="EndNoteBibliography"/>
        <w:ind w:left="720" w:hanging="720"/>
        <w:rPr>
          <w:noProof/>
        </w:rPr>
      </w:pPr>
      <w:r w:rsidRPr="005255D6">
        <w:rPr>
          <w:noProof/>
        </w:rPr>
        <w:t xml:space="preserve">Legg, C.J. &amp; Nagy, L. (2006). Why most conservation monitoring is, but need not be, a waste of time. </w:t>
      </w:r>
      <w:r w:rsidRPr="005255D6">
        <w:rPr>
          <w:i/>
          <w:noProof/>
        </w:rPr>
        <w:t>Journal of environmental management</w:t>
      </w:r>
      <w:r w:rsidRPr="005255D6">
        <w:rPr>
          <w:noProof/>
        </w:rPr>
        <w:t>, 78, 194-199.</w:t>
      </w:r>
    </w:p>
    <w:p w:rsidR="005255D6" w:rsidRPr="005255D6" w:rsidRDefault="005255D6" w:rsidP="005255D6">
      <w:pPr>
        <w:pStyle w:val="EndNoteBibliography"/>
        <w:ind w:left="720" w:hanging="720"/>
        <w:rPr>
          <w:noProof/>
        </w:rPr>
      </w:pPr>
      <w:r w:rsidRPr="005255D6">
        <w:rPr>
          <w:noProof/>
        </w:rPr>
        <w:t>14.</w:t>
      </w:r>
    </w:p>
    <w:p w:rsidR="005255D6" w:rsidRPr="005255D6" w:rsidRDefault="005255D6" w:rsidP="005255D6">
      <w:pPr>
        <w:pStyle w:val="EndNoteBibliography"/>
        <w:ind w:left="720" w:hanging="720"/>
        <w:rPr>
          <w:noProof/>
        </w:rPr>
      </w:pPr>
      <w:r w:rsidRPr="005255D6">
        <w:rPr>
          <w:noProof/>
        </w:rPr>
        <w:lastRenderedPageBreak/>
        <w:t xml:space="preserve">Mangel, M. (2000). Irreducible uncertainties, sustainable fisheries and marine reserves. </w:t>
      </w:r>
      <w:r w:rsidRPr="005255D6">
        <w:rPr>
          <w:i/>
          <w:noProof/>
        </w:rPr>
        <w:t>Evolutionary Ecology Research</w:t>
      </w:r>
      <w:r w:rsidRPr="005255D6">
        <w:rPr>
          <w:noProof/>
        </w:rPr>
        <w:t>, 2, 547-557.</w:t>
      </w:r>
    </w:p>
    <w:p w:rsidR="005255D6" w:rsidRPr="005255D6" w:rsidRDefault="005255D6" w:rsidP="005255D6">
      <w:pPr>
        <w:pStyle w:val="EndNoteBibliography"/>
        <w:ind w:left="720" w:hanging="720"/>
        <w:rPr>
          <w:noProof/>
        </w:rPr>
      </w:pPr>
      <w:r w:rsidRPr="005255D6">
        <w:rPr>
          <w:noProof/>
        </w:rPr>
        <w:t>15.</w:t>
      </w:r>
    </w:p>
    <w:p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rsidR="005255D6" w:rsidRPr="005255D6" w:rsidRDefault="005255D6" w:rsidP="005255D6">
      <w:pPr>
        <w:pStyle w:val="EndNoteBibliography"/>
        <w:ind w:left="720" w:hanging="720"/>
        <w:rPr>
          <w:noProof/>
        </w:rPr>
      </w:pPr>
      <w:r w:rsidRPr="005255D6">
        <w:rPr>
          <w:noProof/>
        </w:rPr>
        <w:t>16.</w:t>
      </w:r>
    </w:p>
    <w:p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rsidR="005255D6" w:rsidRPr="005255D6" w:rsidRDefault="005255D6" w:rsidP="005255D6">
      <w:pPr>
        <w:pStyle w:val="EndNoteBibliography"/>
        <w:ind w:left="720" w:hanging="720"/>
        <w:rPr>
          <w:noProof/>
        </w:rPr>
      </w:pPr>
      <w:r w:rsidRPr="005255D6">
        <w:rPr>
          <w:noProof/>
        </w:rPr>
        <w:t>17.</w:t>
      </w:r>
    </w:p>
    <w:p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rsidR="005255D6" w:rsidRPr="005255D6" w:rsidRDefault="005255D6" w:rsidP="005255D6">
      <w:pPr>
        <w:pStyle w:val="EndNoteBibliography"/>
        <w:ind w:left="720" w:hanging="720"/>
        <w:rPr>
          <w:noProof/>
        </w:rPr>
      </w:pPr>
      <w:r w:rsidRPr="005255D6">
        <w:rPr>
          <w:noProof/>
        </w:rPr>
        <w:t>18.</w:t>
      </w:r>
    </w:p>
    <w:p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rsidR="005255D6" w:rsidRPr="005255D6" w:rsidRDefault="005255D6" w:rsidP="005255D6">
      <w:pPr>
        <w:pStyle w:val="EndNoteBibliography"/>
        <w:ind w:left="720" w:hanging="720"/>
        <w:rPr>
          <w:noProof/>
        </w:rPr>
      </w:pPr>
      <w:r w:rsidRPr="005255D6">
        <w:rPr>
          <w:noProof/>
        </w:rPr>
        <w:t>19.</w:t>
      </w:r>
    </w:p>
    <w:p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rsidR="005255D6" w:rsidRPr="005255D6" w:rsidRDefault="005255D6" w:rsidP="005255D6">
      <w:pPr>
        <w:pStyle w:val="EndNoteBibliography"/>
        <w:ind w:left="720" w:hanging="720"/>
        <w:rPr>
          <w:noProof/>
        </w:rPr>
      </w:pPr>
      <w:r w:rsidRPr="005255D6">
        <w:rPr>
          <w:noProof/>
        </w:rPr>
        <w:t>20.</w:t>
      </w:r>
    </w:p>
    <w:p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rsidR="005255D6" w:rsidRPr="005255D6" w:rsidRDefault="005255D6" w:rsidP="005255D6">
      <w:pPr>
        <w:pStyle w:val="EndNoteBibliography"/>
        <w:ind w:left="720" w:hanging="720"/>
        <w:rPr>
          <w:noProof/>
        </w:rPr>
      </w:pPr>
      <w:r w:rsidRPr="005255D6">
        <w:rPr>
          <w:noProof/>
        </w:rPr>
        <w:t>21.</w:t>
      </w:r>
    </w:p>
    <w:p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rsidR="005255D6" w:rsidRPr="005255D6" w:rsidRDefault="005255D6" w:rsidP="005255D6">
      <w:pPr>
        <w:pStyle w:val="EndNoteBibliography"/>
        <w:ind w:left="720" w:hanging="720"/>
        <w:rPr>
          <w:noProof/>
        </w:rPr>
      </w:pPr>
      <w:r w:rsidRPr="005255D6">
        <w:rPr>
          <w:noProof/>
        </w:rPr>
        <w:t>22.</w:t>
      </w:r>
    </w:p>
    <w:p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rsidR="005255D6" w:rsidRPr="005255D6" w:rsidRDefault="005255D6" w:rsidP="005255D6">
      <w:pPr>
        <w:pStyle w:val="EndNoteBibliography"/>
        <w:ind w:left="720" w:hanging="720"/>
        <w:rPr>
          <w:noProof/>
        </w:rPr>
      </w:pPr>
      <w:r w:rsidRPr="005255D6">
        <w:rPr>
          <w:noProof/>
        </w:rPr>
        <w:t>23.</w:t>
      </w:r>
    </w:p>
    <w:p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rsidR="005255D6" w:rsidRPr="005255D6" w:rsidRDefault="005255D6" w:rsidP="005255D6">
      <w:pPr>
        <w:pStyle w:val="EndNoteBibliography"/>
        <w:ind w:left="720" w:hanging="720"/>
        <w:rPr>
          <w:noProof/>
        </w:rPr>
      </w:pPr>
      <w:r w:rsidRPr="005255D6">
        <w:rPr>
          <w:noProof/>
        </w:rPr>
        <w:t>24.</w:t>
      </w:r>
    </w:p>
    <w:p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rsidR="00A800CF" w:rsidRPr="00957F1F" w:rsidRDefault="00AE1671"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rsidR="00D44095" w:rsidRPr="00957F1F" w:rsidRDefault="00D44095" w:rsidP="00A800CF">
      <w:pPr>
        <w:rPr>
          <w:rFonts w:ascii="Helvetica" w:hAnsi="Helvetica"/>
          <w:b/>
          <w:sz w:val="22"/>
          <w:szCs w:val="22"/>
        </w:rPr>
      </w:pPr>
    </w:p>
    <w:p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eastAsia="en-US"/>
        </w:rPr>
        <w:drawing>
          <wp:inline distT="0" distB="0" distL="0" distR="0">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828665" cy="3291840"/>
                    </a:xfrm>
                    <a:prstGeom prst="rect">
                      <a:avLst/>
                    </a:prstGeom>
                    <a:noFill/>
                    <a:ln>
                      <a:noFill/>
                    </a:ln>
                  </pic:spPr>
                </pic:pic>
              </a:graphicData>
            </a:graphic>
          </wp:inline>
        </w:drawing>
      </w:r>
    </w:p>
    <w:p w:rsidR="00393873" w:rsidRDefault="00393873" w:rsidP="00D64561">
      <w:pPr>
        <w:rPr>
          <w:rFonts w:ascii="Helvetica" w:hAnsi="Helvetica"/>
          <w:sz w:val="22"/>
          <w:szCs w:val="22"/>
        </w:rPr>
      </w:pPr>
    </w:p>
    <w:p w:rsidR="003E12CA" w:rsidRPr="00957F1F" w:rsidRDefault="003E12CA" w:rsidP="003E2FCD">
      <w:pPr>
        <w:ind w:firstLine="720"/>
        <w:rPr>
          <w:rFonts w:ascii="Helvetica" w:hAnsi="Helvetica"/>
          <w:sz w:val="22"/>
          <w:szCs w:val="22"/>
        </w:rPr>
      </w:pPr>
    </w:p>
    <w:p w:rsidR="00992EEE" w:rsidRPr="00957F1F" w:rsidRDefault="00992EEE" w:rsidP="00D64561">
      <w:pPr>
        <w:rPr>
          <w:rFonts w:ascii="Helvetica" w:hAnsi="Helvetica"/>
          <w:sz w:val="22"/>
          <w:szCs w:val="22"/>
        </w:rPr>
      </w:pPr>
    </w:p>
    <w:p w:rsidR="00992EEE" w:rsidRPr="00957F1F" w:rsidRDefault="00992EEE" w:rsidP="00D64561">
      <w:pPr>
        <w:rPr>
          <w:rFonts w:ascii="Helvetica" w:hAnsi="Helvetica"/>
          <w:sz w:val="22"/>
          <w:szCs w:val="22"/>
        </w:rPr>
      </w:pPr>
    </w:p>
    <w:p w:rsidR="00CA57AC" w:rsidRPr="00957F1F" w:rsidRDefault="00CA57AC">
      <w:pPr>
        <w:rPr>
          <w:rFonts w:ascii="Helvetica" w:hAnsi="Helvetica"/>
          <w:b/>
          <w:sz w:val="22"/>
          <w:szCs w:val="22"/>
        </w:rPr>
      </w:pPr>
      <w:r w:rsidRPr="00957F1F">
        <w:rPr>
          <w:rFonts w:ascii="Helvetica" w:hAnsi="Helvetica"/>
          <w:b/>
          <w:sz w:val="22"/>
          <w:szCs w:val="22"/>
        </w:rPr>
        <w:br w:type="page"/>
      </w:r>
    </w:p>
    <w:p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rsidR="003D48B0" w:rsidRDefault="003D48B0">
      <w:pPr>
        <w:rPr>
          <w:rFonts w:ascii="Helvetica" w:hAnsi="Helvetica"/>
          <w:sz w:val="22"/>
          <w:szCs w:val="22"/>
        </w:rPr>
      </w:pPr>
    </w:p>
    <w:p w:rsidR="003D48B0" w:rsidRDefault="0002156A">
      <w:pPr>
        <w:rPr>
          <w:rFonts w:ascii="Helvetica" w:hAnsi="Helvetica"/>
          <w:sz w:val="22"/>
          <w:szCs w:val="22"/>
        </w:rPr>
      </w:pPr>
      <w:r>
        <w:rPr>
          <w:rFonts w:ascii="Helvetica" w:hAnsi="Helvetica"/>
          <w:noProof/>
          <w:sz w:val="22"/>
          <w:szCs w:val="22"/>
          <w:lang w:eastAsia="en-US"/>
        </w:rPr>
        <w:drawing>
          <wp:inline distT="0" distB="0" distL="0" distR="0">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724525" cy="4921250"/>
                    </a:xfrm>
                    <a:prstGeom prst="rect">
                      <a:avLst/>
                    </a:prstGeom>
                    <a:noFill/>
                    <a:ln>
                      <a:noFill/>
                    </a:ln>
                  </pic:spPr>
                </pic:pic>
              </a:graphicData>
            </a:graphic>
          </wp:inline>
        </w:drawing>
      </w:r>
    </w:p>
    <w:p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 xml:space="preserve">risk.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 xml:space="preserve">Smoothed </w:t>
      </w:r>
      <w:r w:rsidR="00815639" w:rsidRPr="00957F1F">
        <w:rPr>
          <w:rFonts w:ascii="Helvetica" w:hAnsi="Helvetica"/>
          <w:sz w:val="22"/>
          <w:szCs w:val="22"/>
        </w:rPr>
        <w:t xml:space="preserve">of 1000 twenty-year simulations across a range of monitoring investment (CV of true biomass) and maximum harvest rate (percentage of </w:t>
      </w:r>
      <w:proofErr w:type="spellStart"/>
      <w:r w:rsidR="00815639" w:rsidRPr="00957F1F">
        <w:rPr>
          <w:rFonts w:ascii="Helvetica" w:hAnsi="Helvetica"/>
          <w:sz w:val="22"/>
          <w:szCs w:val="22"/>
        </w:rPr>
        <w:t>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 xml:space="preserve"> - </w:t>
      </w:r>
      <w:proofErr w:type="spellStart"/>
      <w:r w:rsidR="00815639" w:rsidRPr="00957F1F">
        <w:rPr>
          <w:rFonts w:ascii="Helvetica" w:hAnsi="Helvetica"/>
          <w:sz w:val="22"/>
          <w:szCs w:val="22"/>
        </w:rPr>
        <w:t>pF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w:t>
      </w:r>
    </w:p>
    <w:p w:rsidR="00A800CF" w:rsidRPr="00957F1F" w:rsidRDefault="00EB3D61" w:rsidP="000626DC">
      <w:pPr>
        <w:rPr>
          <w:rFonts w:ascii="Helvetica" w:hAnsi="Helvetica"/>
          <w:sz w:val="22"/>
          <w:szCs w:val="22"/>
        </w:rPr>
      </w:pPr>
      <w:r>
        <w:rPr>
          <w:rFonts w:ascii="Helvetica" w:hAnsi="Helvetica"/>
          <w:noProof/>
          <w:sz w:val="22"/>
          <w:szCs w:val="22"/>
          <w:lang w:eastAsia="en-US"/>
        </w:rPr>
        <w:drawing>
          <wp:inline distT="0" distB="0" distL="0" distR="0">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4363730" cy="6658103"/>
                    </a:xfrm>
                    <a:prstGeom prst="rect">
                      <a:avLst/>
                    </a:prstGeom>
                    <a:noFill/>
                    <a:ln>
                      <a:noFill/>
                    </a:ln>
                  </pic:spPr>
                </pic:pic>
              </a:graphicData>
            </a:graphic>
          </wp:inline>
        </w:drawing>
      </w:r>
    </w:p>
    <w:p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rsidR="00A67FE0" w:rsidRDefault="00A67FE0" w:rsidP="00783ACA">
      <w:pPr>
        <w:rPr>
          <w:rFonts w:ascii="Helvetica" w:hAnsi="Helvetica"/>
          <w:b/>
          <w:sz w:val="22"/>
          <w:szCs w:val="22"/>
        </w:rPr>
      </w:pPr>
    </w:p>
    <w:p w:rsidR="00A67FE0" w:rsidRDefault="00FF097E" w:rsidP="00783ACA">
      <w:pPr>
        <w:rPr>
          <w:rFonts w:ascii="Helvetica" w:hAnsi="Helvetica"/>
          <w:b/>
          <w:sz w:val="22"/>
          <w:szCs w:val="22"/>
        </w:rPr>
      </w:pPr>
      <w:r>
        <w:rPr>
          <w:rFonts w:ascii="Helvetica" w:hAnsi="Helvetica"/>
          <w:b/>
          <w:noProof/>
          <w:sz w:val="22"/>
          <w:szCs w:val="22"/>
          <w:lang w:eastAsia="en-US"/>
        </w:rPr>
        <w:drawing>
          <wp:inline distT="0" distB="0" distL="0" distR="0">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940425" cy="3710940"/>
                    </a:xfrm>
                    <a:prstGeom prst="rect">
                      <a:avLst/>
                    </a:prstGeom>
                    <a:noFill/>
                    <a:ln>
                      <a:noFill/>
                    </a:ln>
                  </pic:spPr>
                </pic:pic>
              </a:graphicData>
            </a:graphic>
          </wp:inline>
        </w:drawing>
      </w:r>
    </w:p>
    <w:p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nne Salomon" w:date="2017-04-23T10:08:00Z" w:initials="AS">
    <w:p w:rsidR="00595CE2" w:rsidRDefault="00F451A3" w:rsidP="00F451A3">
      <w:pPr>
        <w:pStyle w:val="CommentText"/>
        <w:rPr>
          <w:rFonts w:ascii="Helvetica" w:hAnsi="Helvetica"/>
          <w:b/>
        </w:rPr>
      </w:pPr>
      <w:r>
        <w:rPr>
          <w:rStyle w:val="CommentReference"/>
        </w:rPr>
        <w:annotationRef/>
      </w:r>
    </w:p>
    <w:p w:rsidR="00595CE2" w:rsidRDefault="00595CE2" w:rsidP="00F451A3">
      <w:pPr>
        <w:pStyle w:val="CommentText"/>
        <w:rPr>
          <w:rFonts w:ascii="Helvetica" w:hAnsi="Helvetica"/>
          <w:b/>
        </w:rPr>
      </w:pPr>
    </w:p>
    <w:p w:rsidR="00595CE2" w:rsidRDefault="00595CE2" w:rsidP="00F451A3">
      <w:pPr>
        <w:pStyle w:val="CommentText"/>
        <w:rPr>
          <w:rFonts w:ascii="Helvetica" w:hAnsi="Helvetica"/>
          <w:b/>
        </w:rPr>
      </w:pPr>
      <w:r>
        <w:rPr>
          <w:rFonts w:ascii="Helvetica" w:hAnsi="Helvetica"/>
          <w:b/>
        </w:rPr>
        <w:t xml:space="preserve">Consider specifying what makes the monitoring </w:t>
      </w:r>
      <w:proofErr w:type="gramStart"/>
      <w:r>
        <w:rPr>
          <w:rFonts w:ascii="Helvetica" w:hAnsi="Helvetica"/>
          <w:b/>
        </w:rPr>
        <w:t>‘effective’ ?</w:t>
      </w:r>
      <w:proofErr w:type="gramEnd"/>
    </w:p>
    <w:p w:rsidR="00595CE2" w:rsidRDefault="00595CE2" w:rsidP="00F451A3">
      <w:pPr>
        <w:pStyle w:val="CommentText"/>
        <w:rPr>
          <w:rFonts w:ascii="Helvetica" w:hAnsi="Helvetica"/>
          <w:b/>
        </w:rPr>
      </w:pPr>
    </w:p>
    <w:p w:rsidR="00F451A3" w:rsidRDefault="00595CE2" w:rsidP="00F451A3">
      <w:pPr>
        <w:pStyle w:val="CommentText"/>
        <w:rPr>
          <w:rFonts w:ascii="Helvetica" w:hAnsi="Helvetica"/>
          <w:b/>
        </w:rPr>
      </w:pPr>
      <w:proofErr w:type="gramStart"/>
      <w:r>
        <w:rPr>
          <w:rFonts w:ascii="Helvetica" w:hAnsi="Helvetica"/>
          <w:b/>
        </w:rPr>
        <w:t>i.e</w:t>
      </w:r>
      <w:proofErr w:type="gramEnd"/>
      <w:r>
        <w:rPr>
          <w:rFonts w:ascii="Helvetica" w:hAnsi="Helvetica"/>
          <w:b/>
        </w:rPr>
        <w:t xml:space="preserve">. </w:t>
      </w:r>
      <w:r w:rsidR="00F451A3">
        <w:rPr>
          <w:rFonts w:ascii="Helvetica" w:hAnsi="Helvetica"/>
          <w:b/>
        </w:rPr>
        <w:t>Consider:</w:t>
      </w:r>
    </w:p>
    <w:p w:rsidR="00F451A3" w:rsidRDefault="00F451A3" w:rsidP="00F451A3">
      <w:pPr>
        <w:pStyle w:val="CommentText"/>
        <w:rPr>
          <w:rFonts w:ascii="Helvetica" w:hAnsi="Helvetica"/>
          <w:b/>
        </w:rPr>
      </w:pPr>
    </w:p>
    <w:p w:rsidR="00F451A3" w:rsidRPr="007647D9" w:rsidRDefault="00F451A3" w:rsidP="00F451A3">
      <w:pPr>
        <w:pStyle w:val="CommentText"/>
        <w:rPr>
          <w:rFonts w:ascii="Helvetica" w:hAnsi="Helvetica"/>
          <w:b/>
        </w:rPr>
      </w:pPr>
      <w:r w:rsidRPr="007647D9">
        <w:rPr>
          <w:rFonts w:ascii="Helvetica" w:hAnsi="Helvetica"/>
          <w:b/>
        </w:rPr>
        <w:t xml:space="preserve">Avoiding Tipping Points Through </w:t>
      </w:r>
      <w:r>
        <w:rPr>
          <w:rFonts w:ascii="Helvetica" w:hAnsi="Helvetica"/>
          <w:b/>
        </w:rPr>
        <w:t>Customized</w:t>
      </w:r>
      <w:r w:rsidRPr="007647D9">
        <w:rPr>
          <w:rFonts w:ascii="Helvetica" w:hAnsi="Helvetica"/>
          <w:b/>
        </w:rPr>
        <w:t xml:space="preserve"> </w:t>
      </w:r>
      <w:r>
        <w:rPr>
          <w:rFonts w:ascii="Helvetica" w:hAnsi="Helvetica"/>
          <w:b/>
        </w:rPr>
        <w:t xml:space="preserve">(or Tailored) </w:t>
      </w:r>
      <w:r w:rsidRPr="007647D9">
        <w:rPr>
          <w:rFonts w:ascii="Helvetica" w:hAnsi="Helvetica"/>
          <w:b/>
        </w:rPr>
        <w:t>Monitoring</w:t>
      </w:r>
      <w:r>
        <w:rPr>
          <w:rStyle w:val="CommentReference"/>
        </w:rPr>
        <w:annotationRef/>
      </w:r>
    </w:p>
    <w:p w:rsidR="0038553D" w:rsidRDefault="0038553D">
      <w:pPr>
        <w:pStyle w:val="CommentText"/>
        <w:rPr>
          <w:rFonts w:ascii="Helvetica" w:hAnsi="Helvetica"/>
          <w:sz w:val="22"/>
          <w:szCs w:val="22"/>
        </w:rPr>
      </w:pPr>
    </w:p>
    <w:p w:rsidR="0038553D" w:rsidRDefault="0038553D">
      <w:pPr>
        <w:pStyle w:val="CommentText"/>
        <w:rPr>
          <w:rFonts w:ascii="Helvetica" w:hAnsi="Helvetica"/>
          <w:sz w:val="22"/>
          <w:szCs w:val="22"/>
        </w:rPr>
      </w:pPr>
      <w:r>
        <w:rPr>
          <w:rFonts w:ascii="Helvetica" w:hAnsi="Helvetica"/>
          <w:sz w:val="22"/>
          <w:szCs w:val="22"/>
        </w:rPr>
        <w:t>Or</w:t>
      </w:r>
    </w:p>
    <w:p w:rsidR="0038553D" w:rsidRDefault="0038553D">
      <w:pPr>
        <w:pStyle w:val="CommentText"/>
        <w:rPr>
          <w:rFonts w:ascii="Helvetica" w:hAnsi="Helvetica"/>
          <w:sz w:val="22"/>
          <w:szCs w:val="22"/>
        </w:rPr>
      </w:pPr>
    </w:p>
    <w:p w:rsidR="00F451A3" w:rsidRDefault="0038553D">
      <w:pPr>
        <w:pStyle w:val="CommentText"/>
        <w:rPr>
          <w:rFonts w:ascii="Helvetica" w:hAnsi="Helvetica"/>
          <w:b/>
          <w:sz w:val="22"/>
          <w:szCs w:val="22"/>
        </w:rPr>
      </w:pPr>
      <w:r w:rsidRPr="0038553D">
        <w:rPr>
          <w:rFonts w:ascii="Helvetica" w:hAnsi="Helvetica"/>
          <w:b/>
        </w:rPr>
        <w:t xml:space="preserve">Avoiding Tipping Points Through </w:t>
      </w:r>
      <w:r w:rsidRPr="0038553D">
        <w:rPr>
          <w:rFonts w:ascii="Helvetica" w:hAnsi="Helvetica"/>
          <w:b/>
          <w:sz w:val="22"/>
          <w:szCs w:val="22"/>
        </w:rPr>
        <w:t xml:space="preserve">Precautionary </w:t>
      </w:r>
      <w:r>
        <w:rPr>
          <w:rFonts w:ascii="Helvetica" w:hAnsi="Helvetica"/>
          <w:b/>
          <w:sz w:val="22"/>
          <w:szCs w:val="22"/>
        </w:rPr>
        <w:t xml:space="preserve">Monitoring </w:t>
      </w:r>
      <w:r w:rsidRPr="0038553D">
        <w:rPr>
          <w:rFonts w:ascii="Helvetica" w:hAnsi="Helvetica"/>
          <w:b/>
          <w:sz w:val="22"/>
          <w:szCs w:val="22"/>
        </w:rPr>
        <w:t>Buffers</w:t>
      </w:r>
    </w:p>
    <w:p w:rsidR="00367F85" w:rsidRDefault="00367F85">
      <w:pPr>
        <w:pStyle w:val="CommentText"/>
        <w:rPr>
          <w:rFonts w:ascii="Helvetica" w:hAnsi="Helvetica"/>
          <w:b/>
          <w:sz w:val="22"/>
          <w:szCs w:val="22"/>
        </w:rPr>
      </w:pPr>
    </w:p>
    <w:p w:rsidR="00367F85" w:rsidRPr="0038553D" w:rsidRDefault="00367F85">
      <w:pPr>
        <w:pStyle w:val="CommentText"/>
        <w:rPr>
          <w:b/>
        </w:rPr>
      </w:pPr>
    </w:p>
  </w:comment>
  <w:comment w:id="11" w:author="Anne Salomon" w:date="2017-04-23T10:08:00Z" w:initials="AS">
    <w:p w:rsidR="00F451A3" w:rsidRDefault="00F451A3">
      <w:pPr>
        <w:pStyle w:val="CommentText"/>
      </w:pPr>
      <w:r>
        <w:rPr>
          <w:rStyle w:val="CommentReference"/>
        </w:rPr>
        <w:annotationRef/>
      </w:r>
      <w:r w:rsidR="00595CE2">
        <w:t>…r</w:t>
      </w:r>
      <w:r>
        <w:t xml:space="preserve">esource agencies and the human communities that </w:t>
      </w:r>
      <w:r w:rsidR="00595CE2">
        <w:t>shoulder the burden of these costs, either economically (via taxes) and/or ecologically (via undesirable state shifts)</w:t>
      </w:r>
      <w:r w:rsidR="0038553D">
        <w:t>.</w:t>
      </w:r>
    </w:p>
    <w:p w:rsidR="0038553D" w:rsidRDefault="0038553D">
      <w:pPr>
        <w:pStyle w:val="CommentText"/>
      </w:pPr>
    </w:p>
    <w:p w:rsidR="0038553D" w:rsidRDefault="0038553D">
      <w:pPr>
        <w:pStyle w:val="CommentText"/>
      </w:pPr>
      <w:r>
        <w:t xml:space="preserve">You could remove ‘government institutions and managers’ as both are embodied within </w:t>
      </w:r>
      <w:proofErr w:type="spellStart"/>
      <w:r>
        <w:t>‘resource</w:t>
      </w:r>
      <w:proofErr w:type="spellEnd"/>
      <w:r>
        <w:t xml:space="preserve"> agencies’.</w:t>
      </w:r>
    </w:p>
    <w:p w:rsidR="0038553D" w:rsidRDefault="0038553D">
      <w:pPr>
        <w:pStyle w:val="CommentText"/>
      </w:pPr>
    </w:p>
    <w:p w:rsidR="0038553D" w:rsidRDefault="0038553D">
      <w:pPr>
        <w:pStyle w:val="CommentText"/>
      </w:pPr>
      <w:r>
        <w:t>You could end on my suggested phrase above by simply removing the bracketed info….</w:t>
      </w:r>
    </w:p>
  </w:comment>
  <w:comment w:id="16" w:author="Anne Salomon" w:date="2017-04-23T10:08:00Z" w:initials="AS">
    <w:p w:rsidR="001F7237" w:rsidRDefault="001F7237">
      <w:pPr>
        <w:pStyle w:val="CommentText"/>
      </w:pPr>
      <w:r>
        <w:rPr>
          <w:rStyle w:val="CommentReference"/>
        </w:rPr>
        <w:annotationRef/>
      </w:r>
      <w:r>
        <w:t>What specifically is the limitation here?  The high cost associated with the effort in assessing alternative management strategies??? If so, you could consider specifying:</w:t>
      </w:r>
    </w:p>
    <w:p w:rsidR="001F7237" w:rsidRDefault="001F7237">
      <w:pPr>
        <w:pStyle w:val="CommentText"/>
      </w:pPr>
    </w:p>
    <w:p w:rsidR="001F7237" w:rsidRDefault="001F7237">
      <w:pPr>
        <w:pStyle w:val="CommentText"/>
      </w:pPr>
      <w:r>
        <w:rPr>
          <w:rFonts w:ascii="Helvetica" w:hAnsi="Helvetica"/>
          <w:sz w:val="22"/>
          <w:szCs w:val="22"/>
        </w:rPr>
        <w:t xml:space="preserve">…or in reference to the magnitude of </w:t>
      </w:r>
      <w:proofErr w:type="gramStart"/>
      <w:r>
        <w:rPr>
          <w:rFonts w:ascii="Helvetica" w:hAnsi="Helvetica"/>
          <w:sz w:val="22"/>
          <w:szCs w:val="22"/>
        </w:rPr>
        <w:t>effort  and</w:t>
      </w:r>
      <w:proofErr w:type="gramEnd"/>
      <w:r>
        <w:rPr>
          <w:rFonts w:ascii="Helvetica" w:hAnsi="Helvetica"/>
          <w:sz w:val="22"/>
          <w:szCs w:val="22"/>
        </w:rPr>
        <w:t xml:space="preserve"> continual assessment involved in adaptive management. </w:t>
      </w:r>
      <w:r>
        <w:rPr>
          <w:rStyle w:val="CommentReference"/>
        </w:rPr>
        <w:annotationRef/>
      </w:r>
    </w:p>
  </w:comment>
  <w:comment w:id="22" w:author="Timothy Essington" w:date="2017-04-23T10:08:00Z" w:initials="TE">
    <w:p w:rsidR="00F451A3" w:rsidRDefault="00F451A3" w:rsidP="004352AB">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rsidR="00F451A3" w:rsidRDefault="00F451A3" w:rsidP="004352AB">
      <w:pPr>
        <w:pStyle w:val="CommentText"/>
      </w:pPr>
    </w:p>
    <w:p w:rsidR="00F451A3" w:rsidRDefault="00F451A3"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p w:rsidR="00F451A3" w:rsidRDefault="00F451A3" w:rsidP="004352AB">
      <w:pPr>
        <w:pStyle w:val="CommentText"/>
      </w:pPr>
    </w:p>
    <w:p w:rsidR="00F451A3" w:rsidRDefault="00F451A3" w:rsidP="004352AB">
      <w:pPr>
        <w:pStyle w:val="CommentText"/>
      </w:pPr>
      <w:r>
        <w:t>TEE: OK</w:t>
      </w:r>
    </w:p>
  </w:comment>
  <w:comment w:id="23" w:author="Timothy Essington" w:date="2017-04-23T10:08:00Z" w:initials="TE">
    <w:p w:rsidR="00F451A3" w:rsidRDefault="00F451A3"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rsidR="00F451A3" w:rsidRDefault="00F451A3" w:rsidP="004352AB">
      <w:pPr>
        <w:pStyle w:val="CommentText"/>
      </w:pPr>
    </w:p>
    <w:p w:rsidR="00F451A3" w:rsidRDefault="00F451A3"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w:t>
      </w:r>
    </w:p>
    <w:p w:rsidR="00F451A3" w:rsidRDefault="00F451A3" w:rsidP="004352AB">
      <w:pPr>
        <w:pStyle w:val="CommentText"/>
      </w:pPr>
    </w:p>
    <w:p w:rsidR="00F451A3" w:rsidRDefault="00F451A3" w:rsidP="004352AB">
      <w:pPr>
        <w:pStyle w:val="CommentText"/>
      </w:pPr>
      <w:r>
        <w:t xml:space="preserve">TEE: I think the framing does a good job of this </w:t>
      </w:r>
    </w:p>
    <w:p w:rsidR="002E0CE7" w:rsidRDefault="002E0CE7" w:rsidP="004352AB">
      <w:pPr>
        <w:pStyle w:val="CommentText"/>
      </w:pPr>
    </w:p>
    <w:p w:rsidR="002E0CE7" w:rsidRDefault="002E0CE7" w:rsidP="004352AB">
      <w:pPr>
        <w:pStyle w:val="CommentText"/>
      </w:pPr>
      <w:r>
        <w:t>AKS: Agreed – Your framing keeps this work broadly relevant – nice work Adrian!</w:t>
      </w:r>
    </w:p>
  </w:comment>
  <w:comment w:id="24" w:author="Phillip Levin" w:date="2017-04-23T10:08:00Z" w:initials="LP">
    <w:p w:rsidR="00F451A3" w:rsidRDefault="00F451A3">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25" w:author="Adrian Stier" w:date="2017-04-23T10:08:00Z" w:initials="AS">
    <w:p w:rsidR="00F451A3" w:rsidRDefault="00F451A3">
      <w:pPr>
        <w:pStyle w:val="CommentText"/>
      </w:pPr>
      <w:r>
        <w:rPr>
          <w:rStyle w:val="CommentReference"/>
        </w:rPr>
        <w:annotationRef/>
      </w:r>
      <w:r>
        <w:t>I see what you’re saying and could use price, and change little “p” to “market price” or something like that?</w:t>
      </w:r>
    </w:p>
    <w:p w:rsidR="00F451A3" w:rsidRDefault="00F451A3">
      <w:pPr>
        <w:pStyle w:val="CommentText"/>
      </w:pPr>
    </w:p>
  </w:comment>
  <w:comment w:id="26" w:author="phil levin" w:date="2017-04-23T10:08:00Z" w:initials="pl">
    <w:p w:rsidR="00F451A3" w:rsidRDefault="00F451A3">
      <w:pPr>
        <w:pStyle w:val="CommentText"/>
      </w:pPr>
      <w:r>
        <w:rPr>
          <w:rStyle w:val="CommentReference"/>
        </w:rPr>
        <w:annotationRef/>
      </w:r>
      <w:r>
        <w:t xml:space="preserve">Seems ok now.  Don’t know if you changed it or I changed. </w:t>
      </w:r>
    </w:p>
  </w:comment>
  <w:comment w:id="27" w:author="Ben Halpern" w:date="2017-04-23T10:08:00Z" w:initials="BH">
    <w:p w:rsidR="00F451A3" w:rsidRDefault="00F451A3">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rsidR="00F451A3" w:rsidRDefault="00F451A3">
      <w:pPr>
        <w:pStyle w:val="CommentText"/>
      </w:pPr>
    </w:p>
    <w:p w:rsidR="00F451A3" w:rsidRDefault="00F451A3">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rsidR="00F451A3" w:rsidRDefault="00F451A3">
      <w:pPr>
        <w:pStyle w:val="CommentText"/>
      </w:pPr>
    </w:p>
    <w:p w:rsidR="00F451A3" w:rsidRDefault="00F451A3">
      <w:pPr>
        <w:pStyle w:val="CommentText"/>
      </w:pPr>
      <w:proofErr w:type="spellStart"/>
      <w:r w:rsidRPr="00EF3C36">
        <w:rPr>
          <w:b/>
        </w:rPr>
        <w:t>js</w:t>
      </w:r>
      <w:proofErr w:type="spellEnd"/>
      <w:r w:rsidRPr="00EF3C36">
        <w:rPr>
          <w:b/>
        </w:rPr>
        <w:t>:</w:t>
      </w:r>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you could look at the ratio of NPV to Cm, or plot these quantities against one another. which is what </w:t>
      </w:r>
      <w:proofErr w:type="spellStart"/>
      <w:r>
        <w:t>i</w:t>
      </w:r>
      <w:proofErr w:type="spellEnd"/>
      <w:r>
        <w:t xml:space="preserve"> think Fig5 does anyway</w:t>
      </w:r>
    </w:p>
  </w:comment>
  <w:comment w:id="28" w:author="Phillip Levin" w:date="2017-04-23T10:08:00Z" w:initials="LP">
    <w:p w:rsidR="00F451A3" w:rsidRDefault="00F451A3">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rsidR="00F451A3" w:rsidRDefault="00F451A3">
      <w:pPr>
        <w:pStyle w:val="CommentText"/>
      </w:pPr>
    </w:p>
    <w:p w:rsidR="00F451A3" w:rsidRDefault="00F451A3">
      <w:pPr>
        <w:pStyle w:val="CommentText"/>
      </w:pPr>
      <w:proofErr w:type="spellStart"/>
      <w:r w:rsidRPr="008E360D">
        <w:rPr>
          <w:b/>
        </w:rPr>
        <w:t>js</w:t>
      </w:r>
      <w:proofErr w:type="spellEnd"/>
      <w:r w:rsidRPr="008E360D">
        <w:rPr>
          <w:b/>
        </w:rPr>
        <w:t>:</w:t>
      </w:r>
      <w:r>
        <w:t xml:space="preserve"> </w:t>
      </w:r>
      <w:proofErr w:type="spellStart"/>
      <w:r>
        <w:t>i</w:t>
      </w:r>
      <w:proofErr w:type="spellEnd"/>
      <w:r>
        <w:t xml:space="preserve"> think this is ok as long as it comes up in the discussion</w:t>
      </w:r>
    </w:p>
    <w:p w:rsidR="00F451A3" w:rsidRDefault="00F451A3">
      <w:pPr>
        <w:pStyle w:val="CommentText"/>
      </w:pPr>
    </w:p>
    <w:p w:rsidR="00F451A3" w:rsidRDefault="00F451A3" w:rsidP="00CB5799">
      <w:pPr>
        <w:pStyle w:val="CommentText"/>
      </w:pPr>
      <w:r>
        <w:t>TEE: agreed that we should note somewhere and the discussion does a good job of this.</w:t>
      </w:r>
    </w:p>
  </w:comment>
  <w:comment w:id="29" w:author="phil levin" w:date="2017-04-23T10:08:00Z" w:initials="pl">
    <w:p w:rsidR="00F451A3" w:rsidRDefault="00F451A3">
      <w:pPr>
        <w:pStyle w:val="CommentText"/>
      </w:pPr>
      <w:r>
        <w:rPr>
          <w:rStyle w:val="CommentReference"/>
        </w:rPr>
        <w:annotationRef/>
      </w:r>
      <w:proofErr w:type="spellStart"/>
      <w:r>
        <w:t>Okie</w:t>
      </w:r>
      <w:proofErr w:type="spellEnd"/>
      <w:r>
        <w:t xml:space="preserve"> </w:t>
      </w:r>
      <w:proofErr w:type="spellStart"/>
      <w:r>
        <w:t>dokie</w:t>
      </w:r>
      <w:proofErr w:type="spellEnd"/>
    </w:p>
  </w:comment>
  <w:comment w:id="30" w:author="Anne Salomon" w:date="2017-04-23T10:08:00Z" w:initials="AS">
    <w:p w:rsidR="009A76BF" w:rsidRDefault="009A76BF">
      <w:pPr>
        <w:pStyle w:val="CommentText"/>
      </w:pPr>
      <w:r>
        <w:rPr>
          <w:rStyle w:val="CommentReference"/>
        </w:rPr>
        <w:annotationRef/>
      </w:r>
      <w:r>
        <w:t>Need to define SOS when safe operating space is first mentioned in text (second question in intro)</w:t>
      </w:r>
    </w:p>
  </w:comment>
  <w:comment w:id="32" w:author="Jameal Samhouri" w:date="2017-04-23T10:08:00Z" w:initials="JS">
    <w:p w:rsidR="00F451A3" w:rsidRDefault="00F451A3">
      <w:pPr>
        <w:pStyle w:val="CommentText"/>
      </w:pPr>
      <w:r>
        <w:rPr>
          <w:rStyle w:val="CommentReference"/>
        </w:rPr>
        <w:annotationRef/>
      </w:r>
      <w:r>
        <w:t>This is a simple point said in a complicated way. Maybe try:</w:t>
      </w:r>
    </w:p>
    <w:p w:rsidR="00F451A3" w:rsidRDefault="00F451A3">
      <w:pPr>
        <w:pStyle w:val="CommentText"/>
      </w:pPr>
    </w:p>
    <w:p w:rsidR="00F451A3" w:rsidRDefault="00F451A3">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rsidR="00F451A3" w:rsidRDefault="00F451A3">
      <w:pPr>
        <w:pStyle w:val="CommentText"/>
      </w:pPr>
    </w:p>
    <w:p w:rsidR="00F451A3" w:rsidRDefault="00F451A3">
      <w:pPr>
        <w:pStyle w:val="CommentText"/>
      </w:pPr>
      <w:r>
        <w:t>Can you reorient the y axis to represent “monitoring investment required to avoid threshold”, low to high</w:t>
      </w:r>
    </w:p>
    <w:p w:rsidR="00F451A3" w:rsidRDefault="00F451A3">
      <w:pPr>
        <w:pStyle w:val="CommentText"/>
      </w:pPr>
    </w:p>
    <w:p w:rsidR="00F451A3" w:rsidRDefault="00F451A3">
      <w:pPr>
        <w:pStyle w:val="CommentText"/>
      </w:pPr>
      <w:r>
        <w:t>This visual is not one of a space as in SOS. Maybe shading the area under each curve would help?</w:t>
      </w:r>
    </w:p>
  </w:comment>
  <w:comment w:id="49" w:author="phil levin" w:date="2017-04-23T10:08:00Z" w:initials="pl">
    <w:p w:rsidR="00F451A3" w:rsidRDefault="00F451A3">
      <w:pPr>
        <w:pStyle w:val="CommentText"/>
      </w:pPr>
      <w:r>
        <w:rPr>
          <w:rStyle w:val="CommentReference"/>
        </w:rPr>
        <w:annotationRef/>
      </w:r>
      <w:r>
        <w:t>Among sounds odd to me.  Should this be “by” or “in</w:t>
      </w:r>
      <w:proofErr w:type="gramStart"/>
      <w:r>
        <w:t>” ?</w:t>
      </w:r>
      <w:proofErr w:type="gramEnd"/>
    </w:p>
  </w:comment>
  <w:comment w:id="53" w:author="Anne Salomon" w:date="2017-04-23T10:08:00Z" w:initials="AS">
    <w:p w:rsidR="004A2B11" w:rsidRDefault="004A2B11">
      <w:pPr>
        <w:pStyle w:val="CommentText"/>
      </w:pPr>
      <w:r>
        <w:rPr>
          <w:rStyle w:val="CommentReference"/>
        </w:rPr>
        <w:annotationRef/>
      </w:r>
      <w:r>
        <w:t>I’m thinking about all of the extensive monitoring done by NGOs, citizen science organizations etc…..</w:t>
      </w:r>
    </w:p>
  </w:comment>
  <w:comment w:id="55" w:author="Anne Salomon" w:date="2017-04-23T10:08:00Z" w:initials="AS">
    <w:p w:rsidR="004A2B11" w:rsidRDefault="004A2B11">
      <w:pPr>
        <w:pStyle w:val="CommentText"/>
      </w:pPr>
      <w:r>
        <w:rPr>
          <w:rStyle w:val="CommentReference"/>
        </w:rPr>
        <w:annotationRef/>
      </w:r>
      <w:r>
        <w:t xml:space="preserve">My sense is that this important issue of inequity in risk should be concisely mentioned in the intro in part as rationale for this work. Otherwise, this important section </w:t>
      </w:r>
      <w:proofErr w:type="spellStart"/>
      <w:r>
        <w:t>kinda</w:t>
      </w:r>
      <w:proofErr w:type="spellEnd"/>
      <w:r>
        <w:t xml:space="preserve"> appears out of the blue.</w:t>
      </w:r>
    </w:p>
  </w:comment>
  <w:comment w:id="56" w:author="Anne Salomon" w:date="2017-04-23T10:08:00Z" w:initials="AS">
    <w:p w:rsidR="003658B5" w:rsidRDefault="003658B5">
      <w:pPr>
        <w:pStyle w:val="CommentText"/>
      </w:pPr>
      <w:r>
        <w:rPr>
          <w:rStyle w:val="CommentReference"/>
        </w:rPr>
        <w:annotationRef/>
      </w:r>
      <w:r>
        <w:t>This then foreshadows your next paragraph</w:t>
      </w:r>
    </w:p>
  </w:comment>
  <w:comment w:id="60" w:author="Anne Salomon" w:date="2017-04-23T10:08:00Z" w:initials="AS">
    <w:p w:rsidR="00F451A3" w:rsidRDefault="00F451A3" w:rsidP="00F9071C">
      <w:pPr>
        <w:pStyle w:val="CommentText"/>
      </w:pPr>
      <w:r>
        <w:rPr>
          <w:rStyle w:val="CommentReference"/>
        </w:rPr>
        <w:annotationRef/>
      </w:r>
      <w:r>
        <w:t>We’ll need to find a good set of references for this example. I’ll see what I can dig up.</w:t>
      </w:r>
    </w:p>
    <w:p w:rsidR="00F451A3" w:rsidRDefault="00F451A3" w:rsidP="00F9071C">
      <w:pPr>
        <w:pStyle w:val="CommentText"/>
      </w:pPr>
    </w:p>
    <w:p w:rsidR="00F451A3" w:rsidRPr="00FD69FF" w:rsidRDefault="00F451A3"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rsidR="00F451A3" w:rsidRDefault="00F451A3" w:rsidP="00F9071C">
      <w:pPr>
        <w:pStyle w:val="CommentText"/>
      </w:pPr>
      <w:r>
        <w:t xml:space="preserve">decision </w:t>
      </w:r>
    </w:p>
    <w:p w:rsidR="00F451A3" w:rsidRDefault="00F451A3" w:rsidP="00F9071C">
      <w:pPr>
        <w:pStyle w:val="CommentText"/>
      </w:pPr>
    </w:p>
    <w:p w:rsidR="00F451A3" w:rsidRDefault="00F451A3" w:rsidP="00F9071C">
      <w:pPr>
        <w:pStyle w:val="CommentText"/>
      </w:pPr>
      <w:r w:rsidRPr="00EC660C">
        <w:t>http://www.dfo-mpo.gc.ca/fm-gp/policies-politiques/fish-allocation-finance-poisson-eng.htm</w:t>
      </w:r>
    </w:p>
  </w:comment>
  <w:comment w:id="61" w:author="Anne Salomon" w:date="2017-04-23T10:08:00Z" w:initials="AS">
    <w:p w:rsidR="004A33B7" w:rsidRDefault="004A33B7">
      <w:pPr>
        <w:pStyle w:val="CommentText"/>
      </w:pPr>
      <w:r>
        <w:rPr>
          <w:rStyle w:val="CommentReference"/>
        </w:rPr>
        <w:annotationRef/>
      </w:r>
      <w:proofErr w:type="gramStart"/>
      <w:r>
        <w:t>or</w:t>
      </w:r>
      <w:proofErr w:type="gramEnd"/>
      <w:r>
        <w:t xml:space="preserve"> misinform openings</w:t>
      </w:r>
      <w:r w:rsidR="00EC0826">
        <w:t xml:space="preserve"> if we overestimate biomass and or overestimate stock productivity….</w:t>
      </w:r>
    </w:p>
  </w:comment>
  <w:comment w:id="62" w:author="phil levin" w:date="2017-04-23T10:08:00Z" w:initials="pl">
    <w:p w:rsidR="00F451A3" w:rsidRDefault="00F451A3">
      <w:pPr>
        <w:pStyle w:val="CommentText"/>
      </w:pPr>
      <w:r>
        <w:rPr>
          <w:rStyle w:val="CommentReference"/>
        </w:rPr>
        <w:annotationRef/>
      </w:r>
      <w:proofErr w:type="gramStart"/>
      <w:r>
        <w:t>and</w:t>
      </w:r>
      <w:proofErr w:type="gramEnd"/>
      <w:r>
        <w:t xml:space="preserve"> recovers from?</w:t>
      </w:r>
    </w:p>
  </w:comment>
  <w:comment w:id="63" w:author="Jameal Samhouri" w:date="2017-04-23T10:08:00Z" w:initials="JS">
    <w:p w:rsidR="00F451A3" w:rsidRDefault="00F451A3">
      <w:pPr>
        <w:pStyle w:val="CommentText"/>
      </w:pPr>
      <w:r>
        <w:rPr>
          <w:rStyle w:val="CommentReference"/>
        </w:rPr>
        <w:annotationRef/>
      </w:r>
      <w:r>
        <w:t>I think this same general argument would hold if we did less to vilify big industry and sing the praises of the little guys.</w:t>
      </w:r>
    </w:p>
    <w:p w:rsidR="00F451A3" w:rsidRDefault="00F451A3">
      <w:pPr>
        <w:pStyle w:val="CommentText"/>
      </w:pPr>
    </w:p>
    <w:p w:rsidR="00F451A3" w:rsidRDefault="00F451A3">
      <w:pPr>
        <w:pStyle w:val="CommentText"/>
      </w:pPr>
      <w:r>
        <w:t xml:space="preserve">Alternatively, you could run with the approach you had in here and refer directly to big Ag </w:t>
      </w:r>
      <w:proofErr w:type="spellStart"/>
      <w:r>
        <w:t>vs</w:t>
      </w:r>
      <w:proofErr w:type="spellEnd"/>
      <w:r>
        <w:t xml:space="preserve"> small farmers, </w:t>
      </w:r>
      <w:proofErr w:type="spellStart"/>
      <w:r>
        <w:t>starbucks</w:t>
      </w:r>
      <w:proofErr w:type="spellEnd"/>
      <w:r>
        <w:t xml:space="preserve"> </w:t>
      </w:r>
      <w:proofErr w:type="spellStart"/>
      <w:r>
        <w:t>vs</w:t>
      </w:r>
      <w:proofErr w:type="spellEnd"/>
      <w:r>
        <w:t xml:space="preserve"> </w:t>
      </w:r>
      <w:proofErr w:type="spellStart"/>
      <w:r>
        <w:t>tullys</w:t>
      </w:r>
      <w:proofErr w:type="spellEnd"/>
      <w:r>
        <w:t>, and other parallel stories</w:t>
      </w:r>
    </w:p>
  </w:comment>
  <w:comment w:id="72" w:author="Anne Salomon" w:date="2017-04-23T10:08:00Z" w:initials="AS">
    <w:p w:rsidR="003658B5" w:rsidRDefault="003658B5">
      <w:pPr>
        <w:pStyle w:val="CommentText"/>
      </w:pPr>
      <w:r>
        <w:rPr>
          <w:rStyle w:val="CommentReference"/>
        </w:rPr>
        <w:annotationRef/>
      </w:r>
      <w:r>
        <w:t>Consider citing: Berkes et al.</w:t>
      </w:r>
    </w:p>
    <w:p w:rsidR="003658B5" w:rsidRDefault="003658B5">
      <w:pPr>
        <w:pStyle w:val="CommentText"/>
      </w:pPr>
    </w:p>
    <w:p w:rsidR="003658B5" w:rsidRDefault="003658B5">
      <w:pPr>
        <w:pStyle w:val="CommentText"/>
      </w:pPr>
      <w:hyperlink r:id="rId1" w:history="1">
        <w:r w:rsidRPr="00E47DE4">
          <w:rPr>
            <w:rStyle w:val="Hyperlink"/>
          </w:rPr>
          <w:t>http://science.sciencemag.org/content/311/5767/1557</w:t>
        </w:r>
      </w:hyperlink>
    </w:p>
    <w:p w:rsidR="003658B5" w:rsidRDefault="003658B5">
      <w:pPr>
        <w:pStyle w:val="CommentText"/>
      </w:pPr>
    </w:p>
  </w:comment>
  <w:comment w:id="73" w:author="Anne Salomon" w:date="2017-04-23T10:08:00Z" w:initials="AS">
    <w:p w:rsidR="003658B5" w:rsidRDefault="003658B5">
      <w:pPr>
        <w:pStyle w:val="CommentText"/>
      </w:pPr>
      <w:r>
        <w:rPr>
          <w:rStyle w:val="CommentReference"/>
        </w:rPr>
        <w:annotationRef/>
      </w:r>
      <w:r>
        <w:t>Broader reference: Ludwig et al. 1993</w:t>
      </w:r>
    </w:p>
    <w:p w:rsidR="003658B5" w:rsidRDefault="003658B5">
      <w:pPr>
        <w:pStyle w:val="CommentText"/>
      </w:pPr>
      <w:hyperlink r:id="rId2" w:history="1">
        <w:r w:rsidRPr="00E47DE4">
          <w:rPr>
            <w:rStyle w:val="Hyperlink"/>
          </w:rPr>
          <w:t>https://www.jstor.org/stable/1942074?seq=1#page_scan_tab_contents</w:t>
        </w:r>
      </w:hyperlink>
    </w:p>
    <w:p w:rsidR="003658B5" w:rsidRDefault="003658B5">
      <w:pPr>
        <w:pStyle w:val="CommentText"/>
      </w:pP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D4A0A3" w15:done="0"/>
  <w15:commentEx w15:paraId="1E966702" w15:done="0"/>
  <w15:commentEx w15:paraId="7692C26C" w15:done="0"/>
  <w15:commentEx w15:paraId="665E5D9D" w15:paraIdParent="7692C26C" w15:done="0"/>
  <w15:commentEx w15:paraId="1F8854AC" w15:paraIdParent="7692C26C" w15:done="0"/>
  <w15:commentEx w15:paraId="52B71F87" w15:done="0"/>
  <w15:commentEx w15:paraId="4C93E915" w15:done="0"/>
  <w15:commentEx w15:paraId="4D7B0D00" w15:paraIdParent="4C93E915" w15:done="0"/>
  <w15:commentEx w15:paraId="27632ED3" w15:done="0"/>
  <w15:commentEx w15:paraId="3838B803" w15:done="0"/>
  <w15:commentEx w15:paraId="166F8F43" w15:done="0"/>
  <w15:commentEx w15:paraId="4B38B4BA" w15:done="0"/>
  <w15:commentEx w15:paraId="69893C9C" w15:done="0"/>
  <w15:commentEx w15:paraId="3CF4DC09"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1EAD" w:rsidRDefault="00911EAD" w:rsidP="00135D5C">
      <w:r>
        <w:separator/>
      </w:r>
    </w:p>
  </w:endnote>
  <w:endnote w:type="continuationSeparator" w:id="0">
    <w:p w:rsidR="00911EAD" w:rsidRDefault="00911EAD" w:rsidP="00135D5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altName w:val="MS Mincho"/>
    <w:charset w:val="4E"/>
    <w:family w:val="auto"/>
    <w:pitch w:val="variable"/>
    <w:sig w:usb0="00000000"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Neue">
    <w:altName w:val="Malgun Gothic"/>
    <w:charset w:val="00"/>
    <w:family w:val="auto"/>
    <w:pitch w:val="variable"/>
    <w:sig w:usb0="00000003" w:usb1="500079DB" w:usb2="00000010" w:usb3="00000000" w:csb0="00000001" w:csb1="00000000"/>
  </w:font>
  <w:font w:name="ＭＳ ゴシック">
    <w:altName w:val="MS Mincho"/>
    <w:charset w:val="4E"/>
    <w:family w:val="auto"/>
    <w:pitch w:val="variable"/>
    <w:sig w:usb0="00000000"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1EAD" w:rsidRDefault="00911EAD" w:rsidP="00135D5C">
      <w:r>
        <w:separator/>
      </w:r>
    </w:p>
  </w:footnote>
  <w:footnote w:type="continuationSeparator" w:id="0">
    <w:p w:rsidR="00911EAD" w:rsidRDefault="00911EAD" w:rsidP="00135D5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hil levin">
    <w15:presenceInfo w15:providerId="Windows Live" w15:userId="581fd8d9402a10a8"/>
  </w15:person>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303D"/>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237"/>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0CE7"/>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8B5"/>
    <w:rsid w:val="00365CD0"/>
    <w:rsid w:val="003663AE"/>
    <w:rsid w:val="003669A5"/>
    <w:rsid w:val="00366FC8"/>
    <w:rsid w:val="00367A4C"/>
    <w:rsid w:val="00367F85"/>
    <w:rsid w:val="0037009F"/>
    <w:rsid w:val="003703B2"/>
    <w:rsid w:val="00372CA4"/>
    <w:rsid w:val="00374C01"/>
    <w:rsid w:val="00374E7F"/>
    <w:rsid w:val="00374F31"/>
    <w:rsid w:val="0037511D"/>
    <w:rsid w:val="003765FA"/>
    <w:rsid w:val="003808E3"/>
    <w:rsid w:val="00380E38"/>
    <w:rsid w:val="00382553"/>
    <w:rsid w:val="00382C09"/>
    <w:rsid w:val="003842DD"/>
    <w:rsid w:val="0038553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2B11"/>
    <w:rsid w:val="004A33B7"/>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55D"/>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CE2"/>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0237"/>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3D07"/>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1EAD"/>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A76BF"/>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D4D"/>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D2E"/>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1671"/>
    <w:rsid w:val="00AE5F3B"/>
    <w:rsid w:val="00AE67B2"/>
    <w:rsid w:val="00AE6EC0"/>
    <w:rsid w:val="00AE78DC"/>
    <w:rsid w:val="00AE7ABA"/>
    <w:rsid w:val="00AF01B6"/>
    <w:rsid w:val="00AF0F99"/>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BD0"/>
    <w:rsid w:val="00E77438"/>
    <w:rsid w:val="00E774D1"/>
    <w:rsid w:val="00E80D69"/>
    <w:rsid w:val="00E8329B"/>
    <w:rsid w:val="00E8464A"/>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0826"/>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1A3"/>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6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r="http://schemas.openxmlformats.org/officeDocument/2006/relationships" xmlns:w="http://schemas.openxmlformats.org/wordprocessingml/2006/main">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jstor.org/stable/1942074?seq=1#page_scan_tab_contents" TargetMode="External"/><Relationship Id="rId1" Type="http://schemas.openxmlformats.org/officeDocument/2006/relationships/hyperlink" Target="http://science.sciencemag.org/content/311/5767/155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halpern@bren.ucsb.edu" TargetMode="Externa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cwhite31@calpoly.edu" TargetMode="Externa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ssing@uw.edu" TargetMode="External"/><Relationship Id="rId5" Type="http://schemas.openxmlformats.org/officeDocument/2006/relationships/webSettings" Target="webSettings.xml"/><Relationship Id="rId15" Type="http://schemas.openxmlformats.org/officeDocument/2006/relationships/hyperlink" Target="mailto:anne.salomon@sfu.ca" TargetMode="External"/><Relationship Id="rId23" Type="http://schemas.microsoft.com/office/2011/relationships/people" Target="people.xml"/><Relationship Id="rId10" Type="http://schemas.openxmlformats.org/officeDocument/2006/relationships/hyperlink" Target="mailto:Jameal.Samhouri@noaa.gov"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mailto:adrian.stier@gmail.com" TargetMode="External"/><Relationship Id="rId14" Type="http://schemas.openxmlformats.org/officeDocument/2006/relationships/hyperlink" Target="mailto:lynham@hawaii.edu" TargetMode="External"/><Relationship Id="rId22"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085CF-1BA3-475D-92D6-87A1A5E65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16</Pages>
  <Words>9960</Words>
  <Characters>56772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66599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Anne Salomon</cp:lastModifiedBy>
  <cp:revision>11</cp:revision>
  <dcterms:created xsi:type="dcterms:W3CDTF">2017-04-22T20:06:00Z</dcterms:created>
  <dcterms:modified xsi:type="dcterms:W3CDTF">2017-04-23T08:08:00Z</dcterms:modified>
</cp:coreProperties>
</file>