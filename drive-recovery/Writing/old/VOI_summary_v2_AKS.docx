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3EB762F" w14:textId="77777777" w:rsidR="00EA763F" w:rsidRPr="00957F1F" w:rsidRDefault="00EA763F" w:rsidP="00EA763F">
      <w:pPr>
        <w:ind w:left="720" w:hanging="720"/>
        <w:rPr>
          <w:rFonts w:ascii="Helvetica" w:hAnsi="Helvetica"/>
          <w:b/>
          <w:sz w:val="22"/>
          <w:szCs w:val="22"/>
        </w:rPr>
      </w:pPr>
      <w:commentRangeStart w:id="0"/>
      <w:r w:rsidRPr="00957F1F">
        <w:rPr>
          <w:rFonts w:ascii="Helvetica" w:hAnsi="Helvetica"/>
          <w:b/>
          <w:sz w:val="22"/>
          <w:szCs w:val="22"/>
        </w:rPr>
        <w:t>“The Value of Information”:</w:t>
      </w:r>
      <w:commentRangeEnd w:id="0"/>
      <w:r w:rsidR="00CB00AD">
        <w:rPr>
          <w:rStyle w:val="CommentReference"/>
        </w:rPr>
        <w:commentReference w:id="0"/>
      </w:r>
      <w:r w:rsidRPr="00957F1F">
        <w:rPr>
          <w:rFonts w:ascii="Helvetica" w:hAnsi="Helvetica"/>
          <w:b/>
          <w:sz w:val="22"/>
          <w:szCs w:val="22"/>
        </w:rPr>
        <w:t xml:space="preserve"> </w:t>
      </w:r>
      <w:r w:rsidR="00645768">
        <w:rPr>
          <w:rFonts w:ascii="Helvetica" w:hAnsi="Helvetica"/>
          <w:b/>
          <w:sz w:val="22"/>
          <w:szCs w:val="22"/>
        </w:rPr>
        <w:t>How can resource managers</w:t>
      </w:r>
      <w:r w:rsidRPr="00957F1F">
        <w:rPr>
          <w:rFonts w:ascii="Helvetica" w:hAnsi="Helvetica"/>
          <w:b/>
          <w:sz w:val="22"/>
          <w:szCs w:val="22"/>
        </w:rPr>
        <w:t xml:space="preserve"> avoid tipping points through better </w:t>
      </w:r>
      <w:r w:rsidR="00645768">
        <w:rPr>
          <w:rFonts w:ascii="Helvetica" w:hAnsi="Helvetica"/>
          <w:b/>
          <w:sz w:val="22"/>
          <w:szCs w:val="22"/>
        </w:rPr>
        <w:t>monitoring strategie</w:t>
      </w:r>
      <w:commentRangeStart w:id="1"/>
      <w:r w:rsidR="00645768">
        <w:rPr>
          <w:rFonts w:ascii="Helvetica" w:hAnsi="Helvetica"/>
          <w:b/>
          <w:sz w:val="22"/>
          <w:szCs w:val="22"/>
        </w:rPr>
        <w:t>s</w:t>
      </w:r>
      <w:commentRangeEnd w:id="1"/>
      <w:r w:rsidR="00CC4060">
        <w:rPr>
          <w:rStyle w:val="CommentReference"/>
        </w:rPr>
        <w:commentReference w:id="1"/>
      </w:r>
    </w:p>
    <w:p w14:paraId="2B21D69F" w14:textId="77777777" w:rsidR="00EA763F" w:rsidRPr="00957F1F" w:rsidRDefault="00EA763F" w:rsidP="00903261">
      <w:pPr>
        <w:outlineLvl w:val="0"/>
        <w:rPr>
          <w:rFonts w:ascii="Helvetica" w:hAnsi="Helvetica" w:cs="Times New Roman"/>
          <w:bCs/>
          <w:sz w:val="22"/>
          <w:szCs w:val="22"/>
        </w:rPr>
      </w:pPr>
    </w:p>
    <w:p w14:paraId="4C335AD1" w14:textId="77777777"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xml:space="preserve">, </w:t>
      </w:r>
      <w:r w:rsidRPr="00957F1F">
        <w:rPr>
          <w:rFonts w:ascii="Helvetica" w:hAnsi="Helvetica" w:cs="Times New Roman"/>
          <w:bCs/>
          <w:sz w:val="22"/>
          <w:szCs w:val="22"/>
        </w:rPr>
        <w:t>Benjamin S. Halpern</w:t>
      </w:r>
      <w:r w:rsidRPr="00957F1F">
        <w:rPr>
          <w:rFonts w:ascii="Helvetica" w:hAnsi="Helvetica" w:cs="Times New Roman"/>
          <w:bCs/>
          <w:sz w:val="22"/>
          <w:szCs w:val="22"/>
          <w:vertAlign w:val="superscript"/>
        </w:rPr>
        <w:t xml:space="preserve">1,5,6 </w:t>
      </w:r>
      <w:r w:rsidRPr="00957F1F">
        <w:rPr>
          <w:rFonts w:ascii="Helvetica" w:hAnsi="Helvetica" w:cs="Times New Roman"/>
          <w:bCs/>
          <w:sz w:val="22"/>
          <w:szCs w:val="22"/>
        </w:rPr>
        <w:t>,</w:t>
      </w:r>
      <w:r w:rsidR="00E105F4" w:rsidRPr="00957F1F">
        <w:rPr>
          <w:rFonts w:ascii="Helvetica" w:hAnsi="Helvetica" w:cs="Times New Roman"/>
          <w:bCs/>
          <w:sz w:val="22"/>
          <w:szCs w:val="22"/>
        </w:rPr>
        <w:t xml:space="preserve"> </w:t>
      </w:r>
      <w:r w:rsidR="00045D2C" w:rsidRPr="00957F1F">
        <w:rPr>
          <w:rFonts w:ascii="Helvetica" w:hAnsi="Helvetica" w:cs="Times New Roman"/>
          <w:bCs/>
          <w:sz w:val="22"/>
          <w:szCs w:val="22"/>
        </w:rPr>
        <w:t>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Anne K. Solomon</w:t>
      </w:r>
      <w:r w:rsidR="00F35ABF">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any other authors I’m missing</w:t>
      </w:r>
      <w:r w:rsidR="00161963" w:rsidRPr="001949D3">
        <w:rPr>
          <w:rFonts w:ascii="Helvetica" w:hAnsi="Helvetica"/>
          <w:b/>
          <w:sz w:val="22"/>
          <w:szCs w:val="22"/>
        </w:rPr>
        <w:t>)</w:t>
      </w:r>
    </w:p>
    <w:p w14:paraId="692FE195"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6CEE134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04667831"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6A1DAAC4"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0F2D1F89"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511F87AF" w14:textId="77777777" w:rsidR="00437F91" w:rsidRPr="00957F1F" w:rsidRDefault="00437F91" w:rsidP="00903261">
      <w:pPr>
        <w:pStyle w:val="Header"/>
        <w:rPr>
          <w:rFonts w:ascii="Helvetica" w:hAnsi="Helvetica" w:cs="Times New Roman"/>
          <w:sz w:val="22"/>
          <w:szCs w:val="22"/>
          <w:vertAlign w:val="superscript"/>
        </w:rPr>
      </w:pPr>
    </w:p>
    <w:p w14:paraId="41A53844"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7A6C4D8F"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27E86462" w14:textId="77777777" w:rsidR="00E105F4" w:rsidRPr="00957F1F" w:rsidRDefault="00E105F4" w:rsidP="00903261">
      <w:pPr>
        <w:pStyle w:val="Header"/>
        <w:rPr>
          <w:rFonts w:ascii="Helvetica" w:hAnsi="Helvetica" w:cs="Times New Roman"/>
          <w:sz w:val="22"/>
          <w:szCs w:val="22"/>
          <w:vertAlign w:val="superscript"/>
        </w:rPr>
      </w:pPr>
    </w:p>
    <w:p w14:paraId="195FB9C7"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0866C749"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69F7F3A3"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684AB64A"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15401B50"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57648B27"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473B2EC2"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447DAF47"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bookmarkStart w:id="2" w:name="_GoBack"/>
      <w:bookmarkEnd w:id="2"/>
    </w:p>
    <w:p w14:paraId="24BA18BA"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2535A8F" w14:textId="54D1E97E"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ins w:id="3" w:author="Anne Salomon" w:date="2015-09-28T22:45:00Z">
        <w:r w:rsidR="00D92B83">
          <w:rPr>
            <w:rFonts w:ascii="Helvetica" w:hAnsi="Helvetica" w:cs="Times New Roman"/>
            <w:i/>
            <w:sz w:val="22"/>
            <w:szCs w:val="22"/>
          </w:rPr>
          <w:t>-</w:t>
        </w:r>
      </w:ins>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22C5E243" w14:textId="77777777" w:rsidR="00BD3DE4" w:rsidRPr="00957F1F" w:rsidRDefault="00BD3DE4" w:rsidP="00903261">
      <w:pPr>
        <w:tabs>
          <w:tab w:val="left" w:pos="7020"/>
        </w:tabs>
        <w:rPr>
          <w:rFonts w:ascii="Helvetica" w:hAnsi="Helvetica" w:cs="Times New Roman"/>
          <w:b/>
          <w:sz w:val="22"/>
          <w:szCs w:val="22"/>
          <w:lang w:eastAsia="fr-FR"/>
        </w:rPr>
      </w:pPr>
    </w:p>
    <w:p w14:paraId="1C85F4AA"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5A07ECCE"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7D148CE0"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186D58C0"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35F27C77"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329DBC58"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684F5103"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Solomon: </w:t>
      </w:r>
      <w:hyperlink r:id="rId16" w:history="1">
        <w:r w:rsidRPr="006A5103">
          <w:rPr>
            <w:rStyle w:val="Hyperlink"/>
            <w:rFonts w:ascii="Helvetica" w:hAnsi="Helvetica" w:cs="Times New Roman"/>
            <w:bCs/>
            <w:sz w:val="22"/>
            <w:szCs w:val="22"/>
          </w:rPr>
          <w:t>anne.salomon@sfu.ca</w:t>
        </w:r>
      </w:hyperlink>
    </w:p>
    <w:p w14:paraId="45E3C026"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4D4F4666" w14:textId="77777777" w:rsidR="00D81948" w:rsidRDefault="00D81948">
      <w:pPr>
        <w:rPr>
          <w:rStyle w:val="Hyperlink"/>
          <w:rFonts w:ascii="Helvetica" w:eastAsia="Times New Roman" w:hAnsi="Helvetica" w:cs="Times New Roman"/>
          <w:sz w:val="22"/>
          <w:szCs w:val="22"/>
          <w:shd w:val="clear" w:color="auto" w:fill="FFFFFF"/>
        </w:rPr>
      </w:pPr>
      <w:r>
        <w:rPr>
          <w:rStyle w:val="Hyperlink"/>
          <w:rFonts w:ascii="Helvetica" w:eastAsia="Times New Roman" w:hAnsi="Helvetica" w:cs="Times New Roman"/>
          <w:sz w:val="22"/>
          <w:szCs w:val="22"/>
          <w:shd w:val="clear" w:color="auto" w:fill="FFFFFF"/>
        </w:rPr>
        <w:br w:type="page"/>
      </w:r>
    </w:p>
    <w:p w14:paraId="754C93AA" w14:textId="77777777" w:rsidR="00903261" w:rsidRPr="00957F1F" w:rsidRDefault="00903261" w:rsidP="00903261">
      <w:pPr>
        <w:rPr>
          <w:rFonts w:ascii="Helvetica" w:eastAsia="Times New Roman" w:hAnsi="Helvetica" w:cs="Times New Roman"/>
          <w:color w:val="222222"/>
          <w:sz w:val="22"/>
          <w:szCs w:val="22"/>
          <w:shd w:val="clear" w:color="auto" w:fill="FFFFFF"/>
        </w:rPr>
      </w:pPr>
    </w:p>
    <w:p w14:paraId="15C9CE15" w14:textId="77777777" w:rsidR="000105EB" w:rsidRPr="00957F1F" w:rsidRDefault="000105EB" w:rsidP="000105EB">
      <w:pPr>
        <w:rPr>
          <w:rFonts w:ascii="Helvetica" w:hAnsi="Helvetica"/>
          <w:b/>
          <w:sz w:val="22"/>
          <w:szCs w:val="22"/>
        </w:rPr>
      </w:pPr>
      <w:r w:rsidRPr="00957F1F">
        <w:rPr>
          <w:rFonts w:ascii="Helvetica" w:hAnsi="Helvetica" w:cs="Helvetica"/>
          <w:b/>
          <w:bCs/>
          <w:sz w:val="22"/>
          <w:szCs w:val="22"/>
        </w:rPr>
        <w:t>Abstract</w:t>
      </w:r>
      <w:r w:rsidRPr="00957F1F">
        <w:rPr>
          <w:rFonts w:ascii="Helvetica" w:hAnsi="Helvetica" w:cs="Helvetica"/>
          <w:bCs/>
          <w:sz w:val="22"/>
          <w:szCs w:val="22"/>
        </w:rPr>
        <w:t>: Research and</w:t>
      </w:r>
      <w:r w:rsidRPr="00957F1F">
        <w:rPr>
          <w:rFonts w:ascii="Helvetica" w:hAnsi="Helvetica" w:cs="Helvetica"/>
          <w:b/>
          <w:bCs/>
          <w:sz w:val="22"/>
          <w:szCs w:val="22"/>
        </w:rPr>
        <w:t xml:space="preserve"> </w:t>
      </w:r>
      <w:r w:rsidRPr="00957F1F">
        <w:rPr>
          <w:rFonts w:ascii="Helvetica" w:hAnsi="Helvetica" w:cs="Helvetica"/>
          <w:sz w:val="22"/>
          <w:szCs w:val="22"/>
        </w:rPr>
        <w:t>monitoring are critical but expensive component</w:t>
      </w:r>
      <w:r w:rsidR="00CB00AD">
        <w:rPr>
          <w:rFonts w:ascii="Helvetica" w:hAnsi="Helvetica" w:cs="Helvetica"/>
          <w:sz w:val="22"/>
          <w:szCs w:val="22"/>
        </w:rPr>
        <w:t>s</w:t>
      </w:r>
      <w:r w:rsidRPr="00957F1F">
        <w:rPr>
          <w:rFonts w:ascii="Helvetica" w:hAnsi="Helvetica" w:cs="Helvetica"/>
          <w:sz w:val="22"/>
          <w:szCs w:val="22"/>
        </w:rPr>
        <w:t xml:space="preserve"> </w:t>
      </w:r>
      <w:r w:rsidR="00B10D68">
        <w:rPr>
          <w:rFonts w:ascii="Helvetica" w:hAnsi="Helvetica" w:cs="Helvetica"/>
          <w:sz w:val="22"/>
          <w:szCs w:val="22"/>
        </w:rPr>
        <w:t>of</w:t>
      </w:r>
      <w:r w:rsidRPr="00957F1F">
        <w:rPr>
          <w:rFonts w:ascii="Helvetica" w:hAnsi="Helvetica" w:cs="Helvetica"/>
          <w:sz w:val="22"/>
          <w:szCs w:val="22"/>
        </w:rPr>
        <w:t xml:space="preserve"> sustainable </w:t>
      </w:r>
      <w:r w:rsidR="00B10D68">
        <w:rPr>
          <w:rFonts w:ascii="Helvetica" w:hAnsi="Helvetica" w:cs="Helvetica"/>
          <w:sz w:val="22"/>
          <w:szCs w:val="22"/>
        </w:rPr>
        <w:t xml:space="preserve">management of </w:t>
      </w:r>
      <w:r w:rsidRPr="00957F1F">
        <w:rPr>
          <w:rFonts w:ascii="Helvetica" w:hAnsi="Helvetica" w:cs="Helvetica"/>
          <w:sz w:val="22"/>
          <w:szCs w:val="22"/>
        </w:rPr>
        <w:t>natural resource</w:t>
      </w:r>
      <w:r w:rsidR="00B10D68">
        <w:rPr>
          <w:rFonts w:ascii="Helvetica" w:hAnsi="Helvetica" w:cs="Helvetica"/>
          <w:sz w:val="22"/>
          <w:szCs w:val="22"/>
        </w:rPr>
        <w:t>s</w:t>
      </w:r>
      <w:r w:rsidRPr="00957F1F">
        <w:rPr>
          <w:rFonts w:ascii="Helvetica" w:hAnsi="Helvetica" w:cs="Helvetica"/>
          <w:sz w:val="22"/>
          <w:szCs w:val="22"/>
        </w:rPr>
        <w:t xml:space="preserve">. </w:t>
      </w:r>
      <w:r w:rsidR="00964A2D" w:rsidRPr="00957F1F">
        <w:rPr>
          <w:rFonts w:ascii="Helvetica" w:hAnsi="Helvetica" w:cs="Helvetica"/>
          <w:sz w:val="22"/>
          <w:szCs w:val="22"/>
        </w:rPr>
        <w:t xml:space="preserve">Here, we demonstrate how </w:t>
      </w:r>
      <w:r w:rsidR="00296B45" w:rsidRPr="00957F1F">
        <w:rPr>
          <w:rFonts w:ascii="Helvetica" w:hAnsi="Helvetica" w:cs="Helvetica"/>
          <w:sz w:val="22"/>
          <w:szCs w:val="22"/>
        </w:rPr>
        <w:t>monitoring</w:t>
      </w:r>
      <w:r w:rsidRPr="00957F1F">
        <w:rPr>
          <w:rFonts w:ascii="Helvetica" w:hAnsi="Helvetica" w:cs="Helvetica"/>
          <w:sz w:val="22"/>
          <w:szCs w:val="22"/>
        </w:rPr>
        <w:t xml:space="preserve"> information</w:t>
      </w:r>
      <w:r w:rsidR="00964A2D" w:rsidRPr="00957F1F">
        <w:rPr>
          <w:rFonts w:ascii="Helvetica" w:hAnsi="Helvetica" w:cs="Helvetica"/>
          <w:sz w:val="22"/>
          <w:szCs w:val="22"/>
        </w:rPr>
        <w:t xml:space="preserve"> </w:t>
      </w:r>
      <w:r w:rsidR="00B10D68">
        <w:rPr>
          <w:rFonts w:ascii="Helvetica" w:hAnsi="Helvetica" w:cs="Helvetica"/>
          <w:sz w:val="22"/>
          <w:szCs w:val="22"/>
        </w:rPr>
        <w:t>increases in</w:t>
      </w:r>
      <w:r w:rsidR="00964A2D" w:rsidRPr="00957F1F">
        <w:rPr>
          <w:rFonts w:ascii="Helvetica" w:hAnsi="Helvetica" w:cs="Helvetica"/>
          <w:sz w:val="22"/>
          <w:szCs w:val="22"/>
        </w:rPr>
        <w:t xml:space="preserve"> value</w:t>
      </w:r>
      <w:r w:rsidR="00CB00AD">
        <w:rPr>
          <w:rFonts w:ascii="Helvetica" w:hAnsi="Helvetica" w:cs="Helvetica"/>
          <w:sz w:val="22"/>
          <w:szCs w:val="22"/>
        </w:rPr>
        <w:t xml:space="preserve"> as</w:t>
      </w:r>
      <w:r w:rsidR="00296B45" w:rsidRPr="00957F1F">
        <w:rPr>
          <w:rFonts w:ascii="Helvetica" w:hAnsi="Helvetica" w:cs="Helvetica"/>
          <w:sz w:val="22"/>
          <w:szCs w:val="22"/>
        </w:rPr>
        <w:t xml:space="preserve"> system</w:t>
      </w:r>
      <w:r w:rsidR="00964A2D" w:rsidRPr="00957F1F">
        <w:rPr>
          <w:rFonts w:ascii="Helvetica" w:hAnsi="Helvetica" w:cs="Helvetica"/>
          <w:sz w:val="22"/>
          <w:szCs w:val="22"/>
        </w:rPr>
        <w:t>s</w:t>
      </w:r>
      <w:r w:rsidR="00296B45" w:rsidRPr="00957F1F">
        <w:rPr>
          <w:rFonts w:ascii="Helvetica" w:hAnsi="Helvetica" w:cs="Helvetica"/>
          <w:sz w:val="22"/>
          <w:szCs w:val="22"/>
        </w:rPr>
        <w:t xml:space="preserve"> approach </w:t>
      </w:r>
      <w:ins w:id="4" w:author="Anne Salomon" w:date="2015-09-30T14:08:00Z">
        <w:r w:rsidR="00CC4060">
          <w:rPr>
            <w:rFonts w:ascii="Helvetica" w:hAnsi="Helvetica" w:cs="Helvetica"/>
            <w:sz w:val="22"/>
            <w:szCs w:val="22"/>
          </w:rPr>
          <w:t xml:space="preserve">both biological </w:t>
        </w:r>
      </w:ins>
      <w:ins w:id="5" w:author="Anne Salomon" w:date="2015-09-30T14:09:00Z">
        <w:r w:rsidR="00CC4060">
          <w:rPr>
            <w:rFonts w:ascii="Helvetica" w:hAnsi="Helvetica" w:cs="Helvetica"/>
            <w:sz w:val="22"/>
            <w:szCs w:val="22"/>
          </w:rPr>
          <w:t xml:space="preserve">and management </w:t>
        </w:r>
      </w:ins>
      <w:del w:id="6" w:author="Anne Salomon" w:date="2015-09-30T14:09:00Z">
        <w:r w:rsidR="00296B45" w:rsidRPr="00957F1F" w:rsidDel="00CC4060">
          <w:rPr>
            <w:rFonts w:ascii="Helvetica" w:hAnsi="Helvetica" w:cs="Helvetica"/>
            <w:sz w:val="22"/>
            <w:szCs w:val="22"/>
          </w:rPr>
          <w:delText>a</w:delText>
        </w:r>
      </w:del>
      <w:r w:rsidR="00296B45" w:rsidRPr="00957F1F">
        <w:rPr>
          <w:rFonts w:ascii="Helvetica" w:hAnsi="Helvetica" w:cs="Helvetica"/>
          <w:sz w:val="22"/>
          <w:szCs w:val="22"/>
        </w:rPr>
        <w:t xml:space="preserve"> tipping point</w:t>
      </w:r>
      <w:ins w:id="7" w:author="Anne Salomon" w:date="2015-09-30T14:09:00Z">
        <w:r w:rsidR="00CC4060">
          <w:rPr>
            <w:rFonts w:ascii="Helvetica" w:hAnsi="Helvetica" w:cs="Helvetica"/>
            <w:sz w:val="22"/>
            <w:szCs w:val="22"/>
          </w:rPr>
          <w:t>s</w:t>
        </w:r>
      </w:ins>
      <w:r w:rsidRPr="00957F1F">
        <w:rPr>
          <w:rFonts w:ascii="Helvetica" w:hAnsi="Helvetica" w:cs="Helvetica"/>
          <w:sz w:val="22"/>
          <w:szCs w:val="22"/>
        </w:rPr>
        <w:t xml:space="preserve">. </w:t>
      </w:r>
      <w:r w:rsidR="00296B45" w:rsidRPr="00957F1F">
        <w:rPr>
          <w:rFonts w:ascii="Helvetica" w:hAnsi="Helvetica" w:cs="Helvetica"/>
          <w:sz w:val="22"/>
          <w:szCs w:val="22"/>
        </w:rPr>
        <w:t xml:space="preserve">We </w:t>
      </w:r>
      <w:r w:rsidR="000B21F8" w:rsidRPr="00957F1F">
        <w:rPr>
          <w:rFonts w:ascii="Helvetica" w:hAnsi="Helvetica" w:cs="Helvetica"/>
          <w:sz w:val="22"/>
          <w:szCs w:val="22"/>
        </w:rPr>
        <w:t>show</w:t>
      </w:r>
      <w:r w:rsidR="00296B45" w:rsidRPr="00957F1F">
        <w:rPr>
          <w:rFonts w:ascii="Helvetica" w:hAnsi="Helvetica" w:cs="Helvetica"/>
          <w:sz w:val="22"/>
          <w:szCs w:val="22"/>
        </w:rPr>
        <w:t xml:space="preserve"> how including tipping points in decisions surrounding monitoring </w:t>
      </w:r>
      <w:ins w:id="8" w:author="Anne Salomon" w:date="2015-09-28T22:48:00Z">
        <w:r w:rsidR="00D92B83">
          <w:rPr>
            <w:rFonts w:ascii="Helvetica" w:hAnsi="Helvetica" w:cs="Helvetica"/>
            <w:sz w:val="22"/>
            <w:szCs w:val="22"/>
          </w:rPr>
          <w:t xml:space="preserve">effort </w:t>
        </w:r>
      </w:ins>
      <w:r w:rsidR="000B21F8" w:rsidRPr="00957F1F">
        <w:rPr>
          <w:rFonts w:ascii="Helvetica" w:hAnsi="Helvetica" w:cs="Helvetica"/>
          <w:sz w:val="22"/>
          <w:szCs w:val="22"/>
        </w:rPr>
        <w:t xml:space="preserve">can </w:t>
      </w:r>
      <w:r w:rsidR="00B10D68">
        <w:rPr>
          <w:rFonts w:ascii="Helvetica" w:hAnsi="Helvetica" w:cs="Helvetica"/>
          <w:sz w:val="22"/>
          <w:szCs w:val="22"/>
        </w:rPr>
        <w:t xml:space="preserve">help minimize costs and </w:t>
      </w:r>
      <w:r w:rsidR="000B21F8" w:rsidRPr="00957F1F">
        <w:rPr>
          <w:rFonts w:ascii="Helvetica" w:hAnsi="Helvetica" w:cs="Helvetica"/>
          <w:sz w:val="22"/>
          <w:szCs w:val="22"/>
        </w:rPr>
        <w:t>facilitate the creation of a safe operating space</w:t>
      </w:r>
      <w:r w:rsidR="002C6D5D">
        <w:rPr>
          <w:rFonts w:ascii="Helvetica" w:hAnsi="Helvetica" w:cs="Helvetica"/>
          <w:sz w:val="22"/>
          <w:szCs w:val="22"/>
        </w:rPr>
        <w:t xml:space="preserve"> within which combinations of harvest rate and monitoring precision lead </w:t>
      </w:r>
      <w:r w:rsidR="00B2465F">
        <w:rPr>
          <w:rFonts w:ascii="Helvetica" w:hAnsi="Helvetica" w:cs="Helvetica"/>
          <w:sz w:val="22"/>
          <w:szCs w:val="22"/>
        </w:rPr>
        <w:t xml:space="preserve">to low probability of </w:t>
      </w:r>
      <w:del w:id="9" w:author="Anne Salomon" w:date="2015-09-28T22:49:00Z">
        <w:r w:rsidR="00B2465F" w:rsidDel="00D92B83">
          <w:rPr>
            <w:rFonts w:ascii="Helvetica" w:hAnsi="Helvetica" w:cs="Helvetica"/>
            <w:sz w:val="22"/>
            <w:szCs w:val="22"/>
          </w:rPr>
          <w:delText>tipping</w:delText>
        </w:r>
      </w:del>
      <w:ins w:id="10" w:author="Anne Salomon" w:date="2015-09-28T22:49:00Z">
        <w:r w:rsidR="00D92B83">
          <w:rPr>
            <w:rFonts w:ascii="Helvetica" w:hAnsi="Helvetica" w:cs="Helvetica"/>
            <w:sz w:val="22"/>
            <w:szCs w:val="22"/>
          </w:rPr>
          <w:t>state-changes</w:t>
        </w:r>
      </w:ins>
      <w:r w:rsidR="00B2465F">
        <w:rPr>
          <w:rFonts w:ascii="Helvetica" w:hAnsi="Helvetica" w:cs="Helvetica"/>
          <w:sz w:val="22"/>
          <w:szCs w:val="22"/>
        </w:rPr>
        <w:t>.</w:t>
      </w:r>
      <w:r w:rsidR="00240A1C" w:rsidRPr="00957F1F">
        <w:rPr>
          <w:rFonts w:ascii="Helvetica" w:hAnsi="Helvetica" w:cs="Helvetica"/>
          <w:sz w:val="22"/>
          <w:szCs w:val="22"/>
        </w:rPr>
        <w:t xml:space="preserve"> </w:t>
      </w:r>
      <w:r w:rsidRPr="00957F1F">
        <w:rPr>
          <w:rFonts w:ascii="Helvetica" w:hAnsi="Helvetica" w:cs="Helvetica"/>
          <w:sz w:val="22"/>
          <w:szCs w:val="22"/>
        </w:rPr>
        <w:t>We</w:t>
      </w:r>
      <w:r w:rsidR="000F5FBD" w:rsidRPr="00957F1F">
        <w:rPr>
          <w:rFonts w:ascii="Helvetica" w:hAnsi="Helvetica" w:cs="Helvetica"/>
          <w:sz w:val="22"/>
          <w:szCs w:val="22"/>
        </w:rPr>
        <w:t xml:space="preserve"> </w:t>
      </w:r>
      <w:r w:rsidRPr="00957F1F">
        <w:rPr>
          <w:rFonts w:ascii="Helvetica" w:hAnsi="Helvetica" w:cs="Helvetica"/>
          <w:sz w:val="22"/>
          <w:szCs w:val="22"/>
        </w:rPr>
        <w:t>contrast the performance of alternative</w:t>
      </w:r>
      <w:r w:rsidR="00B15EE0" w:rsidRPr="00957F1F">
        <w:rPr>
          <w:rFonts w:ascii="Helvetica" w:hAnsi="Helvetica" w:cs="Helvetica"/>
          <w:sz w:val="22"/>
          <w:szCs w:val="22"/>
        </w:rPr>
        <w:t xml:space="preserve"> monitoring</w:t>
      </w:r>
      <w:r w:rsidRPr="00957F1F">
        <w:rPr>
          <w:rFonts w:ascii="Helvetica" w:hAnsi="Helvetica" w:cs="Helvetica"/>
          <w:sz w:val="22"/>
          <w:szCs w:val="22"/>
        </w:rPr>
        <w:t xml:space="preserve"> approaches – one that applies precautionary buffers to reduce the likelihood of state-change, another that uses intensive monitoring to precisely estimate proximity of the ecosystem to a critical threshold.</w:t>
      </w:r>
      <w:r w:rsidRPr="00957F1F">
        <w:rPr>
          <w:rFonts w:ascii="Helvetica" w:hAnsi="Helvetica" w:cs="Helvetica"/>
          <w:b/>
          <w:sz w:val="22"/>
          <w:szCs w:val="22"/>
        </w:rPr>
        <w:t xml:space="preserve"> </w:t>
      </w:r>
      <w:commentRangeStart w:id="11"/>
      <w:r w:rsidRPr="00957F1F">
        <w:rPr>
          <w:rFonts w:ascii="Helvetica" w:hAnsi="Helvetica" w:cs="Helvetica"/>
          <w:sz w:val="22"/>
          <w:szCs w:val="22"/>
        </w:rPr>
        <w:t>A comprehensive understanding of how ecosystem characteristics dictate the trade</w:t>
      </w:r>
      <w:ins w:id="12" w:author="Anne Salomon" w:date="2015-09-28T22:47:00Z">
        <w:r w:rsidR="00D92B83">
          <w:rPr>
            <w:rFonts w:ascii="Helvetica" w:hAnsi="Helvetica" w:cs="Helvetica"/>
            <w:sz w:val="22"/>
            <w:szCs w:val="22"/>
          </w:rPr>
          <w:t>-</w:t>
        </w:r>
      </w:ins>
      <w:del w:id="13" w:author="Anne Salomon" w:date="2015-09-28T22:47:00Z">
        <w:r w:rsidRPr="00957F1F" w:rsidDel="00D92B83">
          <w:rPr>
            <w:rFonts w:ascii="Helvetica" w:hAnsi="Helvetica" w:cs="Helvetica"/>
            <w:sz w:val="22"/>
            <w:szCs w:val="22"/>
          </w:rPr>
          <w:delText xml:space="preserve"> </w:delText>
        </w:r>
      </w:del>
      <w:r w:rsidRPr="00957F1F">
        <w:rPr>
          <w:rFonts w:ascii="Helvetica" w:hAnsi="Helvetica" w:cs="Helvetica"/>
          <w:sz w:val="22"/>
          <w:szCs w:val="22"/>
        </w:rPr>
        <w:t>off between precision in ecosystem state estimates and the costs of overexploitation is utilitarian for agencies and managers with finite resources.</w:t>
      </w:r>
      <w:commentRangeEnd w:id="11"/>
      <w:r w:rsidR="00CB00AD">
        <w:rPr>
          <w:rStyle w:val="CommentReference"/>
        </w:rPr>
        <w:commentReference w:id="11"/>
      </w:r>
    </w:p>
    <w:p w14:paraId="79F3AFB3" w14:textId="77777777" w:rsidR="00294391" w:rsidRPr="00957F1F" w:rsidRDefault="00294391">
      <w:pPr>
        <w:rPr>
          <w:rFonts w:ascii="Helvetica" w:hAnsi="Helvetica"/>
          <w:b/>
          <w:sz w:val="22"/>
          <w:szCs w:val="22"/>
        </w:rPr>
      </w:pPr>
      <w:r w:rsidRPr="00957F1F">
        <w:rPr>
          <w:rFonts w:ascii="Helvetica" w:hAnsi="Helvetica"/>
          <w:b/>
          <w:sz w:val="22"/>
          <w:szCs w:val="22"/>
        </w:rPr>
        <w:br w:type="page"/>
      </w:r>
    </w:p>
    <w:p w14:paraId="14A86F73" w14:textId="77777777" w:rsidR="00EA4926" w:rsidRPr="00957F1F" w:rsidRDefault="00EA4926" w:rsidP="00EA4926">
      <w:pPr>
        <w:rPr>
          <w:rFonts w:ascii="Helvetica" w:hAnsi="Helvetica"/>
          <w:b/>
          <w:sz w:val="22"/>
          <w:szCs w:val="22"/>
        </w:rPr>
      </w:pPr>
      <w:commentRangeStart w:id="14"/>
      <w:r w:rsidRPr="00957F1F">
        <w:rPr>
          <w:rFonts w:ascii="Helvetica" w:hAnsi="Helvetica"/>
          <w:b/>
          <w:sz w:val="22"/>
          <w:szCs w:val="22"/>
        </w:rPr>
        <w:lastRenderedPageBreak/>
        <w:t>INTRODUCTIO</w:t>
      </w:r>
      <w:commentRangeStart w:id="15"/>
      <w:r w:rsidRPr="00957F1F">
        <w:rPr>
          <w:rFonts w:ascii="Helvetica" w:hAnsi="Helvetica"/>
          <w:b/>
          <w:sz w:val="22"/>
          <w:szCs w:val="22"/>
        </w:rPr>
        <w:t>N</w:t>
      </w:r>
      <w:commentRangeEnd w:id="14"/>
      <w:r w:rsidR="006270AF">
        <w:rPr>
          <w:rStyle w:val="CommentReference"/>
        </w:rPr>
        <w:commentReference w:id="14"/>
      </w:r>
      <w:commentRangeEnd w:id="15"/>
      <w:r w:rsidR="00D92B83">
        <w:rPr>
          <w:rStyle w:val="CommentReference"/>
        </w:rPr>
        <w:commentReference w:id="15"/>
      </w:r>
    </w:p>
    <w:p w14:paraId="1CC8475A" w14:textId="77777777" w:rsidR="00EA4926" w:rsidRPr="00957F1F" w:rsidRDefault="00EA4926" w:rsidP="00EA4926">
      <w:pPr>
        <w:rPr>
          <w:rFonts w:ascii="Helvetica" w:hAnsi="Helvetica"/>
          <w:b/>
          <w:sz w:val="22"/>
          <w:szCs w:val="22"/>
        </w:rPr>
      </w:pPr>
    </w:p>
    <w:p w14:paraId="4A66007E" w14:textId="77777777" w:rsidR="002A3B6B" w:rsidRDefault="00677931" w:rsidP="002A3B6B">
      <w:pPr>
        <w:rPr>
          <w:rFonts w:ascii="Helvetica" w:hAnsi="Helvetica"/>
          <w:sz w:val="22"/>
          <w:szCs w:val="22"/>
        </w:rPr>
      </w:pPr>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 xml:space="preserve">often include critical thresholds – tipping points – where the system rapidly switches states,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and introducing a cascade of ecological, economic and cultural disruptions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6C270B" w:rsidRPr="0093151E">
        <w:rPr>
          <w:rFonts w:ascii="Helvetica" w:hAnsi="Helvetica"/>
          <w:sz w:val="22"/>
          <w:szCs w:val="22"/>
        </w:rPr>
        <w:t xml:space="preserve">. </w:t>
      </w:r>
      <w:r w:rsidR="000847BF" w:rsidRPr="0093151E">
        <w:rPr>
          <w:rFonts w:ascii="Helvetica" w:hAnsi="Helvetica"/>
          <w:sz w:val="22"/>
          <w:szCs w:val="22"/>
        </w:rPr>
        <w:t xml:space="preserve">Examples include coral reefs, kelp forest ecosystems, and north pacific pelagic systems. </w:t>
      </w:r>
      <w:r w:rsidR="00EE6528" w:rsidRPr="0093151E">
        <w:rPr>
          <w:rFonts w:ascii="Helvetica" w:hAnsi="Helvetica"/>
          <w:sz w:val="22"/>
          <w:szCs w:val="22"/>
        </w:rPr>
        <w:t>Once tipping points are crossed, positive feedback loops can maintain degraded or less-preferred states</w:t>
      </w:r>
      <w:r w:rsidR="004F6B19" w:rsidRPr="0093151E">
        <w:rPr>
          <w:rFonts w:ascii="Helvetica" w:hAnsi="Helvetica"/>
          <w:sz w:val="22"/>
          <w:szCs w:val="22"/>
        </w:rPr>
        <w:t xml:space="preserve"> and make it difficult to recover disrupted social-ecological systems</w:t>
      </w:r>
      <w:r w:rsidR="00EE6528" w:rsidRPr="0093151E">
        <w:rPr>
          <w:rFonts w:ascii="Helvetica" w:hAnsi="Helvetica"/>
          <w:sz w:val="22"/>
          <w:szCs w:val="22"/>
        </w:rPr>
        <w:t xml:space="preserve">. </w:t>
      </w:r>
      <w:r w:rsidR="004F6B19" w:rsidRPr="0093151E">
        <w:rPr>
          <w:rFonts w:ascii="Helvetica" w:hAnsi="Helvetica"/>
          <w:sz w:val="22"/>
          <w:szCs w:val="22"/>
        </w:rPr>
        <w:t>Therefore a</w:t>
      </w:r>
      <w:r w:rsidR="001C6065" w:rsidRPr="0093151E">
        <w:rPr>
          <w:rFonts w:ascii="Helvetica" w:hAnsi="Helvetica"/>
          <w:sz w:val="22"/>
          <w:szCs w:val="22"/>
        </w:rPr>
        <w:t xml:space="preserve"> major question in sustainability science is how can resource managers set meaningful boundaries that maximize ecosystem services </w:t>
      </w:r>
      <w:r w:rsidR="004F6B19" w:rsidRPr="0093151E">
        <w:rPr>
          <w:rFonts w:ascii="Helvetica" w:hAnsi="Helvetica"/>
          <w:sz w:val="22"/>
          <w:szCs w:val="22"/>
        </w:rPr>
        <w:t>while</w:t>
      </w:r>
      <w:r w:rsidR="001C6065" w:rsidRPr="0093151E">
        <w:rPr>
          <w:rFonts w:ascii="Helvetica" w:hAnsi="Helvetica"/>
          <w:sz w:val="22"/>
          <w:szCs w:val="22"/>
        </w:rPr>
        <w:t xml:space="preserve"> avoid</w:t>
      </w:r>
      <w:r w:rsidR="004F6B19" w:rsidRPr="0093151E">
        <w:rPr>
          <w:rFonts w:ascii="Helvetica" w:hAnsi="Helvetica"/>
          <w:sz w:val="22"/>
          <w:szCs w:val="22"/>
        </w:rPr>
        <w:t>ing</w:t>
      </w:r>
      <w:r w:rsidR="001C6065" w:rsidRPr="0093151E">
        <w:rPr>
          <w:rFonts w:ascii="Helvetica" w:hAnsi="Helvetica"/>
          <w:sz w:val="22"/>
          <w:szCs w:val="22"/>
        </w:rPr>
        <w:t xml:space="preserve"> </w:t>
      </w:r>
      <w:r w:rsidR="004F6B19" w:rsidRPr="0093151E">
        <w:rPr>
          <w:rFonts w:ascii="Helvetica" w:hAnsi="Helvetica"/>
          <w:sz w:val="22"/>
          <w:szCs w:val="22"/>
        </w:rPr>
        <w:t xml:space="preserve">exploitation rates that cause </w:t>
      </w:r>
      <w:r w:rsidR="001C46CB" w:rsidRPr="0093151E">
        <w:rPr>
          <w:rFonts w:ascii="Helvetica" w:hAnsi="Helvetica"/>
          <w:sz w:val="22"/>
          <w:szCs w:val="22"/>
        </w:rPr>
        <w:t>system</w:t>
      </w:r>
      <w:r w:rsidR="005C0E01" w:rsidRPr="0093151E">
        <w:rPr>
          <w:rFonts w:ascii="Helvetica" w:hAnsi="Helvetica"/>
          <w:sz w:val="22"/>
          <w:szCs w:val="22"/>
        </w:rPr>
        <w:t>s to</w:t>
      </w:r>
      <w:r w:rsidR="00C03B37" w:rsidRPr="0093151E">
        <w:rPr>
          <w:rFonts w:ascii="Helvetica" w:hAnsi="Helvetica"/>
          <w:sz w:val="22"/>
          <w:szCs w:val="22"/>
        </w:rPr>
        <w:t xml:space="preserve"> cross </w:t>
      </w:r>
      <w:r w:rsidR="001C6065" w:rsidRPr="0093151E">
        <w:rPr>
          <w:rFonts w:ascii="Helvetica" w:hAnsi="Helvetica"/>
          <w:sz w:val="22"/>
          <w:szCs w:val="22"/>
        </w:rPr>
        <w:t xml:space="preserve">critical thresholds beyond which economic and cultural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74108B"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74108B"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74108B" w:rsidRPr="0093151E">
        <w:rPr>
          <w:rFonts w:ascii="Helvetica" w:hAnsi="Helvetica"/>
          <w:sz w:val="22"/>
          <w:szCs w:val="22"/>
        </w:rPr>
        <w:fldChar w:fldCharType="end"/>
      </w:r>
      <w:r w:rsidR="00035B6B" w:rsidRPr="0093151E">
        <w:rPr>
          <w:rFonts w:ascii="Helvetica" w:hAnsi="Helvetica"/>
          <w:sz w:val="22"/>
          <w:szCs w:val="22"/>
        </w:rPr>
        <w:t xml:space="preserve">. </w:t>
      </w:r>
    </w:p>
    <w:p w14:paraId="462DAF79" w14:textId="77777777" w:rsidR="0030245C" w:rsidRPr="000E4B23" w:rsidRDefault="00BE5C03" w:rsidP="000E4B23">
      <w:pPr>
        <w:ind w:firstLine="720"/>
        <w:rPr>
          <w:rFonts w:ascii="Helvetica" w:hAnsi="Helvetica"/>
          <w:sz w:val="22"/>
          <w:szCs w:val="22"/>
        </w:rPr>
      </w:pPr>
      <w:r w:rsidRPr="00957F1F">
        <w:rPr>
          <w:rFonts w:ascii="Helvetica" w:hAnsi="Helvetica"/>
          <w:sz w:val="22"/>
          <w:szCs w:val="22"/>
        </w:rPr>
        <w:t xml:space="preserve">Intensive monitoring can help to simultaneously </w:t>
      </w:r>
      <w:commentRangeStart w:id="16"/>
      <w:r w:rsidRPr="00957F1F">
        <w:rPr>
          <w:rFonts w:ascii="Helvetica" w:hAnsi="Helvetica"/>
          <w:sz w:val="22"/>
          <w:szCs w:val="22"/>
        </w:rPr>
        <w:t>maximize ecosystem services</w:t>
      </w:r>
      <w:commentRangeEnd w:id="16"/>
      <w:r w:rsidR="00622E61">
        <w:rPr>
          <w:rStyle w:val="CommentReference"/>
        </w:rPr>
        <w:commentReference w:id="16"/>
      </w:r>
      <w:r w:rsidRPr="00957F1F">
        <w:rPr>
          <w:rFonts w:ascii="Helvetica" w:hAnsi="Helvetica"/>
          <w:sz w:val="22"/>
          <w:szCs w:val="22"/>
        </w:rPr>
        <w:t xml:space="preserve"> and avoid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del w:id="17" w:author="Anne Salomon" w:date="2015-09-29T13:15:00Z">
        <w:r w:rsidR="00AD75A7" w:rsidRPr="00957F1F" w:rsidDel="00FB788D">
          <w:rPr>
            <w:rFonts w:ascii="Helvetica" w:hAnsi="Helvetica"/>
            <w:sz w:val="22"/>
            <w:szCs w:val="22"/>
          </w:rPr>
          <w:delText xml:space="preserve">mechanics </w:delText>
        </w:r>
      </w:del>
      <w:ins w:id="18" w:author="Anne Salomon" w:date="2015-09-29T13:15:00Z">
        <w:r w:rsidR="00FB788D">
          <w:rPr>
            <w:rFonts w:ascii="Helvetica" w:hAnsi="Helvetica"/>
            <w:sz w:val="22"/>
            <w:szCs w:val="22"/>
          </w:rPr>
          <w:t>dynamics</w:t>
        </w:r>
        <w:r w:rsidR="00FB788D" w:rsidRPr="00957F1F">
          <w:rPr>
            <w:rFonts w:ascii="Helvetica" w:hAnsi="Helvetica"/>
            <w:sz w:val="22"/>
            <w:szCs w:val="22"/>
          </w:rPr>
          <w:t xml:space="preserve"> </w:t>
        </w:r>
      </w:ins>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If managers have high confidenc</w:t>
      </w:r>
      <w:commentRangeStart w:id="19"/>
      <w:r w:rsidR="00AC7FCC" w:rsidRPr="002A3B6B">
        <w:rPr>
          <w:rFonts w:ascii="Helvetica" w:hAnsi="Helvetica"/>
          <w:sz w:val="22"/>
          <w:szCs w:val="22"/>
        </w:rPr>
        <w:t xml:space="preserve">e </w:t>
      </w:r>
      <w:commentRangeEnd w:id="19"/>
      <w:r w:rsidR="00FB788D">
        <w:rPr>
          <w:rStyle w:val="CommentReference"/>
        </w:rPr>
        <w:commentReference w:id="19"/>
      </w:r>
      <w:r w:rsidR="00AC7FCC" w:rsidRPr="002A3B6B">
        <w:rPr>
          <w:rFonts w:ascii="Helvetica" w:hAnsi="Helvetica"/>
          <w:sz w:val="22"/>
          <w:szCs w:val="22"/>
        </w:rPr>
        <w:t xml:space="preserve">in the cause(s) of fluctuations in resource availability (i.e. are working with an accurate </w:t>
      </w:r>
      <w:r w:rsidR="000847BF" w:rsidRPr="002A3B6B">
        <w:rPr>
          <w:rFonts w:ascii="Helvetica" w:hAnsi="Helvetica"/>
          <w:sz w:val="22"/>
          <w:szCs w:val="22"/>
        </w:rPr>
        <w:t xml:space="preserve">biological </w:t>
      </w:r>
      <w:r w:rsidR="00AC7FCC" w:rsidRPr="002A3B6B">
        <w:rPr>
          <w:rFonts w:ascii="Helvetica" w:hAnsi="Helvetica"/>
          <w:sz w:val="22"/>
          <w:szCs w:val="22"/>
        </w:rPr>
        <w:t xml:space="preserve">“operating model”) and are also confident in their assessment of the ecosystem state, then, ideally, they can then </w:t>
      </w:r>
      <w:r w:rsidR="00A16F31" w:rsidRPr="002A3B6B">
        <w:rPr>
          <w:rFonts w:ascii="Helvetica" w:hAnsi="Helvetica"/>
          <w:sz w:val="22"/>
          <w:szCs w:val="22"/>
        </w:rPr>
        <w:t xml:space="preserve">optimize yield 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8357DB" w:rsidRPr="002A3B6B">
        <w:rPr>
          <w:rFonts w:ascii="Helvetica" w:hAnsi="Helvetica"/>
          <w:sz w:val="22"/>
          <w:szCs w:val="22"/>
        </w:rPr>
        <w:t xml:space="preserve"> </w:t>
      </w:r>
      <w:r w:rsidR="0074108B" w:rsidRPr="002A3B6B">
        <w:rPr>
          <w:rFonts w:ascii="Helvetica" w:hAnsi="Helvetica"/>
          <w:sz w:val="22"/>
          <w:szCs w:val="22"/>
        </w:rPr>
        <w:fldChar w:fldCharType="begin"/>
      </w:r>
      <w:r w:rsidR="006C270B" w:rsidRPr="002A3B6B">
        <w:rPr>
          <w:rFonts w:ascii="Helvetica" w:hAnsi="Helvetica"/>
          <w:sz w:val="22"/>
          <w:szCs w:val="22"/>
        </w:rPr>
        <w:instrText xml:space="preserve"> ADDIN EN.CITE &lt;EndNote&gt;&lt;Cite&gt;&lt;Author&gt;Rockström&lt;/Author&gt;&lt;Year&gt;2009&lt;/Year&gt;&lt;RecNum&gt;8123&lt;/RecNum&gt;&lt;DisplayText&gt;(Costello &amp;amp; Polasky 2008;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Costello&lt;/Author&gt;&lt;Year&gt;2008&lt;/Year&gt;&lt;RecNum&gt;8146&lt;/RecNum&gt;&lt;record&gt;&lt;rec-number&gt;8146&lt;/rec-number&gt;&lt;foreign-keys&gt;&lt;key app="EN" db-id="dsrza9wtbra05fevxvw5svf8d0a9a0ptptvp" timestamp="1443312504"&gt;8146&lt;/key&gt;&lt;/foreign-keys&gt;&lt;ref-type name="Journal Article"&gt;17&lt;/ref-type&gt;&lt;contributors&gt;&lt;authors&gt;&lt;author&gt;Costello, Christopher&lt;/author&gt;&lt;author&gt;Polasky, Stephen&lt;/author&gt;&lt;/authors&gt;&lt;/contributors&gt;&lt;titles&gt;&lt;title&gt;Optimal harvesting of stochastic spatial resources&lt;/title&gt;&lt;secondary-title&gt;Journal of Environmental Economics and Management&lt;/secondary-title&gt;&lt;/titles&gt;&lt;periodical&gt;&lt;full-title&gt;Journal of Environmental Economics and Management&lt;/full-title&gt;&lt;/periodical&gt;&lt;pages&gt;1-18&lt;/pages&gt;&lt;volume&gt;56&lt;/volume&gt;&lt;number&gt;1&lt;/number&gt;&lt;dates&gt;&lt;year&gt;2008&lt;/year&gt;&lt;/dates&gt;&lt;isbn&gt;0095-0696&lt;/isbn&gt;&lt;urls&gt;&lt;/urls&gt;&lt;/record&gt;&lt;/Cite&gt;&lt;/EndNote&gt;</w:instrText>
      </w:r>
      <w:r w:rsidR="0074108B" w:rsidRPr="002A3B6B">
        <w:rPr>
          <w:rFonts w:ascii="Helvetica" w:hAnsi="Helvetica"/>
          <w:sz w:val="22"/>
          <w:szCs w:val="22"/>
        </w:rPr>
        <w:fldChar w:fldCharType="separate"/>
      </w:r>
      <w:r w:rsidR="006C270B" w:rsidRPr="002A3B6B">
        <w:rPr>
          <w:rFonts w:ascii="Helvetica" w:hAnsi="Helvetica"/>
          <w:noProof/>
          <w:sz w:val="22"/>
          <w:szCs w:val="22"/>
        </w:rPr>
        <w:t>(Costello &amp; Polasky 2008; Rockström</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2009)</w:t>
      </w:r>
      <w:r w:rsidR="0074108B" w:rsidRPr="002A3B6B">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 xml:space="preserve">many reasons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 and species </w:t>
      </w:r>
      <w:del w:id="20" w:author="Anne Salomon" w:date="2015-09-29T13:16:00Z">
        <w:r w:rsidR="005C1861" w:rsidRPr="002A3B6B" w:rsidDel="00AB3EB9">
          <w:rPr>
            <w:rFonts w:ascii="Helvetica" w:hAnsi="Helvetica"/>
            <w:sz w:val="22"/>
            <w:szCs w:val="22"/>
          </w:rPr>
          <w:delText>dynamics</w:delText>
        </w:r>
      </w:del>
      <w:ins w:id="21" w:author="Anne Salomon" w:date="2015-09-29T13:16:00Z">
        <w:r w:rsidR="00AB3EB9">
          <w:rPr>
            <w:rFonts w:ascii="Helvetica" w:hAnsi="Helvetica"/>
            <w:sz w:val="22"/>
            <w:szCs w:val="22"/>
          </w:rPr>
          <w:t>interactions</w:t>
        </w:r>
      </w:ins>
      <w:r w:rsidR="005C1861" w:rsidRPr="002A3B6B">
        <w:rPr>
          <w:rFonts w:ascii="Helvetica" w:hAnsi="Helvetica"/>
          <w:sz w:val="22"/>
          <w:szCs w:val="22"/>
        </w:rPr>
        <w:t>, stochasticity due to weather or other disturbance events, or because of inaccuracy in measurement</w:t>
      </w:r>
      <w:r w:rsidR="0082087B" w:rsidRPr="0082087B">
        <w:t xml:space="preserve"> </w: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ZWNvbmRhcnktdGl0bGU+UEhJTE9TT1BISUNBTCBUUkFOU0FDVElPTlMtUk9ZQUwgU09DSUVUWSBP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</w:fldData>
        </w:fldChar>
      </w:r>
      <w:r w:rsidR="006C270B" w:rsidRPr="002A3B6B">
        <w:rPr>
          <w:rFonts w:ascii="Helvetica" w:hAnsi="Helvetica"/>
          <w:sz w:val="22"/>
          <w:szCs w:val="22"/>
        </w:rPr>
        <w:instrText xml:space="preserve"> ADDIN EN.CITE </w:instrText>
      </w:r>
      <w:r w:rsidR="0074108B" w:rsidRPr="002A3B6B">
        <w:rPr>
          <w:rFonts w:ascii="Helvetica" w:hAnsi="Helvetica"/>
          <w:sz w:val="22"/>
          <w:szCs w:val="22"/>
        </w:rPr>
        <w:fldChar w:fldCharType="begin">
          <w:fldData xml:space="preserve">PEVuZE5vdGU+PENpdGU+PEF1dGhvcj5IaWdnaW5zPC9BdXRob3I+PFllYXI+MjAwMjwvWWVhcj48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</w:fldData>
        </w:fldChar>
      </w:r>
      <w:r w:rsidR="006C270B" w:rsidRPr="002A3B6B">
        <w:rPr>
          <w:rFonts w:ascii="Helvetica" w:hAnsi="Helvetica"/>
          <w:sz w:val="22"/>
          <w:szCs w:val="22"/>
        </w:rPr>
        <w:instrText xml:space="preserve"> ADDIN EN.CITE.DATA </w:instrText>
      </w:r>
      <w:r w:rsidR="0074108B" w:rsidRPr="002A3B6B">
        <w:rPr>
          <w:rFonts w:ascii="Helvetica" w:hAnsi="Helvetica"/>
          <w:sz w:val="22"/>
          <w:szCs w:val="22"/>
        </w:rPr>
      </w:r>
      <w:r w:rsidR="0074108B" w:rsidRPr="002A3B6B">
        <w:rPr>
          <w:rFonts w:ascii="Helvetica" w:hAnsi="Helvetica"/>
          <w:sz w:val="22"/>
          <w:szCs w:val="22"/>
        </w:rPr>
        <w:fldChar w:fldCharType="end"/>
      </w:r>
      <w:r w:rsidR="0074108B" w:rsidRPr="002A3B6B">
        <w:rPr>
          <w:rFonts w:ascii="Helvetica" w:hAnsi="Helvetica"/>
          <w:sz w:val="22"/>
          <w:szCs w:val="22"/>
        </w:rPr>
      </w:r>
      <w:r w:rsidR="0074108B" w:rsidRPr="002A3B6B">
        <w:rPr>
          <w:rFonts w:ascii="Helvetica" w:hAnsi="Helvetica"/>
          <w:sz w:val="22"/>
          <w:szCs w:val="22"/>
        </w:rPr>
        <w:fldChar w:fldCharType="separate"/>
      </w:r>
      <w:r w:rsidR="006C270B" w:rsidRPr="002A3B6B">
        <w:rPr>
          <w:rFonts w:ascii="Helvetica" w:hAnsi="Helvetica"/>
          <w:noProof/>
          <w:sz w:val="22"/>
          <w:szCs w:val="22"/>
        </w:rPr>
        <w:t>(Taylor 1995; Higgins</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2002; Fuller</w:t>
      </w:r>
      <w:r w:rsidR="006C270B" w:rsidRPr="002A3B6B">
        <w:rPr>
          <w:rFonts w:ascii="Helvetica" w:hAnsi="Helvetica"/>
          <w:i/>
          <w:noProof/>
          <w:sz w:val="22"/>
          <w:szCs w:val="22"/>
        </w:rPr>
        <w:t xml:space="preserve"> et al.</w:t>
      </w:r>
      <w:r w:rsidR="006C270B" w:rsidRPr="002A3B6B">
        <w:rPr>
          <w:rFonts w:ascii="Helvetica" w:hAnsi="Helvetica"/>
          <w:noProof/>
          <w:sz w:val="22"/>
          <w:szCs w:val="22"/>
        </w:rPr>
        <w:t xml:space="preserve"> 2008)</w:t>
      </w:r>
      <w:r w:rsidR="0074108B" w:rsidRPr="002A3B6B">
        <w:rPr>
          <w:rFonts w:ascii="Helvetica" w:hAnsi="Helvetica"/>
          <w:sz w:val="22"/>
          <w:szCs w:val="22"/>
        </w:rPr>
        <w:fldChar w:fldCharType="end"/>
      </w:r>
      <w:r w:rsidR="00CA483C" w:rsidRPr="002A3B6B">
        <w:rPr>
          <w:rFonts w:ascii="Helvetica" w:hAnsi="Helvetica"/>
          <w:sz w:val="22"/>
          <w:szCs w:val="22"/>
        </w:rPr>
        <w:t xml:space="preserve">. Furthermore when uncertainty that can be minimized, greater levels of </w:t>
      </w:r>
      <w:r w:rsidR="003C2569" w:rsidRPr="002A3B6B">
        <w:rPr>
          <w:rFonts w:ascii="Helvetica" w:hAnsi="Helvetica"/>
          <w:sz w:val="22"/>
          <w:szCs w:val="22"/>
        </w:rPr>
        <w:t>monitoring an</w:t>
      </w:r>
      <w:r w:rsidR="00AC7FCC" w:rsidRPr="002A3B6B">
        <w:rPr>
          <w:rFonts w:ascii="Helvetica" w:hAnsi="Helvetica"/>
          <w:sz w:val="22"/>
          <w:szCs w:val="22"/>
        </w:rPr>
        <w:t>d</w:t>
      </w:r>
      <w:r w:rsidR="003C2569" w:rsidRPr="002A3B6B">
        <w:rPr>
          <w:rFonts w:ascii="Helvetica" w:hAnsi="Helvetica"/>
          <w:sz w:val="22"/>
          <w:szCs w:val="22"/>
        </w:rPr>
        <w:t xml:space="preserve"> research a</w:t>
      </w:r>
      <w:r w:rsidR="00BF7BF0" w:rsidRPr="002A3B6B">
        <w:rPr>
          <w:rFonts w:ascii="Helvetica" w:hAnsi="Helvetica"/>
          <w:sz w:val="22"/>
          <w:szCs w:val="22"/>
        </w:rPr>
        <w:t>re expensive</w:t>
      </w:r>
      <w:r w:rsidR="000847BF" w:rsidRPr="002A3B6B">
        <w:rPr>
          <w:rFonts w:ascii="Helvetica" w:hAnsi="Helvetica"/>
          <w:sz w:val="22"/>
          <w:szCs w:val="22"/>
        </w:rPr>
        <w:t xml:space="preserve"> and difficult to motivate</w:t>
      </w:r>
      <w:r w:rsidR="00CA483C" w:rsidRPr="002A3B6B">
        <w:rPr>
          <w:rFonts w:ascii="Helvetica" w:hAnsi="Helvetica"/>
          <w:sz w:val="22"/>
          <w:szCs w:val="22"/>
        </w:rPr>
        <w:t xml:space="preserve"> , </w:t>
      </w:r>
      <w:r w:rsidR="005C1861" w:rsidRPr="002A3B6B">
        <w:rPr>
          <w:rFonts w:ascii="Helvetica" w:hAnsi="Helvetica"/>
          <w:sz w:val="22"/>
          <w:szCs w:val="22"/>
        </w:rPr>
        <w:t xml:space="preserve">particularly when </w:t>
      </w:r>
      <w:commentRangeStart w:id="22"/>
      <w:r w:rsidR="005C1861" w:rsidRPr="002A3B6B">
        <w:rPr>
          <w:rFonts w:ascii="Helvetica" w:hAnsi="Helvetica"/>
          <w:sz w:val="22"/>
          <w:szCs w:val="22"/>
        </w:rPr>
        <w:t>yields are low</w:t>
      </w:r>
      <w:commentRangeEnd w:id="22"/>
      <w:r w:rsidR="005C1861">
        <w:rPr>
          <w:rStyle w:val="CommentReference"/>
        </w:rPr>
        <w:commentReference w:id="22"/>
      </w:r>
      <w:commentRangeStart w:id="23"/>
      <w:r w:rsidR="00CA483C" w:rsidRPr="002A3B6B">
        <w:rPr>
          <w:rFonts w:ascii="Helvetica" w:hAnsi="Helvetica"/>
          <w:sz w:val="22"/>
          <w:szCs w:val="22"/>
        </w:rPr>
        <w:t>.</w:t>
      </w:r>
      <w:commentRangeEnd w:id="23"/>
      <w:r w:rsidR="00AB3EB9">
        <w:rPr>
          <w:rStyle w:val="CommentReference"/>
        </w:rPr>
        <w:commentReference w:id="23"/>
      </w:r>
      <w:r w:rsidR="005C1861" w:rsidRPr="002A3B6B">
        <w:rPr>
          <w:rFonts w:ascii="Helvetica" w:hAnsi="Helvetica"/>
          <w:sz w:val="22"/>
          <w:szCs w:val="22"/>
        </w:rPr>
        <w:t xml:space="preserve"> </w:t>
      </w:r>
      <w:commentRangeStart w:id="24"/>
      <w:r w:rsidR="000847BF" w:rsidRPr="002D30DC">
        <w:rPr>
          <w:rFonts w:ascii="Helvetica" w:hAnsi="Helvetica"/>
          <w:sz w:val="22"/>
          <w:szCs w:val="22"/>
        </w:rPr>
        <w:t>Ecosystem 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due to limited </w:t>
      </w:r>
      <w:r w:rsidR="001801B3" w:rsidRPr="002D30DC">
        <w:rPr>
          <w:rFonts w:ascii="Helvetica" w:hAnsi="Helvetica"/>
          <w:sz w:val="22"/>
          <w:szCs w:val="22"/>
        </w:rPr>
        <w:t>monitoring</w:t>
      </w:r>
      <w:r w:rsidR="00BF7BF0" w:rsidRPr="002D30DC">
        <w:rPr>
          <w:rFonts w:ascii="Helvetica" w:hAnsi="Helvetica"/>
          <w:sz w:val="22"/>
          <w:szCs w:val="22"/>
        </w:rPr>
        <w:t>, which causes low</w:t>
      </w:r>
      <w:r w:rsidR="00A94AF7" w:rsidRPr="002D30DC">
        <w:rPr>
          <w:rFonts w:ascii="Helvetica" w:hAnsi="Helvetica"/>
          <w:sz w:val="22"/>
          <w:szCs w:val="22"/>
        </w:rPr>
        <w:t xml:space="preserve"> accuracy and precision </w:t>
      </w:r>
      <w:r w:rsidR="00BF7BF0" w:rsidRPr="002D30DC">
        <w:rPr>
          <w:rFonts w:ascii="Helvetica" w:hAnsi="Helvetica"/>
          <w:sz w:val="22"/>
          <w:szCs w:val="22"/>
        </w:rPr>
        <w:t>when it comes to predicting the availability of extractable resources</w:t>
      </w:r>
      <w:commentRangeEnd w:id="24"/>
      <w:r w:rsidR="00B00779">
        <w:rPr>
          <w:rStyle w:val="CommentReference"/>
        </w:rPr>
        <w:commentReference w:id="24"/>
      </w:r>
      <w:r w:rsidR="00DC6532" w:rsidRPr="002D30DC">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commentRangeStart w:id="25"/>
      <w:r w:rsidR="00A64D09" w:rsidRPr="0077306C">
        <w:rPr>
          <w:rFonts w:ascii="Helvetica" w:hAnsi="Helvetica"/>
          <w:sz w:val="22"/>
          <w:szCs w:val="22"/>
        </w:rPr>
        <w:t>critical thresholds, this limited predictive power is particularly risky</w:t>
      </w:r>
      <w:r w:rsidR="006270AF" w:rsidRPr="0077306C">
        <w:rPr>
          <w:rFonts w:ascii="Helvetica" w:hAnsi="Helvetica"/>
          <w:sz w:val="22"/>
          <w:szCs w:val="22"/>
        </w:rPr>
        <w:t xml:space="preserve"> under normal harvest strategies</w:t>
      </w:r>
      <w:r w:rsidR="00A64D09" w:rsidRPr="0077306C">
        <w:rPr>
          <w:rFonts w:ascii="Helvetica" w:hAnsi="Helvetica"/>
          <w:sz w:val="22"/>
          <w:szCs w:val="22"/>
        </w:rPr>
        <w:t xml:space="preserve">, because a manager might estimate a population within a safe operating space, when really the system is teetering on the </w:t>
      </w:r>
      <w:r w:rsidR="001C6065" w:rsidRPr="0077306C">
        <w:rPr>
          <w:rFonts w:ascii="Helvetica" w:hAnsi="Helvetica"/>
          <w:sz w:val="22"/>
          <w:szCs w:val="22"/>
        </w:rPr>
        <w:t>precipice</w:t>
      </w:r>
      <w:r w:rsidR="00A64D09" w:rsidRPr="0077306C">
        <w:rPr>
          <w:rFonts w:ascii="Helvetica" w:hAnsi="Helvetica"/>
          <w:sz w:val="22"/>
          <w:szCs w:val="22"/>
        </w:rPr>
        <w:t xml:space="preserve"> of a threshold.</w:t>
      </w:r>
      <w:commentRangeEnd w:id="25"/>
      <w:r w:rsidR="00944D13">
        <w:rPr>
          <w:rStyle w:val="CommentReference"/>
        </w:rPr>
        <w:commentReference w:id="25"/>
      </w:r>
      <w:r w:rsidR="00533EAD">
        <w:rPr>
          <w:rFonts w:ascii="Helvetica" w:hAnsi="Helvetica"/>
          <w:sz w:val="22"/>
          <w:szCs w:val="22"/>
        </w:rPr>
        <w:t xml:space="preserve"> </w:t>
      </w:r>
      <w:ins w:id="26" w:author="Anne Salomon" w:date="2015-09-30T14:15:00Z">
        <w:r w:rsidR="00CC4060">
          <w:rPr>
            <w:rFonts w:ascii="Helvetica" w:hAnsi="Helvetica"/>
            <w:sz w:val="22"/>
            <w:szCs w:val="22"/>
          </w:rPr>
          <w:t xml:space="preserve">Furthermore, managers typically </w:t>
        </w:r>
      </w:ins>
      <w:ins w:id="27" w:author="Anne Salomon" w:date="2015-09-30T14:16:00Z">
        <w:r w:rsidR="00CC4060">
          <w:rPr>
            <w:rFonts w:ascii="Helvetica" w:hAnsi="Helvetica"/>
            <w:sz w:val="22"/>
            <w:szCs w:val="22"/>
          </w:rPr>
          <w:t xml:space="preserve">use </w:t>
        </w:r>
      </w:ins>
      <w:ins w:id="28" w:author="Anne Salomon" w:date="2015-09-30T14:15:00Z">
        <w:r w:rsidR="00CC4060">
          <w:rPr>
            <w:rFonts w:ascii="Helvetica" w:hAnsi="Helvetica"/>
            <w:sz w:val="22"/>
            <w:szCs w:val="22"/>
          </w:rPr>
          <w:t xml:space="preserve">harvest control rules </w:t>
        </w:r>
      </w:ins>
      <w:ins w:id="29" w:author="Anne Salomon" w:date="2015-09-30T14:16:00Z">
        <w:r w:rsidR="00CC4060">
          <w:rPr>
            <w:rFonts w:ascii="Helvetica" w:hAnsi="Helvetica"/>
            <w:sz w:val="22"/>
            <w:szCs w:val="22"/>
          </w:rPr>
          <w:t>such as</w:t>
        </w:r>
      </w:ins>
      <w:ins w:id="30" w:author="Anne Salomon" w:date="2015-09-30T14:15:00Z">
        <w:r w:rsidR="00CC4060">
          <w:rPr>
            <w:rFonts w:ascii="Helvetica" w:hAnsi="Helvetica"/>
            <w:sz w:val="22"/>
            <w:szCs w:val="22"/>
          </w:rPr>
          <w:t xml:space="preserve"> cut-offs or threshold</w:t>
        </w:r>
        <w:commentRangeStart w:id="31"/>
        <w:r w:rsidR="00CC4060">
          <w:rPr>
            <w:rFonts w:ascii="Helvetica" w:hAnsi="Helvetica"/>
            <w:sz w:val="22"/>
            <w:szCs w:val="22"/>
          </w:rPr>
          <w:t>s</w:t>
        </w:r>
      </w:ins>
      <w:commentRangeEnd w:id="31"/>
      <w:ins w:id="32" w:author="Anne Salomon" w:date="2015-09-30T14:16:00Z">
        <w:r w:rsidR="00CC4060">
          <w:rPr>
            <w:rStyle w:val="CommentReference"/>
          </w:rPr>
          <w:commentReference w:id="31"/>
        </w:r>
      </w:ins>
      <w:ins w:id="33" w:author="Anne Salomon" w:date="2015-09-30T14:15:00Z">
        <w:r w:rsidR="00CC4060">
          <w:rPr>
            <w:rFonts w:ascii="Helvetica" w:hAnsi="Helvetica"/>
            <w:sz w:val="22"/>
            <w:szCs w:val="22"/>
          </w:rPr>
          <w:t xml:space="preserve"> </w:t>
        </w:r>
      </w:ins>
      <w:ins w:id="34" w:author="Anne Salomon" w:date="2015-09-30T14:20:00Z">
        <w:r w:rsidR="00711454">
          <w:rPr>
            <w:rFonts w:ascii="Helvetica" w:hAnsi="Helvetica"/>
            <w:sz w:val="22"/>
            <w:szCs w:val="22"/>
          </w:rPr>
          <w:t>to manage effort….</w:t>
        </w:r>
      </w:ins>
      <w:r w:rsidR="00C10ECB" w:rsidRPr="00533EAD">
        <w:rPr>
          <w:rFonts w:ascii="Helvetica" w:hAnsi="Helvetica"/>
          <w:sz w:val="22"/>
          <w:szCs w:val="22"/>
        </w:rPr>
        <w:t xml:space="preserve">Therefore, what is the appropriate monitoring strategy when resources are limited and managers are seeking a balance between avoiding </w:t>
      </w:r>
      <w:ins w:id="35" w:author="Anne Salomon" w:date="2015-09-30T14:13:00Z">
        <w:r w:rsidR="00CC4060">
          <w:rPr>
            <w:rFonts w:ascii="Helvetica" w:hAnsi="Helvetica"/>
            <w:sz w:val="22"/>
            <w:szCs w:val="22"/>
          </w:rPr>
          <w:t>biological tipping points</w:t>
        </w:r>
      </w:ins>
      <w:commentRangeStart w:id="36"/>
      <w:del w:id="37" w:author="Anne Salomon" w:date="2015-09-30T14:13:00Z">
        <w:r w:rsidR="00C10ECB" w:rsidRPr="00533EAD" w:rsidDel="00CC4060">
          <w:rPr>
            <w:rFonts w:ascii="Helvetica" w:hAnsi="Helvetica"/>
            <w:sz w:val="22"/>
            <w:szCs w:val="22"/>
          </w:rPr>
          <w:delText>thresholds</w:delText>
        </w:r>
      </w:del>
      <w:commentRangeEnd w:id="36"/>
      <w:r w:rsidR="00AB3EB9">
        <w:rPr>
          <w:rStyle w:val="CommentReference"/>
        </w:rPr>
        <w:commentReference w:id="36"/>
      </w:r>
      <w:r w:rsidR="00C10ECB" w:rsidRPr="00533EAD">
        <w:rPr>
          <w:rFonts w:ascii="Helvetica" w:hAnsi="Helvetica"/>
          <w:sz w:val="22"/>
          <w:szCs w:val="22"/>
        </w:rPr>
        <w:t>, optimizing yield, and minimizing costs of monitoring?</w:t>
      </w:r>
    </w:p>
    <w:p w14:paraId="61B19CA8" w14:textId="77777777" w:rsidR="002D198C" w:rsidRPr="00957F1F"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monitoring information </w:t>
      </w:r>
      <w:r w:rsidR="00D87B47" w:rsidRPr="00614769">
        <w:rPr>
          <w:rFonts w:ascii="Helvetica" w:hAnsi="Helvetica"/>
          <w:sz w:val="22"/>
          <w:szCs w:val="22"/>
        </w:rPr>
        <w:t xml:space="preserve">when seeking sustainable harvest of an ecosystem with </w:t>
      </w:r>
      <w:r w:rsidR="004D2470" w:rsidRPr="00614769">
        <w:rPr>
          <w:rFonts w:ascii="Helvetica" w:hAnsi="Helvetica"/>
          <w:sz w:val="22"/>
          <w:szCs w:val="22"/>
        </w:rPr>
        <w:t xml:space="preserve">a tipping point. </w:t>
      </w:r>
      <w:r w:rsidR="00F45A6B" w:rsidRPr="00614769">
        <w:rPr>
          <w:rFonts w:ascii="Helvetica" w:hAnsi="Helvetica"/>
          <w:sz w:val="22"/>
          <w:szCs w:val="22"/>
        </w:rPr>
        <w:t>Specifically</w:t>
      </w:r>
      <w:ins w:id="38" w:author="Anne Salomon" w:date="2015-09-29T13:27:00Z">
        <w:r w:rsidR="00764ACF">
          <w:rPr>
            <w:rFonts w:ascii="Helvetica" w:hAnsi="Helvetica"/>
            <w:sz w:val="22"/>
            <w:szCs w:val="22"/>
          </w:rPr>
          <w:t>,</w:t>
        </w:r>
      </w:ins>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54657C" w:rsidRPr="00614769">
        <w:rPr>
          <w:rFonts w:ascii="Helvetica" w:hAnsi="Helvetica"/>
          <w:sz w:val="22"/>
          <w:szCs w:val="22"/>
        </w:rPr>
        <w:t xml:space="preserve">use a management strategy evaluation </w:t>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(Bunnefeld</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2011)</w:t>
      </w:r>
      <w:r w:rsidR="0074108B" w:rsidRPr="00614769">
        <w:rPr>
          <w:rFonts w:ascii="Helvetica" w:hAnsi="Helvetica"/>
          <w:sz w:val="22"/>
          <w:szCs w:val="22"/>
        </w:rPr>
        <w:fldChar w:fldCharType="end"/>
      </w:r>
      <w:r w:rsidR="0054657C" w:rsidRPr="00614769">
        <w:rPr>
          <w:rFonts w:ascii="Helvetica" w:hAnsi="Helvetica"/>
          <w:sz w:val="22"/>
          <w:szCs w:val="22"/>
        </w:rPr>
        <w:t xml:space="preserve"> to </w:t>
      </w:r>
      <w:r w:rsidR="00E22BBC" w:rsidRPr="00614769">
        <w:rPr>
          <w:rFonts w:ascii="Helvetica" w:hAnsi="Helvetica"/>
          <w:sz w:val="22"/>
          <w:szCs w:val="22"/>
        </w:rPr>
        <w:t>evaluate</w:t>
      </w:r>
      <w:r w:rsidR="00D87B47" w:rsidRPr="00614769">
        <w:rPr>
          <w:rFonts w:ascii="Helvetica" w:hAnsi="Helvetica"/>
          <w:sz w:val="22"/>
          <w:szCs w:val="22"/>
        </w:rPr>
        <w:t xml:space="preserve"> </w:t>
      </w:r>
      <w:r w:rsidR="006E5826" w:rsidRPr="00614769">
        <w:rPr>
          <w:rFonts w:ascii="Helvetica" w:hAnsi="Helvetica"/>
          <w:sz w:val="22"/>
          <w:szCs w:val="22"/>
        </w:rPr>
        <w:t>a</w:t>
      </w:r>
      <w:r w:rsidR="00D87B47" w:rsidRPr="00614769">
        <w:rPr>
          <w:rFonts w:ascii="Helvetica" w:hAnsi="Helvetica"/>
          <w:sz w:val="22"/>
          <w:szCs w:val="22"/>
        </w:rPr>
        <w:t xml:space="preserve"> single species population model </w:t>
      </w:r>
      <w:r w:rsidR="0054657C" w:rsidRPr="00614769">
        <w:rPr>
          <w:rFonts w:ascii="Helvetica" w:hAnsi="Helvetica"/>
          <w:sz w:val="22"/>
          <w:szCs w:val="22"/>
        </w:rPr>
        <w:t>with an</w:t>
      </w:r>
      <w:r w:rsidR="00D87B47" w:rsidRPr="00614769">
        <w:rPr>
          <w:rFonts w:ascii="Helvetica" w:hAnsi="Helvetica"/>
          <w:sz w:val="22"/>
          <w:szCs w:val="22"/>
        </w:rPr>
        <w:t xml:space="preserve"> </w:t>
      </w:r>
      <w:r w:rsidR="00E22BBC" w:rsidRPr="00614769">
        <w:rPr>
          <w:rFonts w:ascii="Helvetica" w:hAnsi="Helvetica"/>
          <w:sz w:val="22"/>
          <w:szCs w:val="22"/>
        </w:rPr>
        <w:t>A</w:t>
      </w:r>
      <w:r w:rsidR="00D87B47" w:rsidRPr="00614769">
        <w:rPr>
          <w:rFonts w:ascii="Helvetica" w:hAnsi="Helvetica"/>
          <w:sz w:val="22"/>
          <w:szCs w:val="22"/>
        </w:rPr>
        <w:t>llee effect</w:t>
      </w:r>
      <w:r w:rsidR="001A7D34" w:rsidRPr="00614769">
        <w:rPr>
          <w:rFonts w:ascii="Helvetica" w:hAnsi="Helvetica"/>
          <w:sz w:val="22"/>
          <w:szCs w:val="22"/>
        </w:rPr>
        <w:t xml:space="preserve"> </w:t>
      </w:r>
      <w:r w:rsidR="0074108B" w:rsidRPr="00614769">
        <w:rPr>
          <w:rFonts w:ascii="Helvetica" w:hAnsi="Helvetica"/>
          <w:sz w:val="22"/>
          <w:szCs w:val="22"/>
        </w:rPr>
        <w:fldChar w:fldCharType="begin"/>
      </w:r>
      <w:r w:rsidR="00FC7BA4"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74108B" w:rsidRPr="00614769">
        <w:rPr>
          <w:rFonts w:ascii="Helvetica" w:hAnsi="Helvetica"/>
          <w:sz w:val="22"/>
          <w:szCs w:val="22"/>
        </w:rPr>
        <w:fldChar w:fldCharType="separate"/>
      </w:r>
      <w:r w:rsidR="00FC7BA4" w:rsidRPr="00614769">
        <w:rPr>
          <w:rFonts w:ascii="Helvetica" w:hAnsi="Helvetica"/>
          <w:noProof/>
          <w:sz w:val="22"/>
          <w:szCs w:val="22"/>
        </w:rPr>
        <w:t>(Courchamp</w:t>
      </w:r>
      <w:r w:rsidR="00FC7BA4" w:rsidRPr="00614769">
        <w:rPr>
          <w:rFonts w:ascii="Helvetica" w:hAnsi="Helvetica"/>
          <w:i/>
          <w:noProof/>
          <w:sz w:val="22"/>
          <w:szCs w:val="22"/>
        </w:rPr>
        <w:t xml:space="preserve"> et al.</w:t>
      </w:r>
      <w:r w:rsidR="00FC7BA4" w:rsidRPr="00614769">
        <w:rPr>
          <w:rFonts w:ascii="Helvetica" w:hAnsi="Helvetica"/>
          <w:noProof/>
          <w:sz w:val="22"/>
          <w:szCs w:val="22"/>
        </w:rPr>
        <w:t xml:space="preserve"> 2008)</w:t>
      </w:r>
      <w:r w:rsidR="0074108B" w:rsidRPr="00614769">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 a tipping point)</w:t>
      </w:r>
      <w:r w:rsidR="006E5826" w:rsidRPr="00614769">
        <w:rPr>
          <w:rFonts w:ascii="Helvetica" w:hAnsi="Helvetica"/>
          <w:sz w:val="22"/>
          <w:szCs w:val="22"/>
        </w:rPr>
        <w:t xml:space="preserve">. We then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commentRangeStart w:id="39"/>
      <w:r w:rsidR="00212DD7" w:rsidRPr="00614769">
        <w:rPr>
          <w:rFonts w:ascii="Helvetica" w:hAnsi="Helvetica"/>
          <w:sz w:val="22"/>
          <w:szCs w:val="22"/>
        </w:rPr>
        <w:t xml:space="preserve">management and </w:t>
      </w:r>
      <w:r w:rsidR="00FA4267" w:rsidRPr="00614769">
        <w:rPr>
          <w:rFonts w:ascii="Helvetica" w:hAnsi="Helvetica"/>
          <w:sz w:val="22"/>
          <w:szCs w:val="22"/>
        </w:rPr>
        <w:t>biological thresholds</w:t>
      </w:r>
      <w:commentRangeEnd w:id="39"/>
      <w:r w:rsidR="00764ACF">
        <w:rPr>
          <w:rStyle w:val="CommentReference"/>
        </w:rPr>
        <w:commentReference w:id="39"/>
      </w:r>
      <w:r w:rsidR="00FA4267" w:rsidRPr="00614769">
        <w:rPr>
          <w:rFonts w:ascii="Helvetica" w:hAnsi="Helvetica"/>
          <w:sz w:val="22"/>
          <w:szCs w:val="22"/>
        </w:rPr>
        <w:t xml:space="preserve">. </w:t>
      </w:r>
      <w:r w:rsidR="002D198C" w:rsidRPr="00614769">
        <w:rPr>
          <w:rFonts w:ascii="Helvetica" w:hAnsi="Helvetica"/>
          <w:sz w:val="22"/>
          <w:szCs w:val="22"/>
        </w:rPr>
        <w:t xml:space="preserve">The model allows flexibility in </w:t>
      </w:r>
      <w:r w:rsidR="003A7B9F">
        <w:rPr>
          <w:rFonts w:ascii="Helvetica" w:hAnsi="Helvetica"/>
          <w:sz w:val="22"/>
          <w:szCs w:val="22"/>
        </w:rPr>
        <w:t>i</w:t>
      </w:r>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Allee effect,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the management strategy used to avoid a tipping point. We use this model to ans</w:t>
      </w:r>
      <w:r w:rsidR="00852921">
        <w:rPr>
          <w:rFonts w:ascii="Helvetica" w:hAnsi="Helvetica"/>
          <w:sz w:val="22"/>
          <w:szCs w:val="22"/>
        </w:rPr>
        <w:t xml:space="preserve">wer the following four questions: (1) </w:t>
      </w:r>
      <w:r w:rsidR="001361AB" w:rsidRPr="00957F1F">
        <w:rPr>
          <w:rFonts w:ascii="Helvetica" w:hAnsi="Helvetica"/>
          <w:sz w:val="22"/>
          <w:szCs w:val="22"/>
        </w:rPr>
        <w:t xml:space="preserve">How does the </w:t>
      </w:r>
      <w:r w:rsidR="001361AB">
        <w:rPr>
          <w:rFonts w:ascii="Helvetica" w:hAnsi="Helvetica"/>
          <w:sz w:val="22"/>
          <w:szCs w:val="22"/>
        </w:rPr>
        <w:t>value of ha</w:t>
      </w:r>
      <w:r w:rsidR="00CF2EEA">
        <w:rPr>
          <w:rFonts w:ascii="Helvetica" w:hAnsi="Helvetica"/>
          <w:sz w:val="22"/>
          <w:szCs w:val="22"/>
        </w:rPr>
        <w:t>r</w:t>
      </w:r>
      <w:r w:rsidR="001361AB">
        <w:rPr>
          <w:rFonts w:ascii="Helvetica" w:hAnsi="Helvetica"/>
          <w:sz w:val="22"/>
          <w:szCs w:val="22"/>
        </w:rPr>
        <w:t xml:space="preserve">vesting and the </w:t>
      </w:r>
      <w:r w:rsidR="001361AB" w:rsidRPr="00957F1F">
        <w:rPr>
          <w:rFonts w:ascii="Helvetica" w:hAnsi="Helvetica"/>
          <w:sz w:val="22"/>
          <w:szCs w:val="22"/>
        </w:rPr>
        <w:t>probability of a system crossing a tipping point shift with a) certainty about ecosystem state (i.e. monitoring investment</w:t>
      </w:r>
      <w:commentRangeStart w:id="40"/>
      <w:r w:rsidR="001361AB" w:rsidRPr="00957F1F">
        <w:rPr>
          <w:rFonts w:ascii="Helvetica" w:hAnsi="Helvetica"/>
          <w:sz w:val="22"/>
          <w:szCs w:val="22"/>
        </w:rPr>
        <w:t xml:space="preserve">) </w:t>
      </w:r>
      <w:commentRangeEnd w:id="40"/>
      <w:r w:rsidR="00764ACF">
        <w:rPr>
          <w:rStyle w:val="CommentReference"/>
        </w:rPr>
        <w:commentReference w:id="40"/>
      </w:r>
      <w:r w:rsidR="001361AB" w:rsidRPr="00957F1F">
        <w:rPr>
          <w:rFonts w:ascii="Helvetica" w:hAnsi="Helvetica"/>
          <w:sz w:val="22"/>
          <w:szCs w:val="22"/>
        </w:rPr>
        <w:t xml:space="preserve">and b) </w:t>
      </w:r>
      <w:r w:rsidR="001361AB">
        <w:rPr>
          <w:rFonts w:ascii="Helvetica" w:hAnsi="Helvetica"/>
          <w:sz w:val="22"/>
          <w:szCs w:val="22"/>
        </w:rPr>
        <w:t>harvest rates</w:t>
      </w:r>
      <w:r w:rsidR="00852921">
        <w:rPr>
          <w:rFonts w:ascii="Helvetica" w:hAnsi="Helvetica"/>
          <w:sz w:val="22"/>
          <w:szCs w:val="22"/>
        </w:rPr>
        <w:t xml:space="preserve">? (2) </w:t>
      </w:r>
      <w:r w:rsidR="002D198C" w:rsidRPr="00957F1F">
        <w:rPr>
          <w:rFonts w:ascii="Helvetica" w:hAnsi="Helvetica"/>
          <w:sz w:val="22"/>
          <w:szCs w:val="22"/>
        </w:rPr>
        <w:t>How does the return on monitoring investment scale wit</w:t>
      </w:r>
      <w:r w:rsidR="00064856">
        <w:rPr>
          <w:rFonts w:ascii="Helvetica" w:hAnsi="Helvetica"/>
          <w:sz w:val="22"/>
          <w:szCs w:val="22"/>
        </w:rPr>
        <w:t>h proximity to a tipping point?</w:t>
      </w:r>
      <w:r w:rsidR="002D198C" w:rsidRPr="00064856">
        <w:rPr>
          <w:rFonts w:ascii="Helvetica" w:hAnsi="Helvetica"/>
          <w:sz w:val="22"/>
          <w:szCs w:val="22"/>
        </w:rPr>
        <w:t xml:space="preserve"> </w:t>
      </w:r>
      <w:r w:rsidR="00064856" w:rsidRPr="00064856">
        <w:rPr>
          <w:rFonts w:ascii="Helvetica" w:hAnsi="Helvetica"/>
          <w:sz w:val="22"/>
          <w:szCs w:val="22"/>
        </w:rPr>
        <w:t xml:space="preserve">(3) </w:t>
      </w:r>
      <w:r w:rsidR="002D198C" w:rsidRPr="00957F1F">
        <w:rPr>
          <w:rFonts w:ascii="Helvetica" w:hAnsi="Helvetica"/>
          <w:sz w:val="22"/>
          <w:szCs w:val="22"/>
        </w:rPr>
        <w:t>What is the safe operating space that allows avoidance of management</w:t>
      </w:r>
      <w:r w:rsidR="001361AB">
        <w:rPr>
          <w:rFonts w:ascii="Helvetica" w:hAnsi="Helvetica"/>
          <w:sz w:val="22"/>
          <w:szCs w:val="22"/>
        </w:rPr>
        <w:t xml:space="preserve"> (i.e. harvest closures) and biological tipping points?</w:t>
      </w:r>
      <w:r w:rsidR="00B61A5C">
        <w:rPr>
          <w:rFonts w:ascii="Helvetica" w:hAnsi="Helvetica"/>
          <w:sz w:val="22"/>
          <w:szCs w:val="22"/>
        </w:rPr>
        <w:t xml:space="preserve"> (4) </w:t>
      </w:r>
      <w:r w:rsidR="002D198C" w:rsidRPr="00957F1F">
        <w:rPr>
          <w:rFonts w:ascii="Helvetica" w:hAnsi="Helvetica"/>
          <w:sz w:val="22"/>
          <w:szCs w:val="22"/>
        </w:rPr>
        <w:t xml:space="preserve">Are </w:t>
      </w:r>
      <w:r w:rsidR="00555F85">
        <w:rPr>
          <w:rFonts w:ascii="Helvetica" w:hAnsi="Helvetica"/>
          <w:sz w:val="22"/>
          <w:szCs w:val="22"/>
        </w:rPr>
        <w:t>precautionary</w:t>
      </w:r>
      <w:r w:rsidR="002D198C" w:rsidRPr="00957F1F">
        <w:rPr>
          <w:rFonts w:ascii="Helvetica" w:hAnsi="Helvetica"/>
          <w:sz w:val="22"/>
          <w:szCs w:val="22"/>
        </w:rPr>
        <w:t xml:space="preserve"> buffers suitable alternatives to </w:t>
      </w:r>
      <w:r w:rsidR="00F13BE1">
        <w:rPr>
          <w:rFonts w:ascii="Helvetica" w:hAnsi="Helvetica"/>
          <w:sz w:val="22"/>
          <w:szCs w:val="22"/>
        </w:rPr>
        <w:t xml:space="preserve">costly </w:t>
      </w:r>
      <w:r w:rsidR="002D198C" w:rsidRPr="00957F1F">
        <w:rPr>
          <w:rFonts w:ascii="Helvetica" w:hAnsi="Helvetica"/>
          <w:sz w:val="22"/>
          <w:szCs w:val="22"/>
        </w:rPr>
        <w:t xml:space="preserve">intensive monitoring? </w:t>
      </w:r>
    </w:p>
    <w:p w14:paraId="75D3C1DA" w14:textId="77777777" w:rsidR="00FB4775" w:rsidRPr="00957F1F" w:rsidRDefault="00FB4775" w:rsidP="00FB4775">
      <w:pPr>
        <w:rPr>
          <w:rFonts w:ascii="Helvetica" w:hAnsi="Helvetica"/>
          <w:b/>
          <w:sz w:val="22"/>
          <w:szCs w:val="22"/>
        </w:rPr>
      </w:pPr>
    </w:p>
    <w:p w14:paraId="57C0CCD1"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1A7E5B40" w14:textId="77777777" w:rsidR="0036192F" w:rsidRDefault="0036192F" w:rsidP="0036192F">
      <w:pPr>
        <w:tabs>
          <w:tab w:val="left" w:pos="2760"/>
        </w:tabs>
        <w:rPr>
          <w:rFonts w:ascii="Helvetica" w:hAnsi="Helvetica"/>
          <w:b/>
          <w:sz w:val="22"/>
          <w:szCs w:val="22"/>
        </w:rPr>
      </w:pPr>
    </w:p>
    <w:p w14:paraId="7C7F5A3F"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3CB62556" w14:textId="77777777" w:rsidR="00B70217" w:rsidRPr="0036192F" w:rsidRDefault="00B70217" w:rsidP="0036192F">
      <w:pPr>
        <w:tabs>
          <w:tab w:val="left" w:pos="2760"/>
        </w:tabs>
        <w:rPr>
          <w:rFonts w:ascii="Helvetica" w:hAnsi="Helvetica"/>
          <w:i/>
          <w:sz w:val="22"/>
          <w:szCs w:val="22"/>
        </w:rPr>
      </w:pPr>
    </w:p>
    <w:p w14:paraId="32C33739" w14:textId="77777777"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variable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commentRangeStart w:id="41"/>
      <w:r w:rsidR="00944D13">
        <w:rPr>
          <w:rFonts w:ascii="Helvetica" w:hAnsi="Helvetica"/>
          <w:sz w:val="22"/>
          <w:szCs w:val="22"/>
        </w:rPr>
        <w:t>estimate</w:t>
      </w:r>
      <w:commentRangeEnd w:id="41"/>
      <w:r w:rsidR="00944D13">
        <w:rPr>
          <w:rStyle w:val="CommentReference"/>
        </w:rPr>
        <w:commentReference w:id="41"/>
      </w:r>
      <w:r w:rsidR="00305441" w:rsidRPr="00957F1F">
        <w:rPr>
          <w:rFonts w:ascii="Helvetica" w:hAnsi="Helvetica"/>
          <w:sz w:val="22"/>
          <w:szCs w:val="22"/>
        </w:rPr>
        <w:t xml:space="preserve">. And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062A5D87" w14:textId="77777777" w:rsidR="003030A9" w:rsidRPr="00957F1F" w:rsidRDefault="003030A9" w:rsidP="003030A9">
      <w:pPr>
        <w:rPr>
          <w:rFonts w:ascii="Helvetica" w:hAnsi="Helvetica"/>
          <w:sz w:val="22"/>
          <w:szCs w:val="22"/>
        </w:rPr>
      </w:pPr>
    </w:p>
    <w:p w14:paraId="2252B306" w14:textId="77777777" w:rsidR="00590C63" w:rsidRDefault="00CE35DE" w:rsidP="00CE35DE">
      <w:pPr>
        <w:rPr>
          <w:rFonts w:ascii="Helvetica" w:hAnsi="Helvetica"/>
          <w:i/>
          <w:sz w:val="22"/>
          <w:szCs w:val="22"/>
        </w:rPr>
      </w:pPr>
      <w:r w:rsidRPr="00CE35DE">
        <w:rPr>
          <w:rFonts w:ascii="Helvetica" w:hAnsi="Helvetica"/>
          <w:i/>
          <w:sz w:val="22"/>
          <w:szCs w:val="22"/>
        </w:rPr>
        <w:t>Model Description</w:t>
      </w:r>
    </w:p>
    <w:p w14:paraId="59AAC2BF" w14:textId="77777777" w:rsidR="00B70217" w:rsidRDefault="00B70217" w:rsidP="00D76B05">
      <w:pPr>
        <w:rPr>
          <w:rFonts w:ascii="Helvetica" w:hAnsi="Helvetica"/>
          <w:sz w:val="22"/>
          <w:szCs w:val="22"/>
          <w:u w:val="single"/>
        </w:rPr>
      </w:pPr>
    </w:p>
    <w:p w14:paraId="06FE03DD" w14:textId="77777777" w:rsidR="00EA70AE" w:rsidRPr="00957F1F" w:rsidRDefault="00EA4C5A" w:rsidP="00D76B05">
      <w:pPr>
        <w:rPr>
          <w:rFonts w:ascii="Helvetica" w:hAnsi="Helvetica"/>
          <w:sz w:val="22"/>
          <w:szCs w:val="22"/>
        </w:rPr>
      </w:pPr>
      <w:r w:rsidRPr="00D76B05">
        <w:rPr>
          <w:rFonts w:ascii="Helvetica" w:hAnsi="Helvetica"/>
          <w:sz w:val="22"/>
          <w:szCs w:val="22"/>
          <w:u w:val="single"/>
        </w:rPr>
        <w:t>Process/Operating 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reparameterized </w:t>
      </w:r>
      <w:r w:rsidR="00DF1ADC" w:rsidRPr="00957F1F">
        <w:rPr>
          <w:rFonts w:ascii="Helvetica" w:hAnsi="Helvetica"/>
          <w:sz w:val="22"/>
          <w:szCs w:val="22"/>
        </w:rPr>
        <w:t>Gordon-Schaefer model with an</w:t>
      </w:r>
      <w:r w:rsidR="00EA70AE" w:rsidRPr="00957F1F">
        <w:rPr>
          <w:rFonts w:ascii="Helvetica" w:hAnsi="Helvetica"/>
          <w:sz w:val="22"/>
          <w:szCs w:val="22"/>
        </w:rPr>
        <w:t xml:space="preserve"> </w:t>
      </w:r>
      <w:commentRangeStart w:id="42"/>
      <w:r w:rsidR="00EA70AE" w:rsidRPr="00957F1F">
        <w:rPr>
          <w:rFonts w:ascii="Helvetica" w:hAnsi="Helvetica"/>
          <w:sz w:val="22"/>
          <w:szCs w:val="22"/>
        </w:rPr>
        <w:t>Allee effect:</w:t>
      </w:r>
      <w:commentRangeEnd w:id="42"/>
      <w:r w:rsidR="005F17E4">
        <w:rPr>
          <w:rStyle w:val="CommentReference"/>
        </w:rPr>
        <w:commentReference w:id="42"/>
      </w:r>
    </w:p>
    <w:p w14:paraId="59E6ED08" w14:textId="77777777" w:rsidR="004C05AC" w:rsidRPr="00957F1F" w:rsidRDefault="004C05AC" w:rsidP="00EA70AE">
      <w:pPr>
        <w:rPr>
          <w:rFonts w:ascii="Helvetica" w:hAnsi="Helvetica"/>
          <w:sz w:val="22"/>
          <w:szCs w:val="22"/>
        </w:rPr>
      </w:pPr>
    </w:p>
    <w:p w14:paraId="0B202B25"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6C23D8BF" w14:textId="77777777" w:rsidR="004C05AC" w:rsidRPr="00957F1F" w:rsidRDefault="004C05AC" w:rsidP="00EA70AE">
      <w:pPr>
        <w:rPr>
          <w:rFonts w:ascii="Helvetica" w:hAnsi="Helvetica"/>
          <w:sz w:val="22"/>
          <w:szCs w:val="22"/>
        </w:rPr>
      </w:pPr>
    </w:p>
    <w:p w14:paraId="363EFAF8" w14:textId="77777777"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strength of the allee effect</w:t>
      </w:r>
      <w:r w:rsidR="00DC3520">
        <w:rPr>
          <w:rFonts w:ascii="Helvetica" w:hAnsi="Helvetica"/>
          <w:sz w:val="22"/>
          <w:szCs w:val="22"/>
        </w:rPr>
        <w:t xml:space="preserve"> (Fig. 1a). </w:t>
      </w:r>
      <w:r w:rsidR="005E0CEF">
        <w:rPr>
          <w:rFonts w:ascii="Helvetica" w:hAnsi="Helvetica"/>
          <w:sz w:val="22"/>
          <w:szCs w:val="22"/>
        </w:rPr>
        <w:t>The strength of the allee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an be set at levels less than or equal to 0, which can create scenarios where there is not a tipping point, but there is a range of biomass 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292EBF02" w14:textId="77777777" w:rsidR="00D12CEC" w:rsidRPr="00957F1F" w:rsidRDefault="00D12CEC" w:rsidP="00590C63">
      <w:pPr>
        <w:rPr>
          <w:rFonts w:ascii="Helvetica" w:hAnsi="Helvetica"/>
          <w:sz w:val="22"/>
          <w:szCs w:val="22"/>
        </w:rPr>
      </w:pPr>
    </w:p>
    <w:p w14:paraId="01626B13" w14:textId="77777777" w:rsidR="00BB45A6" w:rsidRPr="00B70217" w:rsidRDefault="00D12CEC" w:rsidP="00B70217">
      <w:pPr>
        <w:rPr>
          <w:rFonts w:ascii="Helvetica" w:hAnsi="Helvetica"/>
          <w:sz w:val="22"/>
          <w:szCs w:val="22"/>
          <w:u w:val="single"/>
        </w:rPr>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 the yield of the </w:t>
      </w:r>
      <w:r w:rsidR="00AA5908">
        <w:rPr>
          <w:rFonts w:ascii="Helvetica" w:hAnsi="Helvetica"/>
          <w:sz w:val="22"/>
          <w:szCs w:val="22"/>
        </w:rPr>
        <w:t>resource</w:t>
      </w:r>
      <w:r w:rsidR="006A2CEE"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or accurate predictive models of stock change.</w:t>
      </w:r>
      <w:r w:rsidR="00CF750D" w:rsidRPr="00957F1F">
        <w:rPr>
          <w:rFonts w:ascii="Helvetica" w:hAnsi="Helvetica"/>
          <w:sz w:val="22"/>
          <w:szCs w:val="22"/>
        </w:rPr>
        <w:t xml:space="preserve"> Even with sophisticated stock assessment technique, estimates of a previous year’s stock biomass nearly always include some uncertainty. Hereafter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D16468" w:rsidRPr="00957F1F">
        <w:rPr>
          <w:rFonts w:ascii="Helvetica" w:hAnsi="Helvetica"/>
          <w:sz w:val="22"/>
          <w:szCs w:val="22"/>
        </w:rPr>
        <w:t xml:space="preserve"> is a</w:t>
      </w:r>
      <w:r w:rsidR="00CF750D" w:rsidRPr="00957F1F">
        <w:rPr>
          <w:rFonts w:ascii="Helvetica" w:hAnsi="Helvetica"/>
          <w:sz w:val="22"/>
          <w:szCs w:val="22"/>
        </w:rPr>
        <w:t xml:space="preserve"> precise representation of the true </w:t>
      </w:r>
      <w:r w:rsidR="0091246B">
        <w:rPr>
          <w:rFonts w:ascii="Helvetica" w:hAnsi="Helvetica"/>
          <w:sz w:val="22"/>
          <w:szCs w:val="22"/>
        </w:rPr>
        <w:t xml:space="preserve">resource biomass </w:t>
      </w:r>
      <w:r w:rsidR="00CF750D" w:rsidRPr="00957F1F">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 xml:space="preserve">) is determined by monitoring </w:t>
      </w:r>
      <w:r w:rsidR="00E34A8D" w:rsidRPr="00957F1F">
        <w:rPr>
          <w:rFonts w:ascii="Helvetica" w:hAnsi="Helvetica"/>
          <w:sz w:val="22"/>
          <w:szCs w:val="22"/>
        </w:rPr>
        <w:t>precision</w:t>
      </w:r>
      <w:r w:rsidR="00CF750D" w:rsidRPr="00957F1F">
        <w:rPr>
          <w:rFonts w:ascii="Helvetica" w:hAnsi="Helvetica"/>
          <w:sz w:val="22"/>
          <w:szCs w:val="22"/>
        </w:rPr>
        <w:t>. We</w:t>
      </w:r>
      <w:r w:rsidR="004F1994">
        <w:rPr>
          <w:rFonts w:ascii="Helvetica" w:hAnsi="Helvetica"/>
          <w:sz w:val="22"/>
          <w:szCs w:val="22"/>
        </w:rPr>
        <w:t xml:space="preserve"> assume</w:t>
      </w:r>
      <w:r w:rsidR="00CF750D" w:rsidRPr="00957F1F">
        <w:rPr>
          <w:rFonts w:ascii="Helvetica" w:hAnsi="Helvetica"/>
          <w:sz w:val="22"/>
          <w:szCs w:val="22"/>
        </w:rPr>
        <w:t xml:space="preserve"> </w:t>
      </w:r>
      <w:r w:rsidR="002B37FB" w:rsidRPr="00957F1F">
        <w:rPr>
          <w:rFonts w:ascii="Helvetica" w:hAnsi="Helvetica"/>
          <w:sz w:val="22"/>
          <w:szCs w:val="22"/>
        </w:rPr>
        <w:t xml:space="preserve">measurement error causes a lack in precision but </w:t>
      </w:r>
      <w:r w:rsidR="004F1994">
        <w:rPr>
          <w:rFonts w:ascii="Helvetica" w:hAnsi="Helvetica"/>
          <w:sz w:val="22"/>
          <w:szCs w:val="22"/>
        </w:rPr>
        <w:t>that</w:t>
      </w:r>
      <w:r w:rsidR="002B37FB" w:rsidRPr="00957F1F">
        <w:rPr>
          <w:rFonts w:ascii="Helvetica" w:hAnsi="Helvetica"/>
          <w:sz w:val="22"/>
          <w:szCs w:val="22"/>
        </w:rPr>
        <w:t xml:space="preserve"> accuracy is unaffected</w:t>
      </w:r>
      <w:r w:rsidR="004F1994">
        <w:rPr>
          <w:rFonts w:ascii="Helvetica" w:hAnsi="Helvetica"/>
          <w:sz w:val="22"/>
          <w:szCs w:val="22"/>
        </w:rPr>
        <w:t>, and</w:t>
      </w:r>
      <w:r w:rsidR="008769E3">
        <w:rPr>
          <w:rFonts w:ascii="Helvetica" w:hAnsi="Helvetica"/>
          <w:sz w:val="22"/>
          <w:szCs w:val="22"/>
        </w:rPr>
        <w:t xml:space="preserve"> </w:t>
      </w:r>
      <w:r w:rsidR="00AD4F07" w:rsidRPr="00957F1F">
        <w:rPr>
          <w:rFonts w:ascii="Helvetica" w:hAnsi="Helvetica"/>
          <w:sz w:val="22"/>
          <w:szCs w:val="22"/>
        </w:rPr>
        <w:t>model</w:t>
      </w:r>
      <w:r w:rsidR="004F1994">
        <w:rPr>
          <w:rFonts w:ascii="Helvetica" w:hAnsi="Helvetica"/>
          <w:sz w:val="22"/>
          <w:szCs w:val="22"/>
        </w:rPr>
        <w:t>ed</w:t>
      </w:r>
      <w:r w:rsidR="00AD4F07" w:rsidRPr="00957F1F">
        <w:rPr>
          <w:rFonts w:ascii="Helvetica" w:hAnsi="Helvetica"/>
          <w:sz w:val="22"/>
          <w:szCs w:val="22"/>
        </w:rPr>
        <w:t xml:space="preserve"> m</w:t>
      </w:r>
      <w:r w:rsidR="00400F2A" w:rsidRPr="00957F1F">
        <w:rPr>
          <w:rFonts w:ascii="Helvetica" w:hAnsi="Helvetica"/>
          <w:sz w:val="22"/>
          <w:szCs w:val="22"/>
        </w:rPr>
        <w:t xml:space="preserve">onitoring precision </w:t>
      </w:r>
      <w:r w:rsidR="00776AA3" w:rsidRPr="00957F1F">
        <w:rPr>
          <w:rFonts w:ascii="Helvetica" w:hAnsi="Helvetica"/>
          <w:sz w:val="22"/>
          <w:szCs w:val="22"/>
        </w:rPr>
        <w:t xml:space="preserve">error </w:t>
      </w:r>
      <w:r w:rsidR="00362271" w:rsidRPr="00957F1F">
        <w:rPr>
          <w:rFonts w:ascii="Helvetica" w:hAnsi="Helvetica"/>
          <w:sz w:val="22"/>
          <w:szCs w:val="22"/>
        </w:rPr>
        <w:t>as</w:t>
      </w:r>
      <w:r w:rsidR="00776AA3" w:rsidRPr="00957F1F">
        <w:rPr>
          <w:rFonts w:ascii="Helvetica" w:hAnsi="Helvetica"/>
          <w:sz w:val="22"/>
          <w:szCs w:val="22"/>
        </w:rPr>
        <w:t xml:space="preserve"> </w:t>
      </w:r>
      <w:r w:rsidR="00400F2A" w:rsidRPr="00957F1F">
        <w:rPr>
          <w:rFonts w:ascii="Helvetica" w:hAnsi="Helvetica"/>
          <w:sz w:val="22"/>
          <w:szCs w:val="22"/>
        </w:rPr>
        <w:t>log</w:t>
      </w:r>
      <w:r w:rsidR="00776AA3" w:rsidRPr="00957F1F">
        <w:rPr>
          <w:rFonts w:ascii="Helvetica" w:hAnsi="Helvetica"/>
          <w:sz w:val="22"/>
          <w:szCs w:val="22"/>
        </w:rPr>
        <w:t>-</w:t>
      </w:r>
      <w:r w:rsidR="00400F2A" w:rsidRPr="00957F1F">
        <w:rPr>
          <w:rFonts w:ascii="Helvetica" w:hAnsi="Helvetica"/>
          <w:sz w:val="22"/>
          <w:szCs w:val="22"/>
        </w:rPr>
        <w:t>normal</w:t>
      </w:r>
      <w:r w:rsidR="00776AA3" w:rsidRPr="00957F1F">
        <w:rPr>
          <w:rFonts w:ascii="Helvetica" w:hAnsi="Helvetica"/>
          <w:sz w:val="22"/>
          <w:szCs w:val="22"/>
        </w:rPr>
        <w:t xml:space="preserve"> distributed </w:t>
      </w:r>
      <w:r w:rsidR="00CF24C4" w:rsidRPr="00957F1F">
        <w:rPr>
          <w:rFonts w:ascii="Helvetica" w:hAnsi="Helvetica"/>
          <w:sz w:val="22"/>
          <w:szCs w:val="22"/>
        </w:rPr>
        <w:t xml:space="preserve">random variable </w:t>
      </w:r>
      <w:r w:rsidR="00776AA3" w:rsidRPr="00957F1F">
        <w:rPr>
          <w:rFonts w:ascii="Helvetica" w:hAnsi="Helvetica"/>
          <w:sz w:val="22"/>
          <w:szCs w:val="22"/>
        </w:rPr>
        <w:t xml:space="preserve">with mean 0 and </w:t>
      </w:r>
      <w:r w:rsidR="0011581A">
        <w:rPr>
          <w:rFonts w:ascii="Helvetica" w:hAnsi="Helvetica"/>
          <w:sz w:val="22"/>
          <w:szCs w:val="22"/>
        </w:rPr>
        <w:t>coefficient of variance</w:t>
      </w:r>
      <w:r w:rsidR="00776AA3" w:rsidRPr="00957F1F">
        <w:rPr>
          <w:rFonts w:ascii="Helvetica" w:hAnsi="Helvetica"/>
          <w:sz w:val="22"/>
          <w:szCs w:val="22"/>
        </w:rPr>
        <w:t xml:space="preserve"> </w:t>
      </w:r>
      <m:oMath>
        <m:r>
          <w:rPr>
            <w:rFonts w:ascii="Cambria Math" w:hAnsi="Cambria Math"/>
            <w:sz w:val="22"/>
            <w:szCs w:val="22"/>
          </w:rPr>
          <m:t>ϕ</m:t>
        </m:r>
      </m:oMath>
      <w:r w:rsidR="009D19F0" w:rsidRPr="00957F1F">
        <w:rPr>
          <w:rFonts w:ascii="Helvetica" w:hAnsi="Helvetica"/>
          <w:sz w:val="22"/>
          <w:szCs w:val="22"/>
        </w:rPr>
        <w:t xml:space="preserve">. </w:t>
      </w:r>
      <w:r w:rsidR="00F6430A" w:rsidRPr="00957F1F">
        <w:rPr>
          <w:rFonts w:ascii="Helvetica" w:hAnsi="Helvetica"/>
          <w:sz w:val="22"/>
          <w:szCs w:val="22"/>
        </w:rPr>
        <w:t>An example of one mechanism underlying this characteristic of error is year-to-year variability in sampling effort in</w:t>
      </w:r>
      <w:r w:rsidR="00425F02" w:rsidRPr="00957F1F">
        <w:rPr>
          <w:rFonts w:ascii="Helvetica" w:hAnsi="Helvetica"/>
          <w:sz w:val="22"/>
          <w:szCs w:val="22"/>
        </w:rPr>
        <w:t xml:space="preserve"> </w:t>
      </w:r>
      <w:r w:rsidR="00F6430A" w:rsidRPr="00957F1F">
        <w:rPr>
          <w:rFonts w:ascii="Helvetica" w:hAnsi="Helvetica"/>
          <w:sz w:val="22"/>
          <w:szCs w:val="22"/>
        </w:rPr>
        <w:t xml:space="preserve">a an </w:t>
      </w:r>
      <w:r w:rsidR="00F6430A" w:rsidRPr="008769E3">
        <w:rPr>
          <w:rFonts w:ascii="Helvetica" w:hAnsi="Helvetica"/>
          <w:i/>
          <w:sz w:val="22"/>
          <w:szCs w:val="22"/>
        </w:rPr>
        <w:t>n</w:t>
      </w:r>
      <w:r w:rsidR="00F6430A" w:rsidRPr="00957F1F">
        <w:rPr>
          <w:rFonts w:ascii="Helvetica" w:hAnsi="Helvetica"/>
          <w:sz w:val="22"/>
          <w:szCs w:val="22"/>
        </w:rPr>
        <w:t xml:space="preserve"> by </w:t>
      </w:r>
      <w:r w:rsidR="00F6430A" w:rsidRPr="008769E3">
        <w:rPr>
          <w:rFonts w:ascii="Helvetica" w:hAnsi="Helvetica"/>
          <w:i/>
          <w:sz w:val="22"/>
          <w:szCs w:val="22"/>
        </w:rPr>
        <w:t>n</w:t>
      </w:r>
      <w:r w:rsidR="00F6430A" w:rsidRPr="00957F1F">
        <w:rPr>
          <w:rFonts w:ascii="Helvetica" w:hAnsi="Helvetica"/>
          <w:sz w:val="22"/>
          <w:szCs w:val="22"/>
        </w:rPr>
        <w:t xml:space="preserve"> matrix, where high precision in monitoring comes from </w:t>
      </w:r>
      <w:r w:rsidR="004B151D" w:rsidRPr="00957F1F">
        <w:rPr>
          <w:rFonts w:ascii="Helvetica" w:hAnsi="Helvetica"/>
          <w:sz w:val="22"/>
          <w:szCs w:val="22"/>
        </w:rPr>
        <w:t xml:space="preserve">monitoring all squares in a matrix, whereas low precision originates from only measuring a </w:t>
      </w:r>
      <w:r w:rsidRPr="00957F1F">
        <w:rPr>
          <w:rFonts w:ascii="Helvetica" w:hAnsi="Helvetica"/>
          <w:sz w:val="22"/>
          <w:szCs w:val="22"/>
        </w:rPr>
        <w:t xml:space="preserve">small percentage of the matrix. </w:t>
      </w:r>
      <w:r w:rsidR="00227285" w:rsidRPr="00957F1F">
        <w:rPr>
          <w:rFonts w:ascii="Helvetica" w:hAnsi="Helvetica"/>
          <w:sz w:val="22"/>
          <w:szCs w:val="22"/>
        </w:rPr>
        <w:t>Therefore</w:t>
      </w:r>
      <w:r w:rsidR="004F1994">
        <w:rPr>
          <w:rFonts w:ascii="Helvetica" w:hAnsi="Helvetica"/>
          <w:sz w:val="22"/>
          <w:szCs w:val="22"/>
        </w:rPr>
        <w:t>,</w:t>
      </w:r>
      <w:r w:rsidR="00227285" w:rsidRPr="00957F1F">
        <w:rPr>
          <w:rFonts w:ascii="Helvetica" w:hAnsi="Helvetica"/>
          <w:sz w:val="22"/>
          <w:szCs w:val="22"/>
        </w:rPr>
        <w:t xml:space="preserve"> at higher monitoring precision (lower </w:t>
      </w:r>
      <m:oMath>
        <m:r>
          <w:rPr>
            <w:rFonts w:ascii="Cambria Math" w:hAnsi="Cambria Math"/>
            <w:sz w:val="22"/>
            <w:szCs w:val="22"/>
          </w:rPr>
          <m:t>ϕ</m:t>
        </m:r>
      </m:oMath>
      <w:r w:rsidR="00227285" w:rsidRPr="00957F1F">
        <w:rPr>
          <w:rFonts w:ascii="Helvetica" w:hAnsi="Helvetica"/>
          <w:sz w:val="22"/>
          <w:szCs w:val="22"/>
        </w:rPr>
        <w:t>)</w:t>
      </w:r>
      <w:r w:rsidR="00CF750D" w:rsidRPr="00957F1F">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CF750D" w:rsidRPr="00957F1F">
        <w:rPr>
          <w:rFonts w:ascii="Helvetica" w:hAnsi="Helvetica"/>
          <w:sz w:val="22"/>
          <w:szCs w:val="22"/>
        </w:rPr>
        <w:t>)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ins w:id="43" w:author="Anne Salomon" w:date="2015-09-30T14:22:00Z">
        <w:r w:rsidR="00711454">
          <w:rPr>
            <w:rFonts w:ascii="Helvetica" w:hAnsi="Helvetica"/>
            <w:sz w:val="22"/>
            <w:szCs w:val="22"/>
          </w:rPr>
          <w:t>We assume that a</w:t>
        </w:r>
      </w:ins>
      <w:del w:id="44" w:author="Anne Salomon" w:date="2015-09-30T14:22:00Z">
        <w:r w:rsidR="004F1994" w:rsidDel="00711454">
          <w:rPr>
            <w:rFonts w:ascii="Helvetica" w:hAnsi="Helvetica"/>
            <w:sz w:val="22"/>
            <w:szCs w:val="22"/>
          </w:rPr>
          <w:delText>A</w:delText>
        </w:r>
      </w:del>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w:t>
      </w:r>
      <w:commentRangeStart w:id="45"/>
      <w:r w:rsidR="00996689" w:rsidRPr="00957F1F">
        <w:rPr>
          <w:rFonts w:ascii="Helvetica" w:hAnsi="Helvetica"/>
          <w:sz w:val="22"/>
          <w:szCs w:val="22"/>
        </w:rPr>
        <w:t xml:space="preserve">increases exponentially </w:t>
      </w:r>
      <w:commentRangeEnd w:id="45"/>
      <w:r w:rsidR="00D10E87">
        <w:rPr>
          <w:rStyle w:val="CommentReference"/>
        </w:rPr>
        <w:commentReference w:id="45"/>
      </w:r>
      <w:r w:rsidR="00996689" w:rsidRPr="00957F1F">
        <w:rPr>
          <w:rFonts w:ascii="Helvetica" w:hAnsi="Helvetica"/>
          <w:sz w:val="22"/>
          <w:szCs w:val="22"/>
        </w:rPr>
        <w:t>(</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p>
    <w:p w14:paraId="37B265FC" w14:textId="77777777" w:rsidR="00BB45A6" w:rsidRPr="00957F1F" w:rsidRDefault="00BB45A6" w:rsidP="00CF750D">
      <w:pPr>
        <w:ind w:firstLine="720"/>
        <w:rPr>
          <w:rFonts w:ascii="Helvetica" w:hAnsi="Helvetica"/>
          <w:sz w:val="22"/>
          <w:szCs w:val="22"/>
        </w:rPr>
      </w:pPr>
    </w:p>
    <w:p w14:paraId="51FF4339" w14:textId="77777777" w:rsidR="003435AE" w:rsidRPr="00957F1F" w:rsidRDefault="00FD7CE9" w:rsidP="003435AE">
      <w:pPr>
        <w:rPr>
          <w:rFonts w:ascii="Helvetica" w:hAnsi="Helvetica"/>
          <w:sz w:val="22"/>
          <w:szCs w:val="22"/>
        </w:rPr>
      </w:pPr>
      <w:r w:rsidRPr="00FD7CE9">
        <w:rPr>
          <w:rFonts w:ascii="Helvetica" w:hAnsi="Helvetica"/>
          <w:sz w:val="22"/>
          <w:szCs w:val="22"/>
          <w:u w:val="single"/>
        </w:rPr>
        <w:t>Management Model</w:t>
      </w:r>
      <w:r w:rsidRPr="00FD7CE9">
        <w:rPr>
          <w:rFonts w:ascii="Helvetica" w:hAnsi="Helvetica"/>
          <w:sz w:val="22"/>
          <w:szCs w:val="22"/>
        </w:rPr>
        <w:t xml:space="preserve">: </w:t>
      </w:r>
      <w:r w:rsidR="00CF750D" w:rsidRPr="00957F1F">
        <w:rPr>
          <w:rFonts w:ascii="Helvetica" w:hAnsi="Helvetica"/>
          <w:sz w:val="22"/>
          <w:szCs w:val="22"/>
        </w:rPr>
        <w:t>When managers invest minimally in monitoring, estimates of future fish biomass can be highly uncertain, causin</w:t>
      </w:r>
      <w:r w:rsidR="00035AE1" w:rsidRPr="00957F1F">
        <w:rPr>
          <w:rFonts w:ascii="Helvetica" w:hAnsi="Helvetica"/>
          <w:sz w:val="22"/>
          <w:szCs w:val="22"/>
        </w:rPr>
        <w:t xml:space="preserve">g mismanagement (i.e.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commentRangeStart w:id="46"/>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w:t>
      </w:r>
      <w:commentRangeEnd w:id="46"/>
      <w:r w:rsidR="00FC6CF1">
        <w:rPr>
          <w:rStyle w:val="CommentReference"/>
        </w:rPr>
        <w:commentReference w:id="46"/>
      </w:r>
      <w:r w:rsidR="0034606C" w:rsidRPr="00957F1F">
        <w:rPr>
          <w:rFonts w:ascii="Helvetica" w:hAnsi="Helvetica"/>
          <w:sz w:val="22"/>
          <w:szCs w:val="22"/>
        </w:rPr>
        <w:t xml:space="preserve">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614BB8" w:rsidRPr="00957F1F">
        <w:rPr>
          <w:rFonts w:ascii="Helvetica" w:hAnsi="Helvetica"/>
          <w:sz w:val="22"/>
          <w:szCs w:val="22"/>
        </w:rPr>
        <w:t xml:space="preserve"> “hockey-stick” model </w:t>
      </w:r>
      <w:r w:rsidR="00395369" w:rsidRPr="00957F1F">
        <w:rPr>
          <w:rFonts w:ascii="Helvetica" w:hAnsi="Helvetica"/>
          <w:sz w:val="22"/>
          <w:szCs w:val="22"/>
        </w:rPr>
        <w:t>where h</w:t>
      </w:r>
      <w:r w:rsidR="005A07C7" w:rsidRPr="00957F1F">
        <w:rPr>
          <w:rFonts w:ascii="Helvetica" w:hAnsi="Helvetica"/>
          <w:sz w:val="22"/>
          <w:szCs w:val="22"/>
        </w:rPr>
        <w:t xml:space="preserve">arvest </w:t>
      </w:r>
      <w:r w:rsidR="007B0895" w:rsidRPr="00957F1F">
        <w:rPr>
          <w:rFonts w:ascii="Helvetica" w:hAnsi="Helvetica"/>
          <w:sz w:val="22"/>
          <w:szCs w:val="22"/>
        </w:rPr>
        <w:t>yield</w:t>
      </w:r>
      <w:r w:rsidR="00D41902" w:rsidRPr="00957F1F">
        <w:rPr>
          <w:rFonts w:ascii="Helvetica" w:hAnsi="Helvetica"/>
          <w:sz w:val="22"/>
          <w:szCs w:val="22"/>
        </w:rPr>
        <w:t xml:space="preserve"> at time </w:t>
      </w:r>
      <w:r w:rsidR="00D41902" w:rsidRPr="00957F1F">
        <w:rPr>
          <w:rFonts w:ascii="Helvetica" w:hAnsi="Helvetica"/>
          <w:i/>
          <w:sz w:val="22"/>
          <w:szCs w:val="22"/>
        </w:rPr>
        <w:t>t</w:t>
      </w:r>
      <w:r w:rsidR="00D55C20"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oMath>
      <w:r w:rsidR="00D55C20" w:rsidRPr="00957F1F">
        <w:rPr>
          <w:rFonts w:ascii="Helvetica" w:hAnsi="Helvetica"/>
          <w:sz w:val="22"/>
          <w:szCs w:val="22"/>
        </w:rPr>
        <w:t>)</w:t>
      </w:r>
      <w:r w:rsidR="0046187D" w:rsidRPr="00957F1F">
        <w:rPr>
          <w:rFonts w:ascii="Helvetica" w:hAnsi="Helvetica"/>
          <w:sz w:val="22"/>
          <w:szCs w:val="22"/>
        </w:rPr>
        <w:t xml:space="preserve"> </w:t>
      </w:r>
      <w:r w:rsidR="005A07C7" w:rsidRPr="00957F1F">
        <w:rPr>
          <w:rFonts w:ascii="Helvetica" w:hAnsi="Helvetica"/>
          <w:sz w:val="22"/>
          <w:szCs w:val="22"/>
        </w:rPr>
        <w:t>varies with the estimated biomass</w:t>
      </w:r>
      <w:r w:rsidR="00397162" w:rsidRPr="00957F1F">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97162" w:rsidRPr="00957F1F">
        <w:rPr>
          <w:rFonts w:ascii="Helvetica" w:hAnsi="Helvetica"/>
          <w:sz w:val="22"/>
          <w:szCs w:val="22"/>
        </w:rPr>
        <w:t>)</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There is no harvest </w:t>
      </w:r>
      <w:commentRangeStart w:id="47"/>
      <w:r w:rsidR="005A07C7" w:rsidRPr="00957F1F">
        <w:rPr>
          <w:rFonts w:ascii="Helvetica" w:hAnsi="Helvetica"/>
          <w:sz w:val="22"/>
          <w:szCs w:val="22"/>
        </w:rPr>
        <w:t xml:space="preserve">below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47"/>
        <m:r>
          <m:rPr>
            <m:sty m:val="p"/>
          </m:rPr>
          <w:rPr>
            <w:rStyle w:val="CommentReference"/>
          </w:rPr>
          <w:commentReference w:id="47"/>
        </m:r>
      </m:oMath>
      <w:r w:rsidR="005A07C7" w:rsidRPr="00957F1F">
        <w:rPr>
          <w:rFonts w:ascii="Helvetica" w:hAnsi="Helvetica"/>
          <w:sz w:val="22"/>
          <w:szCs w:val="22"/>
        </w:rPr>
        <w:t>,</w:t>
      </w:r>
      <w:r w:rsidR="008451D2">
        <w:rPr>
          <w:rFonts w:ascii="Helvetica" w:hAnsi="Helvetica"/>
          <w:sz w:val="22"/>
          <w:szCs w:val="22"/>
        </w:rPr>
        <w:t xml:space="preserve"> </w:t>
      </w:r>
      <w:r w:rsidR="0008452C">
        <w:rPr>
          <w:rFonts w:ascii="Helvetica" w:hAnsi="Helvetica"/>
          <w:sz w:val="22"/>
          <w:szCs w:val="22"/>
        </w:rPr>
        <w:t>whereas</w:t>
      </w:r>
      <w:r w:rsidR="005A07C7" w:rsidRPr="00957F1F">
        <w:rPr>
          <w:rFonts w:ascii="Helvetica" w:hAnsi="Helvetica"/>
          <w:sz w:val="22"/>
          <w:szCs w:val="22"/>
        </w:rPr>
        <w:t xml:space="preserve"> </w:t>
      </w:r>
      <w:r w:rsidR="005F4E8C" w:rsidRPr="00957F1F">
        <w:rPr>
          <w:rFonts w:ascii="Helvetica" w:hAnsi="Helvetica"/>
          <w:sz w:val="22"/>
          <w:szCs w:val="22"/>
        </w:rPr>
        <w:t>a</w:t>
      </w:r>
      <w:r w:rsidR="009E7EA1" w:rsidRPr="00957F1F">
        <w:rPr>
          <w:rFonts w:ascii="Helvetica" w:hAnsi="Helvetica"/>
          <w:sz w:val="22"/>
          <w:szCs w:val="22"/>
        </w:rPr>
        <w:t xml:space="preserve">bove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E7EA1" w:rsidRPr="00957F1F">
        <w:rPr>
          <w:rFonts w:ascii="Helvetica" w:hAnsi="Helvetica"/>
          <w:sz w:val="22"/>
          <w:szCs w:val="22"/>
        </w:rPr>
        <w:t xml:space="preserve"> the rate of </w:t>
      </w:r>
      <w:r w:rsidR="00D94C0B" w:rsidRPr="00957F1F">
        <w:rPr>
          <w:rFonts w:ascii="Helvetica" w:hAnsi="Helvetica"/>
          <w:sz w:val="22"/>
          <w:szCs w:val="22"/>
        </w:rPr>
        <w:t>resource extraction</w:t>
      </w:r>
      <w:r w:rsidR="009E7EA1" w:rsidRPr="00957F1F">
        <w:rPr>
          <w:rFonts w:ascii="Helvetica" w:hAnsi="Helvetica"/>
          <w:sz w:val="22"/>
          <w:szCs w:val="22"/>
        </w:rPr>
        <w:t xml:space="preserve"> </w:t>
      </w:r>
      <w:r w:rsidR="0034606C" w:rsidRPr="00957F1F">
        <w:rPr>
          <w:rFonts w:ascii="Helvetica" w:hAnsi="Helvetica"/>
          <w:sz w:val="22"/>
          <w:szCs w:val="22"/>
        </w:rPr>
        <w:t xml:space="preserve">occurs 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97162" w:rsidRPr="00957F1F">
        <w:rPr>
          <w:rFonts w:ascii="Helvetica" w:hAnsi="Helvetica"/>
          <w:sz w:val="22"/>
          <w:szCs w:val="22"/>
        </w:rPr>
        <w:t xml:space="preserve"> 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r>
          <w:rPr>
            <w:rFonts w:ascii="Cambria Math" w:hAnsi="Cambria Math"/>
            <w:sz w:val="22"/>
            <w:szCs w:val="22"/>
          </w:rPr>
          <m:t>q</m:t>
        </m:r>
      </m:oMath>
      <w:r w:rsidR="004C7606"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E</m:t>
            </m:r>
          </m:e>
          <m:sub>
            <m:r>
              <w:rPr>
                <w:rFonts w:ascii="Cambria Math" w:hAnsi="Cambria Math"/>
                <w:sz w:val="22"/>
                <w:szCs w:val="22"/>
              </w:rPr>
              <m:t>t</m:t>
            </m:r>
          </m:sub>
        </m:sSub>
      </m:oMath>
      <w:r w:rsidR="004C7606" w:rsidRPr="00957F1F">
        <w:rPr>
          <w:rFonts w:ascii="Helvetica" w:hAnsi="Helvetica"/>
          <w:sz w:val="22"/>
          <w:szCs w:val="22"/>
        </w:rPr>
        <w:t xml:space="preserve">, harvest effort and </w:t>
      </w:r>
      <w:commentRangeStart w:id="48"/>
      <m:oMath>
        <m:r>
          <w:rPr>
            <w:rFonts w:ascii="Cambria Math" w:hAnsi="Cambria Math"/>
            <w:sz w:val="22"/>
            <w:szCs w:val="22"/>
          </w:rPr>
          <m:t>q</m:t>
        </m:r>
      </m:oMath>
      <w:r w:rsidR="004C7606" w:rsidRPr="00957F1F">
        <w:rPr>
          <w:rFonts w:ascii="Helvetica" w:hAnsi="Helvetica"/>
          <w:sz w:val="22"/>
          <w:szCs w:val="22"/>
        </w:rPr>
        <w:t xml:space="preserve"> is the catchabilit</w:t>
      </w:r>
      <w:commentRangeEnd w:id="48"/>
      <w:r w:rsidR="008451D2">
        <w:rPr>
          <w:rStyle w:val="CommentReference"/>
        </w:rPr>
        <w:commentReference w:id="48"/>
      </w:r>
      <w:r w:rsidR="004C7606" w:rsidRPr="00957F1F">
        <w:rPr>
          <w:rFonts w:ascii="Helvetica" w:hAnsi="Helvetica"/>
          <w:sz w:val="22"/>
          <w:szCs w:val="22"/>
        </w:rPr>
        <w:t>y of the resource</w:t>
      </w:r>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48C2BC5F" w14:textId="77777777" w:rsidR="00175C87" w:rsidRPr="00957F1F" w:rsidRDefault="00175C87" w:rsidP="003435AE">
      <w:pPr>
        <w:rPr>
          <w:rFonts w:ascii="Helvetica" w:hAnsi="Helvetica"/>
          <w:sz w:val="22"/>
          <w:szCs w:val="22"/>
        </w:rPr>
      </w:pPr>
    </w:p>
    <w:p w14:paraId="71C15A1B" w14:textId="77777777" w:rsidR="00127FEE" w:rsidRPr="00957F1F" w:rsidRDefault="007F61D2" w:rsidP="00175C87">
      <w:pPr>
        <w:rPr>
          <w:rFonts w:ascii="Helvetica" w:hAnsi="Helvetica"/>
          <w:i/>
          <w:sz w:val="22"/>
          <w:szCs w:val="22"/>
        </w:rPr>
      </w:pPr>
      <w:r w:rsidRPr="00A155E2">
        <w:rPr>
          <w:rFonts w:ascii="Helvetica" w:hAnsi="Helvetica"/>
          <w:sz w:val="22"/>
          <w:szCs w:val="22"/>
          <w:u w:val="single"/>
        </w:rPr>
        <w:t xml:space="preserve">Value of the Fishery and </w:t>
      </w:r>
      <w:commentRangeStart w:id="49"/>
      <w:r w:rsidRPr="00A155E2">
        <w:rPr>
          <w:rFonts w:ascii="Helvetica" w:hAnsi="Helvetica"/>
          <w:sz w:val="22"/>
          <w:szCs w:val="22"/>
          <w:u w:val="single"/>
        </w:rPr>
        <w:t>Cost of Monitoring</w:t>
      </w:r>
      <w:commentRangeEnd w:id="49"/>
      <w:r w:rsidR="008D572B" w:rsidRPr="00A155E2">
        <w:rPr>
          <w:rStyle w:val="CommentReference"/>
          <w:u w:val="single"/>
        </w:rPr>
        <w:commentReference w:id="49"/>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615385" w:rsidRPr="00957F1F">
        <w:rPr>
          <w:rFonts w:ascii="Helvetica" w:hAnsi="Helvetica"/>
          <w:sz w:val="22"/>
          <w:szCs w:val="22"/>
        </w:rPr>
        <w:t>Therefore the</w:t>
      </w:r>
      <w:r w:rsidR="00997EC9" w:rsidRPr="00957F1F">
        <w:rPr>
          <w:rFonts w:ascii="Helvetica" w:hAnsi="Helvetica"/>
          <w:sz w:val="22"/>
          <w:szCs w:val="22"/>
        </w:rPr>
        <w:t xml:space="preserve"> estimated</w:t>
      </w:r>
      <w:r w:rsidR="00615385" w:rsidRPr="00957F1F">
        <w:rPr>
          <w:rFonts w:ascii="Helvetica" w:hAnsi="Helvetica"/>
          <w:sz w:val="22"/>
          <w:szCs w:val="22"/>
        </w:rPr>
        <w:t xml:space="preserve"> </w:t>
      </w:r>
      <w:r w:rsidR="00997EC9" w:rsidRPr="00957F1F">
        <w:rPr>
          <w:rFonts w:ascii="Helvetica" w:hAnsi="Helvetica"/>
          <w:sz w:val="22"/>
          <w:szCs w:val="22"/>
        </w:rPr>
        <w:t xml:space="preserve">resource value is increasingly discounted through time. </w:t>
      </w:r>
      <w:r w:rsidR="0087797E" w:rsidRPr="00957F1F">
        <w:rPr>
          <w:rFonts w:ascii="Helvetica" w:hAnsi="Helvetica"/>
          <w:sz w:val="22"/>
          <w:szCs w:val="22"/>
        </w:rPr>
        <w:t xml:space="preserve">We assume that increasing the precision of biomass estimates </w:t>
      </w:r>
      <w:r w:rsidR="00DA46F5" w:rsidRPr="00957F1F">
        <w:rPr>
          <w:rFonts w:ascii="Helvetica" w:hAnsi="Helvetica"/>
          <w:sz w:val="22"/>
          <w:szCs w:val="22"/>
        </w:rPr>
        <w:t xml:space="preserve">is increasingly costly as the CV decreases from 0.5 to 0.1. 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therefore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ins w:id="50" w:author="Anne Salomon" w:date="2015-09-29T13:44:00Z">
        <w:r w:rsidR="00D10E87">
          <w:rPr>
            <w:rFonts w:ascii="Helvetica" w:hAnsi="Helvetica"/>
            <w:sz w:val="22"/>
            <w:szCs w:val="22"/>
          </w:rPr>
          <w:t xml:space="preserve">and </w:t>
        </w:r>
      </w:ins>
      <w:r w:rsidR="00EF1924" w:rsidRPr="00957F1F">
        <w:rPr>
          <w:rFonts w:ascii="Helvetica" w:hAnsi="Helvetica"/>
          <w:sz w:val="22"/>
          <w:szCs w:val="22"/>
        </w:rPr>
        <w:t xml:space="preserve">benefits. </w:t>
      </w:r>
    </w:p>
    <w:p w14:paraId="21AAB698" w14:textId="77777777" w:rsidR="00127FEE" w:rsidRPr="00123731" w:rsidRDefault="00127FEE" w:rsidP="00127FEE">
      <w:pPr>
        <w:rPr>
          <w:rFonts w:ascii="Helvetica" w:hAnsi="Helvetica"/>
        </w:rPr>
      </w:pPr>
    </w:p>
    <w:p w14:paraId="2D2BB791" w14:textId="77777777" w:rsidR="000418D3" w:rsidRDefault="007B04D3" w:rsidP="008D7005">
      <w:pPr>
        <w:rPr>
          <w:rFonts w:ascii="Helvetica" w:hAnsi="Helvetica"/>
          <w:sz w:val="22"/>
          <w:szCs w:val="22"/>
        </w:rPr>
      </w:pPr>
      <w:r w:rsidRPr="00123731">
        <w:rPr>
          <w:rFonts w:ascii="Helvetica" w:hAnsi="Helvetica"/>
          <w:sz w:val="22"/>
          <w:szCs w:val="22"/>
          <w:u w:val="single"/>
        </w:rPr>
        <w:t>Response Variables</w:t>
      </w:r>
      <w:r w:rsidR="00123731" w:rsidRPr="00123731">
        <w:rPr>
          <w:rFonts w:ascii="Helvetica" w:hAnsi="Helvetica"/>
          <w:sz w:val="22"/>
          <w:szCs w:val="22"/>
        </w:rPr>
        <w:t>:</w:t>
      </w:r>
      <w:r w:rsidR="00123731">
        <w:rPr>
          <w:rFonts w:ascii="Helvetica" w:hAnsi="Helvetica"/>
          <w:sz w:val="22"/>
          <w:szCs w:val="22"/>
        </w:rPr>
        <w:t xml:space="preserve"> </w:t>
      </w:r>
      <w:r w:rsidR="00487E08" w:rsidRPr="00957F1F">
        <w:rPr>
          <w:rFonts w:ascii="Helvetica" w:hAnsi="Helvetica"/>
          <w:sz w:val="22"/>
          <w:szCs w:val="22"/>
        </w:rPr>
        <w:t xml:space="preserve">To describe the differential impacts of combinations of </w:t>
      </w:r>
      <w:r w:rsidR="0090182E">
        <w:rPr>
          <w:rFonts w:ascii="Helvetica" w:hAnsi="Helvetica"/>
          <w:sz w:val="22"/>
          <w:szCs w:val="22"/>
        </w:rPr>
        <w:t>harvest rate</w:t>
      </w:r>
      <w:r w:rsidR="00487E08" w:rsidRPr="00957F1F">
        <w:rPr>
          <w:rFonts w:ascii="Helvetica" w:hAnsi="Helvetica"/>
          <w:sz w:val="22"/>
          <w:szCs w:val="22"/>
        </w:rPr>
        <w:t xml:space="preserve">, monitoring </w:t>
      </w:r>
      <w:r w:rsidR="0090182E">
        <w:rPr>
          <w:rFonts w:ascii="Helvetica" w:hAnsi="Helvetica"/>
          <w:sz w:val="22"/>
          <w:szCs w:val="22"/>
        </w:rPr>
        <w:t>precision</w:t>
      </w:r>
      <w:r w:rsidR="00487E08" w:rsidRPr="00957F1F">
        <w:rPr>
          <w:rFonts w:ascii="Helvetica" w:hAnsi="Helvetica"/>
          <w:sz w:val="22"/>
          <w:szCs w:val="22"/>
        </w:rPr>
        <w:t>,</w:t>
      </w:r>
      <w:r w:rsidR="00285C11" w:rsidRPr="00957F1F">
        <w:rPr>
          <w:rFonts w:ascii="Helvetica" w:hAnsi="Helvetica"/>
          <w:sz w:val="22"/>
          <w:szCs w:val="22"/>
        </w:rPr>
        <w:t xml:space="preserve"> and monitoring strategies </w:t>
      </w:r>
      <w:r w:rsidR="00357162" w:rsidRPr="00957F1F">
        <w:rPr>
          <w:rFonts w:ascii="Helvetica" w:hAnsi="Helvetica"/>
          <w:sz w:val="22"/>
          <w:szCs w:val="22"/>
        </w:rPr>
        <w:t>we measured a series of response variables</w:t>
      </w:r>
      <w:r w:rsidR="008A5938">
        <w:rPr>
          <w:rFonts w:ascii="Helvetica" w:hAnsi="Helvetica"/>
          <w:sz w:val="22"/>
          <w:szCs w:val="22"/>
        </w:rPr>
        <w:t xml:space="preserve">: (1) </w:t>
      </w:r>
      <w:r w:rsidR="0064383B" w:rsidRPr="00957F1F">
        <w:rPr>
          <w:rFonts w:ascii="Helvetica" w:hAnsi="Helvetica"/>
          <w:sz w:val="22"/>
          <w:szCs w:val="22"/>
        </w:rPr>
        <w:t>Median standing stock biomass across iterations (SSB)</w:t>
      </w:r>
      <w:r w:rsidR="008A5938">
        <w:rPr>
          <w:rFonts w:ascii="Helvetica" w:hAnsi="Helvetica"/>
          <w:sz w:val="22"/>
          <w:szCs w:val="22"/>
        </w:rPr>
        <w:t xml:space="preserve">, (2) </w:t>
      </w:r>
      <w:r w:rsidR="0064383B" w:rsidRPr="00957F1F">
        <w:rPr>
          <w:rFonts w:ascii="Helvetica" w:hAnsi="Helvetica"/>
          <w:sz w:val="22"/>
          <w:szCs w:val="22"/>
        </w:rPr>
        <w:t>Median Net Present Value across iterations (NPV)</w:t>
      </w:r>
      <w:r w:rsidR="008A5938">
        <w:rPr>
          <w:rFonts w:ascii="Helvetica" w:hAnsi="Helvetica"/>
          <w:sz w:val="22"/>
          <w:szCs w:val="22"/>
        </w:rPr>
        <w:t xml:space="preserve">, (3) </w:t>
      </w:r>
      <w:r w:rsidR="0064383B" w:rsidRPr="00957F1F">
        <w:rPr>
          <w:rFonts w:ascii="Helvetica" w:hAnsi="Helvetica"/>
          <w:sz w:val="22"/>
          <w:szCs w:val="22"/>
        </w:rPr>
        <w:t>Median Cost of monitoring across iterations</w:t>
      </w:r>
      <w:r w:rsidR="008A5938">
        <w:rPr>
          <w:rFonts w:ascii="Helvetica" w:hAnsi="Helvetica"/>
          <w:sz w:val="22"/>
          <w:szCs w:val="22"/>
        </w:rPr>
        <w:t xml:space="preserve">, (4) </w:t>
      </w:r>
      <w:r w:rsidRPr="008A5938">
        <w:rPr>
          <w:rFonts w:ascii="Helvetica" w:hAnsi="Helvetica"/>
          <w:sz w:val="22"/>
          <w:szCs w:val="22"/>
        </w:rPr>
        <w:t>Proportion of simulations where</w:t>
      </w:r>
      <w:r w:rsidRPr="006D43B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1968EB">
        <w:rPr>
          <w:rFonts w:ascii="Helvetica" w:hAnsi="Helvetica"/>
          <w:sz w:val="22"/>
          <w:szCs w:val="22"/>
        </w:rPr>
        <w:t xml:space="preserve">, (5) </w:t>
      </w:r>
      <w:commentRangeStart w:id="51"/>
      <w:r w:rsidRPr="00957F1F">
        <w:rPr>
          <w:rFonts w:ascii="Helvetica" w:hAnsi="Helvetica"/>
          <w:sz w:val="22"/>
          <w:szCs w:val="22"/>
        </w:rPr>
        <w:t>Proportion of simulations where</w:t>
      </w:r>
      <w:r w:rsidR="003A371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w:commentRangeEnd w:id="51"/>
        <m:r>
          <m:rPr>
            <m:sty m:val="p"/>
          </m:rPr>
          <w:rPr>
            <w:rStyle w:val="CommentReference"/>
          </w:rPr>
          <w:commentReference w:id="51"/>
        </m:r>
      </m:oMath>
      <w:r w:rsidR="00893B1A">
        <w:rPr>
          <w:rFonts w:ascii="Helvetica" w:hAnsi="Helvetica"/>
          <w:sz w:val="22"/>
          <w:szCs w:val="22"/>
        </w:rPr>
        <w:t xml:space="preserve">. </w:t>
      </w:r>
    </w:p>
    <w:p w14:paraId="012E010F" w14:textId="77777777" w:rsidR="000418D3" w:rsidRDefault="000418D3" w:rsidP="008D7005">
      <w:pPr>
        <w:rPr>
          <w:rFonts w:ascii="Helvetica" w:hAnsi="Helvetica"/>
          <w:sz w:val="22"/>
          <w:szCs w:val="22"/>
        </w:rPr>
      </w:pPr>
    </w:p>
    <w:p w14:paraId="5CEB4595" w14:textId="77777777" w:rsidR="00726D79" w:rsidRPr="00421D99" w:rsidRDefault="000418D3" w:rsidP="008D7005">
      <w:pPr>
        <w:rPr>
          <w:rFonts w:ascii="Helvetica" w:hAnsi="Helvetica"/>
          <w:sz w:val="22"/>
          <w:szCs w:val="22"/>
        </w:rPr>
      </w:pPr>
      <w:r>
        <w:rPr>
          <w:rFonts w:ascii="Helvetica" w:hAnsi="Helvetica"/>
          <w:sz w:val="22"/>
          <w:szCs w:val="22"/>
        </w:rPr>
        <w:t xml:space="preserve">Re: </w:t>
      </w:r>
      <w:r w:rsidR="00AB50E2" w:rsidRPr="00957F1F">
        <w:rPr>
          <w:rFonts w:ascii="Helvetica" w:hAnsi="Helvetica"/>
          <w:sz w:val="22"/>
          <w:szCs w:val="22"/>
        </w:rPr>
        <w:t>(</w:t>
      </w:r>
      <w:commentRangeStart w:id="52"/>
      <w:r w:rsidR="007B04D3" w:rsidRPr="00957F1F">
        <w:rPr>
          <w:rFonts w:ascii="Helvetica" w:hAnsi="Helvetica"/>
          <w:sz w:val="22"/>
          <w:szCs w:val="22"/>
        </w:rPr>
        <w:t>0.25</w:t>
      </w:r>
      <w:commentRangeEnd w:id="52"/>
      <w:r w:rsidR="00D81AE0">
        <w:rPr>
          <w:rStyle w:val="CommentReference"/>
        </w:rPr>
        <w:commentReference w:id="52"/>
      </w:r>
      <w:r w:rsidR="007B04D3" w:rsidRPr="00957F1F">
        <w:rPr>
          <w:rFonts w:ascii="Helvetica" w:hAnsi="Helvetica"/>
          <w:sz w:val="22"/>
          <w:szCs w:val="22"/>
        </w:rPr>
        <w:t>Bmsy</w:t>
      </w:r>
      <w:r w:rsidR="00AB50E2" w:rsidRPr="00957F1F">
        <w:rPr>
          <w:rFonts w:ascii="Helvetica" w:hAnsi="Helvetica"/>
          <w:sz w:val="22"/>
          <w:szCs w:val="22"/>
        </w:rPr>
        <w:t>)</w:t>
      </w:r>
    </w:p>
    <w:p w14:paraId="48D95A9E" w14:textId="77777777" w:rsidR="00726D79" w:rsidRDefault="00726D79" w:rsidP="00726D79">
      <w:pPr>
        <w:rPr>
          <w:rFonts w:ascii="Helvetica" w:hAnsi="Helvetica"/>
          <w:i/>
          <w:sz w:val="22"/>
          <w:szCs w:val="22"/>
        </w:rPr>
      </w:pPr>
    </w:p>
    <w:p w14:paraId="55763D82" w14:textId="77777777" w:rsidR="00767630" w:rsidRPr="00767630" w:rsidRDefault="00767630" w:rsidP="00726D79">
      <w:pPr>
        <w:rPr>
          <w:rFonts w:ascii="Helvetica" w:hAnsi="Helvetica"/>
          <w:b/>
          <w:sz w:val="22"/>
          <w:szCs w:val="22"/>
        </w:rPr>
      </w:pPr>
      <w:r w:rsidRPr="00767630">
        <w:rPr>
          <w:rFonts w:ascii="Helvetica" w:hAnsi="Helvetica"/>
          <w:b/>
          <w:sz w:val="22"/>
          <w:szCs w:val="22"/>
        </w:rPr>
        <w:t>SCENARIOS – METHODS AND RESULTS</w:t>
      </w:r>
    </w:p>
    <w:p w14:paraId="34228376" w14:textId="77777777" w:rsidR="00767630" w:rsidRDefault="00767630" w:rsidP="00726D79">
      <w:pPr>
        <w:rPr>
          <w:rFonts w:ascii="Helvetica" w:hAnsi="Helvetica"/>
          <w:i/>
          <w:sz w:val="22"/>
          <w:szCs w:val="22"/>
        </w:rPr>
      </w:pPr>
    </w:p>
    <w:p w14:paraId="2B1A1A8A" w14:textId="77777777" w:rsidR="00726D79" w:rsidRPr="00726D79" w:rsidRDefault="00726D79" w:rsidP="00726D79">
      <w:pPr>
        <w:rPr>
          <w:rFonts w:ascii="Helvetica" w:hAnsi="Helvetica"/>
          <w:i/>
          <w:sz w:val="22"/>
          <w:szCs w:val="22"/>
        </w:rPr>
      </w:pPr>
      <w:r>
        <w:rPr>
          <w:rFonts w:ascii="Helvetica" w:hAnsi="Helvetica"/>
          <w:i/>
          <w:sz w:val="22"/>
          <w:szCs w:val="22"/>
        </w:rPr>
        <w:t xml:space="preserve">What combination of resource exploitation rates and </w:t>
      </w:r>
      <w:r w:rsidR="00957471">
        <w:rPr>
          <w:rFonts w:ascii="Helvetica" w:hAnsi="Helvetica"/>
          <w:i/>
          <w:sz w:val="22"/>
          <w:szCs w:val="22"/>
        </w:rPr>
        <w:t xml:space="preserve">monitoring precision maximize yield and minimize risk? </w:t>
      </w:r>
    </w:p>
    <w:p w14:paraId="2378DD5A"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Methods</w:t>
      </w:r>
    </w:p>
    <w:p w14:paraId="6ED08887" w14:textId="77777777" w:rsidR="00480363" w:rsidRDefault="00480363" w:rsidP="00AA1176">
      <w:pPr>
        <w:pStyle w:val="ListParagraph"/>
        <w:numPr>
          <w:ilvl w:val="1"/>
          <w:numId w:val="9"/>
        </w:numPr>
        <w:rPr>
          <w:rFonts w:ascii="Helvetica" w:hAnsi="Helvetica"/>
          <w:sz w:val="22"/>
          <w:szCs w:val="22"/>
        </w:rPr>
      </w:pPr>
      <w:r w:rsidRPr="00957F1F">
        <w:rPr>
          <w:rFonts w:ascii="Helvetica" w:hAnsi="Helvetica"/>
          <w:sz w:val="22"/>
          <w:szCs w:val="22"/>
        </w:rPr>
        <w:lastRenderedPageBreak/>
        <w:t xml:space="preserve">We hypothesized that </w:t>
      </w:r>
      <w:r w:rsidR="005952B2">
        <w:rPr>
          <w:rFonts w:ascii="Helvetica" w:hAnsi="Helvetica"/>
          <w:sz w:val="22"/>
          <w:szCs w:val="22"/>
        </w:rPr>
        <w:t>the</w:t>
      </w:r>
      <w:r w:rsidRPr="00957F1F">
        <w:rPr>
          <w:rFonts w:ascii="Helvetica" w:hAnsi="Helvetica"/>
          <w:sz w:val="22"/>
          <w:szCs w:val="22"/>
        </w:rPr>
        <w:t xml:space="preserve"> Net Present Value </w:t>
      </w:r>
      <w:r w:rsidR="004D6F47" w:rsidRPr="00957F1F">
        <w:rPr>
          <w:rFonts w:ascii="Helvetica" w:hAnsi="Helvetica"/>
          <w:sz w:val="22"/>
          <w:szCs w:val="22"/>
        </w:rPr>
        <w:t xml:space="preserve">would be greatest under high precision monitoring and at maximum </w:t>
      </w:r>
      <w:r w:rsidR="002671A2">
        <w:rPr>
          <w:rFonts w:ascii="Helvetica" w:hAnsi="Helvetica"/>
          <w:sz w:val="22"/>
          <w:szCs w:val="22"/>
        </w:rPr>
        <w:t xml:space="preserve">exploitation </w:t>
      </w:r>
      <w:r w:rsidR="004D6F47" w:rsidRPr="00957F1F">
        <w:rPr>
          <w:rFonts w:ascii="Helvetica" w:hAnsi="Helvetica"/>
          <w:sz w:val="22"/>
          <w:szCs w:val="22"/>
        </w:rPr>
        <w:t xml:space="preserve">at maximum sustainable yield. </w:t>
      </w:r>
      <w:r w:rsidR="00CE484B">
        <w:rPr>
          <w:rFonts w:ascii="Helvetica" w:hAnsi="Helvetica"/>
          <w:sz w:val="22"/>
          <w:szCs w:val="22"/>
        </w:rPr>
        <w:t>We also hypothesize that the</w:t>
      </w:r>
      <w:r w:rsidR="00B45C16">
        <w:rPr>
          <w:rFonts w:ascii="Helvetica" w:hAnsi="Helvetica"/>
          <w:sz w:val="22"/>
          <w:szCs w:val="22"/>
        </w:rPr>
        <w:t xml:space="preserve"> probability of crossing a biological or management tipping point would be lowest </w:t>
      </w:r>
      <w:r w:rsidR="00CE484B">
        <w:rPr>
          <w:rFonts w:ascii="Helvetica" w:hAnsi="Helvetica"/>
          <w:sz w:val="22"/>
          <w:szCs w:val="22"/>
        </w:rPr>
        <w:t xml:space="preserve">when maximum exploitation rate is low and monitoring precision is high. </w:t>
      </w:r>
      <w:r w:rsidR="00B45C16">
        <w:rPr>
          <w:rFonts w:ascii="Helvetica" w:hAnsi="Helvetica"/>
          <w:sz w:val="22"/>
          <w:szCs w:val="22"/>
        </w:rPr>
        <w:t xml:space="preserve"> </w:t>
      </w:r>
      <w:r w:rsidR="004D6F47" w:rsidRPr="00957F1F">
        <w:rPr>
          <w:rFonts w:ascii="Helvetica" w:hAnsi="Helvetica"/>
          <w:sz w:val="22"/>
          <w:szCs w:val="22"/>
        </w:rPr>
        <w:t xml:space="preserve">To test </w:t>
      </w:r>
      <w:r w:rsidR="00CE484B">
        <w:rPr>
          <w:rFonts w:ascii="Helvetica" w:hAnsi="Helvetica"/>
          <w:sz w:val="22"/>
          <w:szCs w:val="22"/>
        </w:rPr>
        <w:t>these</w:t>
      </w:r>
      <w:r w:rsidR="004D6F47" w:rsidRPr="00957F1F">
        <w:rPr>
          <w:rFonts w:ascii="Helvetica" w:hAnsi="Helvetica"/>
          <w:sz w:val="22"/>
          <w:szCs w:val="22"/>
        </w:rPr>
        <w:t xml:space="preserve"> hypothesis we </w:t>
      </w:r>
      <w:r w:rsidR="007A09A4" w:rsidRPr="00957F1F">
        <w:rPr>
          <w:rFonts w:ascii="Helvetica" w:hAnsi="Helvetica"/>
          <w:sz w:val="22"/>
          <w:szCs w:val="22"/>
        </w:rPr>
        <w:t xml:space="preserve">explored parameter space to </w:t>
      </w:r>
      <w:r w:rsidRPr="00957F1F">
        <w:rPr>
          <w:rFonts w:ascii="Helvetica" w:hAnsi="Helvetica"/>
          <w:sz w:val="22"/>
          <w:szCs w:val="22"/>
        </w:rPr>
        <w:t>quantify</w:t>
      </w:r>
      <w:r w:rsidR="00E35113">
        <w:rPr>
          <w:rFonts w:ascii="Helvetica" w:hAnsi="Helvetica"/>
          <w:sz w:val="22"/>
          <w:szCs w:val="22"/>
        </w:rPr>
        <w:t xml:space="preserve"> the probability of crossing a tipping point and </w:t>
      </w:r>
      <w:r w:rsidR="007A09A4" w:rsidRPr="00957F1F">
        <w:rPr>
          <w:rFonts w:ascii="Helvetica" w:hAnsi="Helvetica"/>
          <w:sz w:val="22"/>
          <w:szCs w:val="22"/>
        </w:rPr>
        <w:t>the peak</w:t>
      </w:r>
      <w:r w:rsidR="008B0BCB" w:rsidRPr="00957F1F">
        <w:rPr>
          <w:rFonts w:ascii="Helvetica" w:hAnsi="Helvetica"/>
          <w:sz w:val="22"/>
          <w:szCs w:val="22"/>
        </w:rPr>
        <w:t xml:space="preserve"> median</w:t>
      </w:r>
      <w:r w:rsidR="007A09A4" w:rsidRPr="00957F1F">
        <w:rPr>
          <w:rFonts w:ascii="Helvetica" w:hAnsi="Helvetica"/>
          <w:sz w:val="22"/>
          <w:szCs w:val="22"/>
        </w:rPr>
        <w:t xml:space="preserve"> </w:t>
      </w:r>
      <w:r w:rsidR="008B0BCB" w:rsidRPr="00957F1F">
        <w:rPr>
          <w:rFonts w:ascii="Helvetica" w:hAnsi="Helvetica"/>
          <w:sz w:val="22"/>
          <w:szCs w:val="22"/>
        </w:rPr>
        <w:t>Net Present Value</w:t>
      </w:r>
      <w:r w:rsidR="007A09A4" w:rsidRPr="00957F1F">
        <w:rPr>
          <w:rFonts w:ascii="Helvetica" w:hAnsi="Helvetica"/>
          <w:sz w:val="22"/>
          <w:szCs w:val="22"/>
        </w:rPr>
        <w:t xml:space="preserve"> for a range of monitoring investment </w:t>
      </w:r>
      <w:r w:rsidR="00D5383C" w:rsidRPr="00957F1F">
        <w:rPr>
          <w:rFonts w:ascii="Helvetica" w:hAnsi="Helvetica"/>
          <w:sz w:val="22"/>
          <w:szCs w:val="22"/>
        </w:rPr>
        <w:t xml:space="preserve">(CV of Biomass: 0.0 – 0.5) </w:t>
      </w:r>
      <w:r w:rsidR="007A09A4" w:rsidRPr="00957F1F">
        <w:rPr>
          <w:rFonts w:ascii="Helvetica" w:hAnsi="Helvetica"/>
          <w:sz w:val="22"/>
          <w:szCs w:val="22"/>
        </w:rPr>
        <w:t xml:space="preserve">and range of </w:t>
      </w:r>
      <w:r w:rsidR="008B0BCB" w:rsidRPr="00957F1F">
        <w:rPr>
          <w:rFonts w:ascii="Helvetica" w:hAnsi="Helvetica"/>
          <w:sz w:val="22"/>
          <w:szCs w:val="22"/>
        </w:rPr>
        <w:t xml:space="preserve">maximum </w:t>
      </w:r>
      <w:r w:rsidR="007A09A4" w:rsidRPr="00957F1F">
        <w:rPr>
          <w:rFonts w:ascii="Helvetica" w:hAnsi="Helvetica"/>
          <w:sz w:val="22"/>
          <w:szCs w:val="22"/>
        </w:rPr>
        <w:t xml:space="preserve">exploitation </w:t>
      </w:r>
      <w:r w:rsidR="008B0BCB" w:rsidRPr="00957F1F">
        <w:rPr>
          <w:rFonts w:ascii="Helvetica" w:hAnsi="Helvetica"/>
          <w:sz w:val="22"/>
          <w:szCs w:val="22"/>
        </w:rPr>
        <w:t xml:space="preserve">rates </w:t>
      </w:r>
      <w:r w:rsidR="009C7629" w:rsidRPr="00957F1F">
        <w:rPr>
          <w:rFonts w:ascii="Helvetica" w:hAnsi="Helvetica"/>
          <w:sz w:val="22"/>
          <w:szCs w:val="22"/>
        </w:rPr>
        <w:t>(p</w:t>
      </w:r>
      <w:r w:rsidR="00D5383C" w:rsidRPr="00957F1F">
        <w:rPr>
          <w:rFonts w:ascii="Helvetica" w:hAnsi="Helvetica"/>
          <w:sz w:val="22"/>
          <w:szCs w:val="22"/>
        </w:rPr>
        <w:t>Fmsy: 0.0 – 2.0)</w:t>
      </w:r>
      <w:r w:rsidR="00C96CFE" w:rsidRPr="00957F1F">
        <w:rPr>
          <w:rFonts w:ascii="Helvetica" w:hAnsi="Helvetica"/>
          <w:sz w:val="22"/>
          <w:szCs w:val="22"/>
        </w:rPr>
        <w:t xml:space="preserve"> for 10,000 iterations of a 20 year </w:t>
      </w:r>
      <w:r w:rsidR="009C7629" w:rsidRPr="00957F1F">
        <w:rPr>
          <w:rFonts w:ascii="Helvetica" w:hAnsi="Helvetica"/>
          <w:sz w:val="22"/>
          <w:szCs w:val="22"/>
        </w:rPr>
        <w:t>simulation</w:t>
      </w:r>
      <w:r w:rsidR="00E31197" w:rsidRPr="00957F1F">
        <w:rPr>
          <w:rFonts w:ascii="Helvetica" w:hAnsi="Helvetica"/>
          <w:sz w:val="22"/>
          <w:szCs w:val="22"/>
        </w:rPr>
        <w:t xml:space="preserve"> star</w:t>
      </w:r>
      <w:ins w:id="53" w:author="Crow White" w:date="2015-09-25T14:45:00Z">
        <w:r w:rsidR="00963D6B">
          <w:rPr>
            <w:rFonts w:ascii="Helvetica" w:hAnsi="Helvetica"/>
            <w:sz w:val="22"/>
            <w:szCs w:val="22"/>
          </w:rPr>
          <w:t>t</w:t>
        </w:r>
      </w:ins>
      <w:r w:rsidR="00E31197" w:rsidRPr="00957F1F">
        <w:rPr>
          <w:rFonts w:ascii="Helvetica" w:hAnsi="Helvetica"/>
          <w:sz w:val="22"/>
          <w:szCs w:val="22"/>
        </w:rPr>
        <w:t xml:space="preserve">ing at </w:t>
      </w:r>
      <w:r w:rsidR="009C7629" w:rsidRPr="00957F1F">
        <w:rPr>
          <w:rFonts w:ascii="Helvetica" w:hAnsi="Helvetica"/>
          <w:sz w:val="22"/>
          <w:szCs w:val="22"/>
        </w:rPr>
        <w:t xml:space="preserve">population </w:t>
      </w:r>
      <w:r w:rsidR="00E31197" w:rsidRPr="00957F1F">
        <w:rPr>
          <w:rFonts w:ascii="Helvetica" w:hAnsi="Helvetica"/>
          <w:sz w:val="22"/>
          <w:szCs w:val="22"/>
        </w:rPr>
        <w:t>carrying capacity</w:t>
      </w:r>
      <w:r w:rsidR="00CE0882">
        <w:rPr>
          <w:rFonts w:ascii="Helvetica" w:hAnsi="Helvetica"/>
          <w:sz w:val="22"/>
          <w:szCs w:val="22"/>
        </w:rPr>
        <w:t>.</w:t>
      </w:r>
    </w:p>
    <w:p w14:paraId="5112A425" w14:textId="77777777" w:rsidR="00E35113" w:rsidRDefault="00E35113" w:rsidP="00AA1176">
      <w:pPr>
        <w:pStyle w:val="ListParagraph"/>
        <w:numPr>
          <w:ilvl w:val="1"/>
          <w:numId w:val="9"/>
        </w:numPr>
        <w:rPr>
          <w:rFonts w:ascii="Helvetica" w:hAnsi="Helvetica"/>
          <w:sz w:val="22"/>
          <w:szCs w:val="22"/>
        </w:rPr>
      </w:pPr>
      <w:r>
        <w:rPr>
          <w:rFonts w:ascii="Helvetica" w:hAnsi="Helvetica"/>
          <w:sz w:val="22"/>
          <w:szCs w:val="22"/>
        </w:rPr>
        <w:t xml:space="preserve">We also quantified the risk measured as the probability of tipping across a biological threshold below  </w:t>
      </w:r>
    </w:p>
    <w:p w14:paraId="532FF815" w14:textId="77777777" w:rsidR="00AA1176" w:rsidRDefault="00AA1176" w:rsidP="00BF53CA">
      <w:pPr>
        <w:pStyle w:val="ListParagraph"/>
        <w:numPr>
          <w:ilvl w:val="0"/>
          <w:numId w:val="9"/>
        </w:numPr>
        <w:rPr>
          <w:rFonts w:ascii="Helvetica" w:hAnsi="Helvetica"/>
          <w:sz w:val="22"/>
          <w:szCs w:val="22"/>
        </w:rPr>
      </w:pPr>
      <w:r>
        <w:rPr>
          <w:rFonts w:ascii="Helvetica" w:hAnsi="Helvetica"/>
          <w:sz w:val="22"/>
          <w:szCs w:val="22"/>
        </w:rPr>
        <w:t>Results</w:t>
      </w:r>
    </w:p>
    <w:p w14:paraId="724D12E5" w14:textId="77777777" w:rsidR="00D27AA4" w:rsidRPr="00D27AA4" w:rsidRDefault="00AA1176" w:rsidP="00AA1176">
      <w:pPr>
        <w:pStyle w:val="ListParagraph"/>
        <w:numPr>
          <w:ilvl w:val="1"/>
          <w:numId w:val="9"/>
        </w:numPr>
        <w:rPr>
          <w:rFonts w:ascii="Helvetica" w:hAnsi="Helvetica"/>
          <w:sz w:val="22"/>
          <w:szCs w:val="22"/>
        </w:rPr>
      </w:pPr>
      <w:r w:rsidRPr="00D27AA4">
        <w:rPr>
          <w:rFonts w:ascii="Helvetica" w:hAnsi="Helvetica"/>
          <w:sz w:val="22"/>
          <w:szCs w:val="22"/>
        </w:rPr>
        <w:t>We found evidence supporting our hypothesis that monitoring pre</w:t>
      </w:r>
      <w:r w:rsidR="00E35113" w:rsidRPr="00D27AA4">
        <w:rPr>
          <w:rFonts w:ascii="Helvetica" w:hAnsi="Helvetica"/>
          <w:sz w:val="22"/>
          <w:szCs w:val="22"/>
        </w:rPr>
        <w:t>cision is most beneficial under</w:t>
      </w:r>
      <w:r w:rsidRPr="00D27AA4">
        <w:rPr>
          <w:rFonts w:ascii="Helvetica" w:hAnsi="Helvetica"/>
          <w:sz w:val="22"/>
          <w:szCs w:val="22"/>
        </w:rPr>
        <w:t xml:space="preserve"> circumstances where maximum </w:t>
      </w:r>
      <w:r w:rsidR="00814137" w:rsidRPr="00D27AA4">
        <w:rPr>
          <w:rFonts w:ascii="Helvetica" w:hAnsi="Helvetica"/>
          <w:sz w:val="22"/>
          <w:szCs w:val="22"/>
        </w:rPr>
        <w:t>exploitation rate</w:t>
      </w:r>
      <w:r w:rsidRPr="00D27AA4">
        <w:rPr>
          <w:rFonts w:ascii="Helvetica" w:hAnsi="Helvetica"/>
          <w:sz w:val="22"/>
          <w:szCs w:val="22"/>
        </w:rPr>
        <w:t xml:space="preserve"> is high. </w:t>
      </w:r>
    </w:p>
    <w:p w14:paraId="11DAD028" w14:textId="77777777" w:rsidR="00D27AA4" w:rsidRDefault="001F74B9" w:rsidP="00AA1176">
      <w:pPr>
        <w:pStyle w:val="ListParagraph"/>
        <w:numPr>
          <w:ilvl w:val="1"/>
          <w:numId w:val="9"/>
        </w:numPr>
        <w:rPr>
          <w:rFonts w:ascii="Helvetica" w:hAnsi="Helvetica"/>
          <w:sz w:val="22"/>
          <w:szCs w:val="22"/>
        </w:rPr>
      </w:pPr>
      <w:r>
        <w:rPr>
          <w:rFonts w:ascii="Helvetica" w:hAnsi="Helvetica"/>
          <w:sz w:val="22"/>
          <w:szCs w:val="22"/>
        </w:rPr>
        <w:t xml:space="preserve">Across simulations the probability of tipping is low </w:t>
      </w:r>
      <w:r w:rsidR="00EC571F">
        <w:rPr>
          <w:rFonts w:ascii="Helvetica" w:hAnsi="Helvetica"/>
          <w:sz w:val="22"/>
          <w:szCs w:val="22"/>
        </w:rPr>
        <w:t xml:space="preserve">when monitoring precision is high, but increases at higher exploitation rates. </w:t>
      </w:r>
    </w:p>
    <w:p w14:paraId="127056D7" w14:textId="77777777" w:rsidR="00AA1176" w:rsidRPr="00957F1F" w:rsidRDefault="00DB617C" w:rsidP="00AA1176">
      <w:pPr>
        <w:pStyle w:val="ListParagraph"/>
        <w:numPr>
          <w:ilvl w:val="1"/>
          <w:numId w:val="9"/>
        </w:numPr>
        <w:rPr>
          <w:rFonts w:ascii="Helvetica" w:hAnsi="Helvetica"/>
          <w:sz w:val="22"/>
          <w:szCs w:val="22"/>
        </w:rPr>
      </w:pPr>
      <w:r>
        <w:rPr>
          <w:rFonts w:ascii="Helvetica" w:hAnsi="Helvetica"/>
          <w:sz w:val="22"/>
          <w:szCs w:val="22"/>
        </w:rPr>
        <w:t>Net Present Value</w:t>
      </w:r>
      <w:r w:rsidR="00AA1176" w:rsidRPr="00957F1F">
        <w:rPr>
          <w:rFonts w:ascii="Helvetica" w:hAnsi="Helvetica"/>
          <w:sz w:val="22"/>
          <w:szCs w:val="22"/>
        </w:rPr>
        <w:t xml:space="preserv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055097">
        <w:rPr>
          <w:rFonts w:ascii="Helvetica" w:hAnsi="Helvetica"/>
          <w:sz w:val="22"/>
          <w:szCs w:val="22"/>
        </w:rPr>
        <w:t xml:space="preserve"> </w:t>
      </w:r>
      <w:r w:rsidR="00AA1176" w:rsidRPr="00957F1F">
        <w:rPr>
          <w:rFonts w:ascii="Helvetica" w:hAnsi="Helvetica"/>
          <w:sz w:val="22"/>
          <w:szCs w:val="22"/>
        </w:rPr>
        <w:t>and is hi</w:t>
      </w:r>
      <w:r w:rsidR="0007073E">
        <w:rPr>
          <w:rFonts w:ascii="Helvetica" w:hAnsi="Helvetica"/>
          <w:sz w:val="22"/>
          <w:szCs w:val="22"/>
        </w:rPr>
        <w:t xml:space="preserve">ghest with precise </w:t>
      </w:r>
      <w:r w:rsidR="00AA1176" w:rsidRPr="00957F1F">
        <w:rPr>
          <w:rFonts w:ascii="Helvetica" w:hAnsi="Helvetica"/>
          <w:sz w:val="22"/>
          <w:szCs w:val="22"/>
        </w:rPr>
        <w:t>biomass</w:t>
      </w:r>
      <w:r w:rsidR="0007073E">
        <w:rPr>
          <w:rFonts w:ascii="Helvetica" w:hAnsi="Helvetica"/>
          <w:sz w:val="22"/>
          <w:szCs w:val="22"/>
        </w:rPr>
        <w:t xml:space="preserve"> estimates</w:t>
      </w:r>
      <w:r w:rsidR="00AA1176" w:rsidRPr="00957F1F">
        <w:rPr>
          <w:rFonts w:ascii="Helvetica" w:hAnsi="Helvetica"/>
          <w:sz w:val="22"/>
          <w:szCs w:val="22"/>
        </w:rPr>
        <w:t xml:space="preserve"> (CV = 0.1). The benefits of high monitoring precision (i.e.</w:t>
      </w:r>
      <w:r w:rsidR="00963D6B">
        <w:rPr>
          <w:rFonts w:ascii="Helvetica" w:hAnsi="Helvetica"/>
          <w:sz w:val="22"/>
          <w:szCs w:val="22"/>
        </w:rPr>
        <w:t>,</w:t>
      </w:r>
      <w:r w:rsidR="00AA1176" w:rsidRPr="00957F1F">
        <w:rPr>
          <w:rFonts w:ascii="Helvetica" w:hAnsi="Helvetica"/>
          <w:sz w:val="22"/>
          <w:szCs w:val="22"/>
        </w:rPr>
        <w:t xml:space="preserve"> CV = 0.1 relative to CV = 0.5) are minimal when the maximum </w:t>
      </w:r>
      <w:r w:rsidR="005F45F4">
        <w:rPr>
          <w:rFonts w:ascii="Helvetica" w:hAnsi="Helvetica"/>
          <w:sz w:val="22"/>
          <w:szCs w:val="22"/>
        </w:rPr>
        <w:t>harvest rate</w:t>
      </w:r>
      <w:r w:rsidR="00AA1176" w:rsidRPr="00957F1F">
        <w:rPr>
          <w:rFonts w:ascii="Helvetica" w:hAnsi="Helvetica"/>
          <w:sz w:val="22"/>
          <w:szCs w:val="22"/>
        </w:rPr>
        <w:t xml:space="preserve"> is low, but increase as </w:t>
      </w:r>
      <w:r w:rsidR="005F45F4">
        <w:rPr>
          <w:rFonts w:ascii="Helvetica" w:hAnsi="Helvetica"/>
          <w:sz w:val="22"/>
          <w:szCs w:val="22"/>
        </w:rPr>
        <w:t>harvest rate</w:t>
      </w:r>
      <w:r w:rsidR="000A7F71">
        <w:rPr>
          <w:rFonts w:ascii="Helvetica" w:hAnsi="Helvetica"/>
          <w:sz w:val="22"/>
          <w:szCs w:val="22"/>
        </w:rPr>
        <w:t xml:space="preserv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AA1176" w:rsidRPr="00957F1F">
        <w:rPr>
          <w:rFonts w:ascii="Helvetica" w:hAnsi="Helvetica"/>
          <w:sz w:val="22"/>
          <w:szCs w:val="22"/>
        </w:rPr>
        <w:t xml:space="preserve"> (Fig 2</w:t>
      </w:r>
      <w:r w:rsidR="00043C70">
        <w:rPr>
          <w:rFonts w:ascii="Helvetica" w:hAnsi="Helvetica"/>
          <w:sz w:val="22"/>
          <w:szCs w:val="22"/>
        </w:rPr>
        <w:t>b</w:t>
      </w:r>
      <w:r w:rsidR="00AA1176" w:rsidRPr="00957F1F">
        <w:rPr>
          <w:rFonts w:ascii="Helvetica" w:hAnsi="Helvetica"/>
          <w:sz w:val="22"/>
          <w:szCs w:val="22"/>
        </w:rPr>
        <w:t xml:space="preserve">).  </w:t>
      </w:r>
      <w:commentRangeStart w:id="54"/>
      <w:r w:rsidR="00014C60" w:rsidRPr="00957F1F">
        <w:rPr>
          <w:rFonts w:ascii="Helvetica" w:hAnsi="Helvetica"/>
          <w:sz w:val="22"/>
          <w:szCs w:val="22"/>
        </w:rPr>
        <w:t>F</w:t>
      </w:r>
      <w:commentRangeEnd w:id="54"/>
      <w:r w:rsidR="00014C60">
        <w:rPr>
          <w:rStyle w:val="CommentReference"/>
        </w:rPr>
        <w:commentReference w:id="54"/>
      </w:r>
    </w:p>
    <w:p w14:paraId="7AC03471" w14:textId="77777777" w:rsidR="00CE0882" w:rsidRPr="008641E2" w:rsidRDefault="00CE0882" w:rsidP="00726D79">
      <w:pPr>
        <w:pStyle w:val="ListParagraph"/>
        <w:numPr>
          <w:ilvl w:val="1"/>
          <w:numId w:val="9"/>
        </w:numPr>
        <w:rPr>
          <w:rFonts w:ascii="Helvetica" w:hAnsi="Helvetica"/>
          <w:sz w:val="22"/>
          <w:szCs w:val="22"/>
        </w:rPr>
      </w:pPr>
    </w:p>
    <w:p w14:paraId="3AA8D80D" w14:textId="77777777" w:rsidR="00726D79" w:rsidRPr="00957F1F" w:rsidRDefault="00D40542" w:rsidP="00726D79">
      <w:pPr>
        <w:rPr>
          <w:rFonts w:ascii="Helvetica" w:hAnsi="Helvetica"/>
          <w:i/>
          <w:sz w:val="22"/>
          <w:szCs w:val="22"/>
        </w:rPr>
      </w:pPr>
      <w:r>
        <w:rPr>
          <w:rFonts w:ascii="Helvetica" w:hAnsi="Helvetica"/>
          <w:i/>
          <w:sz w:val="22"/>
          <w:szCs w:val="22"/>
        </w:rPr>
        <w:t>Does the value of monitoring increase with proximity to</w:t>
      </w:r>
      <w:r w:rsidR="00963D6B">
        <w:rPr>
          <w:rFonts w:ascii="Helvetica" w:hAnsi="Helvetica"/>
          <w:i/>
          <w:sz w:val="22"/>
          <w:szCs w:val="22"/>
        </w:rPr>
        <w:t xml:space="preserve"> a</w:t>
      </w:r>
      <w:r>
        <w:rPr>
          <w:rFonts w:ascii="Helvetica" w:hAnsi="Helvetica"/>
          <w:i/>
          <w:sz w:val="22"/>
          <w:szCs w:val="22"/>
        </w:rPr>
        <w:t xml:space="preserve"> tipping point</w:t>
      </w:r>
      <w:r w:rsidR="00726D79" w:rsidRPr="00957F1F">
        <w:rPr>
          <w:rFonts w:ascii="Helvetica" w:hAnsi="Helvetica"/>
          <w:i/>
          <w:sz w:val="22"/>
          <w:szCs w:val="22"/>
        </w:rPr>
        <w:t>?</w:t>
      </w:r>
    </w:p>
    <w:p w14:paraId="7A752E14" w14:textId="77777777" w:rsidR="00BB399F" w:rsidRDefault="00BB399F" w:rsidP="00957F1F">
      <w:pPr>
        <w:pStyle w:val="ListParagraph"/>
        <w:numPr>
          <w:ilvl w:val="0"/>
          <w:numId w:val="9"/>
        </w:numPr>
        <w:rPr>
          <w:rFonts w:ascii="Helvetica" w:hAnsi="Helvetica"/>
          <w:sz w:val="22"/>
          <w:szCs w:val="22"/>
        </w:rPr>
      </w:pPr>
      <w:r>
        <w:rPr>
          <w:rFonts w:ascii="Helvetica" w:hAnsi="Helvetica"/>
          <w:sz w:val="22"/>
          <w:szCs w:val="22"/>
        </w:rPr>
        <w:t>Methods</w:t>
      </w:r>
    </w:p>
    <w:p w14:paraId="7C75C0C7" w14:textId="77777777" w:rsidR="00480363" w:rsidRPr="00957F1F" w:rsidRDefault="004D6F47" w:rsidP="00BB399F">
      <w:pPr>
        <w:pStyle w:val="ListParagraph"/>
        <w:numPr>
          <w:ilvl w:val="1"/>
          <w:numId w:val="9"/>
        </w:numPr>
        <w:rPr>
          <w:rFonts w:ascii="Helvetica" w:hAnsi="Helvetica"/>
          <w:sz w:val="22"/>
          <w:szCs w:val="22"/>
        </w:rPr>
      </w:pPr>
      <w:r w:rsidRPr="00957F1F">
        <w:rPr>
          <w:rFonts w:ascii="Helvetica" w:hAnsi="Helvetica"/>
          <w:sz w:val="22"/>
          <w:szCs w:val="22"/>
        </w:rPr>
        <w:t xml:space="preserve">Because imprecise estimates of population biomass are likely less damaging to a population when the population is healthy, we further hypothesized that the benefits of monitoring precision would increase in value when the population was proximate to either a management or biological tipping point. We therefore </w:t>
      </w:r>
      <w:r w:rsidR="00480363" w:rsidRPr="00957F1F">
        <w:rPr>
          <w:rFonts w:ascii="Helvetica" w:hAnsi="Helvetica"/>
          <w:sz w:val="22"/>
          <w:szCs w:val="22"/>
        </w:rPr>
        <w:t xml:space="preserve">evaluated the </w:t>
      </w:r>
      <w:r w:rsidR="006D283D" w:rsidRPr="00957F1F">
        <w:rPr>
          <w:rFonts w:ascii="Helvetica" w:hAnsi="Helvetica"/>
          <w:sz w:val="22"/>
          <w:szCs w:val="22"/>
        </w:rPr>
        <w:t xml:space="preserve">return on monitoring investment (measured as the </w:t>
      </w:r>
      <w:r w:rsidR="00480363" w:rsidRPr="00957F1F">
        <w:rPr>
          <w:rFonts w:ascii="Helvetica" w:hAnsi="Helvetica"/>
          <w:sz w:val="22"/>
          <w:szCs w:val="22"/>
        </w:rPr>
        <w:t>ratio of Net Present Value for simulations with high and low</w:t>
      </w:r>
      <w:r w:rsidR="00F37A73" w:rsidRPr="00957F1F">
        <w:rPr>
          <w:rFonts w:ascii="Helvetica" w:hAnsi="Helvetica"/>
          <w:sz w:val="22"/>
          <w:szCs w:val="22"/>
        </w:rPr>
        <w:t xml:space="preserve"> precision (CV = 0.1/CV = 0.5</w:t>
      </w:r>
      <w:r w:rsidR="007B77F1" w:rsidRPr="00957F1F">
        <w:rPr>
          <w:rFonts w:ascii="Helvetica" w:hAnsi="Helvetica"/>
          <w:sz w:val="22"/>
          <w:szCs w:val="22"/>
        </w:rPr>
        <w:t>)</w:t>
      </w:r>
      <w:r w:rsidR="006D283D" w:rsidRPr="00957F1F">
        <w:rPr>
          <w:rFonts w:ascii="Helvetica" w:hAnsi="Helvetica"/>
          <w:sz w:val="22"/>
          <w:szCs w:val="22"/>
        </w:rPr>
        <w:t>)</w:t>
      </w:r>
      <w:r w:rsidR="007B77F1" w:rsidRPr="00957F1F">
        <w:rPr>
          <w:rFonts w:ascii="Helvetica" w:hAnsi="Helvetica"/>
          <w:sz w:val="22"/>
          <w:szCs w:val="22"/>
        </w:rPr>
        <w:t xml:space="preserve"> for simulations with starting biomass ranging from just above the </w:t>
      </w:r>
      <w:commentRangeStart w:id="55"/>
      <w:r w:rsidR="007B77F1" w:rsidRPr="00957F1F">
        <w:rPr>
          <w:rFonts w:ascii="Helvetica" w:hAnsi="Helvetica"/>
          <w:sz w:val="22"/>
          <w:szCs w:val="22"/>
        </w:rPr>
        <w:t xml:space="preserve">tipping point </w:t>
      </w:r>
      <w:commentRangeEnd w:id="55"/>
      <w:r w:rsidR="001E400D">
        <w:rPr>
          <w:rStyle w:val="CommentReference"/>
        </w:rPr>
        <w:commentReference w:id="55"/>
      </w:r>
      <w:r w:rsidR="007B77F1" w:rsidRPr="00957F1F">
        <w:rPr>
          <w:rFonts w:ascii="Helvetica" w:hAnsi="Helvetica"/>
          <w:sz w:val="22"/>
          <w:szCs w:val="22"/>
        </w:rPr>
        <w:t>to starting at carrying capacity</w:t>
      </w:r>
      <w:r w:rsidR="00D42E6F" w:rsidRPr="00957F1F">
        <w:rPr>
          <w:rFonts w:ascii="Helvetica" w:hAnsi="Helvetica"/>
          <w:sz w:val="22"/>
          <w:szCs w:val="22"/>
        </w:rPr>
        <w:t xml:space="preserve"> and for a rang</w:t>
      </w:r>
      <w:r w:rsidR="00963D6B">
        <w:rPr>
          <w:rFonts w:ascii="Helvetica" w:hAnsi="Helvetica"/>
          <w:sz w:val="22"/>
          <w:szCs w:val="22"/>
        </w:rPr>
        <w:t>e</w:t>
      </w:r>
      <w:r w:rsidR="00D42E6F" w:rsidRPr="00957F1F">
        <w:rPr>
          <w:rFonts w:ascii="Helvetica" w:hAnsi="Helvetica"/>
          <w:sz w:val="22"/>
          <w:szCs w:val="22"/>
        </w:rPr>
        <w:t xml:space="preserve"> of maximum </w:t>
      </w:r>
      <w:r w:rsidR="009458F0" w:rsidRPr="00957F1F">
        <w:rPr>
          <w:rFonts w:ascii="Helvetica" w:hAnsi="Helvetica"/>
          <w:sz w:val="22"/>
          <w:szCs w:val="22"/>
        </w:rPr>
        <w:t>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9458F0" w:rsidRPr="00957F1F">
        <w:rPr>
          <w:rFonts w:ascii="Helvetica" w:hAnsi="Helvetica"/>
          <w:sz w:val="22"/>
          <w:szCs w:val="22"/>
        </w:rPr>
        <w:t>: 0.0 – 2.0</w:t>
      </w:r>
      <w:r w:rsidR="007A0F69" w:rsidRPr="00957F1F">
        <w:rPr>
          <w:rFonts w:ascii="Helvetica" w:hAnsi="Helvetica"/>
          <w:sz w:val="22"/>
          <w:szCs w:val="22"/>
        </w:rPr>
        <w:t>).</w:t>
      </w:r>
      <w:r w:rsidR="007B77F1" w:rsidRPr="00957F1F">
        <w:rPr>
          <w:rFonts w:ascii="Helvetica" w:hAnsi="Helvetica"/>
          <w:sz w:val="22"/>
          <w:szCs w:val="22"/>
        </w:rPr>
        <w:t xml:space="preserve"> We </w:t>
      </w:r>
      <w:r w:rsidR="006D283D" w:rsidRPr="00957F1F">
        <w:rPr>
          <w:rFonts w:ascii="Helvetica" w:hAnsi="Helvetica"/>
          <w:sz w:val="22"/>
          <w:szCs w:val="22"/>
        </w:rPr>
        <w:t xml:space="preserve">compare the </w:t>
      </w:r>
      <w:r w:rsidR="001C54B9" w:rsidRPr="00957F1F">
        <w:rPr>
          <w:rFonts w:ascii="Helvetica" w:hAnsi="Helvetica"/>
          <w:sz w:val="22"/>
          <w:szCs w:val="22"/>
        </w:rPr>
        <w:t>median return on investment for 10,000 iterations of a 20 year simulation</w:t>
      </w:r>
      <w:r w:rsidR="00CF7725" w:rsidRPr="00957F1F">
        <w:rPr>
          <w:rFonts w:ascii="Helvetica" w:hAnsi="Helvetica"/>
          <w:sz w:val="22"/>
          <w:szCs w:val="22"/>
        </w:rPr>
        <w:t>s. We evaluate</w:t>
      </w:r>
      <w:r w:rsidR="00963D6B">
        <w:rPr>
          <w:rFonts w:ascii="Helvetica" w:hAnsi="Helvetica"/>
          <w:sz w:val="22"/>
          <w:szCs w:val="22"/>
        </w:rPr>
        <w:t>d</w:t>
      </w:r>
      <w:r w:rsidR="00CF7725" w:rsidRPr="00957F1F">
        <w:rPr>
          <w:rFonts w:ascii="Helvetica" w:hAnsi="Helvetica"/>
          <w:sz w:val="22"/>
          <w:szCs w:val="22"/>
        </w:rPr>
        <w:t xml:space="preserve"> return on investment relative to a biological threshold of A = 10 (i.e. the biological threshold below which the </w:t>
      </w:r>
      <w:r w:rsidR="002414FD" w:rsidRPr="00957F1F">
        <w:rPr>
          <w:rFonts w:ascii="Helvetica" w:hAnsi="Helvetica"/>
          <w:sz w:val="22"/>
          <w:szCs w:val="22"/>
        </w:rPr>
        <w:t>population growth rate is negative) and a management threshold of 0.25Bmsy</w:t>
      </w:r>
      <w:r w:rsidR="007F2FC1" w:rsidRPr="00957F1F">
        <w:rPr>
          <w:rFonts w:ascii="Helvetica" w:hAnsi="Helvetica"/>
          <w:sz w:val="22"/>
          <w:szCs w:val="22"/>
        </w:rPr>
        <w:t xml:space="preserve"> (a common natur</w:t>
      </w:r>
      <w:r w:rsidR="00A8136F" w:rsidRPr="00957F1F">
        <w:rPr>
          <w:rFonts w:ascii="Helvetica" w:hAnsi="Helvetica"/>
          <w:sz w:val="22"/>
          <w:szCs w:val="22"/>
        </w:rPr>
        <w:t xml:space="preserve">al resource management target, CITE). </w:t>
      </w:r>
    </w:p>
    <w:p w14:paraId="4C719AE3" w14:textId="77777777" w:rsidR="00957F1F" w:rsidRDefault="00BB399F" w:rsidP="00957F1F">
      <w:pPr>
        <w:pStyle w:val="ListParagraph"/>
        <w:numPr>
          <w:ilvl w:val="0"/>
          <w:numId w:val="9"/>
        </w:numPr>
        <w:rPr>
          <w:rFonts w:ascii="Helvetica" w:hAnsi="Helvetica"/>
          <w:sz w:val="22"/>
          <w:szCs w:val="22"/>
        </w:rPr>
      </w:pPr>
      <w:r>
        <w:rPr>
          <w:rFonts w:ascii="Helvetica" w:hAnsi="Helvetica"/>
          <w:sz w:val="22"/>
          <w:szCs w:val="22"/>
        </w:rPr>
        <w:t>Results</w:t>
      </w:r>
    </w:p>
    <w:p w14:paraId="3D4FD566" w14:textId="77777777" w:rsidR="00D27AA4" w:rsidRPr="00957F1F" w:rsidRDefault="00D27AA4" w:rsidP="00D27AA4">
      <w:pPr>
        <w:pStyle w:val="ListParagraph"/>
        <w:numPr>
          <w:ilvl w:val="1"/>
          <w:numId w:val="9"/>
        </w:numPr>
        <w:rPr>
          <w:rFonts w:ascii="Helvetica" w:hAnsi="Helvetica"/>
          <w:sz w:val="22"/>
          <w:szCs w:val="22"/>
        </w:rPr>
      </w:pPr>
      <w:r w:rsidRPr="00957F1F">
        <w:rPr>
          <w:rFonts w:ascii="Helvetica" w:hAnsi="Helvetica"/>
          <w:sz w:val="22"/>
          <w:szCs w:val="22"/>
        </w:rPr>
        <w:t>We also found support for our hypothesis that the return on monitoring investment increase</w:t>
      </w:r>
      <w:r w:rsidR="002D6CA1">
        <w:rPr>
          <w:rFonts w:ascii="Helvetica" w:hAnsi="Helvetica"/>
          <w:sz w:val="22"/>
          <w:szCs w:val="22"/>
        </w:rPr>
        <w:t>s</w:t>
      </w:r>
      <w:r w:rsidRPr="00957F1F">
        <w:rPr>
          <w:rFonts w:ascii="Helvetica" w:hAnsi="Helvetica"/>
          <w:sz w:val="22"/>
          <w:szCs w:val="22"/>
        </w:rPr>
        <w:t xml:space="preserve"> when populations were closer to biological </w:t>
      </w:r>
      <w:r w:rsidR="00DC361F">
        <w:rPr>
          <w:rFonts w:ascii="Helvetica" w:hAnsi="Helvetica"/>
          <w:sz w:val="22"/>
          <w:szCs w:val="22"/>
        </w:rPr>
        <w:t>and</w:t>
      </w:r>
      <w:r w:rsidRPr="00957F1F">
        <w:rPr>
          <w:rFonts w:ascii="Helvetica" w:hAnsi="Helvetica"/>
          <w:sz w:val="22"/>
          <w:szCs w:val="22"/>
        </w:rPr>
        <w:t xml:space="preserve"> management </w:t>
      </w:r>
      <w:r w:rsidR="00DC361F">
        <w:rPr>
          <w:rFonts w:ascii="Helvetica" w:hAnsi="Helvetica"/>
          <w:sz w:val="22"/>
          <w:szCs w:val="22"/>
        </w:rPr>
        <w:t>tipping points</w:t>
      </w:r>
      <w:r w:rsidR="00055424">
        <w:rPr>
          <w:rFonts w:ascii="Helvetica" w:hAnsi="Helvetica"/>
          <w:sz w:val="22"/>
          <w:szCs w:val="22"/>
        </w:rPr>
        <w:t xml:space="preserve"> (Fig. 3). </w:t>
      </w:r>
      <w:r w:rsidR="00160AB3">
        <w:rPr>
          <w:rFonts w:ascii="Helvetica" w:hAnsi="Helvetica"/>
          <w:sz w:val="22"/>
          <w:szCs w:val="22"/>
        </w:rPr>
        <w:t>The increasing importance of monitoring precision is greatest when maximum extraction rate is highest.</w:t>
      </w:r>
    </w:p>
    <w:p w14:paraId="3ABA8937" w14:textId="77777777" w:rsidR="00BF53CA" w:rsidRPr="00957F1F" w:rsidRDefault="00BF53CA" w:rsidP="00F82B54">
      <w:pPr>
        <w:rPr>
          <w:rFonts w:ascii="Helvetica" w:hAnsi="Helvetica"/>
          <w:i/>
          <w:sz w:val="22"/>
          <w:szCs w:val="22"/>
        </w:rPr>
      </w:pPr>
    </w:p>
    <w:p w14:paraId="212ED0AF" w14:textId="77777777" w:rsidR="00722241" w:rsidRPr="00957F1F" w:rsidRDefault="00C80369" w:rsidP="00F82B54">
      <w:pPr>
        <w:rPr>
          <w:rFonts w:ascii="Helvetica" w:hAnsi="Helvetica"/>
          <w:i/>
          <w:sz w:val="22"/>
          <w:szCs w:val="22"/>
        </w:rPr>
      </w:pPr>
      <w:r>
        <w:rPr>
          <w:rFonts w:ascii="Helvetica" w:hAnsi="Helvetica"/>
          <w:i/>
          <w:sz w:val="22"/>
          <w:szCs w:val="22"/>
        </w:rPr>
        <w:t xml:space="preserve">Given </w:t>
      </w:r>
      <w:r w:rsidR="00F82B54" w:rsidRPr="00957F1F">
        <w:rPr>
          <w:rFonts w:ascii="Helvetica" w:hAnsi="Helvetica"/>
          <w:i/>
          <w:sz w:val="22"/>
          <w:szCs w:val="22"/>
        </w:rPr>
        <w:t>tipping poin</w:t>
      </w:r>
      <w:r>
        <w:rPr>
          <w:rFonts w:ascii="Helvetica" w:hAnsi="Helvetica"/>
          <w:i/>
          <w:sz w:val="22"/>
          <w:szCs w:val="22"/>
        </w:rPr>
        <w:t>ts emerge from low monitoring precision and heavy extraction pressure</w:t>
      </w:r>
      <w:r w:rsidR="00F82B54" w:rsidRPr="00957F1F">
        <w:rPr>
          <w:rFonts w:ascii="Helvetica" w:hAnsi="Helvetica"/>
          <w:i/>
          <w:sz w:val="22"/>
          <w:szCs w:val="22"/>
        </w:rPr>
        <w:t>,</w:t>
      </w:r>
      <w:r w:rsidR="00BC14C8">
        <w:rPr>
          <w:rFonts w:ascii="Helvetica" w:hAnsi="Helvetica"/>
          <w:i/>
          <w:sz w:val="22"/>
          <w:szCs w:val="22"/>
        </w:rPr>
        <w:t xml:space="preserve"> </w:t>
      </w:r>
      <w:r w:rsidR="00F82B54" w:rsidRPr="00957F1F">
        <w:rPr>
          <w:rFonts w:ascii="Helvetica" w:hAnsi="Helvetica"/>
          <w:i/>
          <w:sz w:val="22"/>
          <w:szCs w:val="22"/>
        </w:rPr>
        <w:t xml:space="preserve">what is the safe operating space? </w:t>
      </w:r>
    </w:p>
    <w:p w14:paraId="1C088AEA" w14:textId="77777777" w:rsidR="00933791" w:rsidRDefault="00933791" w:rsidP="005D4007">
      <w:pPr>
        <w:pStyle w:val="ListParagraph"/>
        <w:numPr>
          <w:ilvl w:val="0"/>
          <w:numId w:val="9"/>
        </w:numPr>
        <w:rPr>
          <w:rFonts w:ascii="Helvetica" w:hAnsi="Helvetica"/>
          <w:sz w:val="22"/>
          <w:szCs w:val="22"/>
        </w:rPr>
      </w:pPr>
      <w:r>
        <w:rPr>
          <w:rFonts w:ascii="Helvetica" w:hAnsi="Helvetica"/>
          <w:sz w:val="22"/>
          <w:szCs w:val="22"/>
        </w:rPr>
        <w:t>Methods</w:t>
      </w:r>
    </w:p>
    <w:p w14:paraId="0EC5F579" w14:textId="77777777" w:rsidR="005D4007" w:rsidRPr="005D4007" w:rsidRDefault="009B2081" w:rsidP="00933791">
      <w:pPr>
        <w:pStyle w:val="ListParagraph"/>
        <w:numPr>
          <w:ilvl w:val="1"/>
          <w:numId w:val="9"/>
        </w:numPr>
        <w:rPr>
          <w:rFonts w:ascii="Helvetica" w:hAnsi="Helvetica"/>
          <w:sz w:val="22"/>
          <w:szCs w:val="22"/>
        </w:rPr>
      </w:pPr>
      <w:r>
        <w:rPr>
          <w:rFonts w:ascii="Helvetica" w:hAnsi="Helvetica"/>
          <w:sz w:val="22"/>
          <w:szCs w:val="22"/>
        </w:rPr>
        <w:t>Stakeholders vary in their aversion to risk. For example,</w:t>
      </w:r>
      <w:r w:rsidR="00EE634F">
        <w:rPr>
          <w:rFonts w:ascii="Helvetica" w:hAnsi="Helvetica"/>
          <w:sz w:val="22"/>
          <w:szCs w:val="22"/>
        </w:rPr>
        <w:t xml:space="preserve"> a</w:t>
      </w:r>
      <w:r w:rsidR="001C13E8">
        <w:rPr>
          <w:rFonts w:ascii="Helvetica" w:hAnsi="Helvetica"/>
          <w:sz w:val="22"/>
          <w:szCs w:val="22"/>
        </w:rPr>
        <w:t xml:space="preserve"> stakeholder</w:t>
      </w:r>
      <w:r>
        <w:rPr>
          <w:rFonts w:ascii="Helvetica" w:hAnsi="Helvetica"/>
          <w:sz w:val="22"/>
          <w:szCs w:val="22"/>
        </w:rPr>
        <w:t xml:space="preserve"> harvesting a diverse portfolio of natural resources might be interested in harvesting a resource more aggressively </w:t>
      </w:r>
      <w:r w:rsidR="000936DC">
        <w:rPr>
          <w:rFonts w:ascii="Helvetica" w:hAnsi="Helvetica"/>
          <w:sz w:val="22"/>
          <w:szCs w:val="22"/>
        </w:rPr>
        <w:t xml:space="preserve">and assuming a higher risk of crossing a biological </w:t>
      </w:r>
      <w:r w:rsidR="000936DC">
        <w:rPr>
          <w:rFonts w:ascii="Helvetica" w:hAnsi="Helvetica"/>
          <w:sz w:val="22"/>
          <w:szCs w:val="22"/>
        </w:rPr>
        <w:lastRenderedPageBreak/>
        <w:t xml:space="preserve">or management threshold. We therefore calculated a safe operating space that defines </w:t>
      </w:r>
      <w:r w:rsidR="0071106A">
        <w:rPr>
          <w:rFonts w:ascii="Helvetica" w:hAnsi="Helvetica"/>
          <w:sz w:val="22"/>
          <w:szCs w:val="22"/>
        </w:rPr>
        <w:t xml:space="preserve">which </w:t>
      </w:r>
      <w:r w:rsidR="000936DC">
        <w:rPr>
          <w:rFonts w:ascii="Helvetica" w:hAnsi="Helvetica"/>
          <w:sz w:val="22"/>
          <w:szCs w:val="22"/>
        </w:rPr>
        <w:t>comb</w:t>
      </w:r>
      <w:r w:rsidR="0071106A">
        <w:rPr>
          <w:rFonts w:ascii="Helvetica" w:hAnsi="Helvetica"/>
          <w:sz w:val="22"/>
          <w:szCs w:val="22"/>
        </w:rPr>
        <w:t xml:space="preserve">inations of </w:t>
      </w:r>
      <w:r w:rsidR="004866D3">
        <w:rPr>
          <w:rFonts w:ascii="Helvetica" w:hAnsi="Helvetica"/>
          <w:sz w:val="22"/>
          <w:szCs w:val="22"/>
        </w:rPr>
        <w:t xml:space="preserve">monitoring precision and </w:t>
      </w:r>
      <w:r w:rsidR="0071106A">
        <w:rPr>
          <w:rFonts w:ascii="Helvetica" w:hAnsi="Helvetica"/>
          <w:sz w:val="22"/>
          <w:szCs w:val="22"/>
        </w:rPr>
        <w:t xml:space="preserve">resource extraction </w:t>
      </w:r>
      <w:r w:rsidR="002334F6">
        <w:rPr>
          <w:rFonts w:ascii="Helvetica" w:hAnsi="Helvetica"/>
          <w:sz w:val="22"/>
          <w:szCs w:val="22"/>
        </w:rPr>
        <w:t>rates</w:t>
      </w:r>
      <w:r w:rsidR="0071106A">
        <w:rPr>
          <w:rFonts w:ascii="Helvetica" w:hAnsi="Helvetica"/>
          <w:sz w:val="22"/>
          <w:szCs w:val="22"/>
        </w:rPr>
        <w:t xml:space="preserve"> </w:t>
      </w:r>
      <w:r w:rsidR="002334F6">
        <w:rPr>
          <w:rFonts w:ascii="Helvetica" w:hAnsi="Helvetica"/>
          <w:sz w:val="22"/>
          <w:szCs w:val="22"/>
        </w:rPr>
        <w:t>are safe</w:t>
      </w:r>
      <w:r w:rsidR="001D33B6">
        <w:rPr>
          <w:rFonts w:ascii="Helvetica" w:hAnsi="Helvetica"/>
          <w:sz w:val="22"/>
          <w:szCs w:val="22"/>
        </w:rPr>
        <w:t xml:space="preserve"> given the probability of crossing a tipping point. To do this we calculated the minimum precision (Max CV in estimated biomass) needed to avoid </w:t>
      </w:r>
      <w:r w:rsidR="00195F71">
        <w:rPr>
          <w:rFonts w:ascii="Helvetica" w:hAnsi="Helvetica"/>
          <w:sz w:val="22"/>
          <w:szCs w:val="22"/>
        </w:rPr>
        <w:t xml:space="preserve">crossing </w:t>
      </w:r>
      <w:r w:rsidR="001D33B6">
        <w:rPr>
          <w:rFonts w:ascii="Helvetica" w:hAnsi="Helvetica"/>
          <w:sz w:val="22"/>
          <w:szCs w:val="22"/>
        </w:rPr>
        <w:t xml:space="preserve">a </w:t>
      </w:r>
      <w:r>
        <w:rPr>
          <w:rFonts w:ascii="Helvetica" w:hAnsi="Helvetica"/>
          <w:sz w:val="22"/>
          <w:szCs w:val="22"/>
        </w:rPr>
        <w:t xml:space="preserve">tipping </w:t>
      </w:r>
      <w:r w:rsidR="001D33B6">
        <w:rPr>
          <w:rFonts w:ascii="Helvetica" w:hAnsi="Helvetica"/>
          <w:sz w:val="22"/>
          <w:szCs w:val="22"/>
        </w:rPr>
        <w:t>point</w:t>
      </w:r>
      <w:r w:rsidR="008B3245">
        <w:rPr>
          <w:rFonts w:ascii="Helvetica" w:hAnsi="Helvetica"/>
          <w:sz w:val="22"/>
          <w:szCs w:val="22"/>
        </w:rPr>
        <w:t>,</w:t>
      </w:r>
      <w:r w:rsidR="001D33B6">
        <w:rPr>
          <w:rFonts w:ascii="Helvetica" w:hAnsi="Helvetica"/>
          <w:sz w:val="22"/>
          <w:szCs w:val="22"/>
        </w:rPr>
        <w:t xml:space="preserve"> given </w:t>
      </w:r>
      <w:r w:rsidR="00195F71">
        <w:rPr>
          <w:rFonts w:ascii="Helvetica" w:hAnsi="Helvetica"/>
          <w:sz w:val="22"/>
          <w:szCs w:val="22"/>
        </w:rPr>
        <w:t xml:space="preserve">a </w:t>
      </w:r>
      <w:r w:rsidR="001D33B6">
        <w:rPr>
          <w:rFonts w:ascii="Helvetica" w:hAnsi="Helvetica"/>
          <w:sz w:val="22"/>
          <w:szCs w:val="22"/>
        </w:rPr>
        <w:t>resource extraction rate</w:t>
      </w:r>
      <w:r w:rsidR="002C2049">
        <w:rPr>
          <w:rFonts w:ascii="Helvetica" w:hAnsi="Helvetica"/>
          <w:sz w:val="22"/>
          <w:szCs w:val="22"/>
        </w:rPr>
        <w:t xml:space="preserve"> and assumed level of risk ranging from 1% to 20%</w:t>
      </w:r>
      <w:r w:rsidR="000D0C63">
        <w:rPr>
          <w:rFonts w:ascii="Helvetica" w:hAnsi="Helvetica"/>
          <w:sz w:val="22"/>
          <w:szCs w:val="22"/>
        </w:rPr>
        <w:t xml:space="preserve"> over the 20 year simulation</w:t>
      </w:r>
      <w:r w:rsidR="008B06A6">
        <w:rPr>
          <w:rFonts w:ascii="Helvetica" w:hAnsi="Helvetica"/>
          <w:sz w:val="22"/>
          <w:szCs w:val="22"/>
        </w:rPr>
        <w:t xml:space="preserve">. </w:t>
      </w:r>
      <w:r w:rsidR="009B4040">
        <w:rPr>
          <w:rFonts w:ascii="Helvetica" w:hAnsi="Helvetica"/>
          <w:sz w:val="22"/>
          <w:szCs w:val="22"/>
        </w:rPr>
        <w:t>The relationship between resource extraction rate and minimum precision needed to avoid tipping point defines a two-dimensional “safe” space above which lower monitoring precis</w:t>
      </w:r>
      <w:r w:rsidR="00CD6FF0">
        <w:rPr>
          <w:rFonts w:ascii="Helvetica" w:hAnsi="Helvetica"/>
          <w:sz w:val="22"/>
          <w:szCs w:val="22"/>
        </w:rPr>
        <w:t>ion and higher extraction rates</w:t>
      </w:r>
      <w:r w:rsidR="008B3245">
        <w:rPr>
          <w:rFonts w:ascii="Helvetica" w:hAnsi="Helvetica"/>
          <w:sz w:val="22"/>
          <w:szCs w:val="22"/>
        </w:rPr>
        <w:t xml:space="preserve"> cause the system to tip with probability greater than the assumed risk level</w:t>
      </w:r>
      <w:r w:rsidR="00CD6FF0">
        <w:rPr>
          <w:rFonts w:ascii="Helvetica" w:hAnsi="Helvetica"/>
          <w:sz w:val="22"/>
          <w:szCs w:val="22"/>
        </w:rPr>
        <w:t xml:space="preserve">. </w:t>
      </w:r>
      <w:r w:rsidR="005D4007">
        <w:rPr>
          <w:rFonts w:ascii="Helvetica" w:hAnsi="Helvetica"/>
          <w:sz w:val="22"/>
          <w:szCs w:val="22"/>
        </w:rPr>
        <w:t>Conversations between managers and stakeholder groups</w:t>
      </w:r>
      <w:r w:rsidR="005D4007" w:rsidRPr="005D4007">
        <w:rPr>
          <w:rFonts w:ascii="Helvetica" w:hAnsi="Helvetica"/>
          <w:sz w:val="22"/>
          <w:szCs w:val="22"/>
        </w:rPr>
        <w:t xml:space="preserve"> will be </w:t>
      </w:r>
      <w:r w:rsidR="005D4007">
        <w:rPr>
          <w:rFonts w:ascii="Helvetica" w:hAnsi="Helvetica"/>
          <w:sz w:val="22"/>
          <w:szCs w:val="22"/>
        </w:rPr>
        <w:t>required to build consensus on</w:t>
      </w:r>
      <w:r w:rsidR="005D4007" w:rsidRPr="005D4007">
        <w:rPr>
          <w:rFonts w:ascii="Helvetica" w:hAnsi="Helvetica"/>
          <w:sz w:val="22"/>
          <w:szCs w:val="22"/>
        </w:rPr>
        <w:t xml:space="preserve"> which combination of risk, monitoring costs, and extraction pressure are </w:t>
      </w:r>
      <w:r w:rsidR="005D4007">
        <w:rPr>
          <w:rFonts w:ascii="Helvetica" w:hAnsi="Helvetica"/>
          <w:sz w:val="22"/>
          <w:szCs w:val="22"/>
        </w:rPr>
        <w:t>best</w:t>
      </w:r>
      <w:r w:rsidR="005D4007" w:rsidRPr="005D4007">
        <w:rPr>
          <w:rFonts w:ascii="Helvetica" w:hAnsi="Helvetica"/>
          <w:sz w:val="22"/>
          <w:szCs w:val="22"/>
        </w:rPr>
        <w:t>, but having this safe operating space to choose from can</w:t>
      </w:r>
      <w:r w:rsidR="005D4007">
        <w:rPr>
          <w:rFonts w:ascii="Helvetica" w:hAnsi="Helvetica"/>
          <w:sz w:val="22"/>
          <w:szCs w:val="22"/>
        </w:rPr>
        <w:t xml:space="preserve"> help clarify the consequences of a given decision. </w:t>
      </w:r>
    </w:p>
    <w:p w14:paraId="5B66DADA" w14:textId="77777777" w:rsidR="003E3042" w:rsidRDefault="00933791" w:rsidP="007B04D3">
      <w:pPr>
        <w:pStyle w:val="ListParagraph"/>
        <w:numPr>
          <w:ilvl w:val="0"/>
          <w:numId w:val="9"/>
        </w:numPr>
        <w:rPr>
          <w:rFonts w:ascii="Helvetica" w:hAnsi="Helvetica"/>
          <w:sz w:val="22"/>
          <w:szCs w:val="22"/>
        </w:rPr>
      </w:pPr>
      <w:r>
        <w:rPr>
          <w:rFonts w:ascii="Helvetica" w:hAnsi="Helvetica"/>
          <w:sz w:val="22"/>
          <w:szCs w:val="22"/>
        </w:rPr>
        <w:t>Results</w:t>
      </w:r>
    </w:p>
    <w:p w14:paraId="13E6CA5E" w14:textId="77777777" w:rsidR="00933791" w:rsidRDefault="00933791" w:rsidP="00933791">
      <w:pPr>
        <w:pStyle w:val="ListParagraph"/>
        <w:numPr>
          <w:ilvl w:val="1"/>
          <w:numId w:val="9"/>
        </w:numPr>
        <w:rPr>
          <w:rFonts w:ascii="Helvetica" w:hAnsi="Helvetica"/>
          <w:sz w:val="22"/>
          <w:szCs w:val="22"/>
        </w:rPr>
      </w:pPr>
      <w:r>
        <w:rPr>
          <w:rFonts w:ascii="Helvetica" w:hAnsi="Helvetica"/>
          <w:sz w:val="22"/>
          <w:szCs w:val="22"/>
        </w:rPr>
        <w:t xml:space="preserve">The safe operating space defined by combinations of exploitation effort and the minimum precision required to avoid crossing a management or biological tipping point </w:t>
      </w:r>
      <w:r w:rsidR="00B3069E">
        <w:rPr>
          <w:rFonts w:ascii="Helvetica" w:hAnsi="Helvetica"/>
          <w:sz w:val="22"/>
          <w:szCs w:val="22"/>
        </w:rPr>
        <w:t xml:space="preserve">is narrower the more risk averse </w:t>
      </w:r>
      <w:r w:rsidR="00A53D50">
        <w:rPr>
          <w:rFonts w:ascii="Helvetica" w:hAnsi="Helvetica"/>
          <w:sz w:val="22"/>
          <w:szCs w:val="22"/>
        </w:rPr>
        <w:t>individuals</w:t>
      </w:r>
      <w:r w:rsidR="00CD6FF0">
        <w:rPr>
          <w:rFonts w:ascii="Helvetica" w:hAnsi="Helvetica"/>
          <w:sz w:val="22"/>
          <w:szCs w:val="22"/>
        </w:rPr>
        <w:t xml:space="preserve"> (Fig. 4).</w:t>
      </w:r>
      <w:r w:rsidR="00A53D50">
        <w:rPr>
          <w:rFonts w:ascii="Helvetica" w:hAnsi="Helvetica"/>
          <w:sz w:val="22"/>
          <w:szCs w:val="22"/>
        </w:rPr>
        <w:t xml:space="preserve"> Because the biomass for the management threshold (0.25Bmsy) is greater than the biomass than the biomass at the biological threshold, the safe operating space is narrower to avoid management tipping points than it is to avoid biological tipping points.  </w:t>
      </w:r>
    </w:p>
    <w:p w14:paraId="17EE4494" w14:textId="77777777" w:rsidR="007B04D3" w:rsidRPr="00957F1F" w:rsidRDefault="007B04D3" w:rsidP="007B04D3">
      <w:pPr>
        <w:rPr>
          <w:rFonts w:ascii="Helvetica" w:hAnsi="Helvetica"/>
        </w:rPr>
      </w:pPr>
    </w:p>
    <w:p w14:paraId="2AC99FBC" w14:textId="77777777" w:rsidR="00C80369" w:rsidRPr="00957F1F" w:rsidRDefault="00577B65" w:rsidP="00C80369">
      <w:pPr>
        <w:rPr>
          <w:rFonts w:ascii="Helvetica" w:hAnsi="Helvetica"/>
          <w:i/>
          <w:sz w:val="22"/>
          <w:szCs w:val="22"/>
        </w:rPr>
      </w:pPr>
      <w:r>
        <w:rPr>
          <w:rFonts w:ascii="Helvetica" w:hAnsi="Helvetica"/>
          <w:i/>
          <w:sz w:val="22"/>
          <w:szCs w:val="22"/>
        </w:rPr>
        <w:t xml:space="preserve">Can Precautionary Buffers Save Monitoring Costs and Reduce Risk? </w:t>
      </w:r>
    </w:p>
    <w:p w14:paraId="1401AB18" w14:textId="77777777" w:rsidR="005116B5" w:rsidRPr="005116B5" w:rsidRDefault="005116B5" w:rsidP="005D4007">
      <w:pPr>
        <w:pStyle w:val="ListParagraph"/>
        <w:numPr>
          <w:ilvl w:val="0"/>
          <w:numId w:val="9"/>
        </w:numPr>
        <w:rPr>
          <w:rFonts w:ascii="Helvetica" w:hAnsi="Helvetica"/>
          <w:i/>
          <w:sz w:val="22"/>
          <w:szCs w:val="22"/>
        </w:rPr>
      </w:pPr>
      <w:r>
        <w:rPr>
          <w:rFonts w:ascii="Helvetica" w:hAnsi="Helvetica"/>
          <w:sz w:val="22"/>
          <w:szCs w:val="22"/>
        </w:rPr>
        <w:t>Methods</w:t>
      </w:r>
    </w:p>
    <w:p w14:paraId="1F0D6940" w14:textId="77777777" w:rsidR="005D4007" w:rsidRPr="0050378A" w:rsidRDefault="005D4007" w:rsidP="005116B5">
      <w:pPr>
        <w:pStyle w:val="ListParagraph"/>
        <w:numPr>
          <w:ilvl w:val="1"/>
          <w:numId w:val="9"/>
        </w:numPr>
        <w:rPr>
          <w:rFonts w:ascii="Helvetica" w:hAnsi="Helvetica"/>
          <w:i/>
          <w:sz w:val="22"/>
          <w:szCs w:val="22"/>
        </w:rPr>
      </w:pPr>
      <w:r>
        <w:rPr>
          <w:rFonts w:ascii="Helvetica" w:hAnsi="Helvetica"/>
          <w:sz w:val="22"/>
          <w:szCs w:val="22"/>
        </w:rPr>
        <w:t xml:space="preserve">A key determinate of the chosen combination of monitoring precision and extraction pressure will be the relative cost of monitoring relative to the value of the </w:t>
      </w:r>
      <w:r w:rsidR="00FB2A4D">
        <w:rPr>
          <w:rFonts w:ascii="Helvetica" w:hAnsi="Helvetica"/>
          <w:sz w:val="22"/>
          <w:szCs w:val="22"/>
        </w:rPr>
        <w:t>resource after it is collected (i.e</w:t>
      </w:r>
      <w:r>
        <w:rPr>
          <w:rFonts w:ascii="Helvetica" w:hAnsi="Helvetica"/>
          <w:sz w:val="22"/>
          <w:szCs w:val="22"/>
        </w:rPr>
        <w:t>.</w:t>
      </w:r>
      <w:r w:rsidR="00FB2A4D">
        <w:rPr>
          <w:rFonts w:ascii="Helvetica" w:hAnsi="Helvetica"/>
          <w:sz w:val="22"/>
          <w:szCs w:val="22"/>
        </w:rPr>
        <w:t xml:space="preserve"> NPV). </w:t>
      </w:r>
      <w:r w:rsidR="003D4CC5">
        <w:rPr>
          <w:rFonts w:ascii="Helvetica" w:hAnsi="Helvetica"/>
          <w:sz w:val="22"/>
          <w:szCs w:val="22"/>
        </w:rPr>
        <w:t xml:space="preserve">It is clear that high precision monitoring yields the highest </w:t>
      </w:r>
      <w:r w:rsidR="005F45F4">
        <w:rPr>
          <w:rFonts w:ascii="Helvetica" w:hAnsi="Helvetica"/>
          <w:sz w:val="22"/>
          <w:szCs w:val="22"/>
        </w:rPr>
        <w:t>resource</w:t>
      </w:r>
      <w:r w:rsidR="003D4CC5">
        <w:rPr>
          <w:rFonts w:ascii="Helvetica" w:hAnsi="Helvetica"/>
          <w:sz w:val="22"/>
          <w:szCs w:val="22"/>
        </w:rPr>
        <w:t xml:space="preserve"> value as well as the lowest risk of crossing tipping points; however</w:t>
      </w:r>
      <w:r w:rsidR="00701617">
        <w:rPr>
          <w:rFonts w:ascii="Helvetica" w:hAnsi="Helvetica"/>
          <w:sz w:val="22"/>
          <w:szCs w:val="22"/>
        </w:rPr>
        <w:t>,</w:t>
      </w:r>
      <w:r w:rsidR="003D4CC5">
        <w:rPr>
          <w:rFonts w:ascii="Helvetica" w:hAnsi="Helvetica"/>
          <w:sz w:val="22"/>
          <w:szCs w:val="22"/>
        </w:rPr>
        <w:t xml:space="preserve"> high precision monitoring is expensive. </w:t>
      </w:r>
      <w:r w:rsidR="00685475">
        <w:rPr>
          <w:rFonts w:ascii="Helvetica" w:hAnsi="Helvetica"/>
          <w:sz w:val="22"/>
          <w:szCs w:val="22"/>
        </w:rPr>
        <w:t xml:space="preserve">One approach that might mitigate the cost of monitoring is a precautionary buffer </w:t>
      </w:r>
      <w:commentRangeStart w:id="56"/>
      <w:r w:rsidR="00685475">
        <w:rPr>
          <w:rFonts w:ascii="Helvetica" w:hAnsi="Helvetica"/>
          <w:sz w:val="22"/>
          <w:szCs w:val="22"/>
        </w:rPr>
        <w:t>below which monitoring is high precision and above which monitoring is low</w:t>
      </w:r>
      <w:r w:rsidR="005116B5">
        <w:rPr>
          <w:rFonts w:ascii="Helvetica" w:hAnsi="Helvetica"/>
          <w:sz w:val="22"/>
          <w:szCs w:val="22"/>
        </w:rPr>
        <w:t xml:space="preserve"> precision</w:t>
      </w:r>
      <w:commentRangeEnd w:id="56"/>
      <w:r w:rsidR="00701617">
        <w:rPr>
          <w:rStyle w:val="CommentReference"/>
        </w:rPr>
        <w:commentReference w:id="56"/>
      </w:r>
      <w:r w:rsidR="00685475">
        <w:rPr>
          <w:rFonts w:ascii="Helvetica" w:hAnsi="Helvetica"/>
          <w:sz w:val="22"/>
          <w:szCs w:val="22"/>
        </w:rPr>
        <w:t xml:space="preserve">. </w:t>
      </w:r>
      <w:r w:rsidR="00A70AD8">
        <w:rPr>
          <w:rFonts w:ascii="Helvetica" w:hAnsi="Helvetica"/>
          <w:sz w:val="22"/>
          <w:szCs w:val="22"/>
        </w:rPr>
        <w:t>P</w:t>
      </w:r>
      <w:r w:rsidR="00685475">
        <w:rPr>
          <w:rFonts w:ascii="Helvetica" w:hAnsi="Helvetica"/>
          <w:sz w:val="22"/>
          <w:szCs w:val="22"/>
        </w:rPr>
        <w:t>recautionary buffer</w:t>
      </w:r>
      <w:r w:rsidR="00A70AD8">
        <w:rPr>
          <w:rFonts w:ascii="Helvetica" w:hAnsi="Helvetica"/>
          <w:sz w:val="22"/>
          <w:szCs w:val="22"/>
        </w:rPr>
        <w:t>s are</w:t>
      </w:r>
      <w:r w:rsidR="00685475">
        <w:rPr>
          <w:rFonts w:ascii="Helvetica" w:hAnsi="Helvetica"/>
          <w:sz w:val="22"/>
          <w:szCs w:val="22"/>
        </w:rPr>
        <w:t xml:space="preserve"> an established principle in risk management </w:t>
      </w:r>
      <w:r w:rsidR="00F719FC">
        <w:rPr>
          <w:rFonts w:ascii="Helvetica" w:hAnsi="Helvetica"/>
          <w:sz w:val="22"/>
          <w:szCs w:val="22"/>
        </w:rPr>
        <w:t xml:space="preserve">of natural resources </w:t>
      </w:r>
      <w:r w:rsidR="0074108B">
        <w:rPr>
          <w:rFonts w:ascii="Helvetica" w:hAnsi="Helvetica"/>
          <w:sz w:val="22"/>
          <w:szCs w:val="22"/>
        </w:rPr>
        <w:fldChar w:fldCharType="begin"/>
      </w:r>
      <w:r w:rsidR="00FC7BA4">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74108B">
        <w:rPr>
          <w:rFonts w:ascii="Helvetica" w:hAnsi="Helvetica"/>
          <w:sz w:val="22"/>
          <w:szCs w:val="22"/>
        </w:rPr>
        <w:fldChar w:fldCharType="separate"/>
      </w:r>
      <w:r w:rsidR="00FC7BA4">
        <w:rPr>
          <w:rFonts w:ascii="Helvetica" w:hAnsi="Helvetica"/>
          <w:noProof/>
          <w:sz w:val="22"/>
          <w:szCs w:val="22"/>
        </w:rPr>
        <w:t>(Hilborn</w:t>
      </w:r>
      <w:r w:rsidR="00FC7BA4" w:rsidRPr="00FC7BA4">
        <w:rPr>
          <w:rFonts w:ascii="Helvetica" w:hAnsi="Helvetica"/>
          <w:i/>
          <w:noProof/>
          <w:sz w:val="22"/>
          <w:szCs w:val="22"/>
        </w:rPr>
        <w:t xml:space="preserve"> et al.</w:t>
      </w:r>
      <w:r w:rsidR="00FC7BA4">
        <w:rPr>
          <w:rFonts w:ascii="Helvetica" w:hAnsi="Helvetica"/>
          <w:noProof/>
          <w:sz w:val="22"/>
          <w:szCs w:val="22"/>
        </w:rPr>
        <w:t xml:space="preserve"> 2001)</w:t>
      </w:r>
      <w:r w:rsidR="0074108B">
        <w:rPr>
          <w:rFonts w:ascii="Helvetica" w:hAnsi="Helvetica"/>
          <w:sz w:val="22"/>
          <w:szCs w:val="22"/>
        </w:rPr>
        <w:fldChar w:fldCharType="end"/>
      </w:r>
      <w:r w:rsidR="00F719FC">
        <w:rPr>
          <w:rFonts w:ascii="Helvetica" w:hAnsi="Helvetica"/>
          <w:sz w:val="22"/>
          <w:szCs w:val="22"/>
        </w:rPr>
        <w:t xml:space="preserve"> </w:t>
      </w:r>
      <w:r w:rsidR="00A70AD8">
        <w:rPr>
          <w:rFonts w:ascii="Helvetica" w:hAnsi="Helvetica"/>
          <w:sz w:val="22"/>
          <w:szCs w:val="22"/>
        </w:rPr>
        <w:t xml:space="preserve">and in the presence of tipping points </w:t>
      </w:r>
      <w:r w:rsidR="005116B5">
        <w:rPr>
          <w:rFonts w:ascii="Helvetica" w:hAnsi="Helvetica"/>
          <w:sz w:val="22"/>
          <w:szCs w:val="22"/>
        </w:rPr>
        <w:t>may be</w:t>
      </w:r>
      <w:r w:rsidR="00A70AD8">
        <w:rPr>
          <w:rFonts w:ascii="Helvetica" w:hAnsi="Helvetica"/>
          <w:sz w:val="22"/>
          <w:szCs w:val="22"/>
        </w:rPr>
        <w:t xml:space="preserve"> particularly beneficial. </w:t>
      </w:r>
      <w:r w:rsidR="00944FBA">
        <w:rPr>
          <w:rFonts w:ascii="Helvetica" w:hAnsi="Helvetica"/>
          <w:sz w:val="22"/>
          <w:szCs w:val="22"/>
        </w:rPr>
        <w:t>To demonstrate the utility of precautionary buffers as tools to reduce monitoring costs while remaining low risk, we quantified the net present value</w:t>
      </w:r>
      <w:r w:rsidR="00701617">
        <w:rPr>
          <w:rFonts w:ascii="Helvetica" w:hAnsi="Helvetica"/>
          <w:sz w:val="22"/>
          <w:szCs w:val="22"/>
        </w:rPr>
        <w:t>,</w:t>
      </w:r>
      <w:r w:rsidR="00944FBA">
        <w:rPr>
          <w:rFonts w:ascii="Helvetica" w:hAnsi="Helvetica"/>
          <w:sz w:val="22"/>
          <w:szCs w:val="22"/>
        </w:rPr>
        <w:t xml:space="preserve"> the </w:t>
      </w:r>
      <w:r w:rsidR="00944FBA" w:rsidRPr="0050378A">
        <w:rPr>
          <w:rFonts w:ascii="Helvetica" w:hAnsi="Helvetica"/>
          <w:sz w:val="22"/>
          <w:szCs w:val="22"/>
        </w:rPr>
        <w:t xml:space="preserve">probability of tipping, and the cost of the resource </w:t>
      </w:r>
      <w:r w:rsidR="008D4713" w:rsidRPr="0050378A">
        <w:rPr>
          <w:rFonts w:ascii="Helvetica" w:hAnsi="Helvetica"/>
          <w:sz w:val="22"/>
          <w:szCs w:val="22"/>
        </w:rPr>
        <w:t xml:space="preserve">given three monitoring </w:t>
      </w:r>
      <w:r w:rsidR="00E2412C" w:rsidRPr="0050378A">
        <w:rPr>
          <w:rFonts w:ascii="Helvetica" w:hAnsi="Helvetica"/>
          <w:sz w:val="22"/>
          <w:szCs w:val="22"/>
        </w:rPr>
        <w:t xml:space="preserve">approaches: 1) high precision (CV = 0.1), low precision (CV = 0.5), and </w:t>
      </w:r>
      <w:r w:rsidR="00E3658A" w:rsidRPr="0050378A">
        <w:rPr>
          <w:rFonts w:ascii="Helvetica" w:hAnsi="Helvetica"/>
          <w:sz w:val="22"/>
          <w:szCs w:val="22"/>
        </w:rPr>
        <w:t xml:space="preserve">a precautionary buffer where monitoring precision is </w:t>
      </w:r>
      <w:r w:rsidR="00CA58EE" w:rsidRPr="0050378A">
        <w:rPr>
          <w:rFonts w:ascii="Helvetica" w:hAnsi="Helvetica"/>
          <w:sz w:val="22"/>
          <w:szCs w:val="22"/>
        </w:rPr>
        <w:t>low</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3658A" w:rsidRPr="0050378A">
        <w:rPr>
          <w:rFonts w:ascii="Helvetica" w:hAnsi="Helvetica"/>
          <w:sz w:val="22"/>
          <w:szCs w:val="22"/>
        </w:rPr>
        <w:t xml:space="preserve">and is </w:t>
      </w:r>
      <w:r w:rsidR="001E24EF" w:rsidRPr="0050378A">
        <w:rPr>
          <w:rFonts w:ascii="Helvetica" w:hAnsi="Helvetica"/>
          <w:sz w:val="22"/>
          <w:szCs w:val="22"/>
        </w:rPr>
        <w:t>high</w:t>
      </w:r>
      <w:r w:rsidR="00E3658A" w:rsidRPr="0050378A">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17E27" w:rsidRPr="0050378A">
        <w:rPr>
          <w:rFonts w:ascii="Helvetica" w:hAnsi="Helvetica"/>
          <w:sz w:val="22"/>
          <w:szCs w:val="22"/>
        </w:rPr>
        <w:t xml:space="preserve">. </w:t>
      </w:r>
    </w:p>
    <w:p w14:paraId="608B7232" w14:textId="77777777" w:rsidR="002B6213" w:rsidRPr="0050378A" w:rsidRDefault="005116B5" w:rsidP="002B6213">
      <w:pPr>
        <w:pStyle w:val="ListParagraph"/>
        <w:numPr>
          <w:ilvl w:val="0"/>
          <w:numId w:val="9"/>
        </w:numPr>
        <w:rPr>
          <w:rFonts w:ascii="Helvetica" w:hAnsi="Helvetica"/>
          <w:sz w:val="22"/>
          <w:szCs w:val="22"/>
        </w:rPr>
      </w:pPr>
      <w:r w:rsidRPr="0050378A">
        <w:rPr>
          <w:rFonts w:ascii="Helvetica" w:hAnsi="Helvetica"/>
          <w:sz w:val="22"/>
          <w:szCs w:val="22"/>
        </w:rPr>
        <w:t>Results</w:t>
      </w:r>
    </w:p>
    <w:p w14:paraId="60A8DFF9" w14:textId="77777777" w:rsidR="00EA70AE" w:rsidRPr="006C1856" w:rsidRDefault="0050378A" w:rsidP="00EA70AE">
      <w:pPr>
        <w:pStyle w:val="ListParagraph"/>
        <w:numPr>
          <w:ilvl w:val="1"/>
          <w:numId w:val="9"/>
        </w:numPr>
        <w:rPr>
          <w:rFonts w:ascii="Helvetica" w:hAnsi="Helvetica"/>
          <w:sz w:val="22"/>
          <w:szCs w:val="22"/>
        </w:rPr>
      </w:pPr>
      <w:r w:rsidRPr="006C1856">
        <w:rPr>
          <w:rFonts w:ascii="Helvetica" w:hAnsi="Helvetica"/>
          <w:sz w:val="22"/>
          <w:szCs w:val="22"/>
        </w:rPr>
        <w:t xml:space="preserve">Our simulation demonstrates the trade-off between monitoring cost and extraction benefit (NPV). </w:t>
      </w:r>
      <w:r w:rsidR="009E631B" w:rsidRPr="006C1856">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6C1856">
        <w:rPr>
          <w:rFonts w:ascii="Helvetica" w:hAnsi="Helvetica"/>
          <w:sz w:val="22"/>
          <w:szCs w:val="22"/>
        </w:rPr>
        <w:t>, n</w:t>
      </w:r>
      <w:r w:rsidRPr="006C1856">
        <w:rPr>
          <w:rFonts w:ascii="Helvetica" w:hAnsi="Helvetica"/>
          <w:sz w:val="22"/>
          <w:szCs w:val="22"/>
        </w:rPr>
        <w:t xml:space="preserve">et present value </w:t>
      </w:r>
      <w:r w:rsidR="00740EE9" w:rsidRPr="006C1856">
        <w:rPr>
          <w:rFonts w:ascii="Helvetica" w:hAnsi="Helvetica"/>
          <w:sz w:val="22"/>
          <w:szCs w:val="22"/>
        </w:rPr>
        <w:t>is greatest</w:t>
      </w:r>
      <w:r w:rsidR="00B82848" w:rsidRPr="006C1856">
        <w:rPr>
          <w:rFonts w:ascii="Helvetica" w:hAnsi="Helvetica"/>
          <w:sz w:val="22"/>
          <w:szCs w:val="22"/>
        </w:rPr>
        <w:t xml:space="preserve"> and the probability of tipping is lowest</w:t>
      </w:r>
      <w:r w:rsidRPr="006C1856">
        <w:rPr>
          <w:rFonts w:ascii="Helvetica" w:hAnsi="Helvetica"/>
          <w:sz w:val="22"/>
          <w:szCs w:val="22"/>
        </w:rPr>
        <w:t xml:space="preserve"> with high monitoring </w:t>
      </w:r>
      <w:r w:rsidR="00A262AC" w:rsidRPr="006C1856">
        <w:rPr>
          <w:rFonts w:ascii="Helvetica" w:hAnsi="Helvetica"/>
          <w:sz w:val="22"/>
          <w:szCs w:val="22"/>
        </w:rPr>
        <w:t xml:space="preserve">precision; however, </w:t>
      </w:r>
      <w:r w:rsidR="00B82848" w:rsidRPr="006C1856">
        <w:rPr>
          <w:rFonts w:ascii="Helvetica" w:hAnsi="Helvetica"/>
          <w:sz w:val="22"/>
          <w:szCs w:val="22"/>
        </w:rPr>
        <w:t>this is also when monitoring is most costly</w:t>
      </w:r>
      <w:r w:rsidR="00A262AC" w:rsidRPr="006C1856">
        <w:rPr>
          <w:rFonts w:ascii="Helvetica" w:hAnsi="Helvetica"/>
          <w:sz w:val="22"/>
          <w:szCs w:val="22"/>
        </w:rPr>
        <w:t>. In contrast, NPV is lowest</w:t>
      </w:r>
      <w:r w:rsidR="00701617">
        <w:rPr>
          <w:rFonts w:ascii="Helvetica" w:hAnsi="Helvetica"/>
          <w:sz w:val="22"/>
          <w:szCs w:val="22"/>
        </w:rPr>
        <w:t xml:space="preserve"> and</w:t>
      </w:r>
      <w:r w:rsidR="00A262AC" w:rsidRPr="006C1856">
        <w:rPr>
          <w:rFonts w:ascii="Helvetica" w:hAnsi="Helvetica"/>
          <w:sz w:val="22"/>
          <w:szCs w:val="22"/>
        </w:rPr>
        <w:t xml:space="preserve"> the probability of tipping is highest when monitoring precision is low, yet this is also the cheapest option for investing in monitoring. </w:t>
      </w:r>
      <w:r w:rsidR="00B764BD" w:rsidRPr="006C1856">
        <w:rPr>
          <w:rFonts w:ascii="Helvetica" w:hAnsi="Helvetica"/>
          <w:sz w:val="22"/>
          <w:szCs w:val="22"/>
        </w:rPr>
        <w:t xml:space="preserve">A precautionary buffer offers an intermediate approach where NPV is lower relative to </w:t>
      </w:r>
      <w:r w:rsidR="0012059B" w:rsidRPr="006C1856">
        <w:rPr>
          <w:rFonts w:ascii="Helvetica" w:hAnsi="Helvetica"/>
          <w:sz w:val="22"/>
          <w:szCs w:val="22"/>
        </w:rPr>
        <w:t xml:space="preserve">always monitoring with </w:t>
      </w:r>
      <w:r w:rsidR="00B764BD" w:rsidRPr="006C1856">
        <w:rPr>
          <w:rFonts w:ascii="Helvetica" w:hAnsi="Helvetica"/>
          <w:sz w:val="22"/>
          <w:szCs w:val="22"/>
        </w:rPr>
        <w:t xml:space="preserve">high precision, </w:t>
      </w:r>
      <w:r w:rsidR="0012059B" w:rsidRPr="006C1856">
        <w:rPr>
          <w:rFonts w:ascii="Helvetica" w:hAnsi="Helvetica"/>
          <w:sz w:val="22"/>
          <w:szCs w:val="22"/>
        </w:rPr>
        <w:t xml:space="preserve">is also slightly more risky (an X% increase in tipping probability), </w:t>
      </w:r>
      <w:r w:rsidR="00B764BD" w:rsidRPr="006C1856">
        <w:rPr>
          <w:rFonts w:ascii="Helvetica" w:hAnsi="Helvetica"/>
          <w:sz w:val="22"/>
          <w:szCs w:val="22"/>
        </w:rPr>
        <w:t xml:space="preserve">but </w:t>
      </w:r>
      <w:r w:rsidR="0012059B" w:rsidRPr="006C1856">
        <w:rPr>
          <w:rFonts w:ascii="Helvetica" w:hAnsi="Helvetica"/>
          <w:sz w:val="22"/>
          <w:szCs w:val="22"/>
        </w:rPr>
        <w:t xml:space="preserve">is also cheaper when it comes to monitoring </w:t>
      </w:r>
      <w:r w:rsidR="006C1856">
        <w:rPr>
          <w:rFonts w:ascii="Helvetica" w:hAnsi="Helvetica"/>
          <w:sz w:val="22"/>
          <w:szCs w:val="22"/>
        </w:rPr>
        <w:lastRenderedPageBreak/>
        <w:t xml:space="preserve">costs. Therefore a precautionary buffer approach may be an effective </w:t>
      </w:r>
      <w:r w:rsidR="007F159D">
        <w:rPr>
          <w:rFonts w:ascii="Helvetica" w:hAnsi="Helvetica"/>
          <w:sz w:val="22"/>
          <w:szCs w:val="22"/>
        </w:rPr>
        <w:t xml:space="preserve">approach that maintains </w:t>
      </w:r>
      <w:r w:rsidR="00E70B4A">
        <w:rPr>
          <w:rFonts w:ascii="Helvetica" w:hAnsi="Helvetica"/>
          <w:sz w:val="22"/>
          <w:szCs w:val="22"/>
        </w:rPr>
        <w:t xml:space="preserve">relatively </w:t>
      </w:r>
      <w:r w:rsidR="007F159D">
        <w:rPr>
          <w:rFonts w:ascii="Helvetica" w:hAnsi="Helvetica"/>
          <w:sz w:val="22"/>
          <w:szCs w:val="22"/>
        </w:rPr>
        <w:t xml:space="preserve">high profits while minimizes monitoring costs and risk of population collapse. </w:t>
      </w:r>
      <w:r w:rsidR="006C1856">
        <w:rPr>
          <w:rFonts w:ascii="Helvetica" w:hAnsi="Helvetica"/>
          <w:sz w:val="22"/>
          <w:szCs w:val="22"/>
        </w:rPr>
        <w:t xml:space="preserve"> </w:t>
      </w:r>
    </w:p>
    <w:p w14:paraId="49A53E4E" w14:textId="77777777" w:rsidR="00C25845" w:rsidRDefault="00C25845" w:rsidP="00956809">
      <w:pPr>
        <w:rPr>
          <w:rFonts w:ascii="Helvetica" w:hAnsi="Helvetica"/>
          <w:sz w:val="22"/>
          <w:szCs w:val="22"/>
        </w:rPr>
      </w:pPr>
    </w:p>
    <w:p w14:paraId="635410EC" w14:textId="77777777" w:rsidR="001915FF" w:rsidRPr="00957F1F" w:rsidRDefault="001915FF" w:rsidP="002D7AB2">
      <w:pPr>
        <w:rPr>
          <w:rFonts w:ascii="Helvetica" w:hAnsi="Helvetica"/>
          <w:b/>
          <w:sz w:val="22"/>
          <w:szCs w:val="22"/>
        </w:rPr>
      </w:pPr>
      <w:r w:rsidRPr="00957F1F">
        <w:rPr>
          <w:rFonts w:ascii="Helvetica" w:hAnsi="Helvetica"/>
          <w:b/>
          <w:sz w:val="22"/>
          <w:szCs w:val="22"/>
        </w:rPr>
        <w:t xml:space="preserve">DISCUSSION </w:t>
      </w:r>
    </w:p>
    <w:p w14:paraId="2B1A1EBA" w14:textId="77777777" w:rsidR="00F6308A" w:rsidRPr="00957F1F" w:rsidRDefault="00F6308A" w:rsidP="002D7AB2">
      <w:pPr>
        <w:rPr>
          <w:rFonts w:ascii="Helvetica" w:hAnsi="Helvetica"/>
          <w:b/>
          <w:sz w:val="22"/>
          <w:szCs w:val="22"/>
        </w:rPr>
      </w:pPr>
    </w:p>
    <w:p w14:paraId="24199C1D" w14:textId="77777777" w:rsidR="002A360C" w:rsidRPr="00957F1F" w:rsidRDefault="001915FF" w:rsidP="002A360C">
      <w:pPr>
        <w:pStyle w:val="ListParagraph"/>
        <w:numPr>
          <w:ilvl w:val="1"/>
          <w:numId w:val="1"/>
        </w:numPr>
        <w:rPr>
          <w:rFonts w:ascii="Helvetica" w:hAnsi="Helvetica"/>
          <w:sz w:val="22"/>
          <w:szCs w:val="22"/>
        </w:rPr>
      </w:pPr>
      <w:r w:rsidRPr="00957F1F">
        <w:rPr>
          <w:rFonts w:ascii="Helvetica" w:hAnsi="Helvetica"/>
          <w:b/>
          <w:sz w:val="22"/>
          <w:szCs w:val="22"/>
        </w:rPr>
        <w:t xml:space="preserve">Monitoring Investment in the real world rarely matches where our model predicts high value  </w:t>
      </w:r>
    </w:p>
    <w:p w14:paraId="0586D683" w14:textId="77777777" w:rsidR="002A360C" w:rsidRPr="00957F1F" w:rsidRDefault="00FF0CDC" w:rsidP="002A360C">
      <w:pPr>
        <w:pStyle w:val="ListParagraph"/>
        <w:numPr>
          <w:ilvl w:val="2"/>
          <w:numId w:val="1"/>
        </w:numPr>
        <w:rPr>
          <w:rFonts w:ascii="Helvetica" w:hAnsi="Helvetica"/>
          <w:sz w:val="22"/>
          <w:szCs w:val="22"/>
        </w:rPr>
      </w:pPr>
      <w:r w:rsidRPr="00957F1F">
        <w:rPr>
          <w:rFonts w:ascii="Helvetica" w:hAnsi="Helvetica" w:cs="Helvetica Neue"/>
        </w:rPr>
        <w:t>T</w:t>
      </w:r>
      <w:r w:rsidR="002A360C" w:rsidRPr="00957F1F">
        <w:rPr>
          <w:rFonts w:ascii="Helvetica" w:hAnsi="Helvetica" w:cs="Helvetica Neue"/>
        </w:rPr>
        <w:t xml:space="preserve">he value of information increases as </w:t>
      </w:r>
      <w:r w:rsidRPr="00957F1F">
        <w:rPr>
          <w:rFonts w:ascii="Helvetica" w:hAnsi="Helvetica" w:cs="Helvetica Neue"/>
        </w:rPr>
        <w:t xml:space="preserve">the </w:t>
      </w:r>
      <w:r w:rsidR="002279DC" w:rsidRPr="00957F1F">
        <w:rPr>
          <w:rFonts w:ascii="Helvetica" w:hAnsi="Helvetica" w:cs="Helvetica Neue"/>
        </w:rPr>
        <w:t>resource becomes more exploited</w:t>
      </w:r>
      <w:r w:rsidR="002A360C" w:rsidRPr="00957F1F">
        <w:rPr>
          <w:rFonts w:ascii="Helvetica" w:hAnsi="Helvetica" w:cs="Helvetica Neue"/>
        </w:rPr>
        <w:t>. </w:t>
      </w:r>
    </w:p>
    <w:p w14:paraId="20E00821" w14:textId="77777777" w:rsidR="002279DC" w:rsidRPr="00957F1F" w:rsidRDefault="002A360C" w:rsidP="002A360C">
      <w:pPr>
        <w:pStyle w:val="ListParagraph"/>
        <w:numPr>
          <w:ilvl w:val="2"/>
          <w:numId w:val="1"/>
        </w:numPr>
        <w:rPr>
          <w:rFonts w:ascii="Helvetica" w:hAnsi="Helvetica"/>
          <w:sz w:val="22"/>
          <w:szCs w:val="22"/>
        </w:rPr>
      </w:pPr>
      <w:r w:rsidRPr="00957F1F">
        <w:rPr>
          <w:rFonts w:ascii="Helvetica" w:hAnsi="Helvetica" w:cs="Helvetica Neue"/>
        </w:rPr>
        <w:t xml:space="preserve">while this is intuitive  the value of monitoring is rarely used as a way to justify an increase or decrease monitoring levels. Instead it's more about finding cycles, availability of new technologies, personnel logistics and </w:t>
      </w:r>
      <w:r w:rsidR="002279DC" w:rsidRPr="00957F1F">
        <w:rPr>
          <w:rFonts w:ascii="Helvetica" w:hAnsi="Helvetica" w:cs="Helvetica Neue"/>
        </w:rPr>
        <w:t>lobbyists</w:t>
      </w:r>
      <w:r w:rsidRPr="00957F1F">
        <w:rPr>
          <w:rFonts w:ascii="Helvetica" w:hAnsi="Helvetica" w:cs="Helvetica Neue"/>
        </w:rPr>
        <w:t xml:space="preserve">. </w:t>
      </w:r>
    </w:p>
    <w:p w14:paraId="4DA497BB" w14:textId="77777777" w:rsidR="00C97A6B" w:rsidRPr="006078BE" w:rsidRDefault="002279DC" w:rsidP="006078BE">
      <w:pPr>
        <w:pStyle w:val="ListParagraph"/>
        <w:numPr>
          <w:ilvl w:val="2"/>
          <w:numId w:val="1"/>
        </w:numPr>
        <w:rPr>
          <w:rFonts w:ascii="Helvetica" w:hAnsi="Helvetica"/>
          <w:sz w:val="22"/>
          <w:szCs w:val="22"/>
        </w:rPr>
      </w:pPr>
      <w:r w:rsidRPr="00957F1F">
        <w:rPr>
          <w:rFonts w:ascii="Helvetica" w:hAnsi="Helvetica" w:cs="Helvetica Neue"/>
        </w:rPr>
        <w:t>We should think about incorporating information value into discussions</w:t>
      </w:r>
      <w:r w:rsidR="00C97943" w:rsidRPr="00957F1F">
        <w:rPr>
          <w:rFonts w:ascii="Helvetica" w:hAnsi="Helvetica" w:cs="Helvetica Neue"/>
        </w:rPr>
        <w:t xml:space="preserve"> surrounding monitoring investment</w:t>
      </w:r>
    </w:p>
    <w:p w14:paraId="3E5DAE2F" w14:textId="77777777" w:rsidR="00C97943" w:rsidRPr="00957F1F" w:rsidRDefault="001915FF" w:rsidP="00C97943">
      <w:pPr>
        <w:pStyle w:val="ListParagraph"/>
        <w:numPr>
          <w:ilvl w:val="1"/>
          <w:numId w:val="1"/>
        </w:numPr>
        <w:rPr>
          <w:rFonts w:ascii="Helvetica" w:hAnsi="Helvetica"/>
          <w:sz w:val="22"/>
          <w:szCs w:val="22"/>
        </w:rPr>
      </w:pPr>
      <w:r w:rsidRPr="00957F1F">
        <w:rPr>
          <w:rFonts w:ascii="Helvetica" w:hAnsi="Helvetica"/>
          <w:b/>
          <w:sz w:val="22"/>
          <w:szCs w:val="22"/>
        </w:rPr>
        <w:t xml:space="preserve">Value of </w:t>
      </w:r>
      <w:commentRangeStart w:id="57"/>
      <w:r w:rsidRPr="00957F1F">
        <w:rPr>
          <w:rFonts w:ascii="Helvetica" w:hAnsi="Helvetica"/>
          <w:b/>
          <w:sz w:val="22"/>
          <w:szCs w:val="22"/>
        </w:rPr>
        <w:t>monitoring</w:t>
      </w:r>
      <w:commentRangeEnd w:id="57"/>
      <w:r w:rsidR="006D4A73">
        <w:rPr>
          <w:rStyle w:val="CommentReference"/>
        </w:rPr>
        <w:commentReference w:id="57"/>
      </w:r>
      <w:r w:rsidRPr="00957F1F">
        <w:rPr>
          <w:rFonts w:ascii="Helvetica" w:hAnsi="Helvetica"/>
          <w:b/>
          <w:sz w:val="22"/>
          <w:szCs w:val="22"/>
        </w:rPr>
        <w:t xml:space="preserve"> is likely not in line with economic </w:t>
      </w:r>
      <w:r w:rsidR="00C97943" w:rsidRPr="00957F1F">
        <w:rPr>
          <w:rFonts w:ascii="Helvetica" w:hAnsi="Helvetica"/>
          <w:b/>
          <w:sz w:val="22"/>
          <w:szCs w:val="22"/>
        </w:rPr>
        <w:t>incentives</w:t>
      </w:r>
      <w:r w:rsidRPr="00957F1F">
        <w:rPr>
          <w:rFonts w:ascii="Helvetica" w:hAnsi="Helvetica"/>
          <w:b/>
          <w:sz w:val="22"/>
          <w:szCs w:val="22"/>
        </w:rPr>
        <w:t>, particularly when the industry is footing the bill for monitoring.</w:t>
      </w:r>
      <w:r w:rsidR="003808E3">
        <w:rPr>
          <w:rFonts w:ascii="Helvetica" w:hAnsi="Helvetica"/>
          <w:b/>
          <w:sz w:val="22"/>
          <w:szCs w:val="22"/>
        </w:rPr>
        <w:t xml:space="preserve"> Where is the </w:t>
      </w:r>
      <w:r w:rsidR="008769E3">
        <w:rPr>
          <w:rFonts w:ascii="Helvetica" w:hAnsi="Helvetica"/>
          <w:b/>
          <w:sz w:val="22"/>
          <w:szCs w:val="22"/>
        </w:rPr>
        <w:t>burden</w:t>
      </w:r>
      <w:r w:rsidR="003808E3">
        <w:rPr>
          <w:rFonts w:ascii="Helvetica" w:hAnsi="Helvetica"/>
          <w:b/>
          <w:sz w:val="22"/>
          <w:szCs w:val="22"/>
        </w:rPr>
        <w:t xml:space="preserve"> of proof? On the industry or on the public?</w:t>
      </w:r>
      <w:r w:rsidR="00FB078C" w:rsidRPr="00FB078C">
        <w:t xml:space="preserve"> </w:t>
      </w:r>
      <w:r w:rsidR="0074108B">
        <w:rPr>
          <w:rFonts w:ascii="Helvetica" w:hAnsi="Helvetica"/>
          <w:sz w:val="22"/>
          <w:szCs w:val="22"/>
        </w:rPr>
        <w:fldChar w:fldCharType="begin"/>
      </w:r>
      <w:r w:rsidR="0078656A">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0074108B">
        <w:rPr>
          <w:rFonts w:ascii="Helvetica" w:hAnsi="Helvetica"/>
          <w:sz w:val="22"/>
          <w:szCs w:val="22"/>
        </w:rPr>
        <w:fldChar w:fldCharType="separate"/>
      </w:r>
      <w:r w:rsidR="0078656A">
        <w:rPr>
          <w:rFonts w:ascii="Helvetica" w:hAnsi="Helvetica"/>
          <w:noProof/>
          <w:sz w:val="22"/>
          <w:szCs w:val="22"/>
        </w:rPr>
        <w:t>(Hauser</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2006)</w:t>
      </w:r>
      <w:r w:rsidR="0074108B">
        <w:rPr>
          <w:rFonts w:ascii="Helvetica" w:hAnsi="Helvetica"/>
          <w:sz w:val="22"/>
          <w:szCs w:val="22"/>
        </w:rPr>
        <w:fldChar w:fldCharType="end"/>
      </w:r>
      <w:r w:rsidR="00FB078C" w:rsidRPr="002C619E">
        <w:t xml:space="preserve"> </w:t>
      </w:r>
      <w:r w:rsidR="0074108B">
        <w:rPr>
          <w:rFonts w:ascii="Helvetica" w:hAnsi="Helvetica"/>
          <w:sz w:val="22"/>
          <w:szCs w:val="22"/>
        </w:rPr>
        <w:fldChar w:fldCharType="begin"/>
      </w:r>
      <w:r w:rsidR="0078656A">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0074108B">
        <w:rPr>
          <w:rFonts w:ascii="Helvetica" w:hAnsi="Helvetica"/>
          <w:sz w:val="22"/>
          <w:szCs w:val="22"/>
        </w:rPr>
        <w:fldChar w:fldCharType="separate"/>
      </w:r>
      <w:r w:rsidR="0078656A">
        <w:rPr>
          <w:rFonts w:ascii="Helvetica" w:hAnsi="Helvetica"/>
          <w:noProof/>
          <w:sz w:val="22"/>
          <w:szCs w:val="22"/>
        </w:rPr>
        <w:t>(Drechsler</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2006)</w:t>
      </w:r>
      <w:r w:rsidR="0074108B">
        <w:rPr>
          <w:rFonts w:ascii="Helvetica" w:hAnsi="Helvetica"/>
          <w:sz w:val="22"/>
          <w:szCs w:val="22"/>
        </w:rPr>
        <w:fldChar w:fldCharType="end"/>
      </w:r>
      <w:r w:rsidR="0087083D" w:rsidRPr="0087083D">
        <w:t xml:space="preserve"> </w:t>
      </w:r>
      <w:r w:rsidR="0074108B">
        <w:rPr>
          <w:rFonts w:ascii="Helvetica" w:hAnsi="Helvetica"/>
          <w:sz w:val="22"/>
          <w:szCs w:val="22"/>
        </w:rPr>
        <w:fldChar w:fldCharType="begin"/>
      </w:r>
      <w:r w:rsidR="0078656A">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0074108B">
        <w:rPr>
          <w:rFonts w:ascii="Helvetica" w:hAnsi="Helvetica"/>
          <w:sz w:val="22"/>
          <w:szCs w:val="22"/>
        </w:rPr>
        <w:fldChar w:fldCharType="separate"/>
      </w:r>
      <w:r w:rsidR="0078656A">
        <w:rPr>
          <w:rFonts w:ascii="Helvetica" w:hAnsi="Helvetica"/>
          <w:noProof/>
          <w:sz w:val="22"/>
          <w:szCs w:val="22"/>
        </w:rPr>
        <w:t>(Smith</w:t>
      </w:r>
      <w:r w:rsidR="0078656A" w:rsidRPr="0078656A">
        <w:rPr>
          <w:rFonts w:ascii="Helvetica" w:hAnsi="Helvetica"/>
          <w:i/>
          <w:noProof/>
          <w:sz w:val="22"/>
          <w:szCs w:val="22"/>
        </w:rPr>
        <w:t xml:space="preserve"> et al.</w:t>
      </w:r>
      <w:r w:rsidR="0078656A">
        <w:rPr>
          <w:rFonts w:ascii="Helvetica" w:hAnsi="Helvetica"/>
          <w:noProof/>
          <w:sz w:val="22"/>
          <w:szCs w:val="22"/>
        </w:rPr>
        <w:t xml:space="preserve"> 2014)</w:t>
      </w:r>
      <w:r w:rsidR="0074108B">
        <w:rPr>
          <w:rFonts w:ascii="Helvetica" w:hAnsi="Helvetica"/>
          <w:sz w:val="22"/>
          <w:szCs w:val="22"/>
        </w:rPr>
        <w:fldChar w:fldCharType="end"/>
      </w:r>
    </w:p>
    <w:p w14:paraId="2AF02554" w14:textId="77777777"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 xml:space="preserve">Theoretically when agencies pay monitoring bill agencies are seeking to minimize monitoring costs given tight budgets and industry is seeking to maximize precision to harvest the most possible. These incentives are opposite one another. </w:t>
      </w:r>
    </w:p>
    <w:p w14:paraId="59D4E2B4" w14:textId="77777777" w:rsidR="00C97943" w:rsidRPr="00957F1F" w:rsidRDefault="00C97943" w:rsidP="00C97943">
      <w:pPr>
        <w:pStyle w:val="ListParagraph"/>
        <w:numPr>
          <w:ilvl w:val="2"/>
          <w:numId w:val="1"/>
        </w:numPr>
        <w:rPr>
          <w:rFonts w:ascii="Helvetica" w:hAnsi="Helvetica"/>
          <w:sz w:val="22"/>
          <w:szCs w:val="22"/>
        </w:rPr>
      </w:pPr>
      <w:r w:rsidRPr="00957F1F">
        <w:rPr>
          <w:rFonts w:ascii="Helvetica" w:hAnsi="Helvetica" w:cs="Helvetica Neue"/>
        </w:rPr>
        <w:t>This is further difficult when the industry is paying for the monitoring</w:t>
      </w:r>
      <w:r w:rsidR="00D122CA" w:rsidRPr="00957F1F">
        <w:rPr>
          <w:rFonts w:ascii="Helvetica" w:hAnsi="Helvetica" w:cs="Helvetica Neue"/>
        </w:rPr>
        <w:t xml:space="preserve">. </w:t>
      </w:r>
      <w:r w:rsidRPr="00957F1F">
        <w:rPr>
          <w:rFonts w:ascii="Helvetica" w:hAnsi="Helvetica" w:cs="Helvetica Neue"/>
        </w:rPr>
        <w:t>Finding a resolution can be hard but not impossible and likely in</w:t>
      </w:r>
      <w:r w:rsidR="001B43B3">
        <w:rPr>
          <w:rFonts w:ascii="Helvetica" w:hAnsi="Helvetica" w:cs="Helvetica Neue"/>
        </w:rPr>
        <w:t xml:space="preserve">volves an intermediate harvest rate </w:t>
      </w:r>
      <w:r w:rsidRPr="00957F1F">
        <w:rPr>
          <w:rFonts w:ascii="Helvetica" w:hAnsi="Helvetica" w:cs="Helvetica Neue"/>
        </w:rPr>
        <w:t>and monitoring </w:t>
      </w:r>
    </w:p>
    <w:p w14:paraId="5709EF67" w14:textId="77777777" w:rsidR="00C97943" w:rsidRPr="00957F1F" w:rsidRDefault="00647F49" w:rsidP="0021032B">
      <w:pPr>
        <w:pStyle w:val="ListParagraph"/>
        <w:widowControl w:val="0"/>
        <w:numPr>
          <w:ilvl w:val="2"/>
          <w:numId w:val="1"/>
        </w:numPr>
        <w:autoSpaceDE w:val="0"/>
        <w:autoSpaceDN w:val="0"/>
        <w:adjustRightInd w:val="0"/>
        <w:spacing w:line="320" w:lineRule="atLeast"/>
        <w:rPr>
          <w:rFonts w:ascii="Helvetica" w:hAnsi="Helvetica" w:cs="Helvetica Neue"/>
        </w:rPr>
      </w:pPr>
      <w:r w:rsidRPr="00957F1F">
        <w:rPr>
          <w:rFonts w:ascii="Helvetica" w:hAnsi="Helvetica" w:cs="Helvetica Neue"/>
        </w:rPr>
        <w:t xml:space="preserve">The value of additional information likely varies among stakeholders. because they may be more or less </w:t>
      </w:r>
      <w:r w:rsidR="00905369">
        <w:rPr>
          <w:rFonts w:ascii="Helvetica" w:hAnsi="Helvetica" w:cs="Helvetica Neue"/>
        </w:rPr>
        <w:t xml:space="preserve">risk averse. A large industry </w:t>
      </w:r>
      <w:r w:rsidRPr="00957F1F">
        <w:rPr>
          <w:rFonts w:ascii="Helvetica" w:hAnsi="Helvetica" w:cs="Helvetica Neue"/>
        </w:rPr>
        <w:t xml:space="preserve">might be more willing to take on risk </w:t>
      </w:r>
      <w:ins w:id="58" w:author="Anne Salomon" w:date="2015-09-30T14:27:00Z">
        <w:r w:rsidR="009B42C0">
          <w:rPr>
            <w:rFonts w:ascii="Helvetica" w:hAnsi="Helvetica" w:cs="Helvetica Neue"/>
          </w:rPr>
          <w:t xml:space="preserve">because they can switch to </w:t>
        </w:r>
        <w:commentRangeStart w:id="59"/>
        <w:r w:rsidR="009B42C0">
          <w:rPr>
            <w:rFonts w:ascii="Helvetica" w:hAnsi="Helvetica" w:cs="Helvetica Neue"/>
          </w:rPr>
          <w:t xml:space="preserve">another fishery </w:t>
        </w:r>
      </w:ins>
      <w:commentRangeEnd w:id="59"/>
      <w:ins w:id="60" w:author="Anne Salomon" w:date="2015-09-30T14:30:00Z">
        <w:r w:rsidR="009B42C0">
          <w:rPr>
            <w:rStyle w:val="CommentReference"/>
          </w:rPr>
          <w:commentReference w:id="59"/>
        </w:r>
      </w:ins>
      <w:ins w:id="61" w:author="Anne Salomon" w:date="2015-09-30T14:28:00Z">
        <w:r w:rsidR="009B42C0">
          <w:rPr>
            <w:rFonts w:ascii="Helvetica" w:hAnsi="Helvetica" w:cs="Helvetica Neue"/>
          </w:rPr>
          <w:t xml:space="preserve">or to another location </w:t>
        </w:r>
      </w:ins>
      <w:ins w:id="62" w:author="Anne Salomon" w:date="2015-09-30T14:27:00Z">
        <w:r w:rsidR="009B42C0">
          <w:rPr>
            <w:rFonts w:ascii="Helvetica" w:hAnsi="Helvetica" w:cs="Helvetica Neue"/>
          </w:rPr>
          <w:t>if the biological tipping point i</w:t>
        </w:r>
      </w:ins>
      <w:ins w:id="63" w:author="Anne Salomon" w:date="2015-09-30T14:28:00Z">
        <w:r w:rsidR="009B42C0">
          <w:rPr>
            <w:rFonts w:ascii="Helvetica" w:hAnsi="Helvetica" w:cs="Helvetica Neue"/>
          </w:rPr>
          <w:t xml:space="preserve">s breached </w:t>
        </w:r>
      </w:ins>
      <w:r w:rsidRPr="00957F1F">
        <w:rPr>
          <w:rFonts w:ascii="Helvetica" w:hAnsi="Helvetica" w:cs="Helvetica Neue"/>
        </w:rPr>
        <w:t xml:space="preserve">while a </w:t>
      </w:r>
      <w:commentRangeStart w:id="64"/>
      <w:r w:rsidRPr="00957F1F">
        <w:rPr>
          <w:rFonts w:ascii="Helvetica" w:hAnsi="Helvetica" w:cs="Helvetica Neue"/>
        </w:rPr>
        <w:t xml:space="preserve">small subsistence </w:t>
      </w:r>
      <w:r w:rsidR="00905369">
        <w:rPr>
          <w:rFonts w:ascii="Helvetica" w:hAnsi="Helvetica" w:cs="Helvetica Neue"/>
        </w:rPr>
        <w:t>harvester</w:t>
      </w:r>
      <w:ins w:id="65" w:author="Anne Salomon" w:date="2015-09-30T14:28:00Z">
        <w:r w:rsidR="009B42C0">
          <w:rPr>
            <w:rFonts w:ascii="Helvetica" w:hAnsi="Helvetica" w:cs="Helvetica Neue"/>
          </w:rPr>
          <w:t xml:space="preserve"> who are typically constrained to place </w:t>
        </w:r>
      </w:ins>
      <w:r w:rsidRPr="00957F1F">
        <w:rPr>
          <w:rFonts w:ascii="Helvetica" w:hAnsi="Helvetica" w:cs="Helvetica Neue"/>
        </w:rPr>
        <w:t xml:space="preserve"> might be more risk averse</w:t>
      </w:r>
      <w:commentRangeEnd w:id="64"/>
      <w:r w:rsidR="009B42C0">
        <w:rPr>
          <w:rStyle w:val="CommentReference"/>
        </w:rPr>
        <w:commentReference w:id="64"/>
      </w:r>
      <w:r w:rsidRPr="00957F1F">
        <w:rPr>
          <w:rFonts w:ascii="Helvetica" w:hAnsi="Helvetica" w:cs="Helvetica Neue"/>
        </w:rPr>
        <w:t>. </w:t>
      </w:r>
    </w:p>
    <w:p w14:paraId="33321E5B" w14:textId="77777777" w:rsidR="0021032B" w:rsidRPr="00957F1F" w:rsidRDefault="001915FF" w:rsidP="0021032B">
      <w:pPr>
        <w:pStyle w:val="ListParagraph"/>
        <w:numPr>
          <w:ilvl w:val="1"/>
          <w:numId w:val="1"/>
        </w:numPr>
        <w:rPr>
          <w:rFonts w:ascii="Helvetica" w:hAnsi="Helvetica"/>
          <w:sz w:val="22"/>
          <w:szCs w:val="22"/>
        </w:rPr>
      </w:pPr>
      <w:r w:rsidRPr="00957F1F">
        <w:rPr>
          <w:rFonts w:ascii="Helvetica" w:hAnsi="Helvetica"/>
          <w:b/>
          <w:sz w:val="22"/>
          <w:szCs w:val="22"/>
        </w:rPr>
        <w:t>The value of information, and willingness to risk crossing a tipping point likely varies with stakeholder perceptions</w:t>
      </w:r>
      <w:ins w:id="66" w:author="Anne Salomon" w:date="2015-09-30T14:30:00Z">
        <w:r w:rsidR="009B42C0">
          <w:rPr>
            <w:rFonts w:ascii="Helvetica" w:hAnsi="Helvetica"/>
            <w:b/>
            <w:sz w:val="22"/>
            <w:szCs w:val="22"/>
          </w:rPr>
          <w:t xml:space="preserve"> and who ultimately bare</w:t>
        </w:r>
      </w:ins>
      <w:ins w:id="67" w:author="Anne Salomon" w:date="2015-09-30T14:31:00Z">
        <w:r w:rsidR="009B42C0">
          <w:rPr>
            <w:rFonts w:ascii="Helvetica" w:hAnsi="Helvetica"/>
            <w:b/>
            <w:sz w:val="22"/>
            <w:szCs w:val="22"/>
          </w:rPr>
          <w:t>s the ecological costs</w:t>
        </w:r>
      </w:ins>
    </w:p>
    <w:p w14:paraId="24C35E07" w14:textId="77777777" w:rsidR="0021032B" w:rsidRPr="004A6454" w:rsidRDefault="0021032B" w:rsidP="0021032B">
      <w:pPr>
        <w:pStyle w:val="ListParagraph"/>
        <w:numPr>
          <w:ilvl w:val="2"/>
          <w:numId w:val="1"/>
        </w:numPr>
        <w:rPr>
          <w:rFonts w:ascii="Helvetica" w:hAnsi="Helvetica"/>
          <w:sz w:val="22"/>
          <w:szCs w:val="22"/>
        </w:rPr>
      </w:pPr>
      <w:r w:rsidRPr="00957F1F">
        <w:rPr>
          <w:rFonts w:ascii="Helvetica" w:hAnsi="Helvetica" w:cs="Helvetica Neue"/>
        </w:rPr>
        <w:t>the value of additional information likely varies among stakeholders, because they may be more or less</w:t>
      </w:r>
      <w:r w:rsidR="008235B2">
        <w:rPr>
          <w:rFonts w:ascii="Helvetica" w:hAnsi="Helvetica" w:cs="Helvetica Neue"/>
        </w:rPr>
        <w:t xml:space="preserve"> risk averse. A large industry</w:t>
      </w:r>
      <w:r w:rsidRPr="00957F1F">
        <w:rPr>
          <w:rFonts w:ascii="Helvetica" w:hAnsi="Helvetica" w:cs="Helvetica Neue"/>
        </w:rPr>
        <w:t xml:space="preserve"> might be more willing to take on risk </w:t>
      </w:r>
      <w:r w:rsidR="008235B2">
        <w:rPr>
          <w:rFonts w:ascii="Helvetica" w:hAnsi="Helvetica" w:cs="Helvetica Neue"/>
        </w:rPr>
        <w:t xml:space="preserve">while a </w:t>
      </w:r>
      <w:r w:rsidR="00B40F2C">
        <w:rPr>
          <w:rFonts w:ascii="Helvetica" w:hAnsi="Helvetica" w:cs="Helvetica Neue"/>
        </w:rPr>
        <w:t>subsistence</w:t>
      </w:r>
      <w:r w:rsidR="008235B2">
        <w:rPr>
          <w:rFonts w:ascii="Helvetica" w:hAnsi="Helvetica" w:cs="Helvetica Neue"/>
        </w:rPr>
        <w:t xml:space="preserve"> harvest</w:t>
      </w:r>
      <w:r w:rsidRPr="00957F1F">
        <w:rPr>
          <w:rFonts w:ascii="Helvetica" w:hAnsi="Helvetica" w:cs="Helvetica Neue"/>
        </w:rPr>
        <w:t xml:space="preserve"> might be more risk averse. </w:t>
      </w:r>
    </w:p>
    <w:p w14:paraId="75FB0BA1" w14:textId="77777777" w:rsidR="004A6454" w:rsidRPr="00957F1F" w:rsidRDefault="004A6454" w:rsidP="0021032B">
      <w:pPr>
        <w:pStyle w:val="ListParagraph"/>
        <w:numPr>
          <w:ilvl w:val="2"/>
          <w:numId w:val="1"/>
        </w:numPr>
        <w:rPr>
          <w:rFonts w:ascii="Helvetica" w:hAnsi="Helvetica"/>
          <w:sz w:val="22"/>
          <w:szCs w:val="22"/>
        </w:rPr>
      </w:pPr>
      <w:r>
        <w:rPr>
          <w:rFonts w:ascii="Helvetica" w:hAnsi="Helvetica" w:cs="Helvetica Neue"/>
        </w:rPr>
        <w:t xml:space="preserve">Furthermore, less certainty about the population leads to volatility, which can be particularly challenging for artisanal harvesters that may have lower </w:t>
      </w:r>
      <w:commentRangeStart w:id="68"/>
      <w:r>
        <w:rPr>
          <w:rFonts w:ascii="Helvetica" w:hAnsi="Helvetica" w:cs="Helvetica Neue"/>
        </w:rPr>
        <w:t>mobility</w:t>
      </w:r>
      <w:commentRangeEnd w:id="68"/>
      <w:r w:rsidR="009B42C0">
        <w:rPr>
          <w:rStyle w:val="CommentReference"/>
        </w:rPr>
        <w:commentReference w:id="68"/>
      </w:r>
      <w:r>
        <w:rPr>
          <w:rFonts w:ascii="Helvetica" w:hAnsi="Helvetica" w:cs="Helvetica Neue"/>
        </w:rPr>
        <w:t xml:space="preserve"> and limited capacity to take advantage of “boom” years or adapt to harvesting a new resource in “bust” years. </w:t>
      </w:r>
    </w:p>
    <w:p w14:paraId="3AFA1E91" w14:textId="77777777" w:rsidR="0021032B" w:rsidRPr="00957F1F" w:rsidRDefault="0021032B" w:rsidP="0021032B">
      <w:pPr>
        <w:pStyle w:val="ListParagraph"/>
        <w:numPr>
          <w:ilvl w:val="2"/>
          <w:numId w:val="1"/>
        </w:numPr>
        <w:rPr>
          <w:rFonts w:ascii="Helvetica" w:hAnsi="Helvetica"/>
          <w:sz w:val="22"/>
          <w:szCs w:val="22"/>
        </w:rPr>
      </w:pPr>
      <w:r w:rsidRPr="00957F1F">
        <w:rPr>
          <w:rFonts w:ascii="Helvetica" w:hAnsi="Helvetica"/>
          <w:sz w:val="22"/>
          <w:szCs w:val="22"/>
        </w:rPr>
        <w:t xml:space="preserve">Accounting for variable levels of risk among stakeholders will be a critical step in including the value of information as a driver of monitoring investment  </w:t>
      </w:r>
    </w:p>
    <w:p w14:paraId="28737CEA" w14:textId="77777777" w:rsidR="000437E9" w:rsidRPr="00957F1F" w:rsidRDefault="0032699A" w:rsidP="000437E9">
      <w:pPr>
        <w:pStyle w:val="ListParagraph"/>
        <w:numPr>
          <w:ilvl w:val="1"/>
          <w:numId w:val="1"/>
        </w:numPr>
        <w:rPr>
          <w:rFonts w:ascii="Helvetica" w:hAnsi="Helvetica"/>
          <w:b/>
          <w:sz w:val="22"/>
          <w:szCs w:val="22"/>
        </w:rPr>
      </w:pPr>
      <w:r>
        <w:rPr>
          <w:rFonts w:ascii="Helvetica" w:hAnsi="Helvetica"/>
          <w:b/>
          <w:sz w:val="22"/>
          <w:szCs w:val="22"/>
        </w:rPr>
        <w:t xml:space="preserve">We assume we </w:t>
      </w:r>
      <w:r w:rsidR="00714BCA">
        <w:rPr>
          <w:rFonts w:ascii="Helvetica" w:hAnsi="Helvetica"/>
          <w:b/>
          <w:sz w:val="22"/>
          <w:szCs w:val="22"/>
        </w:rPr>
        <w:t>know where</w:t>
      </w:r>
      <w:r w:rsidR="00822127">
        <w:rPr>
          <w:rFonts w:ascii="Helvetica" w:hAnsi="Helvetica"/>
          <w:b/>
          <w:sz w:val="22"/>
          <w:szCs w:val="22"/>
        </w:rPr>
        <w:t xml:space="preserve"> the biological tipping point. </w:t>
      </w:r>
      <w:r w:rsidR="006E3884">
        <w:rPr>
          <w:rFonts w:ascii="Helvetica" w:hAnsi="Helvetica"/>
          <w:b/>
          <w:sz w:val="22"/>
          <w:szCs w:val="22"/>
        </w:rPr>
        <w:t xml:space="preserve">An adaptive approach (sensu Bottinger et al) </w:t>
      </w:r>
      <w:r w:rsidR="00822127">
        <w:rPr>
          <w:rFonts w:ascii="Helvetica" w:hAnsi="Helvetica"/>
          <w:b/>
          <w:sz w:val="22"/>
          <w:szCs w:val="22"/>
        </w:rPr>
        <w:t xml:space="preserve">that uses dynamic optimization to “learn” </w:t>
      </w:r>
      <w:r w:rsidR="00A8037E">
        <w:rPr>
          <w:rFonts w:ascii="Helvetica" w:hAnsi="Helvetica"/>
          <w:b/>
          <w:sz w:val="22"/>
          <w:szCs w:val="22"/>
        </w:rPr>
        <w:t>can help us figure that out.</w:t>
      </w:r>
    </w:p>
    <w:p w14:paraId="718BE77C" w14:textId="77777777" w:rsidR="00672295" w:rsidRPr="00957F1F" w:rsidRDefault="00BF3DAE" w:rsidP="00672295">
      <w:pPr>
        <w:pStyle w:val="ListParagraph"/>
        <w:numPr>
          <w:ilvl w:val="2"/>
          <w:numId w:val="1"/>
        </w:numPr>
        <w:rPr>
          <w:rFonts w:ascii="Helvetica" w:hAnsi="Helvetica"/>
          <w:sz w:val="22"/>
          <w:szCs w:val="22"/>
        </w:rPr>
      </w:pPr>
      <w:r w:rsidRPr="00957F1F">
        <w:rPr>
          <w:rFonts w:ascii="Helvetica" w:hAnsi="Helvetica"/>
          <w:sz w:val="22"/>
          <w:szCs w:val="22"/>
        </w:rPr>
        <w:t xml:space="preserve">Our model is heuristic </w:t>
      </w:r>
      <w:r w:rsidR="00481EF0" w:rsidRPr="00957F1F">
        <w:rPr>
          <w:rFonts w:ascii="Helvetica" w:hAnsi="Helvetica"/>
          <w:sz w:val="22"/>
          <w:szCs w:val="22"/>
        </w:rPr>
        <w:t>in its evaluation of monitoring value in the presence of tipping point</w:t>
      </w:r>
      <w:r w:rsidR="00DE4C3D" w:rsidRPr="00957F1F">
        <w:rPr>
          <w:rFonts w:ascii="Helvetica" w:hAnsi="Helvetica"/>
          <w:sz w:val="22"/>
          <w:szCs w:val="22"/>
        </w:rPr>
        <w:t>.</w:t>
      </w:r>
      <w:r w:rsidR="00481EF0" w:rsidRPr="00957F1F">
        <w:rPr>
          <w:rFonts w:ascii="Helvetica" w:hAnsi="Helvetica"/>
          <w:sz w:val="22"/>
          <w:szCs w:val="22"/>
        </w:rPr>
        <w:t xml:space="preserve"> However, decision makers are rarely </w:t>
      </w:r>
      <w:r w:rsidR="000A53DB" w:rsidRPr="00957F1F">
        <w:rPr>
          <w:rFonts w:ascii="Helvetica" w:hAnsi="Helvetica"/>
          <w:sz w:val="22"/>
          <w:szCs w:val="22"/>
        </w:rPr>
        <w:t>fortunate</w:t>
      </w:r>
      <w:r w:rsidR="00481EF0" w:rsidRPr="00957F1F">
        <w:rPr>
          <w:rFonts w:ascii="Helvetica" w:hAnsi="Helvetica"/>
          <w:sz w:val="22"/>
          <w:szCs w:val="22"/>
        </w:rPr>
        <w:t xml:space="preserve"> </w:t>
      </w:r>
      <w:r w:rsidR="000A53DB" w:rsidRPr="00957F1F">
        <w:rPr>
          <w:rFonts w:ascii="Helvetica" w:hAnsi="Helvetica"/>
          <w:sz w:val="22"/>
          <w:szCs w:val="22"/>
        </w:rPr>
        <w:t>enough to</w:t>
      </w:r>
      <w:r w:rsidR="00481EF0" w:rsidRPr="00957F1F">
        <w:rPr>
          <w:rFonts w:ascii="Helvetica" w:hAnsi="Helvetica"/>
          <w:sz w:val="22"/>
          <w:szCs w:val="22"/>
        </w:rPr>
        <w:t xml:space="preserve"> have perfect knowledge of the system</w:t>
      </w:r>
      <w:r w:rsidR="002F1F04">
        <w:rPr>
          <w:rFonts w:ascii="Helvetica" w:hAnsi="Helvetica"/>
          <w:sz w:val="22"/>
          <w:szCs w:val="22"/>
        </w:rPr>
        <w:t xml:space="preserve">. </w:t>
      </w:r>
    </w:p>
    <w:p w14:paraId="1F3C6F05" w14:textId="77777777" w:rsidR="0096669E" w:rsidRDefault="00E17360" w:rsidP="006215F7">
      <w:pPr>
        <w:pStyle w:val="ListParagraph"/>
        <w:numPr>
          <w:ilvl w:val="2"/>
          <w:numId w:val="1"/>
        </w:numPr>
        <w:rPr>
          <w:rFonts w:ascii="Helvetica" w:hAnsi="Helvetica"/>
          <w:sz w:val="22"/>
          <w:szCs w:val="22"/>
        </w:rPr>
      </w:pPr>
      <w:r w:rsidRPr="00957F1F">
        <w:rPr>
          <w:rFonts w:ascii="Helvetica" w:hAnsi="Helvetica"/>
          <w:sz w:val="22"/>
          <w:szCs w:val="22"/>
        </w:rPr>
        <w:lastRenderedPageBreak/>
        <w:t xml:space="preserve"> this uncertainty </w:t>
      </w:r>
      <w:r w:rsidR="000A53DB" w:rsidRPr="00957F1F">
        <w:rPr>
          <w:rFonts w:ascii="Helvetica" w:hAnsi="Helvetica"/>
          <w:sz w:val="22"/>
          <w:szCs w:val="22"/>
        </w:rPr>
        <w:t xml:space="preserve">presents </w:t>
      </w:r>
      <w:r w:rsidRPr="00957F1F">
        <w:rPr>
          <w:rFonts w:ascii="Helvetica" w:hAnsi="Helvetica"/>
          <w:sz w:val="22"/>
          <w:szCs w:val="22"/>
        </w:rPr>
        <w:t>challenges particularly in the face of global change</w:t>
      </w:r>
      <w:r w:rsidR="00714A4E">
        <w:rPr>
          <w:rFonts w:ascii="Helvetica" w:hAnsi="Helvetica"/>
          <w:sz w:val="22"/>
          <w:szCs w:val="22"/>
        </w:rPr>
        <w:t>, where</w:t>
      </w:r>
      <w:r w:rsidRPr="00957F1F">
        <w:rPr>
          <w:rFonts w:ascii="Helvetica" w:hAnsi="Helvetica"/>
          <w:sz w:val="22"/>
          <w:szCs w:val="22"/>
        </w:rPr>
        <w:t xml:space="preserve"> </w:t>
      </w:r>
      <w:r w:rsidR="00481EF0" w:rsidRPr="00957F1F">
        <w:rPr>
          <w:rFonts w:ascii="Helvetica" w:hAnsi="Helvetica"/>
          <w:sz w:val="22"/>
          <w:szCs w:val="22"/>
        </w:rPr>
        <w:t xml:space="preserve">the strength and location of thresholds may well change. </w:t>
      </w:r>
      <w:r w:rsidR="00DE4C3D" w:rsidRPr="00957F1F">
        <w:rPr>
          <w:rFonts w:ascii="Helvetica" w:hAnsi="Helvetica"/>
          <w:sz w:val="22"/>
          <w:szCs w:val="22"/>
        </w:rPr>
        <w:t xml:space="preserve"> We do not </w:t>
      </w:r>
      <w:r w:rsidR="00BF3DAE" w:rsidRPr="00957F1F">
        <w:rPr>
          <w:rFonts w:ascii="Helvetica" w:hAnsi="Helvetica"/>
          <w:sz w:val="22"/>
          <w:szCs w:val="22"/>
        </w:rPr>
        <w:t>address</w:t>
      </w:r>
      <w:r w:rsidR="000437E9" w:rsidRPr="00957F1F">
        <w:rPr>
          <w:rFonts w:ascii="Helvetica" w:hAnsi="Helvetica"/>
          <w:sz w:val="22"/>
          <w:szCs w:val="22"/>
        </w:rPr>
        <w:t xml:space="preserve"> with </w:t>
      </w:r>
      <w:r w:rsidR="006215F7" w:rsidRPr="00957F1F">
        <w:rPr>
          <w:rFonts w:ascii="Helvetica" w:hAnsi="Helvetica"/>
          <w:sz w:val="22"/>
          <w:szCs w:val="22"/>
        </w:rPr>
        <w:t xml:space="preserve">process </w:t>
      </w:r>
      <w:r w:rsidR="00BF3DAE" w:rsidRPr="00957F1F">
        <w:rPr>
          <w:rFonts w:ascii="Helvetica" w:hAnsi="Helvetica"/>
          <w:sz w:val="22"/>
          <w:szCs w:val="22"/>
        </w:rPr>
        <w:t xml:space="preserve">uncertainty (e.g. uncertainty in the </w:t>
      </w:r>
      <w:r w:rsidR="006215F7" w:rsidRPr="00957F1F">
        <w:rPr>
          <w:rFonts w:ascii="Helvetica" w:hAnsi="Helvetica"/>
          <w:sz w:val="22"/>
          <w:szCs w:val="22"/>
        </w:rPr>
        <w:t>location of the tipping point</w:t>
      </w:r>
      <w:r w:rsidR="00DE4C3D" w:rsidRPr="00957F1F">
        <w:rPr>
          <w:rFonts w:ascii="Helvetica" w:hAnsi="Helvetica"/>
          <w:sz w:val="22"/>
          <w:szCs w:val="22"/>
        </w:rPr>
        <w:t>);</w:t>
      </w:r>
      <w:r w:rsidR="00012A3D" w:rsidRPr="00957F1F">
        <w:rPr>
          <w:rFonts w:ascii="Helvetica" w:hAnsi="Helvetica"/>
          <w:sz w:val="22"/>
          <w:szCs w:val="22"/>
        </w:rPr>
        <w:t xml:space="preserve"> </w:t>
      </w:r>
      <w:r w:rsidR="00DE4C3D" w:rsidRPr="00957F1F">
        <w:rPr>
          <w:rFonts w:ascii="Helvetica" w:hAnsi="Helvetica"/>
          <w:sz w:val="22"/>
          <w:szCs w:val="22"/>
        </w:rPr>
        <w:t>however,</w:t>
      </w:r>
      <w:r w:rsidR="006215F7" w:rsidRPr="00957F1F">
        <w:rPr>
          <w:rFonts w:ascii="Helvetica" w:hAnsi="Helvetica"/>
          <w:sz w:val="22"/>
          <w:szCs w:val="22"/>
        </w:rPr>
        <w:t xml:space="preserve"> </w:t>
      </w:r>
      <w:r w:rsidR="003571BF">
        <w:rPr>
          <w:rFonts w:ascii="Helvetica" w:hAnsi="Helvetica"/>
          <w:sz w:val="22"/>
          <w:szCs w:val="22"/>
        </w:rPr>
        <w:t xml:space="preserve">theoretically gaining greater certainty </w:t>
      </w:r>
      <w:commentRangeStart w:id="69"/>
      <w:r w:rsidR="003571BF">
        <w:rPr>
          <w:rFonts w:ascii="Helvetica" w:hAnsi="Helvetica"/>
          <w:sz w:val="22"/>
          <w:szCs w:val="22"/>
        </w:rPr>
        <w:t xml:space="preserve">about the location of a tipping point can be achieved through adaptive management. </w:t>
      </w:r>
      <w:commentRangeEnd w:id="69"/>
      <w:r w:rsidR="009B42C0">
        <w:rPr>
          <w:rStyle w:val="CommentReference"/>
        </w:rPr>
        <w:commentReference w:id="69"/>
      </w:r>
      <w:r w:rsidR="003571BF">
        <w:rPr>
          <w:rFonts w:ascii="Helvetica" w:hAnsi="Helvetica"/>
          <w:sz w:val="22"/>
          <w:szCs w:val="22"/>
        </w:rPr>
        <w:t>For example,</w:t>
      </w:r>
      <w:r w:rsidR="00481EF0" w:rsidRPr="00957F1F">
        <w:rPr>
          <w:rFonts w:ascii="Helvetica" w:hAnsi="Helvetica"/>
          <w:sz w:val="22"/>
          <w:szCs w:val="22"/>
        </w:rPr>
        <w:t xml:space="preserve"> </w:t>
      </w:r>
      <w:r w:rsidR="00992A4F" w:rsidRPr="00957F1F">
        <w:rPr>
          <w:rFonts w:ascii="Helvetica" w:hAnsi="Helvetica"/>
          <w:sz w:val="22"/>
          <w:szCs w:val="22"/>
        </w:rPr>
        <w:t xml:space="preserve">Boettinger et al. </w:t>
      </w:r>
      <w:r w:rsidR="0074108B">
        <w:rPr>
          <w:rFonts w:ascii="Helvetica" w:hAnsi="Helvetica"/>
          <w:sz w:val="22"/>
          <w:szCs w:val="22"/>
        </w:rPr>
        <w:fldChar w:fldCharType="begin"/>
      </w:r>
      <w:r w:rsidR="00FC7BA4">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74108B">
        <w:rPr>
          <w:rFonts w:ascii="Helvetica" w:hAnsi="Helvetica"/>
          <w:sz w:val="22"/>
          <w:szCs w:val="22"/>
        </w:rPr>
        <w:fldChar w:fldCharType="separate"/>
      </w:r>
      <w:r w:rsidR="00FC7BA4">
        <w:rPr>
          <w:rFonts w:ascii="Helvetica" w:hAnsi="Helvetica"/>
          <w:noProof/>
          <w:sz w:val="22"/>
          <w:szCs w:val="22"/>
        </w:rPr>
        <w:t>(2015)</w:t>
      </w:r>
      <w:r w:rsidR="0074108B">
        <w:rPr>
          <w:rFonts w:ascii="Helvetica" w:hAnsi="Helvetica"/>
          <w:sz w:val="22"/>
          <w:szCs w:val="22"/>
        </w:rPr>
        <w:fldChar w:fldCharType="end"/>
      </w:r>
      <w:r w:rsidR="0068315A" w:rsidRPr="00957F1F">
        <w:rPr>
          <w:rFonts w:ascii="Helvetica" w:hAnsi="Helvetica"/>
          <w:sz w:val="22"/>
          <w:szCs w:val="22"/>
        </w:rPr>
        <w:t xml:space="preserve"> </w:t>
      </w:r>
      <w:r w:rsidR="003571BF">
        <w:rPr>
          <w:rFonts w:ascii="Helvetica" w:hAnsi="Helvetica"/>
          <w:sz w:val="22"/>
          <w:szCs w:val="22"/>
        </w:rPr>
        <w:t xml:space="preserve">recently described how </w:t>
      </w:r>
      <w:r w:rsidR="0068315A" w:rsidRPr="00957F1F">
        <w:rPr>
          <w:rFonts w:ascii="Helvetica" w:hAnsi="Helvetica"/>
          <w:sz w:val="22"/>
          <w:szCs w:val="22"/>
        </w:rPr>
        <w:t>Gaussian process stochastic dynamic programming</w:t>
      </w:r>
      <w:r w:rsidR="003571BF">
        <w:rPr>
          <w:rFonts w:ascii="Helvetica" w:hAnsi="Helvetica"/>
          <w:sz w:val="22"/>
          <w:szCs w:val="22"/>
        </w:rPr>
        <w:t xml:space="preserve"> can allow managers opportunities to learn more about threshold locations</w:t>
      </w:r>
      <w:r w:rsidR="0068315A" w:rsidRPr="00957F1F">
        <w:rPr>
          <w:rFonts w:ascii="Helvetica" w:hAnsi="Helvetica"/>
          <w:sz w:val="22"/>
          <w:szCs w:val="22"/>
        </w:rPr>
        <w:t>.</w:t>
      </w:r>
    </w:p>
    <w:p w14:paraId="6C7BC6BD" w14:textId="77777777" w:rsidR="006B0DD7" w:rsidRDefault="0096669E" w:rsidP="0096669E">
      <w:pPr>
        <w:pStyle w:val="ListParagraph"/>
        <w:numPr>
          <w:ilvl w:val="2"/>
          <w:numId w:val="1"/>
        </w:numPr>
        <w:rPr>
          <w:rFonts w:ascii="Helvetica" w:hAnsi="Helvetica"/>
          <w:sz w:val="22"/>
          <w:szCs w:val="22"/>
        </w:rPr>
      </w:pPr>
      <w:r>
        <w:rPr>
          <w:rFonts w:ascii="Helvetica" w:hAnsi="Helvetica"/>
          <w:sz w:val="22"/>
          <w:szCs w:val="22"/>
        </w:rPr>
        <w:t xml:space="preserve">Some uncertainty can be reduced by better monitoring efforts and other pieces of uncertainty are irreducible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(Mangel 2000)</w:t>
      </w:r>
      <w:r w:rsidR="0074108B">
        <w:rPr>
          <w:rFonts w:ascii="Helvetica" w:hAnsi="Helvetica"/>
          <w:sz w:val="22"/>
          <w:szCs w:val="22"/>
        </w:rPr>
        <w:fldChar w:fldCharType="end"/>
      </w:r>
      <w:r>
        <w:rPr>
          <w:rFonts w:ascii="Helvetica" w:hAnsi="Helvetica"/>
          <w:sz w:val="22"/>
          <w:szCs w:val="22"/>
        </w:rPr>
        <w:t xml:space="preserve">. </w:t>
      </w:r>
    </w:p>
    <w:p w14:paraId="63843C24" w14:textId="77777777" w:rsidR="0096669E" w:rsidRPr="00957F1F" w:rsidRDefault="006B0DD7" w:rsidP="0096669E">
      <w:pPr>
        <w:pStyle w:val="ListParagraph"/>
        <w:numPr>
          <w:ilvl w:val="2"/>
          <w:numId w:val="1"/>
        </w:numPr>
        <w:rPr>
          <w:rFonts w:ascii="Helvetica" w:hAnsi="Helvetica"/>
          <w:sz w:val="22"/>
          <w:szCs w:val="22"/>
        </w:rPr>
      </w:pPr>
      <w:r>
        <w:rPr>
          <w:rFonts w:ascii="Helvetica" w:hAnsi="Helvetica"/>
          <w:sz w:val="22"/>
          <w:szCs w:val="22"/>
        </w:rPr>
        <w:t>Therefore threshold management such as through the use of moderate harvest thresholds or precautionary buffers as proposed above may be effective ways to avoid crossing irreversible tipping points.</w:t>
      </w:r>
    </w:p>
    <w:p w14:paraId="6304181A" w14:textId="77777777" w:rsidR="00257D20" w:rsidRDefault="0068315A" w:rsidP="006215F7">
      <w:pPr>
        <w:pStyle w:val="ListParagraph"/>
        <w:numPr>
          <w:ilvl w:val="2"/>
          <w:numId w:val="1"/>
        </w:numPr>
        <w:rPr>
          <w:rFonts w:ascii="Helvetica" w:hAnsi="Helvetica"/>
          <w:sz w:val="22"/>
          <w:szCs w:val="22"/>
        </w:rPr>
      </w:pPr>
      <w:r w:rsidRPr="00957F1F">
        <w:rPr>
          <w:rFonts w:ascii="Helvetica" w:hAnsi="Helvetica"/>
          <w:sz w:val="22"/>
          <w:szCs w:val="22"/>
        </w:rPr>
        <w:t xml:space="preserve">  </w:t>
      </w:r>
    </w:p>
    <w:p w14:paraId="2F1D9448" w14:textId="77777777" w:rsidR="00915FB5" w:rsidRPr="00957F1F" w:rsidRDefault="00C11819" w:rsidP="00D7651D">
      <w:pPr>
        <w:pStyle w:val="ListParagraph"/>
        <w:numPr>
          <w:ilvl w:val="1"/>
          <w:numId w:val="1"/>
        </w:numPr>
        <w:rPr>
          <w:rFonts w:ascii="Helvetica" w:hAnsi="Helvetica"/>
          <w:b/>
          <w:sz w:val="22"/>
          <w:szCs w:val="22"/>
        </w:rPr>
      </w:pPr>
      <w:r>
        <w:rPr>
          <w:rFonts w:ascii="Helvetica" w:hAnsi="Helvetica"/>
          <w:b/>
          <w:sz w:val="22"/>
          <w:szCs w:val="22"/>
        </w:rPr>
        <w:t>Where do we go from here</w:t>
      </w:r>
    </w:p>
    <w:p w14:paraId="1CCE6B25" w14:textId="77777777" w:rsidR="006078BE" w:rsidRDefault="00D7651D" w:rsidP="006078BE">
      <w:pPr>
        <w:pStyle w:val="ListParagraph"/>
        <w:numPr>
          <w:ilvl w:val="2"/>
          <w:numId w:val="1"/>
        </w:numPr>
        <w:rPr>
          <w:rFonts w:ascii="Helvetica" w:hAnsi="Helvetica"/>
          <w:sz w:val="22"/>
          <w:szCs w:val="22"/>
        </w:rPr>
      </w:pPr>
      <w:r w:rsidRPr="00957F1F">
        <w:rPr>
          <w:rFonts w:ascii="Helvetica" w:hAnsi="Helvetica"/>
          <w:sz w:val="22"/>
          <w:szCs w:val="22"/>
        </w:rPr>
        <w:t xml:space="preserve">exploring management strategies to recover from tipping points. </w:t>
      </w:r>
    </w:p>
    <w:p w14:paraId="35F12DE1" w14:textId="77777777" w:rsidR="006078BE" w:rsidRDefault="006078BE" w:rsidP="00B64D13">
      <w:pPr>
        <w:pStyle w:val="ListParagraph"/>
        <w:numPr>
          <w:ilvl w:val="2"/>
          <w:numId w:val="1"/>
        </w:numPr>
        <w:rPr>
          <w:ins w:id="70" w:author="Anne Salomon" w:date="2015-09-30T14:33:00Z"/>
          <w:rFonts w:ascii="Helvetica" w:hAnsi="Helvetica"/>
          <w:sz w:val="22"/>
          <w:szCs w:val="22"/>
        </w:rPr>
      </w:pPr>
      <w:r w:rsidRPr="00EE1701">
        <w:rPr>
          <w:rFonts w:ascii="Helvetica" w:hAnsi="Helvetica"/>
          <w:sz w:val="22"/>
          <w:szCs w:val="22"/>
        </w:rPr>
        <w:t xml:space="preserve">What is cost of managing as if a TP exists when it does not? </w:t>
      </w:r>
    </w:p>
    <w:p w14:paraId="0079D680" w14:textId="77777777" w:rsidR="009B42C0" w:rsidRDefault="009B42C0" w:rsidP="00B64D13">
      <w:pPr>
        <w:pStyle w:val="ListParagraph"/>
        <w:numPr>
          <w:ilvl w:val="2"/>
          <w:numId w:val="1"/>
        </w:numPr>
        <w:rPr>
          <w:ins w:id="71" w:author="Anne Salomon" w:date="2015-09-30T14:40:00Z"/>
          <w:rFonts w:ascii="Helvetica" w:hAnsi="Helvetica"/>
          <w:sz w:val="22"/>
          <w:szCs w:val="22"/>
        </w:rPr>
      </w:pPr>
      <w:ins w:id="72" w:author="Anne Salomon" w:date="2015-09-30T14:33:00Z">
        <w:r>
          <w:rPr>
            <w:rFonts w:ascii="Helvetica" w:hAnsi="Helvetica"/>
            <w:sz w:val="22"/>
            <w:szCs w:val="22"/>
          </w:rPr>
          <w:t xml:space="preserve">Tipping points </w:t>
        </w:r>
      </w:ins>
      <w:ins w:id="73" w:author="Anne Salomon" w:date="2015-09-30T14:34:00Z">
        <w:r>
          <w:rPr>
            <w:rFonts w:ascii="Helvetica" w:hAnsi="Helvetica"/>
            <w:sz w:val="22"/>
            <w:szCs w:val="22"/>
          </w:rPr>
          <w:t xml:space="preserve">in age/size-structure rather than in biomass…. When we greatly truncate age / size structure, we can </w:t>
        </w:r>
      </w:ins>
      <w:ins w:id="74" w:author="Anne Salomon" w:date="2015-09-30T14:35:00Z">
        <w:r>
          <w:rPr>
            <w:rFonts w:ascii="Helvetica" w:hAnsi="Helvetica"/>
            <w:sz w:val="22"/>
            <w:szCs w:val="22"/>
          </w:rPr>
          <w:t xml:space="preserve">cause tipping points via a variety of different </w:t>
        </w:r>
      </w:ins>
      <w:ins w:id="75" w:author="Anne Salomon" w:date="2015-09-30T14:36:00Z">
        <w:r>
          <w:rPr>
            <w:rFonts w:ascii="Helvetica" w:hAnsi="Helvetica"/>
            <w:sz w:val="22"/>
            <w:szCs w:val="22"/>
          </w:rPr>
          <w:t xml:space="preserve">ecological </w:t>
        </w:r>
      </w:ins>
      <w:ins w:id="76" w:author="Anne Salomon" w:date="2015-09-30T14:35:00Z">
        <w:r>
          <w:rPr>
            <w:rFonts w:ascii="Helvetica" w:hAnsi="Helvetica"/>
            <w:sz w:val="22"/>
            <w:szCs w:val="22"/>
          </w:rPr>
          <w:t>mechanisms…. (beyond Allee effect)</w:t>
        </w:r>
      </w:ins>
      <w:ins w:id="77" w:author="Anne Salomon" w:date="2015-09-30T14:36:00Z">
        <w:r>
          <w:rPr>
            <w:rFonts w:ascii="Helvetica" w:hAnsi="Helvetica"/>
            <w:sz w:val="22"/>
            <w:szCs w:val="22"/>
          </w:rPr>
          <w:t>. Take</w:t>
        </w:r>
      </w:ins>
      <w:ins w:id="78" w:author="Anne Salomon" w:date="2015-09-30T14:35:00Z">
        <w:r>
          <w:rPr>
            <w:rFonts w:ascii="Helvetica" w:hAnsi="Helvetica"/>
            <w:sz w:val="22"/>
            <w:szCs w:val="22"/>
          </w:rPr>
          <w:t xml:space="preserve"> herring </w:t>
        </w:r>
      </w:ins>
      <w:ins w:id="79" w:author="Anne Salomon" w:date="2015-09-30T14:36:00Z">
        <w:r>
          <w:rPr>
            <w:rFonts w:ascii="Helvetica" w:hAnsi="Helvetica"/>
            <w:sz w:val="22"/>
            <w:szCs w:val="22"/>
          </w:rPr>
          <w:t xml:space="preserve">for example, </w:t>
        </w:r>
      </w:ins>
      <w:ins w:id="80" w:author="Anne Salomon" w:date="2015-09-30T14:35:00Z">
        <w:r>
          <w:rPr>
            <w:rFonts w:ascii="Helvetica" w:hAnsi="Helvetica"/>
            <w:sz w:val="22"/>
            <w:szCs w:val="22"/>
          </w:rPr>
          <w:t>I am thinking about the entrainment hypothesis…</w:t>
        </w:r>
      </w:ins>
      <w:ins w:id="81" w:author="Anne Salomon" w:date="2015-09-30T14:36:00Z">
        <w:r>
          <w:rPr>
            <w:rFonts w:ascii="Helvetica" w:hAnsi="Helvetica"/>
            <w:sz w:val="22"/>
            <w:szCs w:val="22"/>
          </w:rPr>
          <w:t>Older bigger fish needed to show youn</w:t>
        </w:r>
      </w:ins>
      <w:ins w:id="82" w:author="Anne Salomon" w:date="2015-09-30T14:37:00Z">
        <w:r>
          <w:rPr>
            <w:rFonts w:ascii="Helvetica" w:hAnsi="Helvetica"/>
            <w:sz w:val="22"/>
            <w:szCs w:val="22"/>
          </w:rPr>
          <w:t>g</w:t>
        </w:r>
      </w:ins>
      <w:ins w:id="83" w:author="Anne Salomon" w:date="2015-09-30T14:36:00Z">
        <w:r>
          <w:rPr>
            <w:rFonts w:ascii="Helvetica" w:hAnsi="Helvetica"/>
            <w:sz w:val="22"/>
            <w:szCs w:val="22"/>
          </w:rPr>
          <w:t>er juveniles where to spawn). T</w:t>
        </w:r>
      </w:ins>
      <w:ins w:id="84" w:author="Anne Salomon" w:date="2015-09-30T14:35:00Z">
        <w:r>
          <w:rPr>
            <w:rFonts w:ascii="Helvetica" w:hAnsi="Helvetica"/>
            <w:sz w:val="22"/>
            <w:szCs w:val="22"/>
          </w:rPr>
          <w:t>he</w:t>
        </w:r>
      </w:ins>
      <w:ins w:id="85" w:author="Anne Salomon" w:date="2015-09-30T14:36:00Z">
        <w:r>
          <w:rPr>
            <w:rFonts w:ascii="Helvetica" w:hAnsi="Helvetica"/>
            <w:sz w:val="22"/>
            <w:szCs w:val="22"/>
          </w:rPr>
          <w:t>re is high uncertaint</w:t>
        </w:r>
      </w:ins>
      <w:ins w:id="86" w:author="Anne Salomon" w:date="2015-09-30T14:37:00Z">
        <w:r>
          <w:rPr>
            <w:rFonts w:ascii="Helvetica" w:hAnsi="Helvetica"/>
            <w:sz w:val="22"/>
            <w:szCs w:val="22"/>
          </w:rPr>
          <w:t>y around these kinds of</w:t>
        </w:r>
      </w:ins>
      <w:ins w:id="87" w:author="Anne Salomon" w:date="2015-09-30T14:35:00Z">
        <w:r>
          <w:rPr>
            <w:rFonts w:ascii="Helvetica" w:hAnsi="Helvetica"/>
            <w:sz w:val="22"/>
            <w:szCs w:val="22"/>
          </w:rPr>
          <w:t xml:space="preserve"> tipping points!</w:t>
        </w:r>
      </w:ins>
    </w:p>
    <w:p w14:paraId="5D26A418" w14:textId="77777777" w:rsidR="00BF2EA9" w:rsidRPr="00EE1701" w:rsidRDefault="00BF2EA9" w:rsidP="00B64D13">
      <w:pPr>
        <w:pStyle w:val="ListParagraph"/>
        <w:numPr>
          <w:ilvl w:val="2"/>
          <w:numId w:val="1"/>
        </w:numPr>
        <w:rPr>
          <w:rFonts w:ascii="Helvetica" w:hAnsi="Helvetica"/>
          <w:sz w:val="22"/>
          <w:szCs w:val="22"/>
        </w:rPr>
      </w:pPr>
      <w:ins w:id="88" w:author="Anne Salomon" w:date="2015-09-30T14:40:00Z">
        <w:r>
          <w:rPr>
            <w:rFonts w:ascii="Helvetica" w:hAnsi="Helvetica"/>
            <w:sz w:val="22"/>
            <w:szCs w:val="22"/>
          </w:rPr>
          <w:t xml:space="preserve">It took </w:t>
        </w:r>
      </w:ins>
      <w:ins w:id="89" w:author="Anne Salomon" w:date="2015-09-30T14:42:00Z">
        <w:r>
          <w:rPr>
            <w:rFonts w:ascii="Helvetica" w:hAnsi="Helvetica"/>
            <w:sz w:val="22"/>
            <w:szCs w:val="22"/>
          </w:rPr>
          <w:t>m</w:t>
        </w:r>
      </w:ins>
      <w:ins w:id="90" w:author="Anne Salomon" w:date="2015-09-30T14:40:00Z">
        <w:r>
          <w:rPr>
            <w:rFonts w:ascii="Helvetica" w:hAnsi="Helvetica"/>
            <w:sz w:val="22"/>
            <w:szCs w:val="22"/>
          </w:rPr>
          <w:t xml:space="preserve">e a while to ‘read’ </w:t>
        </w:r>
      </w:ins>
      <w:ins w:id="91" w:author="Anne Salomon" w:date="2015-09-30T14:42:00Z">
        <w:r>
          <w:rPr>
            <w:rFonts w:ascii="Helvetica" w:hAnsi="Helvetica"/>
            <w:sz w:val="22"/>
            <w:szCs w:val="22"/>
          </w:rPr>
          <w:t xml:space="preserve">and </w:t>
        </w:r>
      </w:ins>
      <w:ins w:id="92" w:author="Anne Salomon" w:date="2015-09-30T14:40:00Z">
        <w:r>
          <w:rPr>
            <w:rFonts w:ascii="Helvetica" w:hAnsi="Helvetica"/>
            <w:sz w:val="22"/>
            <w:szCs w:val="22"/>
          </w:rPr>
          <w:t xml:space="preserve">understand the content of figure 4. As it is </w:t>
        </w:r>
      </w:ins>
      <w:ins w:id="93" w:author="Anne Salomon" w:date="2015-09-30T14:42:00Z">
        <w:r>
          <w:rPr>
            <w:rFonts w:ascii="Helvetica" w:hAnsi="Helvetica"/>
            <w:sz w:val="22"/>
            <w:szCs w:val="22"/>
          </w:rPr>
          <w:t xml:space="preserve">a </w:t>
        </w:r>
      </w:ins>
      <w:ins w:id="94" w:author="Anne Salomon" w:date="2015-09-30T14:40:00Z">
        <w:r>
          <w:rPr>
            <w:rFonts w:ascii="Helvetica" w:hAnsi="Helvetica"/>
            <w:sz w:val="22"/>
            <w:szCs w:val="22"/>
          </w:rPr>
          <w:t xml:space="preserve">very important </w:t>
        </w:r>
      </w:ins>
      <w:ins w:id="95" w:author="Anne Salomon" w:date="2015-09-30T14:42:00Z">
        <w:r>
          <w:rPr>
            <w:rFonts w:ascii="Helvetica" w:hAnsi="Helvetica"/>
            <w:sz w:val="22"/>
            <w:szCs w:val="22"/>
          </w:rPr>
          <w:t xml:space="preserve">figure </w:t>
        </w:r>
      </w:ins>
      <w:ins w:id="96" w:author="Anne Salomon" w:date="2015-09-30T14:40:00Z">
        <w:r>
          <w:rPr>
            <w:rFonts w:ascii="Helvetica" w:hAnsi="Helvetica"/>
            <w:sz w:val="22"/>
            <w:szCs w:val="22"/>
          </w:rPr>
          <w:t>to the whole paper, I</w:t>
        </w:r>
      </w:ins>
      <w:ins w:id="97" w:author="Anne Salomon" w:date="2015-09-30T14:41:00Z">
        <w:r>
          <w:rPr>
            <w:rFonts w:ascii="Helvetica" w:hAnsi="Helvetica"/>
            <w:sz w:val="22"/>
            <w:szCs w:val="22"/>
          </w:rPr>
          <w:t xml:space="preserve">’m trying to imagine other ways you could label the y axis to make it more quickly and </w:t>
        </w:r>
      </w:ins>
      <w:ins w:id="98" w:author="Anne Salomon" w:date="2015-09-30T14:42:00Z">
        <w:r>
          <w:rPr>
            <w:rFonts w:ascii="Helvetica" w:hAnsi="Helvetica"/>
            <w:sz w:val="22"/>
            <w:szCs w:val="22"/>
          </w:rPr>
          <w:t>easily</w:t>
        </w:r>
      </w:ins>
      <w:ins w:id="99" w:author="Anne Salomon" w:date="2015-09-30T14:41:00Z">
        <w:r>
          <w:rPr>
            <w:rFonts w:ascii="Helvetica" w:hAnsi="Helvetica"/>
            <w:sz w:val="22"/>
            <w:szCs w:val="22"/>
          </w:rPr>
          <w:t xml:space="preserve"> </w:t>
        </w:r>
      </w:ins>
      <w:ins w:id="100" w:author="Anne Salomon" w:date="2015-09-30T14:42:00Z">
        <w:r>
          <w:rPr>
            <w:rFonts w:ascii="Helvetica" w:hAnsi="Helvetica"/>
            <w:sz w:val="22"/>
            <w:szCs w:val="22"/>
          </w:rPr>
          <w:t>digestible…..</w:t>
        </w:r>
      </w:ins>
      <w:ins w:id="101" w:author="Anne Salomon" w:date="2015-09-30T14:41:00Z">
        <w:r>
          <w:rPr>
            <w:rFonts w:ascii="Helvetica" w:hAnsi="Helvetica"/>
            <w:sz w:val="22"/>
            <w:szCs w:val="22"/>
          </w:rPr>
          <w:t xml:space="preserve"> </w:t>
        </w:r>
      </w:ins>
    </w:p>
    <w:p w14:paraId="2E722462"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6BEA859C"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1F14B2DA"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working group participants, the broader Ocean Tipping Points group, and colleagues at the NWFSC for valuable feedback and advice. </w:t>
      </w:r>
    </w:p>
    <w:p w14:paraId="781E0E5D" w14:textId="77777777" w:rsidR="007522A9" w:rsidRPr="00957F1F" w:rsidRDefault="007522A9" w:rsidP="002D7AB2">
      <w:pPr>
        <w:rPr>
          <w:rFonts w:ascii="Helvetica" w:hAnsi="Helvetica"/>
          <w:b/>
          <w:sz w:val="22"/>
          <w:szCs w:val="22"/>
        </w:rPr>
      </w:pPr>
    </w:p>
    <w:p w14:paraId="3419F65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30BC7C2" w14:textId="77777777" w:rsidR="0078656A" w:rsidRPr="0078656A" w:rsidRDefault="0074108B" w:rsidP="0078656A">
      <w:pPr>
        <w:pStyle w:val="EndNoteBibliography"/>
        <w:ind w:left="720" w:hanging="720"/>
        <w:rPr>
          <w:noProof/>
        </w:rPr>
      </w:pPr>
      <w:r>
        <w:fldChar w:fldCharType="begin"/>
      </w:r>
      <w:r w:rsidR="00D106C7">
        <w:instrText xml:space="preserve"> ADDIN EN.REFLIST </w:instrText>
      </w:r>
      <w:r>
        <w:fldChar w:fldCharType="separate"/>
      </w:r>
      <w:r w:rsidR="0078656A" w:rsidRPr="0078656A">
        <w:rPr>
          <w:noProof/>
        </w:rPr>
        <w:t>1.</w:t>
      </w:r>
    </w:p>
    <w:p w14:paraId="55FB561C" w14:textId="77777777" w:rsidR="0078656A" w:rsidRPr="0078656A" w:rsidRDefault="0078656A" w:rsidP="0078656A">
      <w:pPr>
        <w:pStyle w:val="EndNoteBibliography"/>
        <w:ind w:left="720" w:hanging="720"/>
        <w:rPr>
          <w:noProof/>
        </w:rPr>
      </w:pPr>
      <w:r w:rsidRPr="0078656A">
        <w:rPr>
          <w:noProof/>
        </w:rPr>
        <w:t xml:space="preserve">Boettiger, C., Mangel, M. &amp; Munch, S. (2015). Avoiding tipping points in fisheries management through Gaussian process dynamic programming. </w:t>
      </w:r>
      <w:r w:rsidRPr="0078656A">
        <w:rPr>
          <w:i/>
          <w:noProof/>
        </w:rPr>
        <w:t>Proceedings of the Royal Society of London B: Biological Sciences</w:t>
      </w:r>
      <w:r w:rsidRPr="0078656A">
        <w:rPr>
          <w:noProof/>
        </w:rPr>
        <w:t>, 282, 20141631.</w:t>
      </w:r>
    </w:p>
    <w:p w14:paraId="26235AF2" w14:textId="77777777" w:rsidR="0078656A" w:rsidRPr="0078656A" w:rsidRDefault="0078656A" w:rsidP="0078656A">
      <w:pPr>
        <w:pStyle w:val="EndNoteBibliography"/>
        <w:ind w:left="720" w:hanging="720"/>
        <w:rPr>
          <w:noProof/>
        </w:rPr>
      </w:pPr>
      <w:r w:rsidRPr="0078656A">
        <w:rPr>
          <w:noProof/>
        </w:rPr>
        <w:t>2.</w:t>
      </w:r>
    </w:p>
    <w:p w14:paraId="3564C989" w14:textId="77777777" w:rsidR="0078656A" w:rsidRPr="0078656A" w:rsidRDefault="0078656A" w:rsidP="0078656A">
      <w:pPr>
        <w:pStyle w:val="EndNoteBibliography"/>
        <w:ind w:left="720" w:hanging="720"/>
        <w:rPr>
          <w:noProof/>
        </w:rPr>
      </w:pPr>
      <w:r w:rsidRPr="0078656A">
        <w:rPr>
          <w:noProof/>
        </w:rPr>
        <w:t xml:space="preserve">Bunnefeld, N., Hoshino, E. &amp; Milner-Gulland, E.J. (2011). Management strategy evaluation: a powerful tool for conservation? </w:t>
      </w:r>
      <w:r w:rsidRPr="0078656A">
        <w:rPr>
          <w:i/>
          <w:noProof/>
        </w:rPr>
        <w:t>Trends in Ecology &amp; Evolution</w:t>
      </w:r>
      <w:r w:rsidRPr="0078656A">
        <w:rPr>
          <w:noProof/>
        </w:rPr>
        <w:t>, 26, 441-447.</w:t>
      </w:r>
    </w:p>
    <w:p w14:paraId="76945B84" w14:textId="77777777" w:rsidR="0078656A" w:rsidRPr="0078656A" w:rsidRDefault="0078656A" w:rsidP="0078656A">
      <w:pPr>
        <w:pStyle w:val="EndNoteBibliography"/>
        <w:ind w:left="720" w:hanging="720"/>
        <w:rPr>
          <w:noProof/>
        </w:rPr>
      </w:pPr>
      <w:r w:rsidRPr="0078656A">
        <w:rPr>
          <w:noProof/>
        </w:rPr>
        <w:t>3.</w:t>
      </w:r>
    </w:p>
    <w:p w14:paraId="3487D37C" w14:textId="77777777" w:rsidR="0078656A" w:rsidRPr="0078656A" w:rsidRDefault="0078656A" w:rsidP="0078656A">
      <w:pPr>
        <w:pStyle w:val="EndNoteBibliography"/>
        <w:ind w:left="720" w:hanging="720"/>
        <w:rPr>
          <w:noProof/>
        </w:rPr>
      </w:pPr>
      <w:r w:rsidRPr="0078656A">
        <w:rPr>
          <w:noProof/>
        </w:rPr>
        <w:t xml:space="preserve">Costello, C. &amp; Polasky, S. (2008). Optimal harvesting of stochastic spatial resources. </w:t>
      </w:r>
      <w:r w:rsidRPr="0078656A">
        <w:rPr>
          <w:i/>
          <w:noProof/>
        </w:rPr>
        <w:t>Journal of Environmental Economics and Management</w:t>
      </w:r>
      <w:r w:rsidRPr="0078656A">
        <w:rPr>
          <w:noProof/>
        </w:rPr>
        <w:t>, 56, 1-18.</w:t>
      </w:r>
    </w:p>
    <w:p w14:paraId="59C911B0" w14:textId="77777777" w:rsidR="0078656A" w:rsidRPr="0078656A" w:rsidRDefault="0078656A" w:rsidP="0078656A">
      <w:pPr>
        <w:pStyle w:val="EndNoteBibliography"/>
        <w:ind w:left="720" w:hanging="720"/>
        <w:rPr>
          <w:noProof/>
        </w:rPr>
      </w:pPr>
      <w:r w:rsidRPr="0078656A">
        <w:rPr>
          <w:noProof/>
        </w:rPr>
        <w:t>4.</w:t>
      </w:r>
    </w:p>
    <w:p w14:paraId="11B87E62" w14:textId="77777777" w:rsidR="0078656A" w:rsidRPr="0078656A" w:rsidRDefault="0078656A" w:rsidP="0078656A">
      <w:pPr>
        <w:pStyle w:val="EndNoteBibliography"/>
        <w:ind w:left="720" w:hanging="720"/>
        <w:rPr>
          <w:noProof/>
        </w:rPr>
      </w:pPr>
      <w:r w:rsidRPr="0078656A">
        <w:rPr>
          <w:noProof/>
        </w:rPr>
        <w:t xml:space="preserve">Costello, C., Rassweiler, A., Siegel, D., De Leo, G., Micheli, F. &amp; Rosenberg, A. (2010). The value of spatial information in MPA network design. </w:t>
      </w:r>
      <w:r w:rsidRPr="0078656A">
        <w:rPr>
          <w:i/>
          <w:noProof/>
        </w:rPr>
        <w:t>Proceedings of the National Academy of Sciences</w:t>
      </w:r>
      <w:r w:rsidRPr="0078656A">
        <w:rPr>
          <w:noProof/>
        </w:rPr>
        <w:t>, 107, 18294-18299.</w:t>
      </w:r>
    </w:p>
    <w:p w14:paraId="6DD5293A" w14:textId="77777777" w:rsidR="0078656A" w:rsidRPr="0078656A" w:rsidRDefault="0078656A" w:rsidP="0078656A">
      <w:pPr>
        <w:pStyle w:val="EndNoteBibliography"/>
        <w:ind w:left="720" w:hanging="720"/>
        <w:rPr>
          <w:noProof/>
        </w:rPr>
      </w:pPr>
      <w:r w:rsidRPr="0078656A">
        <w:rPr>
          <w:noProof/>
        </w:rPr>
        <w:t>5.</w:t>
      </w:r>
    </w:p>
    <w:p w14:paraId="259B75AE" w14:textId="77777777" w:rsidR="0078656A" w:rsidRPr="0078656A" w:rsidRDefault="0078656A" w:rsidP="0078656A">
      <w:pPr>
        <w:pStyle w:val="EndNoteBibliography"/>
        <w:ind w:left="720" w:hanging="720"/>
        <w:rPr>
          <w:noProof/>
        </w:rPr>
      </w:pPr>
      <w:r w:rsidRPr="0078656A">
        <w:rPr>
          <w:noProof/>
        </w:rPr>
        <w:t xml:space="preserve">Courchamp, F., Berec, L. &amp; Gascoigne, J. (2008). </w:t>
      </w:r>
      <w:r w:rsidRPr="0078656A">
        <w:rPr>
          <w:i/>
          <w:noProof/>
        </w:rPr>
        <w:t>Allee effects in ecology and conservation</w:t>
      </w:r>
      <w:r w:rsidRPr="0078656A">
        <w:rPr>
          <w:noProof/>
        </w:rPr>
        <w:t>. Oxford University Press, New York.</w:t>
      </w:r>
    </w:p>
    <w:p w14:paraId="57FE655B" w14:textId="77777777" w:rsidR="0078656A" w:rsidRPr="0078656A" w:rsidRDefault="0078656A" w:rsidP="0078656A">
      <w:pPr>
        <w:pStyle w:val="EndNoteBibliography"/>
        <w:ind w:left="720" w:hanging="720"/>
        <w:rPr>
          <w:noProof/>
        </w:rPr>
      </w:pPr>
      <w:r w:rsidRPr="0078656A">
        <w:rPr>
          <w:noProof/>
        </w:rPr>
        <w:t>6.</w:t>
      </w:r>
    </w:p>
    <w:p w14:paraId="55834965" w14:textId="77777777" w:rsidR="0078656A" w:rsidRPr="0078656A" w:rsidRDefault="0078656A" w:rsidP="0078656A">
      <w:pPr>
        <w:pStyle w:val="EndNoteBibliography"/>
        <w:ind w:left="720" w:hanging="720"/>
        <w:rPr>
          <w:noProof/>
        </w:rPr>
      </w:pPr>
      <w:r w:rsidRPr="0078656A">
        <w:rPr>
          <w:noProof/>
        </w:rPr>
        <w:t xml:space="preserve">Drechsler, M., Johst, K., Wätzold, F. &amp; Westphal, M.I. (2006). Integrating economic costs into the analysis of flexible conservation management strategies. </w:t>
      </w:r>
      <w:r w:rsidRPr="0078656A">
        <w:rPr>
          <w:i/>
          <w:noProof/>
        </w:rPr>
        <w:t>Ecological Applications</w:t>
      </w:r>
      <w:r w:rsidRPr="0078656A">
        <w:rPr>
          <w:noProof/>
        </w:rPr>
        <w:t>, 16, 1959-1966.</w:t>
      </w:r>
    </w:p>
    <w:p w14:paraId="28A392C4" w14:textId="77777777" w:rsidR="0078656A" w:rsidRPr="0078656A" w:rsidRDefault="0078656A" w:rsidP="0078656A">
      <w:pPr>
        <w:pStyle w:val="EndNoteBibliography"/>
        <w:ind w:left="720" w:hanging="720"/>
        <w:rPr>
          <w:noProof/>
        </w:rPr>
      </w:pPr>
      <w:r w:rsidRPr="0078656A">
        <w:rPr>
          <w:noProof/>
        </w:rPr>
        <w:t>7.</w:t>
      </w:r>
    </w:p>
    <w:p w14:paraId="26423256" w14:textId="77777777" w:rsidR="0078656A" w:rsidRPr="0078656A" w:rsidRDefault="0078656A" w:rsidP="0078656A">
      <w:pPr>
        <w:pStyle w:val="EndNoteBibliography"/>
        <w:ind w:left="720" w:hanging="720"/>
        <w:rPr>
          <w:noProof/>
        </w:rPr>
      </w:pPr>
      <w:r w:rsidRPr="0078656A">
        <w:rPr>
          <w:noProof/>
        </w:rPr>
        <w:t xml:space="preserve">Fuller, M.M., Gross, L.J., Duke-Sylvester, S.M. &amp; Palmer, M. (2008). Testing the robustness of management decisions to uncertainty: Everglades restoration scenarios. </w:t>
      </w:r>
      <w:r w:rsidRPr="0078656A">
        <w:rPr>
          <w:i/>
          <w:noProof/>
        </w:rPr>
        <w:t>Ecological Applications</w:t>
      </w:r>
      <w:r w:rsidRPr="0078656A">
        <w:rPr>
          <w:noProof/>
        </w:rPr>
        <w:t>, 18, 711-723.</w:t>
      </w:r>
    </w:p>
    <w:p w14:paraId="5491CB82" w14:textId="77777777" w:rsidR="0078656A" w:rsidRPr="0078656A" w:rsidRDefault="0078656A" w:rsidP="0078656A">
      <w:pPr>
        <w:pStyle w:val="EndNoteBibliography"/>
        <w:ind w:left="720" w:hanging="720"/>
        <w:rPr>
          <w:noProof/>
        </w:rPr>
      </w:pPr>
      <w:r w:rsidRPr="0078656A">
        <w:rPr>
          <w:noProof/>
        </w:rPr>
        <w:t>8.</w:t>
      </w:r>
    </w:p>
    <w:p w14:paraId="783911E4" w14:textId="77777777" w:rsidR="0078656A" w:rsidRPr="0078656A" w:rsidRDefault="0078656A" w:rsidP="0078656A">
      <w:pPr>
        <w:pStyle w:val="EndNoteBibliography"/>
        <w:ind w:left="720" w:hanging="720"/>
        <w:rPr>
          <w:noProof/>
        </w:rPr>
      </w:pPr>
      <w:r w:rsidRPr="0078656A">
        <w:rPr>
          <w:noProof/>
        </w:rPr>
        <w:t xml:space="preserve">Grafton, R.Q., Kompas, T. &amp; Lindenmayer, D. (2005). Marine reserves with ecological uncertainty. </w:t>
      </w:r>
      <w:r w:rsidRPr="0078656A">
        <w:rPr>
          <w:i/>
          <w:noProof/>
        </w:rPr>
        <w:t>Bulletin of Mathematical Biology</w:t>
      </w:r>
      <w:r w:rsidRPr="0078656A">
        <w:rPr>
          <w:noProof/>
        </w:rPr>
        <w:t>, 67, 957-971.</w:t>
      </w:r>
    </w:p>
    <w:p w14:paraId="40704599" w14:textId="77777777" w:rsidR="0078656A" w:rsidRPr="0078656A" w:rsidRDefault="0078656A" w:rsidP="0078656A">
      <w:pPr>
        <w:pStyle w:val="EndNoteBibliography"/>
        <w:ind w:left="720" w:hanging="720"/>
        <w:rPr>
          <w:noProof/>
        </w:rPr>
      </w:pPr>
      <w:r w:rsidRPr="0078656A">
        <w:rPr>
          <w:noProof/>
        </w:rPr>
        <w:t>9.</w:t>
      </w:r>
    </w:p>
    <w:p w14:paraId="2E2ADC78" w14:textId="77777777" w:rsidR="0078656A" w:rsidRPr="0078656A" w:rsidRDefault="0078656A" w:rsidP="0078656A">
      <w:pPr>
        <w:pStyle w:val="EndNoteBibliography"/>
        <w:ind w:left="720" w:hanging="720"/>
        <w:rPr>
          <w:noProof/>
        </w:rPr>
      </w:pPr>
      <w:r w:rsidRPr="0078656A">
        <w:rPr>
          <w:noProof/>
        </w:rPr>
        <w:t xml:space="preserve">Hauser, C.E., Pople, A.R. &amp; Possingham, H.P. (2006). Should managed populations be monitored every year? </w:t>
      </w:r>
      <w:r w:rsidRPr="0078656A">
        <w:rPr>
          <w:i/>
          <w:noProof/>
        </w:rPr>
        <w:t>Ecological Applications</w:t>
      </w:r>
      <w:r w:rsidRPr="0078656A">
        <w:rPr>
          <w:noProof/>
        </w:rPr>
        <w:t>, 16, 807-819.</w:t>
      </w:r>
    </w:p>
    <w:p w14:paraId="3D58B1EC" w14:textId="77777777" w:rsidR="0078656A" w:rsidRPr="0078656A" w:rsidRDefault="0078656A" w:rsidP="0078656A">
      <w:pPr>
        <w:pStyle w:val="EndNoteBibliography"/>
        <w:ind w:left="720" w:hanging="720"/>
        <w:rPr>
          <w:noProof/>
        </w:rPr>
      </w:pPr>
      <w:r w:rsidRPr="0078656A">
        <w:rPr>
          <w:noProof/>
        </w:rPr>
        <w:t>10.</w:t>
      </w:r>
    </w:p>
    <w:p w14:paraId="0EAE8BC5" w14:textId="77777777" w:rsidR="0078656A" w:rsidRPr="0078656A" w:rsidRDefault="0078656A" w:rsidP="0078656A">
      <w:pPr>
        <w:pStyle w:val="EndNoteBibliography"/>
        <w:ind w:left="720" w:hanging="720"/>
        <w:rPr>
          <w:noProof/>
        </w:rPr>
      </w:pPr>
      <w:r w:rsidRPr="0078656A">
        <w:rPr>
          <w:noProof/>
        </w:rPr>
        <w:t xml:space="preserve">Higgins, P.A., Mastrandrea, M.D. &amp; Schneider, S.H. (2002). Dynamics of climate and ecosystem coupling: abrupt changes and multiple equilibria. </w:t>
      </w:r>
      <w:r w:rsidRPr="0078656A">
        <w:rPr>
          <w:i/>
          <w:noProof/>
        </w:rPr>
        <w:t>PHILOSOPHICAL TRANSACTIONS-ROYAL SOCIETY OF LONDON SERIES B BIOLOGICAL SCIENCES</w:t>
      </w:r>
      <w:r w:rsidRPr="0078656A">
        <w:rPr>
          <w:noProof/>
        </w:rPr>
        <w:t>, 357, 647-656.</w:t>
      </w:r>
    </w:p>
    <w:p w14:paraId="5934C0A8" w14:textId="77777777" w:rsidR="0078656A" w:rsidRPr="0078656A" w:rsidRDefault="0078656A" w:rsidP="0078656A">
      <w:pPr>
        <w:pStyle w:val="EndNoteBibliography"/>
        <w:ind w:left="720" w:hanging="720"/>
        <w:rPr>
          <w:noProof/>
        </w:rPr>
      </w:pPr>
      <w:r w:rsidRPr="0078656A">
        <w:rPr>
          <w:noProof/>
        </w:rPr>
        <w:t>11.</w:t>
      </w:r>
    </w:p>
    <w:p w14:paraId="57CFE0CB" w14:textId="77777777" w:rsidR="0078656A" w:rsidRPr="0078656A" w:rsidRDefault="0078656A" w:rsidP="0078656A">
      <w:pPr>
        <w:pStyle w:val="EndNoteBibliography"/>
        <w:ind w:left="720" w:hanging="720"/>
        <w:rPr>
          <w:noProof/>
        </w:rPr>
      </w:pPr>
      <w:r w:rsidRPr="0078656A">
        <w:rPr>
          <w:noProof/>
        </w:rPr>
        <w:t xml:space="preserve">Hilborn, R., Maguire, J.-J., Parma, A.M. &amp; Rosenberg, A.A. (2001). The Precautionary Approach and risk management: can they increase the probability of successes in fishery management? </w:t>
      </w:r>
      <w:r w:rsidRPr="0078656A">
        <w:rPr>
          <w:i/>
          <w:noProof/>
        </w:rPr>
        <w:t>Canadian Journal of Fisheries and Aquatic Sciences</w:t>
      </w:r>
      <w:r w:rsidRPr="0078656A">
        <w:rPr>
          <w:noProof/>
        </w:rPr>
        <w:t>, 58, 99-107.</w:t>
      </w:r>
    </w:p>
    <w:p w14:paraId="5CEFBDEF" w14:textId="77777777" w:rsidR="0078656A" w:rsidRPr="0078656A" w:rsidRDefault="0078656A" w:rsidP="0078656A">
      <w:pPr>
        <w:pStyle w:val="EndNoteBibliography"/>
        <w:ind w:left="720" w:hanging="720"/>
        <w:rPr>
          <w:noProof/>
        </w:rPr>
      </w:pPr>
      <w:r w:rsidRPr="0078656A">
        <w:rPr>
          <w:noProof/>
        </w:rPr>
        <w:t>12.</w:t>
      </w:r>
    </w:p>
    <w:p w14:paraId="74567321" w14:textId="77777777" w:rsidR="0078656A" w:rsidRPr="0078656A" w:rsidRDefault="0078656A" w:rsidP="0078656A">
      <w:pPr>
        <w:pStyle w:val="EndNoteBibliography"/>
        <w:ind w:left="720" w:hanging="720"/>
        <w:rPr>
          <w:noProof/>
        </w:rPr>
      </w:pPr>
      <w:r w:rsidRPr="0078656A">
        <w:rPr>
          <w:noProof/>
        </w:rPr>
        <w:t>Kates, R.W., Clark, W.C., Corell, R., Hall, J.M., Jaeger, C.C., Lowe, I.</w:t>
      </w:r>
      <w:r w:rsidRPr="0078656A">
        <w:rPr>
          <w:i/>
          <w:noProof/>
        </w:rPr>
        <w:t xml:space="preserve"> et al.</w:t>
      </w:r>
      <w:r w:rsidRPr="0078656A">
        <w:rPr>
          <w:noProof/>
        </w:rPr>
        <w:t xml:space="preserve"> (2001). Sustainability Science. </w:t>
      </w:r>
      <w:r w:rsidRPr="0078656A">
        <w:rPr>
          <w:i/>
          <w:noProof/>
        </w:rPr>
        <w:t>Science</w:t>
      </w:r>
      <w:r w:rsidRPr="0078656A">
        <w:rPr>
          <w:noProof/>
        </w:rPr>
        <w:t>, 292, 641-642.</w:t>
      </w:r>
    </w:p>
    <w:p w14:paraId="338BBC1D" w14:textId="77777777" w:rsidR="0078656A" w:rsidRPr="0078656A" w:rsidRDefault="0078656A" w:rsidP="0078656A">
      <w:pPr>
        <w:pStyle w:val="EndNoteBibliography"/>
        <w:ind w:left="720" w:hanging="720"/>
        <w:rPr>
          <w:noProof/>
        </w:rPr>
      </w:pPr>
      <w:r w:rsidRPr="0078656A">
        <w:rPr>
          <w:noProof/>
        </w:rPr>
        <w:lastRenderedPageBreak/>
        <w:t>13.</w:t>
      </w:r>
    </w:p>
    <w:p w14:paraId="12BC7995" w14:textId="77777777" w:rsidR="0078656A" w:rsidRPr="0078656A" w:rsidRDefault="0078656A" w:rsidP="0078656A">
      <w:pPr>
        <w:pStyle w:val="EndNoteBibliography"/>
        <w:ind w:left="720" w:hanging="720"/>
        <w:rPr>
          <w:noProof/>
        </w:rPr>
      </w:pPr>
      <w:r w:rsidRPr="0078656A">
        <w:rPr>
          <w:noProof/>
        </w:rPr>
        <w:t xml:space="preserve">Mangel, M. (2000). Irreducible uncertainties, sustainable fisheries and marine reserves. </w:t>
      </w:r>
      <w:r w:rsidRPr="0078656A">
        <w:rPr>
          <w:i/>
          <w:noProof/>
        </w:rPr>
        <w:t>Evolutionary Ecology Research</w:t>
      </w:r>
      <w:r w:rsidRPr="0078656A">
        <w:rPr>
          <w:noProof/>
        </w:rPr>
        <w:t>, 2, 547-557.</w:t>
      </w:r>
    </w:p>
    <w:p w14:paraId="639102D2" w14:textId="77777777" w:rsidR="0078656A" w:rsidRPr="0078656A" w:rsidRDefault="0078656A" w:rsidP="0078656A">
      <w:pPr>
        <w:pStyle w:val="EndNoteBibliography"/>
        <w:ind w:left="720" w:hanging="720"/>
        <w:rPr>
          <w:noProof/>
        </w:rPr>
      </w:pPr>
      <w:r w:rsidRPr="0078656A">
        <w:rPr>
          <w:noProof/>
        </w:rPr>
        <w:t>14.</w:t>
      </w:r>
    </w:p>
    <w:p w14:paraId="4D262D3F" w14:textId="77777777" w:rsidR="0078656A" w:rsidRPr="0078656A" w:rsidRDefault="0078656A" w:rsidP="0078656A">
      <w:pPr>
        <w:pStyle w:val="EndNoteBibliography"/>
        <w:ind w:left="720" w:hanging="720"/>
        <w:rPr>
          <w:noProof/>
        </w:rPr>
      </w:pPr>
      <w:r w:rsidRPr="0078656A">
        <w:rPr>
          <w:noProof/>
        </w:rPr>
        <w:t xml:space="preserve">May, R.M. (1977). Thresholds and breakpoints in ecosystems with a multiplicity of stable states. </w:t>
      </w:r>
      <w:r w:rsidRPr="0078656A">
        <w:rPr>
          <w:i/>
          <w:noProof/>
        </w:rPr>
        <w:t>Nature</w:t>
      </w:r>
      <w:r w:rsidRPr="0078656A">
        <w:rPr>
          <w:noProof/>
        </w:rPr>
        <w:t>, 269, 471-477.</w:t>
      </w:r>
    </w:p>
    <w:p w14:paraId="4CA2A67F" w14:textId="77777777" w:rsidR="0078656A" w:rsidRPr="0078656A" w:rsidRDefault="0078656A" w:rsidP="0078656A">
      <w:pPr>
        <w:pStyle w:val="EndNoteBibliography"/>
        <w:ind w:left="720" w:hanging="720"/>
        <w:rPr>
          <w:noProof/>
        </w:rPr>
      </w:pPr>
      <w:r w:rsidRPr="0078656A">
        <w:rPr>
          <w:noProof/>
        </w:rPr>
        <w:t>15.</w:t>
      </w:r>
    </w:p>
    <w:p w14:paraId="16DA4376" w14:textId="77777777" w:rsidR="0078656A" w:rsidRPr="0078656A" w:rsidRDefault="0078656A" w:rsidP="0078656A">
      <w:pPr>
        <w:pStyle w:val="EndNoteBibliography"/>
        <w:ind w:left="720" w:hanging="720"/>
        <w:rPr>
          <w:noProof/>
        </w:rPr>
      </w:pPr>
      <w:r w:rsidRPr="0078656A">
        <w:rPr>
          <w:noProof/>
        </w:rPr>
        <w:t xml:space="preserve">Polasky, S., Carpenter, S.R., Folke, C. &amp; Keeler, B. (2011). Decision-making under great uncertainty: environmental management in an era of global change. </w:t>
      </w:r>
      <w:r w:rsidRPr="0078656A">
        <w:rPr>
          <w:i/>
          <w:noProof/>
        </w:rPr>
        <w:t>Trends in ecology &amp; evolution</w:t>
      </w:r>
      <w:r w:rsidRPr="0078656A">
        <w:rPr>
          <w:noProof/>
        </w:rPr>
        <w:t>, 26, 398-404.</w:t>
      </w:r>
    </w:p>
    <w:p w14:paraId="4E5AB9DE" w14:textId="77777777" w:rsidR="0078656A" w:rsidRPr="0078656A" w:rsidRDefault="0078656A" w:rsidP="0078656A">
      <w:pPr>
        <w:pStyle w:val="EndNoteBibliography"/>
        <w:ind w:left="720" w:hanging="720"/>
        <w:rPr>
          <w:noProof/>
        </w:rPr>
      </w:pPr>
      <w:r w:rsidRPr="0078656A">
        <w:rPr>
          <w:noProof/>
        </w:rPr>
        <w:t>16.</w:t>
      </w:r>
    </w:p>
    <w:p w14:paraId="099955BD" w14:textId="77777777" w:rsidR="0078656A" w:rsidRPr="0078656A" w:rsidRDefault="0078656A" w:rsidP="0078656A">
      <w:pPr>
        <w:pStyle w:val="EndNoteBibliography"/>
        <w:ind w:left="720" w:hanging="720"/>
        <w:rPr>
          <w:noProof/>
        </w:rPr>
      </w:pPr>
      <w:r w:rsidRPr="0078656A">
        <w:rPr>
          <w:noProof/>
        </w:rPr>
        <w:t>Rockström, J., Steffen, W., Noone, K., Persson, Å., Chapin, F.S., Lambin, E.F.</w:t>
      </w:r>
      <w:r w:rsidRPr="0078656A">
        <w:rPr>
          <w:i/>
          <w:noProof/>
        </w:rPr>
        <w:t xml:space="preserve"> et al.</w:t>
      </w:r>
      <w:r w:rsidRPr="0078656A">
        <w:rPr>
          <w:noProof/>
        </w:rPr>
        <w:t xml:space="preserve"> (2009). A safe operating space for humanity. </w:t>
      </w:r>
      <w:r w:rsidRPr="0078656A">
        <w:rPr>
          <w:i/>
          <w:noProof/>
        </w:rPr>
        <w:t>Nature</w:t>
      </w:r>
      <w:r w:rsidRPr="0078656A">
        <w:rPr>
          <w:noProof/>
        </w:rPr>
        <w:t>, 461, 472-475.</w:t>
      </w:r>
    </w:p>
    <w:p w14:paraId="5A7AF033" w14:textId="77777777" w:rsidR="0078656A" w:rsidRPr="0078656A" w:rsidRDefault="0078656A" w:rsidP="0078656A">
      <w:pPr>
        <w:pStyle w:val="EndNoteBibliography"/>
        <w:ind w:left="720" w:hanging="720"/>
        <w:rPr>
          <w:noProof/>
        </w:rPr>
      </w:pPr>
      <w:r w:rsidRPr="0078656A">
        <w:rPr>
          <w:noProof/>
        </w:rPr>
        <w:t>17.</w:t>
      </w:r>
    </w:p>
    <w:p w14:paraId="395DCBBD" w14:textId="77777777" w:rsidR="0078656A" w:rsidRPr="0078656A" w:rsidRDefault="0078656A" w:rsidP="0078656A">
      <w:pPr>
        <w:pStyle w:val="EndNoteBibliography"/>
        <w:ind w:left="720" w:hanging="720"/>
        <w:rPr>
          <w:noProof/>
        </w:rPr>
      </w:pPr>
      <w:r w:rsidRPr="0078656A">
        <w:rPr>
          <w:noProof/>
        </w:rPr>
        <w:t xml:space="preserve">Scheffer, M., Carpenter, S., Foley, J.A., Folke, C. &amp; Walker, B. (2001). Catastrophic shifts in ecosystems. </w:t>
      </w:r>
      <w:r w:rsidRPr="0078656A">
        <w:rPr>
          <w:i/>
          <w:noProof/>
        </w:rPr>
        <w:t>Nature</w:t>
      </w:r>
      <w:r w:rsidRPr="0078656A">
        <w:rPr>
          <w:noProof/>
        </w:rPr>
        <w:t>, 413, 591-596.</w:t>
      </w:r>
    </w:p>
    <w:p w14:paraId="5E5DEB1F" w14:textId="77777777" w:rsidR="0078656A" w:rsidRPr="0078656A" w:rsidRDefault="0078656A" w:rsidP="0078656A">
      <w:pPr>
        <w:pStyle w:val="EndNoteBibliography"/>
        <w:ind w:left="720" w:hanging="720"/>
        <w:rPr>
          <w:noProof/>
        </w:rPr>
      </w:pPr>
      <w:r w:rsidRPr="0078656A">
        <w:rPr>
          <w:noProof/>
        </w:rPr>
        <w:t>18.</w:t>
      </w:r>
    </w:p>
    <w:p w14:paraId="5411FFD1" w14:textId="77777777" w:rsidR="0078656A" w:rsidRPr="0078656A" w:rsidRDefault="0078656A" w:rsidP="0078656A">
      <w:pPr>
        <w:pStyle w:val="EndNoteBibliography"/>
        <w:ind w:left="720" w:hanging="720"/>
        <w:rPr>
          <w:noProof/>
        </w:rPr>
      </w:pPr>
      <w:r w:rsidRPr="0078656A">
        <w:rPr>
          <w:noProof/>
        </w:rPr>
        <w:t xml:space="preserve">Sethi, G., Costello, C., Fisher, A., Hanemann, M. &amp; Karp, L. (2005). Fishery management under multiple uncertainty. </w:t>
      </w:r>
      <w:r w:rsidRPr="0078656A">
        <w:rPr>
          <w:i/>
          <w:noProof/>
        </w:rPr>
        <w:t>Journal of Environmental Economics and Management</w:t>
      </w:r>
      <w:r w:rsidRPr="0078656A">
        <w:rPr>
          <w:noProof/>
        </w:rPr>
        <w:t>, 50, 300-318.</w:t>
      </w:r>
    </w:p>
    <w:p w14:paraId="518FE2EB" w14:textId="77777777" w:rsidR="0078656A" w:rsidRPr="0078656A" w:rsidRDefault="0078656A" w:rsidP="0078656A">
      <w:pPr>
        <w:pStyle w:val="EndNoteBibliography"/>
        <w:ind w:left="720" w:hanging="720"/>
        <w:rPr>
          <w:noProof/>
        </w:rPr>
      </w:pPr>
      <w:r w:rsidRPr="0078656A">
        <w:rPr>
          <w:noProof/>
        </w:rPr>
        <w:t>19.</w:t>
      </w:r>
    </w:p>
    <w:p w14:paraId="18014417" w14:textId="77777777" w:rsidR="0078656A" w:rsidRPr="0078656A" w:rsidRDefault="0078656A" w:rsidP="0078656A">
      <w:pPr>
        <w:pStyle w:val="EndNoteBibliography"/>
        <w:ind w:left="720" w:hanging="720"/>
        <w:rPr>
          <w:noProof/>
        </w:rPr>
      </w:pPr>
      <w:r w:rsidRPr="0078656A">
        <w:rPr>
          <w:noProof/>
        </w:rPr>
        <w:t xml:space="preserve">Smith, D.R., Snyder, C.D., Hitt, N.P. &amp; Geissler, P.H. (2014). Monitoring for Threshold-Dependent Decisions. In: </w:t>
      </w:r>
      <w:r w:rsidRPr="0078656A">
        <w:rPr>
          <w:i/>
          <w:noProof/>
        </w:rPr>
        <w:t>Application of Threshold Concepts in Natural Resource Decision Making</w:t>
      </w:r>
      <w:r w:rsidRPr="0078656A">
        <w:rPr>
          <w:noProof/>
        </w:rPr>
        <w:t>. Springer, pp. 87-100.</w:t>
      </w:r>
    </w:p>
    <w:p w14:paraId="039DDD5B" w14:textId="77777777" w:rsidR="0078656A" w:rsidRPr="0078656A" w:rsidRDefault="0078656A" w:rsidP="0078656A">
      <w:pPr>
        <w:pStyle w:val="EndNoteBibliography"/>
        <w:ind w:left="720" w:hanging="720"/>
        <w:rPr>
          <w:noProof/>
        </w:rPr>
      </w:pPr>
      <w:r w:rsidRPr="0078656A">
        <w:rPr>
          <w:noProof/>
        </w:rPr>
        <w:t>20.</w:t>
      </w:r>
    </w:p>
    <w:p w14:paraId="5A41ABF9" w14:textId="77777777" w:rsidR="0078656A" w:rsidRPr="0078656A" w:rsidRDefault="0078656A" w:rsidP="0078656A">
      <w:pPr>
        <w:pStyle w:val="EndNoteBibliography"/>
        <w:ind w:left="720" w:hanging="720"/>
        <w:rPr>
          <w:noProof/>
        </w:rPr>
      </w:pPr>
      <w:r w:rsidRPr="0078656A">
        <w:rPr>
          <w:noProof/>
        </w:rPr>
        <w:t xml:space="preserve">Stefansson, G. &amp; Rosenberg, A.A. (2005). Combining control measures for more effective management of fisheries under uncertainty: quotas, effort limitation and protected areas. </w:t>
      </w:r>
      <w:r w:rsidRPr="0078656A">
        <w:rPr>
          <w:i/>
          <w:noProof/>
        </w:rPr>
        <w:t>Philosophical Transactions of the Royal Society B: Biological Sciences</w:t>
      </w:r>
      <w:r w:rsidRPr="0078656A">
        <w:rPr>
          <w:noProof/>
        </w:rPr>
        <w:t>, 360, 133-146.</w:t>
      </w:r>
    </w:p>
    <w:p w14:paraId="246F46FA" w14:textId="77777777" w:rsidR="0078656A" w:rsidRPr="0078656A" w:rsidRDefault="0078656A" w:rsidP="0078656A">
      <w:pPr>
        <w:pStyle w:val="EndNoteBibliography"/>
        <w:ind w:left="720" w:hanging="720"/>
        <w:rPr>
          <w:noProof/>
        </w:rPr>
      </w:pPr>
      <w:r w:rsidRPr="0078656A">
        <w:rPr>
          <w:noProof/>
        </w:rPr>
        <w:t>21.</w:t>
      </w:r>
    </w:p>
    <w:p w14:paraId="5C029E4A" w14:textId="77777777" w:rsidR="0078656A" w:rsidRPr="0078656A" w:rsidRDefault="0078656A" w:rsidP="0078656A">
      <w:pPr>
        <w:pStyle w:val="EndNoteBibliography"/>
        <w:ind w:left="720" w:hanging="720"/>
        <w:rPr>
          <w:noProof/>
        </w:rPr>
      </w:pPr>
      <w:r w:rsidRPr="0078656A">
        <w:rPr>
          <w:noProof/>
        </w:rPr>
        <w:t xml:space="preserve">Taylor, B.L. (1995). The reliability of using population viability analysis for risk classification of species. </w:t>
      </w:r>
      <w:r w:rsidRPr="0078656A">
        <w:rPr>
          <w:i/>
          <w:noProof/>
        </w:rPr>
        <w:t>Conservation Biology</w:t>
      </w:r>
      <w:r w:rsidRPr="0078656A">
        <w:rPr>
          <w:noProof/>
        </w:rPr>
        <w:t>, 9, 551-558.</w:t>
      </w:r>
    </w:p>
    <w:p w14:paraId="6B7F62EF" w14:textId="77777777" w:rsidR="00A800CF" w:rsidRPr="00957F1F" w:rsidRDefault="0074108B"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110353CD"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47B2A561" w14:textId="77777777" w:rsidR="00D44095" w:rsidRPr="00957F1F" w:rsidRDefault="00D44095" w:rsidP="00A800CF">
      <w:pPr>
        <w:rPr>
          <w:rFonts w:ascii="Helvetica" w:hAnsi="Helvetica"/>
          <w:b/>
          <w:sz w:val="22"/>
          <w:szCs w:val="22"/>
        </w:rPr>
      </w:pPr>
    </w:p>
    <w:p w14:paraId="2B7F6623"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B) the scaling relationship between the coefficient of variation (CV) and the degree to which the sampled biomass differs from the true biomass.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rPr>
        <w:drawing>
          <wp:inline distT="0" distB="0" distL="0" distR="0" wp14:anchorId="50F16D3E" wp14:editId="58F8B33F">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517E15C5"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6D160439"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00AD00DD" w14:textId="77777777" w:rsidR="00393873" w:rsidRDefault="00393873" w:rsidP="00D64561">
      <w:pPr>
        <w:rPr>
          <w:rFonts w:ascii="Helvetica" w:hAnsi="Helvetica"/>
          <w:sz w:val="22"/>
          <w:szCs w:val="22"/>
        </w:rPr>
      </w:pPr>
    </w:p>
    <w:p w14:paraId="0806BF08" w14:textId="77777777" w:rsidR="00393873" w:rsidRDefault="00393873" w:rsidP="00D64561">
      <w:pPr>
        <w:rPr>
          <w:rFonts w:ascii="Helvetica" w:hAnsi="Helvetica"/>
          <w:sz w:val="22"/>
          <w:szCs w:val="22"/>
        </w:rPr>
      </w:pPr>
      <w:r w:rsidRPr="00393873">
        <w:rPr>
          <w:rFonts w:ascii="Helvetica" w:hAnsi="Helvetica"/>
          <w:sz w:val="22"/>
          <w:szCs w:val="22"/>
          <w:highlight w:val="lightGray"/>
        </w:rPr>
        <w:t>Add contour</w:t>
      </w:r>
      <w:r w:rsidR="00E45819">
        <w:rPr>
          <w:rFonts w:ascii="Helvetica" w:hAnsi="Helvetica"/>
          <w:sz w:val="22"/>
          <w:szCs w:val="22"/>
          <w:highlight w:val="lightGray"/>
        </w:rPr>
        <w:t>s</w:t>
      </w:r>
      <w:r w:rsidRPr="00393873">
        <w:rPr>
          <w:rFonts w:ascii="Helvetica" w:hAnsi="Helvetica"/>
          <w:sz w:val="22"/>
          <w:szCs w:val="22"/>
          <w:highlight w:val="lightGray"/>
        </w:rPr>
        <w:t xml:space="preserve"> </w:t>
      </w:r>
      <w:r w:rsidR="00E45819">
        <w:rPr>
          <w:rFonts w:ascii="Helvetica" w:hAnsi="Helvetica"/>
          <w:sz w:val="22"/>
          <w:szCs w:val="22"/>
          <w:highlight w:val="lightGray"/>
        </w:rPr>
        <w:t xml:space="preserve">for heatmap </w:t>
      </w:r>
      <w:r>
        <w:rPr>
          <w:rFonts w:ascii="Helvetica" w:hAnsi="Helvetica"/>
          <w:sz w:val="22"/>
          <w:szCs w:val="22"/>
          <w:highlight w:val="lightGray"/>
        </w:rPr>
        <w:t xml:space="preserve">and add </w:t>
      </w:r>
      <w:r w:rsidR="00E45819">
        <w:rPr>
          <w:rFonts w:ascii="Helvetica" w:hAnsi="Helvetica"/>
          <w:sz w:val="22"/>
          <w:szCs w:val="22"/>
          <w:highlight w:val="lightGray"/>
        </w:rPr>
        <w:t xml:space="preserve">third panel </w:t>
      </w:r>
      <w:r>
        <w:rPr>
          <w:rFonts w:ascii="Helvetica" w:hAnsi="Helvetica"/>
          <w:sz w:val="22"/>
          <w:szCs w:val="22"/>
          <w:highlight w:val="lightGray"/>
        </w:rPr>
        <w:t>p tip management</w:t>
      </w:r>
    </w:p>
    <w:p w14:paraId="05DB57D9" w14:textId="77777777" w:rsidR="003E12CA" w:rsidRPr="00957F1F" w:rsidRDefault="003E12CA" w:rsidP="003E2FCD">
      <w:pPr>
        <w:ind w:firstLine="720"/>
        <w:rPr>
          <w:rFonts w:ascii="Helvetica" w:hAnsi="Helvetica"/>
          <w:sz w:val="22"/>
          <w:szCs w:val="22"/>
        </w:rPr>
      </w:pPr>
    </w:p>
    <w:p w14:paraId="4AC5D8D1" w14:textId="77777777" w:rsidR="00992EEE" w:rsidRPr="00957F1F" w:rsidRDefault="004D219F" w:rsidP="00D64561">
      <w:pPr>
        <w:rPr>
          <w:rFonts w:ascii="Helvetica" w:hAnsi="Helvetica"/>
          <w:sz w:val="22"/>
          <w:szCs w:val="22"/>
        </w:rPr>
      </w:pPr>
      <w:r>
        <w:rPr>
          <w:rFonts w:ascii="Helvetica" w:hAnsi="Helvetica"/>
          <w:noProof/>
          <w:sz w:val="22"/>
          <w:szCs w:val="22"/>
        </w:rPr>
        <w:drawing>
          <wp:inline distT="0" distB="0" distL="0" distR="0" wp14:anchorId="58015BEA" wp14:editId="47300CA7">
            <wp:extent cx="5833745" cy="3293745"/>
            <wp:effectExtent l="0" t="0" r="8255" b="0"/>
            <wp:docPr id="5" name="Picture 5"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3745" cy="3293745"/>
                    </a:xfrm>
                    <a:prstGeom prst="rect">
                      <a:avLst/>
                    </a:prstGeom>
                    <a:noFill/>
                    <a:ln>
                      <a:noFill/>
                    </a:ln>
                  </pic:spPr>
                </pic:pic>
              </a:graphicData>
            </a:graphic>
          </wp:inline>
        </w:drawing>
      </w:r>
    </w:p>
    <w:p w14:paraId="231B95DE" w14:textId="77777777" w:rsidR="00992EEE" w:rsidRPr="00957F1F" w:rsidRDefault="00992EEE" w:rsidP="00D64561">
      <w:pPr>
        <w:rPr>
          <w:rFonts w:ascii="Helvetica" w:hAnsi="Helvetica"/>
          <w:sz w:val="22"/>
          <w:szCs w:val="22"/>
        </w:rPr>
      </w:pPr>
    </w:p>
    <w:p w14:paraId="74512FD3"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69A4AB1C"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AA766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xml:space="preserve">) and across a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Note that return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minimum biomass level below which exploitation is zero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AA30AC" w:rsidRPr="00E35113">
        <w:rPr>
          <w:rFonts w:ascii="Helvetica" w:hAnsi="Helvetica"/>
          <w:sz w:val="22"/>
          <w:szCs w:val="22"/>
        </w:rPr>
        <w:t xml:space="preserve">A=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r w:rsidR="004D219F">
        <w:rPr>
          <w:rFonts w:ascii="Helvetica" w:hAnsi="Helvetica"/>
          <w:noProof/>
          <w:sz w:val="22"/>
          <w:szCs w:val="22"/>
        </w:rPr>
        <w:drawing>
          <wp:inline distT="0" distB="0" distL="0" distR="0" wp14:anchorId="19624B0C" wp14:editId="6AE5BFCF">
            <wp:extent cx="4182745" cy="3293745"/>
            <wp:effectExtent l="0" t="0" r="0" b="0"/>
            <wp:docPr id="6" name="Picture 6" descr="Macintosh HD:Users:AdrianStierMBP2015:Dropbox:Projects:In Progress:Value of Information:Code:Figures:Fig3_Standing Biomass:ROI.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OI.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182745" cy="3293745"/>
                    </a:xfrm>
                    <a:prstGeom prst="rect">
                      <a:avLst/>
                    </a:prstGeom>
                    <a:noFill/>
                    <a:ln>
                      <a:noFill/>
                    </a:ln>
                  </pic:spPr>
                </pic:pic>
              </a:graphicData>
            </a:graphic>
          </wp:inline>
        </w:drawing>
      </w:r>
    </w:p>
    <w:p w14:paraId="6D453BF1" w14:textId="77777777" w:rsidR="003D48B0" w:rsidRDefault="003D48B0">
      <w:pPr>
        <w:rPr>
          <w:rFonts w:ascii="Helvetica" w:hAnsi="Helvetica"/>
          <w:sz w:val="22"/>
          <w:szCs w:val="22"/>
        </w:rPr>
      </w:pPr>
    </w:p>
    <w:p w14:paraId="14198689" w14:textId="77777777" w:rsidR="003D48B0" w:rsidRDefault="003D48B0">
      <w:pPr>
        <w:rPr>
          <w:rFonts w:ascii="Helvetica" w:hAnsi="Helvetica"/>
          <w:sz w:val="22"/>
          <w:szCs w:val="22"/>
        </w:rPr>
      </w:pPr>
    </w:p>
    <w:p w14:paraId="324B0485"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2F9387D" w14:textId="77777777"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Summary of 10,000 t</w:t>
      </w:r>
      <w:r w:rsidR="00A800CF" w:rsidRPr="00957F1F">
        <w:rPr>
          <w:rFonts w:ascii="Helvetica" w:hAnsi="Helvetica"/>
          <w:sz w:val="22"/>
          <w:szCs w:val="22"/>
        </w:rPr>
        <w:t>wenty-year simulations across a range of monitoring investment (CV of true biomass) and maximum harvest rate (percentage of Fmsy - pFmsy).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accuracy 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2DF8C28B" w14:textId="77777777" w:rsidR="00A800CF" w:rsidRPr="00957F1F" w:rsidRDefault="00A800CF" w:rsidP="000626DC">
      <w:pPr>
        <w:rPr>
          <w:rFonts w:ascii="Helvetica" w:hAnsi="Helvetica"/>
          <w:sz w:val="22"/>
          <w:szCs w:val="22"/>
        </w:rPr>
      </w:pPr>
    </w:p>
    <w:p w14:paraId="3B4C0BA4" w14:textId="77777777" w:rsidR="00A800CF" w:rsidRPr="00957F1F" w:rsidRDefault="00A800CF" w:rsidP="000626DC">
      <w:pPr>
        <w:rPr>
          <w:rFonts w:ascii="Helvetica" w:hAnsi="Helvetica"/>
          <w:sz w:val="22"/>
          <w:szCs w:val="22"/>
        </w:rPr>
      </w:pPr>
    </w:p>
    <w:p w14:paraId="6F676572" w14:textId="77777777" w:rsidR="00B505A1" w:rsidRPr="00957F1F" w:rsidRDefault="00A4057C">
      <w:pPr>
        <w:rPr>
          <w:rFonts w:ascii="Helvetica" w:hAnsi="Helvetica"/>
          <w:b/>
          <w:sz w:val="22"/>
          <w:szCs w:val="22"/>
        </w:rPr>
      </w:pPr>
      <w:r>
        <w:rPr>
          <w:rFonts w:ascii="Helvetica" w:hAnsi="Helvetica"/>
          <w:b/>
          <w:noProof/>
          <w:sz w:val="22"/>
          <w:szCs w:val="22"/>
        </w:rPr>
        <w:drawing>
          <wp:inline distT="0" distB="0" distL="0" distR="0" wp14:anchorId="0AFC47BD" wp14:editId="0B58C18E">
            <wp:extent cx="5664200" cy="3674745"/>
            <wp:effectExtent l="0" t="0" r="0" b="0"/>
            <wp:docPr id="9" name="Picture 9" descr="Macintosh HD:Users:AdrianStierMBP2015:Dropbox:Projects:In Progress:Value of Information:Code:Figures:Fig3_Standing Biomass: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Rplot.pdf"/>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64200" cy="3674745"/>
                    </a:xfrm>
                    <a:prstGeom prst="rect">
                      <a:avLst/>
                    </a:prstGeom>
                    <a:noFill/>
                    <a:ln>
                      <a:noFill/>
                    </a:ln>
                  </pic:spPr>
                </pic:pic>
              </a:graphicData>
            </a:graphic>
          </wp:inline>
        </w:drawing>
      </w:r>
      <w:r w:rsidR="00A800CF" w:rsidRPr="00957F1F">
        <w:rPr>
          <w:rFonts w:ascii="Helvetica" w:hAnsi="Helvetica"/>
          <w:b/>
          <w:sz w:val="22"/>
          <w:szCs w:val="22"/>
        </w:rPr>
        <w:br w:type="page"/>
      </w:r>
    </w:p>
    <w:p w14:paraId="6CABC291" w14:textId="77777777" w:rsidR="001C5893" w:rsidRDefault="00B505A1" w:rsidP="00FD53FD">
      <w:pPr>
        <w:rPr>
          <w:rFonts w:ascii="Helvetica" w:hAnsi="Helvetica"/>
          <w:sz w:val="22"/>
          <w:szCs w:val="22"/>
        </w:rPr>
      </w:pPr>
      <w:r w:rsidRPr="00957F1F">
        <w:rPr>
          <w:rFonts w:ascii="Helvetica" w:hAnsi="Helvetica"/>
          <w:b/>
          <w:sz w:val="22"/>
          <w:szCs w:val="22"/>
        </w:rPr>
        <w:lastRenderedPageBreak/>
        <w:t>Figure 4</w:t>
      </w:r>
      <w:r w:rsidR="00E853E9"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r w:rsidR="00DB6F5F" w:rsidRPr="00957F1F">
        <w:rPr>
          <w:rFonts w:ascii="Helvetica" w:hAnsi="Helvetica"/>
          <w:sz w:val="22"/>
          <w:szCs w:val="22"/>
        </w:rPr>
        <w:t xml:space="preserve"> of four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1261A8" w:rsidRPr="00957F1F">
        <w:rPr>
          <w:rFonts w:ascii="Helvetica" w:hAnsi="Helvetica"/>
          <w:sz w:val="22"/>
          <w:szCs w:val="22"/>
        </w:rPr>
        <w:t>Imagine a scenario where you are comparing monitoring a constant amount (either a high amount [CV=0.1] or a low amount [CV=0.5])</w:t>
      </w:r>
      <w:r w:rsidR="00344A84" w:rsidRPr="00957F1F">
        <w:rPr>
          <w:rFonts w:ascii="Helvetica" w:hAnsi="Helvetica"/>
          <w:sz w:val="22"/>
          <w:szCs w:val="22"/>
        </w:rPr>
        <w:t xml:space="preserve">. </w:t>
      </w:r>
      <w:r w:rsidR="00B53FE8" w:rsidRPr="00957F1F">
        <w:rPr>
          <w:rFonts w:ascii="Helvetica" w:hAnsi="Helvetica"/>
          <w:sz w:val="22"/>
          <w:szCs w:val="22"/>
        </w:rPr>
        <w:t xml:space="preserve">Our results above show constant </w:t>
      </w:r>
      <w:r w:rsidR="00873F26" w:rsidRPr="00957F1F">
        <w:rPr>
          <w:rFonts w:ascii="Helvetica" w:hAnsi="Helvetica"/>
          <w:sz w:val="22"/>
          <w:szCs w:val="22"/>
        </w:rPr>
        <w:t>low</w:t>
      </w:r>
      <w:r w:rsidR="00B53FE8" w:rsidRPr="00957F1F">
        <w:rPr>
          <w:rFonts w:ascii="Helvetica" w:hAnsi="Helvetica"/>
          <w:sz w:val="22"/>
          <w:szCs w:val="22"/>
        </w:rPr>
        <w:t xml:space="preserve"> monitoring</w:t>
      </w:r>
      <w:r w:rsidR="00873F26" w:rsidRPr="00957F1F">
        <w:rPr>
          <w:rFonts w:ascii="Helvetica" w:hAnsi="Helvetica"/>
          <w:sz w:val="22"/>
          <w:szCs w:val="22"/>
        </w:rPr>
        <w:t xml:space="preserve"> (constant CV=0.5)</w:t>
      </w:r>
      <w:r w:rsidR="00B53FE8" w:rsidRPr="00957F1F">
        <w:rPr>
          <w:rFonts w:ascii="Helvetica" w:hAnsi="Helvetica"/>
          <w:sz w:val="22"/>
          <w:szCs w:val="22"/>
        </w:rPr>
        <w:t xml:space="preserve"> is going to be very risky (higher ptip) and less profitable (lower NPV)</w:t>
      </w:r>
      <w:r w:rsidR="00873F26" w:rsidRPr="00957F1F">
        <w:rPr>
          <w:rFonts w:ascii="Helvetica" w:hAnsi="Helvetica"/>
          <w:sz w:val="22"/>
          <w:szCs w:val="22"/>
        </w:rPr>
        <w:t xml:space="preserve">, whereas a constant high </w:t>
      </w:r>
      <w:r w:rsidR="002C71C5">
        <w:rPr>
          <w:rFonts w:ascii="Helvetica" w:hAnsi="Helvetica"/>
          <w:sz w:val="22"/>
          <w:szCs w:val="22"/>
        </w:rPr>
        <w:t>monitoring</w:t>
      </w:r>
      <w:r w:rsidR="00873F26" w:rsidRPr="00957F1F">
        <w:rPr>
          <w:rFonts w:ascii="Helvetica" w:hAnsi="Helvetica"/>
          <w:sz w:val="22"/>
          <w:szCs w:val="22"/>
        </w:rPr>
        <w:t xml:space="preserve"> effort (CV = 0.1) is likely to be very costly. </w:t>
      </w:r>
      <w:r w:rsidR="00574F07" w:rsidRPr="00957F1F">
        <w:rPr>
          <w:rFonts w:ascii="Helvetica" w:hAnsi="Helvetica"/>
          <w:sz w:val="22"/>
          <w:szCs w:val="22"/>
        </w:rPr>
        <w:t xml:space="preserve">An alternative is to institute a precautionary buffer at Bmsy, where any time the stock is estimated to be above Bmsy, monitoring is low, and anytime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574F07" w:rsidRPr="00957F1F">
        <w:rPr>
          <w:rFonts w:ascii="Helvetica" w:hAnsi="Helvetica"/>
          <w:sz w:val="22"/>
          <w:szCs w:val="22"/>
        </w:rPr>
        <w:t xml:space="preserve">, monitoring is high. </w:t>
      </w:r>
      <w:r w:rsidR="0057211D" w:rsidRPr="00957F1F">
        <w:rPr>
          <w:rFonts w:ascii="Helvetica" w:hAnsi="Helvetica"/>
          <w:sz w:val="22"/>
          <w:szCs w:val="22"/>
        </w:rPr>
        <w:t xml:space="preserve">Below you can see the consequences of this precautionary buffer, which is a demonstrable alleviation of risk in </w:t>
      </w:r>
      <w:r w:rsidR="003623C0" w:rsidRPr="00957F1F">
        <w:rPr>
          <w:rFonts w:ascii="Helvetica" w:hAnsi="Helvetica"/>
          <w:sz w:val="22"/>
          <w:szCs w:val="22"/>
        </w:rPr>
        <w:t xml:space="preserve">tipping, but an increase in cost of monitoring. Therefore relative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 xml:space="preserve">leads to higher profits, higher costs, and lower probability of tipping. </w:t>
      </w:r>
      <w:r w:rsidR="00BD25C8" w:rsidRPr="00957F1F">
        <w:rPr>
          <w:rFonts w:ascii="Helvetica" w:hAnsi="Helvetica"/>
          <w:sz w:val="22"/>
          <w:szCs w:val="22"/>
        </w:rPr>
        <w:t xml:space="preserve">In a perfect world, where the tipping points was known, we might imagine a fourth strategy, which is to monitor all of the time at a medium amount. A constant monitoring effort at the mean CV from the simulation with the precautionary buffer, you can see that this approach is slightly more costly than low monitoring, but has the greatest performance in reduced tipping risk. </w:t>
      </w:r>
    </w:p>
    <w:p w14:paraId="14543422" w14:textId="77777777" w:rsidR="00091253" w:rsidRPr="00957F1F" w:rsidRDefault="00D763C5">
      <w:pPr>
        <w:rPr>
          <w:rFonts w:ascii="Helvetica" w:hAnsi="Helvetica"/>
          <w:b/>
          <w:sz w:val="22"/>
          <w:szCs w:val="22"/>
        </w:rPr>
      </w:pPr>
      <w:r>
        <w:rPr>
          <w:rFonts w:ascii="Helvetica" w:hAnsi="Helvetica"/>
          <w:b/>
          <w:noProof/>
          <w:sz w:val="22"/>
          <w:szCs w:val="22"/>
        </w:rPr>
        <w:drawing>
          <wp:inline distT="0" distB="0" distL="0" distR="0" wp14:anchorId="67061849" wp14:editId="6FDE8F18">
            <wp:extent cx="4343400" cy="5365376"/>
            <wp:effectExtent l="0" t="0" r="0" b="0"/>
            <wp:docPr id="3" name="Picture 3" descr="Macintosh HD:Users:AdrianStierMBP2015:Dropbox:Projects:In Progress:Value of Information:Code:Figures:Fig4_AdaptiveMonitoring:Rplo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43400" cy="5365376"/>
                    </a:xfrm>
                    <a:prstGeom prst="rect">
                      <a:avLst/>
                    </a:prstGeom>
                    <a:noFill/>
                    <a:ln>
                      <a:noFill/>
                    </a:ln>
                  </pic:spPr>
                </pic:pic>
              </a:graphicData>
            </a:graphic>
          </wp:inline>
        </w:drawing>
      </w:r>
    </w:p>
    <w:p w14:paraId="7D60AEC6"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011DEB81" w14:textId="77777777" w:rsidR="00A90388" w:rsidRPr="004D1678" w:rsidRDefault="00A90388" w:rsidP="00A90388">
      <w:pPr>
        <w:rPr>
          <w:rFonts w:ascii="Helvetica" w:hAnsi="Helvetica"/>
          <w:sz w:val="22"/>
          <w:szCs w:val="22"/>
        </w:rPr>
      </w:pPr>
      <w:r w:rsidRPr="004F63A4">
        <w:rPr>
          <w:rFonts w:ascii="Helvetica" w:hAnsi="Helvetica"/>
          <w:b/>
          <w:sz w:val="22"/>
          <w:szCs w:val="22"/>
        </w:rPr>
        <w:lastRenderedPageBreak/>
        <w:t>Figure 4s.</w:t>
      </w:r>
      <w:r w:rsidRPr="004D1678">
        <w:rPr>
          <w:rFonts w:ascii="Helvetica" w:hAnsi="Helvetica"/>
          <w:sz w:val="22"/>
          <w:szCs w:val="22"/>
        </w:rPr>
        <w:t xml:space="preserve"> </w:t>
      </w:r>
      <w:r w:rsidR="00DC0240" w:rsidRPr="004D1678">
        <w:rPr>
          <w:rFonts w:ascii="Helvetica" w:hAnsi="Helvetica"/>
          <w:sz w:val="22"/>
          <w:szCs w:val="22"/>
        </w:rPr>
        <w:t xml:space="preserve">A sensitivity analysis </w:t>
      </w:r>
      <w:r w:rsidRPr="004D1678">
        <w:rPr>
          <w:rFonts w:ascii="Helvetica" w:hAnsi="Helvetica"/>
          <w:sz w:val="22"/>
          <w:szCs w:val="22"/>
        </w:rPr>
        <w:t xml:space="preserve">of </w:t>
      </w:r>
      <w:r w:rsidR="00DC0240" w:rsidRPr="004D1678">
        <w:rPr>
          <w:rFonts w:ascii="Helvetica" w:hAnsi="Helvetica"/>
          <w:sz w:val="22"/>
          <w:szCs w:val="22"/>
        </w:rPr>
        <w:t>how a precautionary buffer</w:t>
      </w:r>
      <w:r w:rsidRPr="004D1678">
        <w:rPr>
          <w:rFonts w:ascii="Helvetica" w:hAnsi="Helvetica"/>
          <w:sz w:val="22"/>
          <w:szCs w:val="22"/>
        </w:rPr>
        <w:t xml:space="preserve"> </w:t>
      </w:r>
      <w:r w:rsidR="00DC0240" w:rsidRPr="004D1678">
        <w:rPr>
          <w:rFonts w:ascii="Helvetica" w:hAnsi="Helvetica"/>
          <w:sz w:val="22"/>
          <w:szCs w:val="22"/>
        </w:rPr>
        <w:t xml:space="preserve">might influence the trade off between monitoring costs and the </w:t>
      </w:r>
      <w:commentRangeStart w:id="102"/>
      <w:r w:rsidR="00DC0240" w:rsidRPr="004D1678">
        <w:rPr>
          <w:rFonts w:ascii="Helvetica" w:hAnsi="Helvetica"/>
          <w:sz w:val="22"/>
          <w:szCs w:val="22"/>
        </w:rPr>
        <w:t>benefits of resource extraction</w:t>
      </w:r>
      <w:commentRangeEnd w:id="102"/>
      <w:r w:rsidR="009C7059">
        <w:rPr>
          <w:rStyle w:val="CommentReference"/>
        </w:rPr>
        <w:commentReference w:id="102"/>
      </w:r>
      <w:r w:rsidR="00DC0240" w:rsidRPr="004D1678">
        <w:rPr>
          <w:rFonts w:ascii="Helvetica" w:hAnsi="Helvetica"/>
          <w:sz w:val="22"/>
          <w:szCs w:val="22"/>
        </w:rPr>
        <w:t>. The effects of two covariates are considered: 1) the shape of the monitoring cost function ranging from a linear function</w:t>
      </w:r>
      <w:r w:rsidR="00E37D4E" w:rsidRPr="004D1678">
        <w:rPr>
          <w:rFonts w:ascii="Helvetica" w:hAnsi="Helvetica"/>
          <w:sz w:val="22"/>
          <w:szCs w:val="22"/>
        </w:rPr>
        <w:t xml:space="preserve"> to exponentially more expensive as monitoring precision increases from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0.5 to CV</w:t>
      </w:r>
      <w:r w:rsidR="004D1678">
        <w:rPr>
          <w:rFonts w:ascii="Helvetica" w:hAnsi="Helvetica"/>
          <w:sz w:val="22"/>
          <w:szCs w:val="22"/>
        </w:rPr>
        <w:t xml:space="preserve"> </w:t>
      </w:r>
      <w:r w:rsidR="00E37D4E" w:rsidRPr="004D1678">
        <w:rPr>
          <w:rFonts w:ascii="Helvetica" w:hAnsi="Helvetica"/>
          <w:sz w:val="22"/>
          <w:szCs w:val="22"/>
        </w:rPr>
        <w:t>=</w:t>
      </w:r>
      <w:r w:rsidR="004D1678">
        <w:rPr>
          <w:rFonts w:ascii="Helvetica" w:hAnsi="Helvetica"/>
          <w:sz w:val="22"/>
          <w:szCs w:val="22"/>
        </w:rPr>
        <w:t xml:space="preserve"> </w:t>
      </w:r>
      <w:r w:rsidR="00E37D4E" w:rsidRPr="004D1678">
        <w:rPr>
          <w:rFonts w:ascii="Helvetica" w:hAnsi="Helvetica"/>
          <w:sz w:val="22"/>
          <w:szCs w:val="22"/>
        </w:rPr>
        <w:t>0.1). Three scenarios (rows in the matrix below) represent linear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E37D4E" w:rsidRPr="004D1678">
        <w:rPr>
          <w:rFonts w:ascii="Helvetica" w:hAnsi="Helvetica"/>
          <w:sz w:val="22"/>
          <w:szCs w:val="22"/>
        </w:rPr>
        <w:t>)</w:t>
      </w:r>
      <w:r w:rsidR="003C59C5" w:rsidRPr="004D1678">
        <w:rPr>
          <w:rFonts w:ascii="Helvetica" w:hAnsi="Helvetica"/>
          <w:sz w:val="22"/>
          <w:szCs w:val="22"/>
        </w:rPr>
        <w:t>,</w:t>
      </w:r>
      <w:r w:rsidR="00E37D4E" w:rsidRPr="004D1678">
        <w:rPr>
          <w:rFonts w:ascii="Helvetica" w:hAnsi="Helvetica"/>
          <w:sz w:val="22"/>
          <w:szCs w:val="22"/>
        </w:rPr>
        <w:t xml:space="preserve"> moderately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=5</m:t>
        </m:r>
      </m:oMath>
      <w:r w:rsidR="00E37D4E" w:rsidRPr="004D1678">
        <w:rPr>
          <w:rFonts w:ascii="Helvetica" w:hAnsi="Helvetica"/>
          <w:sz w:val="22"/>
          <w:szCs w:val="22"/>
        </w:rPr>
        <w:t xml:space="preserve">, and strongly exponential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=10</m:t>
        </m:r>
      </m:oMath>
      <w:r w:rsidR="00E37D4E" w:rsidRPr="004D1678">
        <w:rPr>
          <w:rFonts w:ascii="Helvetica" w:hAnsi="Helvetica"/>
          <w:sz w:val="22"/>
          <w:szCs w:val="22"/>
        </w:rPr>
        <w:t xml:space="preserve">. </w:t>
      </w:r>
      <w:r w:rsidR="003C59C5" w:rsidRPr="004D1678">
        <w:rPr>
          <w:rFonts w:ascii="Helvetica" w:hAnsi="Helvetica"/>
          <w:sz w:val="22"/>
          <w:szCs w:val="22"/>
        </w:rPr>
        <w:t>2) The proximity of the precautionary buffer to the management threshold where res</w:t>
      </w:r>
      <w:r w:rsidR="00A4057C">
        <w:rPr>
          <w:rFonts w:ascii="Helvetica" w:hAnsi="Helvetica"/>
          <w:sz w:val="22"/>
          <w:szCs w:val="22"/>
        </w:rPr>
        <w:t>ource extraction is closed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C59C5" w:rsidRPr="004D1678">
        <w:rPr>
          <w:rFonts w:ascii="Helvetica" w:hAnsi="Helvetica"/>
          <w:sz w:val="22"/>
          <w:szCs w:val="22"/>
        </w:rPr>
        <w:t xml:space="preserve">). We examine </w:t>
      </w:r>
      <w:r w:rsidR="00EA28CB" w:rsidRPr="004D1678">
        <w:rPr>
          <w:rFonts w:ascii="Helvetica" w:hAnsi="Helvetica"/>
          <w:sz w:val="22"/>
          <w:szCs w:val="22"/>
        </w:rPr>
        <w:t>three scenarios (columns in matrix below), where</w:t>
      </w:r>
      <w:r w:rsidR="003C59C5" w:rsidRPr="004D1678">
        <w:rPr>
          <w:rFonts w:ascii="Helvetica" w:hAnsi="Helvetica"/>
          <w:sz w:val="22"/>
          <w:szCs w:val="22"/>
        </w:rPr>
        <w:t xml:space="preserve"> the buffer lies at the management</w:t>
      </w:r>
      <w:r w:rsidR="00EA28CB" w:rsidRPr="004D1678">
        <w:rPr>
          <w:rFonts w:ascii="Helvetica" w:hAnsi="Helvetica"/>
          <w:sz w:val="22"/>
          <w:szCs w:val="22"/>
        </w:rPr>
        <w:t xml:space="preserve"> threshold a</w:t>
      </w:r>
      <w:r w:rsidR="000E50C6">
        <w:rPr>
          <w:rFonts w:ascii="Helvetica" w:hAnsi="Helvetica"/>
          <w:sz w:val="22"/>
          <w:szCs w:val="22"/>
        </w:rPr>
        <w:t xml:space="preserve">t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0E50C6">
        <w:rPr>
          <w:rFonts w:ascii="Helvetica" w:hAnsi="Helvetica"/>
          <w:sz w:val="22"/>
          <w:szCs w:val="22"/>
        </w:rPr>
        <w:t xml:space="preserve"> </w:t>
      </w:r>
      <w:r w:rsidR="002153B6">
        <w:rPr>
          <w:rFonts w:ascii="Helvetica" w:hAnsi="Helvetica"/>
          <w:sz w:val="22"/>
          <w:szCs w:val="22"/>
        </w:rPr>
        <w:t>and at</w:t>
      </w:r>
      <w:r w:rsidR="003C59C5" w:rsidRPr="004D1678">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1.25B</m:t>
            </m:r>
          </m:e>
          <m:sub>
            <m:r>
              <w:rPr>
                <w:rFonts w:ascii="Cambria Math" w:hAnsi="Cambria Math"/>
                <w:sz w:val="22"/>
                <w:szCs w:val="22"/>
              </w:rPr>
              <m:t>MSY</m:t>
            </m:r>
          </m:sub>
        </m:sSub>
      </m:oMath>
      <w:r w:rsidR="00EA28CB" w:rsidRPr="004D1678">
        <w:rPr>
          <w:rFonts w:ascii="Helvetica" w:hAnsi="Helvetica"/>
          <w:sz w:val="22"/>
          <w:szCs w:val="22"/>
        </w:rPr>
        <w:t>.</w:t>
      </w:r>
      <w:r w:rsidR="00DC0240" w:rsidRPr="004D1678">
        <w:rPr>
          <w:rFonts w:ascii="Helvetica" w:hAnsi="Helvetica"/>
          <w:sz w:val="22"/>
          <w:szCs w:val="22"/>
        </w:rPr>
        <w:t xml:space="preserve"> </w:t>
      </w:r>
      <w:r w:rsidR="007F29C8">
        <w:rPr>
          <w:rFonts w:ascii="Helvetica" w:hAnsi="Helvetica"/>
          <w:sz w:val="22"/>
          <w:szCs w:val="22"/>
        </w:rPr>
        <w:t>Three</w:t>
      </w:r>
      <w:r w:rsidR="00F33E20">
        <w:rPr>
          <w:rFonts w:ascii="Helvetica" w:hAnsi="Helvetica"/>
          <w:sz w:val="22"/>
          <w:szCs w:val="22"/>
        </w:rPr>
        <w:t xml:space="preserve"> different </w:t>
      </w:r>
      <w:r w:rsidR="003250F7">
        <w:rPr>
          <w:rFonts w:ascii="Helvetica" w:hAnsi="Helvetica"/>
          <w:sz w:val="22"/>
          <w:szCs w:val="22"/>
        </w:rPr>
        <w:t>scen</w:t>
      </w:r>
      <w:r w:rsidR="00512E82">
        <w:rPr>
          <w:rFonts w:ascii="Helvetica" w:hAnsi="Helvetica"/>
          <w:sz w:val="22"/>
          <w:szCs w:val="22"/>
        </w:rPr>
        <w:t xml:space="preserve">arios are plotted as different </w:t>
      </w:r>
      <w:r w:rsidR="003250F7">
        <w:rPr>
          <w:rFonts w:ascii="Helvetica" w:hAnsi="Helvetica"/>
          <w:sz w:val="22"/>
          <w:szCs w:val="22"/>
        </w:rPr>
        <w:t xml:space="preserve">shapes: 1) CV= 0.1 (circle), 2) </w:t>
      </w:r>
      <w:r w:rsidR="00F33E20">
        <w:rPr>
          <w:rFonts w:ascii="Helvetica" w:hAnsi="Helvetica"/>
          <w:sz w:val="22"/>
          <w:szCs w:val="22"/>
        </w:rPr>
        <w:t>CV = 0.5</w:t>
      </w:r>
      <w:r w:rsidR="003250F7">
        <w:rPr>
          <w:rFonts w:ascii="Helvetica" w:hAnsi="Helvetica"/>
          <w:sz w:val="22"/>
          <w:szCs w:val="22"/>
        </w:rPr>
        <w:t xml:space="preserve"> (triangle)</w:t>
      </w:r>
      <w:r w:rsidR="00F33E20">
        <w:rPr>
          <w:rFonts w:ascii="Helvetica" w:hAnsi="Helvetica"/>
          <w:sz w:val="22"/>
          <w:szCs w:val="22"/>
        </w:rPr>
        <w:t xml:space="preserve">, </w:t>
      </w:r>
      <w:r w:rsidR="00BA6B19">
        <w:rPr>
          <w:rFonts w:ascii="Helvetica" w:hAnsi="Helvetica"/>
          <w:sz w:val="22"/>
          <w:szCs w:val="22"/>
        </w:rPr>
        <w:t>precautionary buffer</w:t>
      </w:r>
      <w:r w:rsidR="00F33E20">
        <w:rPr>
          <w:rFonts w:ascii="Helvetica" w:hAnsi="Helvetica"/>
          <w:sz w:val="22"/>
          <w:szCs w:val="22"/>
        </w:rPr>
        <w:t xml:space="preserve"> CV</w:t>
      </w:r>
      <w:r w:rsidR="003250F7">
        <w:rPr>
          <w:rFonts w:ascii="Helvetica" w:hAnsi="Helvetica"/>
          <w:sz w:val="22"/>
          <w:szCs w:val="22"/>
        </w:rPr>
        <w:t xml:space="preserve"> (square)</w:t>
      </w:r>
      <w:r w:rsidR="00F33E20">
        <w:rPr>
          <w:rFonts w:ascii="Helvetica" w:hAnsi="Helvetica"/>
          <w:sz w:val="22"/>
          <w:szCs w:val="22"/>
        </w:rPr>
        <w:t xml:space="preserve"> where the critical value below which monitoring precision increases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Crit</m:t>
            </m:r>
          </m:sub>
        </m:sSub>
      </m:oMath>
      <w:r w:rsidR="003250F7">
        <w:rPr>
          <w:rFonts w:ascii="Helvetica" w:hAnsi="Helvetica"/>
          <w:sz w:val="22"/>
          <w:szCs w:val="22"/>
        </w:rPr>
        <w:t xml:space="preserve">, and the average of CVs for the </w:t>
      </w:r>
      <w:r w:rsidR="00BA6B19">
        <w:rPr>
          <w:rFonts w:ascii="Helvetica" w:hAnsi="Helvetica"/>
          <w:sz w:val="22"/>
          <w:szCs w:val="22"/>
        </w:rPr>
        <w:t>precautionary buffer</w:t>
      </w:r>
      <w:r w:rsidR="003250F7">
        <w:rPr>
          <w:rFonts w:ascii="Helvetica" w:hAnsi="Helvetica"/>
          <w:sz w:val="22"/>
          <w:szCs w:val="22"/>
        </w:rPr>
        <w:t xml:space="preserve"> monitoring CV</w:t>
      </w:r>
      <w:r w:rsidR="00B02E53">
        <w:rPr>
          <w:rFonts w:ascii="Helvetica" w:hAnsi="Helvetica"/>
          <w:sz w:val="22"/>
          <w:szCs w:val="22"/>
        </w:rPr>
        <w:t xml:space="preserve">. </w:t>
      </w:r>
    </w:p>
    <w:p w14:paraId="73E053DB" w14:textId="77777777" w:rsidR="00A90388" w:rsidRDefault="00486187" w:rsidP="00A90388">
      <w:pPr>
        <w:rPr>
          <w:rFonts w:ascii="Helvetica" w:hAnsi="Helvetica"/>
        </w:rPr>
      </w:pPr>
      <w:r>
        <w:rPr>
          <w:rFonts w:ascii="Helvetica" w:hAnsi="Helvetica"/>
          <w:noProof/>
        </w:rPr>
        <w:drawing>
          <wp:inline distT="0" distB="0" distL="0" distR="0" wp14:anchorId="48247F1C" wp14:editId="3B2D2486">
            <wp:extent cx="5943600" cy="4681855"/>
            <wp:effectExtent l="0" t="0" r="0" b="0"/>
            <wp:docPr id="7" name="Picture 7" descr="Macintosh HD:Users:AdrianStierMBP2015:Dropbox:Projects:In Progress:Value of Information:Code:Figures:Fig4_AdaptiveMonitoring:Trade_Off_Cost_Benefit.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4_AdaptiveMonitoring:Trade_Off_Cost_Benefit.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681855"/>
                    </a:xfrm>
                    <a:prstGeom prst="rect">
                      <a:avLst/>
                    </a:prstGeom>
                    <a:noFill/>
                    <a:ln>
                      <a:noFill/>
                    </a:ln>
                  </pic:spPr>
                </pic:pic>
              </a:graphicData>
            </a:graphic>
          </wp:inline>
        </w:drawing>
      </w:r>
    </w:p>
    <w:p w14:paraId="7FFDE7E6" w14:textId="77777777" w:rsidR="0057298C" w:rsidRPr="00957F1F" w:rsidRDefault="0057298C">
      <w:pPr>
        <w:rPr>
          <w:rFonts w:ascii="Helvetica" w:hAnsi="Helvetica"/>
          <w:b/>
          <w:sz w:val="22"/>
          <w:szCs w:val="22"/>
        </w:rPr>
      </w:pPr>
    </w:p>
    <w:p w14:paraId="4AB66B26" w14:textId="77777777" w:rsidR="00A0237B" w:rsidRDefault="00A0237B">
      <w:pPr>
        <w:rPr>
          <w:rFonts w:ascii="Helvetica" w:hAnsi="Helvetica"/>
          <w:b/>
          <w:sz w:val="22"/>
          <w:szCs w:val="22"/>
        </w:rPr>
      </w:pPr>
      <w:r>
        <w:rPr>
          <w:rFonts w:ascii="Helvetica" w:hAnsi="Helvetica"/>
          <w:b/>
          <w:sz w:val="22"/>
          <w:szCs w:val="22"/>
        </w:rPr>
        <w:br w:type="page"/>
      </w:r>
    </w:p>
    <w:p w14:paraId="53396FBD"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5D8084D1"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267439F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53E1869C"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0DF5F780"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3024A16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08508CDE"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1538C6B7"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3E2C187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3CB2AF92" w14:textId="77777777" w:rsidR="00783ACA" w:rsidRDefault="00783ACA" w:rsidP="002D7AB2">
      <w:pPr>
        <w:rPr>
          <w:rFonts w:ascii="Helvetica" w:hAnsi="Helvetica"/>
          <w:b/>
          <w:sz w:val="22"/>
          <w:szCs w:val="22"/>
        </w:rPr>
      </w:pPr>
    </w:p>
    <w:p w14:paraId="2E064BEE" w14:textId="77777777" w:rsidR="00783ACA" w:rsidRDefault="00783ACA" w:rsidP="002D7AB2">
      <w:pPr>
        <w:rPr>
          <w:rFonts w:ascii="Helvetica" w:hAnsi="Helvetica"/>
          <w:b/>
          <w:sz w:val="22"/>
          <w:szCs w:val="22"/>
        </w:rPr>
      </w:pPr>
    </w:p>
    <w:p w14:paraId="429BC5C6" w14:textId="77777777" w:rsidR="00257D20" w:rsidRPr="00957F1F" w:rsidRDefault="00BA33BA" w:rsidP="002D7AB2">
      <w:pPr>
        <w:rPr>
          <w:rFonts w:ascii="Helvetica" w:hAnsi="Helvetica"/>
          <w:b/>
          <w:sz w:val="22"/>
          <w:szCs w:val="22"/>
        </w:rPr>
      </w:pPr>
      <w:r w:rsidRPr="00957F1F">
        <w:rPr>
          <w:rFonts w:ascii="Helvetica" w:hAnsi="Helvetica"/>
          <w:b/>
          <w:sz w:val="22"/>
          <w:szCs w:val="22"/>
        </w:rPr>
        <w:t>OUTSTANDING ISSUES/THINGS TO ADDRESS</w:t>
      </w:r>
    </w:p>
    <w:p w14:paraId="6CFF0E60" w14:textId="77777777" w:rsidR="00A01EFD" w:rsidRDefault="00B15BAF" w:rsidP="00EC2B9C">
      <w:pPr>
        <w:pStyle w:val="ListParagraph"/>
        <w:numPr>
          <w:ilvl w:val="1"/>
          <w:numId w:val="1"/>
        </w:numPr>
        <w:rPr>
          <w:rFonts w:ascii="Helvetica" w:hAnsi="Helvetica"/>
          <w:sz w:val="22"/>
          <w:szCs w:val="22"/>
        </w:rPr>
      </w:pPr>
      <w:commentRangeStart w:id="103"/>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103"/>
      <w:r w:rsidR="00923293">
        <w:rPr>
          <w:rStyle w:val="CommentReference"/>
        </w:rPr>
        <w:commentReference w:id="103"/>
      </w:r>
    </w:p>
    <w:p w14:paraId="0FD763BA" w14:textId="77777777" w:rsidR="00412FCD" w:rsidRPr="00957F1F" w:rsidRDefault="00412FCD" w:rsidP="00412FCD">
      <w:pPr>
        <w:pStyle w:val="ListParagraph"/>
        <w:ind w:left="360"/>
        <w:rPr>
          <w:rFonts w:ascii="Helvetica" w:hAnsi="Helvetica"/>
          <w:sz w:val="22"/>
          <w:szCs w:val="22"/>
        </w:rPr>
      </w:pPr>
    </w:p>
    <w:p w14:paraId="55198AF2"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y to the biomass limit. Or heat</w:t>
      </w:r>
      <w:r w:rsidR="00BA33BA" w:rsidRPr="00957F1F">
        <w:rPr>
          <w:rFonts w:ascii="Helvetica" w:hAnsi="Helvetica"/>
          <w:sz w:val="22"/>
          <w:szCs w:val="22"/>
        </w:rPr>
        <w:t xml:space="preserve">map of SSB versus delta of tipping point and blim and plot the ROI? </w:t>
      </w:r>
    </w:p>
    <w:p w14:paraId="4FF43E7B" w14:textId="77777777" w:rsidR="00412FCD" w:rsidRPr="00957F1F" w:rsidRDefault="00412FCD" w:rsidP="00412FCD">
      <w:pPr>
        <w:pStyle w:val="ListParagraph"/>
        <w:ind w:left="360"/>
        <w:rPr>
          <w:rFonts w:ascii="Helvetica" w:hAnsi="Helvetica"/>
          <w:sz w:val="22"/>
          <w:szCs w:val="22"/>
        </w:rPr>
      </w:pPr>
    </w:p>
    <w:p w14:paraId="680DC2FB" w14:textId="77777777" w:rsidR="00412FCD" w:rsidRDefault="00BA33BA" w:rsidP="00F91857">
      <w:pPr>
        <w:pStyle w:val="ListParagraph"/>
        <w:numPr>
          <w:ilvl w:val="1"/>
          <w:numId w:val="1"/>
        </w:numPr>
        <w:rPr>
          <w:rFonts w:ascii="Helvetica" w:hAnsi="Helvetica"/>
          <w:sz w:val="22"/>
          <w:szCs w:val="22"/>
        </w:rPr>
      </w:pPr>
      <w:commentRangeStart w:id="104"/>
      <w:r w:rsidRPr="00412FCD">
        <w:rPr>
          <w:rFonts w:ascii="Helvetica" w:hAnsi="Helvetica"/>
          <w:b/>
          <w:sz w:val="22"/>
          <w:szCs w:val="22"/>
        </w:rPr>
        <w:t>How many management strategies do we want to contrast?</w:t>
      </w:r>
      <w:r w:rsidRPr="00412FCD">
        <w:rPr>
          <w:rFonts w:ascii="Helvetica" w:hAnsi="Helvetica"/>
          <w:sz w:val="22"/>
          <w:szCs w:val="22"/>
        </w:rPr>
        <w:t xml:space="preserve"> In the initial abstract we distinguished between ad</w:t>
      </w:r>
      <w:r w:rsidR="00412FCD">
        <w:rPr>
          <w:rFonts w:ascii="Helvetica" w:hAnsi="Helvetica"/>
          <w:sz w:val="22"/>
          <w:szCs w:val="22"/>
        </w:rPr>
        <w:t>aptive and precautionary buffer. We could b</w:t>
      </w:r>
      <w:r w:rsidR="00412FCD" w:rsidRPr="00957F1F">
        <w:rPr>
          <w:rFonts w:ascii="Helvetica" w:hAnsi="Helvetica"/>
          <w:sz w:val="22"/>
          <w:szCs w:val="22"/>
        </w:rPr>
        <w:t xml:space="preserve">uild </w:t>
      </w:r>
      <w:r w:rsidR="00412FCD">
        <w:rPr>
          <w:rFonts w:ascii="Helvetica" w:hAnsi="Helvetica"/>
          <w:sz w:val="22"/>
          <w:szCs w:val="22"/>
        </w:rPr>
        <w:t xml:space="preserve">a truly </w:t>
      </w:r>
      <w:r w:rsidR="00412FCD" w:rsidRPr="00957F1F">
        <w:rPr>
          <w:rFonts w:ascii="Helvetica" w:hAnsi="Helvetica"/>
          <w:sz w:val="22"/>
          <w:szCs w:val="22"/>
        </w:rPr>
        <w:t xml:space="preserve">adaptive monitoring </w:t>
      </w:r>
      <w:r w:rsidR="00412FCD">
        <w:rPr>
          <w:rFonts w:ascii="Helvetica" w:hAnsi="Helvetica"/>
          <w:sz w:val="22"/>
          <w:szCs w:val="22"/>
        </w:rPr>
        <w:t>that learns through time, rather than the</w:t>
      </w:r>
      <w:r w:rsidR="00412FCD" w:rsidRPr="00957F1F">
        <w:rPr>
          <w:rFonts w:ascii="Helvetica" w:hAnsi="Helvetica"/>
          <w:sz w:val="22"/>
          <w:szCs w:val="22"/>
        </w:rPr>
        <w:t xml:space="preserve"> precautionary buffer </w:t>
      </w:r>
      <w:r w:rsidR="00412FCD">
        <w:rPr>
          <w:rFonts w:ascii="Helvetica" w:hAnsi="Helvetica"/>
          <w:sz w:val="22"/>
          <w:szCs w:val="22"/>
        </w:rPr>
        <w:t>that differs because it is dynamic but not adaptive in the Carl Walters Sense</w:t>
      </w:r>
      <w:r w:rsidR="00412FCD" w:rsidRPr="00957F1F">
        <w:rPr>
          <w:rFonts w:ascii="Helvetica" w:hAnsi="Helvetica"/>
          <w:sz w:val="22"/>
          <w:szCs w:val="22"/>
        </w:rPr>
        <w:t xml:space="preserve">. </w:t>
      </w:r>
      <w:r w:rsidR="00412FCD">
        <w:rPr>
          <w:rFonts w:ascii="Helvetica" w:hAnsi="Helvetica"/>
          <w:sz w:val="22"/>
          <w:szCs w:val="22"/>
        </w:rPr>
        <w:t>The solution would be more like a dynamics optimization.</w:t>
      </w:r>
      <w:commentRangeEnd w:id="104"/>
      <w:r w:rsidR="00BF77F3">
        <w:rPr>
          <w:rStyle w:val="CommentReference"/>
        </w:rPr>
        <w:commentReference w:id="104"/>
      </w:r>
    </w:p>
    <w:p w14:paraId="72FE1044" w14:textId="77777777" w:rsidR="00234A53" w:rsidRPr="00957F1F" w:rsidRDefault="00234A53" w:rsidP="00234A53">
      <w:pPr>
        <w:pStyle w:val="ListParagraph"/>
        <w:ind w:left="360"/>
        <w:rPr>
          <w:rFonts w:ascii="Helvetica" w:hAnsi="Helvetica"/>
          <w:sz w:val="22"/>
          <w:szCs w:val="22"/>
        </w:rPr>
      </w:pPr>
    </w:p>
    <w:p w14:paraId="17C2EEED"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(prob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2C54B511" w14:textId="77777777" w:rsidR="00481E32" w:rsidRDefault="00481E32" w:rsidP="00481E32">
      <w:pPr>
        <w:pStyle w:val="ListParagraph"/>
        <w:ind w:left="360"/>
        <w:rPr>
          <w:rFonts w:ascii="Helvetica" w:hAnsi="Helvetica"/>
          <w:sz w:val="22"/>
          <w:szCs w:val="22"/>
        </w:rPr>
      </w:pPr>
    </w:p>
    <w:p w14:paraId="48B32524"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mumby model. </w:t>
      </w:r>
    </w:p>
    <w:p w14:paraId="1BA4B95C" w14:textId="77777777" w:rsidR="000807F2" w:rsidRPr="000807F2" w:rsidRDefault="000807F2" w:rsidP="000807F2">
      <w:pPr>
        <w:rPr>
          <w:rFonts w:ascii="Helvetica" w:hAnsi="Helvetica"/>
          <w:sz w:val="22"/>
          <w:szCs w:val="22"/>
        </w:rPr>
      </w:pPr>
    </w:p>
    <w:p w14:paraId="1967CBC0" w14:textId="77777777" w:rsidR="000807F2" w:rsidRPr="000E4BC8" w:rsidRDefault="000807F2" w:rsidP="00331EB5">
      <w:pPr>
        <w:pStyle w:val="ListParagraph"/>
        <w:numPr>
          <w:ilvl w:val="0"/>
          <w:numId w:val="7"/>
        </w:numPr>
        <w:rPr>
          <w:rFonts w:ascii="Helvetica" w:hAnsi="Helvetica"/>
          <w:b/>
          <w:sz w:val="22"/>
          <w:szCs w:val="22"/>
        </w:rPr>
      </w:pPr>
      <w:r w:rsidRPr="000E4BC8">
        <w:rPr>
          <w:rFonts w:ascii="Helvetica" w:hAnsi="Helvetica"/>
          <w:b/>
          <w:sz w:val="22"/>
          <w:szCs w:val="22"/>
        </w:rPr>
        <w:t>POTENTIAL TO DO</w:t>
      </w:r>
      <w:r w:rsidR="002F64A9">
        <w:rPr>
          <w:rFonts w:ascii="Helvetica" w:hAnsi="Helvetica"/>
          <w:b/>
          <w:sz w:val="22"/>
          <w:szCs w:val="22"/>
        </w:rPr>
        <w:t xml:space="preserve"> LIST</w:t>
      </w:r>
      <w:r w:rsidRPr="000E4BC8">
        <w:rPr>
          <w:rFonts w:ascii="Helvetica" w:hAnsi="Helvetica"/>
          <w:b/>
          <w:sz w:val="22"/>
          <w:szCs w:val="22"/>
        </w:rPr>
        <w:t xml:space="preserve"> FOR OTP MEETING</w:t>
      </w:r>
      <w:r w:rsidR="00104868">
        <w:rPr>
          <w:rFonts w:ascii="Helvetica" w:hAnsi="Helvetica"/>
          <w:b/>
          <w:sz w:val="22"/>
          <w:szCs w:val="22"/>
        </w:rPr>
        <w:t xml:space="preserve"> SEPT 2015</w:t>
      </w:r>
    </w:p>
    <w:p w14:paraId="3E00499C" w14:textId="77777777" w:rsidR="000807F2" w:rsidRPr="000807F2" w:rsidRDefault="000807F2" w:rsidP="000807F2">
      <w:pPr>
        <w:rPr>
          <w:rFonts w:ascii="Helvetica" w:hAnsi="Helvetica"/>
          <w:sz w:val="22"/>
          <w:szCs w:val="22"/>
        </w:rPr>
      </w:pPr>
    </w:p>
    <w:p w14:paraId="2C14BCBD" w14:textId="77777777" w:rsidR="000807F2" w:rsidRDefault="000807F2" w:rsidP="000807F2">
      <w:pPr>
        <w:pStyle w:val="ListParagraph"/>
        <w:numPr>
          <w:ilvl w:val="1"/>
          <w:numId w:val="7"/>
        </w:numPr>
        <w:rPr>
          <w:rFonts w:ascii="Helvetica" w:hAnsi="Helvetica"/>
          <w:sz w:val="22"/>
          <w:szCs w:val="22"/>
        </w:rPr>
      </w:pPr>
      <w:r>
        <w:rPr>
          <w:rFonts w:ascii="Helvetica" w:hAnsi="Helvetica"/>
          <w:sz w:val="22"/>
          <w:szCs w:val="22"/>
        </w:rPr>
        <w:t>JL and</w:t>
      </w:r>
      <w:r w:rsidR="00176024">
        <w:rPr>
          <w:rFonts w:ascii="Helvetica" w:hAnsi="Helvetica"/>
          <w:sz w:val="22"/>
          <w:szCs w:val="22"/>
        </w:rPr>
        <w:t>/or</w:t>
      </w:r>
      <w:r>
        <w:rPr>
          <w:rFonts w:ascii="Helvetica" w:hAnsi="Helvetica"/>
          <w:sz w:val="22"/>
          <w:szCs w:val="22"/>
        </w:rPr>
        <w:t xml:space="preserve"> CW feedback on </w:t>
      </w:r>
      <w:r w:rsidR="00176024">
        <w:rPr>
          <w:rFonts w:ascii="Helvetica" w:hAnsi="Helvetica"/>
          <w:sz w:val="22"/>
          <w:szCs w:val="22"/>
        </w:rPr>
        <w:t xml:space="preserve">and </w:t>
      </w:r>
      <w:r>
        <w:rPr>
          <w:rFonts w:ascii="Helvetica" w:hAnsi="Helvetica"/>
          <w:sz w:val="22"/>
          <w:szCs w:val="22"/>
        </w:rPr>
        <w:t>writing</w:t>
      </w:r>
      <w:r w:rsidR="00176024">
        <w:rPr>
          <w:rFonts w:ascii="Helvetica" w:hAnsi="Helvetica"/>
          <w:sz w:val="22"/>
          <w:szCs w:val="22"/>
        </w:rPr>
        <w:t xml:space="preserve"> of discussion paragraph about incentives and economics of who pays for the fishery </w:t>
      </w:r>
    </w:p>
    <w:p w14:paraId="32997B0C" w14:textId="77777777" w:rsidR="000807F2" w:rsidRDefault="008137EC" w:rsidP="000807F2">
      <w:pPr>
        <w:pStyle w:val="ListParagraph"/>
        <w:numPr>
          <w:ilvl w:val="1"/>
          <w:numId w:val="7"/>
        </w:numPr>
        <w:rPr>
          <w:rFonts w:ascii="Helvetica" w:hAnsi="Helvetica"/>
          <w:sz w:val="22"/>
          <w:szCs w:val="22"/>
        </w:rPr>
      </w:pPr>
      <w:r>
        <w:rPr>
          <w:rFonts w:ascii="Helvetica" w:hAnsi="Helvetica"/>
          <w:sz w:val="22"/>
          <w:szCs w:val="22"/>
        </w:rPr>
        <w:t>CW paragraph in introduction on MPAs as examples</w:t>
      </w:r>
      <w:r w:rsidR="00923E05">
        <w:rPr>
          <w:rFonts w:ascii="Helvetica" w:hAnsi="Helvetica"/>
          <w:sz w:val="22"/>
          <w:szCs w:val="22"/>
        </w:rPr>
        <w:t xml:space="preserve"> </w:t>
      </w:r>
    </w:p>
    <w:p w14:paraId="451253C6" w14:textId="77777777" w:rsidR="00990F56" w:rsidRPr="00C83F8C" w:rsidRDefault="00990F56" w:rsidP="00C83F8C">
      <w:pPr>
        <w:pStyle w:val="ListParagraph"/>
        <w:numPr>
          <w:ilvl w:val="2"/>
          <w:numId w:val="7"/>
        </w:numPr>
        <w:rPr>
          <w:rFonts w:ascii="Helvetica" w:hAnsi="Helvetica"/>
          <w:sz w:val="22"/>
          <w:szCs w:val="22"/>
        </w:rPr>
      </w:pPr>
      <w:r>
        <w:rPr>
          <w:rFonts w:ascii="Helvetica" w:hAnsi="Helvetica"/>
          <w:sz w:val="22"/>
          <w:szCs w:val="22"/>
        </w:rPr>
        <w:t xml:space="preserve">MPA etc. Citations: </w:t>
      </w:r>
      <w:r w:rsidR="0074108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 </w:instrText>
      </w:r>
      <w:r w:rsidR="0074108B">
        <w:rPr>
          <w:rFonts w:ascii="Helvetica" w:hAnsi="Helvetica"/>
          <w:sz w:val="22"/>
          <w:szCs w:val="22"/>
        </w:rPr>
        <w:fldChar w:fldCharType="begin">
          <w:fldData xml:space="preserve">PEVuZE5vdGU+PENpdGU+PEF1dGhvcj5HcmFmdG9uPC9BdXRob3I+PFllYXI+MjAwNTwvWWVhcj48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</w:fldData>
        </w:fldChar>
      </w:r>
      <w:r w:rsidR="006C270B">
        <w:rPr>
          <w:rFonts w:ascii="Helvetica" w:hAnsi="Helvetica"/>
          <w:sz w:val="22"/>
          <w:szCs w:val="22"/>
        </w:rPr>
        <w:instrText xml:space="preserve"> ADDIN EN.CITE.DATA </w:instrText>
      </w:r>
      <w:r w:rsidR="0074108B">
        <w:rPr>
          <w:rFonts w:ascii="Helvetica" w:hAnsi="Helvetica"/>
          <w:sz w:val="22"/>
          <w:szCs w:val="22"/>
        </w:rPr>
      </w:r>
      <w:r w:rsidR="0074108B">
        <w:rPr>
          <w:rFonts w:ascii="Helvetica" w:hAnsi="Helvetica"/>
          <w:sz w:val="22"/>
          <w:szCs w:val="22"/>
        </w:rPr>
        <w:fldChar w:fldCharType="end"/>
      </w:r>
      <w:r w:rsidR="0074108B">
        <w:rPr>
          <w:rFonts w:ascii="Helvetica" w:hAnsi="Helvetica"/>
          <w:sz w:val="22"/>
          <w:szCs w:val="22"/>
        </w:rPr>
      </w:r>
      <w:r w:rsidR="0074108B">
        <w:rPr>
          <w:rFonts w:ascii="Helvetica" w:hAnsi="Helvetica"/>
          <w:sz w:val="22"/>
          <w:szCs w:val="22"/>
        </w:rPr>
        <w:fldChar w:fldCharType="separate"/>
      </w:r>
      <w:r w:rsidR="006C270B">
        <w:rPr>
          <w:rFonts w:ascii="Helvetica" w:hAnsi="Helvetica"/>
          <w:noProof/>
          <w:sz w:val="22"/>
          <w:szCs w:val="22"/>
        </w:rPr>
        <w:t>(Grafton</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Sethi</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2005; Costello &amp; Polasky 2008; Costello</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2010; Polasky</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2011)</w:t>
      </w:r>
      <w:r w:rsidR="0074108B">
        <w:rPr>
          <w:rFonts w:ascii="Helvetica" w:hAnsi="Helvetica"/>
          <w:sz w:val="22"/>
          <w:szCs w:val="22"/>
        </w:rPr>
        <w:fldChar w:fldCharType="end"/>
      </w:r>
      <w:r w:rsidRPr="005A02B5">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&lt;EndNote&gt;&lt;Cite&gt;&lt;Author&gt;Mangel&lt;/Author&gt;&lt;Year&gt;2000&lt;/Year&gt;&lt;RecNum&gt;8150&lt;/RecNum&gt;&lt;DisplayText&gt;(Mangel 2000)&lt;/DisplayText&gt;&lt;record&gt;&lt;rec-number&gt;8150&lt;/rec-number&gt;&lt;foreign-keys&gt;&lt;key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(Mangel 2000)</w:t>
      </w:r>
      <w:r w:rsidR="0074108B">
        <w:rPr>
          <w:rFonts w:ascii="Helvetica" w:hAnsi="Helvetica"/>
          <w:sz w:val="22"/>
          <w:szCs w:val="22"/>
        </w:rPr>
        <w:fldChar w:fldCharType="end"/>
      </w:r>
      <w:r w:rsidRPr="00DD6B45">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&lt;EndNote&gt;&lt;Cite&gt;&lt;Author&gt;Stefansson&lt;/Author&gt;&lt;Year&gt;2005&lt;/Year&gt;&lt;RecNum&gt;8151&lt;/RecNum&gt;&lt;DisplayText&gt;(Stefansson &amp;amp; Rosenberg 2005)&lt;/DisplayText&gt;&lt;record&gt;&lt;rec-number&gt;8151&lt;/rec-number&gt;&lt;foreign-keys&gt;&lt;key app="EN" db-id="dsrza9wtbra05fevxvw5svf8d0a9a0ptptvp" timestamp="1443314775"&gt;8151&lt;/key&gt;&lt;/foreign-keys&gt;&lt;ref-type name="Journal Article"&gt;17&lt;/ref-type&gt;&lt;contributors&gt;&lt;authors&gt;&lt;author&gt;Stefansson, Gunnar&lt;/author&gt;&lt;author&gt;Rosenberg, Andrew A&lt;/author&gt;&lt;/authors&gt;&lt;/contributors&gt;&lt;titles&gt;&lt;title&gt;Combining control measures for more effective management of fisheries under uncertainty: quotas, effort limitation and protected areas&lt;/title&gt;&lt;secondary-title&gt;Philosophical Transactions of the Royal Society B: Biological Sciences&lt;/secondary-title&gt;&lt;/titles&gt;&lt;periodical&gt;&lt;full-title&gt;Philosophical Transactions of the Royal Society B: Biological Sciences&lt;/full-title&gt;&lt;/periodical&gt;&lt;pages&gt;133-146&lt;/pages&gt;&lt;volume&gt;360&lt;/volume&gt;&lt;number&gt;1453&lt;/number&gt;&lt;dates&gt;&lt;year&gt;2005&lt;/year&gt;&lt;/dates&gt;&lt;isbn&gt;0962-8436&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(Stefansson &amp; Rosenberg 2005)</w:t>
      </w:r>
      <w:r w:rsidR="0074108B">
        <w:rPr>
          <w:rFonts w:ascii="Helvetica" w:hAnsi="Helvetica"/>
          <w:sz w:val="22"/>
          <w:szCs w:val="22"/>
        </w:rPr>
        <w:fldChar w:fldCharType="end"/>
      </w:r>
    </w:p>
    <w:p w14:paraId="6B24B9A7" w14:textId="77777777" w:rsidR="00607316" w:rsidRDefault="00015507" w:rsidP="000807F2">
      <w:pPr>
        <w:pStyle w:val="ListParagraph"/>
        <w:numPr>
          <w:ilvl w:val="1"/>
          <w:numId w:val="7"/>
        </w:numPr>
        <w:rPr>
          <w:rFonts w:ascii="Helvetica" w:hAnsi="Helvetica"/>
          <w:sz w:val="22"/>
          <w:szCs w:val="22"/>
        </w:rPr>
      </w:pPr>
      <w:r>
        <w:rPr>
          <w:rFonts w:ascii="Helvetica" w:hAnsi="Helvetica"/>
          <w:sz w:val="22"/>
          <w:szCs w:val="22"/>
        </w:rPr>
        <w:t>BH</w:t>
      </w:r>
      <w:r w:rsidR="00607316">
        <w:rPr>
          <w:rFonts w:ascii="Helvetica" w:hAnsi="Helvetica"/>
          <w:sz w:val="22"/>
          <w:szCs w:val="22"/>
        </w:rPr>
        <w:t xml:space="preserve"> paragraph in introduction defining safe operating space</w:t>
      </w:r>
      <w:r w:rsidR="004D7EBD" w:rsidRPr="004D7EBD">
        <w:t xml:space="preserve"> </w:t>
      </w:r>
      <w:r w:rsidR="0074108B">
        <w:rPr>
          <w:rFonts w:ascii="Helvetica" w:hAnsi="Helvetica"/>
          <w:sz w:val="22"/>
          <w:szCs w:val="22"/>
        </w:rPr>
        <w:fldChar w:fldCharType="begin"/>
      </w:r>
      <w:r w:rsidR="006C270B">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74108B">
        <w:rPr>
          <w:rFonts w:ascii="Helvetica" w:hAnsi="Helvetica"/>
          <w:sz w:val="22"/>
          <w:szCs w:val="22"/>
        </w:rPr>
        <w:fldChar w:fldCharType="separate"/>
      </w:r>
      <w:r w:rsidR="006C270B">
        <w:rPr>
          <w:rFonts w:ascii="Helvetica" w:hAnsi="Helvetica"/>
          <w:noProof/>
          <w:sz w:val="22"/>
          <w:szCs w:val="22"/>
        </w:rPr>
        <w:t>(Rockström</w:t>
      </w:r>
      <w:r w:rsidR="006C270B" w:rsidRPr="006C270B">
        <w:rPr>
          <w:rFonts w:ascii="Helvetica" w:hAnsi="Helvetica"/>
          <w:i/>
          <w:noProof/>
          <w:sz w:val="22"/>
          <w:szCs w:val="22"/>
        </w:rPr>
        <w:t xml:space="preserve"> et al.</w:t>
      </w:r>
      <w:r w:rsidR="006C270B">
        <w:rPr>
          <w:rFonts w:ascii="Helvetica" w:hAnsi="Helvetica"/>
          <w:noProof/>
          <w:sz w:val="22"/>
          <w:szCs w:val="22"/>
        </w:rPr>
        <w:t xml:space="preserve"> 2009)</w:t>
      </w:r>
      <w:r w:rsidR="0074108B">
        <w:rPr>
          <w:rFonts w:ascii="Helvetica" w:hAnsi="Helvetica"/>
          <w:sz w:val="22"/>
          <w:szCs w:val="22"/>
        </w:rPr>
        <w:fldChar w:fldCharType="end"/>
      </w:r>
    </w:p>
    <w:p w14:paraId="7AF33CFE" w14:textId="77777777" w:rsidR="00923E05" w:rsidRDefault="00923E05" w:rsidP="000807F2">
      <w:pPr>
        <w:pStyle w:val="ListParagraph"/>
        <w:numPr>
          <w:ilvl w:val="1"/>
          <w:numId w:val="7"/>
        </w:numPr>
        <w:rPr>
          <w:rFonts w:ascii="Helvetica" w:hAnsi="Helvetica"/>
          <w:sz w:val="22"/>
          <w:szCs w:val="22"/>
        </w:rPr>
      </w:pPr>
      <w:r>
        <w:rPr>
          <w:rFonts w:ascii="Helvetica" w:hAnsi="Helvetica"/>
          <w:sz w:val="22"/>
          <w:szCs w:val="22"/>
        </w:rPr>
        <w:t>PL</w:t>
      </w:r>
      <w:r w:rsidR="002F64A9">
        <w:rPr>
          <w:rFonts w:ascii="Helvetica" w:hAnsi="Helvetica"/>
          <w:sz w:val="22"/>
          <w:szCs w:val="22"/>
        </w:rPr>
        <w:t xml:space="preserve"> </w:t>
      </w:r>
      <w:r w:rsidR="009275F8">
        <w:rPr>
          <w:rFonts w:ascii="Helvetica" w:hAnsi="Helvetica"/>
          <w:sz w:val="22"/>
          <w:szCs w:val="22"/>
        </w:rPr>
        <w:t>and/</w:t>
      </w:r>
      <w:r w:rsidR="002F64A9">
        <w:rPr>
          <w:rFonts w:ascii="Helvetica" w:hAnsi="Helvetica"/>
          <w:sz w:val="22"/>
          <w:szCs w:val="22"/>
        </w:rPr>
        <w:t>or Ann S</w:t>
      </w:r>
      <w:r>
        <w:rPr>
          <w:rFonts w:ascii="Helvetica" w:hAnsi="Helvetica"/>
          <w:sz w:val="22"/>
          <w:szCs w:val="22"/>
        </w:rPr>
        <w:t xml:space="preserve"> paragraph in discussion about how value of information depends on the stakeholder</w:t>
      </w:r>
    </w:p>
    <w:p w14:paraId="6077C9E4" w14:textId="77777777" w:rsidR="00517F5E" w:rsidRDefault="00517F5E" w:rsidP="000807F2">
      <w:pPr>
        <w:pStyle w:val="ListParagraph"/>
        <w:numPr>
          <w:ilvl w:val="1"/>
          <w:numId w:val="7"/>
        </w:numPr>
        <w:rPr>
          <w:rFonts w:ascii="Helvetica" w:hAnsi="Helvetica"/>
          <w:sz w:val="22"/>
          <w:szCs w:val="22"/>
        </w:rPr>
      </w:pPr>
      <w:r>
        <w:rPr>
          <w:rFonts w:ascii="Helvetica" w:hAnsi="Helvetica"/>
          <w:sz w:val="22"/>
          <w:szCs w:val="22"/>
        </w:rPr>
        <w:t>Brainstorm on supplement list</w:t>
      </w:r>
    </w:p>
    <w:p w14:paraId="6E892623" w14:textId="77777777"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lastRenderedPageBreak/>
        <w:t xml:space="preserve">JS to dig into neubauer table to ask which </w:t>
      </w:r>
      <w:r w:rsidR="00B14EBC">
        <w:rPr>
          <w:rFonts w:ascii="Helvetica" w:hAnsi="Helvetica"/>
          <w:sz w:val="22"/>
          <w:szCs w:val="22"/>
        </w:rPr>
        <w:t>areas are getting hit hardest</w:t>
      </w:r>
    </w:p>
    <w:p w14:paraId="1E8905A7" w14:textId="77777777" w:rsidR="000E4BC8" w:rsidRDefault="000E4BC8" w:rsidP="000807F2">
      <w:pPr>
        <w:pStyle w:val="ListParagraph"/>
        <w:numPr>
          <w:ilvl w:val="1"/>
          <w:numId w:val="7"/>
        </w:numPr>
        <w:rPr>
          <w:rFonts w:ascii="Helvetica" w:hAnsi="Helvetica"/>
          <w:sz w:val="22"/>
          <w:szCs w:val="22"/>
        </w:rPr>
      </w:pPr>
      <w:r>
        <w:rPr>
          <w:rFonts w:ascii="Helvetica" w:hAnsi="Helvetica"/>
          <w:sz w:val="22"/>
          <w:szCs w:val="22"/>
        </w:rPr>
        <w:t xml:space="preserve">RK to add section on policy challenges or opportunities associated with modifying Forrestry or Fisheries laws </w:t>
      </w:r>
      <w:r w:rsidR="00571D1B">
        <w:rPr>
          <w:rFonts w:ascii="Helvetica" w:hAnsi="Helvetica"/>
          <w:sz w:val="22"/>
          <w:szCs w:val="22"/>
        </w:rPr>
        <w:t>to include status dependent monitoring efforts</w:t>
      </w:r>
    </w:p>
    <w:p w14:paraId="09AA91BE" w14:textId="77777777" w:rsidR="00176024" w:rsidRDefault="00176024" w:rsidP="000807F2">
      <w:pPr>
        <w:pStyle w:val="ListParagraph"/>
        <w:numPr>
          <w:ilvl w:val="1"/>
          <w:numId w:val="7"/>
        </w:numPr>
        <w:rPr>
          <w:rFonts w:ascii="Helvetica" w:hAnsi="Helvetica"/>
          <w:sz w:val="22"/>
          <w:szCs w:val="22"/>
        </w:rPr>
      </w:pPr>
      <w:r>
        <w:rPr>
          <w:rFonts w:ascii="Helvetica" w:hAnsi="Helvetica"/>
          <w:sz w:val="22"/>
          <w:szCs w:val="22"/>
        </w:rPr>
        <w:t xml:space="preserve">PL to write paragraph on </w:t>
      </w:r>
    </w:p>
    <w:p w14:paraId="6FA5D0BB" w14:textId="77777777" w:rsidR="009275F8" w:rsidRPr="00331EB5" w:rsidRDefault="009275F8" w:rsidP="000807F2">
      <w:pPr>
        <w:pStyle w:val="ListParagraph"/>
        <w:numPr>
          <w:ilvl w:val="1"/>
          <w:numId w:val="7"/>
        </w:numPr>
        <w:rPr>
          <w:rFonts w:ascii="Helvetica" w:hAnsi="Helvetica"/>
          <w:sz w:val="22"/>
          <w:szCs w:val="22"/>
        </w:rPr>
      </w:pPr>
      <w:r>
        <w:t>BH: to add a paragraph in the Intro that frames the management decision as ‘keep in a safe operating space where monitoring needs are minimal’ vs. ‘push system towards optimal extraction levels’</w:t>
      </w:r>
    </w:p>
    <w:p w14:paraId="4745844E" w14:textId="77777777" w:rsidR="004879B3" w:rsidRDefault="004879B3">
      <w:pPr>
        <w:rPr>
          <w:rFonts w:ascii="Helvetica" w:hAnsi="Helvetica"/>
          <w:sz w:val="22"/>
          <w:szCs w:val="22"/>
        </w:rPr>
      </w:pPr>
    </w:p>
    <w:sectPr w:rsidR="004879B3"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Crow White" w:date="2015-09-30T14:37:00Z" w:initials="CW">
    <w:p w14:paraId="4DDEE9DE" w14:textId="77777777" w:rsidR="00D92B83" w:rsidRDefault="00D92B83">
      <w:pPr>
        <w:pStyle w:val="CommentText"/>
      </w:pPr>
      <w:r>
        <w:rPr>
          <w:rStyle w:val="CommentReference"/>
        </w:rPr>
        <w:annotationRef/>
      </w:r>
      <w:r>
        <w:t>Colons are not allowed by some journals. Not sure on “s</w:t>
      </w:r>
    </w:p>
    <w:p w14:paraId="7BBEC488" w14:textId="77777777" w:rsidR="00D92B83" w:rsidRDefault="00D92B83">
      <w:pPr>
        <w:pStyle w:val="CommentText"/>
      </w:pPr>
      <w:r>
        <w:t>Also, feel free to take or leave any of my edits….I won’t be offended.</w:t>
      </w:r>
    </w:p>
    <w:p w14:paraId="6086A245" w14:textId="77777777" w:rsidR="00D92B83" w:rsidRDefault="00D92B83">
      <w:pPr>
        <w:pStyle w:val="CommentText"/>
      </w:pPr>
    </w:p>
    <w:p w14:paraId="280C1D7D" w14:textId="77777777" w:rsidR="00D92B83" w:rsidRDefault="00D92B83">
      <w:pPr>
        <w:pStyle w:val="CommentText"/>
      </w:pPr>
      <w:r>
        <w:t>BSH: I don’t like titles with colons regardless, so let’s change.  How about ‘Using better monitoring strategies to avoid resource tipping points’</w:t>
      </w:r>
    </w:p>
    <w:p w14:paraId="73D417E1" w14:textId="77777777" w:rsidR="00D92B83" w:rsidRDefault="00D92B83">
      <w:pPr>
        <w:pStyle w:val="CommentText"/>
      </w:pPr>
    </w:p>
    <w:p w14:paraId="2AA4F9EB" w14:textId="77777777" w:rsidR="00D92B83" w:rsidRDefault="00D92B83">
      <w:pPr>
        <w:pStyle w:val="CommentText"/>
      </w:pPr>
    </w:p>
  </w:comment>
  <w:comment w:id="1" w:author="Anne Salomon" w:date="2015-09-30T14:37:00Z" w:initials="AS">
    <w:p w14:paraId="1614647F" w14:textId="77777777" w:rsidR="00CC4060" w:rsidRDefault="00CC4060" w:rsidP="00CC4060">
      <w:pPr>
        <w:pStyle w:val="CommentText"/>
      </w:pPr>
      <w:r>
        <w:rPr>
          <w:rStyle w:val="CommentReference"/>
        </w:rPr>
        <w:annotationRef/>
      </w:r>
    </w:p>
    <w:p w14:paraId="2760117D" w14:textId="77777777" w:rsidR="00CC4060" w:rsidRDefault="00CC4060" w:rsidP="00CC4060">
      <w:pPr>
        <w:pStyle w:val="CommentText"/>
      </w:pPr>
    </w:p>
    <w:p w14:paraId="2B8BA87A" w14:textId="77777777" w:rsidR="00CC4060" w:rsidRDefault="00CC4060" w:rsidP="00CC4060">
      <w:pPr>
        <w:pStyle w:val="CommentText"/>
      </w:pPr>
      <w:r>
        <w:t>Or for those of you who like parsimony:</w:t>
      </w:r>
    </w:p>
    <w:p w14:paraId="27CB0F69" w14:textId="77777777" w:rsidR="00CC4060" w:rsidRDefault="00CC4060" w:rsidP="00CC4060">
      <w:pPr>
        <w:pStyle w:val="CommentText"/>
      </w:pPr>
    </w:p>
    <w:p w14:paraId="341B06BD" w14:textId="77777777" w:rsidR="00CC4060" w:rsidRDefault="00CC4060" w:rsidP="00CC4060">
      <w:pPr>
        <w:pStyle w:val="CommentText"/>
      </w:pPr>
      <w:r>
        <w:t>Monitoring strategies to avoid resource tipping points</w:t>
      </w:r>
    </w:p>
    <w:p w14:paraId="0BDE411A" w14:textId="77777777" w:rsidR="00CC4060" w:rsidRDefault="00CC4060" w:rsidP="00CC4060">
      <w:pPr>
        <w:pStyle w:val="CommentText"/>
      </w:pPr>
    </w:p>
    <w:p w14:paraId="68743E03" w14:textId="77777777" w:rsidR="00CC4060" w:rsidRDefault="00CC4060" w:rsidP="00CC4060">
      <w:pPr>
        <w:pStyle w:val="CommentText"/>
      </w:pPr>
      <w:r>
        <w:t>Or</w:t>
      </w:r>
    </w:p>
    <w:p w14:paraId="4E7BE270" w14:textId="77777777" w:rsidR="00CC4060" w:rsidRDefault="00CC4060" w:rsidP="00CC4060">
      <w:pPr>
        <w:pStyle w:val="CommentText"/>
      </w:pPr>
    </w:p>
    <w:p w14:paraId="01AACB5E" w14:textId="77777777" w:rsidR="00CC4060" w:rsidRDefault="00CC4060" w:rsidP="00CC4060">
      <w:pPr>
        <w:pStyle w:val="CommentText"/>
      </w:pPr>
      <w:r>
        <w:t>Cost effective monitoring strategies to avoid resource tipping points</w:t>
      </w:r>
    </w:p>
  </w:comment>
  <w:comment w:id="11" w:author="Crow White" w:date="2015-09-30T14:37:00Z" w:initials="CW">
    <w:p w14:paraId="10487F1D" w14:textId="77777777" w:rsidR="00D92B83" w:rsidRDefault="00D92B83">
      <w:pPr>
        <w:pStyle w:val="CommentText"/>
      </w:pPr>
      <w:r>
        <w:rPr>
          <w:rStyle w:val="CommentReference"/>
        </w:rPr>
        <w:annotationRef/>
      </w:r>
      <w:r>
        <w:t>True, but connection with our study needs to be made stronger</w:t>
      </w:r>
    </w:p>
    <w:p w14:paraId="48412439" w14:textId="77777777" w:rsidR="00D92B83" w:rsidRDefault="00D92B83">
      <w:pPr>
        <w:pStyle w:val="CommentText"/>
      </w:pPr>
    </w:p>
    <w:p w14:paraId="06178164" w14:textId="77777777" w:rsidR="00D92B83" w:rsidRDefault="00D92B83">
      <w:pPr>
        <w:pStyle w:val="CommentText"/>
      </w:pPr>
      <w:r>
        <w:t>BSH: agreed</w:t>
      </w:r>
    </w:p>
  </w:comment>
  <w:comment w:id="14" w:author="halpern" w:date="2015-09-30T14:37:00Z" w:initials="h">
    <w:p w14:paraId="4ECB9545" w14:textId="77777777" w:rsidR="00D92B83" w:rsidRDefault="00D92B83" w:rsidP="00BF3D9A">
      <w:pPr>
        <w:pStyle w:val="CommentText"/>
      </w:pPr>
      <w:r>
        <w:rPr>
          <w:rStyle w:val="CommentReference"/>
        </w:rPr>
        <w:annotationRef/>
      </w:r>
      <w:r>
        <w:t xml:space="preserve">(1) </w:t>
      </w:r>
      <w:r>
        <w:rPr>
          <w:rStyle w:val="CommentReference"/>
        </w:rPr>
        <w:annotationRef/>
      </w:r>
      <w:r>
        <w:t>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732A5DE4" w14:textId="77777777" w:rsidR="00D92B83" w:rsidRDefault="00D92B83">
      <w:pPr>
        <w:pStyle w:val="CommentText"/>
      </w:pPr>
    </w:p>
    <w:p w14:paraId="3B60EE43" w14:textId="77777777" w:rsidR="00D92B83" w:rsidRDefault="00D92B83">
      <w:pPr>
        <w:pStyle w:val="CommentText"/>
      </w:pPr>
    </w:p>
    <w:p w14:paraId="10A152B0" w14:textId="77777777" w:rsidR="00D92B83" w:rsidRDefault="00D92B83">
      <w:pPr>
        <w:pStyle w:val="CommentText"/>
      </w:pPr>
      <w:r>
        <w:t>(2) This intro and the paper overall focuses on cases of avoiding going over a tipping point.  At the meeting we also discussed monitoring needed for restoration efforts.  I don’t know if you want to go into all of that in this paper, but it might be useful as a framing device in the Intro and a discussion point.  Restoration also need monitoring to know whether investment is sufficiently pushing an ecosystem towards and past the tipping point back into the desired state.</w:t>
      </w:r>
    </w:p>
    <w:p w14:paraId="17EDF551" w14:textId="77777777" w:rsidR="00D92B83" w:rsidRDefault="00D92B83">
      <w:pPr>
        <w:pStyle w:val="CommentText"/>
      </w:pPr>
    </w:p>
    <w:p w14:paraId="1EE8F3ED" w14:textId="77777777" w:rsidR="00D92B83" w:rsidRDefault="00D92B83">
      <w:pPr>
        <w:pStyle w:val="CommentText"/>
      </w:pPr>
    </w:p>
  </w:comment>
  <w:comment w:id="15" w:author="Anne Salomon" w:date="2015-09-30T14:37:00Z" w:initials="AS">
    <w:p w14:paraId="69E29A38" w14:textId="77777777" w:rsidR="00D92B83" w:rsidRDefault="00D92B83">
      <w:pPr>
        <w:pStyle w:val="CommentText"/>
      </w:pPr>
      <w:r>
        <w:rPr>
          <w:rStyle w:val="CommentReference"/>
        </w:rPr>
        <w:annotationRef/>
      </w:r>
      <w:r>
        <w:t xml:space="preserve">If we consider Ben’s suggestion above re: restoration, we </w:t>
      </w:r>
      <w:r w:rsidR="00E1277F">
        <w:t xml:space="preserve">may want to / need to introduce the </w:t>
      </w:r>
      <w:r>
        <w:t>‘transformation’ literature:</w:t>
      </w:r>
      <w:r w:rsidR="009575F0">
        <w:t xml:space="preserve"> (Per Olsson and others in the RA…)</w:t>
      </w:r>
      <w:r w:rsidR="00FB788D">
        <w:t>. For example:</w:t>
      </w:r>
    </w:p>
    <w:p w14:paraId="35434F5B" w14:textId="77777777" w:rsidR="00D92B83" w:rsidRDefault="00E1277F">
      <w:pPr>
        <w:pStyle w:val="CommentText"/>
      </w:pPr>
      <w:r>
        <w:t>Moore et al. 2014 E&amp;S Studying the complexity of change: Toward an analytical framework for understanding deliberate social-ecological transformations</w:t>
      </w:r>
      <w:r w:rsidR="00F30BA4">
        <w:t>. But having gone through this ms now, I think getting into the idea of restoration and monitoring is 'mission creep'</w:t>
      </w:r>
    </w:p>
  </w:comment>
  <w:comment w:id="16" w:author="Crow White" w:date="2015-09-30T14:37:00Z" w:initials="CW">
    <w:p w14:paraId="724816F2" w14:textId="77777777" w:rsidR="00D92B83" w:rsidRDefault="00D92B83">
      <w:pPr>
        <w:pStyle w:val="CommentText"/>
      </w:pPr>
      <w:r>
        <w:rPr>
          <w:rStyle w:val="CommentReference"/>
        </w:rPr>
        <w:annotationRef/>
      </w:r>
      <w:r>
        <w:t>Costello et al. 2010 PNAS: Value of spatial information in designing MPAs to increase fisheries profits</w:t>
      </w:r>
    </w:p>
    <w:p w14:paraId="52A5274B" w14:textId="77777777" w:rsidR="00D92B83" w:rsidRDefault="00D92B83">
      <w:pPr>
        <w:pStyle w:val="CommentText"/>
      </w:pPr>
    </w:p>
    <w:p w14:paraId="24E138F2" w14:textId="77777777" w:rsidR="00D92B83" w:rsidRDefault="00D92B83">
      <w:pPr>
        <w:pStyle w:val="CommentText"/>
      </w:pPr>
      <w:r>
        <w:t>Costello and Polasky 2008 JEEM: Optimal harvesting of stochastic spatial resources, which requires monitoring to identify the stochastic patterns, increases fisheries value</w:t>
      </w:r>
    </w:p>
    <w:p w14:paraId="6F526770" w14:textId="77777777" w:rsidR="00D92B83" w:rsidRDefault="00D92B83">
      <w:pPr>
        <w:pStyle w:val="CommentText"/>
      </w:pPr>
    </w:p>
    <w:p w14:paraId="4757377C" w14:textId="77777777" w:rsidR="00D92B83" w:rsidRDefault="00D92B83">
      <w:pPr>
        <w:pStyle w:val="CommentText"/>
      </w:pPr>
      <w:r>
        <w:t>Sethi et al. 2005 JEEM: Similar to C&amp;P 2008 JEEM</w:t>
      </w:r>
    </w:p>
    <w:p w14:paraId="77F87D5D" w14:textId="77777777" w:rsidR="00D92B83" w:rsidRDefault="00D92B83">
      <w:pPr>
        <w:pStyle w:val="CommentText"/>
      </w:pPr>
    </w:p>
    <w:p w14:paraId="12EE5984" w14:textId="77777777" w:rsidR="00D92B83" w:rsidRDefault="00D92B83">
      <w:pPr>
        <w:pStyle w:val="CommentText"/>
      </w:pPr>
      <w:r>
        <w:t>See Polasky et al. 2011 TREE for discussion of how thresholds science changes (simplifies) the decisionspace for managers</w:t>
      </w:r>
    </w:p>
  </w:comment>
  <w:comment w:id="19" w:author="Anne Salomon" w:date="2015-09-30T14:37:00Z" w:initials="AS">
    <w:p w14:paraId="5CECD2D3" w14:textId="77777777" w:rsidR="00FB788D" w:rsidRDefault="00FB788D">
      <w:pPr>
        <w:pStyle w:val="CommentText"/>
      </w:pPr>
      <w:r>
        <w:rPr>
          <w:rStyle w:val="CommentReference"/>
        </w:rPr>
        <w:annotationRef/>
      </w:r>
      <w:r>
        <w:t>Or previous experience with ….</w:t>
      </w:r>
    </w:p>
  </w:comment>
  <w:comment w:id="22" w:author="Crow White" w:date="2015-09-30T14:37:00Z" w:initials="CW">
    <w:p w14:paraId="0460D980" w14:textId="77777777" w:rsidR="00D92B83" w:rsidRDefault="00D92B83" w:rsidP="005C1861">
      <w:pPr>
        <w:pStyle w:val="CommentText"/>
      </w:pPr>
      <w:r>
        <w:rPr>
          <w:rStyle w:val="CommentReference"/>
        </w:rPr>
        <w:annotationRef/>
      </w:r>
      <w:r>
        <w:t>What about when a stock is collapsed? That triggers monitoring via the Magnuson–Stevens Act, correct?</w:t>
      </w:r>
    </w:p>
    <w:p w14:paraId="1284A5BF" w14:textId="77777777" w:rsidR="00D92B83" w:rsidRDefault="00D92B83" w:rsidP="005C1861">
      <w:pPr>
        <w:pStyle w:val="CommentText"/>
      </w:pPr>
      <w:r>
        <w:t xml:space="preserve">AS: I think a paragraph about this in the intro or discussion would be great. Also maybe R. Kelly could help with this quickly? </w:t>
      </w:r>
    </w:p>
    <w:p w14:paraId="05D7443E" w14:textId="77777777" w:rsidR="00D92B83" w:rsidRDefault="00D92B83" w:rsidP="005C1861">
      <w:pPr>
        <w:pStyle w:val="CommentText"/>
      </w:pPr>
      <w:r>
        <w:t xml:space="preserve">I’m thinking ESA listing also leads to a similar monitoring. But that’s monitoring after something bad happens. I think we're hoping to promote the idea of monitoring lots before and as you approach trouble. maybe that's the rub? </w:t>
      </w:r>
    </w:p>
  </w:comment>
  <w:comment w:id="23" w:author="Anne Salomon" w:date="2015-09-30T14:37:00Z" w:initials="AS">
    <w:p w14:paraId="2E61A650" w14:textId="77777777" w:rsidR="00AB3EB9" w:rsidRDefault="00AB3EB9">
      <w:pPr>
        <w:pStyle w:val="CommentText"/>
      </w:pPr>
      <w:r>
        <w:rPr>
          <w:rStyle w:val="CommentReference"/>
        </w:rPr>
        <w:annotationRef/>
      </w:r>
      <w:r>
        <w:t xml:space="preserve">What about when stocks are low and </w:t>
      </w:r>
      <w:r w:rsidR="00F30BA4">
        <w:t xml:space="preserve">their </w:t>
      </w:r>
      <w:r>
        <w:t>value soars due to limited availability – think abalone or geoduck. Under these circumstances, there is more motivation to monitor to keep a fishery open.</w:t>
      </w:r>
      <w:r w:rsidR="00F30BA4">
        <w:t>...</w:t>
      </w:r>
    </w:p>
  </w:comment>
  <w:comment w:id="24" w:author="Crow White" w:date="2015-09-30T14:37:00Z" w:initials="CW">
    <w:p w14:paraId="73360FD8" w14:textId="77777777" w:rsidR="00D92B83" w:rsidRDefault="00D92B83">
      <w:pPr>
        <w:pStyle w:val="CommentText"/>
      </w:pPr>
      <w:r>
        <w:rPr>
          <w:rStyle w:val="CommentReference"/>
        </w:rPr>
        <w:annotationRef/>
      </w:r>
      <w:r>
        <w:t>Possibly some relevant literature:</w:t>
      </w:r>
    </w:p>
    <w:p w14:paraId="7C0AC7ED" w14:textId="77777777" w:rsidR="00D92B83" w:rsidRDefault="00D92B83">
      <w:pPr>
        <w:pStyle w:val="CommentText"/>
      </w:pPr>
      <w:r>
        <w:t>Fuller et al. 2008 Ecol Apps</w:t>
      </w:r>
    </w:p>
    <w:p w14:paraId="44A4D60B" w14:textId="77777777" w:rsidR="00D92B83" w:rsidRDefault="00D92B83">
      <w:pPr>
        <w:pStyle w:val="CommentText"/>
      </w:pPr>
    </w:p>
    <w:p w14:paraId="02B44316" w14:textId="77777777" w:rsidR="00D92B83" w:rsidRDefault="00D92B83">
      <w:pPr>
        <w:pStyle w:val="CommentText"/>
      </w:pPr>
      <w:r>
        <w:t xml:space="preserve">Note: MPAs are a good example of a blunt management tool used to combat lowering stocks, as opposed to a more nuanced spatio-temporal set of harvest regulations that are sharper and maybe more effective but require more info to set up. Maybe see Grafton et al. 2005 Bull Math Biol, and Mangel 2000 EER (check it out alone for the second sentence in the Intro…”. Also </w:t>
      </w:r>
      <w:r w:rsidRPr="00B00779">
        <w:t>Stefansso</w:t>
      </w:r>
      <w:r>
        <w:t>n and Roesnberg 2005 Phil Trans Roy Soc B</w:t>
      </w:r>
    </w:p>
    <w:p w14:paraId="587E435C" w14:textId="77777777" w:rsidR="00D92B83" w:rsidRDefault="00D92B83">
      <w:pPr>
        <w:pStyle w:val="CommentText"/>
      </w:pPr>
    </w:p>
    <w:p w14:paraId="7EEB0C3E" w14:textId="77777777" w:rsidR="00D92B83" w:rsidRDefault="00D92B83">
      <w:pPr>
        <w:pStyle w:val="CommentText"/>
      </w:pPr>
      <w:r>
        <w:t xml:space="preserve">AS: great points. lets add an MPA paragraph here somewhere, perhaps as a justification for promoting a precautionary buffer that is just generally conservative. </w:t>
      </w:r>
    </w:p>
  </w:comment>
  <w:comment w:id="25" w:author="Crow White" w:date="2015-09-30T14:37:00Z" w:initials="CW">
    <w:p w14:paraId="1A41A5FB" w14:textId="77777777" w:rsidR="00D92B83" w:rsidRDefault="00D92B83">
      <w:pPr>
        <w:pStyle w:val="CommentText"/>
      </w:pPr>
      <w:r>
        <w:rPr>
          <w:rStyle w:val="CommentReference"/>
        </w:rPr>
        <w:annotationRef/>
      </w:r>
      <w:r>
        <w:t>One might be able to argue the opposite if they approach the problem from a different perspective: With thresholds a manager may choose a particularly precautionary management strategy, which incidentally is quite resilient to having (or not) limited predictive power of the current/future state of the system.</w:t>
      </w:r>
    </w:p>
    <w:p w14:paraId="6389409C" w14:textId="77777777" w:rsidR="00D92B83" w:rsidRDefault="00D92B83">
      <w:pPr>
        <w:pStyle w:val="CommentText"/>
      </w:pPr>
    </w:p>
    <w:p w14:paraId="238083E1" w14:textId="77777777" w:rsidR="00D92B83" w:rsidRDefault="00D92B83">
      <w:pPr>
        <w:pStyle w:val="CommentText"/>
      </w:pPr>
      <w:r>
        <w:t>BSH: right, so it is risky under normal (most) harvest strategies.</w:t>
      </w:r>
    </w:p>
    <w:p w14:paraId="14501519" w14:textId="77777777" w:rsidR="00764ACF" w:rsidRDefault="00764ACF">
      <w:pPr>
        <w:pStyle w:val="CommentText"/>
      </w:pPr>
    </w:p>
    <w:p w14:paraId="5F462910" w14:textId="77777777" w:rsidR="00764ACF" w:rsidRDefault="00F30BA4">
      <w:pPr>
        <w:pStyle w:val="CommentText"/>
      </w:pPr>
      <w:r>
        <w:t>AKS: Right - this is reflected in Ludwig et al 1993 if I'm remebering correctly</w:t>
      </w:r>
    </w:p>
  </w:comment>
  <w:comment w:id="31" w:author="Anne Salomon" w:date="2015-09-30T14:37:00Z" w:initials="AS">
    <w:p w14:paraId="21A22182" w14:textId="77777777" w:rsidR="00CC4060" w:rsidRDefault="00CC4060">
      <w:pPr>
        <w:pStyle w:val="CommentText"/>
      </w:pPr>
      <w:r>
        <w:rPr>
          <w:rStyle w:val="CommentReference"/>
        </w:rPr>
        <w:annotationRef/>
      </w:r>
      <w:r>
        <w:t>Which have implementation error…. (likely beyond the scope of this paper and modeling exercise…)</w:t>
      </w:r>
    </w:p>
  </w:comment>
  <w:comment w:id="36" w:author="Anne Salomon" w:date="2015-09-30T14:37:00Z" w:initials="AS">
    <w:p w14:paraId="63EC31C5" w14:textId="77777777" w:rsidR="00AB3EB9" w:rsidRDefault="00AB3EB9">
      <w:pPr>
        <w:pStyle w:val="CommentText"/>
      </w:pPr>
      <w:r>
        <w:rPr>
          <w:rStyle w:val="CommentReference"/>
        </w:rPr>
        <w:annotationRef/>
      </w:r>
      <w:r w:rsidR="00F30BA4">
        <w:t>I love the simultaneous analysis of e</w:t>
      </w:r>
      <w:r>
        <w:t xml:space="preserve">cosystem </w:t>
      </w:r>
      <w:r w:rsidR="00F30BA4">
        <w:t xml:space="preserve">tipping points and </w:t>
      </w:r>
      <w:r>
        <w:t>management thresholds.</w:t>
      </w:r>
      <w:r w:rsidR="00F30BA4">
        <w:t xml:space="preserve"> We need to distinguish between them and set them up here in the intro</w:t>
      </w:r>
      <w:r>
        <w:t xml:space="preserve"> </w:t>
      </w:r>
    </w:p>
  </w:comment>
  <w:comment w:id="39" w:author="Anne Salomon" w:date="2015-09-30T14:37:00Z" w:initials="AS">
    <w:p w14:paraId="773E3F96" w14:textId="77777777" w:rsidR="00764ACF" w:rsidRDefault="00764ACF">
      <w:pPr>
        <w:pStyle w:val="CommentText"/>
      </w:pPr>
      <w:r>
        <w:rPr>
          <w:rStyle w:val="CommentReference"/>
        </w:rPr>
        <w:annotationRef/>
      </w:r>
      <w:r>
        <w:t>Awesome!</w:t>
      </w:r>
    </w:p>
  </w:comment>
  <w:comment w:id="40" w:author="Anne Salomon" w:date="2015-09-30T14:37:00Z" w:initials="AS">
    <w:p w14:paraId="2A1A4259" w14:textId="77777777" w:rsidR="00764ACF" w:rsidRDefault="00764ACF">
      <w:pPr>
        <w:pStyle w:val="CommentText"/>
      </w:pPr>
      <w:r>
        <w:rPr>
          <w:rStyle w:val="CommentReference"/>
        </w:rPr>
        <w:annotationRef/>
      </w:r>
      <w:r>
        <w:t>This reminds me of the arguments made in Ludwig et al. 1993 – we should consider citing this up front….</w:t>
      </w:r>
    </w:p>
  </w:comment>
  <w:comment w:id="41" w:author="Crow White" w:date="2015-09-30T14:37:00Z" w:initials="CW">
    <w:p w14:paraId="4C7016B0" w14:textId="77777777" w:rsidR="00D92B83" w:rsidRDefault="00D92B83">
      <w:pPr>
        <w:pStyle w:val="CommentText"/>
      </w:pPr>
      <w:r>
        <w:rPr>
          <w:rStyle w:val="CommentReference"/>
        </w:rPr>
        <w:annotationRef/>
      </w:r>
      <w:r>
        <w:t>Does the assessment model know the error, or just the estimate of the sample?</w:t>
      </w:r>
    </w:p>
    <w:p w14:paraId="03234D49" w14:textId="77777777" w:rsidR="00D92B83" w:rsidRDefault="00D92B83">
      <w:pPr>
        <w:pStyle w:val="CommentText"/>
      </w:pPr>
    </w:p>
    <w:p w14:paraId="7C5899D8" w14:textId="77777777" w:rsidR="00D92B83" w:rsidRDefault="00D92B83">
      <w:pPr>
        <w:pStyle w:val="CommentText"/>
      </w:pPr>
      <w:r>
        <w:t xml:space="preserve"> AS: The assessment model only knows the estimate of the sample (Bhat)</w:t>
      </w:r>
    </w:p>
  </w:comment>
  <w:comment w:id="42" w:author="Crow White" w:date="2015-09-30T14:37:00Z" w:initials="CW">
    <w:p w14:paraId="6E12F9BD" w14:textId="77777777" w:rsidR="00D92B83" w:rsidRDefault="00D92B83">
      <w:pPr>
        <w:pStyle w:val="CommentText"/>
      </w:pPr>
      <w:r>
        <w:rPr>
          <w:rStyle w:val="CommentReference"/>
        </w:rPr>
        <w:annotationRef/>
      </w:r>
      <w:r>
        <w:t>Is there by chance a definitive (or at least most recognized) model of the Allee effect? I’ve seen multiple versions. E.g., dB/dt = rB*(1-B/K)(1-A/B), by Courchamp et al. 2008:67</w:t>
      </w:r>
    </w:p>
    <w:p w14:paraId="6903CBC2" w14:textId="77777777" w:rsidR="00D92B83" w:rsidRDefault="00D92B83">
      <w:pPr>
        <w:pStyle w:val="CommentText"/>
      </w:pPr>
    </w:p>
    <w:p w14:paraId="51ACB44E" w14:textId="77777777" w:rsidR="00D92B83" w:rsidRDefault="00D92B83">
      <w:pPr>
        <w:pStyle w:val="CommentText"/>
      </w:pPr>
      <w:r>
        <w:t xml:space="preserve">AS: I like the courchamp one too, but I think we should stick with this one since it’s nice to have A as the tipping point location. Tim, I think had an additional thought. </w:t>
      </w:r>
    </w:p>
  </w:comment>
  <w:comment w:id="45" w:author="Anne Salomon" w:date="2015-09-30T14:37:00Z" w:initials="AS">
    <w:p w14:paraId="698E0494" w14:textId="77777777" w:rsidR="00D10E87" w:rsidRDefault="00D10E87">
      <w:pPr>
        <w:pStyle w:val="CommentText"/>
      </w:pPr>
      <w:r>
        <w:rPr>
          <w:rStyle w:val="CommentReference"/>
        </w:rPr>
        <w:annotationRef/>
      </w:r>
      <w:r>
        <w:t>Why?</w:t>
      </w:r>
    </w:p>
    <w:p w14:paraId="08527F5B" w14:textId="77777777" w:rsidR="00711454" w:rsidRDefault="00711454">
      <w:pPr>
        <w:pStyle w:val="CommentText"/>
      </w:pPr>
    </w:p>
    <w:p w14:paraId="5FEC7483" w14:textId="77777777" w:rsidR="00711454" w:rsidRDefault="00711454">
      <w:pPr>
        <w:pStyle w:val="CommentText"/>
      </w:pPr>
      <w:r>
        <w:t>State as an assumption?</w:t>
      </w:r>
    </w:p>
  </w:comment>
  <w:comment w:id="46" w:author="Crow White" w:date="2015-09-30T14:37:00Z" w:initials="CW">
    <w:p w14:paraId="0D3EB71C" w14:textId="77777777" w:rsidR="00D92B83" w:rsidRDefault="00D92B83">
      <w:pPr>
        <w:pStyle w:val="CommentText"/>
      </w:pPr>
      <w:r>
        <w:rPr>
          <w:rStyle w:val="CommentReference"/>
        </w:rPr>
        <w:annotationRef/>
      </w:r>
      <w:r>
        <w:t>This may be fine, but, technically, I think you mean fishing mortality rate, F, which is a function of effort and catchability: F=E*q</w:t>
      </w:r>
    </w:p>
    <w:p w14:paraId="3A0367C4" w14:textId="77777777" w:rsidR="00D10E87" w:rsidRDefault="00D10E87">
      <w:pPr>
        <w:pStyle w:val="CommentText"/>
      </w:pPr>
    </w:p>
    <w:p w14:paraId="2FB0A5B1" w14:textId="77777777" w:rsidR="00D10E87" w:rsidRDefault="00D10E87">
      <w:pPr>
        <w:pStyle w:val="CommentText"/>
      </w:pPr>
    </w:p>
  </w:comment>
  <w:comment w:id="47" w:author="Anne Salomon" w:date="2015-09-30T14:37:00Z" w:initials="AS">
    <w:p w14:paraId="26D148D3" w14:textId="77777777" w:rsidR="00D10E87" w:rsidRDefault="00D10E87">
      <w:pPr>
        <w:pStyle w:val="CommentText"/>
      </w:pPr>
      <w:r>
        <w:rPr>
          <w:rStyle w:val="CommentReference"/>
        </w:rPr>
        <w:annotationRef/>
      </w:r>
      <w:r>
        <w:t>Ah, your escapement threshold</w:t>
      </w:r>
      <w:r w:rsidR="00711454">
        <w:t>. SO yep, I think we need to flesh out / further describe escapement thresholds in the into</w:t>
      </w:r>
    </w:p>
  </w:comment>
  <w:comment w:id="48" w:author="Crow White" w:date="2015-09-30T14:37:00Z" w:initials="CW">
    <w:p w14:paraId="45E3921B" w14:textId="77777777" w:rsidR="00D92B83" w:rsidRDefault="00D92B83">
      <w:pPr>
        <w:pStyle w:val="CommentText"/>
      </w:pPr>
      <w:r>
        <w:rPr>
          <w:rStyle w:val="CommentReference"/>
        </w:rPr>
        <w:annotationRef/>
      </w:r>
      <w:r>
        <w:t>You have suddently included catchability now, whereas I believe it needs to be in the calculation of MSY and Bmsy, as described in my comment above.</w:t>
      </w:r>
    </w:p>
    <w:p w14:paraId="4668EC47" w14:textId="77777777" w:rsidR="00D92B83" w:rsidRDefault="00D92B83">
      <w:pPr>
        <w:pStyle w:val="CommentText"/>
      </w:pPr>
    </w:p>
    <w:p w14:paraId="423D2ACC" w14:textId="77777777" w:rsidR="00D92B83" w:rsidRDefault="00D92B83">
      <w:pPr>
        <w:pStyle w:val="CommentText"/>
      </w:pPr>
      <w:r>
        <w:t xml:space="preserve">AS: you’re right. H is max harvest mortality H = Eq. </w:t>
      </w:r>
    </w:p>
  </w:comment>
  <w:comment w:id="49" w:author="halpern" w:date="2015-09-30T14:37:00Z" w:initials="h">
    <w:p w14:paraId="3F9FA721" w14:textId="77777777" w:rsidR="00D92B83" w:rsidRDefault="00D92B83">
      <w:pPr>
        <w:pStyle w:val="CommentText"/>
      </w:pPr>
      <w:r>
        <w:rPr>
          <w:rStyle w:val="CommentReference"/>
        </w:rPr>
        <w:annotationRef/>
      </w:r>
      <w:r>
        <w:t>I’m lost on all the cost variables. c_e is the per unit cost of extracting, right? What is ‘e’ in the sum equation (c_i*e^c_s*phi)? And what’s the big C in that equation and how does it relate to c_e?</w:t>
      </w:r>
    </w:p>
    <w:p w14:paraId="6ADB80B7" w14:textId="77777777" w:rsidR="00D92B83" w:rsidRDefault="00D92B83">
      <w:pPr>
        <w:pStyle w:val="CommentText"/>
      </w:pPr>
    </w:p>
    <w:p w14:paraId="01E5E39F" w14:textId="77777777" w:rsidR="00D92B83" w:rsidRDefault="00D92B83">
      <w:pPr>
        <w:pStyle w:val="CommentText"/>
      </w:pPr>
      <w:r>
        <w:t xml:space="preserve">AS: I’ve edited to clarify a bit here. Cm is now cost of monitoring and Vt is the value. But maybe I should use different notation. The Cs in the first equation are independent of the </w:t>
      </w:r>
    </w:p>
  </w:comment>
  <w:comment w:id="51" w:author="Anne Salomon" w:date="2015-09-30T14:37:00Z" w:initials="AS">
    <w:p w14:paraId="6B59F70B" w14:textId="77777777" w:rsidR="00D10E87" w:rsidRDefault="00D10E87">
      <w:pPr>
        <w:pStyle w:val="CommentText"/>
      </w:pPr>
      <w:r>
        <w:rPr>
          <w:rStyle w:val="CommentReference"/>
        </w:rPr>
        <w:annotationRef/>
      </w:r>
      <w:r>
        <w:t>Or very close to 0.25Bmsy given error</w:t>
      </w:r>
    </w:p>
  </w:comment>
  <w:comment w:id="52" w:author="Crow White" w:date="2015-09-30T14:37:00Z" w:initials="CW">
    <w:p w14:paraId="7567483F" w14:textId="77777777" w:rsidR="00D92B83" w:rsidRDefault="00D92B83">
      <w:pPr>
        <w:pStyle w:val="CommentText"/>
      </w:pPr>
      <w:r>
        <w:rPr>
          <w:rStyle w:val="CommentReference"/>
        </w:rPr>
        <w:annotationRef/>
      </w:r>
      <w:r>
        <w:t>This could be a parameter that is varied as well.  Possibly even have it be multiplied by A so the management tipping point is explicitly linked to the biological tipping point. i.e., B_mgmtTP = omega*A, where omega is &gt;=1 and varied to reflect how cautionary management is wrt the TP.</w:t>
      </w:r>
    </w:p>
    <w:p w14:paraId="164B9558" w14:textId="77777777" w:rsidR="00D92B83" w:rsidRDefault="00D92B83">
      <w:pPr>
        <w:pStyle w:val="CommentText"/>
      </w:pPr>
      <w:r>
        <w:t>Just a thought</w:t>
      </w:r>
    </w:p>
    <w:p w14:paraId="6CAD1F91" w14:textId="77777777" w:rsidR="00D92B83" w:rsidRDefault="00D92B83">
      <w:pPr>
        <w:pStyle w:val="CommentText"/>
      </w:pPr>
    </w:p>
    <w:p w14:paraId="48A0EC45" w14:textId="77777777" w:rsidR="00D92B83" w:rsidRDefault="00D92B83">
      <w:pPr>
        <w:pStyle w:val="CommentText"/>
      </w:pPr>
      <w:r>
        <w:t xml:space="preserve">AS: I think that’s cleaner. </w:t>
      </w:r>
    </w:p>
  </w:comment>
  <w:comment w:id="54" w:author="Crow White" w:date="2015-09-30T14:37:00Z" w:initials="CW">
    <w:p w14:paraId="6094F0CD" w14:textId="77777777" w:rsidR="00D92B83" w:rsidRDefault="00D92B83" w:rsidP="00014C60">
      <w:pPr>
        <w:pStyle w:val="CommentText"/>
      </w:pPr>
      <w:r>
        <w:rPr>
          <w:rStyle w:val="CommentReference"/>
        </w:rPr>
        <w:annotationRef/>
      </w:r>
      <w:r>
        <w:t>You’ve switched to “F”, which I think is correct</w:t>
      </w:r>
    </w:p>
    <w:p w14:paraId="4CE6CB3A" w14:textId="77777777" w:rsidR="00D92B83" w:rsidRDefault="00D92B83" w:rsidP="00014C60">
      <w:pPr>
        <w:pStyle w:val="CommentText"/>
      </w:pPr>
    </w:p>
    <w:p w14:paraId="4D0F5958" w14:textId="77777777" w:rsidR="00D92B83" w:rsidRDefault="00D92B83" w:rsidP="00014C60">
      <w:pPr>
        <w:pStyle w:val="CommentText"/>
      </w:pPr>
      <w:r>
        <w:t>AS: I’ve switched the F’s to H’s in hopes of speaking to mangers everywhere rather than just fisheries managers</w:t>
      </w:r>
    </w:p>
  </w:comment>
  <w:comment w:id="55" w:author="Anne Salomon" w:date="2015-09-30T14:37:00Z" w:initials="AS">
    <w:p w14:paraId="60E366AC" w14:textId="77777777" w:rsidR="001E400D" w:rsidRDefault="001E400D">
      <w:pPr>
        <w:pStyle w:val="CommentText"/>
      </w:pPr>
      <w:r>
        <w:rPr>
          <w:rStyle w:val="CommentReference"/>
        </w:rPr>
        <w:annotationRef/>
      </w:r>
      <w:r w:rsidR="00711454">
        <w:t xml:space="preserve">biological </w:t>
      </w:r>
    </w:p>
  </w:comment>
  <w:comment w:id="56" w:author="Crow White" w:date="2015-09-30T14:37:00Z" w:initials="CW">
    <w:p w14:paraId="0EE6CF4C" w14:textId="77777777" w:rsidR="00D92B83" w:rsidRDefault="00D92B83">
      <w:pPr>
        <w:pStyle w:val="CommentText"/>
      </w:pPr>
      <w:r>
        <w:rPr>
          <w:rStyle w:val="CommentReference"/>
        </w:rPr>
        <w:annotationRef/>
      </w:r>
      <w:r>
        <w:t>Isn’t your point: “…</w:t>
      </w:r>
      <w:r>
        <w:rPr>
          <w:rFonts w:ascii="Helvetica" w:hAnsi="Helvetica"/>
          <w:sz w:val="22"/>
          <w:szCs w:val="22"/>
        </w:rPr>
        <w:t>above which monitoring is low precision but less valuable anyways.”</w:t>
      </w:r>
    </w:p>
  </w:comment>
  <w:comment w:id="57" w:author="Crow White" w:date="2015-09-30T14:37:00Z" w:initials="CW">
    <w:p w14:paraId="47AB3EEC" w14:textId="77777777" w:rsidR="00D92B83" w:rsidRDefault="00D92B83">
      <w:pPr>
        <w:pStyle w:val="CommentText"/>
      </w:pPr>
      <w:r>
        <w:rPr>
          <w:rStyle w:val="CommentReference"/>
        </w:rPr>
        <w:annotationRef/>
      </w:r>
      <w:r>
        <w:t>Some refs worth considering:</w:t>
      </w:r>
    </w:p>
    <w:p w14:paraId="0F99B2F0" w14:textId="77777777" w:rsidR="00D92B83" w:rsidRDefault="00D92B83">
      <w:pPr>
        <w:pStyle w:val="CommentText"/>
      </w:pPr>
    </w:p>
    <w:p w14:paraId="16725471" w14:textId="77777777" w:rsidR="00D92B83" w:rsidRDefault="00D92B83">
      <w:pPr>
        <w:pStyle w:val="CommentText"/>
      </w:pPr>
      <w:r>
        <w:t>Gerber et al. 2005 Ecol Lett</w:t>
      </w:r>
    </w:p>
    <w:p w14:paraId="3B1E2FD1" w14:textId="77777777" w:rsidR="00D92B83" w:rsidRDefault="00D92B83">
      <w:pPr>
        <w:pStyle w:val="CommentText"/>
      </w:pPr>
    </w:p>
    <w:p w14:paraId="101D4AAF" w14:textId="77777777" w:rsidR="00D92B83" w:rsidRDefault="00D92B83" w:rsidP="00340075">
      <w:pPr>
        <w:pStyle w:val="CommentText"/>
      </w:pPr>
      <w:r>
        <w:t>Hauser et al. 2006 Ecol Apps: “a monitoring regime that varies according to the state of the system can outperform fixed-interval monitoring”</w:t>
      </w:r>
    </w:p>
    <w:p w14:paraId="4EC6C250" w14:textId="77777777" w:rsidR="00D92B83" w:rsidRDefault="00D92B83" w:rsidP="00340075">
      <w:pPr>
        <w:pStyle w:val="CommentText"/>
      </w:pPr>
      <w:r>
        <w:t>But see:</w:t>
      </w:r>
    </w:p>
    <w:p w14:paraId="3A194D61" w14:textId="77777777" w:rsidR="00D92B83" w:rsidRDefault="00D92B83" w:rsidP="00340075">
      <w:pPr>
        <w:pStyle w:val="CommentText"/>
      </w:pPr>
      <w:r>
        <w:t>Drechsler et al. 2006 Ecol Apps: “the costs of flexible management may reverse the rank order of flexible and fixed conservation strategies, such that fixed strategies may lead to better ecological results than flexible ones for the same financial budget.”</w:t>
      </w:r>
    </w:p>
    <w:p w14:paraId="77BA65AA" w14:textId="77777777" w:rsidR="00D92B83" w:rsidRDefault="00D92B83" w:rsidP="00340075">
      <w:pPr>
        <w:pStyle w:val="CommentText"/>
      </w:pPr>
    </w:p>
    <w:p w14:paraId="44DB2C62" w14:textId="77777777" w:rsidR="00D92B83" w:rsidRDefault="00D92B83" w:rsidP="00340075">
      <w:pPr>
        <w:pStyle w:val="CommentText"/>
      </w:pPr>
      <w:r>
        <w:t>Hiroyuki et al. 2014 Popul Ecol</w:t>
      </w:r>
    </w:p>
    <w:p w14:paraId="27428EBC" w14:textId="77777777" w:rsidR="00D92B83" w:rsidRDefault="00D92B83" w:rsidP="00340075">
      <w:pPr>
        <w:pStyle w:val="CommentText"/>
      </w:pPr>
    </w:p>
    <w:p w14:paraId="3F6A81B0" w14:textId="77777777" w:rsidR="00D92B83" w:rsidRDefault="00D92B83" w:rsidP="00340075">
      <w:pPr>
        <w:pStyle w:val="CommentText"/>
      </w:pPr>
      <w:r>
        <w:t>Smith et al. 2014 Monitoring for Threshold-Dependent Decisions (</w:t>
      </w:r>
      <w:hyperlink r:id="rId1" w:anchor="page-2" w:history="1">
        <w:r w:rsidRPr="00711A73">
          <w:rPr>
            <w:rStyle w:val="Hyperlink"/>
          </w:rPr>
          <w:t>http://link.springer.com/chapter/10.1007/978-1-4899-8041-0_6#page-2</w:t>
        </w:r>
      </w:hyperlink>
      <w:r>
        <w:t>)</w:t>
      </w:r>
    </w:p>
    <w:p w14:paraId="73FE0A09" w14:textId="77777777" w:rsidR="00D92B83" w:rsidRDefault="00D92B83" w:rsidP="00340075">
      <w:pPr>
        <w:pStyle w:val="CommentText"/>
      </w:pPr>
    </w:p>
  </w:comment>
  <w:comment w:id="59" w:author="Anne Salomon" w:date="2015-09-30T14:37:00Z" w:initials="AS">
    <w:p w14:paraId="73D3F7F3" w14:textId="77777777" w:rsidR="009B42C0" w:rsidRDefault="009B42C0">
      <w:pPr>
        <w:pStyle w:val="CommentText"/>
      </w:pPr>
      <w:r>
        <w:rPr>
          <w:rStyle w:val="CommentReference"/>
        </w:rPr>
        <w:annotationRef/>
      </w:r>
      <w:r>
        <w:t>Here you could invoke the notion of occupational multiplicity – if you have it you can withstand greater risk</w:t>
      </w:r>
    </w:p>
  </w:comment>
  <w:comment w:id="64" w:author="Anne Salomon" w:date="2015-09-30T14:37:00Z" w:initials="AS">
    <w:p w14:paraId="25DC08B6" w14:textId="77777777" w:rsidR="009B42C0" w:rsidRDefault="009B42C0">
      <w:pPr>
        <w:pStyle w:val="CommentText"/>
      </w:pPr>
      <w:r>
        <w:rPr>
          <w:rStyle w:val="CommentReference"/>
        </w:rPr>
        <w:annotationRef/>
      </w:r>
      <w:r>
        <w:t>You could invoke the notion of ‘adjacency’ here</w:t>
      </w:r>
    </w:p>
  </w:comment>
  <w:comment w:id="68" w:author="Anne Salomon" w:date="2015-09-30T14:37:00Z" w:initials="AS">
    <w:p w14:paraId="0546E318" w14:textId="77777777" w:rsidR="009B42C0" w:rsidRDefault="009B42C0">
      <w:pPr>
        <w:pStyle w:val="CommentText"/>
      </w:pPr>
      <w:r>
        <w:rPr>
          <w:rStyle w:val="CommentReference"/>
        </w:rPr>
        <w:annotationRef/>
      </w:r>
      <w:r>
        <w:t>Nice!  Just as I was thinking above</w:t>
      </w:r>
    </w:p>
  </w:comment>
  <w:comment w:id="69" w:author="Anne Salomon" w:date="2015-09-30T14:37:00Z" w:initials="AS">
    <w:p w14:paraId="0B82D34F" w14:textId="77777777" w:rsidR="009B42C0" w:rsidRDefault="009B42C0">
      <w:pPr>
        <w:pStyle w:val="CommentText"/>
      </w:pPr>
      <w:r>
        <w:rPr>
          <w:rStyle w:val="CommentReference"/>
        </w:rPr>
        <w:annotationRef/>
      </w:r>
      <w:r>
        <w:t>Yes!!! Precisely what I was thinking with the Ludwig et al. 1993 reference!!!</w:t>
      </w:r>
    </w:p>
  </w:comment>
  <w:comment w:id="102" w:author="Crow White" w:date="2015-09-30T14:37:00Z" w:initials="CW">
    <w:p w14:paraId="34F12B08" w14:textId="77777777" w:rsidR="00D92B83" w:rsidRDefault="00D92B83">
      <w:pPr>
        <w:pStyle w:val="CommentText"/>
      </w:pPr>
      <w:r>
        <w:rPr>
          <w:rStyle w:val="CommentReference"/>
        </w:rPr>
        <w:annotationRef/>
      </w:r>
      <w:r>
        <w:t xml:space="preserve">If you made the y-axis start at zero, the tradeoff in regard to NPV would no longer seem very severe. This potentially makes me wonder if instead you should focus the plots on Prob_tipping and monitoring costs (the two axes) and have NPV be the colorbar. </w:t>
      </w:r>
    </w:p>
    <w:p w14:paraId="230CA7A0" w14:textId="77777777" w:rsidR="00D92B83" w:rsidRDefault="00D92B83">
      <w:pPr>
        <w:pStyle w:val="CommentText"/>
      </w:pPr>
    </w:p>
    <w:p w14:paraId="3787772C" w14:textId="77777777" w:rsidR="00D92B83" w:rsidRDefault="00D92B83">
      <w:pPr>
        <w:pStyle w:val="CommentText"/>
      </w:pPr>
      <w:r>
        <w:t>Another thought is to combine NPV and monitoring cost into a single value, and plot how it trades off with Prob_tip. Combining NPV and monitoring costs assumes that the fishery pays for the monitoring…</w:t>
      </w:r>
    </w:p>
  </w:comment>
  <w:comment w:id="103" w:author="halpern" w:date="2015-09-30T14:37:00Z" w:initials="h">
    <w:p w14:paraId="62F3A8DA" w14:textId="77777777" w:rsidR="00D92B83" w:rsidRDefault="00D92B83">
      <w:pPr>
        <w:pStyle w:val="CommentText"/>
      </w:pPr>
      <w:r>
        <w:rPr>
          <w:rStyle w:val="CommentReference"/>
        </w:rPr>
        <w:annotationRef/>
      </w:r>
      <w:r>
        <w:t>I think this is a separate question and probably too much to put into this paper.</w:t>
      </w:r>
    </w:p>
  </w:comment>
  <w:comment w:id="104" w:author="halpern" w:date="2015-09-30T14:37:00Z" w:initials="h">
    <w:p w14:paraId="38A1932E" w14:textId="77777777" w:rsidR="00D92B83" w:rsidRDefault="00D92B83">
      <w:pPr>
        <w:pStyle w:val="CommentText"/>
      </w:pPr>
      <w:r>
        <w:rPr>
          <w:rStyle w:val="CommentReference"/>
        </w:rPr>
        <w:annotationRef/>
      </w:r>
      <w:r>
        <w:t>Dynamic optimization seems even more unlikely in the real world of monitoring than even what we are proposing here, so I would say we can skip this for now.</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2010A0A" w15:done="0"/>
  <w15:commentEx w15:paraId="4896EB5E" w15:done="0"/>
  <w15:commentEx w15:paraId="21D4C94F" w15:done="0"/>
  <w15:commentEx w15:paraId="1E4DED1D" w15:done="0"/>
  <w15:commentEx w15:paraId="78B4DB0B" w15:done="0"/>
  <w15:commentEx w15:paraId="75B406E7" w15:done="0"/>
  <w15:commentEx w15:paraId="46E1D6C7" w15:done="0"/>
  <w15:commentEx w15:paraId="6C3E0CCD" w15:done="0"/>
  <w15:commentEx w15:paraId="0C154A4C" w15:done="0"/>
  <w15:commentEx w15:paraId="57C13DA9" w15:done="0"/>
  <w15:commentEx w15:paraId="7B6A4E26" w15:done="0"/>
  <w15:commentEx w15:paraId="4D6F54C2" w15:done="0"/>
  <w15:commentEx w15:paraId="1ACAD620" w15:done="0"/>
  <w15:commentEx w15:paraId="23341FCA" w15:done="0"/>
  <w15:commentEx w15:paraId="3B8DD057" w15:done="0"/>
  <w15:commentEx w15:paraId="4B78EA85" w15:done="0"/>
  <w15:commentEx w15:paraId="23D0B4F5" w15:done="0"/>
  <w15:commentEx w15:paraId="68B37FC7" w15:done="0"/>
  <w15:commentEx w15:paraId="7B336C30" w15:done="0"/>
  <w15:commentEx w15:paraId="2D9CAEF2" w15:done="0"/>
  <w15:commentEx w15:paraId="17C93BD5" w15:done="0"/>
  <w15:commentEx w15:paraId="0C6D89AC"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83AACA" w14:textId="77777777" w:rsidR="008E216A" w:rsidRDefault="008E216A" w:rsidP="00135D5C">
      <w:r>
        <w:separator/>
      </w:r>
    </w:p>
  </w:endnote>
  <w:endnote w:type="continuationSeparator" w:id="0">
    <w:p w14:paraId="4786AA82" w14:textId="77777777" w:rsidR="008E216A" w:rsidRDefault="008E216A"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E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F7FFAFFF" w:usb1="E9DFFFFF" w:usb2="0000003F" w:usb3="00000000" w:csb0="003F01FF" w:csb1="00000000"/>
  </w:font>
  <w:font w:name="Times">
    <w:panose1 w:val="02000500000000000000"/>
    <w:charset w:val="00"/>
    <w:family w:val="auto"/>
    <w:pitch w:val="variable"/>
    <w:sig w:usb0="00000003" w:usb1="00000000" w:usb2="00000000" w:usb3="00000000" w:csb0="00000001" w:csb1="00000000"/>
  </w:font>
  <w:font w:name="Cambria Math">
    <w:panose1 w:val="02040503050406030204"/>
    <w:charset w:val="00"/>
    <w:family w:val="auto"/>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B10D8F9" w14:textId="77777777" w:rsidR="008E216A" w:rsidRDefault="008E216A" w:rsidP="00135D5C">
      <w:r>
        <w:separator/>
      </w:r>
    </w:p>
  </w:footnote>
  <w:footnote w:type="continuationSeparator" w:id="0">
    <w:p w14:paraId="791C0E4D" w14:textId="77777777" w:rsidR="008E216A" w:rsidRDefault="008E216A"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0"/>
  </w:num>
  <w:num w:numId="4">
    <w:abstractNumId w:val="1"/>
  </w:num>
  <w:num w:numId="5">
    <w:abstractNumId w:val="5"/>
  </w:num>
  <w:num w:numId="6">
    <w:abstractNumId w:val="2"/>
  </w:num>
  <w:num w:numId="7">
    <w:abstractNumId w:val="7"/>
  </w:num>
  <w:num w:numId="8">
    <w:abstractNumId w:val="6"/>
  </w:num>
  <w:num w:numId="9">
    <w:abstractNumId w:val="8"/>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6671&lt;/item&gt;&lt;item&gt;8048&lt;/item&gt;&lt;item&gt;8077&lt;/item&gt;&lt;item&gt;8123&lt;/item&gt;&lt;item&gt;8124&lt;/item&gt;&lt;item&gt;8126&lt;/item&gt;&lt;item&gt;8127&lt;/item&gt;&lt;item&gt;8128&lt;/item&gt;&lt;item&gt;8132&lt;/item&gt;&lt;item&gt;8144&lt;/item&gt;&lt;item&gt;8145&lt;/item&gt;&lt;item&gt;8146&lt;/item&gt;&lt;item&gt;8147&lt;/item&gt;&lt;item&gt;8148&lt;/item&gt;&lt;item&gt;8149&lt;/item&gt;&lt;item&gt;8150&lt;/item&gt;&lt;item&gt;8151&lt;/item&gt;&lt;item&gt;8152&lt;/item&gt;&lt;item&gt;8153&lt;/item&gt;&lt;item&gt;8154&lt;/item&gt;&lt;item&gt;8155&lt;/item&gt;&lt;item&gt;8156&lt;/item&gt;&lt;/record-ids&gt;&lt;/item&gt;&lt;/Libraries&gt;"/>
  </w:docVars>
  <w:rsids>
    <w:rsidRoot w:val="00EA4926"/>
    <w:rsid w:val="00000104"/>
    <w:rsid w:val="00000733"/>
    <w:rsid w:val="00000928"/>
    <w:rsid w:val="00000D1E"/>
    <w:rsid w:val="00001AA5"/>
    <w:rsid w:val="000105EB"/>
    <w:rsid w:val="0001115B"/>
    <w:rsid w:val="00012A3D"/>
    <w:rsid w:val="00013C23"/>
    <w:rsid w:val="00014C60"/>
    <w:rsid w:val="00015507"/>
    <w:rsid w:val="0003223B"/>
    <w:rsid w:val="00035AE1"/>
    <w:rsid w:val="00035B6B"/>
    <w:rsid w:val="00036BA2"/>
    <w:rsid w:val="000418D3"/>
    <w:rsid w:val="000437E9"/>
    <w:rsid w:val="00043C70"/>
    <w:rsid w:val="00045D2C"/>
    <w:rsid w:val="000460B4"/>
    <w:rsid w:val="00051687"/>
    <w:rsid w:val="00055097"/>
    <w:rsid w:val="00055424"/>
    <w:rsid w:val="00056E95"/>
    <w:rsid w:val="0006213F"/>
    <w:rsid w:val="000626DC"/>
    <w:rsid w:val="00064856"/>
    <w:rsid w:val="00067023"/>
    <w:rsid w:val="0007003B"/>
    <w:rsid w:val="0007073E"/>
    <w:rsid w:val="000807F2"/>
    <w:rsid w:val="00081FA2"/>
    <w:rsid w:val="0008452C"/>
    <w:rsid w:val="000847BF"/>
    <w:rsid w:val="00084B2A"/>
    <w:rsid w:val="000869C2"/>
    <w:rsid w:val="00091253"/>
    <w:rsid w:val="000936DC"/>
    <w:rsid w:val="00097BDF"/>
    <w:rsid w:val="000A53DB"/>
    <w:rsid w:val="000A61E0"/>
    <w:rsid w:val="000A64FE"/>
    <w:rsid w:val="000A7411"/>
    <w:rsid w:val="000A75E1"/>
    <w:rsid w:val="000A7A56"/>
    <w:rsid w:val="000A7F71"/>
    <w:rsid w:val="000B15BE"/>
    <w:rsid w:val="000B21F8"/>
    <w:rsid w:val="000B4A7A"/>
    <w:rsid w:val="000B54F0"/>
    <w:rsid w:val="000B56BC"/>
    <w:rsid w:val="000C253D"/>
    <w:rsid w:val="000C489C"/>
    <w:rsid w:val="000C5D7B"/>
    <w:rsid w:val="000C6E81"/>
    <w:rsid w:val="000D0C63"/>
    <w:rsid w:val="000D1ADB"/>
    <w:rsid w:val="000D60B9"/>
    <w:rsid w:val="000D71E0"/>
    <w:rsid w:val="000D7A36"/>
    <w:rsid w:val="000E1CB4"/>
    <w:rsid w:val="000E4B23"/>
    <w:rsid w:val="000E4BC8"/>
    <w:rsid w:val="000E50C6"/>
    <w:rsid w:val="000E67EE"/>
    <w:rsid w:val="000E6926"/>
    <w:rsid w:val="000F2389"/>
    <w:rsid w:val="000F5FBD"/>
    <w:rsid w:val="000F66DC"/>
    <w:rsid w:val="000F7E36"/>
    <w:rsid w:val="00103088"/>
    <w:rsid w:val="001043D9"/>
    <w:rsid w:val="00104868"/>
    <w:rsid w:val="001051F9"/>
    <w:rsid w:val="00106445"/>
    <w:rsid w:val="0010719A"/>
    <w:rsid w:val="001107BC"/>
    <w:rsid w:val="001115EF"/>
    <w:rsid w:val="00113DB6"/>
    <w:rsid w:val="00114129"/>
    <w:rsid w:val="0011581A"/>
    <w:rsid w:val="0012059B"/>
    <w:rsid w:val="00123731"/>
    <w:rsid w:val="00125042"/>
    <w:rsid w:val="001261A8"/>
    <w:rsid w:val="00126284"/>
    <w:rsid w:val="001266FD"/>
    <w:rsid w:val="001277C0"/>
    <w:rsid w:val="00127FEE"/>
    <w:rsid w:val="00132E01"/>
    <w:rsid w:val="001341AD"/>
    <w:rsid w:val="00134761"/>
    <w:rsid w:val="00135D5C"/>
    <w:rsid w:val="001361AB"/>
    <w:rsid w:val="001372FE"/>
    <w:rsid w:val="001430DD"/>
    <w:rsid w:val="00143BB8"/>
    <w:rsid w:val="00146CDF"/>
    <w:rsid w:val="00153F6B"/>
    <w:rsid w:val="00155703"/>
    <w:rsid w:val="00160AB3"/>
    <w:rsid w:val="00160AFB"/>
    <w:rsid w:val="00161963"/>
    <w:rsid w:val="001704B9"/>
    <w:rsid w:val="00170B74"/>
    <w:rsid w:val="00174E19"/>
    <w:rsid w:val="00175C87"/>
    <w:rsid w:val="00176024"/>
    <w:rsid w:val="001761E2"/>
    <w:rsid w:val="00176CBD"/>
    <w:rsid w:val="00177457"/>
    <w:rsid w:val="001777EA"/>
    <w:rsid w:val="001801B3"/>
    <w:rsid w:val="00181EF6"/>
    <w:rsid w:val="001840A1"/>
    <w:rsid w:val="00185A27"/>
    <w:rsid w:val="001876E3"/>
    <w:rsid w:val="001915FF"/>
    <w:rsid w:val="00193870"/>
    <w:rsid w:val="001949D3"/>
    <w:rsid w:val="00195F71"/>
    <w:rsid w:val="00196608"/>
    <w:rsid w:val="001966A5"/>
    <w:rsid w:val="001968EB"/>
    <w:rsid w:val="00197742"/>
    <w:rsid w:val="001A61FF"/>
    <w:rsid w:val="001A7253"/>
    <w:rsid w:val="001A7D34"/>
    <w:rsid w:val="001B27C4"/>
    <w:rsid w:val="001B2DD7"/>
    <w:rsid w:val="001B43B3"/>
    <w:rsid w:val="001B4919"/>
    <w:rsid w:val="001B690A"/>
    <w:rsid w:val="001C13E8"/>
    <w:rsid w:val="001C46CB"/>
    <w:rsid w:val="001C54B9"/>
    <w:rsid w:val="001C5893"/>
    <w:rsid w:val="001C6065"/>
    <w:rsid w:val="001C7224"/>
    <w:rsid w:val="001D33B6"/>
    <w:rsid w:val="001D5301"/>
    <w:rsid w:val="001D7ECD"/>
    <w:rsid w:val="001E08B3"/>
    <w:rsid w:val="001E24EF"/>
    <w:rsid w:val="001E400D"/>
    <w:rsid w:val="001F0907"/>
    <w:rsid w:val="001F0E38"/>
    <w:rsid w:val="001F1D2C"/>
    <w:rsid w:val="001F2F09"/>
    <w:rsid w:val="001F6772"/>
    <w:rsid w:val="001F74B9"/>
    <w:rsid w:val="00207CAC"/>
    <w:rsid w:val="0021032B"/>
    <w:rsid w:val="0021105A"/>
    <w:rsid w:val="00211779"/>
    <w:rsid w:val="00211D22"/>
    <w:rsid w:val="00212DD7"/>
    <w:rsid w:val="002153B6"/>
    <w:rsid w:val="002156DA"/>
    <w:rsid w:val="0021760A"/>
    <w:rsid w:val="00223B96"/>
    <w:rsid w:val="002259D7"/>
    <w:rsid w:val="00227285"/>
    <w:rsid w:val="002279DC"/>
    <w:rsid w:val="002334F6"/>
    <w:rsid w:val="00234836"/>
    <w:rsid w:val="00234A53"/>
    <w:rsid w:val="00236AD5"/>
    <w:rsid w:val="00236EBC"/>
    <w:rsid w:val="00240A1C"/>
    <w:rsid w:val="002414FD"/>
    <w:rsid w:val="00241882"/>
    <w:rsid w:val="002433F1"/>
    <w:rsid w:val="00247A7D"/>
    <w:rsid w:val="002540BB"/>
    <w:rsid w:val="00257D20"/>
    <w:rsid w:val="00260E11"/>
    <w:rsid w:val="00262AEF"/>
    <w:rsid w:val="002633A4"/>
    <w:rsid w:val="002671A2"/>
    <w:rsid w:val="002674AC"/>
    <w:rsid w:val="00280EBB"/>
    <w:rsid w:val="002818A7"/>
    <w:rsid w:val="002851F5"/>
    <w:rsid w:val="00285C11"/>
    <w:rsid w:val="002937D2"/>
    <w:rsid w:val="00294391"/>
    <w:rsid w:val="00295023"/>
    <w:rsid w:val="002956DD"/>
    <w:rsid w:val="002961C9"/>
    <w:rsid w:val="00296B45"/>
    <w:rsid w:val="002A360C"/>
    <w:rsid w:val="002A3B6B"/>
    <w:rsid w:val="002B37FB"/>
    <w:rsid w:val="002B6213"/>
    <w:rsid w:val="002B68BD"/>
    <w:rsid w:val="002B753F"/>
    <w:rsid w:val="002C2049"/>
    <w:rsid w:val="002C619E"/>
    <w:rsid w:val="002C6D5D"/>
    <w:rsid w:val="002C71C5"/>
    <w:rsid w:val="002D198C"/>
    <w:rsid w:val="002D30DC"/>
    <w:rsid w:val="002D6CA1"/>
    <w:rsid w:val="002D6F35"/>
    <w:rsid w:val="002D7259"/>
    <w:rsid w:val="002D7AB2"/>
    <w:rsid w:val="002E03E3"/>
    <w:rsid w:val="002E3961"/>
    <w:rsid w:val="002E7780"/>
    <w:rsid w:val="002F0F1B"/>
    <w:rsid w:val="002F1F04"/>
    <w:rsid w:val="002F5988"/>
    <w:rsid w:val="002F64A9"/>
    <w:rsid w:val="0030245C"/>
    <w:rsid w:val="00302537"/>
    <w:rsid w:val="003030A9"/>
    <w:rsid w:val="003041B4"/>
    <w:rsid w:val="00305441"/>
    <w:rsid w:val="00312C20"/>
    <w:rsid w:val="003250F7"/>
    <w:rsid w:val="0032699A"/>
    <w:rsid w:val="00331EB5"/>
    <w:rsid w:val="00332702"/>
    <w:rsid w:val="00335F01"/>
    <w:rsid w:val="00340075"/>
    <w:rsid w:val="003435AE"/>
    <w:rsid w:val="00344157"/>
    <w:rsid w:val="00344A84"/>
    <w:rsid w:val="00345A54"/>
    <w:rsid w:val="0034606C"/>
    <w:rsid w:val="003476B7"/>
    <w:rsid w:val="00356997"/>
    <w:rsid w:val="00357162"/>
    <w:rsid w:val="003571BF"/>
    <w:rsid w:val="0036192F"/>
    <w:rsid w:val="00362018"/>
    <w:rsid w:val="00362271"/>
    <w:rsid w:val="003623C0"/>
    <w:rsid w:val="00365CD0"/>
    <w:rsid w:val="00367A4C"/>
    <w:rsid w:val="003703B2"/>
    <w:rsid w:val="0037511D"/>
    <w:rsid w:val="003808E3"/>
    <w:rsid w:val="003842DD"/>
    <w:rsid w:val="00385CA7"/>
    <w:rsid w:val="0039037D"/>
    <w:rsid w:val="00393873"/>
    <w:rsid w:val="0039483D"/>
    <w:rsid w:val="00395369"/>
    <w:rsid w:val="00397162"/>
    <w:rsid w:val="00397E19"/>
    <w:rsid w:val="003A29D4"/>
    <w:rsid w:val="003A3718"/>
    <w:rsid w:val="003A5CF9"/>
    <w:rsid w:val="003A6B7F"/>
    <w:rsid w:val="003A7290"/>
    <w:rsid w:val="003A7B9F"/>
    <w:rsid w:val="003B60C5"/>
    <w:rsid w:val="003C10CF"/>
    <w:rsid w:val="003C2569"/>
    <w:rsid w:val="003C28DB"/>
    <w:rsid w:val="003C4513"/>
    <w:rsid w:val="003C49F2"/>
    <w:rsid w:val="003C513B"/>
    <w:rsid w:val="003C59C5"/>
    <w:rsid w:val="003D48B0"/>
    <w:rsid w:val="003D4CC5"/>
    <w:rsid w:val="003E12CA"/>
    <w:rsid w:val="003E2FCD"/>
    <w:rsid w:val="003E3042"/>
    <w:rsid w:val="003F11C0"/>
    <w:rsid w:val="003F3560"/>
    <w:rsid w:val="003F6580"/>
    <w:rsid w:val="00400DBD"/>
    <w:rsid w:val="00400F2A"/>
    <w:rsid w:val="0040141F"/>
    <w:rsid w:val="0040280B"/>
    <w:rsid w:val="00403E71"/>
    <w:rsid w:val="00404E42"/>
    <w:rsid w:val="00405667"/>
    <w:rsid w:val="00407CFB"/>
    <w:rsid w:val="004117F9"/>
    <w:rsid w:val="00412FCD"/>
    <w:rsid w:val="0041490E"/>
    <w:rsid w:val="004206B9"/>
    <w:rsid w:val="00421D99"/>
    <w:rsid w:val="00425F02"/>
    <w:rsid w:val="004271DD"/>
    <w:rsid w:val="00433F5A"/>
    <w:rsid w:val="00435DD9"/>
    <w:rsid w:val="00437F91"/>
    <w:rsid w:val="0044109F"/>
    <w:rsid w:val="00450605"/>
    <w:rsid w:val="00454793"/>
    <w:rsid w:val="0046187D"/>
    <w:rsid w:val="0046231B"/>
    <w:rsid w:val="004641FB"/>
    <w:rsid w:val="004676D2"/>
    <w:rsid w:val="00467F98"/>
    <w:rsid w:val="00473EB7"/>
    <w:rsid w:val="00476BB8"/>
    <w:rsid w:val="00480363"/>
    <w:rsid w:val="00480B70"/>
    <w:rsid w:val="00481E32"/>
    <w:rsid w:val="00481EF0"/>
    <w:rsid w:val="00483A26"/>
    <w:rsid w:val="00485EE6"/>
    <w:rsid w:val="00486187"/>
    <w:rsid w:val="004866D3"/>
    <w:rsid w:val="004879B3"/>
    <w:rsid w:val="00487E08"/>
    <w:rsid w:val="0049032F"/>
    <w:rsid w:val="0049083F"/>
    <w:rsid w:val="0049147E"/>
    <w:rsid w:val="00492F1C"/>
    <w:rsid w:val="00494745"/>
    <w:rsid w:val="004948F7"/>
    <w:rsid w:val="00494D2F"/>
    <w:rsid w:val="004A0E87"/>
    <w:rsid w:val="004A131B"/>
    <w:rsid w:val="004A23D3"/>
    <w:rsid w:val="004A6454"/>
    <w:rsid w:val="004B151D"/>
    <w:rsid w:val="004B4748"/>
    <w:rsid w:val="004B4FF8"/>
    <w:rsid w:val="004B5027"/>
    <w:rsid w:val="004C05AC"/>
    <w:rsid w:val="004C1101"/>
    <w:rsid w:val="004C1294"/>
    <w:rsid w:val="004C7606"/>
    <w:rsid w:val="004D042C"/>
    <w:rsid w:val="004D1678"/>
    <w:rsid w:val="004D219F"/>
    <w:rsid w:val="004D2470"/>
    <w:rsid w:val="004D6F47"/>
    <w:rsid w:val="004D7EBD"/>
    <w:rsid w:val="004E202B"/>
    <w:rsid w:val="004E297D"/>
    <w:rsid w:val="004E3FD4"/>
    <w:rsid w:val="004F1994"/>
    <w:rsid w:val="004F44F9"/>
    <w:rsid w:val="004F45A2"/>
    <w:rsid w:val="004F5277"/>
    <w:rsid w:val="004F63A4"/>
    <w:rsid w:val="004F6B19"/>
    <w:rsid w:val="004F79E2"/>
    <w:rsid w:val="00500122"/>
    <w:rsid w:val="00502291"/>
    <w:rsid w:val="0050378A"/>
    <w:rsid w:val="00505070"/>
    <w:rsid w:val="005116B5"/>
    <w:rsid w:val="00512E82"/>
    <w:rsid w:val="00513001"/>
    <w:rsid w:val="00517F5E"/>
    <w:rsid w:val="00522D02"/>
    <w:rsid w:val="005232F7"/>
    <w:rsid w:val="005234FF"/>
    <w:rsid w:val="00530EFF"/>
    <w:rsid w:val="00533EAD"/>
    <w:rsid w:val="005341A5"/>
    <w:rsid w:val="00534350"/>
    <w:rsid w:val="0054657C"/>
    <w:rsid w:val="0055021B"/>
    <w:rsid w:val="00550724"/>
    <w:rsid w:val="005510FC"/>
    <w:rsid w:val="0055146A"/>
    <w:rsid w:val="00555F85"/>
    <w:rsid w:val="00561D9B"/>
    <w:rsid w:val="00561FB2"/>
    <w:rsid w:val="005626B9"/>
    <w:rsid w:val="005635C0"/>
    <w:rsid w:val="00570929"/>
    <w:rsid w:val="00571058"/>
    <w:rsid w:val="005716D6"/>
    <w:rsid w:val="00571D1B"/>
    <w:rsid w:val="0057211D"/>
    <w:rsid w:val="0057298C"/>
    <w:rsid w:val="00574F07"/>
    <w:rsid w:val="00575FCC"/>
    <w:rsid w:val="00577B65"/>
    <w:rsid w:val="00580714"/>
    <w:rsid w:val="005821C1"/>
    <w:rsid w:val="00583724"/>
    <w:rsid w:val="005901B3"/>
    <w:rsid w:val="00590C63"/>
    <w:rsid w:val="0059227E"/>
    <w:rsid w:val="00592597"/>
    <w:rsid w:val="00593793"/>
    <w:rsid w:val="005952B2"/>
    <w:rsid w:val="00595F1A"/>
    <w:rsid w:val="005A02B5"/>
    <w:rsid w:val="005A07C7"/>
    <w:rsid w:val="005A61AA"/>
    <w:rsid w:val="005B13F6"/>
    <w:rsid w:val="005B69F7"/>
    <w:rsid w:val="005B7132"/>
    <w:rsid w:val="005C0E01"/>
    <w:rsid w:val="005C1861"/>
    <w:rsid w:val="005C7C2E"/>
    <w:rsid w:val="005D02E3"/>
    <w:rsid w:val="005D3254"/>
    <w:rsid w:val="005D4007"/>
    <w:rsid w:val="005D77D4"/>
    <w:rsid w:val="005E090B"/>
    <w:rsid w:val="005E0CEF"/>
    <w:rsid w:val="005E2CFA"/>
    <w:rsid w:val="005E3317"/>
    <w:rsid w:val="005E47EC"/>
    <w:rsid w:val="005E47FC"/>
    <w:rsid w:val="005E4F1D"/>
    <w:rsid w:val="005E6BCA"/>
    <w:rsid w:val="005E7A24"/>
    <w:rsid w:val="005E7BA4"/>
    <w:rsid w:val="005F17E4"/>
    <w:rsid w:val="005F1942"/>
    <w:rsid w:val="005F2D26"/>
    <w:rsid w:val="005F3761"/>
    <w:rsid w:val="005F45F4"/>
    <w:rsid w:val="005F4E8C"/>
    <w:rsid w:val="0060220F"/>
    <w:rsid w:val="00602A5F"/>
    <w:rsid w:val="00607316"/>
    <w:rsid w:val="006078BE"/>
    <w:rsid w:val="006106DB"/>
    <w:rsid w:val="006112ED"/>
    <w:rsid w:val="0061273E"/>
    <w:rsid w:val="00614769"/>
    <w:rsid w:val="00614BB8"/>
    <w:rsid w:val="00615385"/>
    <w:rsid w:val="00615C4D"/>
    <w:rsid w:val="006215F7"/>
    <w:rsid w:val="00621710"/>
    <w:rsid w:val="00621DB4"/>
    <w:rsid w:val="00622E61"/>
    <w:rsid w:val="006257E3"/>
    <w:rsid w:val="006270AF"/>
    <w:rsid w:val="006276F5"/>
    <w:rsid w:val="00640B72"/>
    <w:rsid w:val="00641C1C"/>
    <w:rsid w:val="00642EF9"/>
    <w:rsid w:val="0064383B"/>
    <w:rsid w:val="00645768"/>
    <w:rsid w:val="006462F3"/>
    <w:rsid w:val="00647F49"/>
    <w:rsid w:val="0065066F"/>
    <w:rsid w:val="00652914"/>
    <w:rsid w:val="00654100"/>
    <w:rsid w:val="00654636"/>
    <w:rsid w:val="00654A7D"/>
    <w:rsid w:val="0065689A"/>
    <w:rsid w:val="0065689D"/>
    <w:rsid w:val="0065744C"/>
    <w:rsid w:val="006601BD"/>
    <w:rsid w:val="00662941"/>
    <w:rsid w:val="00662BF4"/>
    <w:rsid w:val="006650A0"/>
    <w:rsid w:val="00672295"/>
    <w:rsid w:val="00673A69"/>
    <w:rsid w:val="00674346"/>
    <w:rsid w:val="00677931"/>
    <w:rsid w:val="00681484"/>
    <w:rsid w:val="0068315A"/>
    <w:rsid w:val="00685475"/>
    <w:rsid w:val="00690845"/>
    <w:rsid w:val="006921C0"/>
    <w:rsid w:val="006A2CEE"/>
    <w:rsid w:val="006A6686"/>
    <w:rsid w:val="006A798A"/>
    <w:rsid w:val="006B0DD7"/>
    <w:rsid w:val="006B1524"/>
    <w:rsid w:val="006B2DE9"/>
    <w:rsid w:val="006B5602"/>
    <w:rsid w:val="006B5E99"/>
    <w:rsid w:val="006C1856"/>
    <w:rsid w:val="006C270B"/>
    <w:rsid w:val="006C49AC"/>
    <w:rsid w:val="006C7181"/>
    <w:rsid w:val="006D0741"/>
    <w:rsid w:val="006D283D"/>
    <w:rsid w:val="006D43BE"/>
    <w:rsid w:val="006D4A47"/>
    <w:rsid w:val="006D4A73"/>
    <w:rsid w:val="006D4B25"/>
    <w:rsid w:val="006D6D3F"/>
    <w:rsid w:val="006D7714"/>
    <w:rsid w:val="006E37A9"/>
    <w:rsid w:val="006E3884"/>
    <w:rsid w:val="006E4F13"/>
    <w:rsid w:val="006E5826"/>
    <w:rsid w:val="00701617"/>
    <w:rsid w:val="00703C1A"/>
    <w:rsid w:val="00704500"/>
    <w:rsid w:val="0071106A"/>
    <w:rsid w:val="00711454"/>
    <w:rsid w:val="00714A4E"/>
    <w:rsid w:val="00714BCA"/>
    <w:rsid w:val="007165A5"/>
    <w:rsid w:val="00716896"/>
    <w:rsid w:val="00720779"/>
    <w:rsid w:val="00720D36"/>
    <w:rsid w:val="00722241"/>
    <w:rsid w:val="00722ACF"/>
    <w:rsid w:val="00726D79"/>
    <w:rsid w:val="007271B1"/>
    <w:rsid w:val="00730D6C"/>
    <w:rsid w:val="00740EE9"/>
    <w:rsid w:val="0074108B"/>
    <w:rsid w:val="00745FD2"/>
    <w:rsid w:val="00746AF5"/>
    <w:rsid w:val="00751648"/>
    <w:rsid w:val="00751D71"/>
    <w:rsid w:val="007522A9"/>
    <w:rsid w:val="00756FD4"/>
    <w:rsid w:val="00757736"/>
    <w:rsid w:val="00763C8D"/>
    <w:rsid w:val="00764ACF"/>
    <w:rsid w:val="00767630"/>
    <w:rsid w:val="00771179"/>
    <w:rsid w:val="0077306C"/>
    <w:rsid w:val="00774CA4"/>
    <w:rsid w:val="00775AA8"/>
    <w:rsid w:val="00776AA3"/>
    <w:rsid w:val="007770BC"/>
    <w:rsid w:val="00781354"/>
    <w:rsid w:val="00781ACA"/>
    <w:rsid w:val="007830F7"/>
    <w:rsid w:val="00783ACA"/>
    <w:rsid w:val="0078656A"/>
    <w:rsid w:val="00786844"/>
    <w:rsid w:val="00795873"/>
    <w:rsid w:val="0079751B"/>
    <w:rsid w:val="007A09A4"/>
    <w:rsid w:val="007A0F69"/>
    <w:rsid w:val="007A744C"/>
    <w:rsid w:val="007B0093"/>
    <w:rsid w:val="007B04D3"/>
    <w:rsid w:val="007B0895"/>
    <w:rsid w:val="007B444D"/>
    <w:rsid w:val="007B46BC"/>
    <w:rsid w:val="007B77F1"/>
    <w:rsid w:val="007C0895"/>
    <w:rsid w:val="007C3306"/>
    <w:rsid w:val="007C6900"/>
    <w:rsid w:val="007D0B82"/>
    <w:rsid w:val="007D1B24"/>
    <w:rsid w:val="007D3BA8"/>
    <w:rsid w:val="007D6F08"/>
    <w:rsid w:val="007E1052"/>
    <w:rsid w:val="007E6BD4"/>
    <w:rsid w:val="007E7F32"/>
    <w:rsid w:val="007F159D"/>
    <w:rsid w:val="007F29C8"/>
    <w:rsid w:val="007F2FC1"/>
    <w:rsid w:val="007F61D2"/>
    <w:rsid w:val="007F6AB8"/>
    <w:rsid w:val="007F7C95"/>
    <w:rsid w:val="008058FB"/>
    <w:rsid w:val="008137EC"/>
    <w:rsid w:val="00814137"/>
    <w:rsid w:val="00814225"/>
    <w:rsid w:val="0081495D"/>
    <w:rsid w:val="00814C6A"/>
    <w:rsid w:val="00817BAB"/>
    <w:rsid w:val="0082087B"/>
    <w:rsid w:val="00822127"/>
    <w:rsid w:val="008235B2"/>
    <w:rsid w:val="00824946"/>
    <w:rsid w:val="00825E6A"/>
    <w:rsid w:val="00830792"/>
    <w:rsid w:val="00830A31"/>
    <w:rsid w:val="008324A7"/>
    <w:rsid w:val="0083534E"/>
    <w:rsid w:val="008357DB"/>
    <w:rsid w:val="00836E1D"/>
    <w:rsid w:val="008451D2"/>
    <w:rsid w:val="00845B10"/>
    <w:rsid w:val="00847B4D"/>
    <w:rsid w:val="00852921"/>
    <w:rsid w:val="008555BA"/>
    <w:rsid w:val="008579C9"/>
    <w:rsid w:val="00861B1D"/>
    <w:rsid w:val="008641E2"/>
    <w:rsid w:val="00865017"/>
    <w:rsid w:val="008653B4"/>
    <w:rsid w:val="0087083D"/>
    <w:rsid w:val="008717D1"/>
    <w:rsid w:val="00872C76"/>
    <w:rsid w:val="00873F26"/>
    <w:rsid w:val="00874394"/>
    <w:rsid w:val="0087657E"/>
    <w:rsid w:val="008769E3"/>
    <w:rsid w:val="0087797E"/>
    <w:rsid w:val="0088047E"/>
    <w:rsid w:val="008876F8"/>
    <w:rsid w:val="00887DEA"/>
    <w:rsid w:val="00892738"/>
    <w:rsid w:val="00893B1A"/>
    <w:rsid w:val="00894043"/>
    <w:rsid w:val="00894965"/>
    <w:rsid w:val="00894D75"/>
    <w:rsid w:val="0089795C"/>
    <w:rsid w:val="008A063E"/>
    <w:rsid w:val="008A0772"/>
    <w:rsid w:val="008A179C"/>
    <w:rsid w:val="008A5938"/>
    <w:rsid w:val="008A62BB"/>
    <w:rsid w:val="008A79AE"/>
    <w:rsid w:val="008B06A6"/>
    <w:rsid w:val="008B0BCB"/>
    <w:rsid w:val="008B2153"/>
    <w:rsid w:val="008B2608"/>
    <w:rsid w:val="008B2ED7"/>
    <w:rsid w:val="008B3245"/>
    <w:rsid w:val="008B7F3C"/>
    <w:rsid w:val="008D000D"/>
    <w:rsid w:val="008D4713"/>
    <w:rsid w:val="008D572B"/>
    <w:rsid w:val="008D7005"/>
    <w:rsid w:val="008E216A"/>
    <w:rsid w:val="008E403D"/>
    <w:rsid w:val="008E4C18"/>
    <w:rsid w:val="008E64B1"/>
    <w:rsid w:val="008E77A7"/>
    <w:rsid w:val="008F273E"/>
    <w:rsid w:val="008F6443"/>
    <w:rsid w:val="0090182E"/>
    <w:rsid w:val="009018DE"/>
    <w:rsid w:val="00901DBA"/>
    <w:rsid w:val="00903261"/>
    <w:rsid w:val="00904C9C"/>
    <w:rsid w:val="00905369"/>
    <w:rsid w:val="0091246B"/>
    <w:rsid w:val="00913154"/>
    <w:rsid w:val="00913757"/>
    <w:rsid w:val="00913E3E"/>
    <w:rsid w:val="00913F9D"/>
    <w:rsid w:val="00915FB5"/>
    <w:rsid w:val="00922B3B"/>
    <w:rsid w:val="00923293"/>
    <w:rsid w:val="00923B4E"/>
    <w:rsid w:val="00923E05"/>
    <w:rsid w:val="009242C5"/>
    <w:rsid w:val="009275F8"/>
    <w:rsid w:val="00927D14"/>
    <w:rsid w:val="00930F61"/>
    <w:rsid w:val="0093151E"/>
    <w:rsid w:val="00933791"/>
    <w:rsid w:val="00934691"/>
    <w:rsid w:val="00936124"/>
    <w:rsid w:val="009365AC"/>
    <w:rsid w:val="009439A1"/>
    <w:rsid w:val="00944D13"/>
    <w:rsid w:val="00944FBA"/>
    <w:rsid w:val="00945667"/>
    <w:rsid w:val="009458F0"/>
    <w:rsid w:val="00952344"/>
    <w:rsid w:val="00952FA6"/>
    <w:rsid w:val="009550AB"/>
    <w:rsid w:val="00956203"/>
    <w:rsid w:val="00956809"/>
    <w:rsid w:val="00956AB4"/>
    <w:rsid w:val="00957471"/>
    <w:rsid w:val="009575F0"/>
    <w:rsid w:val="00957F1F"/>
    <w:rsid w:val="00960816"/>
    <w:rsid w:val="0096111C"/>
    <w:rsid w:val="00961B11"/>
    <w:rsid w:val="00963D6B"/>
    <w:rsid w:val="00964A2D"/>
    <w:rsid w:val="00964B50"/>
    <w:rsid w:val="0096669E"/>
    <w:rsid w:val="0096685A"/>
    <w:rsid w:val="00971BD9"/>
    <w:rsid w:val="00972145"/>
    <w:rsid w:val="009732FF"/>
    <w:rsid w:val="009741A2"/>
    <w:rsid w:val="0097481E"/>
    <w:rsid w:val="009830E7"/>
    <w:rsid w:val="009900D6"/>
    <w:rsid w:val="00990F56"/>
    <w:rsid w:val="00992A4F"/>
    <w:rsid w:val="00992EEE"/>
    <w:rsid w:val="0099664B"/>
    <w:rsid w:val="00996689"/>
    <w:rsid w:val="00997EC9"/>
    <w:rsid w:val="009A25CE"/>
    <w:rsid w:val="009A313F"/>
    <w:rsid w:val="009A6302"/>
    <w:rsid w:val="009B1019"/>
    <w:rsid w:val="009B1C48"/>
    <w:rsid w:val="009B2081"/>
    <w:rsid w:val="009B4040"/>
    <w:rsid w:val="009B42C0"/>
    <w:rsid w:val="009B6DE2"/>
    <w:rsid w:val="009B7010"/>
    <w:rsid w:val="009B7333"/>
    <w:rsid w:val="009C1AB2"/>
    <w:rsid w:val="009C25E1"/>
    <w:rsid w:val="009C7059"/>
    <w:rsid w:val="009C7629"/>
    <w:rsid w:val="009D19F0"/>
    <w:rsid w:val="009D280A"/>
    <w:rsid w:val="009D5844"/>
    <w:rsid w:val="009D6AEE"/>
    <w:rsid w:val="009E4C29"/>
    <w:rsid w:val="009E631B"/>
    <w:rsid w:val="009E7EA1"/>
    <w:rsid w:val="009F4787"/>
    <w:rsid w:val="009F4D90"/>
    <w:rsid w:val="009F736F"/>
    <w:rsid w:val="00A01EFD"/>
    <w:rsid w:val="00A0237B"/>
    <w:rsid w:val="00A065BA"/>
    <w:rsid w:val="00A126E5"/>
    <w:rsid w:val="00A155E2"/>
    <w:rsid w:val="00A16F31"/>
    <w:rsid w:val="00A20252"/>
    <w:rsid w:val="00A20A56"/>
    <w:rsid w:val="00A262AC"/>
    <w:rsid w:val="00A33B0A"/>
    <w:rsid w:val="00A4057C"/>
    <w:rsid w:val="00A42591"/>
    <w:rsid w:val="00A53937"/>
    <w:rsid w:val="00A53D50"/>
    <w:rsid w:val="00A55818"/>
    <w:rsid w:val="00A55BC6"/>
    <w:rsid w:val="00A56A78"/>
    <w:rsid w:val="00A64D09"/>
    <w:rsid w:val="00A66A28"/>
    <w:rsid w:val="00A70AD8"/>
    <w:rsid w:val="00A72F15"/>
    <w:rsid w:val="00A800CF"/>
    <w:rsid w:val="00A8037E"/>
    <w:rsid w:val="00A8136F"/>
    <w:rsid w:val="00A82A90"/>
    <w:rsid w:val="00A90388"/>
    <w:rsid w:val="00A94AF7"/>
    <w:rsid w:val="00AA1176"/>
    <w:rsid w:val="00AA30AC"/>
    <w:rsid w:val="00AA5908"/>
    <w:rsid w:val="00AA7668"/>
    <w:rsid w:val="00AB0BAD"/>
    <w:rsid w:val="00AB3B51"/>
    <w:rsid w:val="00AB3EB9"/>
    <w:rsid w:val="00AB50E2"/>
    <w:rsid w:val="00AB6309"/>
    <w:rsid w:val="00AC3212"/>
    <w:rsid w:val="00AC375B"/>
    <w:rsid w:val="00AC3C96"/>
    <w:rsid w:val="00AC44FD"/>
    <w:rsid w:val="00AC7FCC"/>
    <w:rsid w:val="00AD0D32"/>
    <w:rsid w:val="00AD3FB0"/>
    <w:rsid w:val="00AD4F07"/>
    <w:rsid w:val="00AD608E"/>
    <w:rsid w:val="00AD68A7"/>
    <w:rsid w:val="00AD75A7"/>
    <w:rsid w:val="00AD7FE0"/>
    <w:rsid w:val="00AE5F3B"/>
    <w:rsid w:val="00AE6EC0"/>
    <w:rsid w:val="00AE7ABA"/>
    <w:rsid w:val="00AF65DE"/>
    <w:rsid w:val="00B00779"/>
    <w:rsid w:val="00B02E53"/>
    <w:rsid w:val="00B056B9"/>
    <w:rsid w:val="00B06625"/>
    <w:rsid w:val="00B0795D"/>
    <w:rsid w:val="00B101E0"/>
    <w:rsid w:val="00B10D68"/>
    <w:rsid w:val="00B11A7A"/>
    <w:rsid w:val="00B1245F"/>
    <w:rsid w:val="00B14009"/>
    <w:rsid w:val="00B14CE4"/>
    <w:rsid w:val="00B14EBC"/>
    <w:rsid w:val="00B15BAF"/>
    <w:rsid w:val="00B15EE0"/>
    <w:rsid w:val="00B17E27"/>
    <w:rsid w:val="00B20480"/>
    <w:rsid w:val="00B22BB9"/>
    <w:rsid w:val="00B22FAB"/>
    <w:rsid w:val="00B24271"/>
    <w:rsid w:val="00B2465F"/>
    <w:rsid w:val="00B3069E"/>
    <w:rsid w:val="00B3217E"/>
    <w:rsid w:val="00B40F2C"/>
    <w:rsid w:val="00B44413"/>
    <w:rsid w:val="00B454E2"/>
    <w:rsid w:val="00B45C16"/>
    <w:rsid w:val="00B469CE"/>
    <w:rsid w:val="00B505A1"/>
    <w:rsid w:val="00B53FE8"/>
    <w:rsid w:val="00B54349"/>
    <w:rsid w:val="00B57C57"/>
    <w:rsid w:val="00B60AEC"/>
    <w:rsid w:val="00B61A5C"/>
    <w:rsid w:val="00B64BCB"/>
    <w:rsid w:val="00B64D13"/>
    <w:rsid w:val="00B66E0E"/>
    <w:rsid w:val="00B70217"/>
    <w:rsid w:val="00B73A47"/>
    <w:rsid w:val="00B74571"/>
    <w:rsid w:val="00B74C11"/>
    <w:rsid w:val="00B764BD"/>
    <w:rsid w:val="00B80A77"/>
    <w:rsid w:val="00B82848"/>
    <w:rsid w:val="00B84128"/>
    <w:rsid w:val="00B85510"/>
    <w:rsid w:val="00B85FD8"/>
    <w:rsid w:val="00B86217"/>
    <w:rsid w:val="00B90574"/>
    <w:rsid w:val="00B92114"/>
    <w:rsid w:val="00B9465F"/>
    <w:rsid w:val="00B964D1"/>
    <w:rsid w:val="00B97BB9"/>
    <w:rsid w:val="00BA33BA"/>
    <w:rsid w:val="00BA3612"/>
    <w:rsid w:val="00BA6B19"/>
    <w:rsid w:val="00BA74E8"/>
    <w:rsid w:val="00BB36F6"/>
    <w:rsid w:val="00BB399F"/>
    <w:rsid w:val="00BB408F"/>
    <w:rsid w:val="00BB45A6"/>
    <w:rsid w:val="00BB4FBD"/>
    <w:rsid w:val="00BB68F9"/>
    <w:rsid w:val="00BB6D2F"/>
    <w:rsid w:val="00BC14C8"/>
    <w:rsid w:val="00BC2416"/>
    <w:rsid w:val="00BC6F8C"/>
    <w:rsid w:val="00BC7541"/>
    <w:rsid w:val="00BD12EC"/>
    <w:rsid w:val="00BD23C9"/>
    <w:rsid w:val="00BD25C8"/>
    <w:rsid w:val="00BD3299"/>
    <w:rsid w:val="00BD3DE4"/>
    <w:rsid w:val="00BD6545"/>
    <w:rsid w:val="00BD7FE0"/>
    <w:rsid w:val="00BE4FCC"/>
    <w:rsid w:val="00BE5A53"/>
    <w:rsid w:val="00BE5C03"/>
    <w:rsid w:val="00BE5D2A"/>
    <w:rsid w:val="00BF009C"/>
    <w:rsid w:val="00BF2AC1"/>
    <w:rsid w:val="00BF2EA9"/>
    <w:rsid w:val="00BF3D9A"/>
    <w:rsid w:val="00BF3DAE"/>
    <w:rsid w:val="00BF53CA"/>
    <w:rsid w:val="00BF77F3"/>
    <w:rsid w:val="00BF7BF0"/>
    <w:rsid w:val="00C01745"/>
    <w:rsid w:val="00C03B37"/>
    <w:rsid w:val="00C05BD5"/>
    <w:rsid w:val="00C10ECB"/>
    <w:rsid w:val="00C11819"/>
    <w:rsid w:val="00C1536D"/>
    <w:rsid w:val="00C21539"/>
    <w:rsid w:val="00C25845"/>
    <w:rsid w:val="00C27890"/>
    <w:rsid w:val="00C33FD4"/>
    <w:rsid w:val="00C35712"/>
    <w:rsid w:val="00C4598D"/>
    <w:rsid w:val="00C56B72"/>
    <w:rsid w:val="00C60394"/>
    <w:rsid w:val="00C63290"/>
    <w:rsid w:val="00C65543"/>
    <w:rsid w:val="00C6634C"/>
    <w:rsid w:val="00C66A9B"/>
    <w:rsid w:val="00C67A15"/>
    <w:rsid w:val="00C73CF2"/>
    <w:rsid w:val="00C761B9"/>
    <w:rsid w:val="00C80369"/>
    <w:rsid w:val="00C83F8C"/>
    <w:rsid w:val="00C878E2"/>
    <w:rsid w:val="00C9375F"/>
    <w:rsid w:val="00C96CFE"/>
    <w:rsid w:val="00C97943"/>
    <w:rsid w:val="00C97A6B"/>
    <w:rsid w:val="00CA1CE6"/>
    <w:rsid w:val="00CA1D34"/>
    <w:rsid w:val="00CA483C"/>
    <w:rsid w:val="00CA57AC"/>
    <w:rsid w:val="00CA58EE"/>
    <w:rsid w:val="00CA5C62"/>
    <w:rsid w:val="00CA5DF2"/>
    <w:rsid w:val="00CB00AD"/>
    <w:rsid w:val="00CB1094"/>
    <w:rsid w:val="00CC1EDB"/>
    <w:rsid w:val="00CC2731"/>
    <w:rsid w:val="00CC4060"/>
    <w:rsid w:val="00CD3379"/>
    <w:rsid w:val="00CD6A68"/>
    <w:rsid w:val="00CD6FF0"/>
    <w:rsid w:val="00CE0468"/>
    <w:rsid w:val="00CE0882"/>
    <w:rsid w:val="00CE2758"/>
    <w:rsid w:val="00CE35DE"/>
    <w:rsid w:val="00CE3806"/>
    <w:rsid w:val="00CE3B7C"/>
    <w:rsid w:val="00CE484B"/>
    <w:rsid w:val="00CF1F30"/>
    <w:rsid w:val="00CF24C4"/>
    <w:rsid w:val="00CF2EEA"/>
    <w:rsid w:val="00CF5CFE"/>
    <w:rsid w:val="00CF71F9"/>
    <w:rsid w:val="00CF750D"/>
    <w:rsid w:val="00CF7725"/>
    <w:rsid w:val="00D000B9"/>
    <w:rsid w:val="00D01620"/>
    <w:rsid w:val="00D04C9D"/>
    <w:rsid w:val="00D106C7"/>
    <w:rsid w:val="00D10E87"/>
    <w:rsid w:val="00D122CA"/>
    <w:rsid w:val="00D12698"/>
    <w:rsid w:val="00D1291F"/>
    <w:rsid w:val="00D12CEC"/>
    <w:rsid w:val="00D16468"/>
    <w:rsid w:val="00D176F1"/>
    <w:rsid w:val="00D2118A"/>
    <w:rsid w:val="00D23106"/>
    <w:rsid w:val="00D23591"/>
    <w:rsid w:val="00D27AA4"/>
    <w:rsid w:val="00D31A9E"/>
    <w:rsid w:val="00D33A38"/>
    <w:rsid w:val="00D37D10"/>
    <w:rsid w:val="00D40542"/>
    <w:rsid w:val="00D41902"/>
    <w:rsid w:val="00D42E6F"/>
    <w:rsid w:val="00D44095"/>
    <w:rsid w:val="00D52B99"/>
    <w:rsid w:val="00D5347B"/>
    <w:rsid w:val="00D5383C"/>
    <w:rsid w:val="00D55C20"/>
    <w:rsid w:val="00D615AD"/>
    <w:rsid w:val="00D63259"/>
    <w:rsid w:val="00D63914"/>
    <w:rsid w:val="00D64561"/>
    <w:rsid w:val="00D65CE1"/>
    <w:rsid w:val="00D66F55"/>
    <w:rsid w:val="00D71586"/>
    <w:rsid w:val="00D763C5"/>
    <w:rsid w:val="00D7651D"/>
    <w:rsid w:val="00D76B05"/>
    <w:rsid w:val="00D81948"/>
    <w:rsid w:val="00D81AE0"/>
    <w:rsid w:val="00D82142"/>
    <w:rsid w:val="00D85320"/>
    <w:rsid w:val="00D8585C"/>
    <w:rsid w:val="00D86E1F"/>
    <w:rsid w:val="00D87B47"/>
    <w:rsid w:val="00D92B83"/>
    <w:rsid w:val="00D931C7"/>
    <w:rsid w:val="00D94C0B"/>
    <w:rsid w:val="00DA3304"/>
    <w:rsid w:val="00DA36E2"/>
    <w:rsid w:val="00DA46F5"/>
    <w:rsid w:val="00DA5D1C"/>
    <w:rsid w:val="00DA7745"/>
    <w:rsid w:val="00DB617C"/>
    <w:rsid w:val="00DB6DA5"/>
    <w:rsid w:val="00DB6F5F"/>
    <w:rsid w:val="00DB75DE"/>
    <w:rsid w:val="00DC0240"/>
    <w:rsid w:val="00DC0C81"/>
    <w:rsid w:val="00DC1E0C"/>
    <w:rsid w:val="00DC2AD4"/>
    <w:rsid w:val="00DC3520"/>
    <w:rsid w:val="00DC361F"/>
    <w:rsid w:val="00DC3C77"/>
    <w:rsid w:val="00DC6532"/>
    <w:rsid w:val="00DC6F14"/>
    <w:rsid w:val="00DC6FCD"/>
    <w:rsid w:val="00DC795C"/>
    <w:rsid w:val="00DD6B45"/>
    <w:rsid w:val="00DD71BF"/>
    <w:rsid w:val="00DE4C3D"/>
    <w:rsid w:val="00DE4DA7"/>
    <w:rsid w:val="00DE5859"/>
    <w:rsid w:val="00DF0DCE"/>
    <w:rsid w:val="00DF1326"/>
    <w:rsid w:val="00DF1ADC"/>
    <w:rsid w:val="00DF5533"/>
    <w:rsid w:val="00E06FAF"/>
    <w:rsid w:val="00E076C2"/>
    <w:rsid w:val="00E105F4"/>
    <w:rsid w:val="00E1277F"/>
    <w:rsid w:val="00E132E3"/>
    <w:rsid w:val="00E142ED"/>
    <w:rsid w:val="00E14D63"/>
    <w:rsid w:val="00E17360"/>
    <w:rsid w:val="00E216FA"/>
    <w:rsid w:val="00E21B1B"/>
    <w:rsid w:val="00E22477"/>
    <w:rsid w:val="00E22888"/>
    <w:rsid w:val="00E22BBC"/>
    <w:rsid w:val="00E2412C"/>
    <w:rsid w:val="00E24DEF"/>
    <w:rsid w:val="00E306B2"/>
    <w:rsid w:val="00E30EE7"/>
    <w:rsid w:val="00E31197"/>
    <w:rsid w:val="00E3296F"/>
    <w:rsid w:val="00E344D7"/>
    <w:rsid w:val="00E34A8D"/>
    <w:rsid w:val="00E34D1E"/>
    <w:rsid w:val="00E35113"/>
    <w:rsid w:val="00E354D5"/>
    <w:rsid w:val="00E3658A"/>
    <w:rsid w:val="00E36C01"/>
    <w:rsid w:val="00E37D4E"/>
    <w:rsid w:val="00E37DAD"/>
    <w:rsid w:val="00E404A6"/>
    <w:rsid w:val="00E425D5"/>
    <w:rsid w:val="00E44576"/>
    <w:rsid w:val="00E45819"/>
    <w:rsid w:val="00E52A43"/>
    <w:rsid w:val="00E564B2"/>
    <w:rsid w:val="00E568A8"/>
    <w:rsid w:val="00E60F94"/>
    <w:rsid w:val="00E61DE3"/>
    <w:rsid w:val="00E628F0"/>
    <w:rsid w:val="00E63865"/>
    <w:rsid w:val="00E6416C"/>
    <w:rsid w:val="00E649CC"/>
    <w:rsid w:val="00E64CD0"/>
    <w:rsid w:val="00E64FA4"/>
    <w:rsid w:val="00E66E4C"/>
    <w:rsid w:val="00E67685"/>
    <w:rsid w:val="00E67907"/>
    <w:rsid w:val="00E70B4A"/>
    <w:rsid w:val="00E72D49"/>
    <w:rsid w:val="00E75DF8"/>
    <w:rsid w:val="00E8329B"/>
    <w:rsid w:val="00E853E9"/>
    <w:rsid w:val="00E8674A"/>
    <w:rsid w:val="00E86B1D"/>
    <w:rsid w:val="00E906D6"/>
    <w:rsid w:val="00E921EB"/>
    <w:rsid w:val="00EA077F"/>
    <w:rsid w:val="00EA0A44"/>
    <w:rsid w:val="00EA205C"/>
    <w:rsid w:val="00EA28CB"/>
    <w:rsid w:val="00EA325D"/>
    <w:rsid w:val="00EA3340"/>
    <w:rsid w:val="00EA4926"/>
    <w:rsid w:val="00EA4C5A"/>
    <w:rsid w:val="00EA70AE"/>
    <w:rsid w:val="00EA763F"/>
    <w:rsid w:val="00EB2C1C"/>
    <w:rsid w:val="00EB538F"/>
    <w:rsid w:val="00EB5778"/>
    <w:rsid w:val="00EB5880"/>
    <w:rsid w:val="00EB794C"/>
    <w:rsid w:val="00EC2B9C"/>
    <w:rsid w:val="00EC43CB"/>
    <w:rsid w:val="00EC55A4"/>
    <w:rsid w:val="00EC571F"/>
    <w:rsid w:val="00ED04AC"/>
    <w:rsid w:val="00ED2F94"/>
    <w:rsid w:val="00ED55AC"/>
    <w:rsid w:val="00ED55E0"/>
    <w:rsid w:val="00ED5868"/>
    <w:rsid w:val="00EE1701"/>
    <w:rsid w:val="00EE5999"/>
    <w:rsid w:val="00EE5B11"/>
    <w:rsid w:val="00EE634F"/>
    <w:rsid w:val="00EE6528"/>
    <w:rsid w:val="00EF1924"/>
    <w:rsid w:val="00EF3D70"/>
    <w:rsid w:val="00F06987"/>
    <w:rsid w:val="00F1039E"/>
    <w:rsid w:val="00F13BE1"/>
    <w:rsid w:val="00F23AFB"/>
    <w:rsid w:val="00F2486A"/>
    <w:rsid w:val="00F26E62"/>
    <w:rsid w:val="00F27BE6"/>
    <w:rsid w:val="00F3094E"/>
    <w:rsid w:val="00F30BA4"/>
    <w:rsid w:val="00F318EF"/>
    <w:rsid w:val="00F3221E"/>
    <w:rsid w:val="00F33E20"/>
    <w:rsid w:val="00F35ABF"/>
    <w:rsid w:val="00F37A73"/>
    <w:rsid w:val="00F40657"/>
    <w:rsid w:val="00F43CFF"/>
    <w:rsid w:val="00F45A6B"/>
    <w:rsid w:val="00F47E3B"/>
    <w:rsid w:val="00F50088"/>
    <w:rsid w:val="00F50544"/>
    <w:rsid w:val="00F53651"/>
    <w:rsid w:val="00F61749"/>
    <w:rsid w:val="00F6308A"/>
    <w:rsid w:val="00F6430A"/>
    <w:rsid w:val="00F679CB"/>
    <w:rsid w:val="00F719FC"/>
    <w:rsid w:val="00F82B54"/>
    <w:rsid w:val="00F838F5"/>
    <w:rsid w:val="00F84536"/>
    <w:rsid w:val="00F8561F"/>
    <w:rsid w:val="00F858EE"/>
    <w:rsid w:val="00F876DD"/>
    <w:rsid w:val="00F9017C"/>
    <w:rsid w:val="00F91857"/>
    <w:rsid w:val="00F9417D"/>
    <w:rsid w:val="00F94636"/>
    <w:rsid w:val="00FA0F70"/>
    <w:rsid w:val="00FA2006"/>
    <w:rsid w:val="00FA2C42"/>
    <w:rsid w:val="00FA3F15"/>
    <w:rsid w:val="00FA4267"/>
    <w:rsid w:val="00FB078C"/>
    <w:rsid w:val="00FB2A4D"/>
    <w:rsid w:val="00FB3C24"/>
    <w:rsid w:val="00FB4775"/>
    <w:rsid w:val="00FB788D"/>
    <w:rsid w:val="00FC0413"/>
    <w:rsid w:val="00FC3BE2"/>
    <w:rsid w:val="00FC3E7C"/>
    <w:rsid w:val="00FC4547"/>
    <w:rsid w:val="00FC6CF1"/>
    <w:rsid w:val="00FC6ED7"/>
    <w:rsid w:val="00FC772B"/>
    <w:rsid w:val="00FC7BA4"/>
    <w:rsid w:val="00FD53FD"/>
    <w:rsid w:val="00FD6A66"/>
    <w:rsid w:val="00FD6C95"/>
    <w:rsid w:val="00FD7CE9"/>
    <w:rsid w:val="00FE30FB"/>
    <w:rsid w:val="00FE3779"/>
    <w:rsid w:val="00FE458A"/>
    <w:rsid w:val="00FE70D6"/>
    <w:rsid w:val="00FE74A9"/>
    <w:rsid w:val="00FF0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3DF6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492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comments.xml.rels><?xml version="1.0" encoding="UTF-8" standalone="yes"?>
<Relationships xmlns="http://schemas.openxmlformats.org/package/2006/relationships"><Relationship Id="rId1" Type="http://schemas.openxmlformats.org/officeDocument/2006/relationships/hyperlink" Target="http://link.springer.com/chapter/10.1007/978-1-4899-8041-0_6" TargetMode="External"/></Relationship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emf"/><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E94BFBE-46B8-7749-8E0C-EC6D5C04A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2056</TotalTime>
  <Pages>19</Pages>
  <Words>8031</Words>
  <Characters>45783</Characters>
  <Application>Microsoft Macintosh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53707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9</cp:revision>
  <dcterms:created xsi:type="dcterms:W3CDTF">2015-09-29T05:57:00Z</dcterms:created>
  <dcterms:modified xsi:type="dcterms:W3CDTF">2015-10-13T22:06:00Z</dcterms:modified>
</cp:coreProperties>
</file>