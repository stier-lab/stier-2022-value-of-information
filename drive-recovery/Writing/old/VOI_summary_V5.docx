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6881F9"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 xml:space="preserve">monitoring </w:t>
      </w:r>
      <w:commentRangeStart w:id="1"/>
      <w:r w:rsidR="00645768">
        <w:rPr>
          <w:rFonts w:ascii="Helvetica" w:hAnsi="Helvetica"/>
          <w:b/>
          <w:sz w:val="22"/>
          <w:szCs w:val="22"/>
        </w:rPr>
        <w:t>strategie</w:t>
      </w:r>
      <w:commentRangeStart w:id="2"/>
      <w:r w:rsidR="00645768">
        <w:rPr>
          <w:rFonts w:ascii="Helvetica" w:hAnsi="Helvetica"/>
          <w:b/>
          <w:sz w:val="22"/>
          <w:szCs w:val="22"/>
        </w:rPr>
        <w:t>s</w:t>
      </w:r>
      <w:commentRangeEnd w:id="2"/>
      <w:r w:rsidR="00CC4060">
        <w:rPr>
          <w:rStyle w:val="CommentReference"/>
        </w:rPr>
        <w:commentReference w:id="2"/>
      </w:r>
      <w:commentRangeEnd w:id="1"/>
      <w:r w:rsidR="009C4EAB">
        <w:rPr>
          <w:rStyle w:val="CommentReference"/>
        </w:rPr>
        <w:commentReference w:id="1"/>
      </w:r>
    </w:p>
    <w:p w14:paraId="6F4EF35D" w14:textId="77777777" w:rsidR="00EA763F" w:rsidRDefault="00EA763F" w:rsidP="00903261">
      <w:pPr>
        <w:outlineLvl w:val="0"/>
        <w:rPr>
          <w:ins w:id="3" w:author="Anne Salomon" w:date="2015-12-02T13:52:00Z"/>
          <w:rFonts w:ascii="Helvetica" w:hAnsi="Helvetica" w:cs="Times New Roman"/>
          <w:bCs/>
          <w:sz w:val="22"/>
          <w:szCs w:val="22"/>
        </w:rPr>
      </w:pPr>
    </w:p>
    <w:p w14:paraId="42DB22AF" w14:textId="3F4AA6B0" w:rsidR="009C4EAB" w:rsidRDefault="00A357ED" w:rsidP="009C4EAB">
      <w:pPr>
        <w:pStyle w:val="CommentText"/>
        <w:rPr>
          <w:ins w:id="4" w:author="Anne Salomon" w:date="2015-12-02T13:52:00Z"/>
        </w:rPr>
      </w:pPr>
      <w:r>
        <w:t xml:space="preserve">Other </w:t>
      </w:r>
      <w:ins w:id="5" w:author="Anne Salomon" w:date="2015-12-02T13:52:00Z">
        <w:r w:rsidR="009C4EAB">
          <w:t xml:space="preserve"> option</w:t>
        </w:r>
      </w:ins>
      <w:r w:rsidR="000D4C20">
        <w:t>s</w:t>
      </w:r>
      <w:ins w:id="6" w:author="Anne Salomon" w:date="2015-12-02T13:52:00Z">
        <w:r w:rsidR="009C4EAB">
          <w:t>:</w:t>
        </w:r>
      </w:ins>
    </w:p>
    <w:p w14:paraId="6BCE5CA1" w14:textId="77777777" w:rsidR="009C4EAB" w:rsidRDefault="009C4EAB" w:rsidP="009C4EAB">
      <w:pPr>
        <w:pStyle w:val="CommentText"/>
        <w:rPr>
          <w:ins w:id="7" w:author="Anne Salomon" w:date="2015-12-02T13:52:00Z"/>
        </w:rPr>
      </w:pPr>
    </w:p>
    <w:p w14:paraId="66C46A26" w14:textId="77777777" w:rsidR="009C4EAB" w:rsidRDefault="009C4EAB" w:rsidP="009C4EAB">
      <w:pPr>
        <w:pStyle w:val="CommentText"/>
        <w:rPr>
          <w:ins w:id="8" w:author="Anne Salomon" w:date="2015-12-02T13:54:00Z"/>
        </w:rPr>
      </w:pPr>
      <w:ins w:id="9" w:author="Anne Salomon" w:date="2015-12-02T13:52:00Z">
        <w:r>
          <w:t>Expect the Unexpected: Avoiding Tipping Points Through Effective Monitoring</w:t>
        </w:r>
      </w:ins>
    </w:p>
    <w:p w14:paraId="18290FBF" w14:textId="77777777" w:rsidR="009C4EAB" w:rsidRDefault="009C4EAB" w:rsidP="009C4EAB">
      <w:pPr>
        <w:pStyle w:val="CommentText"/>
        <w:rPr>
          <w:ins w:id="10" w:author="Anne Salomon" w:date="2015-12-02T13:54:00Z"/>
        </w:rPr>
      </w:pPr>
    </w:p>
    <w:p w14:paraId="7A4DC0FD" w14:textId="77777777" w:rsidR="009C4EAB" w:rsidRDefault="009C4EAB" w:rsidP="009C4EAB">
      <w:pPr>
        <w:pStyle w:val="CommentText"/>
        <w:rPr>
          <w:ins w:id="11" w:author="Anne Salomon" w:date="2015-12-02T13:54:00Z"/>
        </w:rPr>
      </w:pPr>
      <w:ins w:id="12" w:author="Anne Salomon" w:date="2015-12-02T13:54:00Z">
        <w:r>
          <w:t>Or simply:</w:t>
        </w:r>
      </w:ins>
    </w:p>
    <w:p w14:paraId="13F1A95E" w14:textId="77777777" w:rsidR="009C4EAB" w:rsidRDefault="009C4EAB" w:rsidP="009C4EAB">
      <w:pPr>
        <w:pStyle w:val="CommentText"/>
        <w:rPr>
          <w:ins w:id="13" w:author="Anne Salomon" w:date="2015-12-02T13:54:00Z"/>
        </w:rPr>
      </w:pPr>
    </w:p>
    <w:p w14:paraId="38FB2D93" w14:textId="77777777" w:rsidR="009C4EAB" w:rsidRDefault="009C4EAB" w:rsidP="009C4EAB">
      <w:pPr>
        <w:pStyle w:val="CommentText"/>
        <w:rPr>
          <w:ins w:id="14" w:author="Anne Salomon" w:date="2015-12-02T13:52:00Z"/>
        </w:rPr>
      </w:pPr>
      <w:ins w:id="15" w:author="Anne Salomon" w:date="2015-12-02T13:54:00Z">
        <w:r>
          <w:t>Avoiding Tipping Points Through Effective Monitoring</w:t>
        </w:r>
      </w:ins>
    </w:p>
    <w:p w14:paraId="1710439C" w14:textId="77777777" w:rsidR="009C4EAB" w:rsidRPr="00957F1F" w:rsidRDefault="009C4EAB" w:rsidP="00903261">
      <w:pPr>
        <w:outlineLvl w:val="0"/>
        <w:rPr>
          <w:rFonts w:ascii="Helvetica" w:hAnsi="Helvetica" w:cs="Times New Roman"/>
          <w:bCs/>
          <w:sz w:val="22"/>
          <w:szCs w:val="22"/>
        </w:rPr>
      </w:pPr>
    </w:p>
    <w:p w14:paraId="65FE7E07" w14:textId="77777777"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 xml:space="preserve">1,5,6 </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F35C1E2"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7C5BF82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6F6E904C"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commentRangeStart w:id="16"/>
      <w:r w:rsidR="00913E3E">
        <w:rPr>
          <w:rFonts w:ascii="Helvetica" w:hAnsi="Helvetica" w:cs="Times New Roman"/>
          <w:i/>
          <w:sz w:val="22"/>
          <w:szCs w:val="22"/>
        </w:rPr>
        <w:t>Value of Information</w:t>
      </w:r>
      <w:commentRangeEnd w:id="16"/>
      <w:r w:rsidR="005C1110">
        <w:rPr>
          <w:rStyle w:val="CommentReference"/>
        </w:rPr>
        <w:commentReference w:id="16"/>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commentRangeStart w:id="17"/>
      <w:r w:rsidR="005C1110">
        <w:rPr>
          <w:rFonts w:ascii="Helvetica" w:hAnsi="Helvetica" w:cs="Times New Roman"/>
          <w:i/>
          <w:sz w:val="22"/>
          <w:szCs w:val="22"/>
        </w:rPr>
        <w:t>value of information</w:t>
      </w:r>
      <w:commentRangeEnd w:id="17"/>
      <w:r w:rsidR="005C1110">
        <w:rPr>
          <w:rStyle w:val="CommentReference"/>
        </w:rPr>
        <w:commentReference w:id="17"/>
      </w:r>
      <w:r w:rsidR="005C1110">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lastRenderedPageBreak/>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518FC052" w14:textId="77777777" w:rsidR="00941E68" w:rsidRDefault="00941E68" w:rsidP="000105EB">
      <w:pPr>
        <w:rPr>
          <w:rStyle w:val="Hyperlink"/>
          <w:rFonts w:ascii="Helvetica" w:eastAsia="Times New Roman" w:hAnsi="Helvetica" w:cs="Times New Roman"/>
          <w:sz w:val="22"/>
          <w:szCs w:val="22"/>
          <w:shd w:val="clear" w:color="auto" w:fill="FFFFFF"/>
        </w:rPr>
      </w:pPr>
    </w:p>
    <w:p w14:paraId="12D1DCE3" w14:textId="77777777" w:rsidR="00984E98" w:rsidRPr="00984E98" w:rsidRDefault="00984E98" w:rsidP="000105EB">
      <w:pPr>
        <w:rPr>
          <w:rFonts w:ascii="Helvetica" w:eastAsia="Times New Roman" w:hAnsi="Helvetica" w:cs="Times New Roman"/>
          <w:sz w:val="22"/>
          <w:szCs w:val="22"/>
          <w:u w:val="single"/>
          <w:shd w:val="clear" w:color="auto" w:fill="FFFFFF"/>
        </w:rPr>
      </w:pPr>
    </w:p>
    <w:p w14:paraId="1813B4CD" w14:textId="77777777" w:rsidR="00941E68" w:rsidRPr="00ED48B8" w:rsidRDefault="00E87E86" w:rsidP="00ED48B8">
      <w:pPr>
        <w:rPr>
          <w:rFonts w:ascii="Helvetica" w:hAnsi="Helvetica" w:cs="Helvetica"/>
          <w:b/>
          <w:sz w:val="22"/>
          <w:szCs w:val="22"/>
        </w:rPr>
      </w:pPr>
      <w:r>
        <w:rPr>
          <w:rFonts w:ascii="Helvetica" w:hAnsi="Helvetica" w:cs="Helvetica"/>
          <w:b/>
          <w:sz w:val="22"/>
          <w:szCs w:val="22"/>
        </w:rPr>
        <w:t>QUESTIONS TO</w:t>
      </w:r>
      <w:r w:rsidR="00D9006A" w:rsidRPr="00ED48B8">
        <w:rPr>
          <w:rFonts w:ascii="Helvetica" w:hAnsi="Helvetica" w:cs="Helvetica"/>
          <w:b/>
          <w:sz w:val="22"/>
          <w:szCs w:val="22"/>
        </w:rPr>
        <w:t xml:space="preserve"> ADDRESS</w:t>
      </w:r>
    </w:p>
    <w:p w14:paraId="470BE920" w14:textId="77777777" w:rsidR="00941E68"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Should we write about the model in</w:t>
      </w:r>
      <w:r w:rsidR="00941E68" w:rsidRPr="00775BFB">
        <w:rPr>
          <w:rFonts w:ascii="Helvetica" w:hAnsi="Helvetica"/>
          <w:b/>
          <w:i/>
          <w:sz w:val="22"/>
          <w:szCs w:val="22"/>
        </w:rPr>
        <w:t xml:space="preserve"> general or </w:t>
      </w:r>
      <w:r w:rsidRPr="00775BFB">
        <w:rPr>
          <w:rFonts w:ascii="Helvetica" w:hAnsi="Helvetica"/>
          <w:b/>
          <w:i/>
          <w:sz w:val="22"/>
          <w:szCs w:val="22"/>
        </w:rPr>
        <w:t xml:space="preserve">write </w:t>
      </w:r>
      <w:r w:rsidR="000524C2" w:rsidRPr="00775BFB">
        <w:rPr>
          <w:rFonts w:ascii="Helvetica" w:hAnsi="Helvetica"/>
          <w:b/>
          <w:i/>
          <w:sz w:val="22"/>
          <w:szCs w:val="22"/>
        </w:rPr>
        <w:t xml:space="preserve">about </w:t>
      </w:r>
      <w:r w:rsidR="00941E68" w:rsidRPr="00775BFB">
        <w:rPr>
          <w:rFonts w:ascii="Helvetica" w:hAnsi="Helvetica"/>
          <w:b/>
          <w:i/>
          <w:sz w:val="22"/>
          <w:szCs w:val="22"/>
        </w:rPr>
        <w:t>fisheries</w:t>
      </w:r>
      <w:r w:rsidRPr="00775BFB">
        <w:rPr>
          <w:rFonts w:ascii="Helvetica" w:hAnsi="Helvetica"/>
          <w:b/>
          <w:i/>
          <w:sz w:val="22"/>
          <w:szCs w:val="22"/>
        </w:rPr>
        <w:t xml:space="preserve">? </w:t>
      </w:r>
    </w:p>
    <w:p w14:paraId="2EFB437F" w14:textId="77777777"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See TE’s comment below in model description</w:t>
      </w:r>
    </w:p>
    <w:p w14:paraId="785934ED" w14:textId="77777777" w:rsidR="007D3941"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How should we distinguish between management and biological thresholds? </w:t>
      </w:r>
    </w:p>
    <w:p w14:paraId="1150677B" w14:textId="77777777" w:rsidR="00941E68"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Right now we use “management threshold” and “biological tipping </w:t>
      </w:r>
      <w:commentRangeStart w:id="18"/>
      <w:r>
        <w:rPr>
          <w:rFonts w:ascii="Helvetica" w:hAnsi="Helvetica"/>
          <w:sz w:val="22"/>
          <w:szCs w:val="22"/>
        </w:rPr>
        <w:t>point</w:t>
      </w:r>
      <w:commentRangeEnd w:id="18"/>
      <w:r w:rsidR="00DF3381">
        <w:rPr>
          <w:rStyle w:val="CommentReference"/>
        </w:rPr>
        <w:commentReference w:id="18"/>
      </w:r>
      <w:r>
        <w:rPr>
          <w:rFonts w:ascii="Helvetica" w:hAnsi="Helvetica"/>
          <w:sz w:val="22"/>
          <w:szCs w:val="22"/>
        </w:rPr>
        <w:t xml:space="preserve">” </w:t>
      </w:r>
    </w:p>
    <w:p w14:paraId="6063BD88" w14:textId="7777777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What is the best way to display the cost-benefit of precautionary buffer relative to other monitoring strategies? </w:t>
      </w:r>
    </w:p>
    <w:p w14:paraId="6D6AFADF" w14:textId="77777777"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We have </w:t>
      </w:r>
      <w:r w:rsidR="00B428F2">
        <w:rPr>
          <w:rFonts w:ascii="Helvetica" w:hAnsi="Helvetica"/>
          <w:sz w:val="22"/>
          <w:szCs w:val="22"/>
        </w:rPr>
        <w:t>a few options I’ve plot</w:t>
      </w:r>
      <w:r w:rsidR="005171FF">
        <w:rPr>
          <w:rFonts w:ascii="Helvetica" w:hAnsi="Helvetica"/>
          <w:sz w:val="22"/>
          <w:szCs w:val="22"/>
        </w:rPr>
        <w:t xml:space="preserve">ted out. See figures 5 and 5S.2 and the paragraph I pasted from JL at the end of the doc. I’m interested in finding a way to visualize the cost-benefit of monitoring when the costs are born separately from the benefit and when the industry eats the costs. </w:t>
      </w:r>
    </w:p>
    <w:p w14:paraId="46563052" w14:textId="7777777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What is the best way to structure</w:t>
      </w:r>
      <w:r w:rsidR="00DD6776" w:rsidRPr="00775BFB">
        <w:rPr>
          <w:rFonts w:ascii="Helvetica" w:hAnsi="Helvetica"/>
          <w:b/>
          <w:i/>
          <w:sz w:val="22"/>
          <w:szCs w:val="22"/>
        </w:rPr>
        <w:t xml:space="preserve"> the description</w:t>
      </w:r>
      <w:r w:rsidR="007A05B8">
        <w:rPr>
          <w:rFonts w:ascii="Helvetica" w:hAnsi="Helvetica"/>
          <w:b/>
          <w:i/>
          <w:sz w:val="22"/>
          <w:szCs w:val="22"/>
        </w:rPr>
        <w:t xml:space="preserve"> (methods/results)</w:t>
      </w:r>
      <w:r w:rsidR="00DD6776" w:rsidRPr="00775BFB">
        <w:rPr>
          <w:rFonts w:ascii="Helvetica" w:hAnsi="Helvetica"/>
          <w:b/>
          <w:i/>
          <w:sz w:val="22"/>
          <w:szCs w:val="22"/>
        </w:rPr>
        <w:t xml:space="preserve"> of the scenario output? </w:t>
      </w:r>
    </w:p>
    <w:p w14:paraId="73888610" w14:textId="77777777" w:rsidR="007D3941"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Right now we display the model and then talk through the results. I think perhaps a paragraph of extended methods at the end to describe the approach to each scenario might work best? </w:t>
      </w:r>
    </w:p>
    <w:p w14:paraId="33647526" w14:textId="77777777" w:rsidR="00FF7545" w:rsidRPr="00775BFB" w:rsidRDefault="00FF7545"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Should we run a scenario where we look at system response when regulatory threshold is lower biomass than the biological tipping </w:t>
      </w:r>
      <w:commentRangeStart w:id="19"/>
      <w:r w:rsidRPr="00775BFB">
        <w:rPr>
          <w:rFonts w:ascii="Helvetica" w:hAnsi="Helvetica"/>
          <w:b/>
          <w:i/>
          <w:sz w:val="22"/>
          <w:szCs w:val="22"/>
        </w:rPr>
        <w:t>point</w:t>
      </w:r>
      <w:commentRangeEnd w:id="19"/>
      <w:r w:rsidR="00A54186">
        <w:rPr>
          <w:rStyle w:val="CommentReference"/>
        </w:rPr>
        <w:commentReference w:id="19"/>
      </w:r>
      <w:r w:rsidR="00A6413E" w:rsidRPr="00775BFB">
        <w:rPr>
          <w:rFonts w:ascii="Helvetica" w:hAnsi="Helvetica"/>
          <w:b/>
          <w:i/>
          <w:sz w:val="22"/>
          <w:szCs w:val="22"/>
        </w:rPr>
        <w:t>?</w:t>
      </w:r>
    </w:p>
    <w:p w14:paraId="2FEF10EA" w14:textId="77777777" w:rsidR="00A6413E"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This would emphasize the penalty for not </w:t>
      </w:r>
      <w:r w:rsidR="00BA5E6E">
        <w:rPr>
          <w:rFonts w:ascii="Helvetica" w:hAnsi="Helvetica"/>
          <w:sz w:val="22"/>
          <w:szCs w:val="22"/>
        </w:rPr>
        <w:t xml:space="preserve">knowing where the tipping point is and also show the </w:t>
      </w:r>
    </w:p>
    <w:p w14:paraId="74D5EEA0" w14:textId="781FB9AB" w:rsidR="00BE3541" w:rsidRPr="000C2EA4" w:rsidRDefault="00BA5E6E" w:rsidP="000C2EA4">
      <w:pPr>
        <w:pStyle w:val="ListParagraph"/>
        <w:numPr>
          <w:ilvl w:val="1"/>
          <w:numId w:val="11"/>
        </w:numPr>
        <w:rPr>
          <w:rFonts w:ascii="Helvetica" w:hAnsi="Helvetica"/>
          <w:b/>
          <w:sz w:val="22"/>
          <w:szCs w:val="22"/>
        </w:rPr>
      </w:pPr>
      <w:r>
        <w:rPr>
          <w:rFonts w:ascii="Helvetica" w:hAnsi="Helvetica"/>
          <w:sz w:val="22"/>
          <w:szCs w:val="22"/>
        </w:rPr>
        <w:t xml:space="preserve">Also or alternatively we can expand discussion </w:t>
      </w:r>
      <w:r w:rsidR="007D654C">
        <w:rPr>
          <w:rFonts w:ascii="Helvetica" w:hAnsi="Helvetica"/>
          <w:sz w:val="22"/>
          <w:szCs w:val="22"/>
        </w:rPr>
        <w:t>unknown location of tipping points or tipping points occurring without warning</w:t>
      </w:r>
      <w:r w:rsidR="006C170D">
        <w:rPr>
          <w:rFonts w:ascii="Helvetica" w:hAnsi="Helvetica"/>
          <w:sz w:val="22"/>
          <w:szCs w:val="22"/>
        </w:rPr>
        <w:fldChar w:fldCharType="begin"/>
      </w:r>
      <w:r>
        <w:rPr>
          <w:rFonts w:ascii="Helvetica" w:hAnsi="Helvetica"/>
          <w:sz w:val="22"/>
          <w:szCs w:val="22"/>
        </w:rPr>
        <w:instrText xml:space="preserve"> ADDIN EN.CITE &lt;EndNote&gt;&lt;Cite&gt;&lt;Author&gt;Hastings&lt;/Author&gt;&lt;Year&gt;2010&lt;/Year&gt;&lt;RecNum&gt;8201&lt;/RecNum&gt;&lt;DisplayText&gt;(Hastings &amp;amp; Wysham 2010)&lt;/DisplayText&gt;&lt;record&gt;&lt;rec-number&gt;8201&lt;/rec-number&gt;&lt;foreign-keys&gt;&lt;key app="EN" db-id="dsrza9wtbra05fevxvw5svf8d0a9a0ptptvp" timestamp="1447634037"&gt;8201&lt;/key&gt;&lt;/foreign-keys&gt;&lt;ref-type name="Journal Article"&gt;17&lt;/ref-type&gt;&lt;contributors&gt;&lt;authors&gt;&lt;author&gt;Hastings, Alan&lt;/author&gt;&lt;author&gt;Wysham, Derin B&lt;/author&gt;&lt;/authors&gt;&lt;/contributors&gt;&lt;titles&gt;&lt;title&gt;Regime shifts in ecological systems can occur with no warning&lt;/title&gt;&lt;secondary-title&gt;Ecology letters&lt;/secondary-title&gt;&lt;/titles&gt;&lt;periodical&gt;&lt;full-title&gt;Ecology Letters&lt;/full-title&gt;&lt;/periodical&gt;&lt;pages&gt;464-472&lt;/pages&gt;&lt;volume&gt;13&lt;/volume&gt;&lt;number&gt;4&lt;/number&gt;&lt;dates&gt;&lt;year&gt;2010&lt;/year&gt;&lt;/dates&gt;&lt;isbn&gt;1461-0248&lt;/isbn&gt;&lt;urls&gt;&lt;/urls&gt;&lt;/record&gt;&lt;/Cite&gt;&lt;/EndNote&gt;</w:instrText>
      </w:r>
      <w:r w:rsidR="006C170D">
        <w:rPr>
          <w:rFonts w:ascii="Helvetica" w:hAnsi="Helvetica"/>
          <w:sz w:val="22"/>
          <w:szCs w:val="22"/>
        </w:rPr>
        <w:fldChar w:fldCharType="separate"/>
      </w:r>
      <w:r>
        <w:rPr>
          <w:rFonts w:ascii="Helvetica" w:hAnsi="Helvetica"/>
          <w:noProof/>
          <w:sz w:val="22"/>
          <w:szCs w:val="22"/>
        </w:rPr>
        <w:t>(Hastings &amp; Wysham 2010)</w:t>
      </w:r>
      <w:r w:rsidR="006C170D">
        <w:rPr>
          <w:rFonts w:ascii="Helvetica" w:hAnsi="Helvetica"/>
          <w:sz w:val="22"/>
          <w:szCs w:val="22"/>
        </w:rPr>
        <w:fldChar w:fldCharType="end"/>
      </w:r>
    </w:p>
    <w:p w14:paraId="4E3065E9" w14:textId="401EF2C6" w:rsidR="00BE3541" w:rsidRDefault="00BE3541">
      <w:pPr>
        <w:rPr>
          <w:rFonts w:ascii="Helvetica" w:hAnsi="Helvetica"/>
          <w:b/>
          <w:sz w:val="22"/>
          <w:szCs w:val="22"/>
        </w:rPr>
      </w:pPr>
    </w:p>
    <w:p w14:paraId="31C28A2A" w14:textId="74D8CF3D" w:rsidR="00682191" w:rsidRPr="00ED48B8" w:rsidRDefault="00074A3A" w:rsidP="00ED48B8">
      <w:pPr>
        <w:rPr>
          <w:rFonts w:ascii="Helvetica" w:hAnsi="Helvetica"/>
          <w:b/>
          <w:sz w:val="22"/>
          <w:szCs w:val="22"/>
        </w:rPr>
      </w:pPr>
      <w:r w:rsidRPr="00ED48B8">
        <w:rPr>
          <w:rFonts w:ascii="Helvetica" w:hAnsi="Helvetica"/>
          <w:b/>
          <w:sz w:val="22"/>
          <w:szCs w:val="22"/>
        </w:rPr>
        <w:t>SPECIFIC</w:t>
      </w:r>
      <w:r w:rsidR="004E43F7">
        <w:rPr>
          <w:rFonts w:ascii="Helvetica" w:hAnsi="Helvetica"/>
          <w:b/>
          <w:sz w:val="22"/>
          <w:szCs w:val="22"/>
        </w:rPr>
        <w:t xml:space="preserve"> </w:t>
      </w:r>
      <w:r w:rsidRPr="00ED48B8">
        <w:rPr>
          <w:rFonts w:ascii="Helvetica" w:hAnsi="Helvetica"/>
          <w:b/>
          <w:sz w:val="22"/>
          <w:szCs w:val="22"/>
        </w:rPr>
        <w:t>TASKS</w:t>
      </w:r>
      <w:r w:rsidR="00682191" w:rsidRPr="00ED48B8">
        <w:rPr>
          <w:rFonts w:ascii="Helvetica" w:hAnsi="Helvetica"/>
          <w:b/>
          <w:sz w:val="22"/>
          <w:szCs w:val="22"/>
        </w:rPr>
        <w:t xml:space="preserve"> FOR COAUTHORS</w:t>
      </w:r>
    </w:p>
    <w:p w14:paraId="0F3B4407" w14:textId="77777777" w:rsidR="00682191" w:rsidRPr="008D1BB6" w:rsidRDefault="008C72D2" w:rsidP="008D1BB6">
      <w:pPr>
        <w:pStyle w:val="ListParagraph"/>
        <w:numPr>
          <w:ilvl w:val="0"/>
          <w:numId w:val="11"/>
        </w:numPr>
        <w:rPr>
          <w:rFonts w:ascii="Helvetica" w:hAnsi="Helvetica"/>
          <w:sz w:val="22"/>
          <w:szCs w:val="22"/>
        </w:rPr>
      </w:pPr>
      <w:r>
        <w:rPr>
          <w:rFonts w:ascii="Helvetica" w:hAnsi="Helvetica"/>
          <w:b/>
          <w:sz w:val="22"/>
          <w:szCs w:val="22"/>
        </w:rPr>
        <w:t>Crow</w:t>
      </w:r>
      <w:r w:rsidR="00C943DB">
        <w:rPr>
          <w:rFonts w:ascii="Helvetica" w:hAnsi="Helvetica"/>
          <w:b/>
          <w:sz w:val="22"/>
          <w:szCs w:val="22"/>
        </w:rPr>
        <w:t>:</w:t>
      </w:r>
      <w:r w:rsidR="00682191">
        <w:rPr>
          <w:rFonts w:ascii="Helvetica" w:hAnsi="Helvetica"/>
          <w:sz w:val="22"/>
          <w:szCs w:val="22"/>
        </w:rPr>
        <w:t xml:space="preserve"> </w:t>
      </w:r>
      <w:r w:rsidR="003503F0">
        <w:rPr>
          <w:rFonts w:ascii="Helvetica" w:hAnsi="Helvetica"/>
          <w:sz w:val="22"/>
          <w:szCs w:val="22"/>
        </w:rPr>
        <w:t xml:space="preserve">work </w:t>
      </w:r>
      <w:r w:rsidR="00C77B06">
        <w:rPr>
          <w:rFonts w:ascii="Helvetica" w:hAnsi="Helvetica"/>
          <w:sz w:val="22"/>
          <w:szCs w:val="22"/>
        </w:rPr>
        <w:t xml:space="preserve">in these </w:t>
      </w:r>
      <w:r w:rsidR="00682191" w:rsidRPr="008D1BB6">
        <w:rPr>
          <w:rFonts w:ascii="Helvetica" w:hAnsi="Helvetica"/>
          <w:sz w:val="22"/>
          <w:szCs w:val="22"/>
        </w:rPr>
        <w:t>Citations</w:t>
      </w:r>
      <w:r w:rsidR="00C77B06">
        <w:rPr>
          <w:rFonts w:ascii="Helvetica" w:hAnsi="Helvetica"/>
          <w:sz w:val="22"/>
          <w:szCs w:val="22"/>
        </w:rPr>
        <w:t xml:space="preserve"> to intro/discussion (they’re already in endnote format from online so it should be easy to copy and paste form here) </w:t>
      </w:r>
      <w:r w:rsidR="00682191" w:rsidRPr="008D1BB6">
        <w:rPr>
          <w:rFonts w:ascii="Helvetica" w:hAnsi="Helvetica"/>
          <w:sz w:val="22"/>
          <w:szCs w:val="22"/>
        </w:rPr>
        <w:t xml:space="preserve">: </w:t>
      </w:r>
      <w:r w:rsidR="006C170D" w:rsidRPr="008D1BB6">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82191" w:rsidRPr="008D1BB6">
        <w:rPr>
          <w:rFonts w:ascii="Helvetica" w:hAnsi="Helvetica"/>
          <w:sz w:val="22"/>
          <w:szCs w:val="22"/>
        </w:rPr>
        <w:instrText xml:space="preserve"> ADDIN EN.CITE </w:instrText>
      </w:r>
      <w:r w:rsidR="006C170D" w:rsidRPr="008D1BB6">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82191" w:rsidRPr="008D1BB6">
        <w:rPr>
          <w:rFonts w:ascii="Helvetica" w:hAnsi="Helvetica"/>
          <w:sz w:val="22"/>
          <w:szCs w:val="22"/>
        </w:rPr>
        <w:instrText xml:space="preserve"> ADDIN EN.CITE.DATA </w:instrText>
      </w:r>
      <w:r w:rsidR="006C170D" w:rsidRPr="008D1BB6">
        <w:rPr>
          <w:rFonts w:ascii="Helvetica" w:hAnsi="Helvetica"/>
          <w:sz w:val="22"/>
          <w:szCs w:val="22"/>
        </w:rPr>
      </w:r>
      <w:r w:rsidR="006C170D" w:rsidRPr="008D1BB6">
        <w:rPr>
          <w:rFonts w:ascii="Helvetica" w:hAnsi="Helvetica"/>
          <w:sz w:val="22"/>
          <w:szCs w:val="22"/>
        </w:rPr>
        <w:fldChar w:fldCharType="end"/>
      </w:r>
      <w:r w:rsidR="006C170D" w:rsidRPr="008D1BB6">
        <w:rPr>
          <w:rFonts w:ascii="Helvetica" w:hAnsi="Helvetica"/>
          <w:sz w:val="22"/>
          <w:szCs w:val="22"/>
        </w:rPr>
      </w:r>
      <w:r w:rsidR="006C170D" w:rsidRPr="008D1BB6">
        <w:rPr>
          <w:rFonts w:ascii="Helvetica" w:hAnsi="Helvetica"/>
          <w:sz w:val="22"/>
          <w:szCs w:val="22"/>
        </w:rPr>
        <w:fldChar w:fldCharType="separate"/>
      </w:r>
      <w:r w:rsidR="00682191" w:rsidRPr="008D1BB6">
        <w:rPr>
          <w:rFonts w:ascii="Helvetica" w:hAnsi="Helvetica"/>
          <w:noProof/>
          <w:sz w:val="22"/>
          <w:szCs w:val="22"/>
        </w:rPr>
        <w:t>(Grafton</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2005; Sethi</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2005; Costello &amp; Polasky 2008; Costello</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2010; Polasky</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2011)</w:t>
      </w:r>
      <w:r w:rsidR="006C170D" w:rsidRPr="008D1BB6">
        <w:rPr>
          <w:rFonts w:ascii="Helvetica" w:hAnsi="Helvetica"/>
          <w:sz w:val="22"/>
          <w:szCs w:val="22"/>
        </w:rPr>
        <w:fldChar w:fldCharType="end"/>
      </w:r>
      <w:r w:rsidR="00682191" w:rsidRPr="005A02B5">
        <w:t xml:space="preserve"> </w:t>
      </w:r>
      <w:r w:rsidR="006C170D" w:rsidRPr="008D1BB6">
        <w:rPr>
          <w:rFonts w:ascii="Helvetica" w:hAnsi="Helvetica"/>
          <w:sz w:val="22"/>
          <w:szCs w:val="22"/>
        </w:rPr>
        <w:fldChar w:fldCharType="begin"/>
      </w:r>
      <w:r w:rsidR="00682191" w:rsidRPr="008D1BB6">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6C170D" w:rsidRPr="008D1BB6">
        <w:rPr>
          <w:rFonts w:ascii="Helvetica" w:hAnsi="Helvetica"/>
          <w:sz w:val="22"/>
          <w:szCs w:val="22"/>
        </w:rPr>
        <w:fldChar w:fldCharType="separate"/>
      </w:r>
      <w:r w:rsidR="00682191" w:rsidRPr="008D1BB6">
        <w:rPr>
          <w:rFonts w:ascii="Helvetica" w:hAnsi="Helvetica"/>
          <w:noProof/>
          <w:sz w:val="22"/>
          <w:szCs w:val="22"/>
        </w:rPr>
        <w:t>(Mangel 2000)</w:t>
      </w:r>
      <w:r w:rsidR="006C170D" w:rsidRPr="008D1BB6">
        <w:rPr>
          <w:rFonts w:ascii="Helvetica" w:hAnsi="Helvetica"/>
          <w:sz w:val="22"/>
          <w:szCs w:val="22"/>
        </w:rPr>
        <w:fldChar w:fldCharType="end"/>
      </w:r>
      <w:r w:rsidR="00682191" w:rsidRPr="00DD6B45">
        <w:t xml:space="preserve"> </w:t>
      </w:r>
      <w:r w:rsidR="006C170D" w:rsidRPr="008D1BB6">
        <w:rPr>
          <w:rFonts w:ascii="Helvetica" w:hAnsi="Helvetica"/>
          <w:sz w:val="22"/>
          <w:szCs w:val="22"/>
        </w:rPr>
        <w:fldChar w:fldCharType="begin"/>
      </w:r>
      <w:r w:rsidR="00682191" w:rsidRPr="008D1BB6">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sidR="006C170D" w:rsidRPr="008D1BB6">
        <w:rPr>
          <w:rFonts w:ascii="Helvetica" w:hAnsi="Helvetica"/>
          <w:sz w:val="22"/>
          <w:szCs w:val="22"/>
        </w:rPr>
        <w:fldChar w:fldCharType="separate"/>
      </w:r>
      <w:r w:rsidR="00682191" w:rsidRPr="008D1BB6">
        <w:rPr>
          <w:rFonts w:ascii="Helvetica" w:hAnsi="Helvetica"/>
          <w:noProof/>
          <w:sz w:val="22"/>
          <w:szCs w:val="22"/>
        </w:rPr>
        <w:t>(Stefansson &amp; Rosenberg 2005)</w:t>
      </w:r>
      <w:r w:rsidR="006C170D" w:rsidRPr="008D1BB6">
        <w:rPr>
          <w:rFonts w:ascii="Helvetica" w:hAnsi="Helvetica"/>
          <w:sz w:val="22"/>
          <w:szCs w:val="22"/>
        </w:rPr>
        <w:fldChar w:fldCharType="end"/>
      </w:r>
    </w:p>
    <w:p w14:paraId="6FAD810E" w14:textId="77777777" w:rsidR="00C77B06" w:rsidRPr="00C77B06" w:rsidRDefault="00C77B06" w:rsidP="00C77B06">
      <w:pPr>
        <w:pStyle w:val="ListParagraph"/>
        <w:ind w:left="990"/>
        <w:rPr>
          <w:rFonts w:ascii="Helvetica" w:hAnsi="Helvetica"/>
          <w:sz w:val="22"/>
          <w:szCs w:val="22"/>
        </w:rPr>
      </w:pPr>
    </w:p>
    <w:p w14:paraId="700757CF" w14:textId="77777777" w:rsidR="00682191" w:rsidRDefault="00682191" w:rsidP="00ED48B8">
      <w:pPr>
        <w:pStyle w:val="ListParagraph"/>
        <w:numPr>
          <w:ilvl w:val="0"/>
          <w:numId w:val="11"/>
        </w:numPr>
        <w:rPr>
          <w:rFonts w:ascii="Helvetica" w:hAnsi="Helvetica"/>
          <w:sz w:val="22"/>
          <w:szCs w:val="22"/>
        </w:rPr>
      </w:pPr>
      <w:r w:rsidRPr="0088392A">
        <w:rPr>
          <w:rFonts w:ascii="Helvetica" w:hAnsi="Helvetica"/>
          <w:b/>
          <w:sz w:val="22"/>
          <w:szCs w:val="22"/>
        </w:rPr>
        <w:t>J</w:t>
      </w:r>
      <w:r w:rsidR="00EF6F5C">
        <w:rPr>
          <w:rFonts w:ascii="Helvetica" w:hAnsi="Helvetica"/>
          <w:b/>
          <w:sz w:val="22"/>
          <w:szCs w:val="22"/>
        </w:rPr>
        <w:t>amea</w:t>
      </w:r>
      <w:r w:rsidR="00E3732E">
        <w:rPr>
          <w:rFonts w:ascii="Helvetica" w:hAnsi="Helvetica"/>
          <w:b/>
          <w:sz w:val="22"/>
          <w:szCs w:val="22"/>
        </w:rPr>
        <w:t xml:space="preserve">l: </w:t>
      </w:r>
      <w:r w:rsidR="003D08F3">
        <w:rPr>
          <w:rFonts w:ascii="Helvetica" w:hAnsi="Helvetica"/>
          <w:sz w:val="22"/>
          <w:szCs w:val="22"/>
        </w:rPr>
        <w:t>contextualize harvest rates with meta analysis output if fisheries paper</w:t>
      </w:r>
    </w:p>
    <w:p w14:paraId="64C09CCE" w14:textId="77777777" w:rsidR="00D66EA5" w:rsidRPr="00D66EA5" w:rsidRDefault="00D66EA5" w:rsidP="00D66EA5">
      <w:pPr>
        <w:ind w:left="630"/>
        <w:rPr>
          <w:rFonts w:ascii="Helvetica" w:hAnsi="Helvetica"/>
          <w:sz w:val="22"/>
          <w:szCs w:val="22"/>
        </w:rPr>
      </w:pPr>
    </w:p>
    <w:p w14:paraId="4C4C675F" w14:textId="7DD4F647" w:rsidR="00D66EA5" w:rsidRPr="00D66EA5" w:rsidRDefault="00682191" w:rsidP="00D66EA5">
      <w:pPr>
        <w:pStyle w:val="ListParagraph"/>
        <w:numPr>
          <w:ilvl w:val="0"/>
          <w:numId w:val="11"/>
        </w:numPr>
        <w:rPr>
          <w:rFonts w:ascii="Helvetica" w:hAnsi="Helvetica" w:cs="Helvetica"/>
          <w:sz w:val="22"/>
          <w:szCs w:val="22"/>
        </w:rPr>
      </w:pPr>
      <w:r w:rsidRPr="0088392A">
        <w:rPr>
          <w:rFonts w:ascii="Helvetica" w:hAnsi="Helvetica"/>
          <w:b/>
          <w:sz w:val="22"/>
          <w:szCs w:val="22"/>
        </w:rPr>
        <w:t>RK</w:t>
      </w:r>
      <w:r>
        <w:rPr>
          <w:rFonts w:ascii="Helvetica" w:hAnsi="Helvetica"/>
          <w:sz w:val="22"/>
          <w:szCs w:val="22"/>
        </w:rPr>
        <w:t xml:space="preserve"> to add section to discussion or box on policy challenges or opportunities associated with modifying </w:t>
      </w:r>
      <w:r w:rsidR="006A10D3">
        <w:rPr>
          <w:rFonts w:ascii="Helvetica" w:hAnsi="Helvetica"/>
          <w:sz w:val="22"/>
          <w:szCs w:val="22"/>
        </w:rPr>
        <w:t>Forestry</w:t>
      </w:r>
      <w:r>
        <w:rPr>
          <w:rFonts w:ascii="Helvetica" w:hAnsi="Helvetica"/>
          <w:sz w:val="22"/>
          <w:szCs w:val="22"/>
        </w:rPr>
        <w:t xml:space="preserve"> or Fisheries laws to include status dependent monitoring efforts</w:t>
      </w:r>
      <w:r w:rsidR="00EC463B">
        <w:rPr>
          <w:rFonts w:ascii="Helvetica" w:hAnsi="Helvetica"/>
          <w:sz w:val="22"/>
          <w:szCs w:val="22"/>
        </w:rPr>
        <w:t>?</w:t>
      </w:r>
    </w:p>
    <w:p w14:paraId="2A268DDE" w14:textId="77777777" w:rsidR="00D66EA5" w:rsidRPr="00D66EA5" w:rsidRDefault="00D66EA5" w:rsidP="00D66EA5">
      <w:pPr>
        <w:rPr>
          <w:rFonts w:ascii="Helvetica" w:hAnsi="Helvetica" w:cs="Helvetica"/>
          <w:b/>
          <w:bCs/>
          <w:sz w:val="22"/>
          <w:szCs w:val="22"/>
        </w:rPr>
      </w:pPr>
    </w:p>
    <w:p w14:paraId="74EBFF17" w14:textId="77777777" w:rsidR="000C2EA4" w:rsidRDefault="000C2EA4">
      <w:pPr>
        <w:rPr>
          <w:ins w:id="20" w:author="Adrian Stier" w:date="2015-12-12T18:11:00Z"/>
          <w:rFonts w:ascii="Helvetica" w:hAnsi="Helvetica" w:cs="Helvetica"/>
          <w:b/>
          <w:bCs/>
          <w:sz w:val="22"/>
          <w:szCs w:val="22"/>
        </w:rPr>
      </w:pPr>
      <w:ins w:id="21" w:author="Adrian Stier" w:date="2015-12-12T18:11:00Z">
        <w:r>
          <w:rPr>
            <w:rFonts w:ascii="Helvetica" w:hAnsi="Helvetica" w:cs="Helvetica"/>
            <w:b/>
            <w:bCs/>
            <w:sz w:val="22"/>
            <w:szCs w:val="22"/>
          </w:rPr>
          <w:br w:type="page"/>
        </w:r>
      </w:ins>
    </w:p>
    <w:p w14:paraId="241D35C6" w14:textId="0D1D4947" w:rsidR="00984E98" w:rsidRPr="00927692" w:rsidRDefault="00984E98" w:rsidP="00927692">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Research and</w:t>
      </w:r>
      <w:r w:rsidRPr="00927692">
        <w:rPr>
          <w:rFonts w:ascii="Helvetica" w:hAnsi="Helvetica" w:cs="Helvetica"/>
          <w:b/>
          <w:bCs/>
          <w:sz w:val="22"/>
          <w:szCs w:val="22"/>
        </w:rPr>
        <w:t xml:space="preserve"> </w:t>
      </w:r>
      <w:r w:rsidRPr="00927692">
        <w:rPr>
          <w:rFonts w:ascii="Helvetica" w:hAnsi="Helvetica" w:cs="Helvetica"/>
          <w:sz w:val="22"/>
          <w:szCs w:val="22"/>
        </w:rPr>
        <w:t xml:space="preserve">monitoring are critical but expensive components of sustainable management of natural resources. Here, we demonstrate how monitoring information increases in value as systems approach both biological and management tipping points. We show how including tipping points in decisions surrounding monitoring effort can help minimize costs and facilitate the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state-changes. We contrast the performance of alternative monitoring approaches that either apply precautionary buffers to reduce the likelihood of state-change or use intensive monitoring to precisely estimate proximity of the ecosystem to a critical threshold.</w:t>
      </w:r>
      <w:r w:rsidRPr="00927692">
        <w:rPr>
          <w:rFonts w:ascii="Helvetica" w:hAnsi="Helvetica" w:cs="Helvetica"/>
          <w:b/>
          <w:sz w:val="22"/>
          <w:szCs w:val="22"/>
        </w:rPr>
        <w:t xml:space="preserve"> </w:t>
      </w:r>
      <w:r w:rsidRPr="00927692">
        <w:rPr>
          <w:rFonts w:ascii="Helvetica" w:hAnsi="Helvetica" w:cs="Helvetica"/>
          <w:sz w:val="22"/>
          <w:szCs w:val="22"/>
        </w:rPr>
        <w:t xml:space="preserve">We show that precautionary buffers near thresholds can minimize monitoring costs while maximizing profit and </w:t>
      </w:r>
      <w:r w:rsidR="0067511F">
        <w:rPr>
          <w:rFonts w:ascii="Helvetica" w:hAnsi="Helvetica" w:cs="Helvetica"/>
          <w:sz w:val="22"/>
          <w:szCs w:val="22"/>
        </w:rPr>
        <w:t xml:space="preserve">can prevent an ecosystem from </w:t>
      </w:r>
      <w:r w:rsidRPr="00927692">
        <w:rPr>
          <w:rFonts w:ascii="Helvetica" w:hAnsi="Helvetica" w:cs="Helvetica"/>
          <w:sz w:val="22"/>
          <w:szCs w:val="22"/>
        </w:rPr>
        <w:t xml:space="preserve">tipping </w:t>
      </w:r>
      <w:r w:rsidR="0067511F">
        <w:rPr>
          <w:rFonts w:ascii="Helvetica" w:hAnsi="Helvetica" w:cs="Helvetica"/>
          <w:sz w:val="22"/>
          <w:szCs w:val="22"/>
        </w:rPr>
        <w:t>into</w:t>
      </w:r>
      <w:r w:rsidRPr="00927692">
        <w:rPr>
          <w:rFonts w:ascii="Helvetica" w:hAnsi="Helvetica" w:cs="Helvetica"/>
          <w:sz w:val="22"/>
          <w:szCs w:val="22"/>
        </w:rPr>
        <w:t xml:space="preserve"> an undesired state. Improving our understanding of how ecosystem characteristics dictate the trade-off between precision in ecosystem state estimates and the costs of mismanagement will benefit </w:t>
      </w:r>
      <w:r w:rsidR="000D4C20">
        <w:rPr>
          <w:rFonts w:ascii="Helvetica" w:hAnsi="Helvetica" w:cs="Helvetica"/>
          <w:sz w:val="22"/>
          <w:szCs w:val="22"/>
        </w:rPr>
        <w:t>government institutions</w:t>
      </w:r>
      <w:r w:rsidRPr="00927692">
        <w:rPr>
          <w:rFonts w:ascii="Helvetica" w:hAnsi="Helvetica" w:cs="Helvetica"/>
          <w:sz w:val="22"/>
          <w:szCs w:val="22"/>
        </w:rPr>
        <w:t xml:space="preserve"> and managers with finite resources.</w:t>
      </w:r>
    </w:p>
    <w:p w14:paraId="0FA4A248" w14:textId="77777777" w:rsidR="00984E98" w:rsidRDefault="00984E98">
      <w:pPr>
        <w:rPr>
          <w:rFonts w:ascii="Helvetica" w:hAnsi="Helvetica" w:cs="Helvetica"/>
          <w:sz w:val="22"/>
          <w:szCs w:val="22"/>
        </w:rPr>
      </w:pPr>
      <w:r>
        <w:rPr>
          <w:rFonts w:ascii="Helvetica" w:hAnsi="Helvetica" w:cs="Helvetica"/>
          <w:sz w:val="22"/>
          <w:szCs w:val="22"/>
        </w:rPr>
        <w:br w:type="page"/>
      </w:r>
    </w:p>
    <w:p w14:paraId="39F26438" w14:textId="77777777" w:rsidR="00984E98" w:rsidRDefault="00984E98" w:rsidP="00984E98">
      <w:pPr>
        <w:rPr>
          <w:rFonts w:ascii="Helvetica" w:hAnsi="Helvetica" w:cs="Helvetica"/>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Pr="00957F1F" w:rsidRDefault="00EA4926" w:rsidP="00EA4926">
      <w:pPr>
        <w:rPr>
          <w:rFonts w:ascii="Helvetica" w:hAnsi="Helvetica"/>
          <w:b/>
          <w:sz w:val="22"/>
          <w:szCs w:val="22"/>
        </w:rPr>
      </w:pPr>
    </w:p>
    <w:p w14:paraId="48FA23D4" w14:textId="46B445C3"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w:t>
      </w:r>
      <w:r w:rsidR="0067511F">
        <w:rPr>
          <w:rFonts w:ascii="Helvetica" w:hAnsi="Helvetica"/>
          <w:sz w:val="22"/>
          <w:szCs w:val="22"/>
        </w:rPr>
        <w:t>triggering</w:t>
      </w:r>
      <w:r w:rsidR="0067511F" w:rsidRPr="0093151E">
        <w:rPr>
          <w:rFonts w:ascii="Helvetica" w:hAnsi="Helvetica"/>
          <w:sz w:val="22"/>
          <w:szCs w:val="22"/>
        </w:rPr>
        <w:t xml:space="preserve"> </w:t>
      </w:r>
      <w:r w:rsidR="0067511F">
        <w:rPr>
          <w:rStyle w:val="CommentReference"/>
        </w:rPr>
        <w:commentReference w:id="22"/>
      </w:r>
      <w:r w:rsidR="00EE6528" w:rsidRPr="0093151E">
        <w:rPr>
          <w:rFonts w:ascii="Helvetica" w:hAnsi="Helvetica"/>
          <w:sz w:val="22"/>
          <w:szCs w:val="22"/>
        </w:rPr>
        <w:t xml:space="preserve"> ecological, economic and </w:t>
      </w:r>
      <w:r w:rsidR="00396EAC">
        <w:rPr>
          <w:rFonts w:ascii="Helvetica" w:hAnsi="Helvetica"/>
          <w:sz w:val="22"/>
          <w:szCs w:val="22"/>
        </w:rPr>
        <w:t>socia</w:t>
      </w:r>
      <w:r w:rsidR="00396EAC" w:rsidRPr="0093151E">
        <w:rPr>
          <w:rFonts w:ascii="Helvetica" w:hAnsi="Helvetica"/>
          <w:sz w:val="22"/>
          <w:szCs w:val="22"/>
        </w:rPr>
        <w:t xml:space="preserve">l </w:t>
      </w:r>
      <w:r w:rsidR="00EE6528" w:rsidRPr="0093151E">
        <w:rPr>
          <w:rFonts w:ascii="Helvetica" w:hAnsi="Helvetica"/>
          <w:sz w:val="22"/>
          <w:szCs w:val="22"/>
        </w:rPr>
        <w:t xml:space="preserve">disruptions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6C270B" w:rsidRPr="0093151E">
        <w:rPr>
          <w:rFonts w:ascii="Helvetica" w:hAnsi="Helvetica"/>
          <w:sz w:val="22"/>
          <w:szCs w:val="22"/>
        </w:rPr>
        <w:t xml:space="preserve">. </w:t>
      </w:r>
      <w:r w:rsidR="008D30B9">
        <w:rPr>
          <w:rFonts w:ascii="Helvetica" w:hAnsi="Helvetica"/>
          <w:sz w:val="22"/>
          <w:szCs w:val="22"/>
        </w:rPr>
        <w:t>For example,</w:t>
      </w:r>
      <w:r w:rsidR="00F94C4E" w:rsidRPr="0093151E">
        <w:rPr>
          <w:rFonts w:ascii="Helvetica" w:hAnsi="Helvetica"/>
          <w:sz w:val="22"/>
          <w:szCs w:val="22"/>
        </w:rPr>
        <w:t xml:space="preserve"> </w:t>
      </w:r>
      <w:r w:rsidR="008D30B9">
        <w:rPr>
          <w:rFonts w:ascii="Helvetica" w:hAnsi="Helvetica"/>
          <w:sz w:val="22"/>
          <w:szCs w:val="22"/>
        </w:rPr>
        <w:t xml:space="preserve">in marine systems heavy fishing pressure can cause </w:t>
      </w:r>
      <w:r w:rsidR="000847BF" w:rsidRPr="0093151E">
        <w:rPr>
          <w:rFonts w:ascii="Helvetica" w:hAnsi="Helvetica"/>
          <w:sz w:val="22"/>
          <w:szCs w:val="22"/>
        </w:rPr>
        <w:t>coral reefs</w:t>
      </w:r>
      <w:r w:rsidR="00E9046F">
        <w:rPr>
          <w:rFonts w:ascii="Helvetica" w:hAnsi="Helvetica"/>
          <w:sz w:val="22"/>
          <w:szCs w:val="22"/>
        </w:rPr>
        <w:t xml:space="preserve"> </w:t>
      </w:r>
      <w:r w:rsidR="00396EAC">
        <w:rPr>
          <w:rFonts w:ascii="Helvetica" w:hAnsi="Helvetica"/>
          <w:sz w:val="22"/>
          <w:szCs w:val="22"/>
        </w:rPr>
        <w:t xml:space="preserve">to </w:t>
      </w:r>
      <w:r w:rsidR="00E9046F">
        <w:rPr>
          <w:rFonts w:ascii="Helvetica" w:hAnsi="Helvetica"/>
          <w:sz w:val="22"/>
          <w:szCs w:val="22"/>
        </w:rPr>
        <w:t>shift from coral to algae</w:t>
      </w:r>
      <w:r w:rsidR="008D30B9">
        <w:rPr>
          <w:rFonts w:ascii="Helvetica" w:hAnsi="Helvetica"/>
          <w:sz w:val="22"/>
          <w:szCs w:val="22"/>
        </w:rPr>
        <w:t xml:space="preserve"> dominated states</w:t>
      </w:r>
      <w:r w:rsidR="002B1D5B" w:rsidRPr="002B1D5B">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&lt;EndNote&gt;&lt;Cite&gt;&lt;Author&gt;Bellwood&lt;/Author&gt;&lt;Year&gt;2004&lt;/Year&gt;&lt;RecNum&gt;50&lt;/RecNum&gt;&lt;DisplayText&gt;(Bellwood&lt;style face="italic"&gt; et al.&lt;/style&gt; 2004)&lt;/DisplayText&gt;&lt;record&gt;&lt;rec-number&gt;50&lt;/rec-number&gt;&lt;foreign-keys&gt;&lt;key app="EN" db-id="dsrza9wtbra05fevxvw5svf8d0a9a0ptptvp" timestamp="0"&gt;50&lt;/key&gt;&lt;/foreign-keys&gt;&lt;ref-type name="Journal Article"&gt;17&lt;/ref-type&gt;&lt;contributors&gt;&lt;authors&gt;&lt;author&gt;Bellwood, D. R.&lt;/author&gt;&lt;author&gt;Hughes, T. P.&lt;/author&gt;&lt;author&gt;Folke, C.&lt;/author&gt;&lt;author&gt;Nystrom, M.&lt;/author&gt;&lt;/authors&gt;&lt;/contributors&gt;&lt;titles&gt;&lt;title&gt;Confronting the coral reef crisis&lt;/title&gt;&lt;secondary-title&gt;Nature&lt;/secondary-title&gt;&lt;/titles&gt;&lt;periodical&gt;&lt;full-title&gt;Nature&lt;/full-title&gt;&lt;/periodical&gt;&lt;pages&gt;827-833&lt;/pages&gt;&lt;volume&gt;429&lt;/volume&gt;&lt;number&gt;6994&lt;/number&gt;&lt;keywords&gt;&lt;keyword&gt;coral reef&lt;/keyword&gt;&lt;keyword&gt;Conservation&lt;/keyword&gt;&lt;keyword&gt;review&lt;/keyword&gt;&lt;keyword&gt;resilience&lt;/keyword&gt;&lt;keyword&gt;functional group&lt;/keyword&gt;&lt;keyword&gt;shifting baseline&lt;/keyword&gt;&lt;keyword&gt;adaptive management&lt;/keyword&gt;&lt;keyword&gt;editorial&lt;/keyword&gt;&lt;keyword&gt;digital&lt;/keyword&gt;&lt;/keywords&gt;&lt;dates&gt;&lt;year&gt;2004&lt;/year&gt;&lt;pub-dates&gt;&lt;date&gt;Jun 24&lt;/date&gt;&lt;/pub-dates&gt;&lt;/dates&gt;&lt;accession-num&gt;ISI:000222213000031&lt;/accession-num&gt;&lt;urls&gt;&lt;related-urls&gt;&lt;url&gt;&amp;lt;Go to ISI&amp;gt;://000222213000031&lt;/url&gt;&lt;/related-urls&gt;&lt;/urls&gt;&lt;/record&gt;&lt;/Cite&gt;&lt;/EndNote&gt;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(Bellwood</w:t>
      </w:r>
      <w:r w:rsidR="002B1D5B" w:rsidRPr="002B1D5B">
        <w:rPr>
          <w:rFonts w:ascii="Helvetica" w:hAnsi="Helvetica"/>
          <w:i/>
          <w:noProof/>
          <w:sz w:val="22"/>
          <w:szCs w:val="22"/>
        </w:rPr>
        <w:t xml:space="preserve"> et al.</w:t>
      </w:r>
      <w:r w:rsidR="002B1D5B">
        <w:rPr>
          <w:rFonts w:ascii="Helvetica" w:hAnsi="Helvetica"/>
          <w:noProof/>
          <w:sz w:val="22"/>
          <w:szCs w:val="22"/>
        </w:rPr>
        <w:t xml:space="preserve"> 2004)</w:t>
      </w:r>
      <w:r w:rsidR="006C170D">
        <w:rPr>
          <w:rFonts w:ascii="Helvetica" w:hAnsi="Helvetica"/>
          <w:sz w:val="22"/>
          <w:szCs w:val="22"/>
        </w:rPr>
        <w:fldChar w:fldCharType="end"/>
      </w:r>
      <w:r w:rsidR="000847BF" w:rsidRPr="0093151E">
        <w:rPr>
          <w:rFonts w:ascii="Helvetica" w:hAnsi="Helvetica"/>
          <w:sz w:val="22"/>
          <w:szCs w:val="22"/>
        </w:rPr>
        <w:t>,</w:t>
      </w:r>
      <w:r w:rsidR="00E9046F">
        <w:rPr>
          <w:rFonts w:ascii="Helvetica" w:hAnsi="Helvetica"/>
          <w:sz w:val="22"/>
          <w:szCs w:val="22"/>
        </w:rPr>
        <w:t xml:space="preserve"> and</w:t>
      </w:r>
      <w:r w:rsidR="000847BF" w:rsidRPr="0093151E">
        <w:rPr>
          <w:rFonts w:ascii="Helvetica" w:hAnsi="Helvetica"/>
          <w:sz w:val="22"/>
          <w:szCs w:val="22"/>
        </w:rPr>
        <w:t xml:space="preserve"> </w:t>
      </w:r>
      <w:r w:rsidR="008D30B9">
        <w:rPr>
          <w:rFonts w:ascii="Helvetica" w:hAnsi="Helvetica"/>
          <w:sz w:val="22"/>
          <w:szCs w:val="22"/>
        </w:rPr>
        <w:t xml:space="preserve">the loss of sea otters can induce kelp forest to transition </w:t>
      </w:r>
      <w:r w:rsidR="00110F7F">
        <w:rPr>
          <w:rFonts w:ascii="Helvetica" w:hAnsi="Helvetica"/>
          <w:sz w:val="22"/>
          <w:szCs w:val="22"/>
        </w:rPr>
        <w:t>to urchin barrens</w:t>
      </w:r>
      <w:r w:rsidR="002B1D5B" w:rsidRPr="002B1D5B">
        <w:t xml:space="preserve"> </w:t>
      </w:r>
      <w:r w:rsidR="006C170D">
        <w:rPr>
          <w:rFonts w:ascii="Helvetica" w:hAnsi="Helvetica"/>
          <w:sz w:val="22"/>
          <w:szCs w:val="22"/>
        </w:rPr>
        <w:fldChar w:fldCharType="begin"/>
      </w:r>
      <w:r w:rsidR="00263781">
        <w:rPr>
          <w:rFonts w:ascii="Helvetica" w:hAnsi="Helvetica"/>
          <w:sz w:val="22"/>
          <w:szCs w:val="22"/>
        </w:rPr>
        <w:instrText xml:space="preserve"> ADDIN EN.CITE &lt;EndNote&gt;&lt;Cite&gt;&lt;Author&gt;Estes&lt;/Author&gt;&lt;Year&gt;1978&lt;/Year&gt;&lt;RecNum&gt;6882&lt;/RecNum&gt;&lt;DisplayText&gt;(Estes&lt;style face="italic"&gt; et al.&lt;/style&gt; 1978)&lt;/DisplayText&gt;&lt;record&gt;&lt;rec-number&gt;6882&lt;/rec-number&gt;&lt;foreign-keys&gt;&lt;key app="EN" db-id="dsrza9wtbra05fevxvw5svf8d0a9a0ptptvp" timestamp="0"&gt;6882&lt;/key&gt;&lt;/foreign-keys&gt;&lt;ref-type name="Journal Article"&gt;17&lt;/ref-type&gt;&lt;contributors&gt;&lt;authors&gt;&lt;author&gt;Estes, J. A.&lt;/author&gt;&lt;author&gt;Smith, N. S.&lt;/author&gt;&lt;author&gt;Palmisano, J. F.&lt;/author&gt;&lt;/authors&gt;&lt;/contributors&gt;&lt;titles&gt;&lt;title&gt;Sea otter predation and community organization in western Aleutian islands, Alaska&lt;/title&gt;&lt;secondary-title&gt;Ecology&lt;/secondary-title&gt;&lt;/titles&gt;&lt;periodical&gt;&lt;full-title&gt;Ecology&lt;/full-title&gt;&lt;/periodical&gt;&lt;pages&gt;822-833&lt;/pages&gt;&lt;volume&gt;59&lt;/volume&gt;&lt;number&gt;4&lt;/number&gt;&lt;dates&gt;&lt;year&gt;1978&lt;/year&gt;&lt;/dates&gt;&lt;isbn&gt;0012-9658&lt;/isbn&gt;&lt;accession-num&gt;ISI:A1978GB33300024&lt;/accession-num&gt;&lt;urls&gt;&lt;related-urls&gt;&lt;url&gt;&lt;style face="underline" font="default" size="100%"&gt;&amp;lt;Go to ISI&amp;gt;://A1978GB33300024&lt;/style&gt;&lt;/url&gt;&lt;/related-urls&gt;&lt;/urls&gt;&lt;/record&gt;&lt;/Cite&gt;&lt;/EndNote&gt;</w:instrText>
      </w:r>
      <w:r w:rsidR="006C170D">
        <w:rPr>
          <w:rFonts w:ascii="Helvetica" w:hAnsi="Helvetica"/>
          <w:sz w:val="22"/>
          <w:szCs w:val="22"/>
        </w:rPr>
        <w:fldChar w:fldCharType="separate"/>
      </w:r>
      <w:r w:rsidR="00263781">
        <w:rPr>
          <w:rFonts w:ascii="Helvetica" w:hAnsi="Helvetica"/>
          <w:noProof/>
          <w:sz w:val="22"/>
          <w:szCs w:val="22"/>
        </w:rPr>
        <w:t>(Estes</w:t>
      </w:r>
      <w:r w:rsidR="00263781" w:rsidRPr="00263781">
        <w:rPr>
          <w:rFonts w:ascii="Helvetica" w:hAnsi="Helvetica"/>
          <w:i/>
          <w:noProof/>
          <w:sz w:val="22"/>
          <w:szCs w:val="22"/>
        </w:rPr>
        <w:t xml:space="preserve"> et al.</w:t>
      </w:r>
      <w:r w:rsidR="00263781">
        <w:rPr>
          <w:rFonts w:ascii="Helvetica" w:hAnsi="Helvetica"/>
          <w:noProof/>
          <w:sz w:val="22"/>
          <w:szCs w:val="22"/>
        </w:rPr>
        <w:t xml:space="preserve"> 1978)</w:t>
      </w:r>
      <w:r w:rsidR="006C170D">
        <w:rPr>
          <w:rFonts w:ascii="Helvetica" w:hAnsi="Helvetica"/>
          <w:sz w:val="22"/>
          <w:szCs w:val="22"/>
        </w:rPr>
        <w:fldChar w:fldCharType="end"/>
      </w:r>
      <w:r w:rsidR="000847BF" w:rsidRPr="0093151E">
        <w:rPr>
          <w:rFonts w:ascii="Helvetica" w:hAnsi="Helvetica"/>
          <w:sz w:val="22"/>
          <w:szCs w:val="22"/>
        </w:rPr>
        <w:t xml:space="preserve">. </w:t>
      </w:r>
      <w:r w:rsidR="00EE6528" w:rsidRPr="0093151E">
        <w:rPr>
          <w:rFonts w:ascii="Helvetica" w:hAnsi="Helvetica"/>
          <w:sz w:val="22"/>
          <w:szCs w:val="22"/>
        </w:rPr>
        <w:t>Once tipping points are crossed, positive feedback loops can maintain degraded or less-preferred states</w:t>
      </w:r>
      <w:r w:rsidR="004F6B19" w:rsidRPr="0093151E">
        <w:rPr>
          <w:rFonts w:ascii="Helvetica" w:hAnsi="Helvetica"/>
          <w:sz w:val="22"/>
          <w:szCs w:val="22"/>
        </w:rPr>
        <w:t xml:space="preserve"> and make it difficult to recover disrupted social-ecological systems</w:t>
      </w:r>
      <w:r w:rsidR="00A624FE">
        <w:rPr>
          <w:rFonts w:ascii="Helvetica" w:hAnsi="Helvetica"/>
          <w:sz w:val="22"/>
          <w:szCs w:val="22"/>
        </w:rPr>
        <w:t xml:space="preserve"> </w:t>
      </w:r>
      <w:r w:rsidR="006C170D" w:rsidRPr="00570D99">
        <w:rPr>
          <w:rFonts w:ascii="Helvetica" w:hAnsi="Helvetica"/>
          <w:sz w:val="22"/>
          <w:szCs w:val="22"/>
        </w:rPr>
        <w:fldChar w:fldCharType="begin"/>
      </w:r>
      <w:r w:rsidR="00A624FE"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6C170D" w:rsidRPr="00570D99">
        <w:rPr>
          <w:rFonts w:ascii="Helvetica" w:hAnsi="Helvetica"/>
          <w:sz w:val="22"/>
          <w:szCs w:val="22"/>
        </w:rPr>
        <w:fldChar w:fldCharType="separate"/>
      </w:r>
      <w:r w:rsidR="00A624FE" w:rsidRPr="00570D99">
        <w:rPr>
          <w:rFonts w:ascii="Helvetica" w:hAnsi="Helvetica"/>
          <w:noProof/>
          <w:sz w:val="22"/>
          <w:szCs w:val="22"/>
        </w:rPr>
        <w:t>(Rockström</w:t>
      </w:r>
      <w:r w:rsidR="00A624FE" w:rsidRPr="00570D99">
        <w:rPr>
          <w:rFonts w:ascii="Helvetica" w:hAnsi="Helvetica"/>
          <w:i/>
          <w:noProof/>
          <w:sz w:val="22"/>
          <w:szCs w:val="22"/>
        </w:rPr>
        <w:t xml:space="preserve"> et al.</w:t>
      </w:r>
      <w:r w:rsidR="00A624FE" w:rsidRPr="00570D99">
        <w:rPr>
          <w:rFonts w:ascii="Helvetica" w:hAnsi="Helvetica"/>
          <w:noProof/>
          <w:sz w:val="22"/>
          <w:szCs w:val="22"/>
        </w:rPr>
        <w:t xml:space="preserve"> 2009)</w:t>
      </w:r>
      <w:r w:rsidR="006C170D" w:rsidRPr="00570D99">
        <w:rPr>
          <w:rFonts w:ascii="Helvetica" w:hAnsi="Helvetica"/>
          <w:sz w:val="22"/>
          <w:szCs w:val="22"/>
        </w:rPr>
        <w:fldChar w:fldCharType="end"/>
      </w:r>
      <w:r w:rsidR="00EE6528" w:rsidRPr="0093151E">
        <w:rPr>
          <w:rFonts w:ascii="Helvetica" w:hAnsi="Helvetica"/>
          <w:sz w:val="22"/>
          <w:szCs w:val="22"/>
        </w:rPr>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w:t>
      </w:r>
      <w:r w:rsidR="00396EAC">
        <w:rPr>
          <w:rFonts w:ascii="Helvetica" w:hAnsi="Helvetica"/>
          <w:sz w:val="22"/>
          <w:szCs w:val="22"/>
        </w:rPr>
        <w:t>,</w:t>
      </w:r>
      <w:r w:rsidR="00EA75D8">
        <w:rPr>
          <w:rFonts w:ascii="Helvetica" w:hAnsi="Helvetica"/>
          <w:sz w:val="22"/>
          <w:szCs w:val="22"/>
        </w:rPr>
        <w:t xml:space="preserve"> state-dependent</w:t>
      </w:r>
      <w:r w:rsidR="00260959">
        <w:rPr>
          <w:rFonts w:ascii="Helvetica" w:hAnsi="Helvetica"/>
          <w:sz w:val="22"/>
          <w:szCs w:val="22"/>
        </w:rPr>
        <w:t xml:space="preserve"> </w:t>
      </w:r>
      <w:r w:rsidR="00BE5F2A">
        <w:rPr>
          <w:rFonts w:ascii="Helvetica" w:hAnsi="Helvetica"/>
          <w:sz w:val="22"/>
          <w:szCs w:val="22"/>
        </w:rPr>
        <w:t>assessment</w:t>
      </w:r>
      <w:r w:rsidR="00260959">
        <w:rPr>
          <w:rFonts w:ascii="Helvetica" w:hAnsi="Helvetica"/>
          <w:sz w:val="22"/>
          <w:szCs w:val="22"/>
        </w:rPr>
        <w:t xml:space="preserve"> </w:t>
      </w:r>
      <w:r w:rsidR="00BE5F2A">
        <w:rPr>
          <w:rFonts w:ascii="Helvetica" w:hAnsi="Helvetica"/>
          <w:sz w:val="22"/>
          <w:szCs w:val="22"/>
        </w:rPr>
        <w:t>can be used to identify</w:t>
      </w:r>
      <w:r w:rsidR="00882F29">
        <w:rPr>
          <w:rFonts w:ascii="Helvetica" w:hAnsi="Helvetica"/>
          <w:sz w:val="22"/>
          <w:szCs w:val="22"/>
        </w:rPr>
        <w:t xml:space="preserve"> management thresholds below which 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6C170D">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6C170D">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6C170D">
        <w:rPr>
          <w:rFonts w:ascii="Helvetica" w:hAnsi="Helvetica"/>
          <w:sz w:val="22"/>
          <w:szCs w:val="22"/>
        </w:rPr>
        <w:fldChar w:fldCharType="end"/>
      </w:r>
      <w:r w:rsidR="00882F29">
        <w:rPr>
          <w:rFonts w:ascii="Helvetica" w:hAnsi="Helvetica"/>
          <w:sz w:val="22"/>
          <w:szCs w:val="22"/>
        </w:rPr>
        <w:t xml:space="preserve">. </w:t>
      </w:r>
      <w:r w:rsidR="004F6B19" w:rsidRPr="0093151E">
        <w:rPr>
          <w:rFonts w:ascii="Helvetica" w:hAnsi="Helvetica"/>
          <w:sz w:val="22"/>
          <w:szCs w:val="22"/>
        </w:rPr>
        <w:t>Therefore</w:t>
      </w:r>
      <w:r w:rsidR="00396EAC">
        <w:rPr>
          <w:rFonts w:ascii="Helvetica" w:hAnsi="Helvetica"/>
          <w:sz w:val="22"/>
          <w:szCs w:val="22"/>
        </w:rPr>
        <w:t>,</w:t>
      </w:r>
      <w:r w:rsidR="004F6B19" w:rsidRPr="0093151E">
        <w:rPr>
          <w:rFonts w:ascii="Helvetica" w:hAnsi="Helvetica"/>
          <w:sz w:val="22"/>
          <w:szCs w:val="22"/>
        </w:rPr>
        <w:t xml:space="preserve"> a</w:t>
      </w:r>
      <w:r w:rsidR="001C6065" w:rsidRPr="0093151E">
        <w:rPr>
          <w:rFonts w:ascii="Helvetica" w:hAnsi="Helvetica"/>
          <w:sz w:val="22"/>
          <w:szCs w:val="22"/>
        </w:rPr>
        <w:t xml:space="preserve"> major question in sustainability science is how </w:t>
      </w:r>
      <w:r w:rsidR="00396EAC">
        <w:rPr>
          <w:rFonts w:ascii="Helvetica" w:hAnsi="Helvetica"/>
          <w:sz w:val="22"/>
          <w:szCs w:val="22"/>
        </w:rPr>
        <w:t>to</w:t>
      </w:r>
      <w:r w:rsidR="001C6065" w:rsidRPr="0093151E">
        <w:rPr>
          <w:rFonts w:ascii="Helvetica" w:hAnsi="Helvetica"/>
          <w:sz w:val="22"/>
          <w:szCs w:val="22"/>
        </w:rPr>
        <w:t xml:space="preserve">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thresholds beyond which </w:t>
      </w:r>
      <w:r w:rsidR="00396EAC">
        <w:rPr>
          <w:rFonts w:ascii="Helvetica" w:hAnsi="Helvetica"/>
          <w:sz w:val="22"/>
          <w:szCs w:val="22"/>
        </w:rPr>
        <w:t>major</w:t>
      </w:r>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E26A63">
        <w:rPr>
          <w:rFonts w:ascii="Helvetica" w:hAnsi="Helvetica"/>
          <w:sz w:val="22"/>
          <w:szCs w:val="22"/>
        </w:rPr>
        <w:t>?</w:t>
      </w:r>
    </w:p>
    <w:p w14:paraId="3F3D5DF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proofErr w:type="spellStart"/>
      <w:r w:rsidR="00DF1784" w:rsidRPr="00882F29">
        <w:rPr>
          <w:rFonts w:ascii="ff3" w:eastAsia="Times New Roman" w:hAnsi="ff3" w:cs="Times New Roman"/>
          <w:color w:val="000000"/>
          <w:sz w:val="120"/>
          <w:szCs w:val="120"/>
        </w:rPr>
        <w:t>tive</w:t>
      </w:r>
      <w:proofErr w:type="spellEnd"/>
      <w:r w:rsidR="00DF1784" w:rsidRPr="00882F29">
        <w:rPr>
          <w:rFonts w:ascii="ff3" w:eastAsia="Times New Roman" w:hAnsi="ff3" w:cs="Times New Roman"/>
          <w:color w:val="000000"/>
          <w:sz w:val="120"/>
          <w:szCs w:val="120"/>
        </w:rPr>
        <w:t xml:space="preserve"> application of state-dependent</w:t>
      </w:r>
    </w:p>
    <w:p w14:paraId="3049F64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079510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6925D6C6"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6BAD5F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52F7EA5"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3A1A6B7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229980E2"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75F23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674D963F"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689EE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14895853" w14:textId="77777777" w:rsidR="00882F29" w:rsidRPr="00DF1784"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is required to address undesirable ecosystem </w:t>
      </w:r>
      <w:r>
        <w:rPr>
          <w:rFonts w:ascii="ff3" w:eastAsia="Times New Roman" w:hAnsi="ff3" w:cs="Times New Roman"/>
          <w:color w:val="000000"/>
          <w:sz w:val="120"/>
          <w:szCs w:val="120"/>
        </w:rPr>
        <w:t>changes</w:t>
      </w:r>
    </w:p>
    <w:p w14:paraId="740E1E06" w14:textId="639A51D3"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23"/>
      <w:r w:rsidRPr="00957F1F">
        <w:rPr>
          <w:rFonts w:ascii="Helvetica" w:hAnsi="Helvetica"/>
          <w:sz w:val="22"/>
          <w:szCs w:val="22"/>
        </w:rPr>
        <w:t>maximize ecosystem services</w:t>
      </w:r>
      <w:commentRangeEnd w:id="23"/>
      <w:r w:rsidR="00622E61">
        <w:rPr>
          <w:rStyle w:val="CommentReference"/>
        </w:rPr>
        <w:commentReference w:id="23"/>
      </w:r>
      <w:r w:rsidRPr="00957F1F">
        <w:rPr>
          <w:rFonts w:ascii="Helvetica" w:hAnsi="Helvetica"/>
          <w:sz w:val="22"/>
          <w:szCs w:val="22"/>
        </w:rPr>
        <w:t xml:space="preserve">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the cause(s) of fluctuations in resource availability (i.e.</w:t>
      </w:r>
      <w:r w:rsidR="007D7402">
        <w:rPr>
          <w:rFonts w:ascii="Helvetica" w:hAnsi="Helvetica"/>
          <w:sz w:val="22"/>
          <w:szCs w:val="22"/>
        </w:rPr>
        <w:t>,</w:t>
      </w:r>
      <w:r w:rsidR="00AC7FCC" w:rsidRPr="002A3B6B">
        <w:rPr>
          <w:rFonts w:ascii="Helvetica" w:hAnsi="Helvetica"/>
          <w:sz w:val="22"/>
          <w:szCs w:val="22"/>
        </w:rPr>
        <w:t xml:space="preserv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6C170D"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6C170D"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6C170D"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w:t>
      </w:r>
      <w:r w:rsidR="00D81BD5">
        <w:rPr>
          <w:rFonts w:ascii="Helvetica" w:hAnsi="Helvetica"/>
          <w:sz w:val="22"/>
          <w:szCs w:val="22"/>
        </w:rPr>
        <w:t>es</w:t>
      </w:r>
      <w:r w:rsidR="005C1861" w:rsidRPr="002A3B6B">
        <w:rPr>
          <w:rFonts w:ascii="Helvetica" w:hAnsi="Helvetica"/>
          <w:sz w:val="22"/>
          <w:szCs w:val="22"/>
        </w:rPr>
        <w:t xml:space="preserve">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or because of inaccuracy in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6C170D" w:rsidRPr="00255456">
        <w:rPr>
          <w:rFonts w:ascii="Helvetica" w:hAnsi="Helvetica"/>
          <w:sz w:val="22"/>
          <w:szCs w:val="22"/>
        </w:rPr>
      </w:r>
      <w:r w:rsidR="006C170D" w:rsidRPr="00255456">
        <w:rPr>
          <w:rFonts w:ascii="Helvetica" w:hAnsi="Helvetica"/>
          <w:sz w:val="22"/>
          <w:szCs w:val="22"/>
        </w:rPr>
        <w:fldChar w:fldCharType="end"/>
      </w:r>
      <w:r w:rsidR="006C170D" w:rsidRPr="00255456">
        <w:rPr>
          <w:rFonts w:ascii="Helvetica" w:hAnsi="Helvetica"/>
          <w:sz w:val="22"/>
          <w:szCs w:val="22"/>
        </w:rPr>
      </w:r>
      <w:r w:rsidR="006C170D"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6C170D"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of data collection, these information </w:t>
      </w:r>
      <w:r w:rsidR="00D81BD5">
        <w:rPr>
          <w:rFonts w:ascii="Helvetica" w:hAnsi="Helvetica"/>
          <w:sz w:val="22"/>
          <w:szCs w:val="22"/>
        </w:rPr>
        <w:t xml:space="preserve">requirements </w:t>
      </w:r>
      <w:r w:rsidR="00BB6688">
        <w:rPr>
          <w:rFonts w:ascii="Helvetica" w:hAnsi="Helvetica"/>
          <w:sz w:val="22"/>
          <w:szCs w:val="22"/>
        </w:rPr>
        <w:t>are costly, so their benefits need to be weighed against these costs</w:t>
      </w:r>
      <w:r w:rsidR="00CA483C" w:rsidRPr="002A3B6B">
        <w:rPr>
          <w:rFonts w:ascii="Helvetica" w:hAnsi="Helvetica"/>
          <w:sz w:val="22"/>
          <w:szCs w:val="22"/>
        </w:rPr>
        <w:t>.</w:t>
      </w:r>
      <w:r w:rsidR="005C1861" w:rsidRPr="002A3B6B">
        <w:rPr>
          <w:rFonts w:ascii="Helvetica" w:hAnsi="Helvetica"/>
          <w:sz w:val="22"/>
          <w:szCs w:val="22"/>
        </w:rPr>
        <w:t xml:space="preserve"> </w:t>
      </w:r>
      <w:commentRangeStart w:id="24"/>
      <w:r w:rsidR="0090267C">
        <w:rPr>
          <w:rFonts w:ascii="Helvetica" w:hAnsi="Helvetica"/>
          <w:sz w:val="22"/>
          <w:szCs w:val="22"/>
        </w:rPr>
        <w:t>Natural resource</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 xml:space="preserve">when it comes to predicting the availability </w:t>
      </w:r>
      <w:r w:rsidR="007D7402">
        <w:rPr>
          <w:rFonts w:ascii="Helvetica" w:hAnsi="Helvetica"/>
          <w:sz w:val="22"/>
          <w:szCs w:val="22"/>
        </w:rPr>
        <w:t>and dynamics of</w:t>
      </w:r>
      <w:r w:rsidR="00BF7BF0" w:rsidRPr="002D30DC">
        <w:rPr>
          <w:rFonts w:ascii="Helvetica" w:hAnsi="Helvetica"/>
          <w:sz w:val="22"/>
          <w:szCs w:val="22"/>
        </w:rPr>
        <w:t xml:space="preserve"> resources</w:t>
      </w:r>
      <w:commentRangeEnd w:id="24"/>
      <w:r w:rsidR="00B00779">
        <w:rPr>
          <w:rStyle w:val="CommentReference"/>
        </w:rPr>
        <w:commentReference w:id="24"/>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estimate a </w:t>
      </w:r>
      <w:r w:rsidR="00CF0CDB">
        <w:rPr>
          <w:rFonts w:ascii="Helvetica" w:hAnsi="Helvetica"/>
          <w:sz w:val="22"/>
          <w:szCs w:val="22"/>
        </w:rPr>
        <w:t>resource</w:t>
      </w:r>
      <w:r w:rsidR="00CF0CDB" w:rsidRPr="0077306C">
        <w:rPr>
          <w:rFonts w:ascii="Helvetica" w:hAnsi="Helvetica"/>
          <w:sz w:val="22"/>
          <w:szCs w:val="22"/>
        </w:rPr>
        <w:t xml:space="preserve"> </w:t>
      </w:r>
      <w:r w:rsidR="00A64D09" w:rsidRPr="0077306C">
        <w:rPr>
          <w:rFonts w:ascii="Helvetica" w:hAnsi="Helvetica"/>
          <w:sz w:val="22"/>
          <w:szCs w:val="22"/>
        </w:rPr>
        <w:t xml:space="preserve">within a safe operating space, when </w:t>
      </w:r>
      <w:r w:rsidR="00D81BD5">
        <w:rPr>
          <w:rFonts w:ascii="Helvetica" w:hAnsi="Helvetica"/>
          <w:sz w:val="22"/>
          <w:szCs w:val="22"/>
        </w:rPr>
        <w:t>in reality</w:t>
      </w:r>
      <w:r w:rsidR="00D81BD5" w:rsidRPr="0077306C">
        <w:rPr>
          <w:rFonts w:ascii="Helvetica" w:hAnsi="Helvetica"/>
          <w:sz w:val="22"/>
          <w:szCs w:val="22"/>
        </w:rPr>
        <w:t xml:space="preserve"> </w:t>
      </w:r>
      <w:r w:rsidR="00A64D09" w:rsidRPr="0077306C">
        <w:rPr>
          <w:rFonts w:ascii="Helvetica" w:hAnsi="Helvetica"/>
          <w:sz w:val="22"/>
          <w:szCs w:val="22"/>
        </w:rPr>
        <w:t xml:space="preserve">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(management or biological)</w:t>
      </w:r>
      <w:r w:rsidR="00C10ECB" w:rsidRPr="00533EAD">
        <w:rPr>
          <w:rFonts w:ascii="Helvetica" w:hAnsi="Helvetica"/>
          <w:sz w:val="22"/>
          <w:szCs w:val="22"/>
        </w:rPr>
        <w:t xml:space="preserve">, optimizing </w:t>
      </w:r>
      <w:r w:rsidR="00CF0CDB">
        <w:rPr>
          <w:rFonts w:ascii="Helvetica" w:hAnsi="Helvetica"/>
          <w:sz w:val="22"/>
          <w:szCs w:val="22"/>
        </w:rPr>
        <w:t>resource benefit</w:t>
      </w:r>
      <w:r w:rsidR="00C10ECB" w:rsidRPr="00533EAD">
        <w:rPr>
          <w:rFonts w:ascii="Helvetica" w:hAnsi="Helvetica"/>
          <w:sz w:val="22"/>
          <w:szCs w:val="22"/>
        </w:rPr>
        <w:t>, and minimizing costs of monitoring?</w:t>
      </w:r>
      <w:r w:rsidR="001B4DEE" w:rsidRPr="001B4DEE">
        <w:t xml:space="preserve"> </w:t>
      </w:r>
    </w:p>
    <w:p w14:paraId="5CA2BD05" w14:textId="448456BA" w:rsidR="009C366A"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sustainable harvest of an ecosystem with </w:t>
      </w:r>
      <w:r w:rsidR="002367A7">
        <w:rPr>
          <w:rFonts w:ascii="Helvetica" w:hAnsi="Helvetica"/>
          <w:sz w:val="22"/>
          <w:szCs w:val="22"/>
        </w:rPr>
        <w:t xml:space="preserve">both a management </w:t>
      </w:r>
      <w:r w:rsidR="006D69D0">
        <w:rPr>
          <w:rFonts w:ascii="Helvetica" w:hAnsi="Helvetica"/>
          <w:sz w:val="22"/>
          <w:szCs w:val="22"/>
        </w:rPr>
        <w:t xml:space="preserve">threshold </w:t>
      </w:r>
      <w:r w:rsidR="002367A7">
        <w:rPr>
          <w:rFonts w:ascii="Helvetica" w:hAnsi="Helvetica"/>
          <w:sz w:val="22"/>
          <w:szCs w:val="22"/>
        </w:rPr>
        <w:t>and biological</w:t>
      </w:r>
      <w:r w:rsidR="004D2470" w:rsidRPr="00614769">
        <w:rPr>
          <w:rFonts w:ascii="Helvetica" w:hAnsi="Helvetica"/>
          <w:sz w:val="22"/>
          <w:szCs w:val="22"/>
        </w:rPr>
        <w:t xml:space="preserve">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9F6B92">
        <w:rPr>
          <w:rFonts w:ascii="Helvetica" w:hAnsi="Helvetica"/>
          <w:sz w:val="22"/>
          <w:szCs w:val="22"/>
        </w:rPr>
        <w:t>evaluate</w:t>
      </w:r>
      <w:r w:rsidR="0054657C" w:rsidRPr="00614769">
        <w:rPr>
          <w:rFonts w:ascii="Helvetica" w:hAnsi="Helvetica"/>
          <w:sz w:val="22"/>
          <w:szCs w:val="22"/>
        </w:rPr>
        <w:t xml:space="preserve"> </w:t>
      </w:r>
      <w:commentRangeStart w:id="25"/>
      <w:r w:rsidR="00D87B47" w:rsidRPr="00614769">
        <w:rPr>
          <w:rFonts w:ascii="Helvetica" w:hAnsi="Helvetica"/>
          <w:sz w:val="22"/>
          <w:szCs w:val="22"/>
        </w:rPr>
        <w:t xml:space="preserve"> </w:t>
      </w:r>
      <w:r w:rsidR="006D4E5F">
        <w:rPr>
          <w:rFonts w:ascii="Helvetica" w:hAnsi="Helvetica"/>
          <w:sz w:val="22"/>
          <w:szCs w:val="22"/>
        </w:rPr>
        <w:t xml:space="preserve">different harvest levels of </w:t>
      </w:r>
      <w:r w:rsidR="006E5826" w:rsidRPr="00614769">
        <w:rPr>
          <w:rFonts w:ascii="Helvetica" w:hAnsi="Helvetica"/>
          <w:sz w:val="22"/>
          <w:szCs w:val="22"/>
        </w:rPr>
        <w:t>a</w:t>
      </w:r>
      <w:r w:rsidR="00D87B47" w:rsidRPr="00614769">
        <w:rPr>
          <w:rFonts w:ascii="Helvetica" w:hAnsi="Helvetica"/>
          <w:sz w:val="22"/>
          <w:szCs w:val="22"/>
        </w:rPr>
        <w:t xml:space="preserve"> single species </w:t>
      </w:r>
      <w:r w:rsidR="006D4E5F">
        <w:rPr>
          <w:rFonts w:ascii="Helvetica" w:hAnsi="Helvetica"/>
          <w:sz w:val="22"/>
          <w:szCs w:val="22"/>
        </w:rPr>
        <w:t>that experiences</w:t>
      </w:r>
      <w:r w:rsidR="0054657C" w:rsidRPr="00614769">
        <w:rPr>
          <w:rFonts w:ascii="Helvetica" w:hAnsi="Helvetica"/>
          <w:sz w:val="22"/>
          <w:szCs w:val="22"/>
        </w:rPr>
        <w:t xml:space="preserve">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commentRangeEnd w:id="25"/>
      <w:r w:rsidR="00BB6688">
        <w:rPr>
          <w:rStyle w:val="CommentReference"/>
        </w:rPr>
        <w:commentReference w:id="25"/>
      </w:r>
      <w:r w:rsidR="00732BDD">
        <w:rPr>
          <w:rFonts w:ascii="Helvetica" w:hAnsi="Helvetica"/>
          <w:sz w:val="22"/>
          <w:szCs w:val="22"/>
        </w:rPr>
        <w:t xml:space="preserve"> </w:t>
      </w:r>
      <w:r w:rsidR="006C170D">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6C170D">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6C170D">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Such d</w:t>
      </w:r>
      <w:r w:rsidR="0067734F">
        <w:rPr>
          <w:rFonts w:ascii="Helvetica" w:hAnsi="Helvetica"/>
          <w:sz w:val="22"/>
          <w:szCs w:val="22"/>
        </w:rPr>
        <w:t>epensatory dynam</w:t>
      </w:r>
      <w:r w:rsidR="006D4E5F">
        <w:rPr>
          <w:rFonts w:ascii="Helvetica" w:hAnsi="Helvetica"/>
          <w:sz w:val="22"/>
          <w:szCs w:val="22"/>
        </w:rPr>
        <w:t>i</w:t>
      </w:r>
      <w:r w:rsidR="0067734F">
        <w:rPr>
          <w:rFonts w:ascii="Helvetica" w:hAnsi="Helvetica"/>
          <w:sz w:val="22"/>
          <w:szCs w:val="22"/>
        </w:rPr>
        <w:t>cs are well known to 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C170D"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C170D"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C170D"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r w:rsidR="00D3067B">
        <w:rPr>
          <w:rFonts w:ascii="Helvetica" w:hAnsi="Helvetica"/>
          <w:sz w:val="22"/>
          <w:szCs w:val="22"/>
        </w:rPr>
        <w:t>nonlinear relationship</w:t>
      </w:r>
      <w:r w:rsidR="002D198C" w:rsidRPr="00614769">
        <w:rPr>
          <w:rFonts w:ascii="Helvetica" w:hAnsi="Helvetica"/>
          <w:sz w:val="22"/>
          <w:szCs w:val="22"/>
        </w:rPr>
        <w:t xml:space="preserve">,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r w:rsidR="004B5027">
        <w:rPr>
          <w:rFonts w:ascii="Helvetica" w:hAnsi="Helvetica"/>
          <w:sz w:val="22"/>
          <w:szCs w:val="22"/>
        </w:rPr>
        <w:t>iv</w:t>
      </w:r>
      <w:r w:rsidR="002D198C" w:rsidRPr="00614769">
        <w:rPr>
          <w:rFonts w:ascii="Helvetica" w:hAnsi="Helvetica"/>
          <w:sz w:val="22"/>
          <w:szCs w:val="22"/>
        </w:rPr>
        <w:t xml:space="preserve">) the </w:t>
      </w:r>
      <w:r w:rsidR="002D198C" w:rsidRPr="00614769">
        <w:rPr>
          <w:rFonts w:ascii="Helvetica" w:hAnsi="Helvetica"/>
          <w:sz w:val="22"/>
          <w:szCs w:val="22"/>
        </w:rPr>
        <w:lastRenderedPageBreak/>
        <w:t xml:space="preserve">management strategy used to avoid a tipping point. We use this model to </w:t>
      </w:r>
      <w:r w:rsidR="004B2744">
        <w:rPr>
          <w:rFonts w:ascii="Helvetica" w:hAnsi="Helvetica"/>
          <w:sz w:val="22"/>
          <w:szCs w:val="22"/>
        </w:rPr>
        <w:t>describe how the value of harvesting and certainty about the ecosystem state impacts the probability of crossing a management threshold and biological tipping point. We then ask the three</w:t>
      </w:r>
      <w:r w:rsidR="00852921">
        <w:rPr>
          <w:rFonts w:ascii="Helvetica" w:hAnsi="Helvetica"/>
          <w:sz w:val="22"/>
          <w:szCs w:val="22"/>
        </w:rPr>
        <w:t xml:space="preserve"> following questions:</w:t>
      </w:r>
    </w:p>
    <w:p w14:paraId="6A3A57EF"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A95AA5">
        <w:rPr>
          <w:rFonts w:ascii="Helvetica" w:hAnsi="Helvetica"/>
          <w:sz w:val="22"/>
          <w:szCs w:val="22"/>
        </w:rPr>
        <w:t xml:space="preserve">management threshold and biological </w:t>
      </w:r>
      <w:r w:rsidR="00064856" w:rsidRPr="006D7DEA">
        <w:rPr>
          <w:rFonts w:ascii="Helvetica" w:hAnsi="Helvetica"/>
          <w:sz w:val="22"/>
          <w:szCs w:val="22"/>
        </w:rPr>
        <w:t>tipping point?</w:t>
      </w:r>
    </w:p>
    <w:p w14:paraId="5B4C53F9"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What is the safe operating space that allows avoidance of management</w:t>
      </w:r>
      <w:r w:rsidR="001361AB" w:rsidRPr="006D7DEA">
        <w:rPr>
          <w:rFonts w:ascii="Helvetica" w:hAnsi="Helvetica"/>
          <w:sz w:val="22"/>
          <w:szCs w:val="22"/>
        </w:rPr>
        <w:t xml:space="preserve"> </w:t>
      </w:r>
      <w:r w:rsidR="006D69D0" w:rsidRPr="006D7DEA">
        <w:rPr>
          <w:rFonts w:ascii="Helvetica" w:hAnsi="Helvetica"/>
          <w:sz w:val="22"/>
          <w:szCs w:val="22"/>
        </w:rPr>
        <w:t xml:space="preserve">thresholds </w:t>
      </w:r>
      <w:r w:rsidR="001361AB" w:rsidRPr="006D7DEA">
        <w:rPr>
          <w:rFonts w:ascii="Helvetica" w:hAnsi="Helvetica"/>
          <w:sz w:val="22"/>
          <w:szCs w:val="22"/>
        </w:rPr>
        <w:t>(i.e.</w:t>
      </w:r>
      <w:r w:rsidR="00EA375D" w:rsidRPr="006D7DEA">
        <w:rPr>
          <w:rFonts w:ascii="Helvetica" w:hAnsi="Helvetica"/>
          <w:sz w:val="22"/>
          <w:szCs w:val="22"/>
        </w:rPr>
        <w:t>,</w:t>
      </w:r>
      <w:r w:rsidR="001361AB" w:rsidRPr="006D7DEA">
        <w:rPr>
          <w:rFonts w:ascii="Helvetica" w:hAnsi="Helvetica"/>
          <w:sz w:val="22"/>
          <w:szCs w:val="22"/>
        </w:rPr>
        <w:t xml:space="preserve"> harvest closures) and biological tipping points?</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70635EA9" w14:textId="77777777"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6C170D"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6C170D"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6C170D"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w:t>
      </w:r>
      <w:r w:rsidR="00EA375D">
        <w:rPr>
          <w:rFonts w:ascii="Helvetica" w:hAnsi="Helvetica"/>
          <w:sz w:val="22"/>
          <w:szCs w:val="22"/>
        </w:rPr>
        <w:t xml:space="preserve">(ignoring potential error) </w:t>
      </w:r>
      <w:r w:rsidR="00305441" w:rsidRPr="00957F1F">
        <w:rPr>
          <w:rFonts w:ascii="Helvetica" w:hAnsi="Helvetica"/>
          <w:sz w:val="22"/>
          <w:szCs w:val="22"/>
        </w:rPr>
        <w:t xml:space="preserve">of the system given the sampling </w:t>
      </w:r>
      <w:r w:rsidR="00944D13">
        <w:rPr>
          <w:rFonts w:ascii="Helvetica" w:hAnsi="Helvetica"/>
          <w:sz w:val="22"/>
          <w:szCs w:val="22"/>
        </w:rPr>
        <w:t>estimate</w:t>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2F3377BA" w14:textId="77777777" w:rsidR="003030A9" w:rsidRPr="00957F1F" w:rsidRDefault="003030A9" w:rsidP="003030A9">
      <w:pPr>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77777777" w:rsidR="00EA70AE" w:rsidRPr="00957F1F" w:rsidRDefault="00EA4C5A" w:rsidP="00D76B05">
      <w:pPr>
        <w:rPr>
          <w:rFonts w:ascii="Helvetica" w:hAnsi="Helvetica"/>
          <w:sz w:val="22"/>
          <w:szCs w:val="22"/>
        </w:rPr>
      </w:pPr>
      <w:commentRangeStart w:id="26"/>
      <w:r w:rsidRPr="00D76B05">
        <w:rPr>
          <w:rFonts w:ascii="Helvetica" w:hAnsi="Helvetica"/>
          <w:sz w:val="22"/>
          <w:szCs w:val="22"/>
          <w:u w:val="single"/>
        </w:rPr>
        <w:t xml:space="preserve">Process/Operating </w:t>
      </w:r>
      <w:commentRangeEnd w:id="26"/>
      <w:r w:rsidR="00B0649F">
        <w:rPr>
          <w:rStyle w:val="CommentReference"/>
        </w:rPr>
        <w:commentReference w:id="26"/>
      </w:r>
      <w:r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commentRangeStart w:id="27"/>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commentRangeEnd w:id="27"/>
      <w:r w:rsidR="005F17E4">
        <w:rPr>
          <w:rStyle w:val="CommentReference"/>
        </w:rPr>
        <w:commentReference w:id="27"/>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77777777"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ED3986">
        <w:rPr>
          <w:rFonts w:ascii="Helvetica" w:hAnsi="Helvetica"/>
          <w:sz w:val="22"/>
          <w:szCs w:val="22"/>
        </w:rPr>
        <w:t>A</w:t>
      </w:r>
      <w:r w:rsidR="005E0CEF">
        <w:rPr>
          <w:rFonts w:ascii="Helvetica" w:hAnsi="Helvetica"/>
          <w:sz w:val="22"/>
          <w:szCs w:val="22"/>
        </w:rPr>
        <w:t>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77777777"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 xml:space="preserve">the yield </w:t>
      </w:r>
      <w:r w:rsidR="00ED3986">
        <w:rPr>
          <w:rFonts w:ascii="Helvetica" w:hAnsi="Helvetica"/>
          <w:sz w:val="22"/>
          <w:szCs w:val="22"/>
        </w:rPr>
        <w:t xml:space="preserve">plus discard </w:t>
      </w:r>
      <w:r w:rsidR="006A2CEE" w:rsidRPr="00957F1F">
        <w:rPr>
          <w:rFonts w:ascii="Helvetica" w:hAnsi="Helvetica"/>
          <w:sz w:val="22"/>
          <w:szCs w:val="22"/>
        </w:rPr>
        <w:t xml:space="preserve">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 xml:space="preserve">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28"/>
      <w:r w:rsidR="00CF750D" w:rsidRPr="00F3098E">
        <w:rPr>
          <w:rFonts w:ascii="Helvetica" w:hAnsi="Helvetica"/>
          <w:sz w:val="22"/>
          <w:szCs w:val="22"/>
        </w:rPr>
        <w:t>The</w:t>
      </w:r>
      <w:commentRangeEnd w:id="28"/>
      <w:r w:rsidR="00D5784C" w:rsidRPr="00D01283">
        <w:rPr>
          <w:rStyle w:val="CommentReference"/>
          <w:rFonts w:ascii="Helvetica" w:hAnsi="Helvetica"/>
          <w:sz w:val="22"/>
          <w:szCs w:val="22"/>
        </w:rPr>
        <w:commentReference w:id="28"/>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 xml:space="preserve">in the previous year </w:t>
      </w:r>
      <w:r w:rsidR="00CF750D" w:rsidRPr="00F3098E">
        <w:rPr>
          <w:rFonts w:ascii="Helvetica" w:hAnsi="Helvetica"/>
          <w:sz w:val="22"/>
          <w:szCs w:val="22"/>
        </w:rPr>
        <w:lastRenderedPageBreak/>
        <w:t>(</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77777777" w:rsidR="003435AE" w:rsidRPr="00957F1F" w:rsidRDefault="00FD7CE9" w:rsidP="003435AE">
      <w:pPr>
        <w:rPr>
          <w:rFonts w:ascii="Helvetica" w:hAnsi="Helvetica"/>
          <w:sz w:val="22"/>
          <w:szCs w:val="22"/>
        </w:rPr>
      </w:pPr>
      <w:commentRangeStart w:id="29"/>
      <w:r w:rsidRPr="00FD7CE9">
        <w:rPr>
          <w:rFonts w:ascii="Helvetica" w:hAnsi="Helvetica"/>
          <w:sz w:val="22"/>
          <w:szCs w:val="22"/>
          <w:u w:val="single"/>
        </w:rPr>
        <w:t>Management</w:t>
      </w:r>
      <w:commentRangeEnd w:id="29"/>
      <w:r w:rsidR="00B35F0C">
        <w:rPr>
          <w:rStyle w:val="CommentReference"/>
        </w:rPr>
        <w:commentReference w:id="29"/>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fish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89257A">
        <w:rPr>
          <w:rFonts w:ascii="Helvetica" w:hAnsi="Helvetica"/>
          <w:sz w:val="22"/>
          <w:szCs w:val="22"/>
        </w:rPr>
        <w:t xml:space="preserve"> is</w:t>
      </w:r>
      <w:r w:rsidR="004C7606" w:rsidRPr="00957F1F">
        <w:rPr>
          <w:rFonts w:ascii="Helvetica" w:hAnsi="Helvetica"/>
          <w:sz w:val="22"/>
          <w:szCs w:val="22"/>
        </w:rPr>
        <w:t xml:space="preserve"> harvest effort and </w:t>
      </w:r>
      <w:commentRangeStart w:id="30"/>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30"/>
      <w:r w:rsidR="008451D2">
        <w:rPr>
          <w:rStyle w:val="CommentReference"/>
        </w:rPr>
        <w:commentReference w:id="30"/>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782FAE4E" w:rsidR="00127FEE" w:rsidRPr="00957F1F" w:rsidRDefault="007F61D2" w:rsidP="00175C87">
      <w:pPr>
        <w:rPr>
          <w:rFonts w:ascii="Helvetica" w:hAnsi="Helvetica"/>
          <w:i/>
          <w:sz w:val="22"/>
          <w:szCs w:val="22"/>
        </w:rPr>
      </w:pPr>
      <w:r w:rsidRPr="00A155E2">
        <w:rPr>
          <w:rFonts w:ascii="Helvetica" w:hAnsi="Helvetica"/>
          <w:sz w:val="22"/>
          <w:szCs w:val="22"/>
          <w:u w:val="single"/>
        </w:rPr>
        <w:t>Value of the Fishery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commentRangeStart w:id="31"/>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w:commentRangeEnd w:id="31"/>
        <m:r>
          <m:rPr>
            <m:sty m:val="p"/>
          </m:rPr>
          <w:rPr>
            <w:rStyle w:val="CommentReference"/>
          </w:rPr>
          <w:commentReference w:id="31"/>
        </m:r>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32"/>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32"/>
      <w:r w:rsidR="00D866F3">
        <w:rPr>
          <w:rStyle w:val="CommentReference"/>
        </w:rPr>
        <w:commentReference w:id="32"/>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w:t>
      </w:r>
      <w:r w:rsidR="00EE58CA">
        <w:rPr>
          <w:rFonts w:ascii="Helvetica" w:hAnsi="Helvetica"/>
          <w:sz w:val="22"/>
          <w:szCs w:val="22"/>
        </w:rPr>
        <w:lastRenderedPageBreak/>
        <w:t>and consequences</w:t>
      </w:r>
      <w:r w:rsidR="00B66B87">
        <w:rPr>
          <w:rFonts w:ascii="Helvetica" w:hAnsi="Helvetica"/>
          <w:sz w:val="22"/>
          <w:szCs w:val="22"/>
        </w:rPr>
        <w:t xml:space="preserve"> (e.g. the probability of crossing a biological tipping point or management threshold</w:t>
      </w:r>
      <w:r w:rsidR="00F16D17">
        <w:rPr>
          <w:rFonts w:ascii="Helvetica" w:hAnsi="Helvetica"/>
          <w:sz w:val="22"/>
          <w:szCs w:val="22"/>
        </w:rPr>
        <w:t>)</w:t>
      </w:r>
      <w:r w:rsidR="00B66B87">
        <w:rPr>
          <w:rFonts w:ascii="Helvetica" w:hAnsi="Helvetica"/>
          <w:sz w:val="22"/>
          <w:szCs w:val="22"/>
        </w:rPr>
        <w:t xml:space="preserve">, </w:t>
      </w:r>
      <w:r w:rsidR="00EE58CA">
        <w:rPr>
          <w:rFonts w:ascii="Helvetica" w:hAnsi="Helvetica"/>
          <w:sz w:val="22"/>
          <w:szCs w:val="22"/>
        </w:rPr>
        <w:t xml:space="preserve"> of different monitoring strategies</w:t>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77777777"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77777777" w:rsidR="00995761" w:rsidRDefault="00995761" w:rsidP="00995761">
      <w:pPr>
        <w:tabs>
          <w:tab w:val="left" w:pos="2760"/>
        </w:tabs>
        <w:rPr>
          <w:rFonts w:ascii="Helvetica" w:hAnsi="Helvetica"/>
          <w:i/>
          <w:sz w:val="22"/>
          <w:szCs w:val="22"/>
        </w:rPr>
      </w:pPr>
      <w:commentRangeStart w:id="33"/>
      <w:r>
        <w:rPr>
          <w:rFonts w:ascii="Helvetica" w:hAnsi="Helvetica"/>
          <w:i/>
          <w:sz w:val="22"/>
          <w:szCs w:val="22"/>
        </w:rPr>
        <w:t>Model Intuition</w:t>
      </w:r>
      <w:commentRangeEnd w:id="33"/>
      <w:r w:rsidR="00864C6B">
        <w:rPr>
          <w:rStyle w:val="CommentReference"/>
        </w:rPr>
        <w:commentReference w:id="33"/>
      </w:r>
    </w:p>
    <w:p w14:paraId="4B7181E5" w14:textId="77777777" w:rsidR="00995761" w:rsidRDefault="00995761" w:rsidP="00EF38CE">
      <w:pPr>
        <w:rPr>
          <w:rFonts w:ascii="Helvetica" w:hAnsi="Helvetica"/>
          <w:sz w:val="22"/>
          <w:szCs w:val="22"/>
        </w:rPr>
      </w:pPr>
      <w:r>
        <w:rPr>
          <w:rFonts w:ascii="Helvetica" w:hAnsi="Helvetica"/>
          <w:sz w:val="22"/>
          <w:szCs w:val="22"/>
        </w:rPr>
        <w:t xml:space="preserve">We posit that a resource is most likely to cross a management threshold or biological tipping </w:t>
      </w:r>
      <w:r w:rsidR="003F2A24">
        <w:rPr>
          <w:rFonts w:ascii="Helvetica" w:hAnsi="Helvetica"/>
          <w:sz w:val="22"/>
          <w:szCs w:val="22"/>
        </w:rPr>
        <w:t xml:space="preserve">point </w:t>
      </w:r>
      <w:r>
        <w:rPr>
          <w:rFonts w:ascii="Helvetica" w:hAnsi="Helvetica"/>
          <w:sz w:val="22"/>
          <w:szCs w:val="22"/>
        </w:rPr>
        <w:t xml:space="preserve">at high harvest rates and under low monitoring precision. Furthermore our intuition is that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To satisfy our intuition w</w:t>
      </w:r>
      <w:r w:rsidRPr="00651B44">
        <w:rPr>
          <w:rFonts w:ascii="Helvetica" w:hAnsi="Helvetica"/>
          <w:sz w:val="22"/>
          <w:szCs w:val="22"/>
        </w:rPr>
        <w:t xml:space="preserve">e </w:t>
      </w:r>
      <w:r>
        <w:rPr>
          <w:rFonts w:ascii="Helvetica" w:hAnsi="Helvetica"/>
          <w:sz w:val="22"/>
          <w:szCs w:val="22"/>
        </w:rPr>
        <w:t>calculated</w:t>
      </w:r>
      <w:r w:rsidRPr="00651B44">
        <w:rPr>
          <w:rFonts w:ascii="Helvetica" w:hAnsi="Helvetica"/>
          <w:sz w:val="22"/>
          <w:szCs w:val="22"/>
        </w:rPr>
        <w:t xml:space="preserve"> the probability of crossing a tipping point and the peak median Net Present Value for a range of monitoring investment (CV of Biomass: 0.0 – 0.5) and range of maximum exploitation rates (</w:t>
      </w:r>
      <w:proofErr w:type="spellStart"/>
      <w:r w:rsidRPr="00651B44">
        <w:rPr>
          <w:rFonts w:ascii="Helvetica" w:hAnsi="Helvetica"/>
          <w:sz w:val="22"/>
          <w:szCs w:val="22"/>
        </w:rPr>
        <w:t>pFmsy</w:t>
      </w:r>
      <w:proofErr w:type="spellEnd"/>
      <w:r w:rsidRPr="00651B44">
        <w:rPr>
          <w:rFonts w:ascii="Helvetica" w:hAnsi="Helvetica"/>
          <w:sz w:val="22"/>
          <w:szCs w:val="22"/>
        </w:rPr>
        <w:t>: 0.0 – 2.0) for 10,000 iterations of a 20-year simulation starting at population carrying capacity.</w:t>
      </w:r>
      <w:r>
        <w:rPr>
          <w:rFonts w:ascii="Helvetica" w:hAnsi="Helvetica"/>
          <w:sz w:val="22"/>
          <w:szCs w:val="22"/>
        </w:rPr>
        <w:t xml:space="preserve"> </w:t>
      </w:r>
      <w:r w:rsidRPr="00940663">
        <w:rPr>
          <w:rFonts w:ascii="Helvetica" w:hAnsi="Helvetica"/>
          <w:sz w:val="22"/>
          <w:szCs w:val="22"/>
        </w:rPr>
        <w:t>We also quantified the probability of tipping across a</w:t>
      </w:r>
      <w:r>
        <w:rPr>
          <w:rFonts w:ascii="Helvetica" w:hAnsi="Helvetica"/>
          <w:sz w:val="22"/>
          <w:szCs w:val="22"/>
        </w:rPr>
        <w:t xml:space="preserve"> biological threshold. Model output supported</w:t>
      </w:r>
      <w:r w:rsidRPr="00940663">
        <w:rPr>
          <w:rFonts w:ascii="Helvetica" w:hAnsi="Helvetica"/>
          <w:sz w:val="22"/>
          <w:szCs w:val="22"/>
        </w:rPr>
        <w:t xml:space="preserve"> our hypothesis that monitoring precision is most beneficial under circumstances where </w:t>
      </w:r>
      <w:r>
        <w:rPr>
          <w:rFonts w:ascii="Helvetica" w:hAnsi="Helvetica"/>
          <w:sz w:val="22"/>
          <w:szCs w:val="22"/>
        </w:rPr>
        <w:t xml:space="preserve">target </w:t>
      </w:r>
      <w:r w:rsidRPr="00940663">
        <w:rPr>
          <w:rFonts w:ascii="Helvetica" w:hAnsi="Helvetica"/>
          <w:sz w:val="22"/>
          <w:szCs w:val="22"/>
        </w:rPr>
        <w:t xml:space="preserve">maximum exploitation rate is high. </w:t>
      </w:r>
      <w:r w:rsidRPr="002041D9">
        <w:rPr>
          <w:rFonts w:ascii="Helvetica" w:hAnsi="Helvetica"/>
          <w:sz w:val="22"/>
          <w:szCs w:val="22"/>
        </w:rPr>
        <w:t>Across simulations the probability of tipping is low when monitoring precision is high, but increases at higher exploitation rates</w:t>
      </w:r>
      <w:r>
        <w:rPr>
          <w:rFonts w:ascii="Helvetica" w:hAnsi="Helvetica"/>
          <w:sz w:val="22"/>
          <w:szCs w:val="22"/>
        </w:rPr>
        <w:t xml:space="preserve"> (Fig. 2a)</w:t>
      </w:r>
      <w:r w:rsidRPr="002041D9">
        <w:rPr>
          <w:rFonts w:ascii="Helvetica" w:hAnsi="Helvetica"/>
          <w:sz w:val="22"/>
          <w:szCs w:val="22"/>
        </w:rPr>
        <w:t xml:space="preserve">. </w:t>
      </w:r>
      <w:r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940663">
        <w:rPr>
          <w:rFonts w:ascii="Helvetica" w:hAnsi="Helvetica"/>
          <w:sz w:val="22"/>
          <w:szCs w:val="22"/>
        </w:rPr>
        <w:t xml:space="preserve"> and is highest with precise biomass estimates (CV = 0.1).</w:t>
      </w:r>
      <w:r>
        <w:rPr>
          <w:rFonts w:ascii="Helvetica" w:hAnsi="Helvetica"/>
          <w:sz w:val="22"/>
          <w:szCs w:val="22"/>
        </w:rPr>
        <w:t xml:space="preserve"> This is because high precision monitoring allows the resource to be harvested close to MSY, which maximizes population growth and yield. </w:t>
      </w:r>
      <w:r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The </w:t>
      </w:r>
      <w:r w:rsidR="00EF38CE">
        <w:rPr>
          <w:rFonts w:ascii="Helvetica" w:hAnsi="Helvetica"/>
          <w:sz w:val="22"/>
          <w:szCs w:val="22"/>
        </w:rPr>
        <w:t>benefits of high monitoring precision increase</w:t>
      </w:r>
      <w:r>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and stabilize but remains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w:t>
      </w:r>
      <w:r w:rsidRPr="00940663">
        <w:rPr>
          <w:rFonts w:ascii="Helvetica" w:hAnsi="Helvetica"/>
          <w:sz w:val="22"/>
          <w:szCs w:val="22"/>
        </w:rPr>
        <w:t>(Fig</w:t>
      </w:r>
      <w:r>
        <w:rPr>
          <w:rFonts w:ascii="Helvetica" w:hAnsi="Helvetica"/>
          <w:sz w:val="22"/>
          <w:szCs w:val="22"/>
        </w:rPr>
        <w:t>.</w:t>
      </w:r>
      <w:r w:rsidRPr="00940663">
        <w:rPr>
          <w:rFonts w:ascii="Helvetica" w:hAnsi="Helvetica"/>
          <w:sz w:val="22"/>
          <w:szCs w:val="22"/>
        </w:rPr>
        <w:t xml:space="preserve"> 2b).</w:t>
      </w:r>
      <w:r>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43FC206C" w14:textId="77777777" w:rsidR="00B31E4B" w:rsidRDefault="00B31E4B" w:rsidP="00B31E4B">
      <w:pPr>
        <w:rPr>
          <w:rFonts w:ascii="Helvetica" w:hAnsi="Helvetica"/>
          <w:i/>
          <w:sz w:val="22"/>
          <w:szCs w:val="22"/>
        </w:rPr>
      </w:pPr>
      <w:r w:rsidRPr="00940663">
        <w:rPr>
          <w:rFonts w:ascii="Helvetica" w:hAnsi="Helvetica"/>
          <w:i/>
          <w:sz w:val="22"/>
          <w:szCs w:val="22"/>
        </w:rPr>
        <w:t xml:space="preserve">Given tipping points emerge from low monitoring precision and heavy extraction pressure, what is the safe operating space? </w:t>
      </w:r>
    </w:p>
    <w:p w14:paraId="3A74A4E1" w14:textId="77777777" w:rsidR="00B31E4B" w:rsidRPr="00940663" w:rsidRDefault="00D20477" w:rsidP="00EF38CE">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biological </w:t>
      </w:r>
      <w:r>
        <w:rPr>
          <w:rFonts w:ascii="Helvetica" w:hAnsi="Helvetica"/>
          <w:sz w:val="22"/>
          <w:szCs w:val="22"/>
        </w:rPr>
        <w:t xml:space="preserve">tipping point </w:t>
      </w:r>
      <w:r w:rsidRPr="00930F73">
        <w:rPr>
          <w:rFonts w:ascii="Helvetica" w:hAnsi="Helvetica"/>
          <w:sz w:val="22"/>
          <w:szCs w:val="22"/>
        </w:rPr>
        <w:t xml:space="preserve">or management threshold. We calculated a safe operating space that defines which combinations of monitoring precision and resource extraction rates are safe given the probability of crossing a </w:t>
      </w:r>
      <w:r>
        <w:rPr>
          <w:rFonts w:ascii="Helvetica" w:hAnsi="Helvetica"/>
          <w:sz w:val="22"/>
          <w:szCs w:val="22"/>
        </w:rPr>
        <w:t xml:space="preserve">biological tipping point and/or </w:t>
      </w:r>
      <w:commentRangeStart w:id="34"/>
      <w:r>
        <w:rPr>
          <w:rFonts w:ascii="Helvetica" w:hAnsi="Helvetica"/>
          <w:sz w:val="22"/>
          <w:szCs w:val="22"/>
        </w:rPr>
        <w:t>management threshold</w:t>
      </w:r>
      <w:commentRangeEnd w:id="34"/>
      <w:r>
        <w:rPr>
          <w:rStyle w:val="CommentReference"/>
        </w:rPr>
        <w:commentReference w:id="34"/>
      </w:r>
      <w:commentRangeStart w:id="35"/>
      <w:r w:rsidRPr="00930F73">
        <w:rPr>
          <w:rFonts w:ascii="Helvetica" w:hAnsi="Helvetica"/>
          <w:sz w:val="22"/>
          <w:szCs w:val="22"/>
        </w:rPr>
        <w:t>.</w:t>
      </w:r>
      <w:commentRangeEnd w:id="35"/>
      <w:r w:rsidR="0005405C">
        <w:rPr>
          <w:rStyle w:val="CommentReference"/>
        </w:rPr>
        <w:commentReference w:id="35"/>
      </w:r>
      <w:r w:rsidRPr="00930F73">
        <w:rPr>
          <w:rFonts w:ascii="Helvetica" w:hAnsi="Helvetica"/>
          <w:sz w:val="22"/>
          <w:szCs w:val="22"/>
        </w:rPr>
        <w:t xml:space="preserve"> To do this we calculated the minimum precision (Max CV in estimated biomass) needed to avoid crossing a</w:t>
      </w:r>
      <w:r>
        <w:rPr>
          <w:rFonts w:ascii="Helvetica" w:hAnsi="Helvetica"/>
          <w:sz w:val="22"/>
          <w:szCs w:val="22"/>
        </w:rPr>
        <w:t xml:space="preserve"> biological tipping point or management</w:t>
      </w:r>
      <w:r w:rsidRPr="00930F73">
        <w:rPr>
          <w:rFonts w:ascii="Helvetica" w:hAnsi="Helvetica"/>
          <w:sz w:val="22"/>
          <w:szCs w:val="22"/>
        </w:rPr>
        <w:t xml:space="preserve"> </w:t>
      </w:r>
      <w:r>
        <w:rPr>
          <w:rFonts w:ascii="Helvetica" w:hAnsi="Helvetica"/>
          <w:sz w:val="22"/>
          <w:szCs w:val="22"/>
        </w:rPr>
        <w:t>threshold</w:t>
      </w:r>
      <w:r w:rsidRPr="00930F73">
        <w:rPr>
          <w:rFonts w:ascii="Helvetica" w:hAnsi="Helvetica"/>
          <w:sz w:val="22"/>
          <w:szCs w:val="22"/>
        </w:rPr>
        <w:t xml:space="preserve">, given a resource extraction rate and assumed level of risk ranging from 1% to 20% </w:t>
      </w:r>
      <w:r w:rsidR="000F3759" w:rsidRPr="00651B44">
        <w:rPr>
          <w:rFonts w:ascii="Helvetica" w:hAnsi="Helvetica"/>
          <w:sz w:val="22"/>
          <w:szCs w:val="22"/>
        </w:rPr>
        <w:t xml:space="preserve">for 10,000 iterations </w:t>
      </w:r>
      <w:r w:rsidR="000F3759">
        <w:rPr>
          <w:rFonts w:ascii="Helvetica" w:hAnsi="Helvetica"/>
          <w:sz w:val="22"/>
          <w:szCs w:val="22"/>
        </w:rPr>
        <w:t>of</w:t>
      </w:r>
      <w:r w:rsidRPr="00930F73">
        <w:rPr>
          <w:rFonts w:ascii="Helvetica" w:hAnsi="Helvetica"/>
          <w:sz w:val="22"/>
          <w:szCs w:val="22"/>
        </w:rPr>
        <w:t xml:space="preserve"> </w:t>
      </w:r>
      <w:r w:rsidR="000F3759">
        <w:rPr>
          <w:rFonts w:ascii="Helvetica" w:hAnsi="Helvetica"/>
          <w:sz w:val="22"/>
          <w:szCs w:val="22"/>
        </w:rPr>
        <w:t>a</w:t>
      </w:r>
      <w:r w:rsidRPr="00930F73">
        <w:rPr>
          <w:rFonts w:ascii="Helvetica" w:hAnsi="Helvetica"/>
          <w:sz w:val="22"/>
          <w:szCs w:val="22"/>
        </w:rPr>
        <w:t xml:space="preserve"> 20 year simulation.</w:t>
      </w: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4A49DF8C" w14:textId="7DEBBC51" w:rsidR="00F82FC2" w:rsidRPr="00BA3468" w:rsidRDefault="00F82FC2" w:rsidP="00BA3468">
      <w:pPr>
        <w:rPr>
          <w:rFonts w:ascii="Helvetica" w:hAnsi="Helvetica"/>
          <w:sz w:val="22"/>
          <w:szCs w:val="22"/>
        </w:rPr>
      </w:pPr>
      <w:commentRangeStart w:id="36"/>
      <w:r w:rsidRPr="00677C8E">
        <w:rPr>
          <w:rFonts w:ascii="Helvetica" w:hAnsi="Helvetica"/>
          <w:sz w:val="22"/>
          <w:szCs w:val="22"/>
        </w:rPr>
        <w:t xml:space="preserve">Because imprecise estimates of population biomass are likely less damaging to a population when the population is </w:t>
      </w:r>
      <w:r w:rsidR="00E941C6">
        <w:rPr>
          <w:rFonts w:ascii="Helvetica" w:hAnsi="Helvetica"/>
          <w:sz w:val="22"/>
          <w:szCs w:val="22"/>
        </w:rPr>
        <w:t>at higher biomass</w:t>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biological</w:t>
      </w:r>
      <w:r w:rsidRPr="00677C8E">
        <w:rPr>
          <w:rFonts w:ascii="Helvetica" w:hAnsi="Helvetica"/>
          <w:sz w:val="22"/>
          <w:szCs w:val="22"/>
        </w:rPr>
        <w:t xml:space="preserve"> </w:t>
      </w:r>
      <w:r>
        <w:rPr>
          <w:rFonts w:ascii="Helvetica" w:hAnsi="Helvetica"/>
          <w:sz w:val="22"/>
          <w:szCs w:val="22"/>
        </w:rPr>
        <w:t>tipping point or</w:t>
      </w:r>
      <w:r w:rsidRPr="00677C8E">
        <w:rPr>
          <w:rFonts w:ascii="Helvetica" w:hAnsi="Helvetica"/>
          <w:sz w:val="22"/>
          <w:szCs w:val="22"/>
        </w:rPr>
        <w:t xml:space="preserve"> </w:t>
      </w:r>
      <w:r>
        <w:rPr>
          <w:rFonts w:ascii="Helvetica" w:hAnsi="Helvetica"/>
          <w:sz w:val="22"/>
          <w:szCs w:val="22"/>
        </w:rPr>
        <w:t>management threshold</w:t>
      </w:r>
      <w:r w:rsidRPr="00677C8E">
        <w:rPr>
          <w:rFonts w:ascii="Helvetica" w:hAnsi="Helvetica"/>
          <w:sz w:val="22"/>
          <w:szCs w:val="22"/>
        </w:rPr>
        <w:t xml:space="preserve">. </w:t>
      </w:r>
      <w:commentRangeEnd w:id="36"/>
      <w:r>
        <w:rPr>
          <w:rStyle w:val="CommentReference"/>
        </w:rPr>
        <w:commentReference w:id="36"/>
      </w:r>
      <w:r w:rsidRPr="00677C8E">
        <w:rPr>
          <w:rFonts w:ascii="Helvetica" w:hAnsi="Helvetica"/>
          <w:sz w:val="22"/>
          <w:szCs w:val="22"/>
        </w:rPr>
        <w:t xml:space="preserve">We therefore evaluated the </w:t>
      </w:r>
      <w:r>
        <w:rPr>
          <w:rFonts w:ascii="Helvetica" w:hAnsi="Helvetica"/>
          <w:sz w:val="22"/>
          <w:szCs w:val="22"/>
        </w:rPr>
        <w:t xml:space="preserve">return on </w:t>
      </w:r>
      <w:r>
        <w:rPr>
          <w:rFonts w:ascii="Helvetica" w:hAnsi="Helvetica"/>
          <w:sz w:val="22"/>
          <w:szCs w:val="22"/>
        </w:rPr>
        <w:lastRenderedPageBreak/>
        <w:t xml:space="preserve">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w:t>
      </w:r>
      <w:r>
        <w:rPr>
          <w:rFonts w:ascii="Helvetica" w:hAnsi="Helvetica"/>
          <w:sz w:val="22"/>
          <w:szCs w:val="22"/>
        </w:rPr>
        <w:t xml:space="preserve">biological </w:t>
      </w:r>
      <w:r w:rsidRPr="00677C8E">
        <w:rPr>
          <w:rFonts w:ascii="Helvetica" w:hAnsi="Helvetica"/>
          <w:sz w:val="22"/>
          <w:szCs w:val="22"/>
        </w:rPr>
        <w:t>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20 year simulations.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management threshold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r w:rsidR="00BA3468" w:rsidRPr="00930F73">
        <w:rPr>
          <w:rFonts w:ascii="Helvetica" w:hAnsi="Helvetica"/>
          <w:sz w:val="22"/>
          <w:szCs w:val="22"/>
        </w:rPr>
        <w:t xml:space="preserve">The relationship between resource extraction rate and minimum precision needed to avoid </w:t>
      </w:r>
      <w:r w:rsidR="00BA3468">
        <w:rPr>
          <w:rFonts w:ascii="Helvetica" w:hAnsi="Helvetica"/>
          <w:sz w:val="22"/>
          <w:szCs w:val="22"/>
        </w:rPr>
        <w:t xml:space="preserve">a </w:t>
      </w:r>
      <w:r w:rsidR="00BA3468" w:rsidRPr="00930F73">
        <w:rPr>
          <w:rFonts w:ascii="Helvetica" w:hAnsi="Helvetica"/>
          <w:sz w:val="22"/>
          <w:szCs w:val="22"/>
        </w:rPr>
        <w:t xml:space="preserve">tipping point defines a two-dimensional “safe” space above which lower monitoring precision and higher extraction rates cause the </w:t>
      </w:r>
      <w:r w:rsidR="007B7A2A">
        <w:rPr>
          <w:rFonts w:ascii="Helvetica" w:hAnsi="Helvetica"/>
          <w:sz w:val="22"/>
          <w:szCs w:val="22"/>
        </w:rPr>
        <w:t xml:space="preserve">desired </w:t>
      </w:r>
      <w:r w:rsidR="00BA3468" w:rsidRPr="00930F73">
        <w:rPr>
          <w:rFonts w:ascii="Helvetica" w:hAnsi="Helvetica"/>
          <w:sz w:val="22"/>
          <w:szCs w:val="22"/>
        </w:rPr>
        <w:t xml:space="preserve">system to tip </w:t>
      </w:r>
      <w:r w:rsidR="007B7A2A">
        <w:rPr>
          <w:rFonts w:ascii="Helvetica" w:hAnsi="Helvetica"/>
          <w:sz w:val="22"/>
          <w:szCs w:val="22"/>
        </w:rPr>
        <w:t xml:space="preserve">into the undesired state </w:t>
      </w:r>
      <w:r w:rsidR="00BA3468" w:rsidRPr="00930F73">
        <w:rPr>
          <w:rFonts w:ascii="Helvetica" w:hAnsi="Helvetica"/>
          <w:sz w:val="22"/>
          <w:szCs w:val="22"/>
        </w:rPr>
        <w:t xml:space="preserve">with probability greater than the </w:t>
      </w:r>
      <w:r w:rsidR="00F16D17">
        <w:rPr>
          <w:rFonts w:ascii="Helvetica" w:hAnsi="Helvetica"/>
          <w:sz w:val="22"/>
          <w:szCs w:val="22"/>
        </w:rPr>
        <w:t>accepted</w:t>
      </w:r>
      <w:r w:rsidR="00F16D17" w:rsidRPr="00930F73">
        <w:rPr>
          <w:rFonts w:ascii="Helvetica" w:hAnsi="Helvetica"/>
          <w:sz w:val="22"/>
          <w:szCs w:val="22"/>
        </w:rPr>
        <w:t xml:space="preserve"> </w:t>
      </w:r>
      <w:r w:rsidR="00BA3468" w:rsidRPr="00930F73">
        <w:rPr>
          <w:rFonts w:ascii="Helvetica" w:hAnsi="Helvetica"/>
          <w:sz w:val="22"/>
          <w:szCs w:val="22"/>
        </w:rPr>
        <w:t>risk level.</w:t>
      </w:r>
    </w:p>
    <w:p w14:paraId="0F11CCD6" w14:textId="77777777" w:rsidR="00E76BD0" w:rsidRDefault="00E76BD0" w:rsidP="00E76BD0">
      <w:pPr>
        <w:rPr>
          <w:rFonts w:ascii="Helvetica" w:hAnsi="Helvetica"/>
          <w:i/>
          <w:sz w:val="22"/>
          <w:szCs w:val="22"/>
        </w:rPr>
      </w:pPr>
    </w:p>
    <w:p w14:paraId="38EBF274" w14:textId="77777777"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4EC11545" w14:textId="77777777" w:rsidR="00E76BD0" w:rsidRDefault="00E76BD0" w:rsidP="00E76BD0">
      <w:pPr>
        <w:rPr>
          <w:rFonts w:ascii="Helvetica" w:hAnsi="Helvetica"/>
          <w:sz w:val="22"/>
          <w:szCs w:val="22"/>
        </w:rPr>
      </w:pPr>
    </w:p>
    <w:p w14:paraId="6059DCB2" w14:textId="225C1D3C"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 xml:space="preserve">maintaining a </w:t>
      </w:r>
      <w:r w:rsidRPr="004F51CB">
        <w:rPr>
          <w:rFonts w:ascii="Helvetica" w:hAnsi="Helvetica"/>
          <w:sz w:val="22"/>
          <w:szCs w:val="22"/>
        </w:rPr>
        <w:t xml:space="preserve"> low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 xml:space="preserve">Depending on the ecosystem type and management organization, the cost of monitoring may be born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4F068C49"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ecosystem state </w:t>
      </w:r>
      <w:r>
        <w:rPr>
          <w:rFonts w:ascii="Helvetica" w:hAnsi="Helvetica"/>
          <w:sz w:val="22"/>
          <w:szCs w:val="22"/>
        </w:rPr>
        <w:t xml:space="preserve">approaches a </w:t>
      </w:r>
      <w:r w:rsidR="00A053EC">
        <w:rPr>
          <w:rFonts w:ascii="Helvetica" w:hAnsi="Helvetica"/>
          <w:sz w:val="22"/>
          <w:szCs w:val="22"/>
        </w:rPr>
        <w:t xml:space="preserve">management threshold </w:t>
      </w:r>
      <w:r>
        <w:rPr>
          <w:rFonts w:ascii="Helvetica" w:hAnsi="Helvetica"/>
          <w:sz w:val="22"/>
          <w:szCs w:val="22"/>
        </w:rPr>
        <w:t>and peaks at the</w:t>
      </w:r>
      <w:r w:rsidR="00A053EC">
        <w:rPr>
          <w:rFonts w:ascii="Helvetica" w:hAnsi="Helvetica"/>
          <w:sz w:val="22"/>
          <w:szCs w:val="22"/>
        </w:rPr>
        <w:t xml:space="preserve"> biological tipping point </w:t>
      </w:r>
      <w:r w:rsidR="00055424" w:rsidRPr="00940663">
        <w:rPr>
          <w:rFonts w:ascii="Helvetica" w:hAnsi="Helvetica"/>
          <w:sz w:val="22"/>
          <w:szCs w:val="22"/>
        </w:rPr>
        <w:t xml:space="preserve">(Fig. 3). </w:t>
      </w:r>
      <w:r w:rsidR="00A15F36">
        <w:rPr>
          <w:rFonts w:ascii="Helvetica" w:hAnsi="Helvetica"/>
          <w:sz w:val="22"/>
          <w:szCs w:val="22"/>
        </w:rPr>
        <w:t xml:space="preserve">Although heavy harvest rates increase the probability of </w:t>
      </w:r>
      <w:commentRangeStart w:id="37"/>
      <w:r w:rsidR="00A15F36">
        <w:rPr>
          <w:rFonts w:ascii="Helvetica" w:hAnsi="Helvetica"/>
          <w:sz w:val="22"/>
          <w:szCs w:val="22"/>
        </w:rPr>
        <w:t xml:space="preserve">the ecosystem tipping </w:t>
      </w:r>
      <w:commentRangeEnd w:id="37"/>
      <w:r w:rsidR="00211620">
        <w:rPr>
          <w:rStyle w:val="CommentReference"/>
        </w:rPr>
        <w:commentReference w:id="37"/>
      </w:r>
      <w:r w:rsidR="00137A9E">
        <w:rPr>
          <w:rFonts w:ascii="Helvetica" w:hAnsi="Helvetica"/>
          <w:sz w:val="22"/>
          <w:szCs w:val="22"/>
        </w:rPr>
        <w:t>(Fig.</w:t>
      </w:r>
      <w:r w:rsidR="00A15F36">
        <w:rPr>
          <w:rFonts w:ascii="Helvetica" w:hAnsi="Helvetica"/>
          <w:sz w:val="22"/>
          <w:szCs w:val="22"/>
        </w:rPr>
        <w:t xml:space="preserve"> </w:t>
      </w:r>
      <w:r w:rsidR="00137A9E">
        <w:rPr>
          <w:rFonts w:ascii="Helvetica" w:hAnsi="Helvetica"/>
          <w:sz w:val="22"/>
          <w:szCs w:val="22"/>
        </w:rPr>
        <w:t>2</w:t>
      </w:r>
      <w:r w:rsidR="00A15F36">
        <w:rPr>
          <w:rFonts w:ascii="Helvetica" w:hAnsi="Helvetica"/>
          <w:sz w:val="22"/>
          <w:szCs w:val="22"/>
        </w:rPr>
        <w:t>a</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18B19A7B"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ts emerge from low monitoring precision and heavy extraction pressure</w:t>
      </w:r>
      <w:r w:rsidR="00F82B54" w:rsidRPr="00940663">
        <w:rPr>
          <w:rFonts w:ascii="Helvetica" w:hAnsi="Helvetica"/>
          <w:i/>
          <w:sz w:val="22"/>
          <w:szCs w:val="22"/>
        </w:rPr>
        <w:t>,</w:t>
      </w:r>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708018F4" w14:textId="77777777" w:rsidR="004B0E4B" w:rsidRPr="00940663" w:rsidRDefault="004B0E4B" w:rsidP="00F82B54">
      <w:pPr>
        <w:rPr>
          <w:rFonts w:ascii="Helvetica" w:hAnsi="Helvetica"/>
          <w:i/>
          <w:sz w:val="22"/>
          <w:szCs w:val="22"/>
        </w:rPr>
      </w:pPr>
    </w:p>
    <w:p w14:paraId="7D4A3249" w14:textId="62D7439C"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biological tipping point</w:t>
      </w:r>
      <w:r w:rsidR="003E5486">
        <w:rPr>
          <w:rFonts w:ascii="Helvetica" w:hAnsi="Helvetica"/>
          <w:sz w:val="22"/>
          <w:szCs w:val="22"/>
        </w:rPr>
        <w:t xml:space="preserve"> or management threshold</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w:t>
      </w:r>
      <w:r w:rsidR="00211620">
        <w:rPr>
          <w:rFonts w:ascii="Helvetica" w:hAnsi="Helvetica"/>
          <w:sz w:val="22"/>
          <w:szCs w:val="22"/>
        </w:rPr>
        <w:t xml:space="preserve">are </w:t>
      </w:r>
      <w:r w:rsidR="00CD6FF0" w:rsidRPr="00940663">
        <w:rPr>
          <w:rFonts w:ascii="Helvetica" w:hAnsi="Helvetica"/>
          <w:sz w:val="22"/>
          <w:szCs w:val="22"/>
        </w:rPr>
        <w:t>(Fig. 4)</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groups 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management threshold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Conversations between managers and stakeholder groups will be required to build consensus on wh</w:t>
      </w:r>
      <w:r w:rsidR="00211620">
        <w:rPr>
          <w:rFonts w:ascii="Helvetica" w:hAnsi="Helvetica"/>
          <w:sz w:val="22"/>
          <w:szCs w:val="22"/>
        </w:rPr>
        <w:t>at</w:t>
      </w:r>
      <w:r w:rsidR="001C5532" w:rsidRPr="00930F73">
        <w:rPr>
          <w:rFonts w:ascii="Helvetica" w:hAnsi="Helvetica"/>
          <w:sz w:val="22"/>
          <w:szCs w:val="22"/>
        </w:rPr>
        <w:t xml:space="preserve"> combination of risk, monitoring costs, and extraction pressure are </w:t>
      </w:r>
      <w:r w:rsidR="00211620">
        <w:rPr>
          <w:rFonts w:ascii="Helvetica" w:hAnsi="Helvetica"/>
          <w:sz w:val="22"/>
          <w:szCs w:val="22"/>
        </w:rPr>
        <w:t xml:space="preserve">people willing to accept. </w:t>
      </w:r>
      <w:r w:rsidR="00A4289C">
        <w:rPr>
          <w:rFonts w:ascii="Helvetica" w:hAnsi="Helvetica"/>
          <w:sz w:val="22"/>
          <w:szCs w:val="22"/>
        </w:rPr>
        <w:t xml:space="preserve">Knowing the dimensions of </w:t>
      </w:r>
      <w:r w:rsidR="001C5532" w:rsidRPr="00930F73">
        <w:rPr>
          <w:rFonts w:ascii="Helvetica" w:hAnsi="Helvetica"/>
          <w:sz w:val="22"/>
          <w:szCs w:val="22"/>
        </w:rPr>
        <w:t xml:space="preserve"> this safe operating space </w:t>
      </w:r>
      <w:r w:rsidR="00A4289C">
        <w:rPr>
          <w:rFonts w:ascii="Helvetica" w:hAnsi="Helvetica"/>
          <w:sz w:val="22"/>
          <w:szCs w:val="22"/>
        </w:rPr>
        <w:t xml:space="preserve">will </w:t>
      </w:r>
      <w:r w:rsidR="001C5532" w:rsidRPr="00930F73">
        <w:rPr>
          <w:rFonts w:ascii="Helvetica" w:hAnsi="Helvetica"/>
          <w:sz w:val="22"/>
          <w:szCs w:val="22"/>
        </w:rPr>
        <w:t>can help clarify the co</w:t>
      </w:r>
      <w:r w:rsidR="00560935">
        <w:rPr>
          <w:rFonts w:ascii="Helvetica" w:hAnsi="Helvetica"/>
          <w:sz w:val="22"/>
          <w:szCs w:val="22"/>
        </w:rPr>
        <w:t>nsequences of a given decision.</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77777777" w:rsidR="00C80369" w:rsidRPr="00940663" w:rsidRDefault="00577B65" w:rsidP="00C80369">
      <w:pPr>
        <w:rPr>
          <w:rFonts w:ascii="Helvetica" w:hAnsi="Helvetica"/>
          <w:i/>
          <w:sz w:val="22"/>
          <w:szCs w:val="22"/>
        </w:rPr>
      </w:pPr>
      <w:commentRangeStart w:id="38"/>
      <w:r w:rsidRPr="00940663">
        <w:rPr>
          <w:rFonts w:ascii="Helvetica" w:hAnsi="Helvetica"/>
          <w:i/>
          <w:sz w:val="22"/>
          <w:szCs w:val="22"/>
        </w:rPr>
        <w:t xml:space="preserve">Can </w:t>
      </w:r>
      <w:commentRangeEnd w:id="38"/>
      <w:r w:rsidR="004264FB">
        <w:rPr>
          <w:rStyle w:val="CommentReference"/>
        </w:rPr>
        <w:commentReference w:id="38"/>
      </w:r>
      <w:r w:rsidRPr="00940663">
        <w:rPr>
          <w:rFonts w:ascii="Helvetica" w:hAnsi="Helvetica"/>
          <w:i/>
          <w:sz w:val="22"/>
          <w:szCs w:val="22"/>
        </w:rPr>
        <w:t xml:space="preserve">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77777777"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Our simulation demonstrates the trade-off between monitoring cost and extraction benefit (NPV)</w:t>
      </w:r>
      <w:r w:rsidR="004C5771">
        <w:rPr>
          <w:rFonts w:ascii="Helvetica" w:hAnsi="Helvetica"/>
          <w:sz w:val="22"/>
          <w:szCs w:val="22"/>
        </w:rPr>
        <w:t xml:space="preserve"> in the presence of a biological tipping point</w:t>
      </w:r>
      <w:r w:rsidR="0050378A" w:rsidRPr="0027357B">
        <w:rPr>
          <w:rFonts w:ascii="Helvetica" w:hAnsi="Helvetica"/>
          <w:sz w:val="22"/>
          <w:szCs w:val="22"/>
        </w:rPr>
        <w:t xml:space="preserve">.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 xml:space="preserve">precision; however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975C99">
        <w:rPr>
          <w:rFonts w:ascii="Helvetica" w:hAnsi="Helvetica"/>
          <w:sz w:val="22"/>
          <w:szCs w:val="22"/>
        </w:rPr>
        <w:t>5</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more risky (an </w:t>
      </w:r>
      <w:r w:rsidR="0012059B" w:rsidRPr="009A6071">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approach may be an effective </w:t>
      </w:r>
      <w:r w:rsidR="007F159D" w:rsidRPr="0027357B">
        <w:rPr>
          <w:rFonts w:ascii="Helvetica" w:hAnsi="Helvetica"/>
          <w:sz w:val="22"/>
          <w:szCs w:val="22"/>
        </w:rPr>
        <w:t xml:space="preserve">approach that maintains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minimizes monitoring costs and risk of population </w:t>
      </w:r>
      <w:commentRangeStart w:id="39"/>
      <w:r w:rsidR="007F159D" w:rsidRPr="0027357B">
        <w:rPr>
          <w:rFonts w:ascii="Helvetica" w:hAnsi="Helvetica"/>
          <w:sz w:val="22"/>
          <w:szCs w:val="22"/>
        </w:rPr>
        <w:t>collapse</w:t>
      </w:r>
      <w:commentRangeEnd w:id="39"/>
      <w:r w:rsidR="00080D69">
        <w:rPr>
          <w:rStyle w:val="CommentReference"/>
        </w:rPr>
        <w:commentReference w:id="39"/>
      </w:r>
      <w:commentRangeStart w:id="40"/>
      <w:r w:rsidR="00741A2F">
        <w:rPr>
          <w:rFonts w:ascii="Helvetica" w:hAnsi="Helvetica"/>
          <w:sz w:val="22"/>
          <w:szCs w:val="22"/>
        </w:rPr>
        <w:t>.</w:t>
      </w:r>
      <w:commentRangeEnd w:id="40"/>
      <w:r w:rsidR="004C5771">
        <w:rPr>
          <w:rStyle w:val="CommentReference"/>
        </w:rPr>
        <w:commentReference w:id="40"/>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 xml:space="preserve">monitoring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6)</w:t>
      </w:r>
      <w:r w:rsidR="003B21C7">
        <w:rPr>
          <w:rFonts w:ascii="Helvetica" w:hAnsi="Helvetica"/>
          <w:sz w:val="22"/>
          <w:szCs w:val="22"/>
        </w:rPr>
        <w:t xml:space="preserve">. </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5ED8BC23" w14:textId="287EE9EC"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w:t>
      </w:r>
      <w:r w:rsidR="004C5771">
        <w:rPr>
          <w:rFonts w:ascii="Helvetica" w:hAnsi="Helvetica"/>
          <w:sz w:val="22"/>
          <w:szCs w:val="22"/>
        </w:rPr>
        <w:t>Or:</w:t>
      </w:r>
      <w:r w:rsidR="00400B8E">
        <w:rPr>
          <w:rFonts w:ascii="Helvetica" w:hAnsi="Helvetica"/>
          <w:sz w:val="22"/>
          <w:szCs w:val="22"/>
        </w:rPr>
        <w:t xml:space="preserve"> The</w:t>
      </w:r>
      <w:r w:rsidR="004C5771">
        <w:rPr>
          <w:rFonts w:ascii="Helvetica" w:hAnsi="Helvetica"/>
          <w:sz w:val="22"/>
          <w:szCs w:val="22"/>
        </w:rPr>
        <w:t xml:space="preserve"> monitoring </w:t>
      </w:r>
      <w:r w:rsidR="00400B8E">
        <w:rPr>
          <w:rFonts w:ascii="Helvetica" w:hAnsi="Helvetica"/>
          <w:sz w:val="22"/>
          <w:szCs w:val="22"/>
        </w:rPr>
        <w:t xml:space="preserve">of </w:t>
      </w:r>
      <w:r w:rsidR="004C5771">
        <w:rPr>
          <w:rFonts w:ascii="Helvetica" w:hAnsi="Helvetica"/>
          <w:sz w:val="22"/>
          <w:szCs w:val="22"/>
        </w:rPr>
        <w:t xml:space="preserve">natural resources is often limited by financial and logistical constraints. </w:t>
      </w:r>
      <w:r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Pr="00A21B6D">
        <w:rPr>
          <w:rFonts w:ascii="Helvetica" w:hAnsi="Helvetica"/>
          <w:sz w:val="22"/>
          <w:szCs w:val="22"/>
        </w:rPr>
        <w:t xml:space="preserve"> that not </w:t>
      </w:r>
      <w:r w:rsidR="00A65A95" w:rsidRPr="00A21B6D">
        <w:rPr>
          <w:rFonts w:ascii="Helvetica" w:hAnsi="Helvetica"/>
          <w:sz w:val="22"/>
          <w:szCs w:val="22"/>
        </w:rPr>
        <w:t xml:space="preserve">all </w:t>
      </w:r>
      <w:r w:rsidRPr="00A21B6D">
        <w:rPr>
          <w:rFonts w:ascii="Helvetica" w:hAnsi="Helvetica"/>
          <w:sz w:val="22"/>
          <w:szCs w:val="22"/>
        </w:rPr>
        <w:t>monitoring information is equally valuable</w:t>
      </w:r>
      <w:r w:rsidR="00400B8E">
        <w:rPr>
          <w:rFonts w:ascii="Helvetica" w:hAnsi="Helvetica"/>
          <w:sz w:val="22"/>
          <w:szCs w:val="22"/>
        </w:rPr>
        <w:t xml:space="preserve">. </w:t>
      </w:r>
      <w:r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Pr="00A21B6D">
        <w:rPr>
          <w:rFonts w:ascii="Helvetica" w:hAnsi="Helvetica" w:cs="Helvetica Neue"/>
          <w:sz w:val="22"/>
          <w:szCs w:val="22"/>
        </w:rPr>
        <w:t>as resource</w:t>
      </w:r>
      <w:r w:rsidR="00400B8E">
        <w:rPr>
          <w:rFonts w:ascii="Helvetica" w:hAnsi="Helvetica" w:cs="Helvetica Neue"/>
          <w:sz w:val="22"/>
          <w:szCs w:val="22"/>
        </w:rPr>
        <w:t>s</w:t>
      </w:r>
      <w:r w:rsidRPr="00A21B6D">
        <w:rPr>
          <w:rFonts w:ascii="Helvetica" w:hAnsi="Helvetica" w:cs="Helvetica Neue"/>
          <w:sz w:val="22"/>
          <w:szCs w:val="22"/>
        </w:rPr>
        <w:t xml:space="preserve"> </w:t>
      </w:r>
      <w:r w:rsidR="00400B8E" w:rsidRPr="00A21B6D">
        <w:rPr>
          <w:rFonts w:ascii="Helvetica" w:hAnsi="Helvetica" w:cs="Helvetica Neue"/>
          <w:sz w:val="22"/>
          <w:szCs w:val="22"/>
        </w:rPr>
        <w:t>become</w:t>
      </w:r>
      <w:r w:rsidR="00400B8E">
        <w:rPr>
          <w:rFonts w:ascii="Helvetica" w:hAnsi="Helvetica" w:cs="Helvetica Neue"/>
          <w:sz w:val="22"/>
          <w:szCs w:val="22"/>
        </w:rPr>
        <w:t xml:space="preserve"> increasingly </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r w:rsidRPr="00A21B6D">
        <w:rPr>
          <w:rFonts w:ascii="Helvetica" w:hAnsi="Helvetica" w:cs="Helvetica Neue"/>
          <w:sz w:val="22"/>
          <w:szCs w:val="22"/>
        </w:rPr>
        <w:t xml:space="preserve"> and approach</w:t>
      </w:r>
      <w:ins w:id="42" w:author="Adrian Stier" w:date="2015-12-12T16:55:00Z">
        <w:r w:rsidR="00DE2726">
          <w:rPr>
            <w:rFonts w:ascii="Helvetica" w:hAnsi="Helvetica" w:cs="Helvetica Neue"/>
            <w:sz w:val="22"/>
            <w:szCs w:val="22"/>
          </w:rPr>
          <w:t xml:space="preserve"> </w:t>
        </w:r>
      </w:ins>
      <w:r w:rsidR="004758C3" w:rsidRPr="00A21B6D">
        <w:rPr>
          <w:rFonts w:ascii="Helvetica" w:hAnsi="Helvetica" w:cs="Helvetica Neue"/>
          <w:sz w:val="22"/>
          <w:szCs w:val="22"/>
        </w:rPr>
        <w:t xml:space="preserve">biological </w:t>
      </w:r>
      <w:r w:rsidR="003E5486">
        <w:rPr>
          <w:rFonts w:ascii="Helvetica" w:hAnsi="Helvetica" w:cs="Helvetica Neue"/>
          <w:sz w:val="22"/>
          <w:szCs w:val="22"/>
        </w:rPr>
        <w:t xml:space="preserve"> or management </w:t>
      </w:r>
      <w:r w:rsidR="004758C3" w:rsidRPr="00A21B6D">
        <w:rPr>
          <w:rFonts w:ascii="Helvetica" w:hAnsi="Helvetica" w:cs="Helvetica Neue"/>
          <w:sz w:val="22"/>
          <w:szCs w:val="22"/>
        </w:rPr>
        <w:t>threshold</w:t>
      </w:r>
      <w:r w:rsidR="00B20B34">
        <w:rPr>
          <w:rFonts w:ascii="Helvetica" w:hAnsi="Helvetica" w:cs="Helvetica Neue"/>
          <w:sz w:val="22"/>
          <w:szCs w:val="22"/>
        </w:rPr>
        <w:t>s, the value of monitoring information 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433F41" w:rsidRPr="00005901">
        <w:rPr>
          <w:rFonts w:ascii="Helvetica" w:hAnsi="Helvetica" w:cs="Helvetica Neue"/>
          <w:sz w:val="22"/>
          <w:szCs w:val="22"/>
        </w:rPr>
        <w:t xml:space="preserve">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an increase or decrease </w:t>
      </w:r>
      <w:r w:rsidR="005355A0">
        <w:rPr>
          <w:rFonts w:ascii="Helvetica" w:hAnsi="Helvetica" w:cs="Helvetica Neue"/>
          <w:sz w:val="22"/>
          <w:szCs w:val="22"/>
        </w:rPr>
        <w:t xml:space="preserve">in </w:t>
      </w:r>
      <w:r w:rsidR="002A360C" w:rsidRPr="00005901">
        <w:rPr>
          <w:rFonts w:ascii="Helvetica" w:hAnsi="Helvetica" w:cs="Helvetica Neue"/>
          <w:sz w:val="22"/>
          <w:szCs w:val="22"/>
        </w:rPr>
        <w:t xml:space="preserve">monitoring </w:t>
      </w:r>
      <w:r w:rsidR="0064319D">
        <w:rPr>
          <w:rFonts w:ascii="Helvetica" w:hAnsi="Helvetica" w:cs="Helvetica Neue"/>
          <w:sz w:val="22"/>
          <w:szCs w:val="22"/>
        </w:rPr>
        <w:t xml:space="preserve">effort </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 xml:space="preserve">the value of information into monitoring </w:t>
      </w:r>
      <w:r w:rsidR="005532C6">
        <w:rPr>
          <w:rFonts w:ascii="Helvetica" w:hAnsi="Helvetica"/>
          <w:sz w:val="22"/>
          <w:szCs w:val="22"/>
        </w:rPr>
        <w:t xml:space="preserve">and management </w:t>
      </w:r>
      <w:r w:rsidR="00E3695A" w:rsidRPr="00F351F1">
        <w:rPr>
          <w:rFonts w:ascii="Helvetica" w:hAnsi="Helvetica"/>
          <w:sz w:val="22"/>
          <w:szCs w:val="22"/>
        </w:rPr>
        <w:t>decisions</w:t>
      </w:r>
      <w:r w:rsidR="005355A0">
        <w:rPr>
          <w:rFonts w:ascii="Helvetica" w:hAnsi="Helvetica"/>
          <w:sz w:val="22"/>
          <w:szCs w:val="22"/>
        </w:rPr>
        <w:t>,</w:t>
      </w:r>
      <w:r w:rsidR="00E3695A" w:rsidRPr="00F351F1">
        <w:rPr>
          <w:rFonts w:ascii="Helvetica" w:hAnsi="Helvetica"/>
          <w:sz w:val="22"/>
          <w:szCs w:val="22"/>
        </w:rPr>
        <w:t xml:space="preserve"> including identifying the location of tipping points, aligning 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w:t>
      </w:r>
      <w:r w:rsidR="0064319D">
        <w:rPr>
          <w:rFonts w:ascii="Helvetica" w:hAnsi="Helvetica"/>
          <w:sz w:val="22"/>
          <w:szCs w:val="22"/>
        </w:rPr>
        <w:t>and accounting for variability in the risk stakeholders are willing to accept.</w:t>
      </w:r>
    </w:p>
    <w:p w14:paraId="3BB6709E" w14:textId="27E0C832" w:rsidR="00681D63" w:rsidRPr="00940663" w:rsidRDefault="00681D63" w:rsidP="00A96D69">
      <w:pPr>
        <w:ind w:firstLine="720"/>
        <w:rPr>
          <w:rFonts w:ascii="Helvetica" w:hAnsi="Helvetica"/>
          <w:sz w:val="22"/>
          <w:szCs w:val="22"/>
        </w:rPr>
      </w:pPr>
      <w:r w:rsidRPr="009A32AC">
        <w:rPr>
          <w:rFonts w:ascii="Helvetica" w:hAnsi="Helvetica"/>
          <w:sz w:val="22"/>
          <w:szCs w:val="22"/>
        </w:rPr>
        <w:t xml:space="preserve">Our model is heuristic in its evaluation of monitoring value in the presence of biological </w:t>
      </w:r>
      <w:r w:rsidR="003E5486">
        <w:rPr>
          <w:rFonts w:ascii="Helvetica" w:hAnsi="Helvetica"/>
          <w:sz w:val="22"/>
          <w:szCs w:val="22"/>
        </w:rPr>
        <w:t xml:space="preserve"> and management threshold</w:t>
      </w:r>
      <w:r w:rsidR="00097935">
        <w:rPr>
          <w:rFonts w:ascii="Helvetica" w:hAnsi="Helvetica"/>
          <w:sz w:val="22"/>
          <w:szCs w:val="22"/>
        </w:rPr>
        <w:t>s</w:t>
      </w:r>
      <w:r w:rsidRPr="009A32AC">
        <w:rPr>
          <w:rFonts w:ascii="Helvetica" w:hAnsi="Helvetica"/>
          <w:sz w:val="22"/>
          <w:szCs w:val="22"/>
        </w:rPr>
        <w:t>. However, decision makers are rarely fortunate enough to have perfect knowledge of biological thresholds until after the threshold has been crossed</w:t>
      </w:r>
      <w:r w:rsidR="00EE0FF8" w:rsidRPr="00EE0FF8">
        <w:t xml:space="preserve"> </w:t>
      </w:r>
      <w:r w:rsidR="006C170D">
        <w:rPr>
          <w:rFonts w:ascii="Helvetica" w:hAnsi="Helvetica"/>
          <w:sz w:val="22"/>
          <w:szCs w:val="22"/>
        </w:rPr>
        <w:fldChar w:fldCharType="begin"/>
      </w:r>
      <w:r w:rsidR="00DF0B7F">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6C170D">
        <w:rPr>
          <w:rFonts w:ascii="Helvetica" w:hAnsi="Helvetica"/>
          <w:sz w:val="22"/>
          <w:szCs w:val="22"/>
        </w:rPr>
        <w:fldChar w:fldCharType="separate"/>
      </w:r>
      <w:r w:rsidR="00DF0B7F">
        <w:rPr>
          <w:rFonts w:ascii="Helvetica" w:hAnsi="Helvetica"/>
          <w:noProof/>
          <w:sz w:val="22"/>
          <w:szCs w:val="22"/>
        </w:rPr>
        <w:t>(Ludwig</w:t>
      </w:r>
      <w:r w:rsidR="00DF0B7F" w:rsidRPr="00DF0B7F">
        <w:rPr>
          <w:rFonts w:ascii="Helvetica" w:hAnsi="Helvetica"/>
          <w:i/>
          <w:noProof/>
          <w:sz w:val="22"/>
          <w:szCs w:val="22"/>
        </w:rPr>
        <w:t xml:space="preserve"> et </w:t>
      </w:r>
      <w:r w:rsidR="00DF0B7F" w:rsidRPr="00DF0B7F">
        <w:rPr>
          <w:rFonts w:ascii="Helvetica" w:hAnsi="Helvetica"/>
          <w:i/>
          <w:noProof/>
          <w:sz w:val="22"/>
          <w:szCs w:val="22"/>
        </w:rPr>
        <w:lastRenderedPageBreak/>
        <w:t>al.</w:t>
      </w:r>
      <w:r w:rsidR="00DF0B7F">
        <w:rPr>
          <w:rFonts w:ascii="Helvetica" w:hAnsi="Helvetica"/>
          <w:noProof/>
          <w:sz w:val="22"/>
          <w:szCs w:val="22"/>
        </w:rPr>
        <w:t xml:space="preserve"> 1993)</w:t>
      </w:r>
      <w:r w:rsidR="006C170D">
        <w:rPr>
          <w:rFonts w:ascii="Helvetica" w:hAnsi="Helvetica"/>
          <w:sz w:val="22"/>
          <w:szCs w:val="22"/>
        </w:rPr>
        <w:fldChar w:fldCharType="end"/>
      </w:r>
      <w:r w:rsidRPr="009A32AC">
        <w:rPr>
          <w:rFonts w:ascii="Helvetica" w:hAnsi="Helvetica"/>
          <w:sz w:val="22"/>
          <w:szCs w:val="22"/>
        </w:rPr>
        <w:t>.</w:t>
      </w:r>
      <w:r w:rsidR="00B219B9">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006C170D"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 </w:instrText>
      </w:r>
      <w:r w:rsidR="006C170D"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EN.CITE.DATA </w:instrText>
      </w:r>
      <w:r w:rsidR="006C170D" w:rsidRPr="005516A9">
        <w:rPr>
          <w:rFonts w:ascii="Helvetica" w:hAnsi="Helvetica"/>
          <w:sz w:val="22"/>
          <w:szCs w:val="22"/>
        </w:rPr>
      </w:r>
      <w:r w:rsidR="006C170D" w:rsidRPr="005516A9">
        <w:rPr>
          <w:rFonts w:ascii="Helvetica" w:hAnsi="Helvetica"/>
          <w:sz w:val="22"/>
          <w:szCs w:val="22"/>
        </w:rPr>
        <w:fldChar w:fldCharType="end"/>
      </w:r>
      <w:r w:rsidR="006C170D" w:rsidRPr="005516A9">
        <w:rPr>
          <w:rFonts w:ascii="Helvetica" w:hAnsi="Helvetica"/>
          <w:sz w:val="22"/>
          <w:szCs w:val="22"/>
        </w:rPr>
      </w:r>
      <w:r w:rsidR="006C170D" w:rsidRPr="005516A9">
        <w:rPr>
          <w:rFonts w:ascii="Helvetica" w:hAnsi="Helvetica"/>
          <w:sz w:val="22"/>
          <w:szCs w:val="22"/>
        </w:rPr>
        <w:fldChar w:fldCharType="separate"/>
      </w:r>
      <w:r w:rsidR="005516A9" w:rsidRPr="005516A9">
        <w:rPr>
          <w:rFonts w:ascii="Helvetica" w:hAnsi="Helvetica"/>
          <w:noProof/>
          <w:sz w:val="22"/>
          <w:szCs w:val="22"/>
        </w:rPr>
        <w:t>(Doak</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2008; Selkoe</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2015)</w:t>
      </w:r>
      <w:r w:rsidR="006C170D"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sidR="005355A0">
        <w:rPr>
          <w:rFonts w:ascii="Helvetica" w:hAnsi="Helvetica"/>
          <w:sz w:val="22"/>
          <w:szCs w:val="22"/>
        </w:rPr>
        <w:t>,</w:t>
      </w:r>
      <w:r w:rsidRPr="005516A9">
        <w:rPr>
          <w:rFonts w:ascii="Helvetica" w:hAnsi="Helvetica"/>
          <w:sz w:val="22"/>
          <w:szCs w:val="22"/>
        </w:rPr>
        <w:t xml:space="preserve"> particularly in the face of global change, where the strength and location of th</w:t>
      </w:r>
      <w:r w:rsidR="00493E2E" w:rsidRPr="005516A9">
        <w:rPr>
          <w:rFonts w:ascii="Helvetica" w:hAnsi="Helvetica"/>
          <w:sz w:val="22"/>
          <w:szCs w:val="22"/>
        </w:rPr>
        <w:t>resholds may well change.</w:t>
      </w:r>
      <w:r w:rsidR="00A96D69" w:rsidRPr="005516A9">
        <w:rPr>
          <w:rFonts w:ascii="Helvetica" w:hAnsi="Helvetica"/>
          <w:sz w:val="22"/>
          <w:szCs w:val="22"/>
        </w:rPr>
        <w:t xml:space="preserve"> </w:t>
      </w:r>
      <w:r w:rsidRPr="005516A9">
        <w:rPr>
          <w:rFonts w:ascii="Helvetica" w:hAnsi="Helvetica"/>
          <w:sz w:val="22"/>
          <w:szCs w:val="22"/>
        </w:rPr>
        <w:t>We do not address process uncertainty (e.g.</w:t>
      </w:r>
      <w:r w:rsidR="00A66D61">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006C170D" w:rsidRPr="005516A9">
        <w:rPr>
          <w:rFonts w:ascii="Helvetica" w:hAnsi="Helvetica"/>
          <w:sz w:val="22"/>
          <w:szCs w:val="22"/>
        </w:rPr>
        <w:fldChar w:fldCharType="begin"/>
      </w:r>
      <w:r w:rsidR="001F41EF">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6C170D"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006C170D"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006C170D"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6C170D" w:rsidRPr="00A96D69">
        <w:rPr>
          <w:rFonts w:ascii="Helvetica" w:hAnsi="Helvetica"/>
          <w:sz w:val="22"/>
          <w:szCs w:val="22"/>
        </w:rPr>
        <w:fldChar w:fldCharType="separate"/>
      </w:r>
      <w:r w:rsidRPr="00A96D69">
        <w:rPr>
          <w:rFonts w:ascii="Helvetica" w:hAnsi="Helvetica"/>
          <w:noProof/>
          <w:sz w:val="22"/>
          <w:szCs w:val="22"/>
        </w:rPr>
        <w:t>(2015)</w:t>
      </w:r>
      <w:r w:rsidR="006C170D"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006C170D"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6C170D" w:rsidRPr="00A96D69">
        <w:rPr>
          <w:rFonts w:ascii="Helvetica" w:hAnsi="Helvetica"/>
          <w:sz w:val="22"/>
          <w:szCs w:val="22"/>
        </w:rPr>
        <w:fldChar w:fldCharType="separate"/>
      </w:r>
      <w:r w:rsidRPr="00A96D69">
        <w:rPr>
          <w:rFonts w:ascii="Helvetica" w:hAnsi="Helvetica"/>
          <w:noProof/>
          <w:sz w:val="22"/>
          <w:szCs w:val="22"/>
        </w:rPr>
        <w:t>(Mangel 2000)</w:t>
      </w:r>
      <w:r w:rsidR="006C170D" w:rsidRPr="00A96D69">
        <w:rPr>
          <w:rFonts w:ascii="Helvetica" w:hAnsi="Helvetica"/>
          <w:sz w:val="22"/>
          <w:szCs w:val="22"/>
        </w:rPr>
        <w:fldChar w:fldCharType="end"/>
      </w:r>
      <w:r w:rsidRPr="00A96D69">
        <w:rPr>
          <w:rFonts w:ascii="Helvetica" w:hAnsi="Helvetica"/>
          <w:sz w:val="22"/>
          <w:szCs w:val="22"/>
        </w:rPr>
        <w:t xml:space="preserve">. </w:t>
      </w:r>
      <w:r w:rsidR="0047766C">
        <w:rPr>
          <w:rFonts w:ascii="Helvetica" w:hAnsi="Helvetica"/>
          <w:sz w:val="22"/>
          <w:szCs w:val="22"/>
        </w:rPr>
        <w:t xml:space="preserve">When it comes to management and conservation, there </w:t>
      </w:r>
      <w:r w:rsidR="00042E40">
        <w:rPr>
          <w:rFonts w:ascii="Helvetica" w:hAnsi="Helvetica"/>
          <w:sz w:val="22"/>
          <w:szCs w:val="22"/>
        </w:rPr>
        <w:t xml:space="preserve">are </w:t>
      </w:r>
      <w:r w:rsidR="0047766C">
        <w:rPr>
          <w:rFonts w:ascii="Helvetica" w:hAnsi="Helvetica"/>
          <w:sz w:val="22"/>
          <w:szCs w:val="22"/>
        </w:rPr>
        <w:t xml:space="preserve">clear </w:t>
      </w:r>
      <w:r w:rsidR="00097935">
        <w:rPr>
          <w:rFonts w:ascii="Helvetica" w:hAnsi="Helvetica"/>
          <w:sz w:val="22"/>
          <w:szCs w:val="22"/>
        </w:rPr>
        <w:t>opportunities</w:t>
      </w:r>
      <w:r w:rsidR="00042E40">
        <w:rPr>
          <w:rFonts w:ascii="Helvetica" w:hAnsi="Helvetica"/>
          <w:sz w:val="22"/>
          <w:szCs w:val="22"/>
        </w:rPr>
        <w:t xml:space="preserve"> t</w:t>
      </w:r>
      <w:r w:rsidR="0047766C">
        <w:rPr>
          <w:rFonts w:ascii="Helvetica" w:hAnsi="Helvetica"/>
          <w:sz w:val="22"/>
          <w:szCs w:val="22"/>
        </w:rPr>
        <w:t xml:space="preserve">o better incorporate tipping points into </w:t>
      </w:r>
      <w:r w:rsidR="000D6496">
        <w:rPr>
          <w:rFonts w:ascii="Helvetica" w:hAnsi="Helvetica"/>
          <w:sz w:val="22"/>
          <w:szCs w:val="22"/>
        </w:rPr>
        <w:t xml:space="preserve">policy and management surrounding conservation and natural resource harvest </w:t>
      </w:r>
      <w:r w:rsidR="006C170D">
        <w:rPr>
          <w:rFonts w:ascii="Helvetica" w:hAnsi="Helvetica" w:cs="Times New Roman"/>
          <w:iCs/>
          <w:sz w:val="22"/>
          <w:szCs w:val="22"/>
        </w:rPr>
        <w:fldChar w:fldCharType="begin"/>
      </w:r>
      <w:r w:rsidR="00505970">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sidR="006C170D">
        <w:rPr>
          <w:rFonts w:ascii="Helvetica" w:hAnsi="Helvetica" w:cs="Times New Roman"/>
          <w:iCs/>
          <w:sz w:val="22"/>
          <w:szCs w:val="22"/>
        </w:rPr>
        <w:fldChar w:fldCharType="separate"/>
      </w:r>
      <w:r w:rsidR="00505970">
        <w:rPr>
          <w:rFonts w:ascii="Helvetica" w:hAnsi="Helvetica" w:cs="Times New Roman"/>
          <w:iCs/>
          <w:noProof/>
          <w:sz w:val="22"/>
          <w:szCs w:val="22"/>
        </w:rPr>
        <w:t>(Lindenmayer</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2013; Kelly</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2015)</w:t>
      </w:r>
      <w:r w:rsidR="006C170D">
        <w:rPr>
          <w:rFonts w:ascii="Helvetica" w:hAnsi="Helvetica" w:cs="Times New Roman"/>
          <w:iCs/>
          <w:sz w:val="22"/>
          <w:szCs w:val="22"/>
        </w:rPr>
        <w:fldChar w:fldCharType="end"/>
      </w:r>
      <w:r w:rsidR="006C6C63">
        <w:rPr>
          <w:rFonts w:ascii="Helvetica" w:hAnsi="Helvetica"/>
          <w:sz w:val="22"/>
          <w:szCs w:val="22"/>
        </w:rPr>
        <w:t>. Better t</w:t>
      </w:r>
      <w:r w:rsidRPr="00940663">
        <w:rPr>
          <w:rFonts w:ascii="Helvetica" w:hAnsi="Helvetica"/>
          <w:sz w:val="22"/>
          <w:szCs w:val="22"/>
        </w:rPr>
        <w:t>hreshold management</w:t>
      </w:r>
      <w:r w:rsidR="006C6C63">
        <w:rPr>
          <w:rFonts w:ascii="Helvetica" w:hAnsi="Helvetica"/>
          <w:sz w:val="22"/>
          <w:szCs w:val="22"/>
        </w:rPr>
        <w:t>,</w:t>
      </w:r>
      <w:r w:rsidRPr="00940663">
        <w:rPr>
          <w:rFonts w:ascii="Helvetica" w:hAnsi="Helvetica"/>
          <w:sz w:val="22"/>
          <w:szCs w:val="22"/>
        </w:rPr>
        <w:t xml:space="preserve"> such as through the use of moderate harvest thresholds or precautionary buffers</w:t>
      </w:r>
      <w:r w:rsidR="00A66D61">
        <w:rPr>
          <w:rFonts w:ascii="Helvetica" w:hAnsi="Helvetica"/>
          <w:sz w:val="22"/>
          <w:szCs w:val="22"/>
        </w:rPr>
        <w:t>,</w:t>
      </w:r>
      <w:r w:rsidRPr="00940663">
        <w:rPr>
          <w:rFonts w:ascii="Helvetica" w:hAnsi="Helvetica"/>
          <w:sz w:val="22"/>
          <w:szCs w:val="22"/>
        </w:rPr>
        <w:t xml:space="preserve"> as proposed above</w:t>
      </w:r>
      <w:r w:rsidR="00A66D61">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610B386F" w14:textId="4A156F8F"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w:t>
      </w:r>
      <w:r w:rsidR="00366FC8">
        <w:rPr>
          <w:rFonts w:ascii="Helvetica" w:hAnsi="Helvetica"/>
          <w:sz w:val="22"/>
          <w:szCs w:val="22"/>
        </w:rPr>
        <w:t xml:space="preserve">a biological </w:t>
      </w:r>
      <w:r w:rsidR="00C97E23">
        <w:rPr>
          <w:rFonts w:ascii="Helvetica" w:hAnsi="Helvetica"/>
          <w:sz w:val="22"/>
          <w:szCs w:val="22"/>
        </w:rPr>
        <w:t xml:space="preserve">tipping point </w:t>
      </w:r>
      <w:r w:rsidR="00C6399E">
        <w:rPr>
          <w:rFonts w:ascii="Helvetica" w:hAnsi="Helvetica"/>
          <w:sz w:val="22"/>
          <w:szCs w:val="22"/>
        </w:rPr>
        <w:t>may be difficult given the limited number of places where adaptive management is currently employed. Therefore, seeking economically viable solutions that promote sustainable resource management while maximiz</w:t>
      </w:r>
      <w:r w:rsidR="00A66D61">
        <w:rPr>
          <w:rFonts w:ascii="Helvetica" w:hAnsi="Helvetica"/>
          <w:sz w:val="22"/>
          <w:szCs w:val="22"/>
        </w:rPr>
        <w:t>ing</w:t>
      </w:r>
      <w:r w:rsidR="00C6399E">
        <w:rPr>
          <w:rFonts w:ascii="Helvetica" w:hAnsi="Helvetica"/>
          <w:sz w:val="22"/>
          <w:szCs w:val="22"/>
        </w:rPr>
        <w:t xml:space="preserve">  ecosystem and </w:t>
      </w:r>
      <w:commentRangeStart w:id="43"/>
      <w:r w:rsidR="00C6399E">
        <w:rPr>
          <w:rFonts w:ascii="Helvetica" w:hAnsi="Helvetica"/>
          <w:sz w:val="22"/>
          <w:szCs w:val="22"/>
        </w:rPr>
        <w:t>cultural services</w:t>
      </w:r>
      <w:commentRangeEnd w:id="43"/>
      <w:r w:rsidR="00366FC8">
        <w:rPr>
          <w:rStyle w:val="CommentReference"/>
        </w:rPr>
        <w:commentReference w:id="43"/>
      </w:r>
      <w:r w:rsidR="00C6399E">
        <w:rPr>
          <w:rFonts w:ascii="Helvetica" w:hAnsi="Helvetica"/>
          <w:sz w:val="22"/>
          <w:szCs w:val="22"/>
        </w:rPr>
        <w:t xml:space="preserve">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w:t>
      </w:r>
      <w:r w:rsidR="00E31CE8">
        <w:rPr>
          <w:rFonts w:ascii="Helvetica" w:hAnsi="Helvetica"/>
          <w:sz w:val="22"/>
          <w:szCs w:val="22"/>
        </w:rPr>
        <w:t xml:space="preserve">the </w:t>
      </w:r>
      <w:r w:rsidR="00A67434">
        <w:rPr>
          <w:rFonts w:ascii="Helvetica" w:hAnsi="Helvetica"/>
          <w:sz w:val="22"/>
          <w:szCs w:val="22"/>
        </w:rPr>
        <w:t xml:space="preserve">industry or </w:t>
      </w:r>
      <w:r w:rsidR="00E31CE8">
        <w:rPr>
          <w:rFonts w:ascii="Helvetica" w:hAnsi="Helvetica"/>
          <w:sz w:val="22"/>
          <w:szCs w:val="22"/>
        </w:rPr>
        <w:t xml:space="preserve">government </w:t>
      </w:r>
      <w:r w:rsidR="00A67434">
        <w:rPr>
          <w:rFonts w:ascii="Helvetica" w:hAnsi="Helvetica"/>
          <w:sz w:val="22"/>
          <w:szCs w:val="22"/>
        </w:rPr>
        <w:t xml:space="preserve">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341E3B">
        <w:rPr>
          <w:rFonts w:ascii="Helvetica" w:hAnsi="Helvetica"/>
          <w:sz w:val="22"/>
          <w:szCs w:val="22"/>
        </w:rPr>
        <w:t xml:space="preserve">may </w:t>
      </w:r>
      <w:r w:rsidR="00486C18">
        <w:rPr>
          <w:rFonts w:ascii="Helvetica" w:hAnsi="Helvetica"/>
          <w:sz w:val="22"/>
          <w:szCs w:val="22"/>
        </w:rPr>
        <w:t>only</w:t>
      </w:r>
      <w:r w:rsidR="004A52C8">
        <w:rPr>
          <w:rFonts w:ascii="Helvetica" w:hAnsi="Helvetica"/>
          <w:sz w:val="22"/>
          <w:szCs w:val="22"/>
        </w:rPr>
        <w:t xml:space="preserve"> </w:t>
      </w:r>
      <w:r w:rsidR="00341E3B">
        <w:rPr>
          <w:rFonts w:ascii="Helvetica" w:hAnsi="Helvetica"/>
          <w:sz w:val="22"/>
          <w:szCs w:val="22"/>
        </w:rPr>
        <w:t xml:space="preserve">be </w:t>
      </w:r>
      <w:commentRangeStart w:id="44"/>
      <w:r w:rsidR="004A52C8">
        <w:rPr>
          <w:rFonts w:ascii="Helvetica" w:hAnsi="Helvetica"/>
          <w:sz w:val="22"/>
          <w:szCs w:val="22"/>
        </w:rPr>
        <w:t xml:space="preserve">incentivized to pay for monitoring </w:t>
      </w:r>
      <w:r w:rsidR="00194FF6">
        <w:rPr>
          <w:rFonts w:ascii="Helvetica" w:hAnsi="Helvetica"/>
          <w:sz w:val="22"/>
          <w:szCs w:val="22"/>
        </w:rPr>
        <w:t>when the system is healthy</w:t>
      </w:r>
      <w:commentRangeEnd w:id="44"/>
      <w:r w:rsidR="00A66D61">
        <w:rPr>
          <w:rStyle w:val="CommentReference"/>
        </w:rPr>
        <w:commentReference w:id="44"/>
      </w:r>
      <w:r w:rsidR="004F2DF7">
        <w:rPr>
          <w:rFonts w:ascii="Helvetica" w:hAnsi="Helvetica"/>
          <w:sz w:val="22"/>
          <w:szCs w:val="22"/>
        </w:rPr>
        <w:t xml:space="preserve"> </w:t>
      </w:r>
      <w:commentRangeStart w:id="45"/>
      <w:r w:rsidR="004F2DF7">
        <w:rPr>
          <w:rFonts w:ascii="Helvetica" w:hAnsi="Helvetica"/>
          <w:sz w:val="22"/>
          <w:szCs w:val="22"/>
        </w:rPr>
        <w:t>a</w:t>
      </w:r>
      <w:commentRangeEnd w:id="45"/>
      <w:r w:rsidR="003F3080">
        <w:rPr>
          <w:rStyle w:val="CommentReference"/>
        </w:rPr>
        <w:commentReference w:id="45"/>
      </w:r>
      <w:r w:rsidR="004F2DF7">
        <w:rPr>
          <w:rFonts w:ascii="Helvetica" w:hAnsi="Helvetica"/>
          <w:sz w:val="22"/>
          <w:szCs w:val="22"/>
        </w:rPr>
        <w:t>nd producing large earnings</w:t>
      </w:r>
      <w:r w:rsidR="00194FF6">
        <w:rPr>
          <w:rFonts w:ascii="Helvetica" w:hAnsi="Helvetica"/>
          <w:sz w:val="22"/>
          <w:szCs w:val="22"/>
        </w:rPr>
        <w:t xml:space="preserve">. In </w:t>
      </w:r>
      <w:commentRangeStart w:id="46"/>
      <w:r w:rsidR="00194FF6">
        <w:rPr>
          <w:rFonts w:ascii="Helvetica" w:hAnsi="Helvetica"/>
          <w:sz w:val="22"/>
          <w:szCs w:val="22"/>
        </w:rPr>
        <w:t>contrast</w:t>
      </w:r>
      <w:commentRangeEnd w:id="46"/>
      <w:r w:rsidR="00F46399">
        <w:rPr>
          <w:rStyle w:val="CommentReference"/>
        </w:rPr>
        <w:commentReference w:id="46"/>
      </w:r>
      <w:r w:rsidR="00194FF6">
        <w:rPr>
          <w:rFonts w:ascii="Helvetica" w:hAnsi="Helvetica"/>
          <w:sz w:val="22"/>
          <w:szCs w:val="22"/>
        </w:rPr>
        <w:t xml:space="preserve">, </w:t>
      </w:r>
      <w:r w:rsidR="00E31CE8">
        <w:rPr>
          <w:rFonts w:ascii="Helvetica" w:hAnsi="Helvetica"/>
          <w:sz w:val="22"/>
          <w:szCs w:val="22"/>
        </w:rPr>
        <w:t xml:space="preserve">government </w:t>
      </w:r>
      <w:r w:rsidR="00194FF6">
        <w:rPr>
          <w:rFonts w:ascii="Helvetica" w:hAnsi="Helvetica"/>
          <w:sz w:val="22"/>
          <w:szCs w:val="22"/>
        </w:rPr>
        <w:t xml:space="preserve">agencies are incentivized to keep the system healthy but </w:t>
      </w:r>
      <w:r w:rsidR="00E31CE8">
        <w:rPr>
          <w:rFonts w:ascii="Helvetica" w:hAnsi="Helvetica"/>
          <w:sz w:val="22"/>
          <w:szCs w:val="22"/>
        </w:rPr>
        <w:t xml:space="preserve">to </w:t>
      </w:r>
      <w:r w:rsidR="00194FF6">
        <w:rPr>
          <w:rFonts w:ascii="Helvetica" w:hAnsi="Helvetica"/>
          <w:sz w:val="22"/>
          <w:szCs w:val="22"/>
        </w:rPr>
        <w:t xml:space="preserve">minimize costs to taxpayers. This </w:t>
      </w:r>
      <w:r w:rsidR="003C60B7">
        <w:rPr>
          <w:rFonts w:ascii="Helvetica" w:hAnsi="Helvetica"/>
          <w:sz w:val="22"/>
          <w:szCs w:val="22"/>
        </w:rPr>
        <w:t xml:space="preserve">asymmetry </w:t>
      </w:r>
      <w:r w:rsidR="00194FF6">
        <w:rPr>
          <w:rFonts w:ascii="Helvetica" w:hAnsi="Helvetica"/>
          <w:sz w:val="22"/>
          <w:szCs w:val="22"/>
        </w:rPr>
        <w:t xml:space="preserve"> in </w:t>
      </w:r>
      <w:r w:rsidR="00374F31">
        <w:rPr>
          <w:rFonts w:ascii="Helvetica" w:hAnsi="Helvetica"/>
          <w:sz w:val="22"/>
          <w:szCs w:val="22"/>
        </w:rPr>
        <w:t>incentives</w:t>
      </w:r>
      <w:r w:rsidR="00194FF6">
        <w:rPr>
          <w:rFonts w:ascii="Helvetica" w:hAnsi="Helvetica"/>
          <w:sz w:val="22"/>
          <w:szCs w:val="22"/>
        </w:rPr>
        <w:t xml:space="preserve"> </w:t>
      </w:r>
      <w:r w:rsidR="003C60B7">
        <w:rPr>
          <w:rFonts w:ascii="Helvetica" w:hAnsi="Helvetica"/>
          <w:sz w:val="22"/>
          <w:szCs w:val="22"/>
        </w:rPr>
        <w:t xml:space="preserve">poses a challenge </w:t>
      </w:r>
      <w:r w:rsidR="00194FF6">
        <w:rPr>
          <w:rFonts w:ascii="Helvetica" w:hAnsi="Helvetica"/>
          <w:sz w:val="22"/>
          <w:szCs w:val="22"/>
        </w:rPr>
        <w:t xml:space="preserve"> because agencies often have limited resources to provide high precision monitoring, while </w:t>
      </w:r>
      <w:r w:rsidR="00CE20E8">
        <w:rPr>
          <w:rFonts w:ascii="Helvetica" w:hAnsi="Helvetica"/>
          <w:sz w:val="22"/>
          <w:szCs w:val="22"/>
        </w:rPr>
        <w:t xml:space="preserve">the </w:t>
      </w:r>
      <w:r w:rsidR="00194FF6">
        <w:rPr>
          <w:rFonts w:ascii="Helvetica" w:hAnsi="Helvetica"/>
          <w:sz w:val="22"/>
          <w:szCs w:val="22"/>
        </w:rPr>
        <w:t xml:space="preserve">industry is </w:t>
      </w:r>
      <w:r w:rsidR="00CE20E8">
        <w:rPr>
          <w:rFonts w:ascii="Helvetica" w:hAnsi="Helvetica"/>
          <w:sz w:val="22"/>
          <w:szCs w:val="22"/>
        </w:rPr>
        <w:t xml:space="preserve">often </w:t>
      </w:r>
      <w:r w:rsidR="00163E3E">
        <w:rPr>
          <w:rFonts w:ascii="Helvetica" w:hAnsi="Helvetica"/>
          <w:sz w:val="22"/>
          <w:szCs w:val="22"/>
        </w:rPr>
        <w:t>incentivized to harvest as m</w:t>
      </w:r>
      <w:r w:rsidR="005C14D0">
        <w:rPr>
          <w:rFonts w:ascii="Helvetica" w:hAnsi="Helvetica"/>
          <w:sz w:val="22"/>
          <w:szCs w:val="22"/>
        </w:rPr>
        <w:t xml:space="preserve">uch of the resource </w:t>
      </w:r>
      <w:r w:rsidR="00163E3E">
        <w:rPr>
          <w:rFonts w:ascii="Helvetica" w:hAnsi="Helvetica"/>
          <w:sz w:val="22"/>
          <w:szCs w:val="22"/>
        </w:rPr>
        <w:t xml:space="preserve"> as possible at the lowest cost. </w:t>
      </w:r>
    </w:p>
    <w:p w14:paraId="0680EEC4" w14:textId="066291D8" w:rsidR="00C55CC4" w:rsidRDefault="006235E3" w:rsidP="00C55CC4">
      <w:pPr>
        <w:rPr>
          <w:rFonts w:ascii="Helvetica" w:hAnsi="Helvetica" w:cs="Helvetica Neue"/>
          <w:sz w:val="22"/>
          <w:szCs w:val="22"/>
        </w:rPr>
      </w:pPr>
      <w:r>
        <w:rPr>
          <w:rFonts w:ascii="Helvetica" w:hAnsi="Helvetica"/>
          <w:sz w:val="22"/>
          <w:szCs w:val="22"/>
        </w:rPr>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 xml:space="preserve">in placing the burden of monitoring costs on </w:t>
      </w:r>
      <w:r w:rsidR="00141577">
        <w:rPr>
          <w:rFonts w:ascii="Helvetica" w:hAnsi="Helvetica"/>
          <w:sz w:val="22"/>
          <w:szCs w:val="22"/>
        </w:rPr>
        <w:t xml:space="preserve">the </w:t>
      </w:r>
      <w:r w:rsidR="007B24BD">
        <w:rPr>
          <w:rFonts w:ascii="Helvetica" w:hAnsi="Helvetica"/>
          <w:sz w:val="22"/>
          <w:szCs w:val="22"/>
        </w:rPr>
        <w:t>industry</w:t>
      </w:r>
      <w:r w:rsidR="00141577">
        <w:rPr>
          <w:rFonts w:ascii="Helvetica" w:hAnsi="Helvetica"/>
          <w:sz w:val="22"/>
          <w:szCs w:val="22"/>
        </w:rPr>
        <w:t xml:space="preserve"> versus the government</w:t>
      </w:r>
      <w:r w:rsidR="007B24BD">
        <w:rPr>
          <w:rFonts w:ascii="Helvetica" w:hAnsi="Helvetica"/>
          <w:sz w:val="22"/>
          <w:szCs w:val="22"/>
        </w:rPr>
        <w:t>.</w:t>
      </w:r>
      <w:r w:rsidR="004367AD">
        <w:rPr>
          <w:rFonts w:ascii="Helvetica" w:hAnsi="Helvetica"/>
          <w:sz w:val="22"/>
          <w:szCs w:val="22"/>
        </w:rPr>
        <w:t xml:space="preserve"> For example</w:t>
      </w:r>
      <w:r w:rsidR="00A66D61">
        <w:rPr>
          <w:rFonts w:ascii="Helvetica" w:hAnsi="Helvetica"/>
          <w:sz w:val="22"/>
          <w:szCs w:val="22"/>
        </w:rPr>
        <w:t>,</w:t>
      </w:r>
      <w:r w:rsidR="004367AD">
        <w:rPr>
          <w:rFonts w:ascii="Helvetica" w:hAnsi="Helvetica"/>
          <w:sz w:val="22"/>
          <w:szCs w:val="22"/>
        </w:rPr>
        <w:t xml:space="preserve"> in Canada and Australia</w:t>
      </w:r>
      <w:r w:rsidR="00B11514">
        <w:rPr>
          <w:rFonts w:ascii="Helvetica" w:hAnsi="Helvetica"/>
          <w:sz w:val="22"/>
          <w:szCs w:val="22"/>
        </w:rPr>
        <w:t>,</w:t>
      </w:r>
      <w:r w:rsidR="004367AD">
        <w:rPr>
          <w:rFonts w:ascii="Helvetica" w:hAnsi="Helvetica"/>
          <w:sz w:val="22"/>
          <w:szCs w:val="22"/>
        </w:rPr>
        <w:t xml:space="preserve"> industry is primarily fiscally responsible for monitoring costs</w:t>
      </w:r>
      <w:r w:rsidR="00A66D61">
        <w:rPr>
          <w:rFonts w:ascii="Helvetica" w:hAnsi="Helvetica"/>
          <w:sz w:val="22"/>
          <w:szCs w:val="22"/>
        </w:rPr>
        <w:t>,</w:t>
      </w:r>
      <w:r w:rsidR="004367AD">
        <w:rPr>
          <w:rFonts w:ascii="Helvetica" w:hAnsi="Helvetica"/>
          <w:sz w:val="22"/>
          <w:szCs w:val="22"/>
        </w:rPr>
        <w:t xml:space="preserve"> with the philosophy that the burden of proof for sustainability is on the stakeholder interested in </w:t>
      </w:r>
      <w:r w:rsidR="003C60B7">
        <w:rPr>
          <w:rFonts w:ascii="Helvetica" w:hAnsi="Helvetica"/>
          <w:sz w:val="22"/>
          <w:szCs w:val="22"/>
        </w:rPr>
        <w:t>exploiting</w:t>
      </w:r>
      <w:r w:rsidR="00B33555">
        <w:rPr>
          <w:rFonts w:ascii="Helvetica" w:hAnsi="Helvetica"/>
          <w:sz w:val="22"/>
          <w:szCs w:val="22"/>
        </w:rPr>
        <w:t xml:space="preserve"> the system</w:t>
      </w:r>
      <w:r w:rsidR="00A66D61">
        <w:rPr>
          <w:rFonts w:ascii="Helvetica" w:hAnsi="Helvetica"/>
          <w:sz w:val="22"/>
          <w:szCs w:val="22"/>
        </w:rPr>
        <w:t xml:space="preserve"> </w:t>
      </w:r>
      <w:r w:rsidR="006C170D">
        <w:rPr>
          <w:rFonts w:ascii="Helvetica" w:hAnsi="Helvetica"/>
          <w:sz w:val="22"/>
          <w:szCs w:val="22"/>
        </w:rPr>
        <w:fldChar w:fldCharType="begin"/>
      </w:r>
      <w:r w:rsidR="00EC6178">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6C170D">
        <w:rPr>
          <w:rFonts w:ascii="Helvetica" w:hAnsi="Helvetica"/>
          <w:sz w:val="22"/>
          <w:szCs w:val="22"/>
        </w:rPr>
        <w:fldChar w:fldCharType="separate"/>
      </w:r>
      <w:r w:rsidR="00EC6178">
        <w:rPr>
          <w:rFonts w:ascii="Helvetica" w:hAnsi="Helvetica"/>
          <w:noProof/>
          <w:sz w:val="22"/>
          <w:szCs w:val="22"/>
        </w:rPr>
        <w:t>(Schrank</w:t>
      </w:r>
      <w:r w:rsidR="00EC6178" w:rsidRPr="00EC6178">
        <w:rPr>
          <w:rFonts w:ascii="Helvetica" w:hAnsi="Helvetica"/>
          <w:i/>
          <w:noProof/>
          <w:sz w:val="22"/>
          <w:szCs w:val="22"/>
        </w:rPr>
        <w:t xml:space="preserve"> et al.</w:t>
      </w:r>
      <w:r w:rsidR="00EC6178">
        <w:rPr>
          <w:rFonts w:ascii="Helvetica" w:hAnsi="Helvetica"/>
          <w:noProof/>
          <w:sz w:val="22"/>
          <w:szCs w:val="22"/>
        </w:rPr>
        <w:t xml:space="preserve"> 2003)</w:t>
      </w:r>
      <w:r w:rsidR="006C170D">
        <w:rPr>
          <w:rFonts w:ascii="Helvetica" w:hAnsi="Helvetica"/>
          <w:sz w:val="22"/>
          <w:szCs w:val="22"/>
        </w:rPr>
        <w:fldChar w:fldCharType="end"/>
      </w:r>
      <w:r w:rsidR="00776C33">
        <w:rPr>
          <w:rFonts w:ascii="Helvetica" w:hAnsi="Helvetica"/>
          <w:sz w:val="22"/>
          <w:szCs w:val="22"/>
        </w:rPr>
        <w:t>.</w:t>
      </w:r>
      <w:r w:rsidR="007B24BD">
        <w:rPr>
          <w:rFonts w:ascii="Helvetica" w:hAnsi="Helvetica"/>
          <w:sz w:val="22"/>
          <w:szCs w:val="22"/>
        </w:rPr>
        <w:t xml:space="preserve"> </w:t>
      </w:r>
      <w:r w:rsidR="00B33555">
        <w:rPr>
          <w:rFonts w:ascii="Helvetica" w:hAnsi="Helvetica"/>
          <w:sz w:val="22"/>
          <w:szCs w:val="22"/>
        </w:rPr>
        <w:t xml:space="preserve">An example of 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of spring herring spawns is primarily funded by the fishing industry</w:t>
      </w:r>
      <w:commentRangeStart w:id="47"/>
      <w:r w:rsidR="005760C4">
        <w:rPr>
          <w:rFonts w:ascii="Helvetica" w:hAnsi="Helvetica"/>
          <w:sz w:val="22"/>
          <w:szCs w:val="22"/>
        </w:rPr>
        <w:t>.</w:t>
      </w:r>
      <w:commentRangeEnd w:id="47"/>
      <w:r w:rsidR="0095368E">
        <w:rPr>
          <w:rStyle w:val="CommentReference"/>
        </w:rPr>
        <w:commentReference w:id="47"/>
      </w:r>
      <w:r w:rsidR="005760C4">
        <w:rPr>
          <w:rFonts w:ascii="Helvetica" w:hAnsi="Helvetica"/>
          <w:sz w:val="22"/>
          <w:szCs w:val="22"/>
        </w:rPr>
        <w:t xml:space="preserve"> However</w:t>
      </w:r>
      <w:r w:rsidR="00A66D61">
        <w:rPr>
          <w:rFonts w:ascii="Helvetica" w:hAnsi="Helvetica"/>
          <w:sz w:val="22"/>
          <w:szCs w:val="22"/>
        </w:rPr>
        <w:t>,</w:t>
      </w:r>
      <w:r w:rsidR="005760C4">
        <w:rPr>
          <w:rFonts w:ascii="Helvetica" w:hAnsi="Helvetica"/>
          <w:sz w:val="22"/>
          <w:szCs w:val="22"/>
        </w:rPr>
        <w:t xml:space="preserve"> the fishery crossed a management threshold over a decade ago and has not fully recovered</w:t>
      </w:r>
      <w:r w:rsidR="00A66D61">
        <w:rPr>
          <w:rFonts w:ascii="Helvetica" w:hAnsi="Helvetica"/>
          <w:sz w:val="22"/>
          <w:szCs w:val="22"/>
        </w:rPr>
        <w:t xml:space="preserve"> </w:t>
      </w:r>
      <w:r w:rsidR="006C170D">
        <w:rPr>
          <w:rFonts w:ascii="Helvetica" w:hAnsi="Helvetica"/>
          <w:sz w:val="22"/>
          <w:szCs w:val="22"/>
        </w:rPr>
        <w:fldChar w:fldCharType="begin"/>
      </w:r>
      <w:r w:rsidR="009A734C">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006C170D">
        <w:rPr>
          <w:rFonts w:ascii="Helvetica" w:hAnsi="Helvetica"/>
          <w:sz w:val="22"/>
          <w:szCs w:val="22"/>
        </w:rPr>
        <w:fldChar w:fldCharType="separate"/>
      </w:r>
      <w:r w:rsidR="009A734C">
        <w:rPr>
          <w:rFonts w:ascii="Helvetica" w:hAnsi="Helvetica"/>
          <w:noProof/>
          <w:sz w:val="22"/>
          <w:szCs w:val="22"/>
        </w:rPr>
        <w:t>(Cleary 2014)</w:t>
      </w:r>
      <w:r w:rsidR="006C170D">
        <w:rPr>
          <w:rFonts w:ascii="Helvetica" w:hAnsi="Helvetica"/>
          <w:sz w:val="22"/>
          <w:szCs w:val="22"/>
        </w:rPr>
        <w:fldChar w:fldCharType="end"/>
      </w:r>
      <w:r w:rsidR="005760C4">
        <w:rPr>
          <w:rFonts w:ascii="Helvetica" w:hAnsi="Helvetica"/>
          <w:sz w:val="22"/>
          <w:szCs w:val="22"/>
        </w:rPr>
        <w:t xml:space="preserve">.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w:t>
      </w:r>
      <w:r w:rsidR="00A66D61">
        <w:rPr>
          <w:rFonts w:ascii="Helvetica" w:hAnsi="Helvetica"/>
          <w:sz w:val="22"/>
          <w:szCs w:val="22"/>
        </w:rPr>
        <w:t xml:space="preserve">to </w:t>
      </w:r>
      <w:r w:rsidR="008D3A1D">
        <w:rPr>
          <w:rFonts w:ascii="Helvetica" w:hAnsi="Helvetica"/>
          <w:sz w:val="22"/>
          <w:szCs w:val="22"/>
        </w:rPr>
        <w:t xml:space="preserve">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286797">
        <w:rPr>
          <w:rFonts w:ascii="Helvetica" w:hAnsi="Helvetica"/>
          <w:sz w:val="22"/>
          <w:szCs w:val="22"/>
        </w:rPr>
        <w:t>,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p>
    <w:p w14:paraId="1B549306" w14:textId="103B809B" w:rsidR="0021032B" w:rsidRDefault="00FA3C1E" w:rsidP="00936002">
      <w:pPr>
        <w:widowControl w:val="0"/>
        <w:autoSpaceDE w:val="0"/>
        <w:autoSpaceDN w:val="0"/>
        <w:adjustRightInd w:val="0"/>
        <w:ind w:firstLine="360"/>
        <w:rPr>
          <w:rFonts w:ascii="Helvetica" w:hAnsi="Helvetica"/>
          <w:sz w:val="22"/>
          <w:szCs w:val="22"/>
        </w:rPr>
      </w:pPr>
      <w:r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w:t>
      </w:r>
      <w:r w:rsidR="00143673">
        <w:rPr>
          <w:rFonts w:ascii="Helvetica" w:hAnsi="Helvetica" w:cs="Helvetica Neue"/>
          <w:sz w:val="22"/>
          <w:szCs w:val="22"/>
        </w:rPr>
        <w:t>than</w:t>
      </w:r>
      <w:r w:rsidR="00816B2E">
        <w:rPr>
          <w:rFonts w:ascii="Helvetica" w:hAnsi="Helvetica" w:cs="Helvetica Neue"/>
          <w:sz w:val="22"/>
          <w:szCs w:val="22"/>
        </w:rPr>
        <w:t xml:space="preserve"> other stakeholders</w:t>
      </w:r>
      <w:r w:rsidR="00143673">
        <w:rPr>
          <w:rFonts w:ascii="Helvetica" w:hAnsi="Helvetica" w:cs="Helvetica Neue"/>
          <w:sz w:val="22"/>
          <w:szCs w:val="22"/>
        </w:rPr>
        <w:t xml:space="preserve"> </w:t>
      </w:r>
      <w:r w:rsidR="004250DF" w:rsidRPr="00940663">
        <w:rPr>
          <w:rFonts w:ascii="Helvetica" w:hAnsi="Helvetica" w:cs="Helvetica Neue"/>
          <w:sz w:val="22"/>
          <w:szCs w:val="22"/>
        </w:rPr>
        <w:t xml:space="preserve">because they are </w:t>
      </w:r>
      <w:r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w:t>
      </w:r>
      <w:r w:rsidR="00E32F90">
        <w:rPr>
          <w:rFonts w:ascii="Helvetica" w:hAnsi="Helvetica" w:cs="Helvetica Neue"/>
          <w:sz w:val="22"/>
          <w:szCs w:val="22"/>
        </w:rPr>
        <w:t xml:space="preserve">biological </w:t>
      </w:r>
      <w:r w:rsidR="004250DF" w:rsidRPr="00940663">
        <w:rPr>
          <w:rFonts w:ascii="Helvetica" w:hAnsi="Helvetica" w:cs="Helvetica Neue"/>
          <w:sz w:val="22"/>
          <w:szCs w:val="22"/>
        </w:rPr>
        <w:t>threshold</w:t>
      </w:r>
      <w:r w:rsidR="00E32F90">
        <w:rPr>
          <w:rFonts w:ascii="Helvetica" w:hAnsi="Helvetica" w:cs="Helvetica Neue"/>
          <w:sz w:val="22"/>
          <w:szCs w:val="22"/>
        </w:rPr>
        <w:t xml:space="preserve"> for one </w:t>
      </w:r>
      <w:r w:rsidR="00E32F90">
        <w:rPr>
          <w:rFonts w:ascii="Helvetica" w:hAnsi="Helvetica" w:cs="Helvetica Neue"/>
          <w:sz w:val="22"/>
          <w:szCs w:val="22"/>
        </w:rPr>
        <w:lastRenderedPageBreak/>
        <w:t xml:space="preserve">species given the alternative species </w:t>
      </w:r>
      <w:r w:rsidR="0066132C">
        <w:rPr>
          <w:rFonts w:ascii="Helvetica" w:hAnsi="Helvetica" w:cs="Helvetica Neue"/>
          <w:sz w:val="22"/>
          <w:szCs w:val="22"/>
        </w:rPr>
        <w:t xml:space="preserve">or </w:t>
      </w:r>
      <w:r w:rsidR="00143673">
        <w:rPr>
          <w:rFonts w:ascii="Helvetica" w:hAnsi="Helvetica" w:cs="Helvetica Neue"/>
          <w:sz w:val="22"/>
          <w:szCs w:val="22"/>
        </w:rPr>
        <w:t xml:space="preserve">ocean </w:t>
      </w:r>
      <w:r w:rsidR="0066132C">
        <w:rPr>
          <w:rFonts w:ascii="Helvetica" w:hAnsi="Helvetica" w:cs="Helvetica Neue"/>
          <w:sz w:val="22"/>
          <w:szCs w:val="22"/>
        </w:rPr>
        <w:t xml:space="preserve">spaces </w:t>
      </w:r>
      <w:r w:rsidR="00E32F90">
        <w:rPr>
          <w:rFonts w:ascii="Helvetica" w:hAnsi="Helvetica" w:cs="Helvetica Neue"/>
          <w:sz w:val="22"/>
          <w:szCs w:val="22"/>
        </w:rPr>
        <w:t>it can exploit</w:t>
      </w:r>
      <w:r w:rsidR="00143673">
        <w:rPr>
          <w:rFonts w:ascii="Helvetica" w:hAnsi="Helvetica" w:cs="Helvetica Neue"/>
          <w:sz w:val="22"/>
          <w:szCs w:val="22"/>
        </w:rPr>
        <w:t>. W</w:t>
      </w:r>
      <w:r w:rsidR="004250DF" w:rsidRPr="00940663">
        <w:rPr>
          <w:rFonts w:ascii="Helvetica" w:hAnsi="Helvetica" w:cs="Helvetica Neue"/>
          <w:sz w:val="22"/>
          <w:szCs w:val="22"/>
        </w:rPr>
        <w:t>hereas</w:t>
      </w:r>
      <w:r w:rsidR="00143673">
        <w:rPr>
          <w:rFonts w:ascii="Helvetica" w:hAnsi="Helvetica" w:cs="Helvetica Neue"/>
          <w:sz w:val="22"/>
          <w:szCs w:val="22"/>
        </w:rPr>
        <w:t>,</w:t>
      </w:r>
      <w:r w:rsidRPr="00940663">
        <w:rPr>
          <w:rFonts w:ascii="Helvetica" w:hAnsi="Helvetica" w:cs="Helvetica Neue"/>
          <w:sz w:val="22"/>
          <w:szCs w:val="22"/>
        </w:rPr>
        <w:t xml:space="preserve"> subsistence harvest</w:t>
      </w:r>
      <w:r w:rsidR="0066132C">
        <w:rPr>
          <w:rFonts w:ascii="Helvetica" w:hAnsi="Helvetica" w:cs="Helvetica Neue"/>
          <w:sz w:val="22"/>
          <w:szCs w:val="22"/>
        </w:rPr>
        <w:t>ers</w:t>
      </w:r>
      <w:r w:rsidRPr="00940663">
        <w:rPr>
          <w:rFonts w:ascii="Helvetica" w:hAnsi="Helvetica" w:cs="Helvetica Neue"/>
          <w:sz w:val="22"/>
          <w:szCs w:val="22"/>
        </w:rPr>
        <w:t xml:space="preserve"> might </w:t>
      </w:r>
      <w:r w:rsidR="004250DF" w:rsidRPr="00940663">
        <w:rPr>
          <w:rFonts w:ascii="Helvetica" w:hAnsi="Helvetica" w:cs="Helvetica Neue"/>
          <w:sz w:val="22"/>
          <w:szCs w:val="22"/>
        </w:rPr>
        <w:t xml:space="preserve">value monitoring information more </w:t>
      </w:r>
      <w:r w:rsidR="00143673">
        <w:rPr>
          <w:rFonts w:ascii="Helvetica" w:hAnsi="Helvetica" w:cs="Helvetica Neue"/>
          <w:sz w:val="22"/>
          <w:szCs w:val="22"/>
        </w:rPr>
        <w:t xml:space="preserve">if they limited to exploiting specific resources adjacent to their communities and thus less willing to </w:t>
      </w:r>
      <w:r w:rsidR="00143673" w:rsidRPr="00940663">
        <w:rPr>
          <w:rFonts w:ascii="Helvetica" w:hAnsi="Helvetica" w:cs="Helvetica Neue"/>
          <w:sz w:val="22"/>
          <w:szCs w:val="22"/>
        </w:rPr>
        <w:t xml:space="preserve">risk crossing a </w:t>
      </w:r>
      <w:r w:rsidR="00143673">
        <w:rPr>
          <w:rFonts w:ascii="Helvetica" w:hAnsi="Helvetica" w:cs="Helvetica Neue"/>
          <w:sz w:val="22"/>
          <w:szCs w:val="22"/>
        </w:rPr>
        <w:t xml:space="preserve">biological </w:t>
      </w:r>
      <w:r w:rsidR="00143673" w:rsidRPr="00940663">
        <w:rPr>
          <w:rFonts w:ascii="Helvetica" w:hAnsi="Helvetica" w:cs="Helvetica Neue"/>
          <w:sz w:val="22"/>
          <w:szCs w:val="22"/>
        </w:rPr>
        <w:t>threshold</w:t>
      </w:r>
      <w:r w:rsidR="00143673">
        <w:rPr>
          <w:rFonts w:ascii="Helvetica" w:hAnsi="Helvetica" w:cs="Helvetica Neue"/>
          <w:sz w:val="22"/>
          <w:szCs w:val="22"/>
        </w:rPr>
        <w:t xml:space="preserve"> </w:t>
      </w:r>
      <w:r w:rsidRPr="00940663">
        <w:rPr>
          <w:rFonts w:ascii="Helvetica" w:hAnsi="Helvetica" w:cs="Helvetica Neue"/>
          <w:sz w:val="22"/>
          <w:szCs w:val="22"/>
        </w:rPr>
        <w:t>. </w:t>
      </w:r>
      <w:r w:rsidR="00126979" w:rsidRPr="00940663">
        <w:rPr>
          <w:rFonts w:ascii="Helvetica" w:hAnsi="Helvetica" w:cs="Helvetica Neue"/>
          <w:sz w:val="22"/>
          <w:szCs w:val="22"/>
        </w:rPr>
        <w:t xml:space="preserve">Corporations often have large </w:t>
      </w:r>
      <w:r w:rsidR="00143673">
        <w:rPr>
          <w:rFonts w:ascii="Helvetica" w:hAnsi="Helvetica" w:cs="Helvetica Neue"/>
          <w:sz w:val="22"/>
          <w:szCs w:val="22"/>
        </w:rPr>
        <w:t xml:space="preserve">and diversified </w:t>
      </w:r>
      <w:r w:rsidR="00126979" w:rsidRPr="00940663">
        <w:rPr>
          <w:rFonts w:ascii="Helvetica" w:hAnsi="Helvetica" w:cs="Helvetica Neue"/>
          <w:sz w:val="22"/>
          <w:szCs w:val="22"/>
        </w:rPr>
        <w:t>financial holdings</w:t>
      </w:r>
      <w:r w:rsidR="00A429D5" w:rsidRPr="00940663">
        <w:rPr>
          <w:rFonts w:ascii="Helvetica" w:hAnsi="Helvetica" w:cs="Helvetica Neue"/>
          <w:sz w:val="22"/>
          <w:szCs w:val="22"/>
        </w:rPr>
        <w:t xml:space="preserve"> allowing them to withstand long closures once a population dips below a biological </w:t>
      </w:r>
      <w:r w:rsidR="00097935">
        <w:rPr>
          <w:rFonts w:ascii="Helvetica" w:hAnsi="Helvetica" w:cs="Helvetica Neue"/>
          <w:sz w:val="22"/>
          <w:szCs w:val="22"/>
        </w:rPr>
        <w:t xml:space="preserve">tipping point or management </w:t>
      </w:r>
      <w:r w:rsidR="00A429D5" w:rsidRPr="00940663">
        <w:rPr>
          <w:rFonts w:ascii="Helvetica" w:hAnsi="Helvetica" w:cs="Helvetica Neue"/>
          <w:sz w:val="22"/>
          <w:szCs w:val="22"/>
        </w:rPr>
        <w:t xml:space="preserve">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6C170D"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6C170D"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 xml:space="preserve">have </w:t>
      </w:r>
      <w:r w:rsidR="00143673">
        <w:rPr>
          <w:rFonts w:ascii="Helvetica" w:hAnsi="Helvetica" w:cs="Helvetica Neue"/>
          <w:sz w:val="22"/>
          <w:szCs w:val="22"/>
        </w:rPr>
        <w:t xml:space="preserve">relatively </w:t>
      </w:r>
      <w:r w:rsidR="004A6454" w:rsidRPr="00940663">
        <w:rPr>
          <w:rFonts w:ascii="Helvetica" w:hAnsi="Helvetica" w:cs="Helvetica Neue"/>
          <w:sz w:val="22"/>
          <w:szCs w:val="22"/>
        </w:rPr>
        <w:t>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w:t>
      </w:r>
      <w:r w:rsidR="00143673">
        <w:rPr>
          <w:rFonts w:ascii="Helvetica" w:hAnsi="Helvetica" w:cs="Helvetica Neue"/>
          <w:sz w:val="22"/>
          <w:szCs w:val="22"/>
        </w:rPr>
        <w:t xml:space="preserve"> 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stakeholders </w:t>
      </w:r>
      <w:r w:rsidR="00E11175">
        <w:rPr>
          <w:rFonts w:ascii="Helvetica" w:hAnsi="Helvetica"/>
          <w:sz w:val="22"/>
          <w:szCs w:val="22"/>
        </w:rPr>
        <w:t xml:space="preserve">which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698FB0A" w14:textId="0988AD7C" w:rsidR="008C5453" w:rsidRPr="00940663" w:rsidRDefault="00F20C88" w:rsidP="0023021B">
      <w:pPr>
        <w:widowControl w:val="0"/>
        <w:autoSpaceDE w:val="0"/>
        <w:autoSpaceDN w:val="0"/>
        <w:adjustRightInd w:val="0"/>
        <w:ind w:firstLine="360"/>
        <w:rPr>
          <w:rFonts w:ascii="Helvetica" w:hAnsi="Helvetica"/>
          <w:sz w:val="22"/>
          <w:szCs w:val="22"/>
        </w:rPr>
      </w:pPr>
      <w:r>
        <w:rPr>
          <w:rFonts w:ascii="Helvetica" w:hAnsi="Helvetica"/>
          <w:sz w:val="22"/>
          <w:szCs w:val="22"/>
        </w:rPr>
        <w:t>Management reforms can also influence the incentives the industry faces to support and pay for costly monitoring.</w:t>
      </w:r>
      <w:r w:rsidR="00E035E7">
        <w:rPr>
          <w:rFonts w:ascii="Helvetica" w:hAnsi="Helvetica"/>
          <w:sz w:val="22"/>
          <w:szCs w:val="22"/>
        </w:rPr>
        <w:t xml:space="preserve"> Open-access or limited entry fisheries</w:t>
      </w:r>
      <w:r w:rsidR="00F70FC7">
        <w:rPr>
          <w:rFonts w:ascii="Helvetica" w:hAnsi="Helvetica"/>
          <w:sz w:val="22"/>
          <w:szCs w:val="22"/>
        </w:rPr>
        <w:t xml:space="preserve"> characterized by </w:t>
      </w:r>
      <w:r w:rsidR="00E11175">
        <w:rPr>
          <w:rFonts w:ascii="Helvetica" w:hAnsi="Helvetica"/>
          <w:sz w:val="22"/>
          <w:szCs w:val="22"/>
        </w:rPr>
        <w:t xml:space="preserve">the </w:t>
      </w:r>
      <w:r w:rsidR="00F70FC7">
        <w:rPr>
          <w:rFonts w:ascii="Helvetica" w:hAnsi="Helvetica"/>
          <w:sz w:val="22"/>
          <w:szCs w:val="22"/>
        </w:rPr>
        <w:t xml:space="preserve">“race-to-fish” generate small, or even negative, profits for the fishing industry. </w:t>
      </w:r>
      <w:r w:rsidR="006F68B0">
        <w:rPr>
          <w:rFonts w:ascii="Helvetica" w:hAnsi="Helvetica"/>
          <w:sz w:val="22"/>
          <w:szCs w:val="22"/>
        </w:rPr>
        <w:t xml:space="preserve">If expected profits with and without better information are essentially zero because of inefficient management, then the value of information will be extremely small. </w:t>
      </w:r>
      <w:r w:rsidR="00BD4EEC">
        <w:rPr>
          <w:rFonts w:ascii="Helvetica" w:hAnsi="Helvetica"/>
          <w:sz w:val="22"/>
          <w:szCs w:val="22"/>
        </w:rPr>
        <w:t xml:space="preserve">Thus, there is little incentive </w:t>
      </w:r>
      <w:r w:rsidR="006F68B0">
        <w:rPr>
          <w:rFonts w:ascii="Helvetica" w:hAnsi="Helvetica"/>
          <w:sz w:val="22"/>
          <w:szCs w:val="22"/>
        </w:rPr>
        <w:t>to support greater monitoring when</w:t>
      </w:r>
      <w:r w:rsidR="00BD4EEC">
        <w:rPr>
          <w:rFonts w:ascii="Helvetica" w:hAnsi="Helvetica"/>
          <w:sz w:val="22"/>
          <w:szCs w:val="22"/>
        </w:rPr>
        <w:t xml:space="preserve"> the </w:t>
      </w:r>
      <w:r w:rsidR="006F68B0">
        <w:rPr>
          <w:rFonts w:ascii="Helvetica" w:hAnsi="Helvetica"/>
          <w:sz w:val="22"/>
          <w:szCs w:val="22"/>
        </w:rPr>
        <w:t xml:space="preserve">potential </w:t>
      </w:r>
      <w:r w:rsidR="00BD4EEC">
        <w:rPr>
          <w:rFonts w:ascii="Helvetica" w:hAnsi="Helvetica"/>
          <w:sz w:val="22"/>
          <w:szCs w:val="22"/>
        </w:rPr>
        <w:t xml:space="preserve">profit gains are small. Furthermore, if </w:t>
      </w:r>
      <w:r w:rsidR="00F70FC7">
        <w:rPr>
          <w:rFonts w:ascii="Helvetica" w:hAnsi="Helvetica"/>
          <w:sz w:val="22"/>
          <w:szCs w:val="22"/>
        </w:rPr>
        <w:t>members of the fishing industry are not guaranteed to profit from better monitoring and information, the industry has little incentive to fund costly monitoring efforts. As an extreme example, t</w:t>
      </w:r>
      <w:r w:rsidR="008C5453">
        <w:rPr>
          <w:rFonts w:ascii="Helvetica" w:hAnsi="Helvetica"/>
          <w:sz w:val="22"/>
          <w:szCs w:val="22"/>
        </w:rPr>
        <w:t>he value of inf</w:t>
      </w:r>
      <w:r w:rsidR="00F70FC7">
        <w:rPr>
          <w:rFonts w:ascii="Helvetica" w:hAnsi="Helvetica"/>
          <w:sz w:val="22"/>
          <w:szCs w:val="22"/>
        </w:rPr>
        <w:t>ormation in a truly</w:t>
      </w:r>
      <w:r w:rsidR="008C5453">
        <w:rPr>
          <w:rFonts w:ascii="Helvetica" w:hAnsi="Helvetica"/>
          <w:sz w:val="22"/>
          <w:szCs w:val="22"/>
        </w:rPr>
        <w:t xml:space="preserve"> open-access fishery is always zero since any profits generated by better information will be eliminated </w:t>
      </w:r>
      <w:r w:rsidR="00F70FC7">
        <w:rPr>
          <w:rFonts w:ascii="Helvetica" w:hAnsi="Helvetica"/>
          <w:sz w:val="22"/>
          <w:szCs w:val="22"/>
        </w:rPr>
        <w:t>by</w:t>
      </w:r>
      <w:r w:rsidR="008C5453">
        <w:rPr>
          <w:rFonts w:ascii="Helvetica" w:hAnsi="Helvetica"/>
          <w:sz w:val="22"/>
          <w:szCs w:val="22"/>
        </w:rPr>
        <w:t xml:space="preserve"> additional entry and effort.</w:t>
      </w:r>
      <w:r w:rsidR="00F70FC7">
        <w:rPr>
          <w:rFonts w:ascii="Helvetica" w:hAnsi="Helvetica"/>
          <w:sz w:val="22"/>
          <w:szCs w:val="22"/>
        </w:rPr>
        <w:t xml:space="preserve"> Conversely, forms of fisheries management that generate economic profits for the fishing industry </w:t>
      </w:r>
      <w:r w:rsidR="00BD4EEC">
        <w:rPr>
          <w:rFonts w:ascii="Helvetica" w:hAnsi="Helvetica"/>
          <w:sz w:val="22"/>
          <w:szCs w:val="22"/>
        </w:rPr>
        <w:t xml:space="preserve">(such as strict entry or effort limits) and guarantee that current members of the industry will financially benefit if profits increase (such as under catch share or </w:t>
      </w:r>
      <w:r w:rsidR="00B07933">
        <w:rPr>
          <w:rFonts w:ascii="Helvetica" w:hAnsi="Helvetica"/>
          <w:sz w:val="22"/>
          <w:szCs w:val="22"/>
        </w:rPr>
        <w:t>territorial use rights for fishing</w:t>
      </w:r>
      <w:r w:rsidR="00BD4EEC">
        <w:rPr>
          <w:rFonts w:ascii="Helvetica" w:hAnsi="Helvetica"/>
          <w:sz w:val="22"/>
          <w:szCs w:val="22"/>
        </w:rPr>
        <w:t xml:space="preserve"> systems) incentivize the fishing industry to subsidize monitoring efforts. For example, Griffith </w:t>
      </w:r>
      <w:r w:rsidR="006C170D">
        <w:rPr>
          <w:rFonts w:ascii="Helvetica" w:hAnsi="Helvetica"/>
          <w:sz w:val="22"/>
          <w:szCs w:val="22"/>
        </w:rPr>
        <w:fldChar w:fldCharType="begin"/>
      </w:r>
      <w:r w:rsidR="00EC6178">
        <w:rPr>
          <w:rFonts w:ascii="Helvetica" w:hAnsi="Helvetica"/>
          <w:sz w:val="22"/>
          <w:szCs w:val="22"/>
        </w:rPr>
        <w:instrText xml:space="preserve"> ADDIN EN.CITE &lt;EndNote&gt;&lt;Cite ExcludeAuth="1"&gt;&lt;Author&gt;Griffith&lt;/Author&gt;&lt;Year&gt;2008&lt;/Year&gt;&lt;RecNum&gt;8200&lt;/RecNum&gt;&lt;DisplayText&gt;(2008)&lt;/DisplayText&gt;&lt;record&gt;&lt;rec-number&gt;8200&lt;/rec-number&gt;&lt;foreign-keys&gt;&lt;key app="EN" db-id="dsrza9wtbra05fevxvw5svf8d0a9a0ptptvp" timestamp="1447261345"&gt;8200&lt;/key&gt;&lt;/foreign-keys&gt;&lt;ref-type name="Journal Article"&gt;17&lt;/ref-type&gt;&lt;contributors&gt;&lt;authors&gt;&lt;author&gt;Griffith, David R&lt;/author&gt;&lt;/authors&gt;&lt;/contributors&gt;&lt;titles&gt;&lt;title&gt;The ecological implications of individual fishing quotas and harvest cooperatives&lt;/title&gt;&lt;secondary-title&gt;Frontiers in Ecology and the Environment&lt;/secondary-title&gt;&lt;/titles&gt;&lt;periodical&gt;&lt;full-title&gt;Frontiers in Ecology and the Environment&lt;/full-title&gt;&lt;/periodical&gt;&lt;pages&gt;191-198&lt;/pages&gt;&lt;volume&gt;6&lt;/volume&gt;&lt;number&gt;4&lt;/number&gt;&lt;dates&gt;&lt;year&gt;2008&lt;/year&gt;&lt;/dates&gt;&lt;isbn&gt;1540-9309&lt;/isbn&gt;&lt;urls&gt;&lt;/urls&gt;&lt;/record&gt;&lt;/Cite&gt;&lt;/EndNote&gt;</w:instrText>
      </w:r>
      <w:r w:rsidR="006C170D">
        <w:rPr>
          <w:rFonts w:ascii="Helvetica" w:hAnsi="Helvetica"/>
          <w:sz w:val="22"/>
          <w:szCs w:val="22"/>
        </w:rPr>
        <w:fldChar w:fldCharType="separate"/>
      </w:r>
      <w:r w:rsidR="00EC6178">
        <w:rPr>
          <w:rFonts w:ascii="Helvetica" w:hAnsi="Helvetica"/>
          <w:noProof/>
          <w:sz w:val="22"/>
          <w:szCs w:val="22"/>
        </w:rPr>
        <w:t>(2008)</w:t>
      </w:r>
      <w:r w:rsidR="006C170D">
        <w:rPr>
          <w:rFonts w:ascii="Helvetica" w:hAnsi="Helvetica"/>
          <w:sz w:val="22"/>
          <w:szCs w:val="22"/>
        </w:rPr>
        <w:fldChar w:fldCharType="end"/>
      </w:r>
      <w:r w:rsidR="002244CB" w:rsidRPr="002244CB">
        <w:rPr>
          <w:rFonts w:ascii="Helvetica" w:hAnsi="Helvetica"/>
          <w:sz w:val="22"/>
          <w:szCs w:val="22"/>
        </w:rPr>
        <w:t xml:space="preserve"> </w:t>
      </w:r>
      <w:r w:rsidR="00BD4EEC">
        <w:rPr>
          <w:rFonts w:ascii="Helvetica" w:hAnsi="Helvetica"/>
          <w:sz w:val="22"/>
          <w:szCs w:val="22"/>
        </w:rPr>
        <w:t xml:space="preserve">argues that the introduction of </w:t>
      </w:r>
      <w:r w:rsidR="00967F09">
        <w:rPr>
          <w:rFonts w:ascii="Helvetica" w:hAnsi="Helvetica"/>
          <w:sz w:val="22"/>
          <w:szCs w:val="22"/>
        </w:rPr>
        <w:t>Individual Fishing Quotas (</w:t>
      </w:r>
      <w:r w:rsidR="00BD4EEC">
        <w:rPr>
          <w:rFonts w:ascii="Helvetica" w:hAnsi="Helvetica"/>
          <w:sz w:val="22"/>
          <w:szCs w:val="22"/>
        </w:rPr>
        <w:t>IFQs</w:t>
      </w:r>
      <w:r w:rsidR="00967F09">
        <w:rPr>
          <w:rFonts w:ascii="Helvetica" w:hAnsi="Helvetica"/>
          <w:sz w:val="22"/>
          <w:szCs w:val="22"/>
        </w:rPr>
        <w:t>)</w:t>
      </w:r>
      <w:r w:rsidR="00BD4EEC">
        <w:rPr>
          <w:rFonts w:ascii="Helvetica" w:hAnsi="Helvetica"/>
          <w:sz w:val="22"/>
          <w:szCs w:val="22"/>
        </w:rPr>
        <w:t xml:space="preserve"> in several fisheries has </w:t>
      </w:r>
      <w:r w:rsidR="0018711C">
        <w:rPr>
          <w:rFonts w:ascii="Helvetica" w:hAnsi="Helvetica"/>
          <w:sz w:val="22"/>
          <w:szCs w:val="22"/>
        </w:rPr>
        <w:t xml:space="preserve">changed incentives to such a degree that </w:t>
      </w:r>
      <w:r w:rsidR="00BD4EEC">
        <w:rPr>
          <w:rFonts w:ascii="Helvetica" w:hAnsi="Helvetica"/>
          <w:sz w:val="22"/>
          <w:szCs w:val="22"/>
        </w:rPr>
        <w:t xml:space="preserve">the fishing industry </w:t>
      </w:r>
      <w:r w:rsidR="0018711C">
        <w:rPr>
          <w:rFonts w:ascii="Helvetica" w:hAnsi="Helvetica"/>
          <w:sz w:val="22"/>
          <w:szCs w:val="22"/>
        </w:rPr>
        <w:t xml:space="preserve">is now willing to </w:t>
      </w:r>
      <w:r w:rsidR="00BD4EEC">
        <w:rPr>
          <w:rFonts w:ascii="Helvetica" w:hAnsi="Helvetica"/>
          <w:sz w:val="22"/>
          <w:szCs w:val="22"/>
        </w:rPr>
        <w:t>finance greater research and monitoring efforts</w:t>
      </w:r>
      <w:r w:rsidR="00A357ED" w:rsidRPr="00A357ED">
        <w:t xml:space="preserve"> </w:t>
      </w:r>
      <w:r w:rsidR="00A357ED" w:rsidRPr="00A357ED">
        <w:rPr>
          <w:rFonts w:ascii="Helvetica" w:hAnsi="Helvetica"/>
          <w:sz w:val="22"/>
          <w:szCs w:val="22"/>
        </w:rPr>
        <w:t>{</w:t>
      </w:r>
      <w:proofErr w:type="spellStart"/>
      <w:r w:rsidR="00A357ED" w:rsidRPr="00A357ED">
        <w:rPr>
          <w:rFonts w:ascii="Helvetica" w:hAnsi="Helvetica"/>
          <w:sz w:val="22"/>
          <w:szCs w:val="22"/>
        </w:rPr>
        <w:t>Hilborn</w:t>
      </w:r>
      <w:proofErr w:type="spellEnd"/>
      <w:r w:rsidR="00A357ED" w:rsidRPr="00A357ED">
        <w:rPr>
          <w:rFonts w:ascii="Helvetica" w:hAnsi="Helvetica"/>
          <w:sz w:val="22"/>
          <w:szCs w:val="22"/>
        </w:rPr>
        <w:t>, 2005 #8288}</w:t>
      </w:r>
      <w:commentRangeStart w:id="48"/>
      <w:r w:rsidR="00BD4EEC">
        <w:rPr>
          <w:rFonts w:ascii="Helvetica" w:hAnsi="Helvetica"/>
          <w:sz w:val="22"/>
          <w:szCs w:val="22"/>
        </w:rPr>
        <w:t xml:space="preserve">. </w:t>
      </w:r>
      <w:commentRangeEnd w:id="48"/>
      <w:r w:rsidR="00E11175">
        <w:rPr>
          <w:rStyle w:val="CommentReference"/>
        </w:rPr>
        <w:commentReference w:id="48"/>
      </w:r>
      <w:r w:rsidR="00BD4EEC">
        <w:rPr>
          <w:rFonts w:ascii="Helvetica" w:hAnsi="Helvetica"/>
          <w:sz w:val="22"/>
          <w:szCs w:val="22"/>
        </w:rPr>
        <w:t xml:space="preserve">Examples include </w:t>
      </w:r>
      <w:r w:rsidR="0018711C">
        <w:rPr>
          <w:rFonts w:ascii="Helvetica" w:hAnsi="Helvetica"/>
          <w:sz w:val="22"/>
          <w:szCs w:val="22"/>
        </w:rPr>
        <w:t xml:space="preserve">the </w:t>
      </w:r>
      <w:r w:rsidR="0018711C" w:rsidRPr="0018711C">
        <w:rPr>
          <w:rFonts w:ascii="Helvetica" w:hAnsi="Helvetica"/>
          <w:sz w:val="22"/>
          <w:szCs w:val="22"/>
        </w:rPr>
        <w:t>New Zealand southern</w:t>
      </w:r>
      <w:r w:rsidR="0023021B">
        <w:rPr>
          <w:rFonts w:ascii="Helvetica" w:hAnsi="Helvetica"/>
          <w:sz w:val="22"/>
          <w:szCs w:val="22"/>
        </w:rPr>
        <w:t xml:space="preserve"> </w:t>
      </w:r>
      <w:r w:rsidR="0018711C" w:rsidRPr="0018711C">
        <w:rPr>
          <w:rFonts w:ascii="Helvetica" w:hAnsi="Helvetica"/>
          <w:sz w:val="22"/>
          <w:szCs w:val="22"/>
        </w:rPr>
        <w:t>scallop and oyster fisher</w:t>
      </w:r>
      <w:r w:rsidR="0018711C">
        <w:rPr>
          <w:rFonts w:ascii="Helvetica" w:hAnsi="Helvetica"/>
          <w:sz w:val="22"/>
          <w:szCs w:val="22"/>
        </w:rPr>
        <w:t xml:space="preserve">y, which self-funds its own research and monitoring vessel; the </w:t>
      </w:r>
      <w:proofErr w:type="spellStart"/>
      <w:r w:rsidR="0018711C">
        <w:rPr>
          <w:rFonts w:ascii="Helvetica" w:hAnsi="Helvetica"/>
          <w:sz w:val="22"/>
          <w:szCs w:val="22"/>
        </w:rPr>
        <w:t>surfclam</w:t>
      </w:r>
      <w:proofErr w:type="spellEnd"/>
      <w:r w:rsidR="0018711C">
        <w:rPr>
          <w:rFonts w:ascii="Helvetica" w:hAnsi="Helvetica"/>
          <w:sz w:val="22"/>
          <w:szCs w:val="22"/>
        </w:rPr>
        <w:t xml:space="preserve"> fishery on the US East Coast which funds its own research; and the British Columbia </w:t>
      </w:r>
      <w:proofErr w:type="spellStart"/>
      <w:r w:rsidR="0018711C">
        <w:rPr>
          <w:rFonts w:ascii="Helvetica" w:hAnsi="Helvetica"/>
          <w:sz w:val="22"/>
          <w:szCs w:val="22"/>
        </w:rPr>
        <w:t>groundfish</w:t>
      </w:r>
      <w:proofErr w:type="spellEnd"/>
      <w:r w:rsidR="0018711C">
        <w:rPr>
          <w:rFonts w:ascii="Helvetica" w:hAnsi="Helvetica"/>
          <w:sz w:val="22"/>
          <w:szCs w:val="22"/>
        </w:rPr>
        <w:t xml:space="preserve"> IFQ</w:t>
      </w:r>
      <w:r w:rsidR="00D05382">
        <w:rPr>
          <w:rFonts w:ascii="Helvetica" w:hAnsi="Helvetica"/>
          <w:sz w:val="22"/>
          <w:szCs w:val="22"/>
        </w:rPr>
        <w:t>,</w:t>
      </w:r>
      <w:r w:rsidR="0018711C">
        <w:rPr>
          <w:rFonts w:ascii="Helvetica" w:hAnsi="Helvetica"/>
          <w:sz w:val="22"/>
          <w:szCs w:val="22"/>
        </w:rPr>
        <w:t xml:space="preserve"> which uses industry provided funds to conduct at-sea and dockside monitoring. </w:t>
      </w:r>
    </w:p>
    <w:p w14:paraId="05E36868" w14:textId="7BB12641"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w:t>
      </w:r>
      <w:r w:rsidR="00A66D61">
        <w:rPr>
          <w:rFonts w:ascii="Helvetica" w:hAnsi="Helvetica" w:cs="Helvetica Neue"/>
          <w:sz w:val="22"/>
          <w:szCs w:val="22"/>
        </w:rPr>
        <w:t>,</w:t>
      </w:r>
      <w:r w:rsidRPr="00E3695A">
        <w:rPr>
          <w:rFonts w:ascii="Helvetica" w:hAnsi="Helvetica" w:cs="Helvetica Neue"/>
          <w:sz w:val="22"/>
          <w:szCs w:val="22"/>
        </w:rPr>
        <w:t xml:space="preserve"> we don’t always know where tipping points are), 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p>
    <w:p w14:paraId="002912FC" w14:textId="77777777" w:rsidR="007C7982" w:rsidRDefault="007C7982">
      <w:pPr>
        <w:rPr>
          <w:rFonts w:ascii="Helvetica" w:hAnsi="Helvetica" w:cs="Times New Roman"/>
          <w:b/>
          <w:sz w:val="22"/>
          <w:szCs w:val="22"/>
        </w:rPr>
      </w:pPr>
      <w:r>
        <w:rPr>
          <w:rFonts w:ascii="Helvetica" w:hAnsi="Helvetica" w:cs="Times New Roman"/>
          <w:b/>
          <w:sz w:val="22"/>
          <w:szCs w:val="22"/>
        </w:rPr>
        <w:lastRenderedPageBreak/>
        <w:br w:type="page"/>
      </w:r>
    </w:p>
    <w:p w14:paraId="42C9FFAD" w14:textId="77777777"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5A62572E"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Monitoring Investment in the real world rarely matches where our model predicts high value</w:t>
      </w:r>
      <w:r w:rsidR="00E62B10">
        <w:rPr>
          <w:rFonts w:ascii="Helvetica" w:hAnsi="Helvetica"/>
          <w:sz w:val="22"/>
          <w:szCs w:val="22"/>
        </w:rPr>
        <w:t xml:space="preserve">. </w:t>
      </w:r>
    </w:p>
    <w:p w14:paraId="09B764F1" w14:textId="77777777" w:rsidR="000910A9" w:rsidRPr="000910A9" w:rsidRDefault="000910A9" w:rsidP="000910A9">
      <w:pPr>
        <w:pStyle w:val="ListParagraph"/>
        <w:numPr>
          <w:ilvl w:val="2"/>
          <w:numId w:val="1"/>
        </w:numPr>
        <w:rPr>
          <w:rFonts w:ascii="Helvetica" w:hAnsi="Helvetica"/>
          <w:sz w:val="22"/>
          <w:szCs w:val="22"/>
        </w:rPr>
      </w:pPr>
      <w:r>
        <w:rPr>
          <w:rFonts w:ascii="Helvetica" w:hAnsi="Helvetica"/>
          <w:sz w:val="22"/>
          <w:szCs w:val="22"/>
        </w:rPr>
        <w:t>Making sure we cross that chasm of assumption to reality will be important.</w:t>
      </w:r>
    </w:p>
    <w:p w14:paraId="5BA8343C" w14:textId="77777777" w:rsidR="00423CCA" w:rsidRDefault="00423CCA" w:rsidP="000910A9">
      <w:pPr>
        <w:pStyle w:val="ListParagraph"/>
        <w:numPr>
          <w:ilvl w:val="3"/>
          <w:numId w:val="1"/>
        </w:numPr>
        <w:rPr>
          <w:rFonts w:ascii="Helvetica" w:hAnsi="Helvetica"/>
          <w:sz w:val="22"/>
          <w:szCs w:val="22"/>
        </w:rPr>
      </w:pPr>
      <w:r w:rsidRPr="00CC59DD">
        <w:rPr>
          <w:rFonts w:ascii="Helvetica" w:hAnsi="Helvetica"/>
          <w:sz w:val="22"/>
          <w:szCs w:val="22"/>
        </w:rPr>
        <w:t>We assume we know where the biological tipping point. An adaptive approach (</w:t>
      </w:r>
      <w:proofErr w:type="spellStart"/>
      <w:r w:rsidRPr="00CC59DD">
        <w:rPr>
          <w:rFonts w:ascii="Helvetica" w:hAnsi="Helvetica"/>
          <w:sz w:val="22"/>
          <w:szCs w:val="22"/>
        </w:rPr>
        <w:t>sensu</w:t>
      </w:r>
      <w:proofErr w:type="spellEnd"/>
      <w:r w:rsidRPr="00CC59DD">
        <w:rPr>
          <w:rFonts w:ascii="Helvetica" w:hAnsi="Helvetica"/>
          <w:sz w:val="22"/>
          <w:szCs w:val="22"/>
        </w:rPr>
        <w:t xml:space="preserve"> </w:t>
      </w:r>
      <w:proofErr w:type="spellStart"/>
      <w:r w:rsidRPr="00CC59DD">
        <w:rPr>
          <w:rFonts w:ascii="Helvetica" w:hAnsi="Helvetica"/>
          <w:sz w:val="22"/>
          <w:szCs w:val="22"/>
        </w:rPr>
        <w:t>Bottinger</w:t>
      </w:r>
      <w:proofErr w:type="spellEnd"/>
      <w:r w:rsidRPr="00CC59DD">
        <w:rPr>
          <w:rFonts w:ascii="Helvetica" w:hAnsi="Helvetica"/>
          <w:sz w:val="22"/>
          <w:szCs w:val="22"/>
        </w:rPr>
        <w:t xml:space="preserve"> et al) that uses dynamic optimization to “learn” can help us figure that out.</w:t>
      </w:r>
    </w:p>
    <w:p w14:paraId="5EE8D4F6" w14:textId="77777777" w:rsidR="000910A9" w:rsidRPr="00CC59DD" w:rsidRDefault="000910A9" w:rsidP="000910A9">
      <w:pPr>
        <w:pStyle w:val="ListParagraph"/>
        <w:numPr>
          <w:ilvl w:val="3"/>
          <w:numId w:val="1"/>
        </w:numPr>
        <w:rPr>
          <w:rFonts w:ascii="Helvetica" w:hAnsi="Helvetica"/>
          <w:sz w:val="22"/>
          <w:szCs w:val="22"/>
        </w:rPr>
      </w:pPr>
      <w:r>
        <w:rPr>
          <w:rFonts w:ascii="Helvetica" w:hAnsi="Helvetica"/>
          <w:sz w:val="22"/>
          <w:szCs w:val="22"/>
        </w:rPr>
        <w:t xml:space="preserve">The population production function was assumed to be known perfectly but the population size in any year was not. </w:t>
      </w:r>
    </w:p>
    <w:p w14:paraId="253EC22D"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Value of </w:t>
      </w:r>
      <w:commentRangeStart w:id="49"/>
      <w:r w:rsidRPr="00CC59DD">
        <w:rPr>
          <w:rFonts w:ascii="Helvetica" w:hAnsi="Helvetica"/>
          <w:sz w:val="22"/>
          <w:szCs w:val="22"/>
        </w:rPr>
        <w:t>monitoring</w:t>
      </w:r>
      <w:commentRangeEnd w:id="49"/>
      <w:r w:rsidRPr="00CC59DD">
        <w:rPr>
          <w:rStyle w:val="CommentReference"/>
          <w:sz w:val="22"/>
          <w:szCs w:val="22"/>
        </w:rPr>
        <w:commentReference w:id="49"/>
      </w:r>
      <w:r w:rsidRPr="00CC59DD">
        <w:rPr>
          <w:rFonts w:ascii="Helvetica" w:hAnsi="Helvetica"/>
          <w:sz w:val="22"/>
          <w:szCs w:val="22"/>
        </w:rPr>
        <w:t xml:space="preserve"> is likely not in line with economic incentives, particularly when the industry is footing the bill for monitoring. Where is the burden of proof? On the industry or on the public?</w:t>
      </w:r>
    </w:p>
    <w:p w14:paraId="73AC05E5" w14:textId="77777777" w:rsidR="00542E2F" w:rsidRPr="00CC59DD" w:rsidRDefault="006C170D"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00542E2F"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00542E2F" w:rsidRPr="00CC59DD">
        <w:rPr>
          <w:rFonts w:ascii="Helvetica" w:hAnsi="Helvetica"/>
          <w:noProof/>
          <w:sz w:val="22"/>
          <w:szCs w:val="22"/>
        </w:rPr>
        <w:t>(Hauser</w:t>
      </w:r>
      <w:r w:rsidR="00542E2F" w:rsidRPr="00CC59DD">
        <w:rPr>
          <w:rFonts w:ascii="Helvetica" w:hAnsi="Helvetica"/>
          <w:i/>
          <w:noProof/>
          <w:sz w:val="22"/>
          <w:szCs w:val="22"/>
        </w:rPr>
        <w:t xml:space="preserve"> et al.</w:t>
      </w:r>
      <w:r w:rsidR="00542E2F" w:rsidRPr="00CC59DD">
        <w:rPr>
          <w:rFonts w:ascii="Helvetica" w:hAnsi="Helvetica"/>
          <w:noProof/>
          <w:sz w:val="22"/>
          <w:szCs w:val="22"/>
        </w:rPr>
        <w:t xml:space="preserve"> 2006)</w:t>
      </w:r>
      <w:r w:rsidRPr="00CC59DD">
        <w:rPr>
          <w:rFonts w:ascii="Helvetica" w:hAnsi="Helvetica"/>
          <w:sz w:val="22"/>
          <w:szCs w:val="22"/>
        </w:rPr>
        <w:fldChar w:fldCharType="end"/>
      </w:r>
      <w:r w:rsidR="00542E2F" w:rsidRPr="00CC59DD">
        <w:rPr>
          <w:sz w:val="22"/>
          <w:szCs w:val="22"/>
        </w:rPr>
        <w:t xml:space="preserve"> </w:t>
      </w:r>
      <w:r w:rsidRPr="00CC59DD">
        <w:rPr>
          <w:rFonts w:ascii="Helvetica" w:hAnsi="Helvetica"/>
          <w:sz w:val="22"/>
          <w:szCs w:val="22"/>
        </w:rPr>
        <w:fldChar w:fldCharType="begin"/>
      </w:r>
      <w:r w:rsidR="00542E2F"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00542E2F" w:rsidRPr="00CC59DD">
        <w:rPr>
          <w:rFonts w:ascii="Helvetica" w:hAnsi="Helvetica"/>
          <w:noProof/>
          <w:sz w:val="22"/>
          <w:szCs w:val="22"/>
        </w:rPr>
        <w:t>(Drechsler</w:t>
      </w:r>
      <w:r w:rsidR="00542E2F" w:rsidRPr="00CC59DD">
        <w:rPr>
          <w:rFonts w:ascii="Helvetica" w:hAnsi="Helvetica"/>
          <w:i/>
          <w:noProof/>
          <w:sz w:val="22"/>
          <w:szCs w:val="22"/>
        </w:rPr>
        <w:t xml:space="preserve"> et al.</w:t>
      </w:r>
      <w:r w:rsidR="00542E2F" w:rsidRPr="00CC59DD">
        <w:rPr>
          <w:rFonts w:ascii="Helvetica" w:hAnsi="Helvetica"/>
          <w:noProof/>
          <w:sz w:val="22"/>
          <w:szCs w:val="22"/>
        </w:rPr>
        <w:t xml:space="preserve"> 2006)</w:t>
      </w:r>
      <w:r w:rsidRPr="00CC59DD">
        <w:rPr>
          <w:rFonts w:ascii="Helvetica" w:hAnsi="Helvetica"/>
          <w:sz w:val="22"/>
          <w:szCs w:val="22"/>
        </w:rPr>
        <w:fldChar w:fldCharType="end"/>
      </w:r>
      <w:r w:rsidR="00542E2F" w:rsidRPr="00CC59DD">
        <w:rPr>
          <w:sz w:val="22"/>
          <w:szCs w:val="22"/>
        </w:rPr>
        <w:t xml:space="preserve"> </w:t>
      </w:r>
      <w:r w:rsidRPr="00CC59DD">
        <w:rPr>
          <w:rFonts w:ascii="Helvetica" w:hAnsi="Helvetica"/>
          <w:sz w:val="22"/>
          <w:szCs w:val="22"/>
        </w:rPr>
        <w:fldChar w:fldCharType="begin"/>
      </w:r>
      <w:r w:rsidR="00542E2F"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00542E2F" w:rsidRPr="00CC59DD">
        <w:rPr>
          <w:rFonts w:ascii="Helvetica" w:hAnsi="Helvetica"/>
          <w:noProof/>
          <w:sz w:val="22"/>
          <w:szCs w:val="22"/>
        </w:rPr>
        <w:t>(Smith</w:t>
      </w:r>
      <w:r w:rsidR="00542E2F" w:rsidRPr="00CC59DD">
        <w:rPr>
          <w:rFonts w:ascii="Helvetica" w:hAnsi="Helvetica"/>
          <w:i/>
          <w:noProof/>
          <w:sz w:val="22"/>
          <w:szCs w:val="22"/>
        </w:rPr>
        <w:t xml:space="preserve"> et al.</w:t>
      </w:r>
      <w:r w:rsidR="00542E2F" w:rsidRPr="00CC59DD">
        <w:rPr>
          <w:rFonts w:ascii="Helvetica" w:hAnsi="Helvetica"/>
          <w:noProof/>
          <w:sz w:val="22"/>
          <w:szCs w:val="22"/>
        </w:rPr>
        <w:t xml:space="preserve"> 2014)</w:t>
      </w:r>
      <w:r w:rsidRPr="00CC59DD">
        <w:rPr>
          <w:rFonts w:ascii="Helvetica" w:hAnsi="Helvetica"/>
          <w:sz w:val="22"/>
          <w:szCs w:val="22"/>
        </w:rPr>
        <w:fldChar w:fldCharType="end"/>
      </w:r>
      <w:r w:rsidR="00771990" w:rsidRPr="00771990">
        <w:t xml:space="preserve"> </w:t>
      </w:r>
      <w:r>
        <w:rPr>
          <w:rFonts w:ascii="Helvetica" w:hAnsi="Helvetica"/>
          <w:sz w:val="22"/>
          <w:szCs w:val="22"/>
        </w:rPr>
        <w:fldChar w:fldCharType="begin"/>
      </w:r>
      <w:r w:rsidR="00CF6D35">
        <w:rPr>
          <w:rFonts w:ascii="Helvetica" w:hAnsi="Helvetica"/>
          <w:sz w:val="22"/>
          <w:szCs w:val="22"/>
        </w:rPr>
        <w:instrText xml:space="preserve"> ADDIN EN.CITE &lt;EndNote&gt;&lt;Cite&gt;&lt;Author&gt;Gerber&lt;/Author&gt;&lt;Year&gt;2005&lt;/Year&gt;&lt;RecNum&gt;8195&lt;/RecNum&gt;&lt;DisplayText&gt;(Gerber&lt;style face="italic"&gt; et al.&lt;/style&gt; 2005)&lt;/DisplayText&gt;&lt;record&gt;&lt;rec-number&gt;8195&lt;/rec-number&gt;&lt;foreign-keys&gt;&lt;key app="EN" db-id="dsrza9wtbra05fevxvw5svf8d0a9a0ptptvp" timestamp="1446569738"&gt;8195&lt;/key&gt;&lt;/foreign-keys&gt;&lt;ref-type name="Journal Article"&gt;17&lt;/ref-type&gt;&lt;contributors&gt;&lt;authors&gt;&lt;author&gt;Gerber, Leah R&lt;/author&gt;&lt;author&gt;Beger, Maria&lt;/author&gt;&lt;author&gt;McCarthy, Michael A&lt;/author&gt;&lt;author&gt;Possingham, Hugh P&lt;/author&gt;&lt;/authors&gt;&lt;/contributors&gt;&lt;titles&gt;&lt;title&gt;A theory for optimal monitoring of marine reserves&lt;/title&gt;&lt;secondary-title&gt;Ecology Letters&lt;/secondary-title&gt;&lt;/titles&gt;&lt;periodical&gt;&lt;full-title&gt;Ecology Letters&lt;/full-title&gt;&lt;/periodical&gt;&lt;pages&gt;829-837&lt;/pages&gt;&lt;volume&gt;8&lt;/volume&gt;&lt;number&gt;8&lt;/number&gt;&lt;dates&gt;&lt;year&gt;2005&lt;/year&gt;&lt;/dates&gt;&lt;isbn&gt;1461-0248&lt;/isbn&gt;&lt;urls&gt;&lt;/urls&gt;&lt;/record&gt;&lt;/Cite&gt;&lt;/EndNote&gt;</w:instrText>
      </w:r>
      <w:r>
        <w:rPr>
          <w:rFonts w:ascii="Helvetica" w:hAnsi="Helvetica"/>
          <w:sz w:val="22"/>
          <w:szCs w:val="22"/>
        </w:rPr>
        <w:fldChar w:fldCharType="separate"/>
      </w:r>
      <w:r w:rsidR="00CF6D35">
        <w:rPr>
          <w:rFonts w:ascii="Helvetica" w:hAnsi="Helvetica"/>
          <w:noProof/>
          <w:sz w:val="22"/>
          <w:szCs w:val="22"/>
        </w:rPr>
        <w:t>(Gerber</w:t>
      </w:r>
      <w:r w:rsidR="00CF6D35" w:rsidRPr="00CF6D35">
        <w:rPr>
          <w:rFonts w:ascii="Helvetica" w:hAnsi="Helvetica"/>
          <w:i/>
          <w:noProof/>
          <w:sz w:val="22"/>
          <w:szCs w:val="22"/>
        </w:rPr>
        <w:t xml:space="preserve"> et al.</w:t>
      </w:r>
      <w:r w:rsidR="00CF6D35">
        <w:rPr>
          <w:rFonts w:ascii="Helvetica" w:hAnsi="Helvetica"/>
          <w:noProof/>
          <w:sz w:val="22"/>
          <w:szCs w:val="22"/>
        </w:rPr>
        <w:t xml:space="preserve"> 2005)</w:t>
      </w:r>
      <w:r>
        <w:rPr>
          <w:rFonts w:ascii="Helvetica" w:hAnsi="Helvetica"/>
          <w:sz w:val="22"/>
          <w:szCs w:val="22"/>
        </w:rPr>
        <w:fldChar w:fldCharType="end"/>
      </w:r>
    </w:p>
    <w:p w14:paraId="296B2252" w14:textId="77777777" w:rsidR="00423CCA"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0E106EA5" w14:textId="77777777" w:rsidR="00B96E6A" w:rsidRPr="00CC59DD" w:rsidRDefault="009136E4" w:rsidP="003A77C7">
      <w:pPr>
        <w:pStyle w:val="ListParagraph"/>
        <w:numPr>
          <w:ilvl w:val="2"/>
          <w:numId w:val="1"/>
        </w:numPr>
        <w:rPr>
          <w:rFonts w:ascii="Helvetica" w:hAnsi="Helvetica"/>
          <w:sz w:val="22"/>
          <w:szCs w:val="22"/>
        </w:rPr>
      </w:pPr>
      <w:r>
        <w:rPr>
          <w:rFonts w:ascii="Helvetica" w:hAnsi="Helvetica"/>
          <w:sz w:val="22"/>
          <w:szCs w:val="22"/>
        </w:rPr>
        <w:t>Can</w:t>
      </w:r>
      <w:r w:rsidR="00B96E6A">
        <w:rPr>
          <w:rFonts w:ascii="Helvetica" w:hAnsi="Helvetica"/>
          <w:sz w:val="22"/>
          <w:szCs w:val="22"/>
        </w:rPr>
        <w:t xml:space="preserve"> tipping points can </w:t>
      </w:r>
      <w:r w:rsidR="00B62421">
        <w:rPr>
          <w:rFonts w:ascii="Helvetica" w:hAnsi="Helvetica"/>
          <w:sz w:val="22"/>
          <w:szCs w:val="22"/>
        </w:rPr>
        <w:t>even be identified in advance?</w:t>
      </w:r>
      <w:r w:rsidR="00B96E6A">
        <w:rPr>
          <w:rFonts w:ascii="Helvetica" w:hAnsi="Helvetica"/>
          <w:sz w:val="22"/>
          <w:szCs w:val="22"/>
        </w:rPr>
        <w:t xml:space="preserve"> </w:t>
      </w:r>
    </w:p>
    <w:p w14:paraId="27717507" w14:textId="77777777" w:rsidR="004B55CE" w:rsidRDefault="004B55CE" w:rsidP="004B55CE">
      <w:pPr>
        <w:rPr>
          <w:rFonts w:ascii="Helvetica" w:hAnsi="Helvetica"/>
          <w:sz w:val="22"/>
          <w:szCs w:val="22"/>
        </w:rPr>
      </w:pPr>
    </w:p>
    <w:p w14:paraId="46A35327"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10C28A4B" w14:textId="77777777" w:rsidR="00DD5A73" w:rsidRPr="00DD5A73" w:rsidRDefault="006C170D" w:rsidP="00DD5A73">
      <w:pPr>
        <w:pStyle w:val="EndNoteBibliography"/>
        <w:ind w:left="720" w:hanging="720"/>
        <w:rPr>
          <w:noProof/>
        </w:rPr>
      </w:pPr>
      <w:r>
        <w:fldChar w:fldCharType="begin"/>
      </w:r>
      <w:r w:rsidR="00D106C7">
        <w:instrText xml:space="preserve"> ADDIN EN.REFLIST </w:instrText>
      </w:r>
      <w:r>
        <w:fldChar w:fldCharType="separate"/>
      </w:r>
      <w:r w:rsidR="00DD5A73" w:rsidRPr="00DD5A73">
        <w:rPr>
          <w:noProof/>
        </w:rPr>
        <w:t>1.</w:t>
      </w:r>
    </w:p>
    <w:p w14:paraId="1240138D" w14:textId="77777777" w:rsidR="00DD5A73" w:rsidRPr="00DD5A73" w:rsidRDefault="00DD5A73" w:rsidP="00DD5A73">
      <w:pPr>
        <w:pStyle w:val="EndNoteBibliography"/>
        <w:ind w:left="720" w:hanging="720"/>
        <w:rPr>
          <w:noProof/>
        </w:rPr>
      </w:pPr>
      <w:r w:rsidRPr="00DD5A73">
        <w:rPr>
          <w:noProof/>
        </w:rPr>
        <w:t xml:space="preserve">Addison, P.F.E., de Bie, K. &amp; Rumpff, L. (2015). Setting conservation management thresholds using a novel participatory modeling approach. </w:t>
      </w:r>
      <w:r w:rsidRPr="00DD5A73">
        <w:rPr>
          <w:i/>
          <w:noProof/>
        </w:rPr>
        <w:t>Conservation Biology</w:t>
      </w:r>
      <w:r w:rsidRPr="00DD5A73">
        <w:rPr>
          <w:noProof/>
        </w:rPr>
        <w:t>, 29, 1411-1422.</w:t>
      </w:r>
    </w:p>
    <w:p w14:paraId="3F3AB375" w14:textId="77777777" w:rsidR="00DD5A73" w:rsidRPr="00DD5A73" w:rsidRDefault="00DD5A73" w:rsidP="00DD5A73">
      <w:pPr>
        <w:pStyle w:val="EndNoteBibliography"/>
        <w:ind w:left="720" w:hanging="720"/>
        <w:rPr>
          <w:noProof/>
        </w:rPr>
      </w:pPr>
      <w:r w:rsidRPr="00DD5A73">
        <w:rPr>
          <w:noProof/>
        </w:rPr>
        <w:t>2.</w:t>
      </w:r>
    </w:p>
    <w:p w14:paraId="4A0361ED" w14:textId="77777777" w:rsidR="00DD5A73" w:rsidRPr="00DD5A73" w:rsidRDefault="00DD5A73" w:rsidP="00DD5A73">
      <w:pPr>
        <w:pStyle w:val="EndNoteBibliography"/>
        <w:ind w:left="720" w:hanging="720"/>
        <w:rPr>
          <w:noProof/>
        </w:rPr>
      </w:pPr>
      <w:r w:rsidRPr="00DD5A73">
        <w:rPr>
          <w:noProof/>
        </w:rPr>
        <w:t xml:space="preserve">Bellwood, D.R., Hughes, T.P., Folke, C. &amp; Nystrom, M. (2004). Confronting the coral reef crisis. </w:t>
      </w:r>
      <w:r w:rsidRPr="00DD5A73">
        <w:rPr>
          <w:i/>
          <w:noProof/>
        </w:rPr>
        <w:t>Nature</w:t>
      </w:r>
      <w:r w:rsidRPr="00DD5A73">
        <w:rPr>
          <w:noProof/>
        </w:rPr>
        <w:t>, 429, 827-833.</w:t>
      </w:r>
    </w:p>
    <w:p w14:paraId="7ED09371" w14:textId="77777777" w:rsidR="00DD5A73" w:rsidRPr="00DD5A73" w:rsidRDefault="00DD5A73" w:rsidP="00DD5A73">
      <w:pPr>
        <w:pStyle w:val="EndNoteBibliography"/>
        <w:ind w:left="720" w:hanging="720"/>
        <w:rPr>
          <w:noProof/>
        </w:rPr>
      </w:pPr>
      <w:r w:rsidRPr="00DD5A73">
        <w:rPr>
          <w:noProof/>
        </w:rPr>
        <w:t>3.</w:t>
      </w:r>
    </w:p>
    <w:p w14:paraId="22B547CB" w14:textId="77777777" w:rsidR="00DD5A73" w:rsidRPr="00DD5A73" w:rsidRDefault="00DD5A73" w:rsidP="00DD5A73">
      <w:pPr>
        <w:pStyle w:val="EndNoteBibliography"/>
        <w:ind w:left="720" w:hanging="720"/>
        <w:rPr>
          <w:noProof/>
        </w:rPr>
      </w:pPr>
      <w:r w:rsidRPr="00DD5A73">
        <w:rPr>
          <w:noProof/>
        </w:rPr>
        <w:t xml:space="preserve">Boettiger, C., Mangel, M. &amp; Munch, S. (2015). Avoiding tipping points in fisheries management through Gaussian process dynamic programming. </w:t>
      </w:r>
      <w:r w:rsidRPr="00DD5A73">
        <w:rPr>
          <w:i/>
          <w:noProof/>
        </w:rPr>
        <w:t>Proceedings of the Royal Society of London B: Biological Sciences</w:t>
      </w:r>
      <w:r w:rsidRPr="00DD5A73">
        <w:rPr>
          <w:noProof/>
        </w:rPr>
        <w:t>, 282, 20141631.</w:t>
      </w:r>
    </w:p>
    <w:p w14:paraId="1F900666" w14:textId="77777777" w:rsidR="00DD5A73" w:rsidRPr="00DD5A73" w:rsidRDefault="00DD5A73" w:rsidP="00DD5A73">
      <w:pPr>
        <w:pStyle w:val="EndNoteBibliography"/>
        <w:ind w:left="720" w:hanging="720"/>
        <w:rPr>
          <w:noProof/>
        </w:rPr>
      </w:pPr>
      <w:r w:rsidRPr="00DD5A73">
        <w:rPr>
          <w:noProof/>
        </w:rPr>
        <w:t>4.</w:t>
      </w:r>
    </w:p>
    <w:p w14:paraId="73522DC0" w14:textId="77777777" w:rsidR="00DD5A73" w:rsidRPr="00DD5A73" w:rsidRDefault="00DD5A73" w:rsidP="00DD5A73">
      <w:pPr>
        <w:pStyle w:val="EndNoteBibliography"/>
        <w:ind w:left="720" w:hanging="720"/>
        <w:rPr>
          <w:noProof/>
        </w:rPr>
      </w:pPr>
      <w:r w:rsidRPr="00DD5A73">
        <w:rPr>
          <w:noProof/>
        </w:rPr>
        <w:t xml:space="preserve">Bunnefeld, N., Hoshino, E. &amp; Milner-Gulland, E.J. (2011). Management strategy evaluation: a powerful tool for conservation? </w:t>
      </w:r>
      <w:r w:rsidRPr="00DD5A73">
        <w:rPr>
          <w:i/>
          <w:noProof/>
        </w:rPr>
        <w:t>Trends in Ecology &amp; Evolution</w:t>
      </w:r>
      <w:r w:rsidRPr="00DD5A73">
        <w:rPr>
          <w:noProof/>
        </w:rPr>
        <w:t>, 26, 441-447.</w:t>
      </w:r>
    </w:p>
    <w:p w14:paraId="32B20F85" w14:textId="77777777" w:rsidR="00DD5A73" w:rsidRPr="00DD5A73" w:rsidRDefault="00DD5A73" w:rsidP="00DD5A73">
      <w:pPr>
        <w:pStyle w:val="EndNoteBibliography"/>
        <w:ind w:left="720" w:hanging="720"/>
        <w:rPr>
          <w:noProof/>
        </w:rPr>
      </w:pPr>
      <w:r w:rsidRPr="00DD5A73">
        <w:rPr>
          <w:noProof/>
        </w:rPr>
        <w:t>5.</w:t>
      </w:r>
    </w:p>
    <w:p w14:paraId="740A2307" w14:textId="77777777" w:rsidR="00DD5A73" w:rsidRPr="00DD5A73" w:rsidRDefault="00DD5A73" w:rsidP="00DD5A73">
      <w:pPr>
        <w:pStyle w:val="EndNoteBibliography"/>
        <w:ind w:left="720" w:hanging="720"/>
        <w:rPr>
          <w:noProof/>
        </w:rPr>
      </w:pPr>
      <w:r w:rsidRPr="00DD5A73">
        <w:rPr>
          <w:noProof/>
        </w:rPr>
        <w:t xml:space="preserve">Cinner, J., Daw, T. &amp; McClanahan, T. (2009). Socioeconomic factors that affect artisanal fishers’ readiness to exit a declining fishery. </w:t>
      </w:r>
      <w:r w:rsidRPr="00DD5A73">
        <w:rPr>
          <w:i/>
          <w:noProof/>
        </w:rPr>
        <w:t>Conservation Biology</w:t>
      </w:r>
      <w:r w:rsidRPr="00DD5A73">
        <w:rPr>
          <w:noProof/>
        </w:rPr>
        <w:t>, 23, 124-130.</w:t>
      </w:r>
    </w:p>
    <w:p w14:paraId="43EEA8D9" w14:textId="77777777" w:rsidR="00DD5A73" w:rsidRPr="00DD5A73" w:rsidRDefault="00DD5A73" w:rsidP="00DD5A73">
      <w:pPr>
        <w:pStyle w:val="EndNoteBibliography"/>
        <w:ind w:left="720" w:hanging="720"/>
        <w:rPr>
          <w:noProof/>
        </w:rPr>
      </w:pPr>
      <w:r w:rsidRPr="00DD5A73">
        <w:rPr>
          <w:noProof/>
        </w:rPr>
        <w:t>6.</w:t>
      </w:r>
    </w:p>
    <w:p w14:paraId="35D0567D" w14:textId="77777777" w:rsidR="00DD5A73" w:rsidRPr="00DD5A73" w:rsidRDefault="00DD5A73" w:rsidP="00DD5A73">
      <w:pPr>
        <w:pStyle w:val="EndNoteBibliography"/>
        <w:ind w:left="720" w:hanging="720"/>
        <w:rPr>
          <w:noProof/>
        </w:rPr>
      </w:pPr>
      <w:r w:rsidRPr="00DD5A73">
        <w:rPr>
          <w:noProof/>
        </w:rPr>
        <w:t>Cleary, J.S. (2014). Stock assessment and management advice for British Columbia pacific herring: 2013 Status and 2014 forecast. Canadian Science Advisory Science Scretariate.</w:t>
      </w:r>
    </w:p>
    <w:p w14:paraId="1492C218" w14:textId="77777777" w:rsidR="00DD5A73" w:rsidRPr="00DD5A73" w:rsidRDefault="00DD5A73" w:rsidP="00DD5A73">
      <w:pPr>
        <w:pStyle w:val="EndNoteBibliography"/>
        <w:ind w:left="720" w:hanging="720"/>
        <w:rPr>
          <w:noProof/>
        </w:rPr>
      </w:pPr>
      <w:r w:rsidRPr="00DD5A73">
        <w:rPr>
          <w:noProof/>
        </w:rPr>
        <w:t>7.</w:t>
      </w:r>
    </w:p>
    <w:p w14:paraId="5D2CCD89" w14:textId="77777777" w:rsidR="00DD5A73" w:rsidRPr="00DD5A73" w:rsidRDefault="00DD5A73" w:rsidP="00DD5A73">
      <w:pPr>
        <w:pStyle w:val="EndNoteBibliography"/>
        <w:ind w:left="720" w:hanging="720"/>
        <w:rPr>
          <w:noProof/>
        </w:rPr>
      </w:pPr>
      <w:r w:rsidRPr="00DD5A73">
        <w:rPr>
          <w:noProof/>
        </w:rPr>
        <w:t xml:space="preserve">Costello, C. &amp; Polasky, S. (2008). Optimal harvesting of stochastic spatial resources. </w:t>
      </w:r>
      <w:r w:rsidRPr="00DD5A73">
        <w:rPr>
          <w:i/>
          <w:noProof/>
        </w:rPr>
        <w:t>Journal of Environmental Economics and Management</w:t>
      </w:r>
      <w:r w:rsidRPr="00DD5A73">
        <w:rPr>
          <w:noProof/>
        </w:rPr>
        <w:t>, 56, 1-18.</w:t>
      </w:r>
    </w:p>
    <w:p w14:paraId="1AD5F12A" w14:textId="77777777" w:rsidR="00DD5A73" w:rsidRPr="00DD5A73" w:rsidRDefault="00DD5A73" w:rsidP="00DD5A73">
      <w:pPr>
        <w:pStyle w:val="EndNoteBibliography"/>
        <w:ind w:left="720" w:hanging="720"/>
        <w:rPr>
          <w:noProof/>
        </w:rPr>
      </w:pPr>
      <w:r w:rsidRPr="00DD5A73">
        <w:rPr>
          <w:noProof/>
        </w:rPr>
        <w:t>8.</w:t>
      </w:r>
    </w:p>
    <w:p w14:paraId="1C919D6B" w14:textId="77777777" w:rsidR="00DD5A73" w:rsidRPr="00DD5A73" w:rsidRDefault="00DD5A73" w:rsidP="00DD5A73">
      <w:pPr>
        <w:pStyle w:val="EndNoteBibliography"/>
        <w:ind w:left="720" w:hanging="720"/>
        <w:rPr>
          <w:noProof/>
        </w:rPr>
      </w:pPr>
      <w:r w:rsidRPr="00DD5A73">
        <w:rPr>
          <w:noProof/>
        </w:rPr>
        <w:t xml:space="preserve">Costello, C., Rassweiler, A., Siegel, D., De Leo, G., Micheli, F. &amp; Rosenberg, A. (2010). The value of spatial information in MPA network design. </w:t>
      </w:r>
      <w:r w:rsidRPr="00DD5A73">
        <w:rPr>
          <w:i/>
          <w:noProof/>
        </w:rPr>
        <w:t>Proceedings of the National Academy of Sciences</w:t>
      </w:r>
      <w:r w:rsidRPr="00DD5A73">
        <w:rPr>
          <w:noProof/>
        </w:rPr>
        <w:t>, 107, 18294-18299.</w:t>
      </w:r>
    </w:p>
    <w:p w14:paraId="1950DE73" w14:textId="77777777" w:rsidR="00DD5A73" w:rsidRPr="00DD5A73" w:rsidRDefault="00DD5A73" w:rsidP="00DD5A73">
      <w:pPr>
        <w:pStyle w:val="EndNoteBibliography"/>
        <w:ind w:left="720" w:hanging="720"/>
        <w:rPr>
          <w:noProof/>
        </w:rPr>
      </w:pPr>
      <w:r w:rsidRPr="00DD5A73">
        <w:rPr>
          <w:noProof/>
        </w:rPr>
        <w:t>9.</w:t>
      </w:r>
    </w:p>
    <w:p w14:paraId="4E72ADAE" w14:textId="77777777" w:rsidR="00DD5A73" w:rsidRPr="00DD5A73" w:rsidRDefault="00DD5A73" w:rsidP="00DD5A73">
      <w:pPr>
        <w:pStyle w:val="EndNoteBibliography"/>
        <w:ind w:left="720" w:hanging="720"/>
        <w:rPr>
          <w:noProof/>
        </w:rPr>
      </w:pPr>
      <w:r w:rsidRPr="00DD5A73">
        <w:rPr>
          <w:noProof/>
        </w:rPr>
        <w:t xml:space="preserve">Courchamp, F., Berec, L. &amp; Gascoigne, J. (2008). </w:t>
      </w:r>
      <w:r w:rsidRPr="00DD5A73">
        <w:rPr>
          <w:i/>
          <w:noProof/>
        </w:rPr>
        <w:t>Allee effects in ecology and conservation</w:t>
      </w:r>
      <w:r w:rsidRPr="00DD5A73">
        <w:rPr>
          <w:noProof/>
        </w:rPr>
        <w:t>. Oxford University Press, New York.</w:t>
      </w:r>
    </w:p>
    <w:p w14:paraId="207DC621" w14:textId="77777777" w:rsidR="00DD5A73" w:rsidRPr="00DD5A73" w:rsidRDefault="00DD5A73" w:rsidP="00DD5A73">
      <w:pPr>
        <w:pStyle w:val="EndNoteBibliography"/>
        <w:ind w:left="720" w:hanging="720"/>
        <w:rPr>
          <w:noProof/>
        </w:rPr>
      </w:pPr>
      <w:r w:rsidRPr="00DD5A73">
        <w:rPr>
          <w:noProof/>
        </w:rPr>
        <w:t>10.</w:t>
      </w:r>
    </w:p>
    <w:p w14:paraId="14269245" w14:textId="77777777" w:rsidR="00DD5A73" w:rsidRPr="00DD5A73" w:rsidRDefault="00DD5A73" w:rsidP="00DD5A73">
      <w:pPr>
        <w:pStyle w:val="EndNoteBibliography"/>
        <w:ind w:left="720" w:hanging="720"/>
        <w:rPr>
          <w:noProof/>
        </w:rPr>
      </w:pPr>
      <w:r w:rsidRPr="00DD5A73">
        <w:rPr>
          <w:noProof/>
        </w:rPr>
        <w:t>Doak, D.F., Estes, J.A., Halpern, B.S., Jacob, U., Lindberg, D.R., Lovvorn, J.</w:t>
      </w:r>
      <w:r w:rsidRPr="00DD5A73">
        <w:rPr>
          <w:i/>
          <w:noProof/>
        </w:rPr>
        <w:t xml:space="preserve"> et al.</w:t>
      </w:r>
      <w:r w:rsidRPr="00DD5A73">
        <w:rPr>
          <w:noProof/>
        </w:rPr>
        <w:t xml:space="preserve"> (2008). Understanding and predicting ecological dynamics: are major surprises inevitable. </w:t>
      </w:r>
      <w:r w:rsidRPr="00DD5A73">
        <w:rPr>
          <w:i/>
          <w:noProof/>
        </w:rPr>
        <w:t>Ecology</w:t>
      </w:r>
      <w:r w:rsidRPr="00DD5A73">
        <w:rPr>
          <w:noProof/>
        </w:rPr>
        <w:t>, 89, 952-961.</w:t>
      </w:r>
    </w:p>
    <w:p w14:paraId="26C60FF9" w14:textId="77777777" w:rsidR="00DD5A73" w:rsidRPr="00DD5A73" w:rsidRDefault="00DD5A73" w:rsidP="00DD5A73">
      <w:pPr>
        <w:pStyle w:val="EndNoteBibliography"/>
        <w:ind w:left="720" w:hanging="720"/>
        <w:rPr>
          <w:noProof/>
        </w:rPr>
      </w:pPr>
      <w:r w:rsidRPr="00DD5A73">
        <w:rPr>
          <w:noProof/>
        </w:rPr>
        <w:t>11.</w:t>
      </w:r>
    </w:p>
    <w:p w14:paraId="175F920F" w14:textId="77777777" w:rsidR="00DD5A73" w:rsidRPr="00DD5A73" w:rsidRDefault="00DD5A73" w:rsidP="00DD5A73">
      <w:pPr>
        <w:pStyle w:val="EndNoteBibliography"/>
        <w:ind w:left="720" w:hanging="720"/>
        <w:rPr>
          <w:noProof/>
        </w:rPr>
      </w:pPr>
      <w:r w:rsidRPr="00DD5A73">
        <w:rPr>
          <w:noProof/>
        </w:rPr>
        <w:t xml:space="preserve">Drechsler, M., Johst, K., Wätzold, F. &amp; Westphal, M.I. (2006). Integrating economic costs into the analysis of flexible conservation management strategies. </w:t>
      </w:r>
      <w:r w:rsidRPr="00DD5A73">
        <w:rPr>
          <w:i/>
          <w:noProof/>
        </w:rPr>
        <w:t>Ecological Applications</w:t>
      </w:r>
      <w:r w:rsidRPr="00DD5A73">
        <w:rPr>
          <w:noProof/>
        </w:rPr>
        <w:t>, 16, 1959-1966.</w:t>
      </w:r>
    </w:p>
    <w:p w14:paraId="487311AE" w14:textId="77777777" w:rsidR="00DD5A73" w:rsidRPr="00DD5A73" w:rsidRDefault="00DD5A73" w:rsidP="00DD5A73">
      <w:pPr>
        <w:pStyle w:val="EndNoteBibliography"/>
        <w:ind w:left="720" w:hanging="720"/>
        <w:rPr>
          <w:noProof/>
        </w:rPr>
      </w:pPr>
      <w:r w:rsidRPr="00DD5A73">
        <w:rPr>
          <w:noProof/>
        </w:rPr>
        <w:t>12.</w:t>
      </w:r>
    </w:p>
    <w:p w14:paraId="017A1DF3" w14:textId="77777777" w:rsidR="00DD5A73" w:rsidRPr="00DD5A73" w:rsidRDefault="00DD5A73" w:rsidP="00DD5A73">
      <w:pPr>
        <w:pStyle w:val="EndNoteBibliography"/>
        <w:ind w:left="720" w:hanging="720"/>
        <w:rPr>
          <w:noProof/>
        </w:rPr>
      </w:pPr>
      <w:r w:rsidRPr="00DD5A73">
        <w:rPr>
          <w:noProof/>
        </w:rPr>
        <w:t xml:space="preserve">Estes, J.A., Smith, N.S. &amp; Palmisano, J.F. (1978). Sea otter predation and community organization in western Aleutian islands, Alaska. </w:t>
      </w:r>
      <w:r w:rsidRPr="00DD5A73">
        <w:rPr>
          <w:i/>
          <w:noProof/>
        </w:rPr>
        <w:t>Ecology</w:t>
      </w:r>
      <w:r w:rsidRPr="00DD5A73">
        <w:rPr>
          <w:noProof/>
        </w:rPr>
        <w:t>, 59, 822-833.</w:t>
      </w:r>
    </w:p>
    <w:p w14:paraId="44DBAFAB" w14:textId="77777777" w:rsidR="00DD5A73" w:rsidRPr="00DD5A73" w:rsidRDefault="00DD5A73" w:rsidP="00DD5A73">
      <w:pPr>
        <w:pStyle w:val="EndNoteBibliography"/>
        <w:ind w:left="720" w:hanging="720"/>
        <w:rPr>
          <w:noProof/>
        </w:rPr>
      </w:pPr>
      <w:r w:rsidRPr="00DD5A73">
        <w:rPr>
          <w:noProof/>
        </w:rPr>
        <w:t>13.</w:t>
      </w:r>
    </w:p>
    <w:p w14:paraId="3AEF1C66" w14:textId="77777777" w:rsidR="00DD5A73" w:rsidRPr="00DD5A73" w:rsidRDefault="00DD5A73" w:rsidP="00DD5A73">
      <w:pPr>
        <w:pStyle w:val="EndNoteBibliography"/>
        <w:ind w:left="720" w:hanging="720"/>
        <w:rPr>
          <w:noProof/>
        </w:rPr>
      </w:pPr>
      <w:r w:rsidRPr="00DD5A73">
        <w:rPr>
          <w:noProof/>
        </w:rPr>
        <w:lastRenderedPageBreak/>
        <w:t xml:space="preserve">Fuller, M.M., Gross, L.J., Duke-Sylvester, S.M. &amp; Palmer, M. (2008). Testing the robustness of management decisions to uncertainty: Everglades restoration scenarios. </w:t>
      </w:r>
      <w:r w:rsidRPr="00DD5A73">
        <w:rPr>
          <w:i/>
          <w:noProof/>
        </w:rPr>
        <w:t>Ecological Applications</w:t>
      </w:r>
      <w:r w:rsidRPr="00DD5A73">
        <w:rPr>
          <w:noProof/>
        </w:rPr>
        <w:t>, 18, 711-723.</w:t>
      </w:r>
    </w:p>
    <w:p w14:paraId="02213BDE" w14:textId="77777777" w:rsidR="00DD5A73" w:rsidRPr="00DD5A73" w:rsidRDefault="00DD5A73" w:rsidP="00DD5A73">
      <w:pPr>
        <w:pStyle w:val="EndNoteBibliography"/>
        <w:ind w:left="720" w:hanging="720"/>
        <w:rPr>
          <w:noProof/>
        </w:rPr>
      </w:pPr>
      <w:r w:rsidRPr="00DD5A73">
        <w:rPr>
          <w:noProof/>
        </w:rPr>
        <w:t>14.</w:t>
      </w:r>
    </w:p>
    <w:p w14:paraId="500259B6" w14:textId="77777777" w:rsidR="00DD5A73" w:rsidRPr="00DD5A73" w:rsidRDefault="00DD5A73" w:rsidP="00DD5A73">
      <w:pPr>
        <w:pStyle w:val="EndNoteBibliography"/>
        <w:ind w:left="720" w:hanging="720"/>
        <w:rPr>
          <w:noProof/>
        </w:rPr>
      </w:pPr>
      <w:r w:rsidRPr="00DD5A73">
        <w:rPr>
          <w:noProof/>
        </w:rPr>
        <w:t xml:space="preserve">Gerber, L.R., Beger, M., McCarthy, M.A. &amp; Possingham, H.P. (2005). A theory for optimal monitoring of marine reserves. </w:t>
      </w:r>
      <w:r w:rsidRPr="00DD5A73">
        <w:rPr>
          <w:i/>
          <w:noProof/>
        </w:rPr>
        <w:t>Ecology Letters</w:t>
      </w:r>
      <w:r w:rsidRPr="00DD5A73">
        <w:rPr>
          <w:noProof/>
        </w:rPr>
        <w:t>, 8, 829-837.</w:t>
      </w:r>
    </w:p>
    <w:p w14:paraId="05387F74" w14:textId="77777777" w:rsidR="00DD5A73" w:rsidRPr="00DD5A73" w:rsidRDefault="00DD5A73" w:rsidP="00DD5A73">
      <w:pPr>
        <w:pStyle w:val="EndNoteBibliography"/>
        <w:ind w:left="720" w:hanging="720"/>
        <w:rPr>
          <w:noProof/>
        </w:rPr>
      </w:pPr>
      <w:r w:rsidRPr="00DD5A73">
        <w:rPr>
          <w:noProof/>
        </w:rPr>
        <w:t>15.</w:t>
      </w:r>
    </w:p>
    <w:p w14:paraId="637E3192" w14:textId="77777777" w:rsidR="00DD5A73" w:rsidRPr="00DD5A73" w:rsidRDefault="00DD5A73" w:rsidP="00DD5A73">
      <w:pPr>
        <w:pStyle w:val="EndNoteBibliography"/>
        <w:ind w:left="720" w:hanging="720"/>
        <w:rPr>
          <w:noProof/>
        </w:rPr>
      </w:pPr>
      <w:r w:rsidRPr="00DD5A73">
        <w:rPr>
          <w:noProof/>
        </w:rPr>
        <w:t xml:space="preserve">Grafton, R.Q., Kompas, T. &amp; Lindenmayer, D. (2005). Marine reserves with ecological uncertainty. </w:t>
      </w:r>
      <w:r w:rsidRPr="00DD5A73">
        <w:rPr>
          <w:i/>
          <w:noProof/>
        </w:rPr>
        <w:t>Bulletin of Mathematical Biology</w:t>
      </w:r>
      <w:r w:rsidRPr="00DD5A73">
        <w:rPr>
          <w:noProof/>
        </w:rPr>
        <w:t>, 67, 957-971.</w:t>
      </w:r>
    </w:p>
    <w:p w14:paraId="7B40A339" w14:textId="77777777" w:rsidR="00DD5A73" w:rsidRPr="00DD5A73" w:rsidRDefault="00DD5A73" w:rsidP="00DD5A73">
      <w:pPr>
        <w:pStyle w:val="EndNoteBibliography"/>
        <w:ind w:left="720" w:hanging="720"/>
        <w:rPr>
          <w:noProof/>
        </w:rPr>
      </w:pPr>
      <w:r w:rsidRPr="00DD5A73">
        <w:rPr>
          <w:noProof/>
        </w:rPr>
        <w:t>16.</w:t>
      </w:r>
    </w:p>
    <w:p w14:paraId="79C2C534" w14:textId="77777777" w:rsidR="00DD5A73" w:rsidRPr="00DD5A73" w:rsidRDefault="00DD5A73" w:rsidP="00DD5A73">
      <w:pPr>
        <w:pStyle w:val="EndNoteBibliography"/>
        <w:ind w:left="720" w:hanging="720"/>
        <w:rPr>
          <w:noProof/>
        </w:rPr>
      </w:pPr>
      <w:r w:rsidRPr="00DD5A73">
        <w:rPr>
          <w:noProof/>
        </w:rPr>
        <w:t xml:space="preserve">Griffith, D.R. (2008). The ecological implications of individual fishing quotas and harvest cooperatives. </w:t>
      </w:r>
      <w:r w:rsidRPr="00DD5A73">
        <w:rPr>
          <w:i/>
          <w:noProof/>
        </w:rPr>
        <w:t>Frontiers in Ecology and the Environment</w:t>
      </w:r>
      <w:r w:rsidRPr="00DD5A73">
        <w:rPr>
          <w:noProof/>
        </w:rPr>
        <w:t>, 6, 191-198.</w:t>
      </w:r>
    </w:p>
    <w:p w14:paraId="401453B4" w14:textId="77777777" w:rsidR="00DD5A73" w:rsidRPr="00DD5A73" w:rsidRDefault="00DD5A73" w:rsidP="00DD5A73">
      <w:pPr>
        <w:pStyle w:val="EndNoteBibliography"/>
        <w:ind w:left="720" w:hanging="720"/>
        <w:rPr>
          <w:noProof/>
        </w:rPr>
      </w:pPr>
      <w:r w:rsidRPr="00DD5A73">
        <w:rPr>
          <w:noProof/>
        </w:rPr>
        <w:t>17.</w:t>
      </w:r>
    </w:p>
    <w:p w14:paraId="66DBE4F3" w14:textId="77777777" w:rsidR="00DD5A73" w:rsidRPr="00DD5A73" w:rsidRDefault="00DD5A73" w:rsidP="00DD5A73">
      <w:pPr>
        <w:pStyle w:val="EndNoteBibliography"/>
        <w:ind w:left="720" w:hanging="720"/>
        <w:rPr>
          <w:noProof/>
        </w:rPr>
      </w:pPr>
      <w:r w:rsidRPr="00DD5A73">
        <w:rPr>
          <w:noProof/>
        </w:rPr>
        <w:t xml:space="preserve">Hastings, A. &amp; Wysham, D.B. (2010). Regime shifts in ecological systems can occur with no warning. </w:t>
      </w:r>
      <w:r w:rsidRPr="00DD5A73">
        <w:rPr>
          <w:i/>
          <w:noProof/>
        </w:rPr>
        <w:t>Ecology letters</w:t>
      </w:r>
      <w:r w:rsidRPr="00DD5A73">
        <w:rPr>
          <w:noProof/>
        </w:rPr>
        <w:t>, 13, 464-472.</w:t>
      </w:r>
    </w:p>
    <w:p w14:paraId="1CEB1FD6" w14:textId="77777777" w:rsidR="00DD5A73" w:rsidRPr="00DD5A73" w:rsidRDefault="00DD5A73" w:rsidP="00DD5A73">
      <w:pPr>
        <w:pStyle w:val="EndNoteBibliography"/>
        <w:ind w:left="720" w:hanging="720"/>
        <w:rPr>
          <w:noProof/>
        </w:rPr>
      </w:pPr>
      <w:r w:rsidRPr="00DD5A73">
        <w:rPr>
          <w:noProof/>
        </w:rPr>
        <w:t>18.</w:t>
      </w:r>
    </w:p>
    <w:p w14:paraId="03311B41" w14:textId="77777777" w:rsidR="00DD5A73" w:rsidRPr="00DD5A73" w:rsidRDefault="00DD5A73" w:rsidP="00DD5A73">
      <w:pPr>
        <w:pStyle w:val="EndNoteBibliography"/>
        <w:ind w:left="720" w:hanging="720"/>
        <w:rPr>
          <w:noProof/>
        </w:rPr>
      </w:pPr>
      <w:r w:rsidRPr="00DD5A73">
        <w:rPr>
          <w:noProof/>
        </w:rPr>
        <w:t xml:space="preserve">Hauser, C.E., Pople, A.R. &amp; Possingham, H.P. (2006). Should managed populations be monitored every year? </w:t>
      </w:r>
      <w:r w:rsidRPr="00DD5A73">
        <w:rPr>
          <w:i/>
          <w:noProof/>
        </w:rPr>
        <w:t>Ecological Applications</w:t>
      </w:r>
      <w:r w:rsidRPr="00DD5A73">
        <w:rPr>
          <w:noProof/>
        </w:rPr>
        <w:t>, 16, 807-819.</w:t>
      </w:r>
    </w:p>
    <w:p w14:paraId="0DEF3D2C" w14:textId="77777777" w:rsidR="00DD5A73" w:rsidRPr="00DD5A73" w:rsidRDefault="00DD5A73" w:rsidP="00DD5A73">
      <w:pPr>
        <w:pStyle w:val="EndNoteBibliography"/>
        <w:ind w:left="720" w:hanging="720"/>
        <w:rPr>
          <w:noProof/>
        </w:rPr>
      </w:pPr>
      <w:r w:rsidRPr="00DD5A73">
        <w:rPr>
          <w:noProof/>
        </w:rPr>
        <w:t>19.</w:t>
      </w:r>
    </w:p>
    <w:p w14:paraId="2E0A6913" w14:textId="77777777" w:rsidR="00DD5A73" w:rsidRPr="00DD5A73" w:rsidRDefault="00DD5A73" w:rsidP="00DD5A73">
      <w:pPr>
        <w:pStyle w:val="EndNoteBibliography"/>
        <w:ind w:left="720" w:hanging="720"/>
        <w:rPr>
          <w:noProof/>
        </w:rPr>
      </w:pPr>
      <w:r w:rsidRPr="00DD5A73">
        <w:rPr>
          <w:noProof/>
        </w:rPr>
        <w:t xml:space="preserve">Higgins, P.A., Mastrandrea, M.D. &amp; Schneider, S.H. (2002). Dynamics of climate and ecosystem coupling: abrupt changes and multiple equilibria. </w:t>
      </w:r>
      <w:r w:rsidRPr="00DD5A73">
        <w:rPr>
          <w:i/>
          <w:noProof/>
        </w:rPr>
        <w:t>Philisophical Transactions - Royal Society of London Series B Biological Sciences</w:t>
      </w:r>
      <w:r w:rsidRPr="00DD5A73">
        <w:rPr>
          <w:noProof/>
        </w:rPr>
        <w:t>, 357, 647-656.</w:t>
      </w:r>
    </w:p>
    <w:p w14:paraId="606DCF33" w14:textId="77777777" w:rsidR="00DD5A73" w:rsidRPr="00DD5A73" w:rsidRDefault="00DD5A73" w:rsidP="00DD5A73">
      <w:pPr>
        <w:pStyle w:val="EndNoteBibliography"/>
        <w:ind w:left="720" w:hanging="720"/>
        <w:rPr>
          <w:noProof/>
        </w:rPr>
      </w:pPr>
      <w:r w:rsidRPr="00DD5A73">
        <w:rPr>
          <w:noProof/>
        </w:rPr>
        <w:t>20.</w:t>
      </w:r>
    </w:p>
    <w:p w14:paraId="6FB2B470" w14:textId="77777777" w:rsidR="00DD5A73" w:rsidRPr="00DD5A73" w:rsidRDefault="00DD5A73" w:rsidP="00DD5A73">
      <w:pPr>
        <w:pStyle w:val="EndNoteBibliography"/>
        <w:ind w:left="720" w:hanging="720"/>
        <w:rPr>
          <w:noProof/>
        </w:rPr>
      </w:pPr>
      <w:r w:rsidRPr="00DD5A73">
        <w:rPr>
          <w:noProof/>
        </w:rPr>
        <w:t xml:space="preserve">Hilborn, R., Maguire, J.-J., Parma, A.M. &amp; Rosenberg, A.A. (2001). The Precautionary Approach and risk management: can they increase the probability of successes in fishery management? </w:t>
      </w:r>
      <w:r w:rsidRPr="00DD5A73">
        <w:rPr>
          <w:i/>
          <w:noProof/>
        </w:rPr>
        <w:t>Canadian Journal of Fisheries and Aquatic Sciences</w:t>
      </w:r>
      <w:r w:rsidRPr="00DD5A73">
        <w:rPr>
          <w:noProof/>
        </w:rPr>
        <w:t>, 58, 99-107.</w:t>
      </w:r>
    </w:p>
    <w:p w14:paraId="35C10F85" w14:textId="77777777" w:rsidR="00DD5A73" w:rsidRPr="00DD5A73" w:rsidRDefault="00DD5A73" w:rsidP="00DD5A73">
      <w:pPr>
        <w:pStyle w:val="EndNoteBibliography"/>
        <w:ind w:left="720" w:hanging="720"/>
        <w:rPr>
          <w:noProof/>
        </w:rPr>
      </w:pPr>
      <w:r w:rsidRPr="00DD5A73">
        <w:rPr>
          <w:noProof/>
        </w:rPr>
        <w:t>21.</w:t>
      </w:r>
    </w:p>
    <w:p w14:paraId="4A7D2B45" w14:textId="77777777" w:rsidR="00DD5A73" w:rsidRPr="00DD5A73" w:rsidRDefault="00DD5A73" w:rsidP="00DD5A73">
      <w:pPr>
        <w:pStyle w:val="EndNoteBibliography"/>
        <w:ind w:left="720" w:hanging="720"/>
        <w:rPr>
          <w:noProof/>
        </w:rPr>
      </w:pPr>
      <w:r w:rsidRPr="00DD5A73">
        <w:rPr>
          <w:noProof/>
        </w:rPr>
        <w:t>Kates, R.W., Clark, W.C., Corell, R., Hall, J.M., Jaeger, C.C., Lowe, I.</w:t>
      </w:r>
      <w:r w:rsidRPr="00DD5A73">
        <w:rPr>
          <w:i/>
          <w:noProof/>
        </w:rPr>
        <w:t xml:space="preserve"> et al.</w:t>
      </w:r>
      <w:r w:rsidRPr="00DD5A73">
        <w:rPr>
          <w:noProof/>
        </w:rPr>
        <w:t xml:space="preserve"> (2001). Sustainability Science. </w:t>
      </w:r>
      <w:r w:rsidRPr="00DD5A73">
        <w:rPr>
          <w:i/>
          <w:noProof/>
        </w:rPr>
        <w:t>Science</w:t>
      </w:r>
      <w:r w:rsidRPr="00DD5A73">
        <w:rPr>
          <w:noProof/>
        </w:rPr>
        <w:t>, 292, 641-642.</w:t>
      </w:r>
    </w:p>
    <w:p w14:paraId="3EF1DA9F" w14:textId="77777777" w:rsidR="00DD5A73" w:rsidRPr="00DD5A73" w:rsidRDefault="00DD5A73" w:rsidP="00DD5A73">
      <w:pPr>
        <w:pStyle w:val="EndNoteBibliography"/>
        <w:ind w:left="720" w:hanging="720"/>
        <w:rPr>
          <w:noProof/>
        </w:rPr>
      </w:pPr>
      <w:r w:rsidRPr="00DD5A73">
        <w:rPr>
          <w:noProof/>
        </w:rPr>
        <w:t>22.</w:t>
      </w:r>
    </w:p>
    <w:p w14:paraId="5F5CD675" w14:textId="77777777" w:rsidR="00DD5A73" w:rsidRPr="00DD5A73" w:rsidRDefault="00DD5A73" w:rsidP="00DD5A73">
      <w:pPr>
        <w:pStyle w:val="EndNoteBibliography"/>
        <w:ind w:left="720" w:hanging="720"/>
        <w:rPr>
          <w:noProof/>
        </w:rPr>
      </w:pPr>
      <w:r w:rsidRPr="00DD5A73">
        <w:rPr>
          <w:noProof/>
        </w:rPr>
        <w:t xml:space="preserve">Kelly, R.P., Erickson, A.L., Mease, L.A., Battista, W., Kittinger, J.N. &amp; Fujita, R. (2015). Embracing thresholds for better environmental management. </w:t>
      </w:r>
      <w:r w:rsidRPr="00DD5A73">
        <w:rPr>
          <w:i/>
          <w:noProof/>
        </w:rPr>
        <w:t>Philosophical Transactions of the Royal Society of London B: Biological Sciences</w:t>
      </w:r>
      <w:r w:rsidRPr="00DD5A73">
        <w:rPr>
          <w:noProof/>
        </w:rPr>
        <w:t>, 370, 20130276.</w:t>
      </w:r>
    </w:p>
    <w:p w14:paraId="079C3866" w14:textId="77777777" w:rsidR="00DD5A73" w:rsidRPr="00DD5A73" w:rsidRDefault="00DD5A73" w:rsidP="00DD5A73">
      <w:pPr>
        <w:pStyle w:val="EndNoteBibliography"/>
        <w:ind w:left="720" w:hanging="720"/>
        <w:rPr>
          <w:noProof/>
        </w:rPr>
      </w:pPr>
      <w:r w:rsidRPr="00DD5A73">
        <w:rPr>
          <w:noProof/>
        </w:rPr>
        <w:t>23.</w:t>
      </w:r>
    </w:p>
    <w:p w14:paraId="0F2C5821" w14:textId="77777777" w:rsidR="00DD5A73" w:rsidRPr="00DD5A73" w:rsidRDefault="00DD5A73" w:rsidP="00DD5A73">
      <w:pPr>
        <w:pStyle w:val="EndNoteBibliography"/>
        <w:ind w:left="720" w:hanging="720"/>
        <w:rPr>
          <w:noProof/>
        </w:rPr>
      </w:pPr>
      <w:r w:rsidRPr="00DD5A73">
        <w:rPr>
          <w:noProof/>
        </w:rPr>
        <w:t xml:space="preserve">Lindenmayer, D.B., Piggott, M.P. &amp; Wintle, B.A. (2013). Counting the books while the library burns: why conservation monitoring programs need a plan for action. </w:t>
      </w:r>
      <w:r w:rsidRPr="00DD5A73">
        <w:rPr>
          <w:i/>
          <w:noProof/>
        </w:rPr>
        <w:t>Frontiers in Ecology and the Environment</w:t>
      </w:r>
      <w:r w:rsidRPr="00DD5A73">
        <w:rPr>
          <w:noProof/>
        </w:rPr>
        <w:t>, 11, 549-555.</w:t>
      </w:r>
    </w:p>
    <w:p w14:paraId="333DB0DF" w14:textId="77777777" w:rsidR="00DD5A73" w:rsidRPr="00DD5A73" w:rsidRDefault="00DD5A73" w:rsidP="00DD5A73">
      <w:pPr>
        <w:pStyle w:val="EndNoteBibliography"/>
        <w:ind w:left="720" w:hanging="720"/>
        <w:rPr>
          <w:noProof/>
        </w:rPr>
      </w:pPr>
      <w:r w:rsidRPr="00DD5A73">
        <w:rPr>
          <w:noProof/>
        </w:rPr>
        <w:t>24.</w:t>
      </w:r>
    </w:p>
    <w:p w14:paraId="60B72E68" w14:textId="77777777" w:rsidR="00DD5A73" w:rsidRPr="00DD5A73" w:rsidRDefault="00DD5A73" w:rsidP="00DD5A73">
      <w:pPr>
        <w:pStyle w:val="EndNoteBibliography"/>
        <w:ind w:left="720" w:hanging="720"/>
        <w:rPr>
          <w:noProof/>
        </w:rPr>
      </w:pPr>
      <w:r w:rsidRPr="00DD5A73">
        <w:rPr>
          <w:noProof/>
        </w:rPr>
        <w:t xml:space="preserve">Ludwig, D., Hilborn, R. &amp; Walters, C. (1993). Uncertainty, resource exploitation, and conservation: lessons from history. </w:t>
      </w:r>
      <w:r w:rsidRPr="00DD5A73">
        <w:rPr>
          <w:i/>
          <w:noProof/>
        </w:rPr>
        <w:t>Science</w:t>
      </w:r>
      <w:r w:rsidRPr="00DD5A73">
        <w:rPr>
          <w:noProof/>
        </w:rPr>
        <w:t>, 260, 17.</w:t>
      </w:r>
    </w:p>
    <w:p w14:paraId="6E7C2BFD" w14:textId="77777777" w:rsidR="00DD5A73" w:rsidRPr="00DD5A73" w:rsidRDefault="00DD5A73" w:rsidP="00DD5A73">
      <w:pPr>
        <w:pStyle w:val="EndNoteBibliography"/>
        <w:ind w:left="720" w:hanging="720"/>
        <w:rPr>
          <w:noProof/>
        </w:rPr>
      </w:pPr>
      <w:r w:rsidRPr="00DD5A73">
        <w:rPr>
          <w:noProof/>
        </w:rPr>
        <w:t>25.</w:t>
      </w:r>
    </w:p>
    <w:p w14:paraId="2CB06B71" w14:textId="77777777" w:rsidR="00DD5A73" w:rsidRPr="00DD5A73" w:rsidRDefault="00DD5A73" w:rsidP="00DD5A73">
      <w:pPr>
        <w:pStyle w:val="EndNoteBibliography"/>
        <w:ind w:left="720" w:hanging="720"/>
        <w:rPr>
          <w:noProof/>
        </w:rPr>
      </w:pPr>
      <w:r w:rsidRPr="00DD5A73">
        <w:rPr>
          <w:noProof/>
        </w:rPr>
        <w:t xml:space="preserve">Mangel, M. (2000). Irreducible uncertainties, sustainable fisheries and marine reserves. </w:t>
      </w:r>
      <w:r w:rsidRPr="00DD5A73">
        <w:rPr>
          <w:i/>
          <w:noProof/>
        </w:rPr>
        <w:t>Evolutionary Ecology Research</w:t>
      </w:r>
      <w:r w:rsidRPr="00DD5A73">
        <w:rPr>
          <w:noProof/>
        </w:rPr>
        <w:t>, 2, 547-557.</w:t>
      </w:r>
    </w:p>
    <w:p w14:paraId="0716A280" w14:textId="77777777" w:rsidR="00DD5A73" w:rsidRPr="00DD5A73" w:rsidRDefault="00DD5A73" w:rsidP="00DD5A73">
      <w:pPr>
        <w:pStyle w:val="EndNoteBibliography"/>
        <w:ind w:left="720" w:hanging="720"/>
        <w:rPr>
          <w:noProof/>
        </w:rPr>
      </w:pPr>
      <w:r w:rsidRPr="00DD5A73">
        <w:rPr>
          <w:noProof/>
        </w:rPr>
        <w:t>26.</w:t>
      </w:r>
    </w:p>
    <w:p w14:paraId="0A64B0D1" w14:textId="77777777" w:rsidR="00DD5A73" w:rsidRPr="00DD5A73" w:rsidRDefault="00DD5A73" w:rsidP="00DD5A73">
      <w:pPr>
        <w:pStyle w:val="EndNoteBibliography"/>
        <w:ind w:left="720" w:hanging="720"/>
        <w:rPr>
          <w:noProof/>
        </w:rPr>
      </w:pPr>
      <w:r w:rsidRPr="00DD5A73">
        <w:rPr>
          <w:noProof/>
        </w:rPr>
        <w:t xml:space="preserve">May, R.M. (1977). Thresholds and breakpoints in ecosystems with a multiplicity of stable states. </w:t>
      </w:r>
      <w:r w:rsidRPr="00DD5A73">
        <w:rPr>
          <w:i/>
          <w:noProof/>
        </w:rPr>
        <w:t>Nature</w:t>
      </w:r>
      <w:r w:rsidRPr="00DD5A73">
        <w:rPr>
          <w:noProof/>
        </w:rPr>
        <w:t>, 269, 471-477.</w:t>
      </w:r>
    </w:p>
    <w:p w14:paraId="53DFEAC3" w14:textId="77777777" w:rsidR="00DD5A73" w:rsidRPr="00DD5A73" w:rsidRDefault="00DD5A73" w:rsidP="00DD5A73">
      <w:pPr>
        <w:pStyle w:val="EndNoteBibliography"/>
        <w:ind w:left="720" w:hanging="720"/>
        <w:rPr>
          <w:noProof/>
        </w:rPr>
      </w:pPr>
      <w:r w:rsidRPr="00DD5A73">
        <w:rPr>
          <w:noProof/>
        </w:rPr>
        <w:t>27.</w:t>
      </w:r>
    </w:p>
    <w:p w14:paraId="503E1474" w14:textId="77777777" w:rsidR="00DD5A73" w:rsidRPr="00DD5A73" w:rsidRDefault="00DD5A73" w:rsidP="00DD5A73">
      <w:pPr>
        <w:pStyle w:val="EndNoteBibliography"/>
        <w:ind w:left="720" w:hanging="720"/>
        <w:rPr>
          <w:noProof/>
        </w:rPr>
      </w:pPr>
      <w:r w:rsidRPr="00DD5A73">
        <w:rPr>
          <w:noProof/>
        </w:rPr>
        <w:t xml:space="preserve">Morris, W.F. &amp; Doak, D.F. (2002). Quantitative conservation biology. </w:t>
      </w:r>
      <w:r w:rsidRPr="00DD5A73">
        <w:rPr>
          <w:i/>
          <w:noProof/>
        </w:rPr>
        <w:t>Sinauer, Sunderland, Massachusetts, USA</w:t>
      </w:r>
      <w:r w:rsidRPr="00DD5A73">
        <w:rPr>
          <w:noProof/>
        </w:rPr>
        <w:t>.</w:t>
      </w:r>
    </w:p>
    <w:p w14:paraId="78A38945" w14:textId="77777777" w:rsidR="00DD5A73" w:rsidRPr="00DD5A73" w:rsidRDefault="00DD5A73" w:rsidP="00DD5A73">
      <w:pPr>
        <w:pStyle w:val="EndNoteBibliography"/>
        <w:ind w:left="720" w:hanging="720"/>
        <w:rPr>
          <w:noProof/>
        </w:rPr>
      </w:pPr>
      <w:r w:rsidRPr="00DD5A73">
        <w:rPr>
          <w:noProof/>
        </w:rPr>
        <w:lastRenderedPageBreak/>
        <w:t>28.</w:t>
      </w:r>
    </w:p>
    <w:p w14:paraId="34D601D2" w14:textId="77777777" w:rsidR="00DD5A73" w:rsidRPr="00DD5A73" w:rsidRDefault="00DD5A73" w:rsidP="00DD5A73">
      <w:pPr>
        <w:pStyle w:val="EndNoteBibliography"/>
        <w:ind w:left="720" w:hanging="720"/>
        <w:rPr>
          <w:noProof/>
        </w:rPr>
      </w:pPr>
      <w:r w:rsidRPr="00DD5A73">
        <w:rPr>
          <w:noProof/>
        </w:rPr>
        <w:t xml:space="preserve">Polasky, S., Carpenter, S.R., Folke, C. &amp; Keeler, B. (2011). Decision-making under great uncertainty: environmental management in an era of global change. </w:t>
      </w:r>
      <w:r w:rsidRPr="00DD5A73">
        <w:rPr>
          <w:i/>
          <w:noProof/>
        </w:rPr>
        <w:t>Trends in ecology &amp; evolution</w:t>
      </w:r>
      <w:r w:rsidRPr="00DD5A73">
        <w:rPr>
          <w:noProof/>
        </w:rPr>
        <w:t>, 26, 398-404.</w:t>
      </w:r>
    </w:p>
    <w:p w14:paraId="1110A28B" w14:textId="77777777" w:rsidR="00DD5A73" w:rsidRPr="00DD5A73" w:rsidRDefault="00DD5A73" w:rsidP="00DD5A73">
      <w:pPr>
        <w:pStyle w:val="EndNoteBibliography"/>
        <w:ind w:left="720" w:hanging="720"/>
        <w:rPr>
          <w:noProof/>
        </w:rPr>
      </w:pPr>
      <w:r w:rsidRPr="00DD5A73">
        <w:rPr>
          <w:noProof/>
        </w:rPr>
        <w:t>29.</w:t>
      </w:r>
    </w:p>
    <w:p w14:paraId="46386C63" w14:textId="77777777" w:rsidR="00DD5A73" w:rsidRPr="00DD5A73" w:rsidRDefault="00DD5A73" w:rsidP="00DD5A73">
      <w:pPr>
        <w:pStyle w:val="EndNoteBibliography"/>
        <w:ind w:left="720" w:hanging="720"/>
        <w:rPr>
          <w:noProof/>
        </w:rPr>
      </w:pPr>
      <w:r w:rsidRPr="00DD5A73">
        <w:rPr>
          <w:noProof/>
        </w:rPr>
        <w:t>Rockström, J., Steffen, W., Noone, K., Persson, Å., Chapin, F.S., Lambin, E.F.</w:t>
      </w:r>
      <w:r w:rsidRPr="00DD5A73">
        <w:rPr>
          <w:i/>
          <w:noProof/>
        </w:rPr>
        <w:t xml:space="preserve"> et al.</w:t>
      </w:r>
      <w:r w:rsidRPr="00DD5A73">
        <w:rPr>
          <w:noProof/>
        </w:rPr>
        <w:t xml:space="preserve"> (2009). A safe operating space for humanity. </w:t>
      </w:r>
      <w:r w:rsidRPr="00DD5A73">
        <w:rPr>
          <w:i/>
          <w:noProof/>
        </w:rPr>
        <w:t>Nature</w:t>
      </w:r>
      <w:r w:rsidRPr="00DD5A73">
        <w:rPr>
          <w:noProof/>
        </w:rPr>
        <w:t>, 461, 472-475.</w:t>
      </w:r>
    </w:p>
    <w:p w14:paraId="7DA2ED26" w14:textId="77777777" w:rsidR="00DD5A73" w:rsidRPr="00DD5A73" w:rsidRDefault="00DD5A73" w:rsidP="00DD5A73">
      <w:pPr>
        <w:pStyle w:val="EndNoteBibliography"/>
        <w:ind w:left="720" w:hanging="720"/>
        <w:rPr>
          <w:noProof/>
        </w:rPr>
      </w:pPr>
      <w:r w:rsidRPr="00DD5A73">
        <w:rPr>
          <w:noProof/>
        </w:rPr>
        <w:t>30.</w:t>
      </w:r>
    </w:p>
    <w:p w14:paraId="6E70CD2D" w14:textId="77777777" w:rsidR="00DD5A73" w:rsidRPr="00DD5A73" w:rsidRDefault="00DD5A73" w:rsidP="00DD5A73">
      <w:pPr>
        <w:pStyle w:val="EndNoteBibliography"/>
        <w:ind w:left="720" w:hanging="720"/>
        <w:rPr>
          <w:noProof/>
        </w:rPr>
      </w:pPr>
      <w:r w:rsidRPr="00DD5A73">
        <w:rPr>
          <w:noProof/>
        </w:rPr>
        <w:t xml:space="preserve">Scheffer, M., Carpenter, S., Foley, J.A., Folke, C. &amp; Walker, B. (2001). Catastrophic shifts in ecosystems. </w:t>
      </w:r>
      <w:r w:rsidRPr="00DD5A73">
        <w:rPr>
          <w:i/>
          <w:noProof/>
        </w:rPr>
        <w:t>Nature</w:t>
      </w:r>
      <w:r w:rsidRPr="00DD5A73">
        <w:rPr>
          <w:noProof/>
        </w:rPr>
        <w:t>, 413, 591-596.</w:t>
      </w:r>
    </w:p>
    <w:p w14:paraId="787C39A5" w14:textId="77777777" w:rsidR="00DD5A73" w:rsidRPr="00DD5A73" w:rsidRDefault="00DD5A73" w:rsidP="00DD5A73">
      <w:pPr>
        <w:pStyle w:val="EndNoteBibliography"/>
        <w:ind w:left="720" w:hanging="720"/>
        <w:rPr>
          <w:noProof/>
        </w:rPr>
      </w:pPr>
      <w:r w:rsidRPr="00DD5A73">
        <w:rPr>
          <w:noProof/>
        </w:rPr>
        <w:t>31.</w:t>
      </w:r>
    </w:p>
    <w:p w14:paraId="50BC6A59" w14:textId="77777777" w:rsidR="00DD5A73" w:rsidRPr="00DD5A73" w:rsidRDefault="00DD5A73" w:rsidP="00DD5A73">
      <w:pPr>
        <w:pStyle w:val="EndNoteBibliography"/>
        <w:ind w:left="720" w:hanging="720"/>
        <w:rPr>
          <w:noProof/>
        </w:rPr>
      </w:pPr>
      <w:r w:rsidRPr="00DD5A73">
        <w:rPr>
          <w:noProof/>
        </w:rPr>
        <w:t xml:space="preserve">Schrank, W.E., Arnason, R. &amp; Hannesson, R. (2003). </w:t>
      </w:r>
      <w:r w:rsidRPr="00DD5A73">
        <w:rPr>
          <w:i/>
          <w:noProof/>
        </w:rPr>
        <w:t>The cost of fisheries management</w:t>
      </w:r>
      <w:r w:rsidRPr="00DD5A73">
        <w:rPr>
          <w:noProof/>
        </w:rPr>
        <w:t>. Gower Publishing, Ltd.</w:t>
      </w:r>
    </w:p>
    <w:p w14:paraId="6748B877" w14:textId="77777777" w:rsidR="00DD5A73" w:rsidRPr="00DD5A73" w:rsidRDefault="00DD5A73" w:rsidP="00DD5A73">
      <w:pPr>
        <w:pStyle w:val="EndNoteBibliography"/>
        <w:ind w:left="720" w:hanging="720"/>
        <w:rPr>
          <w:noProof/>
        </w:rPr>
      </w:pPr>
      <w:r w:rsidRPr="00DD5A73">
        <w:rPr>
          <w:noProof/>
        </w:rPr>
        <w:t>32.</w:t>
      </w:r>
    </w:p>
    <w:p w14:paraId="6BD988CA" w14:textId="77777777" w:rsidR="00DD5A73" w:rsidRPr="00DD5A73" w:rsidRDefault="00DD5A73" w:rsidP="00DD5A73">
      <w:pPr>
        <w:pStyle w:val="EndNoteBibliography"/>
        <w:ind w:left="720" w:hanging="720"/>
        <w:rPr>
          <w:noProof/>
        </w:rPr>
      </w:pPr>
      <w:r w:rsidRPr="00DD5A73">
        <w:rPr>
          <w:noProof/>
        </w:rPr>
        <w:t>Selkoe, K.A., Blenckner, T., Caldwell, M.R., Crowder, L.B., Erickson, A.L., Essington, T.E.</w:t>
      </w:r>
      <w:r w:rsidRPr="00DD5A73">
        <w:rPr>
          <w:i/>
          <w:noProof/>
        </w:rPr>
        <w:t xml:space="preserve"> et al.</w:t>
      </w:r>
      <w:r w:rsidRPr="00DD5A73">
        <w:rPr>
          <w:noProof/>
        </w:rPr>
        <w:t xml:space="preserve"> (2015). Principles for managing marine ecosystems prone to tipping points. </w:t>
      </w:r>
      <w:r w:rsidRPr="00DD5A73">
        <w:rPr>
          <w:i/>
          <w:noProof/>
        </w:rPr>
        <w:t>Ecosystem Health and Sustainability</w:t>
      </w:r>
      <w:r w:rsidRPr="00DD5A73">
        <w:rPr>
          <w:noProof/>
        </w:rPr>
        <w:t>, 1, art17.</w:t>
      </w:r>
    </w:p>
    <w:p w14:paraId="1361AC3D" w14:textId="77777777" w:rsidR="00DD5A73" w:rsidRPr="00DD5A73" w:rsidRDefault="00DD5A73" w:rsidP="00DD5A73">
      <w:pPr>
        <w:pStyle w:val="EndNoteBibliography"/>
        <w:ind w:left="720" w:hanging="720"/>
        <w:rPr>
          <w:noProof/>
        </w:rPr>
      </w:pPr>
      <w:r w:rsidRPr="00DD5A73">
        <w:rPr>
          <w:noProof/>
        </w:rPr>
        <w:t>33.</w:t>
      </w:r>
    </w:p>
    <w:p w14:paraId="25196792" w14:textId="77777777" w:rsidR="00DD5A73" w:rsidRPr="00DD5A73" w:rsidRDefault="00DD5A73" w:rsidP="00DD5A73">
      <w:pPr>
        <w:pStyle w:val="EndNoteBibliography"/>
        <w:ind w:left="720" w:hanging="720"/>
        <w:rPr>
          <w:noProof/>
        </w:rPr>
      </w:pPr>
      <w:r w:rsidRPr="00DD5A73">
        <w:rPr>
          <w:noProof/>
        </w:rPr>
        <w:t xml:space="preserve">Sethi, G., Costello, C., Fisher, A., Hanemann, M. &amp; Karp, L. (2005). Fishery management under multiple uncertainty. </w:t>
      </w:r>
      <w:r w:rsidRPr="00DD5A73">
        <w:rPr>
          <w:i/>
          <w:noProof/>
        </w:rPr>
        <w:t>Journal of Environmental Economics and Management</w:t>
      </w:r>
      <w:r w:rsidRPr="00DD5A73">
        <w:rPr>
          <w:noProof/>
        </w:rPr>
        <w:t>, 50, 300-318.</w:t>
      </w:r>
    </w:p>
    <w:p w14:paraId="5AA7037C" w14:textId="77777777" w:rsidR="00DD5A73" w:rsidRPr="00DD5A73" w:rsidRDefault="00DD5A73" w:rsidP="00DD5A73">
      <w:pPr>
        <w:pStyle w:val="EndNoteBibliography"/>
        <w:ind w:left="720" w:hanging="720"/>
        <w:rPr>
          <w:noProof/>
        </w:rPr>
      </w:pPr>
      <w:r w:rsidRPr="00DD5A73">
        <w:rPr>
          <w:noProof/>
        </w:rPr>
        <w:t>34.</w:t>
      </w:r>
    </w:p>
    <w:p w14:paraId="543D95C5" w14:textId="77777777" w:rsidR="00DD5A73" w:rsidRPr="00DD5A73" w:rsidRDefault="00DD5A73" w:rsidP="00DD5A73">
      <w:pPr>
        <w:pStyle w:val="EndNoteBibliography"/>
        <w:ind w:left="720" w:hanging="720"/>
        <w:rPr>
          <w:noProof/>
        </w:rPr>
      </w:pPr>
      <w:r w:rsidRPr="00DD5A73">
        <w:rPr>
          <w:noProof/>
        </w:rPr>
        <w:t xml:space="preserve">Smith, D.R., Snyder, C.D., Hitt, N.P. &amp; Geissler, P.H. (2014). Monitoring for Threshold-Dependent Decisions. In: </w:t>
      </w:r>
      <w:r w:rsidRPr="00DD5A73">
        <w:rPr>
          <w:i/>
          <w:noProof/>
        </w:rPr>
        <w:t>Application of Threshold Concepts in Natural Resource Decision Making</w:t>
      </w:r>
      <w:r w:rsidRPr="00DD5A73">
        <w:rPr>
          <w:noProof/>
        </w:rPr>
        <w:t>. Springer, pp. 87-100.</w:t>
      </w:r>
    </w:p>
    <w:p w14:paraId="59A78BB8" w14:textId="77777777" w:rsidR="00DD5A73" w:rsidRPr="00DD5A73" w:rsidRDefault="00DD5A73" w:rsidP="00DD5A73">
      <w:pPr>
        <w:pStyle w:val="EndNoteBibliography"/>
        <w:ind w:left="720" w:hanging="720"/>
        <w:rPr>
          <w:noProof/>
        </w:rPr>
      </w:pPr>
      <w:r w:rsidRPr="00DD5A73">
        <w:rPr>
          <w:noProof/>
        </w:rPr>
        <w:t>35.</w:t>
      </w:r>
    </w:p>
    <w:p w14:paraId="0BA7F3EE" w14:textId="77777777" w:rsidR="00DD5A73" w:rsidRPr="00DD5A73" w:rsidRDefault="00DD5A73" w:rsidP="00DD5A73">
      <w:pPr>
        <w:pStyle w:val="EndNoteBibliography"/>
        <w:ind w:left="720" w:hanging="720"/>
        <w:rPr>
          <w:noProof/>
        </w:rPr>
      </w:pPr>
      <w:r w:rsidRPr="00DD5A73">
        <w:rPr>
          <w:noProof/>
        </w:rPr>
        <w:t xml:space="preserve">Stefansson, G. &amp; Rosenberg, A.A. (2005). Combining control measures for more effective management of fisheries under uncertainty: quotas, effort limitation and protected areas. </w:t>
      </w:r>
      <w:r w:rsidRPr="00DD5A73">
        <w:rPr>
          <w:i/>
          <w:noProof/>
        </w:rPr>
        <w:t>Philosophical Transactions of the Royal Society B: Biological Sciences</w:t>
      </w:r>
      <w:r w:rsidRPr="00DD5A73">
        <w:rPr>
          <w:noProof/>
        </w:rPr>
        <w:t>, 360, 133-146.</w:t>
      </w:r>
    </w:p>
    <w:p w14:paraId="45459C05" w14:textId="77777777" w:rsidR="00DD5A73" w:rsidRPr="00DD5A73" w:rsidRDefault="00DD5A73" w:rsidP="00DD5A73">
      <w:pPr>
        <w:pStyle w:val="EndNoteBibliography"/>
        <w:ind w:left="720" w:hanging="720"/>
        <w:rPr>
          <w:noProof/>
        </w:rPr>
      </w:pPr>
      <w:r w:rsidRPr="00DD5A73">
        <w:rPr>
          <w:noProof/>
        </w:rPr>
        <w:t>36.</w:t>
      </w:r>
    </w:p>
    <w:p w14:paraId="1A7F4C40" w14:textId="77777777" w:rsidR="00DD5A73" w:rsidRPr="00DD5A73" w:rsidRDefault="00DD5A73" w:rsidP="00DD5A73">
      <w:pPr>
        <w:pStyle w:val="EndNoteBibliography"/>
        <w:ind w:left="720" w:hanging="720"/>
        <w:rPr>
          <w:noProof/>
        </w:rPr>
      </w:pPr>
      <w:r w:rsidRPr="00DD5A73">
        <w:rPr>
          <w:noProof/>
        </w:rPr>
        <w:t xml:space="preserve">Stephens, P.A., Sutherland, W.J. &amp; Freckleton, R.P. (1999). What is the Allee effect? </w:t>
      </w:r>
      <w:r w:rsidRPr="00DD5A73">
        <w:rPr>
          <w:i/>
          <w:noProof/>
        </w:rPr>
        <w:t>Oikos</w:t>
      </w:r>
      <w:r w:rsidRPr="00DD5A73">
        <w:rPr>
          <w:noProof/>
        </w:rPr>
        <w:t>, 185-190.</w:t>
      </w:r>
    </w:p>
    <w:p w14:paraId="209D0453" w14:textId="77777777" w:rsidR="00DD5A73" w:rsidRPr="00DD5A73" w:rsidRDefault="00DD5A73" w:rsidP="00DD5A73">
      <w:pPr>
        <w:pStyle w:val="EndNoteBibliography"/>
        <w:ind w:left="720" w:hanging="720"/>
        <w:rPr>
          <w:noProof/>
        </w:rPr>
      </w:pPr>
      <w:r w:rsidRPr="00DD5A73">
        <w:rPr>
          <w:noProof/>
        </w:rPr>
        <w:t>37.</w:t>
      </w:r>
    </w:p>
    <w:p w14:paraId="42BBAC29" w14:textId="77777777" w:rsidR="00DD5A73" w:rsidRPr="00DD5A73" w:rsidRDefault="00DD5A73" w:rsidP="00DD5A73">
      <w:pPr>
        <w:pStyle w:val="EndNoteBibliography"/>
        <w:ind w:left="720" w:hanging="720"/>
        <w:rPr>
          <w:noProof/>
        </w:rPr>
      </w:pPr>
      <w:r w:rsidRPr="00DD5A73">
        <w:rPr>
          <w:noProof/>
        </w:rPr>
        <w:t xml:space="preserve">Taylor, B.L. (1995). The reliability of using population viability analysis for risk classification of species. </w:t>
      </w:r>
      <w:r w:rsidRPr="00DD5A73">
        <w:rPr>
          <w:i/>
          <w:noProof/>
        </w:rPr>
        <w:t>Conservation Biology</w:t>
      </w:r>
      <w:r w:rsidRPr="00DD5A73">
        <w:rPr>
          <w:noProof/>
        </w:rPr>
        <w:t>, 9, 551-558.</w:t>
      </w:r>
    </w:p>
    <w:p w14:paraId="34C869BA" w14:textId="77777777" w:rsidR="00DD5A73" w:rsidRPr="00DD5A73" w:rsidRDefault="00DD5A73" w:rsidP="00DD5A73">
      <w:pPr>
        <w:pStyle w:val="EndNoteBibliography"/>
        <w:ind w:left="720" w:hanging="720"/>
        <w:rPr>
          <w:noProof/>
        </w:rPr>
      </w:pPr>
      <w:r w:rsidRPr="00DD5A73">
        <w:rPr>
          <w:noProof/>
        </w:rPr>
        <w:t>38.</w:t>
      </w:r>
    </w:p>
    <w:p w14:paraId="078CCD54" w14:textId="77777777" w:rsidR="00DD5A73" w:rsidRPr="00DD5A73" w:rsidRDefault="00DD5A73" w:rsidP="00DD5A73">
      <w:pPr>
        <w:pStyle w:val="EndNoteBibliography"/>
        <w:ind w:left="720" w:hanging="720"/>
        <w:rPr>
          <w:noProof/>
        </w:rPr>
      </w:pPr>
      <w:r w:rsidRPr="00DD5A73">
        <w:rPr>
          <w:noProof/>
        </w:rPr>
        <w:t xml:space="preserve">Walters, C.J. &amp; Hilborn, R. (1978). Ecological optimization and adaptive management. </w:t>
      </w:r>
      <w:r w:rsidRPr="00DD5A73">
        <w:rPr>
          <w:i/>
          <w:noProof/>
        </w:rPr>
        <w:t>Annual review of Ecology and Systematics</w:t>
      </w:r>
      <w:r w:rsidRPr="00DD5A73">
        <w:rPr>
          <w:noProof/>
        </w:rPr>
        <w:t>, 157-188.</w:t>
      </w:r>
    </w:p>
    <w:p w14:paraId="3FADD14E" w14:textId="77777777"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6A32514A"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50"/>
      <w:r w:rsidRPr="00957F1F">
        <w:rPr>
          <w:rFonts w:ascii="Helvetica" w:hAnsi="Helvetica"/>
          <w:sz w:val="22"/>
          <w:szCs w:val="22"/>
        </w:rPr>
        <w:t>B) the scaling relationship between the coefficient of variation (CV) and the degree to which the sampled biomass differs from the true biomass.</w:t>
      </w:r>
      <w:commentRangeEnd w:id="50"/>
      <w:r w:rsidR="007821E5">
        <w:rPr>
          <w:rStyle w:val="CommentReference"/>
        </w:rPr>
        <w:commentReference w:id="50"/>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0CBBD985" wp14:editId="1D948495">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765618C"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775BED48"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w:t>
      </w:r>
      <w:r w:rsidR="003D48B0" w:rsidRPr="00E35113">
        <w:rPr>
          <w:rFonts w:ascii="Helvetica" w:hAnsi="Helvetica"/>
          <w:sz w:val="22"/>
          <w:szCs w:val="22"/>
        </w:rPr>
        <w:t xml:space="preserve">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3F2A24">
        <w:rPr>
          <w:rFonts w:ascii="Helvetica" w:hAnsi="Helvetica"/>
          <w:sz w:val="22"/>
          <w:szCs w:val="22"/>
        </w:rPr>
        <w:t xml:space="preserve">management tipping point , specifically the </w:t>
      </w:r>
      <w:r w:rsidR="003E2FCD" w:rsidRPr="00E35113">
        <w:rPr>
          <w:rFonts w:ascii="Helvetica" w:hAnsi="Helvetica"/>
          <w:sz w:val="22"/>
          <w:szCs w:val="22"/>
        </w:rPr>
        <w:t xml:space="preserve">minimum biomass </w:t>
      </w:r>
      <w:r w:rsidR="003E2FCD" w:rsidRPr="00E35113">
        <w:rPr>
          <w:rFonts w:ascii="Helvetica" w:hAnsi="Helvetica"/>
          <w:sz w:val="22"/>
          <w:szCs w:val="22"/>
        </w:rPr>
        <w:t>level below which exploitation is zero (</w:t>
      </w:r>
      <w:r w:rsidR="00080D17">
        <w:rPr>
          <w:rFonts w:ascii="Helvetica" w:hAnsi="Helvetica"/>
          <w:sz w:val="22"/>
          <w:szCs w:val="22"/>
        </w:rPr>
        <w:t>TP</w:t>
      </w:r>
      <w:r w:rsidR="00080D17">
        <w:rPr>
          <w:rFonts w:ascii="Helvetica" w:hAnsi="Helvetica"/>
          <w:sz w:val="22"/>
          <w:szCs w:val="22"/>
          <w:vertAlign w:val="subscript"/>
        </w:rPr>
        <w:t>M</w:t>
      </w:r>
      <w:r w:rsidR="00080D17">
        <w:rPr>
          <w:rFonts w:ascii="Helvetica" w:hAnsi="Helvetica"/>
          <w:sz w:val="22"/>
          <w:szCs w:val="22"/>
        </w:rPr>
        <w:t xml:space="preserve">: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704EFD">
        <w:rPr>
          <w:rFonts w:ascii="Helvetica" w:hAnsi="Helvetica"/>
          <w:sz w:val="22"/>
          <w:szCs w:val="22"/>
        </w:rPr>
        <w:t>TP</w:t>
      </w:r>
      <w:r w:rsidR="00704EFD" w:rsidRPr="00080D17">
        <w:rPr>
          <w:rFonts w:ascii="Helvetica" w:hAnsi="Helvetica"/>
          <w:sz w:val="22"/>
          <w:szCs w:val="22"/>
          <w:vertAlign w:val="subscript"/>
        </w:rPr>
        <w:t>B</w:t>
      </w:r>
      <w:r w:rsidR="00704EFD">
        <w:rPr>
          <w:rFonts w:ascii="Helvetica" w:hAnsi="Helvetica"/>
          <w:sz w:val="22"/>
          <w:szCs w:val="22"/>
        </w:rPr>
        <w:t xml:space="preserve">: </w:t>
      </w:r>
      <w:r w:rsidR="00AA30AC" w:rsidRPr="008D486C">
        <w:rPr>
          <w:rFonts w:ascii="Helvetica" w:hAnsi="Helvetica"/>
          <w:i/>
          <w:sz w:val="22"/>
          <w:szCs w:val="22"/>
        </w:rPr>
        <w:t>A</w:t>
      </w:r>
      <w:r w:rsidR="00AA30AC" w:rsidRPr="00E35113">
        <w:rPr>
          <w:rFonts w:ascii="Helvetica" w:hAnsi="Helvetica"/>
          <w:sz w:val="22"/>
          <w:szCs w:val="22"/>
        </w:rPr>
        <w:t xml:space="preserve">=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7777777" w:rsidR="003D48B0" w:rsidRDefault="003D67FD">
      <w:pPr>
        <w:rPr>
          <w:rFonts w:ascii="Helvetica" w:hAnsi="Helvetica"/>
          <w:sz w:val="22"/>
          <w:szCs w:val="22"/>
        </w:rPr>
      </w:pPr>
      <w:r w:rsidRPr="002C7454">
        <w:rPr>
          <w:rFonts w:ascii="Helvetica" w:hAnsi="Helvetica"/>
          <w:noProof/>
          <w:sz w:val="22"/>
          <w:szCs w:val="22"/>
        </w:rPr>
        <w:drawing>
          <wp:inline distT="0" distB="0" distL="0" distR="0" wp14:anchorId="330CCAE0" wp14:editId="0CCFC354">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146C3B19"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A357ED" w:rsidRPr="00A357ED">
        <w:rPr>
          <w:rFonts w:ascii="Helvetica" w:hAnsi="Helvetica"/>
          <w:sz w:val="22"/>
          <w:szCs w:val="22"/>
        </w:rPr>
        <w:t>Smoothed median</w:t>
      </w:r>
      <w:r w:rsidR="00A357ED">
        <w:rPr>
          <w:rFonts w:ascii="Helvetica" w:hAnsi="Helvetica"/>
          <w:sz w:val="22"/>
          <w:szCs w:val="22"/>
        </w:rPr>
        <w:t xml:space="preserve"> model response from</w:t>
      </w:r>
      <w:r w:rsidR="00F50088" w:rsidRPr="00957F1F">
        <w:rPr>
          <w:rFonts w:ascii="Helvetica" w:hAnsi="Helvetica"/>
          <w:sz w:val="22"/>
          <w:szCs w:val="22"/>
        </w:rPr>
        <w:t xml:space="preserve">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1C56C96E" w14:textId="77777777" w:rsidR="00A800CF" w:rsidRPr="00957F1F" w:rsidRDefault="00A800CF" w:rsidP="000626DC">
      <w:pPr>
        <w:rPr>
          <w:rFonts w:ascii="Helvetica" w:hAnsi="Helvetica"/>
          <w:sz w:val="22"/>
          <w:szCs w:val="22"/>
        </w:rPr>
      </w:pPr>
    </w:p>
    <w:p w14:paraId="487A4F0A" w14:textId="77777777" w:rsidR="00A800CF" w:rsidRPr="00957F1F" w:rsidRDefault="00EC6178" w:rsidP="000626DC">
      <w:pPr>
        <w:rPr>
          <w:rFonts w:ascii="Helvetica" w:hAnsi="Helvetica"/>
          <w:sz w:val="22"/>
          <w:szCs w:val="22"/>
        </w:rPr>
      </w:pPr>
      <w:r w:rsidRPr="0073640D">
        <w:rPr>
          <w:rFonts w:ascii="Helvetica" w:hAnsi="Helvetica"/>
          <w:noProof/>
          <w:sz w:val="22"/>
          <w:szCs w:val="22"/>
        </w:rPr>
        <w:drawing>
          <wp:inline distT="0" distB="0" distL="0" distR="0" wp14:anchorId="198519BA" wp14:editId="2238AE7E">
            <wp:extent cx="5444661" cy="3286626"/>
            <wp:effectExtent l="0" t="0" r="0" b="0"/>
            <wp:docPr id="2" name="Picture 2" descr="Macintosh HD:Users:AdrianStierMBP2015:Dropbox:Projects:In Progress:Value of Information:Code:Figures:Fig2_P_Tip_Fmsy_CV:Risk_Profile_Smooth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2_P_Tip_Fmsy_CV:Risk_Profile_Smooth_v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4661" cy="3286626"/>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77777777"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2E294D">
        <w:rPr>
          <w:rFonts w:ascii="Helvetica" w:hAnsi="Helvetica"/>
          <w:b/>
          <w:sz w:val="22"/>
          <w:szCs w:val="22"/>
        </w:rPr>
        <w:t>5</w:t>
      </w:r>
      <w:r w:rsidR="002E294D"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proofErr w:type="spellStart"/>
      <w:r w:rsidR="00EF6675">
        <w:rPr>
          <w:rFonts w:ascii="Helvetica" w:hAnsi="Helvetica"/>
          <w:sz w:val="22"/>
          <w:szCs w:val="22"/>
        </w:rPr>
        <w:t>monintoring</w:t>
      </w:r>
      <w:proofErr w:type="spellEnd"/>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biological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p>
    <w:p w14:paraId="63E4E7EC" w14:textId="77777777" w:rsidR="00091253" w:rsidRPr="00957F1F" w:rsidRDefault="00DE61F7">
      <w:pPr>
        <w:rPr>
          <w:rFonts w:ascii="Helvetica" w:hAnsi="Helvetica"/>
          <w:b/>
          <w:sz w:val="22"/>
          <w:szCs w:val="22"/>
        </w:rPr>
      </w:pPr>
      <w:r>
        <w:rPr>
          <w:rFonts w:ascii="Helvetica" w:hAnsi="Helvetica"/>
          <w:noProof/>
          <w:sz w:val="22"/>
          <w:szCs w:val="22"/>
        </w:rPr>
        <w:drawing>
          <wp:inline distT="0" distB="0" distL="0" distR="0" wp14:anchorId="738ADAE8" wp14:editId="30FCECE5">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6A06D3B8" w14:textId="77777777" w:rsidR="00480FF3" w:rsidRDefault="00A90388" w:rsidP="001D5C7E">
      <w:pPr>
        <w:rPr>
          <w:rFonts w:ascii="Helvetica" w:hAnsi="Helvetica"/>
          <w:sz w:val="22"/>
          <w:szCs w:val="22"/>
        </w:rPr>
      </w:pPr>
      <w:r w:rsidRPr="004F63A4">
        <w:rPr>
          <w:rFonts w:ascii="Helvetica" w:hAnsi="Helvetica"/>
          <w:b/>
          <w:sz w:val="22"/>
          <w:szCs w:val="22"/>
        </w:rPr>
        <w:lastRenderedPageBreak/>
        <w:t xml:space="preserve">Figure </w:t>
      </w:r>
      <w:r w:rsidR="006825A4">
        <w:rPr>
          <w:rFonts w:ascii="Helvetica" w:hAnsi="Helvetica"/>
          <w:b/>
          <w:sz w:val="22"/>
          <w:szCs w:val="22"/>
        </w:rPr>
        <w:t>6</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 xml:space="preserve">nge of maximum harvest efforts, and point color from cold  to hot represent the low and high probability of crossing a biological tipping point, respectively. </w:t>
      </w:r>
    </w:p>
    <w:p w14:paraId="22F527D7" w14:textId="77777777" w:rsidR="00A0237B" w:rsidRDefault="00401C55" w:rsidP="006825A4">
      <w:pPr>
        <w:rPr>
          <w:rFonts w:ascii="Helvetica" w:hAnsi="Helvetica"/>
          <w:b/>
          <w:sz w:val="22"/>
          <w:szCs w:val="22"/>
        </w:rPr>
      </w:pPr>
      <w:r>
        <w:rPr>
          <w:rFonts w:ascii="Helvetica" w:hAnsi="Helvetica"/>
          <w:sz w:val="22"/>
          <w:szCs w:val="22"/>
        </w:rPr>
        <w:t xml:space="preserve"> </w:t>
      </w:r>
    </w:p>
    <w:p w14:paraId="32062F75" w14:textId="77777777" w:rsidR="00A67FE0" w:rsidRDefault="00EC7D0F" w:rsidP="00783ACA">
      <w:pPr>
        <w:rPr>
          <w:rFonts w:ascii="Helvetica" w:hAnsi="Helvetica"/>
          <w:b/>
          <w:sz w:val="22"/>
          <w:szCs w:val="22"/>
        </w:rPr>
      </w:pPr>
      <w:r>
        <w:rPr>
          <w:rFonts w:ascii="Helvetica" w:hAnsi="Helvetica"/>
          <w:noProof/>
          <w:sz w:val="22"/>
          <w:szCs w:val="22"/>
        </w:rPr>
        <w:drawing>
          <wp:inline distT="0" distB="0" distL="0" distR="0" wp14:anchorId="7218D558" wp14:editId="3DBD8E19">
            <wp:extent cx="5590540" cy="4010660"/>
            <wp:effectExtent l="0" t="0" r="0" b="254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0540" cy="4010660"/>
                    </a:xfrm>
                    <a:prstGeom prst="rect">
                      <a:avLst/>
                    </a:prstGeom>
                    <a:noFill/>
                    <a:ln>
                      <a:noFill/>
                    </a:ln>
                  </pic:spPr>
                </pic:pic>
              </a:graphicData>
            </a:graphic>
          </wp:inline>
        </w:drawing>
      </w:r>
    </w:p>
    <w:p w14:paraId="325778DE" w14:textId="77777777" w:rsidR="00A67FE0" w:rsidRDefault="00A67FE0" w:rsidP="00783ACA">
      <w:pPr>
        <w:rPr>
          <w:rFonts w:ascii="Helvetica" w:hAnsi="Helvetica"/>
          <w:b/>
          <w:sz w:val="22"/>
          <w:szCs w:val="22"/>
        </w:rPr>
      </w:pPr>
    </w:p>
    <w:p w14:paraId="60C49C90" w14:textId="77777777" w:rsidR="006A7CB0" w:rsidRDefault="006A7CB0">
      <w:pPr>
        <w:rPr>
          <w:rFonts w:ascii="Helvetica" w:hAnsi="Helvetica"/>
          <w:b/>
          <w:sz w:val="22"/>
          <w:szCs w:val="22"/>
        </w:rPr>
      </w:pPr>
      <w:r>
        <w:rPr>
          <w:rFonts w:ascii="Helvetica" w:hAnsi="Helvetica"/>
          <w:b/>
          <w:sz w:val="22"/>
          <w:szCs w:val="22"/>
        </w:rPr>
        <w:br w:type="page"/>
      </w:r>
    </w:p>
    <w:p w14:paraId="71B717D3"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1819FFDA"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38790DF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17195FF3"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4382AEFD"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07800538"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5554D8A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3307ADE5" w14:textId="77777777"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cv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48A70B60"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4B6C2BE7"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0FDD2871" w14:textId="77777777" w:rsidR="00783ACA" w:rsidRDefault="00783ACA" w:rsidP="002D7AB2">
      <w:pPr>
        <w:rPr>
          <w:rFonts w:ascii="Helvetica" w:hAnsi="Helvetica"/>
          <w:b/>
          <w:sz w:val="22"/>
          <w:szCs w:val="22"/>
        </w:rPr>
      </w:pPr>
    </w:p>
    <w:p w14:paraId="326543A1" w14:textId="77777777" w:rsidR="00783ACA" w:rsidRDefault="00783ACA" w:rsidP="002D7AB2">
      <w:pPr>
        <w:rPr>
          <w:rFonts w:ascii="Helvetica" w:hAnsi="Helvetica"/>
          <w:b/>
          <w:sz w:val="22"/>
          <w:szCs w:val="22"/>
        </w:rPr>
      </w:pPr>
    </w:p>
    <w:p w14:paraId="71E04363" w14:textId="77777777" w:rsidR="00257D20" w:rsidRPr="00957F1F" w:rsidRDefault="00BA33BA" w:rsidP="002D7AB2">
      <w:pPr>
        <w:rPr>
          <w:rFonts w:ascii="Helvetica" w:hAnsi="Helvetica"/>
          <w:b/>
          <w:sz w:val="22"/>
          <w:szCs w:val="22"/>
        </w:rPr>
      </w:pPr>
      <w:r w:rsidRPr="00957F1F">
        <w:rPr>
          <w:rFonts w:ascii="Helvetica" w:hAnsi="Helvetica"/>
          <w:b/>
          <w:sz w:val="22"/>
          <w:szCs w:val="22"/>
        </w:rPr>
        <w:t xml:space="preserve">THINGS TO </w:t>
      </w:r>
      <w:r w:rsidR="002157FA">
        <w:rPr>
          <w:rFonts w:ascii="Helvetica" w:hAnsi="Helvetica"/>
          <w:b/>
          <w:sz w:val="22"/>
          <w:szCs w:val="22"/>
        </w:rPr>
        <w:t>CONSIDER</w:t>
      </w:r>
    </w:p>
    <w:p w14:paraId="43862D3E" w14:textId="77777777" w:rsidR="00A01EFD" w:rsidRDefault="00B15BAF" w:rsidP="00EC2B9C">
      <w:pPr>
        <w:pStyle w:val="ListParagraph"/>
        <w:numPr>
          <w:ilvl w:val="1"/>
          <w:numId w:val="1"/>
        </w:numPr>
        <w:rPr>
          <w:rFonts w:ascii="Helvetica" w:hAnsi="Helvetica"/>
          <w:sz w:val="22"/>
          <w:szCs w:val="22"/>
        </w:rPr>
      </w:pPr>
      <w:commentRangeStart w:id="51"/>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51"/>
      <w:r w:rsidR="00923293">
        <w:rPr>
          <w:rStyle w:val="CommentReference"/>
        </w:rPr>
        <w:commentReference w:id="51"/>
      </w:r>
    </w:p>
    <w:p w14:paraId="0D827C2B" w14:textId="77777777" w:rsidR="00412FCD" w:rsidRPr="00957F1F" w:rsidRDefault="00412FCD" w:rsidP="00412FCD">
      <w:pPr>
        <w:pStyle w:val="ListParagraph"/>
        <w:ind w:left="360"/>
        <w:rPr>
          <w:rFonts w:ascii="Helvetica" w:hAnsi="Helvetica"/>
          <w:sz w:val="22"/>
          <w:szCs w:val="22"/>
        </w:rPr>
      </w:pPr>
    </w:p>
    <w:p w14:paraId="61E22C86"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3CD305A5" w14:textId="77777777" w:rsidR="00412FCD" w:rsidRPr="00957F1F" w:rsidRDefault="00412FCD" w:rsidP="00412FCD">
      <w:pPr>
        <w:pStyle w:val="ListParagraph"/>
        <w:ind w:left="360"/>
        <w:rPr>
          <w:rFonts w:ascii="Helvetica" w:hAnsi="Helvetica"/>
          <w:sz w:val="22"/>
          <w:szCs w:val="22"/>
        </w:rPr>
      </w:pPr>
    </w:p>
    <w:p w14:paraId="068C532D" w14:textId="77777777" w:rsidR="00412FCD" w:rsidRDefault="007611A3" w:rsidP="00F91857">
      <w:pPr>
        <w:pStyle w:val="ListParagraph"/>
        <w:numPr>
          <w:ilvl w:val="1"/>
          <w:numId w:val="1"/>
        </w:numPr>
        <w:rPr>
          <w:rFonts w:ascii="Helvetica" w:hAnsi="Helvetica"/>
          <w:sz w:val="22"/>
          <w:szCs w:val="22"/>
        </w:rPr>
      </w:pPr>
      <w:r>
        <w:rPr>
          <w:rFonts w:ascii="Helvetica" w:hAnsi="Helvetica"/>
          <w:b/>
          <w:sz w:val="22"/>
          <w:szCs w:val="22"/>
        </w:rPr>
        <w:t xml:space="preserve">Number of </w:t>
      </w:r>
      <w:commentRangeStart w:id="52"/>
      <w:r w:rsidR="00BA33BA" w:rsidRPr="00412FCD">
        <w:rPr>
          <w:rFonts w:ascii="Helvetica" w:hAnsi="Helvetica"/>
          <w:b/>
          <w:sz w:val="22"/>
          <w:szCs w:val="22"/>
        </w:rPr>
        <w:t>management strategies do we want to contrast?</w:t>
      </w:r>
      <w:r w:rsidR="00BA33BA"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52"/>
      <w:r w:rsidR="00BF77F3">
        <w:rPr>
          <w:rStyle w:val="CommentReference"/>
        </w:rPr>
        <w:commentReference w:id="52"/>
      </w:r>
    </w:p>
    <w:p w14:paraId="505F9CB8" w14:textId="77777777" w:rsidR="00234A53" w:rsidRPr="00957F1F" w:rsidRDefault="00234A53" w:rsidP="00234A53">
      <w:pPr>
        <w:pStyle w:val="ListParagraph"/>
        <w:ind w:left="360"/>
        <w:rPr>
          <w:rFonts w:ascii="Helvetica" w:hAnsi="Helvetica"/>
          <w:sz w:val="22"/>
          <w:szCs w:val="22"/>
        </w:rPr>
      </w:pPr>
    </w:p>
    <w:p w14:paraId="7F0C2199"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0F71D3DC" w14:textId="77777777" w:rsidR="00481E32" w:rsidRDefault="00481E32" w:rsidP="00481E32">
      <w:pPr>
        <w:pStyle w:val="ListParagraph"/>
        <w:ind w:left="360"/>
        <w:rPr>
          <w:rFonts w:ascii="Helvetica" w:hAnsi="Helvetica"/>
          <w:sz w:val="22"/>
          <w:szCs w:val="22"/>
        </w:rPr>
      </w:pPr>
    </w:p>
    <w:p w14:paraId="1CD95A58"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596B9704" w14:textId="77777777" w:rsidR="003B28B3" w:rsidRDefault="003B28B3" w:rsidP="003B28B3">
      <w:pPr>
        <w:pStyle w:val="ListParagraph"/>
        <w:ind w:left="360"/>
        <w:rPr>
          <w:rFonts w:ascii="Helvetica" w:hAnsi="Helvetica"/>
          <w:sz w:val="22"/>
          <w:szCs w:val="22"/>
        </w:rPr>
      </w:pPr>
    </w:p>
    <w:p w14:paraId="0F8D6560" w14:textId="77777777" w:rsidR="0075100A" w:rsidRPr="00A54F3F" w:rsidRDefault="0075100A" w:rsidP="003B28B3">
      <w:pPr>
        <w:pStyle w:val="ListParagraph"/>
        <w:numPr>
          <w:ilvl w:val="0"/>
          <w:numId w:val="7"/>
        </w:numPr>
        <w:rPr>
          <w:rFonts w:ascii="Helvetica" w:hAnsi="Helvetica"/>
          <w:b/>
          <w:sz w:val="22"/>
          <w:szCs w:val="22"/>
        </w:rPr>
      </w:pPr>
      <w:r w:rsidRPr="00A54F3F">
        <w:rPr>
          <w:rFonts w:ascii="Helvetica" w:hAnsi="Helvetica"/>
          <w:b/>
          <w:sz w:val="22"/>
          <w:szCs w:val="22"/>
        </w:rPr>
        <w:t xml:space="preserve">What is cost of managing as if a TP exists when it does not? </w:t>
      </w:r>
    </w:p>
    <w:p w14:paraId="3E76BD16" w14:textId="77777777" w:rsidR="0075100A" w:rsidRDefault="0075100A" w:rsidP="0075100A">
      <w:pPr>
        <w:pStyle w:val="ListParagraph"/>
        <w:numPr>
          <w:ilvl w:val="2"/>
          <w:numId w:val="7"/>
        </w:numPr>
        <w:rPr>
          <w:rFonts w:ascii="Helvetica" w:hAnsi="Helvetica"/>
          <w:sz w:val="22"/>
          <w:szCs w:val="22"/>
        </w:rPr>
      </w:pPr>
      <w:commentRangeStart w:id="53"/>
      <w:r>
        <w:rPr>
          <w:rFonts w:ascii="Helvetica" w:hAnsi="Helvetica"/>
          <w:sz w:val="22"/>
          <w:szCs w:val="22"/>
        </w:rPr>
        <w:t xml:space="preserve">Tipping points in age/size-structure rather than in biomass…. When we greatly truncate age / size structure, we can cause tipping points via a variety of different ecological mechanisms…. (beyond </w:t>
      </w:r>
      <w:proofErr w:type="spellStart"/>
      <w:r>
        <w:rPr>
          <w:rFonts w:ascii="Helvetica" w:hAnsi="Helvetica"/>
          <w:sz w:val="22"/>
          <w:szCs w:val="22"/>
        </w:rPr>
        <w:t>Allee</w:t>
      </w:r>
      <w:proofErr w:type="spellEnd"/>
      <w:r>
        <w:rPr>
          <w:rFonts w:ascii="Helvetica" w:hAnsi="Helvetica"/>
          <w:sz w:val="22"/>
          <w:szCs w:val="22"/>
        </w:rPr>
        <w:t xml:space="preserve"> effect). Take herring for example, I am thinking about the entrainment hypothesis…Older bigger fish needed to show younger juveniles where to spawn). There is high uncertainty around these kinds of tipping points!</w:t>
      </w:r>
      <w:commentRangeEnd w:id="53"/>
      <w:r w:rsidR="001108A6">
        <w:rPr>
          <w:rStyle w:val="CommentReference"/>
        </w:rPr>
        <w:commentReference w:id="53"/>
      </w:r>
    </w:p>
    <w:p w14:paraId="6C40CB15" w14:textId="77777777" w:rsidR="000807F2" w:rsidRPr="000807F2" w:rsidRDefault="000807F2" w:rsidP="000807F2">
      <w:pPr>
        <w:rPr>
          <w:rFonts w:ascii="Helvetica" w:hAnsi="Helvetica"/>
          <w:sz w:val="22"/>
          <w:szCs w:val="22"/>
        </w:rPr>
      </w:pP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row White" w:date="2015-09-30T14:37:00Z" w:initials="CW">
    <w:p w14:paraId="0F9FB507" w14:textId="77777777" w:rsidR="00E941C6" w:rsidRDefault="00E941C6">
      <w:pPr>
        <w:pStyle w:val="CommentText"/>
      </w:pPr>
      <w:r>
        <w:rPr>
          <w:rStyle w:val="CommentReference"/>
        </w:rPr>
        <w:annotationRef/>
      </w:r>
      <w:r>
        <w:t>Colons are not allowed by some journals. Not sure on “s</w:t>
      </w:r>
    </w:p>
    <w:p w14:paraId="7CF07879" w14:textId="77777777" w:rsidR="00E941C6" w:rsidRDefault="00E941C6">
      <w:pPr>
        <w:pStyle w:val="CommentText"/>
      </w:pPr>
      <w:r>
        <w:t>Also, feel free to take or leave any of my edits….I won’t be offended.</w:t>
      </w:r>
    </w:p>
    <w:p w14:paraId="304ABD3C" w14:textId="77777777" w:rsidR="00E941C6" w:rsidRDefault="00E941C6">
      <w:pPr>
        <w:pStyle w:val="CommentText"/>
      </w:pPr>
    </w:p>
    <w:p w14:paraId="3E4A6344" w14:textId="77777777" w:rsidR="00E941C6" w:rsidRDefault="00E941C6">
      <w:pPr>
        <w:pStyle w:val="CommentText"/>
      </w:pPr>
      <w:r>
        <w:t>BSH: I don’t like titles with colons regardless, so let’s change.  How about ‘Using better monitoring strategies to avoid resource tipping points’</w:t>
      </w:r>
    </w:p>
    <w:p w14:paraId="46CEF195" w14:textId="77777777" w:rsidR="00E941C6" w:rsidRDefault="00E941C6">
      <w:pPr>
        <w:pStyle w:val="CommentText"/>
      </w:pPr>
    </w:p>
    <w:p w14:paraId="0C16BEB8" w14:textId="77777777" w:rsidR="00E941C6" w:rsidRDefault="00E941C6">
      <w:pPr>
        <w:pStyle w:val="CommentText"/>
      </w:pPr>
    </w:p>
  </w:comment>
  <w:comment w:id="2" w:author="Anne Salomon" w:date="2015-10-28T21:45:00Z" w:initials="AS">
    <w:p w14:paraId="5F9F474C" w14:textId="77777777" w:rsidR="00E941C6" w:rsidRDefault="00E941C6" w:rsidP="00CC4060">
      <w:pPr>
        <w:pStyle w:val="CommentText"/>
      </w:pPr>
      <w:r>
        <w:rPr>
          <w:rStyle w:val="CommentReference"/>
        </w:rPr>
        <w:annotationRef/>
      </w:r>
    </w:p>
    <w:p w14:paraId="7C7F201F" w14:textId="77777777" w:rsidR="00E941C6" w:rsidRDefault="00E941C6" w:rsidP="00CC4060">
      <w:pPr>
        <w:pStyle w:val="CommentText"/>
      </w:pPr>
    </w:p>
    <w:p w14:paraId="34004C95" w14:textId="77777777" w:rsidR="00E941C6" w:rsidRDefault="00E941C6" w:rsidP="00CC4060">
      <w:pPr>
        <w:pStyle w:val="CommentText"/>
      </w:pPr>
      <w:r>
        <w:t>Or for those of you who like parsimony:</w:t>
      </w:r>
    </w:p>
    <w:p w14:paraId="0A86CBC5" w14:textId="77777777" w:rsidR="00E941C6" w:rsidRDefault="00E941C6" w:rsidP="00CC4060">
      <w:pPr>
        <w:pStyle w:val="CommentText"/>
      </w:pPr>
    </w:p>
    <w:p w14:paraId="7043FDA9" w14:textId="77777777" w:rsidR="00E941C6" w:rsidRDefault="00E941C6" w:rsidP="00CC4060">
      <w:pPr>
        <w:pStyle w:val="CommentText"/>
      </w:pPr>
      <w:r>
        <w:t>Monitoring strategies to avoid resource tipping points</w:t>
      </w:r>
    </w:p>
    <w:p w14:paraId="7B6725F7" w14:textId="77777777" w:rsidR="00E941C6" w:rsidRDefault="00E941C6" w:rsidP="00CC4060">
      <w:pPr>
        <w:pStyle w:val="CommentText"/>
      </w:pPr>
    </w:p>
    <w:p w14:paraId="3F287263" w14:textId="77777777" w:rsidR="00E941C6" w:rsidRDefault="00E941C6" w:rsidP="00CC4060">
      <w:pPr>
        <w:pStyle w:val="CommentText"/>
      </w:pPr>
      <w:r>
        <w:t>Or</w:t>
      </w:r>
    </w:p>
    <w:p w14:paraId="0DB90AF9" w14:textId="77777777" w:rsidR="00E941C6" w:rsidRDefault="00E941C6" w:rsidP="00CC4060">
      <w:pPr>
        <w:pStyle w:val="CommentText"/>
      </w:pPr>
    </w:p>
    <w:p w14:paraId="0EE69F1E" w14:textId="77777777" w:rsidR="00E941C6" w:rsidRDefault="00E941C6" w:rsidP="00CC4060">
      <w:pPr>
        <w:pStyle w:val="CommentText"/>
      </w:pPr>
      <w:r>
        <w:t>Cost effective monitoring strategies to avoid resource tipping points</w:t>
      </w:r>
    </w:p>
    <w:p w14:paraId="4072FF44" w14:textId="77777777" w:rsidR="00E941C6" w:rsidRDefault="00E941C6" w:rsidP="00CC4060">
      <w:pPr>
        <w:pStyle w:val="CommentText"/>
      </w:pPr>
    </w:p>
    <w:p w14:paraId="16B7A47B" w14:textId="77777777" w:rsidR="00E941C6" w:rsidRDefault="00E941C6" w:rsidP="00CC4060">
      <w:pPr>
        <w:pStyle w:val="CommentText"/>
      </w:pPr>
      <w:r>
        <w:t xml:space="preserve">BSH: last one of yours is my </w:t>
      </w:r>
      <w:proofErr w:type="spellStart"/>
      <w:r>
        <w:t>fav</w:t>
      </w:r>
      <w:proofErr w:type="spellEnd"/>
      <w:r>
        <w:t>.</w:t>
      </w:r>
    </w:p>
  </w:comment>
  <w:comment w:id="1" w:author="Anne Salomon" w:date="2015-12-02T13:52:00Z" w:initials="AS">
    <w:p w14:paraId="1E2DAED2" w14:textId="77777777" w:rsidR="00E941C6" w:rsidRDefault="00E941C6">
      <w:pPr>
        <w:pStyle w:val="CommentText"/>
      </w:pPr>
      <w:r>
        <w:rPr>
          <w:rStyle w:val="CommentReference"/>
        </w:rPr>
        <w:annotationRef/>
      </w:r>
      <w:r>
        <w:t>Check out the title of Pace et al.’s latest Frontiers piece:</w:t>
      </w:r>
    </w:p>
    <w:p w14:paraId="5998613D" w14:textId="77777777" w:rsidR="00E941C6" w:rsidRDefault="00E941C6">
      <w:pPr>
        <w:pStyle w:val="CommentText"/>
      </w:pPr>
      <w:r>
        <w:t>With and without warning: managing ecosystems in a changing world</w:t>
      </w:r>
    </w:p>
    <w:p w14:paraId="45D74EC8" w14:textId="77777777" w:rsidR="00E941C6" w:rsidRDefault="00E941C6">
      <w:pPr>
        <w:pStyle w:val="CommentText"/>
      </w:pPr>
    </w:p>
    <w:p w14:paraId="6FF61E87" w14:textId="77777777" w:rsidR="00E941C6" w:rsidRDefault="00E941C6">
      <w:pPr>
        <w:pStyle w:val="CommentText"/>
      </w:pPr>
    </w:p>
  </w:comment>
  <w:comment w:id="16" w:author="Ben Halpern" w:date="2015-10-28T21:46:00Z" w:initials="BH">
    <w:p w14:paraId="4FFE1302" w14:textId="77777777" w:rsidR="00E941C6" w:rsidRDefault="00E941C6">
      <w:pPr>
        <w:pStyle w:val="CommentText"/>
      </w:pPr>
      <w:r>
        <w:rPr>
          <w:rStyle w:val="CommentReference"/>
        </w:rPr>
        <w:annotationRef/>
      </w:r>
      <w:r>
        <w:t>Maybe keep as short title even if cut from main title?  Clever way to get that message across.</w:t>
      </w:r>
    </w:p>
  </w:comment>
  <w:comment w:id="17" w:author="Ben Halpern" w:date="2015-10-28T21:46:00Z" w:initials="BH">
    <w:p w14:paraId="612C1834" w14:textId="77777777" w:rsidR="00E941C6" w:rsidRDefault="00E941C6">
      <w:pPr>
        <w:pStyle w:val="CommentText"/>
      </w:pPr>
      <w:r>
        <w:rPr>
          <w:rStyle w:val="CommentReference"/>
        </w:rPr>
        <w:annotationRef/>
      </w:r>
      <w:r>
        <w:t>If not in title, then add here so that searches on this term find the paper.</w:t>
      </w:r>
    </w:p>
  </w:comment>
  <w:comment w:id="18" w:author="Adrian Stier" w:date="2015-12-12T18:10:00Z" w:initials="AS">
    <w:p w14:paraId="6009DDEE" w14:textId="7593D697" w:rsidR="00E941C6" w:rsidRDefault="00E941C6" w:rsidP="00DF3381">
      <w:pPr>
        <w:pStyle w:val="ListParagraph"/>
        <w:numPr>
          <w:ilvl w:val="1"/>
          <w:numId w:val="11"/>
        </w:numPr>
        <w:rPr>
          <w:rFonts w:ascii="Helvetica" w:hAnsi="Helvetica"/>
          <w:sz w:val="22"/>
          <w:szCs w:val="22"/>
        </w:rPr>
      </w:pPr>
      <w:r>
        <w:rPr>
          <w:rStyle w:val="CommentReference"/>
        </w:rPr>
        <w:annotationRef/>
      </w:r>
      <w:r>
        <w:rPr>
          <w:rFonts w:ascii="Helvetica" w:hAnsi="Helvetica"/>
          <w:sz w:val="22"/>
          <w:szCs w:val="22"/>
        </w:rPr>
        <w:t>Anne : I would consistently place the terms ‘management’ or ‘biological’ before the terms ‘threshold’ and ‘tipping point’ to be clear but given the latter are synonyms, I wouldn’t necessarily equate one with management and the other with a biological process, otherwise, it may lead readers to think that we see a difference between the terms ‘threshold’ and ‘tipping point’…. Although I now see that you make these synonyms clear in your first sentence – nice!</w:t>
      </w:r>
    </w:p>
    <w:p w14:paraId="2BD7637A" w14:textId="01100E86" w:rsidR="00E941C6" w:rsidRDefault="00E941C6">
      <w:pPr>
        <w:pStyle w:val="CommentText"/>
      </w:pPr>
    </w:p>
  </w:comment>
  <w:comment w:id="19" w:author="Adrian Stier" w:date="2015-12-12T18:10:00Z" w:initials="AS">
    <w:p w14:paraId="7F17370F" w14:textId="3393FF89" w:rsidR="00E941C6" w:rsidRDefault="00E941C6" w:rsidP="00A54186">
      <w:pPr>
        <w:pStyle w:val="ListParagraph"/>
        <w:numPr>
          <w:ilvl w:val="1"/>
          <w:numId w:val="11"/>
        </w:numPr>
        <w:rPr>
          <w:rFonts w:ascii="Helvetica" w:hAnsi="Helvetica"/>
          <w:sz w:val="22"/>
          <w:szCs w:val="22"/>
        </w:rPr>
      </w:pPr>
      <w:r>
        <w:rPr>
          <w:rStyle w:val="CommentReference"/>
        </w:rPr>
        <w:annotationRef/>
      </w:r>
      <w:r>
        <w:rPr>
          <w:rFonts w:ascii="Helvetica" w:hAnsi="Helvetica"/>
          <w:sz w:val="22"/>
          <w:szCs w:val="22"/>
        </w:rPr>
        <w:t>Anne: I like this idea. It’s almost like quantifying the forgone opportunity (or harvest or, restoration or…) due to uncertainty in the biological tipping point…</w:t>
      </w:r>
    </w:p>
    <w:p w14:paraId="46F0ADFE" w14:textId="1A4FB674" w:rsidR="00E941C6" w:rsidRDefault="00E941C6">
      <w:pPr>
        <w:pStyle w:val="CommentText"/>
      </w:pPr>
    </w:p>
  </w:comment>
  <w:comment w:id="22" w:author="Anne Salomon" w:date="2015-12-02T15:59:00Z" w:initials="AS">
    <w:p w14:paraId="6E9B0F58" w14:textId="77777777" w:rsidR="00E941C6" w:rsidRDefault="00E941C6">
      <w:pPr>
        <w:pStyle w:val="CommentText"/>
      </w:pPr>
      <w:r>
        <w:rPr>
          <w:rStyle w:val="CommentReference"/>
        </w:rPr>
        <w:annotationRef/>
      </w:r>
      <w:r>
        <w:t>Not always a cascade – implying top to bottom…</w:t>
      </w:r>
    </w:p>
  </w:comment>
  <w:comment w:id="23" w:author="Crow White" w:date="2015-11-20T12:25:00Z" w:initials="CW">
    <w:p w14:paraId="554FD15B" w14:textId="77777777" w:rsidR="00E941C6" w:rsidRDefault="00E941C6">
      <w:pPr>
        <w:pStyle w:val="CommentText"/>
      </w:pPr>
      <w:r>
        <w:rPr>
          <w:rStyle w:val="CommentReference"/>
        </w:rPr>
        <w:annotationRef/>
      </w:r>
      <w:r>
        <w:t>Costello et al. 2010 PNAS: Value of spatial information in designing MPAs to increase fisheries profits</w:t>
      </w:r>
    </w:p>
    <w:p w14:paraId="721F7F66" w14:textId="77777777" w:rsidR="00E941C6" w:rsidRDefault="00E941C6">
      <w:pPr>
        <w:pStyle w:val="CommentText"/>
      </w:pPr>
    </w:p>
    <w:p w14:paraId="3D67691C" w14:textId="77777777" w:rsidR="00E941C6" w:rsidRDefault="00E941C6">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43383728" w14:textId="77777777" w:rsidR="00E941C6" w:rsidRDefault="00E941C6">
      <w:pPr>
        <w:pStyle w:val="CommentText"/>
      </w:pPr>
    </w:p>
    <w:p w14:paraId="5EA8C728" w14:textId="77777777" w:rsidR="00E941C6" w:rsidRDefault="00E941C6">
      <w:pPr>
        <w:pStyle w:val="CommentText"/>
      </w:pPr>
      <w:proofErr w:type="spellStart"/>
      <w:r>
        <w:t>Sethi</w:t>
      </w:r>
      <w:proofErr w:type="spellEnd"/>
      <w:r>
        <w:t xml:space="preserve"> et al. 2005 JEEM: Similar to C&amp;P 2008 JEEM</w:t>
      </w:r>
    </w:p>
    <w:p w14:paraId="0BED2A44" w14:textId="77777777" w:rsidR="00E941C6" w:rsidRDefault="00E941C6">
      <w:pPr>
        <w:pStyle w:val="CommentText"/>
      </w:pPr>
    </w:p>
    <w:p w14:paraId="247B394A" w14:textId="77777777" w:rsidR="00E941C6" w:rsidRDefault="00E941C6">
      <w:pPr>
        <w:pStyle w:val="CommentText"/>
      </w:pPr>
      <w:r>
        <w:t xml:space="preserve">See </w:t>
      </w:r>
      <w:proofErr w:type="spellStart"/>
      <w:r>
        <w:t>Polasky</w:t>
      </w:r>
      <w:proofErr w:type="spellEnd"/>
      <w:r>
        <w:t xml:space="preserve"> et al. 2011 TREE for discussion of how thresholds science changes (simplifies) the decision space for managers</w:t>
      </w:r>
    </w:p>
    <w:p w14:paraId="26518368" w14:textId="77777777" w:rsidR="00E941C6" w:rsidRDefault="00E941C6">
      <w:pPr>
        <w:pStyle w:val="CommentText"/>
      </w:pPr>
    </w:p>
    <w:p w14:paraId="202AF71D" w14:textId="77777777" w:rsidR="00E941C6" w:rsidRDefault="00E941C6">
      <w:pPr>
        <w:pStyle w:val="CommentText"/>
      </w:pPr>
      <w:r w:rsidRPr="00871659">
        <w:rPr>
          <w:b/>
        </w:rPr>
        <w:t>AS</w:t>
      </w:r>
      <w:r>
        <w:t xml:space="preserve">: Crow – can you help work these citations in?  </w:t>
      </w:r>
    </w:p>
  </w:comment>
  <w:comment w:id="24" w:author="Crow White" w:date="2015-11-20T12:25:00Z" w:initials="CW">
    <w:p w14:paraId="2B56CE35" w14:textId="77777777" w:rsidR="00E941C6" w:rsidRDefault="00E941C6">
      <w:pPr>
        <w:pStyle w:val="CommentText"/>
      </w:pPr>
      <w:r>
        <w:rPr>
          <w:rStyle w:val="CommentReference"/>
        </w:rPr>
        <w:annotationRef/>
      </w:r>
      <w:r>
        <w:t>Possibly some relevant literature:</w:t>
      </w:r>
    </w:p>
    <w:p w14:paraId="3C318359" w14:textId="77777777" w:rsidR="00E941C6" w:rsidRDefault="00E941C6">
      <w:pPr>
        <w:pStyle w:val="CommentText"/>
      </w:pPr>
      <w:r>
        <w:t xml:space="preserve">Fuller et al. 2008 </w:t>
      </w:r>
      <w:proofErr w:type="spellStart"/>
      <w:r>
        <w:t>Ecol</w:t>
      </w:r>
      <w:proofErr w:type="spellEnd"/>
      <w:r>
        <w:t xml:space="preserve"> Apps</w:t>
      </w:r>
    </w:p>
    <w:p w14:paraId="5288BABB" w14:textId="77777777" w:rsidR="00E941C6" w:rsidRDefault="00E941C6">
      <w:pPr>
        <w:pStyle w:val="CommentText"/>
      </w:pPr>
    </w:p>
    <w:p w14:paraId="62708A1F" w14:textId="77777777" w:rsidR="00E941C6" w:rsidRDefault="00E941C6">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126FC093" w14:textId="77777777" w:rsidR="00E941C6" w:rsidRDefault="00E941C6">
      <w:pPr>
        <w:pStyle w:val="CommentText"/>
      </w:pPr>
    </w:p>
    <w:p w14:paraId="643B7DCC" w14:textId="77777777" w:rsidR="00E941C6" w:rsidRDefault="00E941C6">
      <w:pPr>
        <w:pStyle w:val="CommentText"/>
      </w:pPr>
      <w:r w:rsidRPr="00CA65F6">
        <w:rPr>
          <w:b/>
        </w:rPr>
        <w:t>AS</w:t>
      </w:r>
      <w:r>
        <w:t>: great points. Can you go one step further and add these citations in please?</w:t>
      </w:r>
    </w:p>
  </w:comment>
  <w:comment w:id="25" w:author="Timothy Essington" w:date="2015-12-02T16:16:00Z" w:initials="TE">
    <w:p w14:paraId="5955F65D" w14:textId="77777777" w:rsidR="00E941C6" w:rsidRDefault="00E941C6">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p w14:paraId="51D94645" w14:textId="77777777" w:rsidR="00E941C6" w:rsidRDefault="00E941C6">
      <w:pPr>
        <w:pStyle w:val="CommentText"/>
      </w:pPr>
    </w:p>
    <w:p w14:paraId="1769A1E8" w14:textId="77777777" w:rsidR="00E941C6" w:rsidRDefault="00E941C6">
      <w:pPr>
        <w:pStyle w:val="CommentText"/>
      </w:pPr>
      <w:r w:rsidRPr="00E97B70">
        <w:rPr>
          <w:b/>
        </w:rPr>
        <w:t>AS</w:t>
      </w:r>
      <w:r>
        <w:t xml:space="preserve">: I see your point. I’m not sure the best way to deal with this, since I’m not sure I agree that we can use an </w:t>
      </w:r>
      <w:proofErr w:type="spellStart"/>
      <w:r>
        <w:t>allee</w:t>
      </w:r>
      <w:proofErr w:type="spellEnd"/>
      <w:r>
        <w:t xml:space="preserve"> model as a proxy, lets chat. </w:t>
      </w:r>
    </w:p>
    <w:p w14:paraId="4A74F6C8" w14:textId="77777777" w:rsidR="00E941C6" w:rsidRDefault="00E941C6">
      <w:pPr>
        <w:pStyle w:val="CommentText"/>
      </w:pPr>
      <w:r>
        <w:t xml:space="preserve"> </w:t>
      </w:r>
    </w:p>
  </w:comment>
  <w:comment w:id="26" w:author="Anne Salomon" w:date="2015-12-08T15:15:00Z" w:initials="AS">
    <w:p w14:paraId="042C24A9" w14:textId="77777777" w:rsidR="00E941C6" w:rsidRDefault="00E941C6">
      <w:pPr>
        <w:pStyle w:val="CommentText"/>
      </w:pPr>
      <w:r>
        <w:rPr>
          <w:rStyle w:val="CommentReference"/>
        </w:rPr>
        <w:annotationRef/>
      </w:r>
      <w:r>
        <w:t>I’d be consistent with these terms throughout the text to avoid any confusion over which model you’re talking /writing about</w:t>
      </w:r>
    </w:p>
  </w:comment>
  <w:comment w:id="27" w:author="Crow White" w:date="2015-11-03T09:10:00Z" w:initials="CW">
    <w:p w14:paraId="2C871E3E" w14:textId="77777777" w:rsidR="00E941C6" w:rsidRDefault="00E941C6">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56A008DD" w14:textId="77777777" w:rsidR="00E941C6" w:rsidRDefault="00E941C6">
      <w:pPr>
        <w:pStyle w:val="CommentText"/>
      </w:pPr>
    </w:p>
    <w:p w14:paraId="5480E60B" w14:textId="77777777" w:rsidR="00E941C6" w:rsidRDefault="00E941C6">
      <w:pPr>
        <w:pStyle w:val="CommentText"/>
      </w:pPr>
      <w:r w:rsidRPr="006F4702">
        <w:rPr>
          <w:b/>
        </w:rPr>
        <w:t>TE</w:t>
      </w:r>
      <w:r>
        <w:t xml:space="preserve">: This is  the parameterization from Morris and </w:t>
      </w:r>
      <w:proofErr w:type="spellStart"/>
      <w:r>
        <w:t>Doak’s</w:t>
      </w:r>
      <w:proofErr w:type="spellEnd"/>
      <w:r>
        <w:t xml:space="preserve"> quantitative conservation biology.  I find it easy and intuitive to use.  </w:t>
      </w:r>
    </w:p>
  </w:comment>
  <w:comment w:id="28" w:author="Timothy Essington" w:date="2015-11-09T17:08:00Z" w:initials="TE">
    <w:p w14:paraId="70061314" w14:textId="77777777" w:rsidR="00E941C6" w:rsidRDefault="00E941C6">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3416D35D" w14:textId="77777777" w:rsidR="00E941C6" w:rsidRDefault="00E941C6">
      <w:pPr>
        <w:pStyle w:val="CommentText"/>
      </w:pPr>
    </w:p>
    <w:p w14:paraId="6AB75C3E" w14:textId="77777777" w:rsidR="00E941C6" w:rsidRDefault="00E941C6">
      <w:pPr>
        <w:pStyle w:val="CommentText"/>
      </w:pPr>
      <w:r w:rsidRPr="00B75DF6">
        <w:rPr>
          <w:b/>
        </w:rPr>
        <w:t>AS:</w:t>
      </w:r>
      <w:r>
        <w:t xml:space="preserve"> No, it’s not. We can fix this, but I’m not sure it’s all that important. Perhaps we wait for reviews?  </w:t>
      </w:r>
    </w:p>
  </w:comment>
  <w:comment w:id="29" w:author="Timothy Essington" w:date="2015-11-09T17:10:00Z" w:initials="TE">
    <w:p w14:paraId="175A9EFA" w14:textId="77777777" w:rsidR="00E941C6" w:rsidRDefault="00E941C6">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E941C6" w:rsidRDefault="00E941C6">
      <w:pPr>
        <w:pStyle w:val="CommentText"/>
      </w:pPr>
    </w:p>
    <w:p w14:paraId="0E8A3793" w14:textId="77777777" w:rsidR="00E941C6" w:rsidRDefault="00E941C6">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30" w:author="Crow White" w:date="2015-11-09T17:10:00Z" w:initials="CW">
    <w:p w14:paraId="6782CCF4" w14:textId="77777777" w:rsidR="00E941C6" w:rsidRDefault="00E941C6">
      <w:pPr>
        <w:pStyle w:val="CommentText"/>
      </w:pPr>
      <w:r>
        <w:rPr>
          <w:rStyle w:val="CommentReference"/>
        </w:rPr>
        <w:annotationRef/>
      </w:r>
      <w:r>
        <w:t xml:space="preserve">You have </w:t>
      </w:r>
      <w:proofErr w:type="spellStart"/>
      <w:r>
        <w:t>suddently</w:t>
      </w:r>
      <w:proofErr w:type="spellEnd"/>
      <w:r>
        <w:t xml:space="preserve"> included </w:t>
      </w:r>
      <w:proofErr w:type="spellStart"/>
      <w:r>
        <w:t>catchability</w:t>
      </w:r>
      <w:proofErr w:type="spellEnd"/>
      <w:r>
        <w:t xml:space="preserve"> now, whereas I believe it needs to be in the calculation of MSY and </w:t>
      </w:r>
      <w:proofErr w:type="spellStart"/>
      <w:r>
        <w:t>Bmsy</w:t>
      </w:r>
      <w:proofErr w:type="spellEnd"/>
      <w:r>
        <w:t>, as described in my comment above.</w:t>
      </w:r>
    </w:p>
    <w:p w14:paraId="1FFDA294" w14:textId="77777777" w:rsidR="00E941C6" w:rsidRDefault="00E941C6">
      <w:pPr>
        <w:pStyle w:val="CommentText"/>
      </w:pPr>
    </w:p>
    <w:p w14:paraId="6052DDDB" w14:textId="77777777" w:rsidR="00E941C6" w:rsidRDefault="00E941C6">
      <w:pPr>
        <w:pStyle w:val="CommentText"/>
      </w:pPr>
      <w:r w:rsidRPr="001B75AF">
        <w:rPr>
          <w:b/>
        </w:rPr>
        <w:t>AS:</w:t>
      </w:r>
      <w:r>
        <w:t xml:space="preserve"> you’re right. H is max harvest mortality H = Eq. I think the edits follow here but double check me? </w:t>
      </w:r>
    </w:p>
  </w:comment>
  <w:comment w:id="31" w:author="Timothy Essington" w:date="2015-11-09T16:46:00Z" w:initials="TE">
    <w:p w14:paraId="66160F72" w14:textId="77777777" w:rsidR="00E941C6" w:rsidRDefault="00E941C6">
      <w:pPr>
        <w:pStyle w:val="CommentText"/>
      </w:pPr>
      <w:r>
        <w:rPr>
          <w:rStyle w:val="CommentReference"/>
        </w:rPr>
        <w:annotationRef/>
      </w:r>
      <w:r>
        <w:t>What I wrote is probably incorrect….but I am getting a bit lost as to where this cost is being applied in the results.   I think my confusion comes in because this term is considered only in the  last part of the results - the rest just looks at NPV w/out looking at monitoring costs.  That is OK, I think, just need to be clear about that and give a reasonable justification for it (like the first part is intended to reveal basic properties of the coupled resource - management system under uncertainty, the second is to weight costs and benefits of different monitoring scenarios)</w:t>
      </w:r>
    </w:p>
    <w:p w14:paraId="775B7009" w14:textId="77777777" w:rsidR="00E941C6" w:rsidRDefault="00E941C6">
      <w:pPr>
        <w:pStyle w:val="CommentText"/>
      </w:pPr>
    </w:p>
    <w:p w14:paraId="09E6117E" w14:textId="77777777" w:rsidR="00E941C6" w:rsidRDefault="00E941C6">
      <w:pPr>
        <w:pStyle w:val="CommentText"/>
      </w:pPr>
      <w:r w:rsidRPr="002F410D">
        <w:rPr>
          <w:b/>
        </w:rPr>
        <w:t>AS</w:t>
      </w:r>
      <w:r>
        <w:t xml:space="preserve">: Thanks this is helpful. I’ve edited to clarify, and I like the stepwise approach you offered. </w:t>
      </w:r>
    </w:p>
  </w:comment>
  <w:comment w:id="32" w:author="Ben Halpern" w:date="2015-11-09T16:45:00Z" w:initials="BH">
    <w:p w14:paraId="5A39CAF1" w14:textId="77777777" w:rsidR="00E941C6" w:rsidRDefault="00E941C6">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E941C6" w:rsidRDefault="00E941C6">
      <w:pPr>
        <w:pStyle w:val="CommentText"/>
      </w:pPr>
    </w:p>
    <w:p w14:paraId="773F4C70" w14:textId="77777777" w:rsidR="00E941C6" w:rsidRDefault="00E941C6">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33" w:author="Anne Salomon" w:date="2015-12-08T15:26:00Z" w:initials="AS">
    <w:p w14:paraId="6F881BB2" w14:textId="77777777" w:rsidR="00E941C6" w:rsidRDefault="00E941C6">
      <w:pPr>
        <w:pStyle w:val="CommentText"/>
      </w:pPr>
      <w:r>
        <w:rPr>
          <w:rStyle w:val="CommentReference"/>
        </w:rPr>
        <w:annotationRef/>
      </w:r>
      <w:r>
        <w:t>Equivalent to Hypotheses? Out of curiosity, why use intuition? Just wondering….</w:t>
      </w:r>
    </w:p>
  </w:comment>
  <w:comment w:id="34" w:author="Timothy Essington" w:date="2015-11-17T09:16:00Z" w:initials="TE">
    <w:p w14:paraId="539B652A" w14:textId="77777777" w:rsidR="00E941C6" w:rsidRDefault="00E941C6" w:rsidP="00D20477">
      <w:pPr>
        <w:pStyle w:val="CommentText"/>
      </w:pPr>
      <w:r>
        <w:rPr>
          <w:rStyle w:val="CommentReference"/>
        </w:rPr>
        <w:annotationRef/>
      </w:r>
      <w:r>
        <w:t xml:space="preserve">This term is potentially confusing.  Let’s call this a management threshold – actually even that isn’t right because it’s a threshold </w:t>
      </w:r>
      <w:proofErr w:type="spellStart"/>
      <w:r>
        <w:t>fron</w:t>
      </w:r>
      <w:proofErr w:type="spellEnd"/>
      <w:r>
        <w:t xml:space="preserve"> the perspective of resource users.  Hmmm….either way we’ll need to add more words to explain this and avoid confusion</w:t>
      </w:r>
    </w:p>
    <w:p w14:paraId="0B84CC82" w14:textId="77777777" w:rsidR="00E941C6" w:rsidRDefault="00E941C6" w:rsidP="00D20477">
      <w:pPr>
        <w:pStyle w:val="CommentText"/>
      </w:pPr>
    </w:p>
    <w:p w14:paraId="00A65F50" w14:textId="77777777" w:rsidR="00E941C6" w:rsidRPr="00A42605" w:rsidRDefault="00E941C6" w:rsidP="00D20477">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35" w:author="Anne Salomon" w:date="2015-12-08T15:44:00Z" w:initials="AS">
    <w:p w14:paraId="09A32980" w14:textId="77777777" w:rsidR="00E941C6" w:rsidRDefault="00E941C6">
      <w:pPr>
        <w:pStyle w:val="CommentText"/>
      </w:pPr>
      <w:r>
        <w:rPr>
          <w:rStyle w:val="CommentReference"/>
        </w:rPr>
        <w:annotationRef/>
      </w:r>
      <w:r>
        <w:t>So, crossing a management threshold is equivalent to ‘implementation error’?</w:t>
      </w:r>
    </w:p>
  </w:comment>
  <w:comment w:id="36" w:author="Ben Halpern" w:date="2015-11-17T09:14:00Z" w:initials="BH">
    <w:p w14:paraId="511F8461" w14:textId="77777777" w:rsidR="00E941C6" w:rsidRDefault="00E941C6" w:rsidP="00F82FC2">
      <w:pPr>
        <w:pStyle w:val="CommentText"/>
      </w:pPr>
      <w:r>
        <w:rPr>
          <w:rStyle w:val="CommentReference"/>
        </w:rPr>
        <w:annotationRef/>
      </w:r>
      <w:r>
        <w:t>As stated this seems an obvious outcome – but maybe the obvious needs to be stated?</w:t>
      </w:r>
    </w:p>
    <w:p w14:paraId="41264E50" w14:textId="77777777" w:rsidR="00E941C6" w:rsidRDefault="00E941C6" w:rsidP="00F82FC2">
      <w:pPr>
        <w:pStyle w:val="CommentText"/>
      </w:pPr>
    </w:p>
    <w:p w14:paraId="75971B11" w14:textId="77777777" w:rsidR="00E941C6" w:rsidRDefault="00E941C6" w:rsidP="00F82FC2">
      <w:pPr>
        <w:pStyle w:val="CommentText"/>
      </w:pPr>
      <w:r w:rsidRPr="00CC3AF9">
        <w:rPr>
          <w:b/>
        </w:rPr>
        <w:t>AS</w:t>
      </w:r>
      <w:r>
        <w:t xml:space="preserve">: I think it’s intuitive but I also think it’s important to make sure everyone is on the same page. </w:t>
      </w:r>
    </w:p>
  </w:comment>
  <w:comment w:id="37" w:author="Anne Salomon" w:date="2015-12-10T14:54:00Z" w:initials="AS">
    <w:p w14:paraId="438FE744" w14:textId="77777777" w:rsidR="00E941C6" w:rsidRDefault="00E941C6">
      <w:pPr>
        <w:pStyle w:val="CommentText"/>
      </w:pPr>
      <w:r>
        <w:rPr>
          <w:rStyle w:val="CommentReference"/>
        </w:rPr>
        <w:annotationRef/>
      </w:r>
      <w:r>
        <w:t>Ecosystem or population??? Back to Tim’s earlier point…</w:t>
      </w:r>
    </w:p>
  </w:comment>
  <w:comment w:id="38" w:author="Adrian Stier" w:date="2015-11-24T09:59:00Z" w:initials="AS">
    <w:p w14:paraId="02A803DC" w14:textId="77777777" w:rsidR="00E941C6" w:rsidRPr="00D5383E" w:rsidRDefault="00E941C6" w:rsidP="004264FB">
      <w:pPr>
        <w:rPr>
          <w:rFonts w:ascii="Helvetica" w:hAnsi="Helvetica"/>
          <w:sz w:val="22"/>
          <w:szCs w:val="22"/>
        </w:rPr>
      </w:pPr>
      <w:r>
        <w:rPr>
          <w:rStyle w:val="CommentReference"/>
        </w:rPr>
        <w:annotationRef/>
      </w:r>
      <w:r>
        <w:rPr>
          <w:rFonts w:ascii="Helvetica" w:hAnsi="Helvetica"/>
          <w:sz w:val="22"/>
          <w:szCs w:val="22"/>
        </w:rPr>
        <w:t>JL: It’s the classic moral hazard problem, if monitoring is being paid for by someone else (the taxpayer), then the fishing industry always wants as much monitoring as possible. If the industry has to pay for monitoring then they will continue to support increased monitoring as long as the expected financial benefit exceeds the financial cost.</w:t>
      </w:r>
    </w:p>
    <w:p w14:paraId="02A8AE79" w14:textId="77777777" w:rsidR="00E941C6" w:rsidRDefault="00E941C6">
      <w:pPr>
        <w:pStyle w:val="CommentText"/>
      </w:pPr>
    </w:p>
  </w:comment>
  <w:comment w:id="39" w:author="Adrian Stier" w:date="2015-11-17T10:13:00Z" w:initials="AS">
    <w:p w14:paraId="1C39F722" w14:textId="77777777" w:rsidR="00E941C6" w:rsidRDefault="00E941C6">
      <w:pPr>
        <w:pStyle w:val="CommentText"/>
      </w:pPr>
      <w:r>
        <w:rPr>
          <w:rStyle w:val="CommentReference"/>
        </w:rPr>
        <w:annotationRef/>
      </w:r>
      <w:r>
        <w:t xml:space="preserve">We might add more here regarding who’s bearing the cost of monitoring which seems to be exciting to folks we tell about this stuff. Figure 5s2? </w:t>
      </w:r>
    </w:p>
  </w:comment>
  <w:comment w:id="40" w:author="Anne Salomon" w:date="2015-12-11T14:51:00Z" w:initials="AS">
    <w:p w14:paraId="76CA8D0A" w14:textId="77777777" w:rsidR="00E941C6" w:rsidRDefault="00E941C6">
      <w:pPr>
        <w:pStyle w:val="CommentText"/>
      </w:pPr>
      <w:r>
        <w:rPr>
          <w:rStyle w:val="CommentReference"/>
        </w:rPr>
        <w:annotationRef/>
      </w:r>
      <w:r>
        <w:t>And who bears th</w:t>
      </w:r>
      <w:bookmarkStart w:id="41" w:name="_GoBack"/>
      <w:bookmarkEnd w:id="41"/>
      <w:r>
        <w:t>e cost of the population collapse….</w:t>
      </w:r>
    </w:p>
  </w:comment>
  <w:comment w:id="43" w:author="Anne Salomon" w:date="2015-12-11T16:07:00Z" w:initials="AS">
    <w:p w14:paraId="5391ABF2" w14:textId="77777777" w:rsidR="00E941C6" w:rsidRDefault="00E941C6">
      <w:pPr>
        <w:pStyle w:val="CommentText"/>
      </w:pPr>
      <w:r>
        <w:rPr>
          <w:rStyle w:val="CommentReference"/>
        </w:rPr>
        <w:annotationRef/>
      </w:r>
      <w:r>
        <w:t>Agreed, but this comes out of left field here. I wonder how we can better set this up…. i.e. foreshadow this concept….</w:t>
      </w:r>
    </w:p>
  </w:comment>
  <w:comment w:id="44" w:author="Ben Halpern" w:date="2015-11-09T17:12:00Z" w:initials="BH">
    <w:p w14:paraId="167E51BC" w14:textId="77777777" w:rsidR="00E941C6" w:rsidRDefault="00E941C6">
      <w:pPr>
        <w:pStyle w:val="CommentText"/>
      </w:pPr>
      <w:r>
        <w:rPr>
          <w:rStyle w:val="CommentReference"/>
        </w:rPr>
        <w:annotationRef/>
      </w:r>
      <w:r>
        <w:t>Why is this so? Wouldn’t they want to know if their industry is at risk in unhealthy settings too?</w:t>
      </w:r>
    </w:p>
    <w:p w14:paraId="07126594" w14:textId="77777777" w:rsidR="00E941C6" w:rsidRDefault="00E941C6">
      <w:pPr>
        <w:pStyle w:val="CommentText"/>
      </w:pPr>
    </w:p>
    <w:p w14:paraId="67CF8ECB" w14:textId="77777777" w:rsidR="00E941C6" w:rsidRDefault="00E941C6">
      <w:pPr>
        <w:pStyle w:val="CommentText"/>
      </w:pPr>
      <w:r w:rsidRPr="00FF7E19">
        <w:rPr>
          <w:b/>
        </w:rPr>
        <w:t>AS</w:t>
      </w:r>
      <w:r>
        <w:t xml:space="preserve">:. I suppose that’s also true. I’m having a hard time thinking of a place where this happens, but I could see a world where industry might invest a bunch to try to re-open a resource. Anyone else have thoughts here? </w:t>
      </w:r>
    </w:p>
  </w:comment>
  <w:comment w:id="45" w:author="Anne Salomon" w:date="2015-12-11T16:13:00Z" w:initials="AS">
    <w:p w14:paraId="20A5EC26" w14:textId="77777777" w:rsidR="00E941C6" w:rsidRDefault="00E941C6">
      <w:pPr>
        <w:pStyle w:val="CommentText"/>
      </w:pPr>
      <w:r>
        <w:rPr>
          <w:rStyle w:val="CommentReference"/>
        </w:rPr>
        <w:annotationRef/>
      </w:r>
      <w:r>
        <w:t>I think incentives for industry are likely a function of the VALUE of the resource – weather it be healthy or not. If the markets are really good, then industry wants to know if and how much they can exploit and thus would want high precision population estimates even if close to a tipping point – on either side…</w:t>
      </w:r>
    </w:p>
    <w:p w14:paraId="33659372" w14:textId="77777777" w:rsidR="00E941C6" w:rsidRDefault="00E941C6">
      <w:pPr>
        <w:pStyle w:val="CommentText"/>
      </w:pPr>
    </w:p>
  </w:comment>
  <w:comment w:id="46" w:author="Adrian Stier" w:date="2015-12-12T16:56:00Z" w:initials="AS">
    <w:p w14:paraId="5AD655BA" w14:textId="1C3C819A" w:rsidR="00E941C6" w:rsidRDefault="00E941C6">
      <w:pPr>
        <w:pStyle w:val="CommentText"/>
      </w:pPr>
      <w:r>
        <w:rPr>
          <w:rStyle w:val="CommentReference"/>
        </w:rPr>
        <w:annotationRef/>
      </w:r>
      <w:r>
        <w:rPr>
          <w:rFonts w:ascii="Helvetica" w:hAnsi="Helvetica"/>
          <w:sz w:val="22"/>
          <w:szCs w:val="22"/>
        </w:rPr>
        <w:t>AS: (That is IF the Agency isn’t captured by the industry it is suppose to regulate – which is all to often the case in reality)</w:t>
      </w:r>
    </w:p>
  </w:comment>
  <w:comment w:id="47" w:author="Anne Salomon" w:date="2015-12-11T21:42:00Z" w:initials="AS">
    <w:p w14:paraId="18611E96" w14:textId="77777777" w:rsidR="00E941C6" w:rsidRDefault="00E941C6">
      <w:pPr>
        <w:pStyle w:val="CommentText"/>
      </w:pPr>
      <w:r>
        <w:rPr>
          <w:rStyle w:val="CommentReference"/>
        </w:rPr>
        <w:annotationRef/>
      </w:r>
      <w:r>
        <w:t>We’ll need to find a good set of references for this example. I’ll see what I can dig up.</w:t>
      </w:r>
    </w:p>
  </w:comment>
  <w:comment w:id="48" w:author="Anne Salomon" w:date="2015-12-11T21:38:00Z" w:initials="AS">
    <w:p w14:paraId="60DF1D7B" w14:textId="77777777" w:rsidR="00E941C6" w:rsidRDefault="00E941C6">
      <w:pPr>
        <w:pStyle w:val="CommentText"/>
      </w:pPr>
      <w:r>
        <w:rPr>
          <w:rStyle w:val="CommentReference"/>
        </w:rPr>
        <w:annotationRef/>
      </w:r>
      <w:r>
        <w:t xml:space="preserve">Consider citing </w:t>
      </w:r>
      <w:proofErr w:type="spellStart"/>
      <w:r>
        <w:t>Hilborn</w:t>
      </w:r>
      <w:proofErr w:type="spellEnd"/>
      <w:r>
        <w:t xml:space="preserve"> et al. 2005</w:t>
      </w:r>
    </w:p>
  </w:comment>
  <w:comment w:id="49" w:author="Crow White" w:date="2015-11-09T17:13:00Z" w:initials="CW">
    <w:p w14:paraId="6A7AF257" w14:textId="77777777" w:rsidR="00E941C6" w:rsidRDefault="00E941C6" w:rsidP="00423CCA">
      <w:pPr>
        <w:pStyle w:val="CommentText"/>
      </w:pPr>
      <w:r>
        <w:rPr>
          <w:rStyle w:val="CommentReference"/>
        </w:rPr>
        <w:annotationRef/>
      </w:r>
      <w:r>
        <w:t>Some refs worth considering:</w:t>
      </w:r>
    </w:p>
    <w:p w14:paraId="09AFDAB6" w14:textId="77777777" w:rsidR="00E941C6" w:rsidRDefault="00E941C6" w:rsidP="00423CCA">
      <w:pPr>
        <w:pStyle w:val="CommentText"/>
      </w:pPr>
    </w:p>
    <w:p w14:paraId="3A662932" w14:textId="77777777" w:rsidR="00E941C6" w:rsidRDefault="00E941C6" w:rsidP="00423CCA">
      <w:pPr>
        <w:pStyle w:val="CommentText"/>
      </w:pPr>
      <w:r>
        <w:t xml:space="preserve">Gerber et al. 2005 </w:t>
      </w:r>
      <w:proofErr w:type="spellStart"/>
      <w:r>
        <w:t>Ecol</w:t>
      </w:r>
      <w:proofErr w:type="spellEnd"/>
      <w:r>
        <w:t xml:space="preserve"> </w:t>
      </w:r>
      <w:proofErr w:type="spellStart"/>
      <w:r>
        <w:t>Lett</w:t>
      </w:r>
      <w:proofErr w:type="spellEnd"/>
    </w:p>
    <w:p w14:paraId="7C473C07" w14:textId="77777777" w:rsidR="00E941C6" w:rsidRDefault="00E941C6" w:rsidP="00423CCA">
      <w:pPr>
        <w:pStyle w:val="CommentText"/>
      </w:pPr>
    </w:p>
    <w:p w14:paraId="53D6C2B7" w14:textId="77777777" w:rsidR="00E941C6" w:rsidRDefault="00E941C6" w:rsidP="00423CCA">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70F8CF27" w14:textId="77777777" w:rsidR="00E941C6" w:rsidRDefault="00E941C6" w:rsidP="00423CCA">
      <w:pPr>
        <w:pStyle w:val="CommentText"/>
      </w:pPr>
      <w:r>
        <w:t>But see:</w:t>
      </w:r>
    </w:p>
    <w:p w14:paraId="143001DB" w14:textId="77777777" w:rsidR="00E941C6" w:rsidRDefault="00E941C6" w:rsidP="00423CCA">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10C3FD9C" w14:textId="77777777" w:rsidR="00E941C6" w:rsidRDefault="00E941C6" w:rsidP="00423CCA">
      <w:pPr>
        <w:pStyle w:val="CommentText"/>
      </w:pPr>
    </w:p>
    <w:p w14:paraId="49E51559" w14:textId="77777777" w:rsidR="00E941C6" w:rsidRDefault="00E941C6" w:rsidP="00423CCA">
      <w:pPr>
        <w:pStyle w:val="CommentText"/>
      </w:pPr>
      <w:r>
        <w:t xml:space="preserve">Hiroyuki et al. 2014 </w:t>
      </w:r>
      <w:proofErr w:type="spellStart"/>
      <w:r>
        <w:t>Popul</w:t>
      </w:r>
      <w:proofErr w:type="spellEnd"/>
      <w:r>
        <w:t xml:space="preserve"> </w:t>
      </w:r>
      <w:proofErr w:type="spellStart"/>
      <w:r>
        <w:t>Ecol</w:t>
      </w:r>
      <w:proofErr w:type="spellEnd"/>
    </w:p>
    <w:p w14:paraId="7470E2B4" w14:textId="77777777" w:rsidR="00E941C6" w:rsidRDefault="00E941C6" w:rsidP="00423CCA">
      <w:pPr>
        <w:pStyle w:val="CommentText"/>
      </w:pPr>
    </w:p>
    <w:p w14:paraId="29B5F865" w14:textId="77777777" w:rsidR="00E941C6" w:rsidRDefault="00E941C6"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45070ED6" w14:textId="77777777" w:rsidR="00E941C6" w:rsidRDefault="00E941C6" w:rsidP="00423CCA">
      <w:pPr>
        <w:pStyle w:val="CommentText"/>
      </w:pPr>
    </w:p>
    <w:p w14:paraId="3AD100E8" w14:textId="77777777" w:rsidR="00E941C6" w:rsidRDefault="00E941C6" w:rsidP="00423CCA">
      <w:pPr>
        <w:pStyle w:val="CommentText"/>
      </w:pPr>
      <w:r w:rsidRPr="009908E2">
        <w:rPr>
          <w:b/>
        </w:rPr>
        <w:t>AS</w:t>
      </w:r>
      <w:r>
        <w:t xml:space="preserve">: Great Crow thanks! Can you tackle incorporating these into the text? I’ve pasted the citations  you referenced below. </w:t>
      </w:r>
    </w:p>
  </w:comment>
  <w:comment w:id="50" w:author="Timothy Essington" w:date="2015-11-09T17:14:00Z" w:initials="TE">
    <w:p w14:paraId="7F1CA3F6" w14:textId="77777777" w:rsidR="00E941C6" w:rsidRDefault="00E941C6">
      <w:pPr>
        <w:pStyle w:val="CommentText"/>
      </w:pPr>
      <w:r>
        <w:rPr>
          <w:rStyle w:val="CommentReference"/>
        </w:rPr>
        <w:annotationRef/>
      </w:r>
      <w:r>
        <w:t>Is the point here just to show people how a log normal error works?  Also,  check y axis, I think this is meant to be proportional to biomass?  Otherwise these are tiny differences, and wouldn’t it depend on what the true biomass is?</w:t>
      </w:r>
    </w:p>
    <w:p w14:paraId="08CB12DA" w14:textId="77777777" w:rsidR="00E941C6" w:rsidRDefault="00E941C6">
      <w:pPr>
        <w:pStyle w:val="CommentText"/>
      </w:pPr>
    </w:p>
    <w:p w14:paraId="719ED9AF" w14:textId="77777777" w:rsidR="00E941C6" w:rsidRDefault="00E941C6">
      <w:pPr>
        <w:pStyle w:val="CommentText"/>
      </w:pPr>
      <w:r w:rsidRPr="006554B9">
        <w:rPr>
          <w:b/>
        </w:rPr>
        <w:t>AS</w:t>
      </w:r>
      <w:r>
        <w:t xml:space="preserve">: I was trying to build a figure that helps people visualize the model a bit, but maybe just the top left and bottom right are necessary? </w:t>
      </w:r>
    </w:p>
  </w:comment>
  <w:comment w:id="51" w:author="halpern" w:date="2015-11-09T17:15:00Z" w:initials="h">
    <w:p w14:paraId="2AB17DF1" w14:textId="77777777" w:rsidR="00E941C6" w:rsidRDefault="00E941C6">
      <w:pPr>
        <w:pStyle w:val="CommentText"/>
      </w:pPr>
      <w:r>
        <w:rPr>
          <w:rStyle w:val="CommentReference"/>
        </w:rPr>
        <w:annotationRef/>
      </w:r>
      <w:r>
        <w:t>I think this is a separate question and probably too much to put into this paper.</w:t>
      </w:r>
    </w:p>
    <w:p w14:paraId="76393E38" w14:textId="77777777" w:rsidR="00E941C6" w:rsidRDefault="00E941C6">
      <w:pPr>
        <w:pStyle w:val="CommentText"/>
      </w:pPr>
    </w:p>
    <w:p w14:paraId="0D14E8FA" w14:textId="77777777" w:rsidR="00E941C6" w:rsidRDefault="00E941C6">
      <w:pPr>
        <w:pStyle w:val="CommentText"/>
      </w:pPr>
      <w:r w:rsidRPr="00715797">
        <w:rPr>
          <w:b/>
        </w:rPr>
        <w:t>AS</w:t>
      </w:r>
      <w:r>
        <w:t xml:space="preserve">: I agree but I think  TE feels differently. </w:t>
      </w:r>
    </w:p>
  </w:comment>
  <w:comment w:id="52" w:author="halpern" w:date="2015-11-09T17:15:00Z" w:initials="h">
    <w:p w14:paraId="763A7165" w14:textId="77777777" w:rsidR="00E941C6" w:rsidRDefault="00E941C6">
      <w:pPr>
        <w:pStyle w:val="CommentText"/>
      </w:pPr>
      <w:r>
        <w:rPr>
          <w:rStyle w:val="CommentReference"/>
        </w:rPr>
        <w:annotationRef/>
      </w:r>
      <w:r>
        <w:t>Dynamic optimization seems even more unlikely in the real world of monitoring than even what we are proposing here, so I would say we can skip this for now.</w:t>
      </w:r>
    </w:p>
    <w:p w14:paraId="3B1D20D5" w14:textId="77777777" w:rsidR="00E941C6" w:rsidRDefault="00E941C6">
      <w:pPr>
        <w:pStyle w:val="CommentText"/>
      </w:pPr>
    </w:p>
    <w:p w14:paraId="67817001" w14:textId="77777777" w:rsidR="00E941C6" w:rsidRDefault="00E941C6">
      <w:pPr>
        <w:pStyle w:val="CommentText"/>
      </w:pPr>
      <w:r>
        <w:t>AS: I agree</w:t>
      </w:r>
    </w:p>
  </w:comment>
  <w:comment w:id="53" w:author="Anne Salomon" w:date="2015-12-08T15:41:00Z" w:initials="AS">
    <w:p w14:paraId="6BB2D464" w14:textId="77777777" w:rsidR="00E941C6" w:rsidRDefault="00E941C6">
      <w:pPr>
        <w:pStyle w:val="CommentText"/>
      </w:pPr>
      <w:r>
        <w:rPr>
          <w:rStyle w:val="CommentReference"/>
        </w:rPr>
        <w:annotationRef/>
      </w:r>
      <w:r>
        <w:t>Sweet, I’m glad you like this idea. Maybe worth simply writing about the idea in the discussion rather than trying to model it per se. I imagine that’s what you’re thinking…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C16BEB8" w15:done="0"/>
  <w15:commentEx w15:paraId="16B7A47B" w15:done="0"/>
  <w15:commentEx w15:paraId="6FF61E87" w15:done="0"/>
  <w15:commentEx w15:paraId="4FFE1302" w15:done="0"/>
  <w15:commentEx w15:paraId="612C1834" w15:done="0"/>
  <w15:commentEx w15:paraId="2BD7637A" w15:done="0"/>
  <w15:commentEx w15:paraId="46F0ADFE" w15:done="0"/>
  <w15:commentEx w15:paraId="6E9B0F58" w15:done="0"/>
  <w15:commentEx w15:paraId="202AF71D" w15:done="0"/>
  <w15:commentEx w15:paraId="643B7DCC" w15:done="0"/>
  <w15:commentEx w15:paraId="4A74F6C8" w15:done="0"/>
  <w15:commentEx w15:paraId="042C24A9" w15:done="0"/>
  <w15:commentEx w15:paraId="5480E60B" w15:done="0"/>
  <w15:commentEx w15:paraId="6AB75C3E" w15:done="0"/>
  <w15:commentEx w15:paraId="0E8A3793" w15:done="0"/>
  <w15:commentEx w15:paraId="6052DDDB" w15:done="0"/>
  <w15:commentEx w15:paraId="09E6117E" w15:done="0"/>
  <w15:commentEx w15:paraId="773F4C70" w15:done="0"/>
  <w15:commentEx w15:paraId="6F881BB2" w15:done="0"/>
  <w15:commentEx w15:paraId="00A65F50" w15:done="0"/>
  <w15:commentEx w15:paraId="09A32980" w15:done="0"/>
  <w15:commentEx w15:paraId="75971B11" w15:done="0"/>
  <w15:commentEx w15:paraId="438FE744" w15:done="0"/>
  <w15:commentEx w15:paraId="02A8AE79" w15:done="0"/>
  <w15:commentEx w15:paraId="1C39F722" w15:done="0"/>
  <w15:commentEx w15:paraId="76CA8D0A" w15:done="0"/>
  <w15:commentEx w15:paraId="5391ABF2" w15:done="0"/>
  <w15:commentEx w15:paraId="67CF8ECB" w15:done="0"/>
  <w15:commentEx w15:paraId="33659372" w15:done="0"/>
  <w15:commentEx w15:paraId="5AD655BA" w15:done="0"/>
  <w15:commentEx w15:paraId="18611E96" w15:done="0"/>
  <w15:commentEx w15:paraId="60DF1D7B" w15:done="0"/>
  <w15:commentEx w15:paraId="3AD100E8" w15:done="0"/>
  <w15:commentEx w15:paraId="719ED9AF" w15:done="0"/>
  <w15:commentEx w15:paraId="0D14E8FA" w15:done="0"/>
  <w15:commentEx w15:paraId="67817001" w15:done="0"/>
  <w15:commentEx w15:paraId="6BB2D46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4A3BE8" w14:textId="77777777" w:rsidR="0084488B" w:rsidRDefault="0084488B" w:rsidP="00135D5C">
      <w:r>
        <w:separator/>
      </w:r>
    </w:p>
  </w:endnote>
  <w:endnote w:type="continuationSeparator" w:id="0">
    <w:p w14:paraId="217ADAFC" w14:textId="77777777" w:rsidR="0084488B" w:rsidRDefault="0084488B"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EEEBAC" w14:textId="77777777" w:rsidR="0084488B" w:rsidRDefault="0084488B" w:rsidP="00135D5C">
      <w:r>
        <w:separator/>
      </w:r>
    </w:p>
  </w:footnote>
  <w:footnote w:type="continuationSeparator" w:id="0">
    <w:p w14:paraId="67114630" w14:textId="77777777" w:rsidR="0084488B" w:rsidRDefault="0084488B"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0"/>
  </w:num>
  <w:num w:numId="4">
    <w:abstractNumId w:val="2"/>
  </w:num>
  <w:num w:numId="5">
    <w:abstractNumId w:val="6"/>
  </w:num>
  <w:num w:numId="6">
    <w:abstractNumId w:val="3"/>
  </w:num>
  <w:num w:numId="7">
    <w:abstractNumId w:val="8"/>
  </w:num>
  <w:num w:numId="8">
    <w:abstractNumId w:val="7"/>
  </w:num>
  <w:num w:numId="9">
    <w:abstractNumId w:val="9"/>
  </w:num>
  <w:num w:numId="10">
    <w:abstractNumId w:val="5"/>
  </w:num>
  <w:num w:numId="11">
    <w:abstractNumId w:val="1"/>
  </w:num>
  <w:num w:numId="12">
    <w:abstractNumId w:val="1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50&lt;/item&gt;&lt;item&gt;6671&lt;/item&gt;&lt;item&gt;6882&lt;/item&gt;&lt;item&gt;7947&lt;/item&gt;&lt;item&gt;8002&lt;/item&gt;&lt;item&gt;8026&lt;/item&gt;&lt;item&gt;8048&lt;/item&gt;&lt;item&gt;8077&lt;/item&gt;&lt;item&gt;8123&lt;/item&gt;&lt;item&gt;8124&lt;/item&gt;&lt;item&gt;8126&lt;/item&gt;&lt;item&gt;8127&lt;/item&gt;&lt;item&gt;8128&lt;/item&gt;&lt;item&gt;8132&lt;/item&gt;&lt;item&gt;8143&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item&gt;8171&lt;/item&gt;&lt;item&gt;8190&lt;/item&gt;&lt;item&gt;8191&lt;/item&gt;&lt;item&gt;8192&lt;/item&gt;&lt;item&gt;8195&lt;/item&gt;&lt;item&gt;8198&lt;/item&gt;&lt;item&gt;8199&lt;/item&gt;&lt;item&gt;8200&lt;/item&gt;&lt;item&gt;8201&lt;/item&gt;&lt;/record-ids&gt;&lt;/item&gt;&lt;/Libraries&gt;"/>
  </w:docVars>
  <w:rsids>
    <w:rsidRoot w:val="00EA4926"/>
    <w:rsid w:val="00000104"/>
    <w:rsid w:val="00000549"/>
    <w:rsid w:val="00000733"/>
    <w:rsid w:val="00000928"/>
    <w:rsid w:val="00000D1E"/>
    <w:rsid w:val="00001AA5"/>
    <w:rsid w:val="00005901"/>
    <w:rsid w:val="000105EB"/>
    <w:rsid w:val="0001115B"/>
    <w:rsid w:val="00012A3D"/>
    <w:rsid w:val="00013C23"/>
    <w:rsid w:val="000140F5"/>
    <w:rsid w:val="00014C60"/>
    <w:rsid w:val="00015507"/>
    <w:rsid w:val="00017F4B"/>
    <w:rsid w:val="0002087A"/>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6213F"/>
    <w:rsid w:val="000626DC"/>
    <w:rsid w:val="00064856"/>
    <w:rsid w:val="00067023"/>
    <w:rsid w:val="0007003B"/>
    <w:rsid w:val="0007073E"/>
    <w:rsid w:val="00072CB4"/>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10A9"/>
    <w:rsid w:val="00091253"/>
    <w:rsid w:val="000936DC"/>
    <w:rsid w:val="00097935"/>
    <w:rsid w:val="00097BDF"/>
    <w:rsid w:val="000A52A2"/>
    <w:rsid w:val="000A53DB"/>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BB6"/>
    <w:rsid w:val="000B7CCD"/>
    <w:rsid w:val="000C1142"/>
    <w:rsid w:val="000C253D"/>
    <w:rsid w:val="000C2EA4"/>
    <w:rsid w:val="000C489C"/>
    <w:rsid w:val="000C5D7B"/>
    <w:rsid w:val="000C6E81"/>
    <w:rsid w:val="000C77B0"/>
    <w:rsid w:val="000D02B5"/>
    <w:rsid w:val="000D0AC5"/>
    <w:rsid w:val="000D0C63"/>
    <w:rsid w:val="000D1ADB"/>
    <w:rsid w:val="000D4C20"/>
    <w:rsid w:val="000D60B9"/>
    <w:rsid w:val="000D6496"/>
    <w:rsid w:val="000D6717"/>
    <w:rsid w:val="000D71E0"/>
    <w:rsid w:val="000D7A36"/>
    <w:rsid w:val="000E1CB4"/>
    <w:rsid w:val="000E24D4"/>
    <w:rsid w:val="000E4B23"/>
    <w:rsid w:val="000E4BC8"/>
    <w:rsid w:val="000E50C6"/>
    <w:rsid w:val="000E6696"/>
    <w:rsid w:val="000E67EE"/>
    <w:rsid w:val="000E6926"/>
    <w:rsid w:val="000F0EC7"/>
    <w:rsid w:val="000F2389"/>
    <w:rsid w:val="000F26C5"/>
    <w:rsid w:val="000F3759"/>
    <w:rsid w:val="000F3B0A"/>
    <w:rsid w:val="000F476C"/>
    <w:rsid w:val="000F5FBD"/>
    <w:rsid w:val="000F66DC"/>
    <w:rsid w:val="000F7E36"/>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581A"/>
    <w:rsid w:val="0012059B"/>
    <w:rsid w:val="001228A2"/>
    <w:rsid w:val="00123731"/>
    <w:rsid w:val="00125042"/>
    <w:rsid w:val="0012544A"/>
    <w:rsid w:val="001261A8"/>
    <w:rsid w:val="00126284"/>
    <w:rsid w:val="001266FD"/>
    <w:rsid w:val="00126979"/>
    <w:rsid w:val="00127592"/>
    <w:rsid w:val="001277C0"/>
    <w:rsid w:val="00127FEE"/>
    <w:rsid w:val="00132E01"/>
    <w:rsid w:val="001341AD"/>
    <w:rsid w:val="0013445E"/>
    <w:rsid w:val="00134761"/>
    <w:rsid w:val="00135D5C"/>
    <w:rsid w:val="001361AB"/>
    <w:rsid w:val="001372FE"/>
    <w:rsid w:val="00137A9E"/>
    <w:rsid w:val="00141577"/>
    <w:rsid w:val="001430DD"/>
    <w:rsid w:val="001433A8"/>
    <w:rsid w:val="00143673"/>
    <w:rsid w:val="00143BB8"/>
    <w:rsid w:val="001446C8"/>
    <w:rsid w:val="00146CDF"/>
    <w:rsid w:val="001477DE"/>
    <w:rsid w:val="001503FA"/>
    <w:rsid w:val="00153F6B"/>
    <w:rsid w:val="00155703"/>
    <w:rsid w:val="00156FFE"/>
    <w:rsid w:val="00160AB3"/>
    <w:rsid w:val="00160AFB"/>
    <w:rsid w:val="00161963"/>
    <w:rsid w:val="001632F3"/>
    <w:rsid w:val="00163E3E"/>
    <w:rsid w:val="00164E67"/>
    <w:rsid w:val="0016574C"/>
    <w:rsid w:val="001658CC"/>
    <w:rsid w:val="00167452"/>
    <w:rsid w:val="00167FE8"/>
    <w:rsid w:val="001704B9"/>
    <w:rsid w:val="00170B74"/>
    <w:rsid w:val="00171A5E"/>
    <w:rsid w:val="00171C87"/>
    <w:rsid w:val="00173FA2"/>
    <w:rsid w:val="00174E19"/>
    <w:rsid w:val="00175C87"/>
    <w:rsid w:val="00176024"/>
    <w:rsid w:val="001761E2"/>
    <w:rsid w:val="00176CBD"/>
    <w:rsid w:val="00177457"/>
    <w:rsid w:val="001777EA"/>
    <w:rsid w:val="001801B3"/>
    <w:rsid w:val="00181EF6"/>
    <w:rsid w:val="00183F68"/>
    <w:rsid w:val="001840A1"/>
    <w:rsid w:val="00185A27"/>
    <w:rsid w:val="0018711C"/>
    <w:rsid w:val="001876E3"/>
    <w:rsid w:val="001915FF"/>
    <w:rsid w:val="00193870"/>
    <w:rsid w:val="001945F2"/>
    <w:rsid w:val="001949D3"/>
    <w:rsid w:val="00194FF6"/>
    <w:rsid w:val="00195F71"/>
    <w:rsid w:val="00196608"/>
    <w:rsid w:val="001966A5"/>
    <w:rsid w:val="001968EB"/>
    <w:rsid w:val="00197742"/>
    <w:rsid w:val="001A5A7A"/>
    <w:rsid w:val="001A61FF"/>
    <w:rsid w:val="001A7253"/>
    <w:rsid w:val="001A77E7"/>
    <w:rsid w:val="001A7D34"/>
    <w:rsid w:val="001B1FAE"/>
    <w:rsid w:val="001B27C4"/>
    <w:rsid w:val="001B2DD7"/>
    <w:rsid w:val="001B43B3"/>
    <w:rsid w:val="001B4919"/>
    <w:rsid w:val="001B4DEE"/>
    <w:rsid w:val="001B690A"/>
    <w:rsid w:val="001B75AF"/>
    <w:rsid w:val="001C13E8"/>
    <w:rsid w:val="001C46CB"/>
    <w:rsid w:val="001C4FB7"/>
    <w:rsid w:val="001C5213"/>
    <w:rsid w:val="001C54B9"/>
    <w:rsid w:val="001C5532"/>
    <w:rsid w:val="001C5893"/>
    <w:rsid w:val="001C6065"/>
    <w:rsid w:val="001C7224"/>
    <w:rsid w:val="001D087A"/>
    <w:rsid w:val="001D0DF1"/>
    <w:rsid w:val="001D1421"/>
    <w:rsid w:val="001D33B6"/>
    <w:rsid w:val="001D5301"/>
    <w:rsid w:val="001D5C7E"/>
    <w:rsid w:val="001D608F"/>
    <w:rsid w:val="001D7ECD"/>
    <w:rsid w:val="001E0063"/>
    <w:rsid w:val="001E08B3"/>
    <w:rsid w:val="001E1B2C"/>
    <w:rsid w:val="001E1F1C"/>
    <w:rsid w:val="001E24EF"/>
    <w:rsid w:val="001E286F"/>
    <w:rsid w:val="001E3EF7"/>
    <w:rsid w:val="001E400D"/>
    <w:rsid w:val="001E579D"/>
    <w:rsid w:val="001E6D63"/>
    <w:rsid w:val="001F03CC"/>
    <w:rsid w:val="001F0907"/>
    <w:rsid w:val="001F0E38"/>
    <w:rsid w:val="001F1D2C"/>
    <w:rsid w:val="001F2F09"/>
    <w:rsid w:val="001F41EF"/>
    <w:rsid w:val="001F5CDF"/>
    <w:rsid w:val="001F6772"/>
    <w:rsid w:val="001F74B9"/>
    <w:rsid w:val="002041D9"/>
    <w:rsid w:val="002043A6"/>
    <w:rsid w:val="00205BC7"/>
    <w:rsid w:val="00207CAC"/>
    <w:rsid w:val="0021032B"/>
    <w:rsid w:val="0021105A"/>
    <w:rsid w:val="00211620"/>
    <w:rsid w:val="00211779"/>
    <w:rsid w:val="00211D22"/>
    <w:rsid w:val="00212DD7"/>
    <w:rsid w:val="00213D26"/>
    <w:rsid w:val="002153B6"/>
    <w:rsid w:val="002156DA"/>
    <w:rsid w:val="002157FA"/>
    <w:rsid w:val="00216989"/>
    <w:rsid w:val="0021760A"/>
    <w:rsid w:val="0022223C"/>
    <w:rsid w:val="0022330C"/>
    <w:rsid w:val="00223B96"/>
    <w:rsid w:val="002244CB"/>
    <w:rsid w:val="00225316"/>
    <w:rsid w:val="002259D7"/>
    <w:rsid w:val="00227285"/>
    <w:rsid w:val="002279DC"/>
    <w:rsid w:val="0023021B"/>
    <w:rsid w:val="00230796"/>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142D"/>
    <w:rsid w:val="0027335B"/>
    <w:rsid w:val="0027357B"/>
    <w:rsid w:val="00280EBB"/>
    <w:rsid w:val="002818A7"/>
    <w:rsid w:val="00283177"/>
    <w:rsid w:val="00283511"/>
    <w:rsid w:val="002851F5"/>
    <w:rsid w:val="00285A61"/>
    <w:rsid w:val="00285C11"/>
    <w:rsid w:val="00286797"/>
    <w:rsid w:val="00287C22"/>
    <w:rsid w:val="00291D0F"/>
    <w:rsid w:val="002937D2"/>
    <w:rsid w:val="00294391"/>
    <w:rsid w:val="00295023"/>
    <w:rsid w:val="002956DD"/>
    <w:rsid w:val="002961C9"/>
    <w:rsid w:val="00296B45"/>
    <w:rsid w:val="002A0C5F"/>
    <w:rsid w:val="002A360C"/>
    <w:rsid w:val="002A3B6B"/>
    <w:rsid w:val="002B1D5B"/>
    <w:rsid w:val="002B37FB"/>
    <w:rsid w:val="002B6213"/>
    <w:rsid w:val="002B68BD"/>
    <w:rsid w:val="002B753F"/>
    <w:rsid w:val="002C038F"/>
    <w:rsid w:val="002C2049"/>
    <w:rsid w:val="002C4E99"/>
    <w:rsid w:val="002C619E"/>
    <w:rsid w:val="002C6D5D"/>
    <w:rsid w:val="002C71C5"/>
    <w:rsid w:val="002C7454"/>
    <w:rsid w:val="002D198C"/>
    <w:rsid w:val="002D30DC"/>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F04"/>
    <w:rsid w:val="002F410D"/>
    <w:rsid w:val="002F5988"/>
    <w:rsid w:val="002F64A9"/>
    <w:rsid w:val="0030245C"/>
    <w:rsid w:val="00302537"/>
    <w:rsid w:val="003030A9"/>
    <w:rsid w:val="003041B4"/>
    <w:rsid w:val="00305441"/>
    <w:rsid w:val="00312C20"/>
    <w:rsid w:val="00321EF4"/>
    <w:rsid w:val="00323101"/>
    <w:rsid w:val="003250F7"/>
    <w:rsid w:val="0032699A"/>
    <w:rsid w:val="00331440"/>
    <w:rsid w:val="00331EB5"/>
    <w:rsid w:val="00332702"/>
    <w:rsid w:val="00335F01"/>
    <w:rsid w:val="00340075"/>
    <w:rsid w:val="00341E3B"/>
    <w:rsid w:val="00342124"/>
    <w:rsid w:val="003426F7"/>
    <w:rsid w:val="0034291E"/>
    <w:rsid w:val="003435AE"/>
    <w:rsid w:val="003440F3"/>
    <w:rsid w:val="00344157"/>
    <w:rsid w:val="00344A84"/>
    <w:rsid w:val="00345A54"/>
    <w:rsid w:val="00345EFB"/>
    <w:rsid w:val="0034606C"/>
    <w:rsid w:val="003476B7"/>
    <w:rsid w:val="003503F0"/>
    <w:rsid w:val="00356997"/>
    <w:rsid w:val="00357162"/>
    <w:rsid w:val="003571BF"/>
    <w:rsid w:val="00360D08"/>
    <w:rsid w:val="0036192F"/>
    <w:rsid w:val="00362018"/>
    <w:rsid w:val="00362271"/>
    <w:rsid w:val="003623C0"/>
    <w:rsid w:val="00365CD0"/>
    <w:rsid w:val="003669A5"/>
    <w:rsid w:val="00366FC8"/>
    <w:rsid w:val="00367A4C"/>
    <w:rsid w:val="0037009F"/>
    <w:rsid w:val="003703B2"/>
    <w:rsid w:val="00374F31"/>
    <w:rsid w:val="0037511D"/>
    <w:rsid w:val="003765FA"/>
    <w:rsid w:val="003808E3"/>
    <w:rsid w:val="00382553"/>
    <w:rsid w:val="003842DD"/>
    <w:rsid w:val="00385903"/>
    <w:rsid w:val="00385CA7"/>
    <w:rsid w:val="003867C9"/>
    <w:rsid w:val="0039037D"/>
    <w:rsid w:val="00393873"/>
    <w:rsid w:val="0039483D"/>
    <w:rsid w:val="00395369"/>
    <w:rsid w:val="00395CA6"/>
    <w:rsid w:val="00395CDC"/>
    <w:rsid w:val="00396EAC"/>
    <w:rsid w:val="00397162"/>
    <w:rsid w:val="00397E19"/>
    <w:rsid w:val="003A1BE4"/>
    <w:rsid w:val="003A29D4"/>
    <w:rsid w:val="003A3718"/>
    <w:rsid w:val="003A5A82"/>
    <w:rsid w:val="003A5CF9"/>
    <w:rsid w:val="003A6B7F"/>
    <w:rsid w:val="003A725F"/>
    <w:rsid w:val="003A7290"/>
    <w:rsid w:val="003A77C7"/>
    <w:rsid w:val="003A7B9F"/>
    <w:rsid w:val="003B21C7"/>
    <w:rsid w:val="003B28B3"/>
    <w:rsid w:val="003B3970"/>
    <w:rsid w:val="003B60C5"/>
    <w:rsid w:val="003C10CF"/>
    <w:rsid w:val="003C2569"/>
    <w:rsid w:val="003C28DB"/>
    <w:rsid w:val="003C3540"/>
    <w:rsid w:val="003C4513"/>
    <w:rsid w:val="003C49F2"/>
    <w:rsid w:val="003C513B"/>
    <w:rsid w:val="003C537C"/>
    <w:rsid w:val="003C59C5"/>
    <w:rsid w:val="003C60B7"/>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6177"/>
    <w:rsid w:val="003F6580"/>
    <w:rsid w:val="00400B8E"/>
    <w:rsid w:val="00400DBD"/>
    <w:rsid w:val="00400F2A"/>
    <w:rsid w:val="00400F6C"/>
    <w:rsid w:val="0040141F"/>
    <w:rsid w:val="00401C55"/>
    <w:rsid w:val="0040280B"/>
    <w:rsid w:val="00403E71"/>
    <w:rsid w:val="004045EF"/>
    <w:rsid w:val="00404E42"/>
    <w:rsid w:val="00405667"/>
    <w:rsid w:val="00407177"/>
    <w:rsid w:val="00407BE3"/>
    <w:rsid w:val="00407CFB"/>
    <w:rsid w:val="004117F9"/>
    <w:rsid w:val="00412FCD"/>
    <w:rsid w:val="00413F7A"/>
    <w:rsid w:val="0041490E"/>
    <w:rsid w:val="00414C19"/>
    <w:rsid w:val="004200B2"/>
    <w:rsid w:val="004201BA"/>
    <w:rsid w:val="004206B9"/>
    <w:rsid w:val="004207DC"/>
    <w:rsid w:val="00421D99"/>
    <w:rsid w:val="00423AB5"/>
    <w:rsid w:val="00423CCA"/>
    <w:rsid w:val="004250DF"/>
    <w:rsid w:val="00425F02"/>
    <w:rsid w:val="004261D0"/>
    <w:rsid w:val="004264FB"/>
    <w:rsid w:val="004271DD"/>
    <w:rsid w:val="00430114"/>
    <w:rsid w:val="00431200"/>
    <w:rsid w:val="0043160D"/>
    <w:rsid w:val="00432FF9"/>
    <w:rsid w:val="00433F41"/>
    <w:rsid w:val="00433F5A"/>
    <w:rsid w:val="00434B90"/>
    <w:rsid w:val="00435DD9"/>
    <w:rsid w:val="004367AD"/>
    <w:rsid w:val="00436E8E"/>
    <w:rsid w:val="0043776B"/>
    <w:rsid w:val="00437F91"/>
    <w:rsid w:val="0044109F"/>
    <w:rsid w:val="00444278"/>
    <w:rsid w:val="004445D3"/>
    <w:rsid w:val="004471F2"/>
    <w:rsid w:val="00450605"/>
    <w:rsid w:val="004519BF"/>
    <w:rsid w:val="00454793"/>
    <w:rsid w:val="0045687C"/>
    <w:rsid w:val="0046187D"/>
    <w:rsid w:val="0046231B"/>
    <w:rsid w:val="004641FB"/>
    <w:rsid w:val="00466369"/>
    <w:rsid w:val="00466793"/>
    <w:rsid w:val="00466A9D"/>
    <w:rsid w:val="004676D2"/>
    <w:rsid w:val="00467F98"/>
    <w:rsid w:val="00473EB7"/>
    <w:rsid w:val="004758C3"/>
    <w:rsid w:val="00476BB8"/>
    <w:rsid w:val="0047766C"/>
    <w:rsid w:val="00477FE4"/>
    <w:rsid w:val="00480363"/>
    <w:rsid w:val="00480B70"/>
    <w:rsid w:val="00480FF3"/>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F1C"/>
    <w:rsid w:val="00493E2E"/>
    <w:rsid w:val="00494745"/>
    <w:rsid w:val="004948F7"/>
    <w:rsid w:val="00494D2F"/>
    <w:rsid w:val="00495D8C"/>
    <w:rsid w:val="00496C2C"/>
    <w:rsid w:val="004A0E87"/>
    <w:rsid w:val="004A131B"/>
    <w:rsid w:val="004A23D3"/>
    <w:rsid w:val="004A29D8"/>
    <w:rsid w:val="004A3C47"/>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C02ED"/>
    <w:rsid w:val="004C05AC"/>
    <w:rsid w:val="004C1101"/>
    <w:rsid w:val="004C1294"/>
    <w:rsid w:val="004C16FE"/>
    <w:rsid w:val="004C4D00"/>
    <w:rsid w:val="004C5771"/>
    <w:rsid w:val="004C654B"/>
    <w:rsid w:val="004C7606"/>
    <w:rsid w:val="004D042C"/>
    <w:rsid w:val="004D1678"/>
    <w:rsid w:val="004D219F"/>
    <w:rsid w:val="004D2470"/>
    <w:rsid w:val="004D351F"/>
    <w:rsid w:val="004D4794"/>
    <w:rsid w:val="004D6F47"/>
    <w:rsid w:val="004D7EBD"/>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1544"/>
    <w:rsid w:val="005116B5"/>
    <w:rsid w:val="00511A40"/>
    <w:rsid w:val="00511F8E"/>
    <w:rsid w:val="00512E82"/>
    <w:rsid w:val="00513001"/>
    <w:rsid w:val="00515966"/>
    <w:rsid w:val="005171FF"/>
    <w:rsid w:val="00517F5E"/>
    <w:rsid w:val="00522D02"/>
    <w:rsid w:val="005232F7"/>
    <w:rsid w:val="005234FF"/>
    <w:rsid w:val="00523F82"/>
    <w:rsid w:val="00527276"/>
    <w:rsid w:val="00527C70"/>
    <w:rsid w:val="00530EFF"/>
    <w:rsid w:val="00531061"/>
    <w:rsid w:val="00532CC0"/>
    <w:rsid w:val="00533EAD"/>
    <w:rsid w:val="005341A5"/>
    <w:rsid w:val="00534350"/>
    <w:rsid w:val="005355A0"/>
    <w:rsid w:val="00535988"/>
    <w:rsid w:val="00540B48"/>
    <w:rsid w:val="00542233"/>
    <w:rsid w:val="0054298A"/>
    <w:rsid w:val="00542E2F"/>
    <w:rsid w:val="00543E30"/>
    <w:rsid w:val="005450E0"/>
    <w:rsid w:val="0054657C"/>
    <w:rsid w:val="0054777B"/>
    <w:rsid w:val="0055021B"/>
    <w:rsid w:val="00550724"/>
    <w:rsid w:val="00550D0E"/>
    <w:rsid w:val="005510FC"/>
    <w:rsid w:val="0055146A"/>
    <w:rsid w:val="005516A9"/>
    <w:rsid w:val="005525BB"/>
    <w:rsid w:val="005532C6"/>
    <w:rsid w:val="00555F85"/>
    <w:rsid w:val="00560935"/>
    <w:rsid w:val="00560E38"/>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6B98"/>
    <w:rsid w:val="00577B65"/>
    <w:rsid w:val="00580714"/>
    <w:rsid w:val="005807D5"/>
    <w:rsid w:val="005821C1"/>
    <w:rsid w:val="005834B4"/>
    <w:rsid w:val="00583724"/>
    <w:rsid w:val="005878C6"/>
    <w:rsid w:val="005901B3"/>
    <w:rsid w:val="00590C63"/>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69F7"/>
    <w:rsid w:val="005B7132"/>
    <w:rsid w:val="005B7365"/>
    <w:rsid w:val="005C00B8"/>
    <w:rsid w:val="005C0E01"/>
    <w:rsid w:val="005C1110"/>
    <w:rsid w:val="005C14D0"/>
    <w:rsid w:val="005C1861"/>
    <w:rsid w:val="005C7C2E"/>
    <w:rsid w:val="005D02E3"/>
    <w:rsid w:val="005D3254"/>
    <w:rsid w:val="005D4007"/>
    <w:rsid w:val="005D77D4"/>
    <w:rsid w:val="005E090B"/>
    <w:rsid w:val="005E0CEF"/>
    <w:rsid w:val="005E2CFA"/>
    <w:rsid w:val="005E3317"/>
    <w:rsid w:val="005E3BAA"/>
    <w:rsid w:val="005E3F44"/>
    <w:rsid w:val="005E47EC"/>
    <w:rsid w:val="005E47FC"/>
    <w:rsid w:val="005E4827"/>
    <w:rsid w:val="005E4F1D"/>
    <w:rsid w:val="005E6BCA"/>
    <w:rsid w:val="005E7488"/>
    <w:rsid w:val="005E7A24"/>
    <w:rsid w:val="005E7BA4"/>
    <w:rsid w:val="005F17E4"/>
    <w:rsid w:val="005F1942"/>
    <w:rsid w:val="005F2D26"/>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DB4"/>
    <w:rsid w:val="00622337"/>
    <w:rsid w:val="00622E61"/>
    <w:rsid w:val="006235E3"/>
    <w:rsid w:val="00624B85"/>
    <w:rsid w:val="006257E3"/>
    <w:rsid w:val="006270AF"/>
    <w:rsid w:val="006276F5"/>
    <w:rsid w:val="00627A8D"/>
    <w:rsid w:val="00631B82"/>
    <w:rsid w:val="00631E61"/>
    <w:rsid w:val="00640B72"/>
    <w:rsid w:val="00641C1C"/>
    <w:rsid w:val="0064270B"/>
    <w:rsid w:val="00642EF9"/>
    <w:rsid w:val="0064319D"/>
    <w:rsid w:val="0064383B"/>
    <w:rsid w:val="00645768"/>
    <w:rsid w:val="00645AA4"/>
    <w:rsid w:val="006462F3"/>
    <w:rsid w:val="00646D89"/>
    <w:rsid w:val="00646FC9"/>
    <w:rsid w:val="00647F49"/>
    <w:rsid w:val="0065066F"/>
    <w:rsid w:val="00651B44"/>
    <w:rsid w:val="00652020"/>
    <w:rsid w:val="00652914"/>
    <w:rsid w:val="00653F41"/>
    <w:rsid w:val="00654100"/>
    <w:rsid w:val="006542CC"/>
    <w:rsid w:val="00654636"/>
    <w:rsid w:val="00654A7D"/>
    <w:rsid w:val="006554B9"/>
    <w:rsid w:val="0065689A"/>
    <w:rsid w:val="0065689D"/>
    <w:rsid w:val="0065744C"/>
    <w:rsid w:val="00657D2E"/>
    <w:rsid w:val="006601BD"/>
    <w:rsid w:val="0066132C"/>
    <w:rsid w:val="00662941"/>
    <w:rsid w:val="00662BF4"/>
    <w:rsid w:val="00663000"/>
    <w:rsid w:val="006650A0"/>
    <w:rsid w:val="00672295"/>
    <w:rsid w:val="00673A69"/>
    <w:rsid w:val="00674346"/>
    <w:rsid w:val="0067511F"/>
    <w:rsid w:val="0067734F"/>
    <w:rsid w:val="00677931"/>
    <w:rsid w:val="00677C8E"/>
    <w:rsid w:val="00681484"/>
    <w:rsid w:val="00681D63"/>
    <w:rsid w:val="00682191"/>
    <w:rsid w:val="006825A4"/>
    <w:rsid w:val="0068315A"/>
    <w:rsid w:val="006834D3"/>
    <w:rsid w:val="00685475"/>
    <w:rsid w:val="00690845"/>
    <w:rsid w:val="006921C0"/>
    <w:rsid w:val="00693BAF"/>
    <w:rsid w:val="00694EFA"/>
    <w:rsid w:val="006A10D3"/>
    <w:rsid w:val="006A2CEE"/>
    <w:rsid w:val="006A5EAE"/>
    <w:rsid w:val="006A6686"/>
    <w:rsid w:val="006A798A"/>
    <w:rsid w:val="006A7CB0"/>
    <w:rsid w:val="006B0DD7"/>
    <w:rsid w:val="006B1524"/>
    <w:rsid w:val="006B2DE9"/>
    <w:rsid w:val="006B5602"/>
    <w:rsid w:val="006B5E99"/>
    <w:rsid w:val="006B6AE8"/>
    <w:rsid w:val="006B7FDF"/>
    <w:rsid w:val="006C0FB8"/>
    <w:rsid w:val="006C170D"/>
    <w:rsid w:val="006C1856"/>
    <w:rsid w:val="006C270B"/>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37A9"/>
    <w:rsid w:val="006E3884"/>
    <w:rsid w:val="006E4F13"/>
    <w:rsid w:val="006E5489"/>
    <w:rsid w:val="006E5826"/>
    <w:rsid w:val="006E5F41"/>
    <w:rsid w:val="006E6384"/>
    <w:rsid w:val="006E75C6"/>
    <w:rsid w:val="006F097F"/>
    <w:rsid w:val="006F314B"/>
    <w:rsid w:val="006F39E3"/>
    <w:rsid w:val="006F4702"/>
    <w:rsid w:val="006F4FED"/>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5A5"/>
    <w:rsid w:val="00716896"/>
    <w:rsid w:val="00716EA9"/>
    <w:rsid w:val="00717073"/>
    <w:rsid w:val="00720779"/>
    <w:rsid w:val="00720D36"/>
    <w:rsid w:val="00722241"/>
    <w:rsid w:val="00722ACF"/>
    <w:rsid w:val="007232ED"/>
    <w:rsid w:val="007245A7"/>
    <w:rsid w:val="00726D79"/>
    <w:rsid w:val="007271B1"/>
    <w:rsid w:val="007271E1"/>
    <w:rsid w:val="00730431"/>
    <w:rsid w:val="00730AD1"/>
    <w:rsid w:val="00730D6C"/>
    <w:rsid w:val="007329C4"/>
    <w:rsid w:val="00732BDD"/>
    <w:rsid w:val="0073640D"/>
    <w:rsid w:val="0073729F"/>
    <w:rsid w:val="00740942"/>
    <w:rsid w:val="00740EE9"/>
    <w:rsid w:val="0074108B"/>
    <w:rsid w:val="007419C2"/>
    <w:rsid w:val="00741A2F"/>
    <w:rsid w:val="007439A8"/>
    <w:rsid w:val="00745FD2"/>
    <w:rsid w:val="00746AF5"/>
    <w:rsid w:val="00747E1B"/>
    <w:rsid w:val="00750DE9"/>
    <w:rsid w:val="0075100A"/>
    <w:rsid w:val="00751648"/>
    <w:rsid w:val="00751D71"/>
    <w:rsid w:val="007522A9"/>
    <w:rsid w:val="00755116"/>
    <w:rsid w:val="0075678D"/>
    <w:rsid w:val="00756FD4"/>
    <w:rsid w:val="00757736"/>
    <w:rsid w:val="007611A3"/>
    <w:rsid w:val="00763C8D"/>
    <w:rsid w:val="00764ACF"/>
    <w:rsid w:val="00764ECC"/>
    <w:rsid w:val="007668FC"/>
    <w:rsid w:val="00767630"/>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506"/>
    <w:rsid w:val="007830F7"/>
    <w:rsid w:val="00783ACA"/>
    <w:rsid w:val="00784096"/>
    <w:rsid w:val="0078656A"/>
    <w:rsid w:val="00786844"/>
    <w:rsid w:val="0078733D"/>
    <w:rsid w:val="00790460"/>
    <w:rsid w:val="00793658"/>
    <w:rsid w:val="007950C7"/>
    <w:rsid w:val="00795873"/>
    <w:rsid w:val="0079751B"/>
    <w:rsid w:val="0079773E"/>
    <w:rsid w:val="007A05B8"/>
    <w:rsid w:val="007A09A4"/>
    <w:rsid w:val="007A0F69"/>
    <w:rsid w:val="007A29AE"/>
    <w:rsid w:val="007A57CC"/>
    <w:rsid w:val="007A57ED"/>
    <w:rsid w:val="007A6A18"/>
    <w:rsid w:val="007A744C"/>
    <w:rsid w:val="007B0093"/>
    <w:rsid w:val="007B04D3"/>
    <w:rsid w:val="007B0895"/>
    <w:rsid w:val="007B24BD"/>
    <w:rsid w:val="007B444D"/>
    <w:rsid w:val="007B46BC"/>
    <w:rsid w:val="007B7225"/>
    <w:rsid w:val="007B77F1"/>
    <w:rsid w:val="007B7A2A"/>
    <w:rsid w:val="007C0895"/>
    <w:rsid w:val="007C3306"/>
    <w:rsid w:val="007C4AC0"/>
    <w:rsid w:val="007C6077"/>
    <w:rsid w:val="007C6900"/>
    <w:rsid w:val="007C7982"/>
    <w:rsid w:val="007D0B82"/>
    <w:rsid w:val="007D1B24"/>
    <w:rsid w:val="007D3941"/>
    <w:rsid w:val="007D3A17"/>
    <w:rsid w:val="007D3BA8"/>
    <w:rsid w:val="007D5B2D"/>
    <w:rsid w:val="007D654C"/>
    <w:rsid w:val="007D6F08"/>
    <w:rsid w:val="007D7402"/>
    <w:rsid w:val="007E05E7"/>
    <w:rsid w:val="007E1052"/>
    <w:rsid w:val="007E6BD4"/>
    <w:rsid w:val="007E7F32"/>
    <w:rsid w:val="007F159D"/>
    <w:rsid w:val="007F212E"/>
    <w:rsid w:val="007F29C8"/>
    <w:rsid w:val="007F2FC1"/>
    <w:rsid w:val="007F391F"/>
    <w:rsid w:val="007F61D2"/>
    <w:rsid w:val="007F6AB8"/>
    <w:rsid w:val="007F7C95"/>
    <w:rsid w:val="008058FB"/>
    <w:rsid w:val="00806210"/>
    <w:rsid w:val="0080731C"/>
    <w:rsid w:val="00811462"/>
    <w:rsid w:val="008114A8"/>
    <w:rsid w:val="00812B30"/>
    <w:rsid w:val="0081367F"/>
    <w:rsid w:val="008137EC"/>
    <w:rsid w:val="00814137"/>
    <w:rsid w:val="00814225"/>
    <w:rsid w:val="00814312"/>
    <w:rsid w:val="0081495D"/>
    <w:rsid w:val="00814C6A"/>
    <w:rsid w:val="00815306"/>
    <w:rsid w:val="00816B2E"/>
    <w:rsid w:val="00817BAB"/>
    <w:rsid w:val="0082087B"/>
    <w:rsid w:val="00822127"/>
    <w:rsid w:val="008235B2"/>
    <w:rsid w:val="00824946"/>
    <w:rsid w:val="00825E6A"/>
    <w:rsid w:val="00830792"/>
    <w:rsid w:val="00830A31"/>
    <w:rsid w:val="0083186A"/>
    <w:rsid w:val="008324A7"/>
    <w:rsid w:val="00832AFD"/>
    <w:rsid w:val="008339B7"/>
    <w:rsid w:val="00834115"/>
    <w:rsid w:val="0083534E"/>
    <w:rsid w:val="008357DB"/>
    <w:rsid w:val="00836E1D"/>
    <w:rsid w:val="00837EA0"/>
    <w:rsid w:val="00840202"/>
    <w:rsid w:val="0084120D"/>
    <w:rsid w:val="00843B2E"/>
    <w:rsid w:val="0084436E"/>
    <w:rsid w:val="0084488B"/>
    <w:rsid w:val="00844BD4"/>
    <w:rsid w:val="008451D2"/>
    <w:rsid w:val="00845B10"/>
    <w:rsid w:val="0084613E"/>
    <w:rsid w:val="008470E8"/>
    <w:rsid w:val="00847B4D"/>
    <w:rsid w:val="00850FC4"/>
    <w:rsid w:val="00851937"/>
    <w:rsid w:val="00852921"/>
    <w:rsid w:val="008555BA"/>
    <w:rsid w:val="0085747B"/>
    <w:rsid w:val="008579C9"/>
    <w:rsid w:val="00861B1D"/>
    <w:rsid w:val="008641E2"/>
    <w:rsid w:val="00864C6B"/>
    <w:rsid w:val="00865017"/>
    <w:rsid w:val="008653B4"/>
    <w:rsid w:val="00866E6E"/>
    <w:rsid w:val="0087083D"/>
    <w:rsid w:val="00871659"/>
    <w:rsid w:val="008717D1"/>
    <w:rsid w:val="00872C76"/>
    <w:rsid w:val="00873F26"/>
    <w:rsid w:val="00874394"/>
    <w:rsid w:val="00875600"/>
    <w:rsid w:val="0087567F"/>
    <w:rsid w:val="0087657E"/>
    <w:rsid w:val="008769E3"/>
    <w:rsid w:val="00876AD8"/>
    <w:rsid w:val="0087797E"/>
    <w:rsid w:val="0088047E"/>
    <w:rsid w:val="00880B50"/>
    <w:rsid w:val="00881076"/>
    <w:rsid w:val="00882191"/>
    <w:rsid w:val="00882F29"/>
    <w:rsid w:val="0088392A"/>
    <w:rsid w:val="008841A1"/>
    <w:rsid w:val="008853EB"/>
    <w:rsid w:val="008856FB"/>
    <w:rsid w:val="008876F8"/>
    <w:rsid w:val="00887732"/>
    <w:rsid w:val="00887DEA"/>
    <w:rsid w:val="0089257A"/>
    <w:rsid w:val="00892738"/>
    <w:rsid w:val="00893B1A"/>
    <w:rsid w:val="00894043"/>
    <w:rsid w:val="00894965"/>
    <w:rsid w:val="00894D75"/>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38E0"/>
    <w:rsid w:val="008B569A"/>
    <w:rsid w:val="008B7F3C"/>
    <w:rsid w:val="008C06F3"/>
    <w:rsid w:val="008C5453"/>
    <w:rsid w:val="008C72D2"/>
    <w:rsid w:val="008D000D"/>
    <w:rsid w:val="008D1BB6"/>
    <w:rsid w:val="008D30B9"/>
    <w:rsid w:val="008D3A1D"/>
    <w:rsid w:val="008D4713"/>
    <w:rsid w:val="008D486C"/>
    <w:rsid w:val="008D572B"/>
    <w:rsid w:val="008D6FD4"/>
    <w:rsid w:val="008D7005"/>
    <w:rsid w:val="008D75CD"/>
    <w:rsid w:val="008D7836"/>
    <w:rsid w:val="008E0704"/>
    <w:rsid w:val="008E0D7D"/>
    <w:rsid w:val="008E216A"/>
    <w:rsid w:val="008E403D"/>
    <w:rsid w:val="008E4C18"/>
    <w:rsid w:val="008E5112"/>
    <w:rsid w:val="008E64B1"/>
    <w:rsid w:val="008E77A7"/>
    <w:rsid w:val="008E78BA"/>
    <w:rsid w:val="008F256B"/>
    <w:rsid w:val="008F273E"/>
    <w:rsid w:val="008F48D9"/>
    <w:rsid w:val="008F600E"/>
    <w:rsid w:val="008F6443"/>
    <w:rsid w:val="0090182E"/>
    <w:rsid w:val="009018DE"/>
    <w:rsid w:val="00901DBA"/>
    <w:rsid w:val="0090267C"/>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E3E"/>
    <w:rsid w:val="00913F9D"/>
    <w:rsid w:val="00915FB5"/>
    <w:rsid w:val="0091739E"/>
    <w:rsid w:val="00917649"/>
    <w:rsid w:val="009201E9"/>
    <w:rsid w:val="009212DC"/>
    <w:rsid w:val="00922184"/>
    <w:rsid w:val="00922B3B"/>
    <w:rsid w:val="00923293"/>
    <w:rsid w:val="00923B4E"/>
    <w:rsid w:val="00923E05"/>
    <w:rsid w:val="009242C5"/>
    <w:rsid w:val="00926543"/>
    <w:rsid w:val="00926544"/>
    <w:rsid w:val="00926FE0"/>
    <w:rsid w:val="009273D0"/>
    <w:rsid w:val="009275EF"/>
    <w:rsid w:val="009275F8"/>
    <w:rsid w:val="00927692"/>
    <w:rsid w:val="0092793A"/>
    <w:rsid w:val="00927D14"/>
    <w:rsid w:val="00927ED3"/>
    <w:rsid w:val="00930F61"/>
    <w:rsid w:val="00930F73"/>
    <w:rsid w:val="0093151E"/>
    <w:rsid w:val="0093228E"/>
    <w:rsid w:val="00932A57"/>
    <w:rsid w:val="00933791"/>
    <w:rsid w:val="00934691"/>
    <w:rsid w:val="00936002"/>
    <w:rsid w:val="00936124"/>
    <w:rsid w:val="009365AC"/>
    <w:rsid w:val="00937ACD"/>
    <w:rsid w:val="00940663"/>
    <w:rsid w:val="00941805"/>
    <w:rsid w:val="00941E56"/>
    <w:rsid w:val="00941E68"/>
    <w:rsid w:val="009439A1"/>
    <w:rsid w:val="00944D13"/>
    <w:rsid w:val="00944FBA"/>
    <w:rsid w:val="0094522A"/>
    <w:rsid w:val="0094542B"/>
    <w:rsid w:val="00945667"/>
    <w:rsid w:val="009458F0"/>
    <w:rsid w:val="009473E6"/>
    <w:rsid w:val="00950079"/>
    <w:rsid w:val="00952344"/>
    <w:rsid w:val="00952FA6"/>
    <w:rsid w:val="0095368E"/>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995"/>
    <w:rsid w:val="00971BD9"/>
    <w:rsid w:val="00972145"/>
    <w:rsid w:val="009732FF"/>
    <w:rsid w:val="009741A2"/>
    <w:rsid w:val="0097481E"/>
    <w:rsid w:val="00974DAA"/>
    <w:rsid w:val="00975C99"/>
    <w:rsid w:val="00975DBA"/>
    <w:rsid w:val="00981D2A"/>
    <w:rsid w:val="009830E7"/>
    <w:rsid w:val="00984D47"/>
    <w:rsid w:val="00984E98"/>
    <w:rsid w:val="00986905"/>
    <w:rsid w:val="009875C7"/>
    <w:rsid w:val="009900D6"/>
    <w:rsid w:val="009908E2"/>
    <w:rsid w:val="00990F56"/>
    <w:rsid w:val="00992A4F"/>
    <w:rsid w:val="00992EEE"/>
    <w:rsid w:val="00995761"/>
    <w:rsid w:val="00995A39"/>
    <w:rsid w:val="0099664B"/>
    <w:rsid w:val="00996689"/>
    <w:rsid w:val="009970B4"/>
    <w:rsid w:val="00997EC9"/>
    <w:rsid w:val="009A0A54"/>
    <w:rsid w:val="009A25CE"/>
    <w:rsid w:val="009A313F"/>
    <w:rsid w:val="009A32AC"/>
    <w:rsid w:val="009A6071"/>
    <w:rsid w:val="009A6302"/>
    <w:rsid w:val="009A734C"/>
    <w:rsid w:val="009B1019"/>
    <w:rsid w:val="009B186C"/>
    <w:rsid w:val="009B1C48"/>
    <w:rsid w:val="009B2081"/>
    <w:rsid w:val="009B2BB3"/>
    <w:rsid w:val="009B4040"/>
    <w:rsid w:val="009B42C0"/>
    <w:rsid w:val="009B481C"/>
    <w:rsid w:val="009B4AB5"/>
    <w:rsid w:val="009B5C34"/>
    <w:rsid w:val="009B6325"/>
    <w:rsid w:val="009B6C2D"/>
    <w:rsid w:val="009B6DE2"/>
    <w:rsid w:val="009B7010"/>
    <w:rsid w:val="009B7333"/>
    <w:rsid w:val="009C1AB2"/>
    <w:rsid w:val="009C25E1"/>
    <w:rsid w:val="009C366A"/>
    <w:rsid w:val="009C4EAB"/>
    <w:rsid w:val="009C66F4"/>
    <w:rsid w:val="009C7059"/>
    <w:rsid w:val="009C7629"/>
    <w:rsid w:val="009D169F"/>
    <w:rsid w:val="009D19F0"/>
    <w:rsid w:val="009D280A"/>
    <w:rsid w:val="009D41C8"/>
    <w:rsid w:val="009D5844"/>
    <w:rsid w:val="009D6AEE"/>
    <w:rsid w:val="009E0D73"/>
    <w:rsid w:val="009E1D43"/>
    <w:rsid w:val="009E4C29"/>
    <w:rsid w:val="009E631B"/>
    <w:rsid w:val="009E7EA1"/>
    <w:rsid w:val="009F4787"/>
    <w:rsid w:val="009F47A5"/>
    <w:rsid w:val="009F4D90"/>
    <w:rsid w:val="009F53A6"/>
    <w:rsid w:val="009F6B92"/>
    <w:rsid w:val="009F736F"/>
    <w:rsid w:val="00A0083D"/>
    <w:rsid w:val="00A01EFD"/>
    <w:rsid w:val="00A0221F"/>
    <w:rsid w:val="00A0237B"/>
    <w:rsid w:val="00A053EC"/>
    <w:rsid w:val="00A05BB4"/>
    <w:rsid w:val="00A065BA"/>
    <w:rsid w:val="00A07EC9"/>
    <w:rsid w:val="00A126E5"/>
    <w:rsid w:val="00A1383A"/>
    <w:rsid w:val="00A155E2"/>
    <w:rsid w:val="00A15769"/>
    <w:rsid w:val="00A15F36"/>
    <w:rsid w:val="00A16F31"/>
    <w:rsid w:val="00A20189"/>
    <w:rsid w:val="00A20252"/>
    <w:rsid w:val="00A20A56"/>
    <w:rsid w:val="00A21B6D"/>
    <w:rsid w:val="00A24122"/>
    <w:rsid w:val="00A262AC"/>
    <w:rsid w:val="00A30A84"/>
    <w:rsid w:val="00A33B0A"/>
    <w:rsid w:val="00A357ED"/>
    <w:rsid w:val="00A37472"/>
    <w:rsid w:val="00A4057C"/>
    <w:rsid w:val="00A40D0F"/>
    <w:rsid w:val="00A42591"/>
    <w:rsid w:val="00A42605"/>
    <w:rsid w:val="00A4289C"/>
    <w:rsid w:val="00A429D5"/>
    <w:rsid w:val="00A42F1A"/>
    <w:rsid w:val="00A43AF9"/>
    <w:rsid w:val="00A45CED"/>
    <w:rsid w:val="00A50037"/>
    <w:rsid w:val="00A50FD9"/>
    <w:rsid w:val="00A516BD"/>
    <w:rsid w:val="00A528D2"/>
    <w:rsid w:val="00A53937"/>
    <w:rsid w:val="00A53D50"/>
    <w:rsid w:val="00A54186"/>
    <w:rsid w:val="00A54F3F"/>
    <w:rsid w:val="00A55818"/>
    <w:rsid w:val="00A55BC6"/>
    <w:rsid w:val="00A56A78"/>
    <w:rsid w:val="00A624FE"/>
    <w:rsid w:val="00A6413E"/>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A90"/>
    <w:rsid w:val="00A83B2E"/>
    <w:rsid w:val="00A84A99"/>
    <w:rsid w:val="00A851F4"/>
    <w:rsid w:val="00A8520D"/>
    <w:rsid w:val="00A85C7B"/>
    <w:rsid w:val="00A86500"/>
    <w:rsid w:val="00A90388"/>
    <w:rsid w:val="00A920AE"/>
    <w:rsid w:val="00A926C7"/>
    <w:rsid w:val="00A94AF7"/>
    <w:rsid w:val="00A95AA5"/>
    <w:rsid w:val="00A96D69"/>
    <w:rsid w:val="00AA08F3"/>
    <w:rsid w:val="00AA1176"/>
    <w:rsid w:val="00AA1ADE"/>
    <w:rsid w:val="00AA30AC"/>
    <w:rsid w:val="00AA4E03"/>
    <w:rsid w:val="00AA4FC1"/>
    <w:rsid w:val="00AA5908"/>
    <w:rsid w:val="00AA7668"/>
    <w:rsid w:val="00AB0BAD"/>
    <w:rsid w:val="00AB180D"/>
    <w:rsid w:val="00AB1E73"/>
    <w:rsid w:val="00AB3B51"/>
    <w:rsid w:val="00AB3EB9"/>
    <w:rsid w:val="00AB50E2"/>
    <w:rsid w:val="00AB5589"/>
    <w:rsid w:val="00AB6309"/>
    <w:rsid w:val="00AC3212"/>
    <w:rsid w:val="00AC375B"/>
    <w:rsid w:val="00AC3C96"/>
    <w:rsid w:val="00AC40CD"/>
    <w:rsid w:val="00AC44FD"/>
    <w:rsid w:val="00AC60BF"/>
    <w:rsid w:val="00AC6C61"/>
    <w:rsid w:val="00AC7FCC"/>
    <w:rsid w:val="00AD0D32"/>
    <w:rsid w:val="00AD196A"/>
    <w:rsid w:val="00AD2792"/>
    <w:rsid w:val="00AD3380"/>
    <w:rsid w:val="00AD3FB0"/>
    <w:rsid w:val="00AD4F07"/>
    <w:rsid w:val="00AD5B14"/>
    <w:rsid w:val="00AD608E"/>
    <w:rsid w:val="00AD68A7"/>
    <w:rsid w:val="00AD75A7"/>
    <w:rsid w:val="00AD7FE0"/>
    <w:rsid w:val="00AE5F3B"/>
    <w:rsid w:val="00AE6EC0"/>
    <w:rsid w:val="00AE7ABA"/>
    <w:rsid w:val="00AF01B6"/>
    <w:rsid w:val="00AF0F99"/>
    <w:rsid w:val="00AF4B0A"/>
    <w:rsid w:val="00AF59DE"/>
    <w:rsid w:val="00AF65DE"/>
    <w:rsid w:val="00B00779"/>
    <w:rsid w:val="00B007A5"/>
    <w:rsid w:val="00B017AB"/>
    <w:rsid w:val="00B02E53"/>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CE4"/>
    <w:rsid w:val="00B14EBC"/>
    <w:rsid w:val="00B15BAF"/>
    <w:rsid w:val="00B15EE0"/>
    <w:rsid w:val="00B17E27"/>
    <w:rsid w:val="00B20480"/>
    <w:rsid w:val="00B20B34"/>
    <w:rsid w:val="00B219B9"/>
    <w:rsid w:val="00B22BB9"/>
    <w:rsid w:val="00B22FAB"/>
    <w:rsid w:val="00B23768"/>
    <w:rsid w:val="00B24271"/>
    <w:rsid w:val="00B2465F"/>
    <w:rsid w:val="00B25961"/>
    <w:rsid w:val="00B3069E"/>
    <w:rsid w:val="00B31E4B"/>
    <w:rsid w:val="00B3217E"/>
    <w:rsid w:val="00B33555"/>
    <w:rsid w:val="00B35F0C"/>
    <w:rsid w:val="00B40F2C"/>
    <w:rsid w:val="00B428F2"/>
    <w:rsid w:val="00B44413"/>
    <w:rsid w:val="00B445BD"/>
    <w:rsid w:val="00B454E2"/>
    <w:rsid w:val="00B457A8"/>
    <w:rsid w:val="00B45C16"/>
    <w:rsid w:val="00B469CE"/>
    <w:rsid w:val="00B505A1"/>
    <w:rsid w:val="00B50E58"/>
    <w:rsid w:val="00B528D4"/>
    <w:rsid w:val="00B53FE8"/>
    <w:rsid w:val="00B54349"/>
    <w:rsid w:val="00B545E1"/>
    <w:rsid w:val="00B554B0"/>
    <w:rsid w:val="00B57C57"/>
    <w:rsid w:val="00B60AEC"/>
    <w:rsid w:val="00B61A5C"/>
    <w:rsid w:val="00B62421"/>
    <w:rsid w:val="00B64BCB"/>
    <w:rsid w:val="00B64D13"/>
    <w:rsid w:val="00B65246"/>
    <w:rsid w:val="00B66B87"/>
    <w:rsid w:val="00B66E0E"/>
    <w:rsid w:val="00B67A88"/>
    <w:rsid w:val="00B70217"/>
    <w:rsid w:val="00B73A47"/>
    <w:rsid w:val="00B74571"/>
    <w:rsid w:val="00B74C11"/>
    <w:rsid w:val="00B75DF6"/>
    <w:rsid w:val="00B764BD"/>
    <w:rsid w:val="00B768B0"/>
    <w:rsid w:val="00B804E9"/>
    <w:rsid w:val="00B8065A"/>
    <w:rsid w:val="00B80A77"/>
    <w:rsid w:val="00B82838"/>
    <w:rsid w:val="00B82848"/>
    <w:rsid w:val="00B84128"/>
    <w:rsid w:val="00B85510"/>
    <w:rsid w:val="00B85FD8"/>
    <w:rsid w:val="00B86217"/>
    <w:rsid w:val="00B87221"/>
    <w:rsid w:val="00B903AC"/>
    <w:rsid w:val="00B90574"/>
    <w:rsid w:val="00B9196C"/>
    <w:rsid w:val="00B92114"/>
    <w:rsid w:val="00B9465F"/>
    <w:rsid w:val="00B95AB6"/>
    <w:rsid w:val="00B9643B"/>
    <w:rsid w:val="00B964D1"/>
    <w:rsid w:val="00B96E6A"/>
    <w:rsid w:val="00B97BB9"/>
    <w:rsid w:val="00BA1E62"/>
    <w:rsid w:val="00BA33BA"/>
    <w:rsid w:val="00BA3468"/>
    <w:rsid w:val="00BA3612"/>
    <w:rsid w:val="00BA53EB"/>
    <w:rsid w:val="00BA5E6E"/>
    <w:rsid w:val="00BA6B19"/>
    <w:rsid w:val="00BA74E8"/>
    <w:rsid w:val="00BA7A92"/>
    <w:rsid w:val="00BB041C"/>
    <w:rsid w:val="00BB1A6C"/>
    <w:rsid w:val="00BB36F6"/>
    <w:rsid w:val="00BB399F"/>
    <w:rsid w:val="00BB408F"/>
    <w:rsid w:val="00BB45A6"/>
    <w:rsid w:val="00BB4FBD"/>
    <w:rsid w:val="00BB5460"/>
    <w:rsid w:val="00BB5F15"/>
    <w:rsid w:val="00BB6688"/>
    <w:rsid w:val="00BB68A4"/>
    <w:rsid w:val="00BB68F9"/>
    <w:rsid w:val="00BB6D2F"/>
    <w:rsid w:val="00BC0975"/>
    <w:rsid w:val="00BC0C9A"/>
    <w:rsid w:val="00BC14C8"/>
    <w:rsid w:val="00BC2416"/>
    <w:rsid w:val="00BC4184"/>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19FC"/>
    <w:rsid w:val="00BE24D6"/>
    <w:rsid w:val="00BE3541"/>
    <w:rsid w:val="00BE4482"/>
    <w:rsid w:val="00BE4FCC"/>
    <w:rsid w:val="00BE5A53"/>
    <w:rsid w:val="00BE5C03"/>
    <w:rsid w:val="00BE5D2A"/>
    <w:rsid w:val="00BE5F2A"/>
    <w:rsid w:val="00BE79EE"/>
    <w:rsid w:val="00BF009C"/>
    <w:rsid w:val="00BF2230"/>
    <w:rsid w:val="00BF28B5"/>
    <w:rsid w:val="00BF2AC1"/>
    <w:rsid w:val="00BF2EA9"/>
    <w:rsid w:val="00BF3D9A"/>
    <w:rsid w:val="00BF3DAE"/>
    <w:rsid w:val="00BF53CA"/>
    <w:rsid w:val="00BF77F3"/>
    <w:rsid w:val="00BF7BF0"/>
    <w:rsid w:val="00BF7C89"/>
    <w:rsid w:val="00C01745"/>
    <w:rsid w:val="00C02F86"/>
    <w:rsid w:val="00C03B37"/>
    <w:rsid w:val="00C03E06"/>
    <w:rsid w:val="00C05BD5"/>
    <w:rsid w:val="00C074D1"/>
    <w:rsid w:val="00C10ECB"/>
    <w:rsid w:val="00C11819"/>
    <w:rsid w:val="00C13524"/>
    <w:rsid w:val="00C1536D"/>
    <w:rsid w:val="00C167E1"/>
    <w:rsid w:val="00C20652"/>
    <w:rsid w:val="00C21539"/>
    <w:rsid w:val="00C25845"/>
    <w:rsid w:val="00C27890"/>
    <w:rsid w:val="00C30965"/>
    <w:rsid w:val="00C33FD4"/>
    <w:rsid w:val="00C35049"/>
    <w:rsid w:val="00C35712"/>
    <w:rsid w:val="00C36237"/>
    <w:rsid w:val="00C4598D"/>
    <w:rsid w:val="00C459AF"/>
    <w:rsid w:val="00C4739A"/>
    <w:rsid w:val="00C50ECC"/>
    <w:rsid w:val="00C55C0B"/>
    <w:rsid w:val="00C55CC4"/>
    <w:rsid w:val="00C56B72"/>
    <w:rsid w:val="00C60394"/>
    <w:rsid w:val="00C63290"/>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78E2"/>
    <w:rsid w:val="00C92046"/>
    <w:rsid w:val="00C9375F"/>
    <w:rsid w:val="00C943DB"/>
    <w:rsid w:val="00C949EB"/>
    <w:rsid w:val="00C96CFE"/>
    <w:rsid w:val="00C97943"/>
    <w:rsid w:val="00C97A6B"/>
    <w:rsid w:val="00C97E23"/>
    <w:rsid w:val="00CA02D4"/>
    <w:rsid w:val="00CA1CE6"/>
    <w:rsid w:val="00CA1D34"/>
    <w:rsid w:val="00CA399F"/>
    <w:rsid w:val="00CA4332"/>
    <w:rsid w:val="00CA483C"/>
    <w:rsid w:val="00CA4F64"/>
    <w:rsid w:val="00CA57AC"/>
    <w:rsid w:val="00CA58EE"/>
    <w:rsid w:val="00CA5C62"/>
    <w:rsid w:val="00CA5DF2"/>
    <w:rsid w:val="00CA65F6"/>
    <w:rsid w:val="00CB00AD"/>
    <w:rsid w:val="00CB1094"/>
    <w:rsid w:val="00CB1235"/>
    <w:rsid w:val="00CB3CFE"/>
    <w:rsid w:val="00CB5178"/>
    <w:rsid w:val="00CB6E99"/>
    <w:rsid w:val="00CC1EDB"/>
    <w:rsid w:val="00CC2731"/>
    <w:rsid w:val="00CC3AF9"/>
    <w:rsid w:val="00CC4060"/>
    <w:rsid w:val="00CC59DD"/>
    <w:rsid w:val="00CC6BE8"/>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E44"/>
    <w:rsid w:val="00D27AA4"/>
    <w:rsid w:val="00D3067B"/>
    <w:rsid w:val="00D31A9E"/>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1FF"/>
    <w:rsid w:val="00D4695D"/>
    <w:rsid w:val="00D47068"/>
    <w:rsid w:val="00D509D4"/>
    <w:rsid w:val="00D51F7D"/>
    <w:rsid w:val="00D52B99"/>
    <w:rsid w:val="00D5347B"/>
    <w:rsid w:val="00D5383C"/>
    <w:rsid w:val="00D5383E"/>
    <w:rsid w:val="00D55C20"/>
    <w:rsid w:val="00D56D5D"/>
    <w:rsid w:val="00D5784C"/>
    <w:rsid w:val="00D615AD"/>
    <w:rsid w:val="00D619FB"/>
    <w:rsid w:val="00D63259"/>
    <w:rsid w:val="00D63914"/>
    <w:rsid w:val="00D64561"/>
    <w:rsid w:val="00D65CE1"/>
    <w:rsid w:val="00D66EA5"/>
    <w:rsid w:val="00D66F55"/>
    <w:rsid w:val="00D71586"/>
    <w:rsid w:val="00D7486C"/>
    <w:rsid w:val="00D763C5"/>
    <w:rsid w:val="00D7651D"/>
    <w:rsid w:val="00D76B05"/>
    <w:rsid w:val="00D77CFD"/>
    <w:rsid w:val="00D80697"/>
    <w:rsid w:val="00D81948"/>
    <w:rsid w:val="00D81AE0"/>
    <w:rsid w:val="00D81BD5"/>
    <w:rsid w:val="00D82142"/>
    <w:rsid w:val="00D85320"/>
    <w:rsid w:val="00D8585C"/>
    <w:rsid w:val="00D86288"/>
    <w:rsid w:val="00D8628E"/>
    <w:rsid w:val="00D866F3"/>
    <w:rsid w:val="00D867F7"/>
    <w:rsid w:val="00D86E1F"/>
    <w:rsid w:val="00D87B47"/>
    <w:rsid w:val="00D9006A"/>
    <w:rsid w:val="00D92B83"/>
    <w:rsid w:val="00D92C7A"/>
    <w:rsid w:val="00D931C7"/>
    <w:rsid w:val="00D94C0B"/>
    <w:rsid w:val="00D950E5"/>
    <w:rsid w:val="00D951AD"/>
    <w:rsid w:val="00DA3304"/>
    <w:rsid w:val="00DA36E2"/>
    <w:rsid w:val="00DA46F5"/>
    <w:rsid w:val="00DA46FB"/>
    <w:rsid w:val="00DA5D1C"/>
    <w:rsid w:val="00DA6DB6"/>
    <w:rsid w:val="00DA7745"/>
    <w:rsid w:val="00DB1AA0"/>
    <w:rsid w:val="00DB386E"/>
    <w:rsid w:val="00DB58A9"/>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545"/>
    <w:rsid w:val="00DD39FC"/>
    <w:rsid w:val="00DD5A73"/>
    <w:rsid w:val="00DD6776"/>
    <w:rsid w:val="00DD6B45"/>
    <w:rsid w:val="00DD71BF"/>
    <w:rsid w:val="00DE2726"/>
    <w:rsid w:val="00DE4C3D"/>
    <w:rsid w:val="00DE4DA7"/>
    <w:rsid w:val="00DE4DC0"/>
    <w:rsid w:val="00DE5859"/>
    <w:rsid w:val="00DE590B"/>
    <w:rsid w:val="00DE61F7"/>
    <w:rsid w:val="00DF0B7F"/>
    <w:rsid w:val="00DF0DCE"/>
    <w:rsid w:val="00DF1326"/>
    <w:rsid w:val="00DF1784"/>
    <w:rsid w:val="00DF1ADC"/>
    <w:rsid w:val="00DF3381"/>
    <w:rsid w:val="00DF4577"/>
    <w:rsid w:val="00DF478A"/>
    <w:rsid w:val="00DF49F1"/>
    <w:rsid w:val="00DF5533"/>
    <w:rsid w:val="00DF6C6F"/>
    <w:rsid w:val="00E00606"/>
    <w:rsid w:val="00E01709"/>
    <w:rsid w:val="00E019A0"/>
    <w:rsid w:val="00E035E7"/>
    <w:rsid w:val="00E06FAF"/>
    <w:rsid w:val="00E076C2"/>
    <w:rsid w:val="00E105F4"/>
    <w:rsid w:val="00E11175"/>
    <w:rsid w:val="00E1277F"/>
    <w:rsid w:val="00E132E3"/>
    <w:rsid w:val="00E142ED"/>
    <w:rsid w:val="00E14D63"/>
    <w:rsid w:val="00E153FC"/>
    <w:rsid w:val="00E17360"/>
    <w:rsid w:val="00E20ADA"/>
    <w:rsid w:val="00E216FA"/>
    <w:rsid w:val="00E21B1B"/>
    <w:rsid w:val="00E22477"/>
    <w:rsid w:val="00E22888"/>
    <w:rsid w:val="00E22BBC"/>
    <w:rsid w:val="00E23EB4"/>
    <w:rsid w:val="00E2412C"/>
    <w:rsid w:val="00E24602"/>
    <w:rsid w:val="00E246B7"/>
    <w:rsid w:val="00E24DEF"/>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DE3"/>
    <w:rsid w:val="00E52A43"/>
    <w:rsid w:val="00E564B2"/>
    <w:rsid w:val="00E568A8"/>
    <w:rsid w:val="00E60F94"/>
    <w:rsid w:val="00E61DE3"/>
    <w:rsid w:val="00E628F0"/>
    <w:rsid w:val="00E62B10"/>
    <w:rsid w:val="00E63865"/>
    <w:rsid w:val="00E6416C"/>
    <w:rsid w:val="00E649CC"/>
    <w:rsid w:val="00E64CD0"/>
    <w:rsid w:val="00E64FA4"/>
    <w:rsid w:val="00E66E4C"/>
    <w:rsid w:val="00E67685"/>
    <w:rsid w:val="00E67907"/>
    <w:rsid w:val="00E67D5A"/>
    <w:rsid w:val="00E70B4A"/>
    <w:rsid w:val="00E72D49"/>
    <w:rsid w:val="00E75DF8"/>
    <w:rsid w:val="00E76BD0"/>
    <w:rsid w:val="00E80D69"/>
    <w:rsid w:val="00E8329B"/>
    <w:rsid w:val="00E853E9"/>
    <w:rsid w:val="00E8674A"/>
    <w:rsid w:val="00E867FB"/>
    <w:rsid w:val="00E86B1D"/>
    <w:rsid w:val="00E87E86"/>
    <w:rsid w:val="00E9046F"/>
    <w:rsid w:val="00E90507"/>
    <w:rsid w:val="00E906D6"/>
    <w:rsid w:val="00E921EB"/>
    <w:rsid w:val="00E941C6"/>
    <w:rsid w:val="00E957C2"/>
    <w:rsid w:val="00E97B70"/>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1548"/>
    <w:rsid w:val="00EB2C1C"/>
    <w:rsid w:val="00EB37ED"/>
    <w:rsid w:val="00EB45CE"/>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784B"/>
    <w:rsid w:val="00EC7D0F"/>
    <w:rsid w:val="00ED04AC"/>
    <w:rsid w:val="00ED2F94"/>
    <w:rsid w:val="00ED3986"/>
    <w:rsid w:val="00ED48B8"/>
    <w:rsid w:val="00ED4931"/>
    <w:rsid w:val="00ED55AC"/>
    <w:rsid w:val="00ED55E0"/>
    <w:rsid w:val="00ED5868"/>
    <w:rsid w:val="00EE0FF8"/>
    <w:rsid w:val="00EE124C"/>
    <w:rsid w:val="00EE1701"/>
    <w:rsid w:val="00EE24BE"/>
    <w:rsid w:val="00EE4037"/>
    <w:rsid w:val="00EE5645"/>
    <w:rsid w:val="00EE58CA"/>
    <w:rsid w:val="00EE5999"/>
    <w:rsid w:val="00EE5B11"/>
    <w:rsid w:val="00EE634F"/>
    <w:rsid w:val="00EE6528"/>
    <w:rsid w:val="00EF18C9"/>
    <w:rsid w:val="00EF1924"/>
    <w:rsid w:val="00EF38CE"/>
    <w:rsid w:val="00EF3D70"/>
    <w:rsid w:val="00EF6675"/>
    <w:rsid w:val="00EF6F5C"/>
    <w:rsid w:val="00F006EC"/>
    <w:rsid w:val="00F00964"/>
    <w:rsid w:val="00F00BF2"/>
    <w:rsid w:val="00F06987"/>
    <w:rsid w:val="00F1039E"/>
    <w:rsid w:val="00F13BE1"/>
    <w:rsid w:val="00F14E84"/>
    <w:rsid w:val="00F16D17"/>
    <w:rsid w:val="00F20C88"/>
    <w:rsid w:val="00F23AFB"/>
    <w:rsid w:val="00F2486A"/>
    <w:rsid w:val="00F26E62"/>
    <w:rsid w:val="00F27BE6"/>
    <w:rsid w:val="00F3025B"/>
    <w:rsid w:val="00F3094E"/>
    <w:rsid w:val="00F3098E"/>
    <w:rsid w:val="00F30BA4"/>
    <w:rsid w:val="00F312BB"/>
    <w:rsid w:val="00F31715"/>
    <w:rsid w:val="00F318EF"/>
    <w:rsid w:val="00F3221E"/>
    <w:rsid w:val="00F33E20"/>
    <w:rsid w:val="00F351F1"/>
    <w:rsid w:val="00F35ABF"/>
    <w:rsid w:val="00F37A73"/>
    <w:rsid w:val="00F40657"/>
    <w:rsid w:val="00F422F5"/>
    <w:rsid w:val="00F43CFF"/>
    <w:rsid w:val="00F45A6B"/>
    <w:rsid w:val="00F46399"/>
    <w:rsid w:val="00F47E3B"/>
    <w:rsid w:val="00F50088"/>
    <w:rsid w:val="00F50544"/>
    <w:rsid w:val="00F50E15"/>
    <w:rsid w:val="00F53651"/>
    <w:rsid w:val="00F54420"/>
    <w:rsid w:val="00F5594E"/>
    <w:rsid w:val="00F55E39"/>
    <w:rsid w:val="00F607EE"/>
    <w:rsid w:val="00F61749"/>
    <w:rsid w:val="00F62308"/>
    <w:rsid w:val="00F6308A"/>
    <w:rsid w:val="00F6430A"/>
    <w:rsid w:val="00F66381"/>
    <w:rsid w:val="00F679CB"/>
    <w:rsid w:val="00F70237"/>
    <w:rsid w:val="00F70FC7"/>
    <w:rsid w:val="00F719FC"/>
    <w:rsid w:val="00F736A5"/>
    <w:rsid w:val="00F77F41"/>
    <w:rsid w:val="00F80AF2"/>
    <w:rsid w:val="00F82B54"/>
    <w:rsid w:val="00F82FC2"/>
    <w:rsid w:val="00F838F5"/>
    <w:rsid w:val="00F84536"/>
    <w:rsid w:val="00F8561F"/>
    <w:rsid w:val="00F858EE"/>
    <w:rsid w:val="00F876DD"/>
    <w:rsid w:val="00F9017C"/>
    <w:rsid w:val="00F91857"/>
    <w:rsid w:val="00F91943"/>
    <w:rsid w:val="00F920B2"/>
    <w:rsid w:val="00F9417D"/>
    <w:rsid w:val="00F94636"/>
    <w:rsid w:val="00F94C4E"/>
    <w:rsid w:val="00F9688E"/>
    <w:rsid w:val="00FA0D96"/>
    <w:rsid w:val="00FA0F70"/>
    <w:rsid w:val="00FA2006"/>
    <w:rsid w:val="00FA2819"/>
    <w:rsid w:val="00FA2C42"/>
    <w:rsid w:val="00FA3C1E"/>
    <w:rsid w:val="00FA3F15"/>
    <w:rsid w:val="00FA4267"/>
    <w:rsid w:val="00FA4BA7"/>
    <w:rsid w:val="00FA5DE7"/>
    <w:rsid w:val="00FA7652"/>
    <w:rsid w:val="00FB078C"/>
    <w:rsid w:val="00FB2A4D"/>
    <w:rsid w:val="00FB3C24"/>
    <w:rsid w:val="00FB4775"/>
    <w:rsid w:val="00FB5D49"/>
    <w:rsid w:val="00FB788D"/>
    <w:rsid w:val="00FB7DF7"/>
    <w:rsid w:val="00FC0413"/>
    <w:rsid w:val="00FC3BE2"/>
    <w:rsid w:val="00FC3E7C"/>
    <w:rsid w:val="00FC4547"/>
    <w:rsid w:val="00FC6CF1"/>
    <w:rsid w:val="00FC6ED7"/>
    <w:rsid w:val="00FC772B"/>
    <w:rsid w:val="00FC7BA4"/>
    <w:rsid w:val="00FD4281"/>
    <w:rsid w:val="00FD439A"/>
    <w:rsid w:val="00FD53FD"/>
    <w:rsid w:val="00FD6A66"/>
    <w:rsid w:val="00FD6C95"/>
    <w:rsid w:val="00FD7447"/>
    <w:rsid w:val="00FD7CE9"/>
    <w:rsid w:val="00FE15B9"/>
    <w:rsid w:val="00FE30FB"/>
    <w:rsid w:val="00FE3779"/>
    <w:rsid w:val="00FE458A"/>
    <w:rsid w:val="00FE70D6"/>
    <w:rsid w:val="00FE73B5"/>
    <w:rsid w:val="00FE74A9"/>
    <w:rsid w:val="00FF055F"/>
    <w:rsid w:val="00FF0CDC"/>
    <w:rsid w:val="00FF4070"/>
    <w:rsid w:val="00FF446B"/>
    <w:rsid w:val="00FF63EF"/>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3.emf"/><Relationship Id="rId21" Type="http://schemas.openxmlformats.org/officeDocument/2006/relationships/image" Target="media/image4.png"/><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microsoft.com/office/2011/relationships/people" Target="people.xml"/><Relationship Id="rId26" Type="http://schemas.openxmlformats.org/officeDocument/2006/relationships/theme" Target="theme/theme1.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6C448-6AFB-594A-8847-20D043C33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4714</TotalTime>
  <Pages>23</Pages>
  <Words>12692</Words>
  <Characters>72347</Characters>
  <Application>Microsoft Macintosh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84870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53</cp:revision>
  <dcterms:created xsi:type="dcterms:W3CDTF">2015-12-02T21:46:00Z</dcterms:created>
  <dcterms:modified xsi:type="dcterms:W3CDTF">2015-12-13T12:43:00Z</dcterms:modified>
</cp:coreProperties>
</file>