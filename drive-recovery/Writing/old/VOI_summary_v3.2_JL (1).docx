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40C1ECD1"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w:t>
      </w:r>
      <w:proofErr w:type="gramStart"/>
      <w:r w:rsidR="005A1766" w:rsidRPr="00957F1F">
        <w:rPr>
          <w:rFonts w:ascii="Helvetica" w:hAnsi="Helvetica" w:cs="Times New Roman"/>
          <w:bCs/>
          <w:sz w:val="22"/>
          <w:szCs w:val="22"/>
          <w:vertAlign w:val="superscript"/>
        </w:rPr>
        <w:t>,5,6</w:t>
      </w:r>
      <w:proofErr w:type="gramEnd"/>
      <w:r w:rsidR="005A1766" w:rsidRPr="00957F1F">
        <w:rPr>
          <w:rFonts w:ascii="Helvetica" w:hAnsi="Helvetica" w:cs="Times New Roman"/>
          <w:bCs/>
          <w:sz w:val="22"/>
          <w:szCs w:val="22"/>
          <w:vertAlign w:val="superscript"/>
        </w:rPr>
        <w:t xml:space="preserve">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187DD91"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2"/>
      <w:r w:rsidR="00913E3E">
        <w:rPr>
          <w:rFonts w:ascii="Helvetica" w:hAnsi="Helvetica" w:cs="Times New Roman"/>
          <w:i/>
          <w:sz w:val="22"/>
          <w:szCs w:val="22"/>
        </w:rPr>
        <w:t>Value of Information</w:t>
      </w:r>
      <w:commentRangeEnd w:id="2"/>
      <w:r w:rsidR="005C1110">
        <w:rPr>
          <w:rStyle w:val="CommentReference"/>
        </w:rPr>
        <w:commentReference w:id="2"/>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7A303E52"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3"/>
      <w:r w:rsidR="005C1110">
        <w:rPr>
          <w:rFonts w:ascii="Helvetica" w:hAnsi="Helvetica" w:cs="Times New Roman"/>
          <w:i/>
          <w:sz w:val="22"/>
          <w:szCs w:val="22"/>
        </w:rPr>
        <w:t>value of information</w:t>
      </w:r>
      <w:commentRangeEnd w:id="3"/>
      <w:r w:rsidR="005C1110">
        <w:rPr>
          <w:rStyle w:val="CommentReference"/>
        </w:rPr>
        <w:commentReference w:id="3"/>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19ACE70E" w:rsidR="000105EB" w:rsidRDefault="000105EB" w:rsidP="000105EB">
      <w:pPr>
        <w:rPr>
          <w:rFonts w:ascii="Helvetica" w:hAnsi="Helvetica" w:cs="Helvetica"/>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w:t>
      </w:r>
      <w:ins w:id="4" w:author="John Lynham" w:date="2015-11-11T11:02:00Z">
        <w:r w:rsidR="00396EAC">
          <w:rPr>
            <w:rFonts w:ascii="Helvetica" w:hAnsi="Helvetica" w:cs="Helvetica"/>
            <w:sz w:val="22"/>
            <w:szCs w:val="22"/>
          </w:rPr>
          <w:t xml:space="preserve">and management </w:t>
        </w:r>
      </w:ins>
      <w:r w:rsidR="008E78BA">
        <w:rPr>
          <w:rFonts w:ascii="Helvetica" w:hAnsi="Helvetica" w:cs="Helvetica"/>
          <w:sz w:val="22"/>
          <w:szCs w:val="22"/>
        </w:rPr>
        <w:t>tipping points</w:t>
      </w:r>
      <w:del w:id="5" w:author="John Lynham" w:date="2015-11-11T11:02:00Z">
        <w:r w:rsidR="008E78BA" w:rsidDel="00396EAC">
          <w:rPr>
            <w:rFonts w:ascii="Helvetica" w:hAnsi="Helvetica" w:cs="Helvetica"/>
            <w:sz w:val="22"/>
            <w:szCs w:val="22"/>
          </w:rPr>
          <w:delText xml:space="preserve"> </w:delText>
        </w:r>
        <w:r w:rsidR="00CC4060" w:rsidDel="00396EAC">
          <w:rPr>
            <w:rFonts w:ascii="Helvetica" w:hAnsi="Helvetica" w:cs="Helvetica"/>
            <w:sz w:val="22"/>
            <w:szCs w:val="22"/>
          </w:rPr>
          <w:delText xml:space="preserve">and management </w:delText>
        </w:r>
        <w:r w:rsidR="008E78BA" w:rsidDel="00396EAC">
          <w:rPr>
            <w:rFonts w:ascii="Helvetica" w:hAnsi="Helvetica" w:cs="Helvetica"/>
            <w:sz w:val="22"/>
            <w:szCs w:val="22"/>
          </w:rPr>
          <w:delText>thresholds</w:delText>
        </w:r>
      </w:del>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w:t>
      </w:r>
      <w:r w:rsidR="002C038F">
        <w:rPr>
          <w:rFonts w:ascii="Helvetica" w:hAnsi="Helvetica" w:cs="Helvetica"/>
          <w:sz w:val="22"/>
          <w:szCs w:val="22"/>
        </w:rPr>
        <w:t>management actions</w:t>
      </w:r>
      <w:commentRangeStart w:id="6"/>
      <w:r w:rsidR="002C6D5D">
        <w:rPr>
          <w:rFonts w:ascii="Helvetica" w:hAnsi="Helvetica" w:cs="Helvetica"/>
          <w:sz w:val="22"/>
          <w:szCs w:val="22"/>
        </w:rPr>
        <w:t xml:space="preserve"> </w:t>
      </w:r>
      <w:commentRangeEnd w:id="6"/>
      <w:r w:rsidR="0045687C">
        <w:rPr>
          <w:rStyle w:val="CommentReference"/>
        </w:rPr>
        <w:commentReference w:id="6"/>
      </w:r>
      <w:r w:rsidR="002C6D5D">
        <w:rPr>
          <w:rFonts w:ascii="Helvetica" w:hAnsi="Helvetica" w:cs="Helvetica"/>
          <w:sz w:val="22"/>
          <w:szCs w:val="22"/>
        </w:rPr>
        <w:t xml:space="preserve">and monitoring precision </w:t>
      </w:r>
      <w:del w:id="7" w:author="John Lynham" w:date="2015-11-11T11:03:00Z">
        <w:r w:rsidR="002C6D5D" w:rsidDel="00396EAC">
          <w:rPr>
            <w:rFonts w:ascii="Helvetica" w:hAnsi="Helvetica" w:cs="Helvetica"/>
            <w:sz w:val="22"/>
            <w:szCs w:val="22"/>
          </w:rPr>
          <w:delText xml:space="preserve">lead </w:delText>
        </w:r>
        <w:r w:rsidR="00B2465F" w:rsidDel="00396EAC">
          <w:rPr>
            <w:rFonts w:ascii="Helvetica" w:hAnsi="Helvetica" w:cs="Helvetica"/>
            <w:sz w:val="22"/>
            <w:szCs w:val="22"/>
          </w:rPr>
          <w:delText xml:space="preserve">to </w:delText>
        </w:r>
      </w:del>
      <w:r w:rsidR="00B2465F">
        <w:rPr>
          <w:rFonts w:ascii="Helvetica" w:hAnsi="Helvetica" w:cs="Helvetica"/>
          <w:sz w:val="22"/>
          <w:szCs w:val="22"/>
        </w:rPr>
        <w:t>low</w:t>
      </w:r>
      <w:ins w:id="8" w:author="John Lynham" w:date="2015-11-11T11:03:00Z">
        <w:r w:rsidR="00396EAC">
          <w:rPr>
            <w:rFonts w:ascii="Helvetica" w:hAnsi="Helvetica" w:cs="Helvetica"/>
            <w:sz w:val="22"/>
            <w:szCs w:val="22"/>
          </w:rPr>
          <w:t>er the</w:t>
        </w:r>
      </w:ins>
      <w:r w:rsidR="00B2465F">
        <w:rPr>
          <w:rFonts w:ascii="Helvetica" w:hAnsi="Helvetica" w:cs="Helvetica"/>
          <w:sz w:val="22"/>
          <w:szCs w:val="22"/>
        </w:rPr>
        <w:t xml:space="preserve">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that </w:t>
      </w:r>
      <w:r w:rsidR="002C038F">
        <w:rPr>
          <w:rFonts w:ascii="Helvetica" w:hAnsi="Helvetica" w:cs="Helvetica"/>
          <w:sz w:val="22"/>
          <w:szCs w:val="22"/>
        </w:rPr>
        <w:t xml:space="preserve">either </w:t>
      </w:r>
      <w:r w:rsidRPr="00957F1F">
        <w:rPr>
          <w:rFonts w:ascii="Helvetica" w:hAnsi="Helvetica" w:cs="Helvetica"/>
          <w:sz w:val="22"/>
          <w:szCs w:val="22"/>
        </w:rPr>
        <w:t>appl</w:t>
      </w:r>
      <w:r w:rsidR="002C038F">
        <w:rPr>
          <w:rFonts w:ascii="Helvetica" w:hAnsi="Helvetica" w:cs="Helvetica"/>
          <w:sz w:val="22"/>
          <w:szCs w:val="22"/>
        </w:rPr>
        <w:t>y</w:t>
      </w:r>
      <w:r w:rsidRPr="00957F1F">
        <w:rPr>
          <w:rFonts w:ascii="Helvetica" w:hAnsi="Helvetica" w:cs="Helvetica"/>
          <w:sz w:val="22"/>
          <w:szCs w:val="22"/>
        </w:rPr>
        <w:t xml:space="preserve"> precautionary buffers to reduce the likelihood of state-change</w:t>
      </w:r>
      <w:r w:rsidR="002C038F">
        <w:rPr>
          <w:rFonts w:ascii="Helvetica" w:hAnsi="Helvetica" w:cs="Helvetica"/>
          <w:sz w:val="22"/>
          <w:szCs w:val="22"/>
        </w:rPr>
        <w:t xml:space="preserve"> or</w:t>
      </w:r>
      <w:r w:rsidRPr="00957F1F">
        <w:rPr>
          <w:rFonts w:ascii="Helvetica" w:hAnsi="Helvetica" w:cs="Helvetica"/>
          <w:sz w:val="22"/>
          <w:szCs w:val="22"/>
        </w:rPr>
        <w:t xml:space="preserve"> use intensive monitoring to precisely estimate proximity of the ecosystem to a critical </w:t>
      </w:r>
      <w:commentRangeStart w:id="9"/>
      <w:r w:rsidRPr="00957F1F">
        <w:rPr>
          <w:rFonts w:ascii="Helvetica" w:hAnsi="Helvetica" w:cs="Helvetica"/>
          <w:sz w:val="22"/>
          <w:szCs w:val="22"/>
        </w:rPr>
        <w:t>threshold</w:t>
      </w:r>
      <w:commentRangeEnd w:id="9"/>
      <w:r w:rsidR="00BB6688">
        <w:rPr>
          <w:rStyle w:val="CommentReference"/>
        </w:rPr>
        <w:commentReference w:id="9"/>
      </w:r>
      <w:r w:rsidRPr="00957F1F">
        <w:rPr>
          <w:rFonts w:ascii="Helvetica" w:hAnsi="Helvetica" w:cs="Helvetica"/>
          <w:sz w:val="22"/>
          <w:szCs w:val="22"/>
        </w:rPr>
        <w:t>.</w:t>
      </w:r>
      <w:r w:rsidRPr="00957F1F">
        <w:rPr>
          <w:rFonts w:ascii="Helvetica" w:hAnsi="Helvetica" w:cs="Helvetica"/>
          <w:b/>
          <w:sz w:val="22"/>
          <w:szCs w:val="22"/>
        </w:rPr>
        <w:t xml:space="preserve"> </w:t>
      </w:r>
      <w:r w:rsidR="002C038F" w:rsidRPr="006A5EAE">
        <w:rPr>
          <w:rFonts w:ascii="Helvetica" w:hAnsi="Helvetica" w:cs="Helvetica"/>
          <w:sz w:val="22"/>
          <w:szCs w:val="22"/>
        </w:rPr>
        <w:t>We</w:t>
      </w:r>
      <w:r w:rsidR="002C038F">
        <w:rPr>
          <w:rFonts w:ascii="Helvetica" w:hAnsi="Helvetica" w:cs="Helvetica"/>
          <w:sz w:val="22"/>
          <w:szCs w:val="22"/>
        </w:rPr>
        <w:t xml:space="preserve"> show that [</w:t>
      </w:r>
      <w:r w:rsidR="002C038F" w:rsidRPr="00A73A9C">
        <w:rPr>
          <w:rFonts w:ascii="Helvetica" w:hAnsi="Helvetica" w:cs="Helvetica"/>
          <w:sz w:val="22"/>
          <w:szCs w:val="22"/>
          <w:highlight w:val="yellow"/>
        </w:rPr>
        <w:t>give main result, ideally one about knowing something about ecosystem characteristics, as this will help connect to next sentence</w:t>
      </w:r>
      <w:r w:rsidR="002C038F">
        <w:rPr>
          <w:rFonts w:ascii="Helvetica" w:hAnsi="Helvetica" w:cs="Helvetica"/>
          <w:sz w:val="22"/>
          <w:szCs w:val="22"/>
        </w:rPr>
        <w:t>].</w:t>
      </w:r>
      <w:r w:rsidR="002C038F" w:rsidRPr="006A5EAE">
        <w:rPr>
          <w:rFonts w:ascii="Helvetica" w:hAnsi="Helvetica" w:cs="Helvetica"/>
          <w:sz w:val="22"/>
          <w:szCs w:val="22"/>
        </w:rPr>
        <w:t xml:space="preserve"> </w:t>
      </w:r>
      <w:r w:rsidR="002C038F">
        <w:rPr>
          <w:rFonts w:ascii="Helvetica" w:hAnsi="Helvetica" w:cs="Helvetica"/>
          <w:sz w:val="22"/>
          <w:szCs w:val="22"/>
        </w:rPr>
        <w:t>Improving our</w:t>
      </w:r>
      <w:r w:rsidRPr="00957F1F">
        <w:rPr>
          <w:rFonts w:ascii="Helvetica" w:hAnsi="Helvetica" w:cs="Helvetica"/>
          <w:sz w:val="22"/>
          <w:szCs w:val="22"/>
        </w:rPr>
        <w:t xml:space="preserve"> understanding of how ecosystem characteristics dictate the trade</w:t>
      </w:r>
      <w:r w:rsidR="00D92B83">
        <w:rPr>
          <w:rFonts w:ascii="Helvetica" w:hAnsi="Helvetica" w:cs="Helvetica"/>
          <w:sz w:val="22"/>
          <w:szCs w:val="22"/>
        </w:rPr>
        <w:t>-</w:t>
      </w:r>
      <w:r w:rsidRPr="00957F1F">
        <w:rPr>
          <w:rFonts w:ascii="Helvetica" w:hAnsi="Helvetica" w:cs="Helvetica"/>
          <w:sz w:val="22"/>
          <w:szCs w:val="22"/>
        </w:rPr>
        <w:t xml:space="preserve">off between precision in ecosystem state estimates and the costs of </w:t>
      </w:r>
      <w:r w:rsidR="002C038F">
        <w:rPr>
          <w:rFonts w:ascii="Helvetica" w:hAnsi="Helvetica" w:cs="Helvetica"/>
          <w:sz w:val="22"/>
          <w:szCs w:val="22"/>
        </w:rPr>
        <w:t>mismanagement</w:t>
      </w:r>
      <w:r w:rsidR="002C038F" w:rsidRPr="00957F1F">
        <w:rPr>
          <w:rFonts w:ascii="Helvetica" w:hAnsi="Helvetica" w:cs="Helvetica"/>
          <w:sz w:val="22"/>
          <w:szCs w:val="22"/>
        </w:rPr>
        <w:t xml:space="preserve"> </w:t>
      </w:r>
      <w:r w:rsidR="002C038F">
        <w:rPr>
          <w:rFonts w:ascii="Helvetica" w:hAnsi="Helvetica" w:cs="Helvetica"/>
          <w:sz w:val="22"/>
          <w:szCs w:val="22"/>
        </w:rPr>
        <w:t>will benefit</w:t>
      </w:r>
      <w:r w:rsidRPr="00957F1F">
        <w:rPr>
          <w:rFonts w:ascii="Helvetica" w:hAnsi="Helvetica" w:cs="Helvetica"/>
          <w:sz w:val="22"/>
          <w:szCs w:val="22"/>
        </w:rPr>
        <w:t xml:space="preserve"> agencies and managers with finite resources.</w:t>
      </w:r>
    </w:p>
    <w:p w14:paraId="303B8AA9" w14:textId="77777777" w:rsidR="00941E68" w:rsidRDefault="00941E68" w:rsidP="000105EB">
      <w:pPr>
        <w:rPr>
          <w:rFonts w:ascii="Helvetica" w:hAnsi="Helvetica" w:cs="Helvetica"/>
          <w:sz w:val="22"/>
          <w:szCs w:val="22"/>
        </w:rPr>
      </w:pPr>
    </w:p>
    <w:p w14:paraId="7743408B" w14:textId="77777777" w:rsidR="00941E68" w:rsidRDefault="00941E68" w:rsidP="000105EB">
      <w:pPr>
        <w:rPr>
          <w:rFonts w:ascii="Helvetica" w:hAnsi="Helvetica" w:cs="Helvetica"/>
          <w:sz w:val="22"/>
          <w:szCs w:val="22"/>
        </w:rPr>
      </w:pPr>
    </w:p>
    <w:p w14:paraId="6A101BD0" w14:textId="065798F1" w:rsidR="00941E68" w:rsidRPr="00682191" w:rsidRDefault="00941E68" w:rsidP="00682191">
      <w:pPr>
        <w:pStyle w:val="ListParagraph"/>
        <w:numPr>
          <w:ilvl w:val="0"/>
          <w:numId w:val="11"/>
        </w:numPr>
        <w:rPr>
          <w:rFonts w:ascii="Helvetica" w:hAnsi="Helvetica" w:cs="Helvetica"/>
          <w:b/>
          <w:sz w:val="22"/>
          <w:szCs w:val="22"/>
        </w:rPr>
      </w:pPr>
      <w:r w:rsidRPr="00682191">
        <w:rPr>
          <w:rFonts w:ascii="Helvetica" w:hAnsi="Helvetica" w:cs="Helvetica"/>
          <w:b/>
          <w:sz w:val="22"/>
          <w:szCs w:val="22"/>
        </w:rPr>
        <w:t>MAJOR ISSUES</w:t>
      </w:r>
      <w:r w:rsidR="00D9006A" w:rsidRPr="00682191">
        <w:rPr>
          <w:rFonts w:ascii="Helvetica" w:hAnsi="Helvetica" w:cs="Helvetica"/>
          <w:b/>
          <w:sz w:val="22"/>
          <w:szCs w:val="22"/>
        </w:rPr>
        <w:t xml:space="preserve"> TO ADDRESS</w:t>
      </w:r>
    </w:p>
    <w:p w14:paraId="0707FC91" w14:textId="35139A01" w:rsidR="00941E68" w:rsidRDefault="00941E68" w:rsidP="00682191">
      <w:pPr>
        <w:pStyle w:val="ListParagraph"/>
        <w:numPr>
          <w:ilvl w:val="1"/>
          <w:numId w:val="11"/>
        </w:numPr>
        <w:rPr>
          <w:rFonts w:ascii="Helvetica" w:hAnsi="Helvetica"/>
          <w:sz w:val="22"/>
          <w:szCs w:val="22"/>
        </w:rPr>
      </w:pPr>
      <w:r w:rsidRPr="008C06F3">
        <w:rPr>
          <w:rFonts w:ascii="Helvetica" w:hAnsi="Helvetica"/>
          <w:sz w:val="22"/>
          <w:szCs w:val="22"/>
        </w:rPr>
        <w:t>TE’s point a</w:t>
      </w:r>
      <w:r>
        <w:rPr>
          <w:rFonts w:ascii="Helvetica" w:hAnsi="Helvetica"/>
          <w:sz w:val="22"/>
          <w:szCs w:val="22"/>
        </w:rPr>
        <w:t>bout</w:t>
      </w:r>
      <w:r w:rsidR="000524C2">
        <w:rPr>
          <w:rFonts w:ascii="Helvetica" w:hAnsi="Helvetica"/>
          <w:sz w:val="22"/>
          <w:szCs w:val="22"/>
        </w:rPr>
        <w:t xml:space="preserve"> keeping it</w:t>
      </w:r>
      <w:r>
        <w:rPr>
          <w:rFonts w:ascii="Helvetica" w:hAnsi="Helvetica"/>
          <w:sz w:val="22"/>
          <w:szCs w:val="22"/>
        </w:rPr>
        <w:t xml:space="preserve"> general or </w:t>
      </w:r>
      <w:r w:rsidR="000524C2">
        <w:rPr>
          <w:rFonts w:ascii="Helvetica" w:hAnsi="Helvetica"/>
          <w:sz w:val="22"/>
          <w:szCs w:val="22"/>
        </w:rPr>
        <w:t xml:space="preserve">writing about </w:t>
      </w:r>
      <w:r>
        <w:rPr>
          <w:rFonts w:ascii="Helvetica" w:hAnsi="Helvetica"/>
          <w:sz w:val="22"/>
          <w:szCs w:val="22"/>
        </w:rPr>
        <w:t>fisheries</w:t>
      </w:r>
    </w:p>
    <w:p w14:paraId="11215E28" w14:textId="21FB3C81" w:rsidR="00941E68" w:rsidRDefault="002C4E99" w:rsidP="00682191">
      <w:pPr>
        <w:pStyle w:val="ListParagraph"/>
        <w:numPr>
          <w:ilvl w:val="1"/>
          <w:numId w:val="11"/>
        </w:numPr>
        <w:rPr>
          <w:rFonts w:ascii="Helvetica" w:hAnsi="Helvetica"/>
          <w:sz w:val="22"/>
          <w:szCs w:val="22"/>
        </w:rPr>
      </w:pPr>
      <w:r>
        <w:rPr>
          <w:rFonts w:ascii="Helvetica" w:hAnsi="Helvetica"/>
          <w:sz w:val="22"/>
          <w:szCs w:val="22"/>
        </w:rPr>
        <w:t>Better define</w:t>
      </w:r>
      <w:r w:rsidR="00941E68">
        <w:rPr>
          <w:rFonts w:ascii="Helvetica" w:hAnsi="Helvetica"/>
          <w:sz w:val="22"/>
          <w:szCs w:val="22"/>
        </w:rPr>
        <w:t xml:space="preserve"> management (regulatory?) threshold</w:t>
      </w:r>
    </w:p>
    <w:p w14:paraId="03D5C5A9" w14:textId="39347D4D" w:rsidR="00F00BF2" w:rsidRDefault="00F00BF2" w:rsidP="00682191">
      <w:pPr>
        <w:pStyle w:val="ListParagraph"/>
        <w:numPr>
          <w:ilvl w:val="1"/>
          <w:numId w:val="11"/>
        </w:numPr>
        <w:rPr>
          <w:rFonts w:ascii="Helvetica" w:hAnsi="Helvetica"/>
          <w:sz w:val="22"/>
          <w:szCs w:val="22"/>
        </w:rPr>
      </w:pPr>
      <w:r>
        <w:rPr>
          <w:rFonts w:ascii="Helvetica" w:hAnsi="Helvetica"/>
          <w:sz w:val="22"/>
          <w:szCs w:val="22"/>
        </w:rPr>
        <w:t>Figure 4</w:t>
      </w:r>
      <w:r w:rsidR="00FF7545">
        <w:rPr>
          <w:rFonts w:ascii="Helvetica" w:hAnsi="Helvetica"/>
          <w:sz w:val="22"/>
          <w:szCs w:val="22"/>
        </w:rPr>
        <w:t xml:space="preserve"> how to display better</w:t>
      </w:r>
    </w:p>
    <w:p w14:paraId="3B0C9B51" w14:textId="2AFF576E" w:rsidR="00F00BF2" w:rsidRDefault="0091161D" w:rsidP="00682191">
      <w:pPr>
        <w:pStyle w:val="ListParagraph"/>
        <w:numPr>
          <w:ilvl w:val="1"/>
          <w:numId w:val="11"/>
        </w:numPr>
        <w:rPr>
          <w:rFonts w:ascii="Helvetica" w:hAnsi="Helvetica"/>
          <w:sz w:val="22"/>
          <w:szCs w:val="22"/>
        </w:rPr>
      </w:pPr>
      <w:r>
        <w:rPr>
          <w:rFonts w:ascii="Helvetica" w:hAnsi="Helvetica"/>
          <w:sz w:val="22"/>
          <w:szCs w:val="22"/>
        </w:rPr>
        <w:t xml:space="preserve">Structure of </w:t>
      </w:r>
      <w:r w:rsidR="00F00BF2">
        <w:rPr>
          <w:rFonts w:ascii="Helvetica" w:hAnsi="Helvetica"/>
          <w:sz w:val="22"/>
          <w:szCs w:val="22"/>
        </w:rPr>
        <w:t xml:space="preserve">Scenario </w:t>
      </w:r>
      <w:r>
        <w:rPr>
          <w:rFonts w:ascii="Helvetica" w:hAnsi="Helvetica"/>
          <w:sz w:val="22"/>
          <w:szCs w:val="22"/>
        </w:rPr>
        <w:t>analysis</w:t>
      </w:r>
      <w:r w:rsidR="00F00BF2">
        <w:rPr>
          <w:rFonts w:ascii="Helvetica" w:hAnsi="Helvetica"/>
          <w:sz w:val="22"/>
          <w:szCs w:val="22"/>
        </w:rPr>
        <w:t xml:space="preserve"> and approach. Break up or put together? </w:t>
      </w:r>
    </w:p>
    <w:p w14:paraId="2DB7D5CE" w14:textId="3E95C640" w:rsidR="00FF7545" w:rsidRDefault="00FF7545" w:rsidP="00682191">
      <w:pPr>
        <w:pStyle w:val="ListParagraph"/>
        <w:numPr>
          <w:ilvl w:val="1"/>
          <w:numId w:val="11"/>
        </w:numPr>
        <w:rPr>
          <w:rFonts w:ascii="Helvetica" w:hAnsi="Helvetica"/>
          <w:sz w:val="22"/>
          <w:szCs w:val="22"/>
        </w:rPr>
      </w:pPr>
      <w:r>
        <w:rPr>
          <w:rFonts w:ascii="Helvetica" w:hAnsi="Helvetica"/>
          <w:sz w:val="22"/>
          <w:szCs w:val="22"/>
        </w:rPr>
        <w:t>Should we run a scenario where we look at system response when regulatory threshold is lower biomass than the biological tipping point</w:t>
      </w:r>
    </w:p>
    <w:p w14:paraId="705D994F" w14:textId="77777777" w:rsidR="00AB180D" w:rsidRDefault="00D9006A" w:rsidP="00682191">
      <w:pPr>
        <w:pStyle w:val="ListParagraph"/>
        <w:numPr>
          <w:ilvl w:val="1"/>
          <w:numId w:val="11"/>
        </w:numPr>
        <w:rPr>
          <w:rFonts w:ascii="Helvetica" w:hAnsi="Helvetica"/>
          <w:sz w:val="22"/>
          <w:szCs w:val="22"/>
        </w:rPr>
      </w:pPr>
      <w:r>
        <w:rPr>
          <w:rFonts w:ascii="Helvetica" w:hAnsi="Helvetica"/>
          <w:sz w:val="22"/>
          <w:szCs w:val="22"/>
        </w:rPr>
        <w:t>Add Box for MPA spatial information example</w:t>
      </w:r>
      <w:r w:rsidR="000524C2">
        <w:rPr>
          <w:rFonts w:ascii="Helvetica" w:hAnsi="Helvetica"/>
          <w:sz w:val="22"/>
          <w:szCs w:val="22"/>
        </w:rPr>
        <w:t xml:space="preserve">? </w:t>
      </w:r>
    </w:p>
    <w:p w14:paraId="69930B59" w14:textId="2D6CA5EE" w:rsidR="00D9006A" w:rsidRPr="00682191" w:rsidRDefault="00D9006A" w:rsidP="00682191">
      <w:pPr>
        <w:ind w:left="1080"/>
        <w:rPr>
          <w:rFonts w:ascii="Helvetica" w:hAnsi="Helvetica"/>
          <w:sz w:val="22"/>
          <w:szCs w:val="22"/>
        </w:rPr>
      </w:pPr>
      <w:r w:rsidRPr="00682191">
        <w:rPr>
          <w:rFonts w:ascii="Helvetica" w:hAnsi="Helvetica"/>
          <w:sz w:val="22"/>
          <w:szCs w:val="22"/>
        </w:rPr>
        <w:t xml:space="preserve"> </w:t>
      </w:r>
    </w:p>
    <w:p w14:paraId="270C1701" w14:textId="7430DD65" w:rsidR="00682191" w:rsidRPr="000E4BC8" w:rsidRDefault="00682191" w:rsidP="00682191">
      <w:pPr>
        <w:pStyle w:val="ListParagraph"/>
        <w:numPr>
          <w:ilvl w:val="0"/>
          <w:numId w:val="11"/>
        </w:numPr>
        <w:rPr>
          <w:rFonts w:ascii="Helvetica" w:hAnsi="Helvetica"/>
          <w:b/>
          <w:sz w:val="22"/>
          <w:szCs w:val="22"/>
        </w:rPr>
      </w:pPr>
      <w:r>
        <w:rPr>
          <w:rFonts w:ascii="Helvetica" w:hAnsi="Helvetica"/>
          <w:b/>
          <w:sz w:val="22"/>
          <w:szCs w:val="22"/>
        </w:rPr>
        <w:t>HELP LIST</w:t>
      </w:r>
      <w:r w:rsidRPr="000E4BC8">
        <w:rPr>
          <w:rFonts w:ascii="Helvetica" w:hAnsi="Helvetica"/>
          <w:b/>
          <w:sz w:val="22"/>
          <w:szCs w:val="22"/>
        </w:rPr>
        <w:t xml:space="preserve"> FOR </w:t>
      </w:r>
      <w:r>
        <w:rPr>
          <w:rFonts w:ascii="Helvetica" w:hAnsi="Helvetica"/>
          <w:b/>
          <w:sz w:val="22"/>
          <w:szCs w:val="22"/>
        </w:rPr>
        <w:t>COAUTHORS</w:t>
      </w:r>
    </w:p>
    <w:p w14:paraId="164D44DB" w14:textId="77777777" w:rsidR="00682191" w:rsidRDefault="00682191" w:rsidP="00682191">
      <w:pPr>
        <w:pStyle w:val="ListParagraph"/>
        <w:numPr>
          <w:ilvl w:val="1"/>
          <w:numId w:val="11"/>
        </w:numPr>
        <w:rPr>
          <w:rFonts w:ascii="Helvetica" w:hAnsi="Helvetica"/>
          <w:sz w:val="22"/>
          <w:szCs w:val="22"/>
        </w:rPr>
      </w:pPr>
      <w:r w:rsidRPr="00A516BD">
        <w:rPr>
          <w:rFonts w:ascii="Helvetica" w:hAnsi="Helvetica"/>
          <w:b/>
          <w:sz w:val="22"/>
          <w:szCs w:val="22"/>
        </w:rPr>
        <w:t>JL</w:t>
      </w:r>
      <w:r>
        <w:rPr>
          <w:rFonts w:ascii="Helvetica" w:hAnsi="Helvetica"/>
          <w:sz w:val="22"/>
          <w:szCs w:val="22"/>
        </w:rPr>
        <w:t xml:space="preserve">: and/or feedback on and editing of discussion paragraph about incentives and economics of who pays for the fishery. Contextualize with value of information in the economics literature. </w:t>
      </w:r>
    </w:p>
    <w:p w14:paraId="2D574F24" w14:textId="77777777" w:rsidR="00682191" w:rsidRPr="00527C70" w:rsidRDefault="00682191" w:rsidP="00682191">
      <w:pPr>
        <w:pStyle w:val="ListParagraph"/>
        <w:numPr>
          <w:ilvl w:val="1"/>
          <w:numId w:val="11"/>
        </w:numPr>
        <w:rPr>
          <w:rFonts w:ascii="Helvetica" w:hAnsi="Helvetica"/>
          <w:sz w:val="22"/>
          <w:szCs w:val="22"/>
        </w:rPr>
      </w:pPr>
      <w:r w:rsidRPr="00A516BD">
        <w:rPr>
          <w:rFonts w:ascii="Helvetica" w:hAnsi="Helvetica"/>
          <w:b/>
          <w:sz w:val="22"/>
          <w:szCs w:val="22"/>
        </w:rPr>
        <w:t>JL</w:t>
      </w:r>
      <w:r>
        <w:rPr>
          <w:rFonts w:ascii="Helvetica" w:hAnsi="Helvetica"/>
          <w:sz w:val="22"/>
          <w:szCs w:val="22"/>
        </w:rPr>
        <w:t xml:space="preserve">: offer insight into figure 4 and 4s to think of better way to display. </w:t>
      </w:r>
    </w:p>
    <w:p w14:paraId="0983D9CB" w14:textId="761927E0" w:rsidR="00682191"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CW</w:t>
      </w:r>
      <w:r>
        <w:rPr>
          <w:rFonts w:ascii="Helvetica" w:hAnsi="Helvetica"/>
          <w:sz w:val="22"/>
          <w:szCs w:val="22"/>
        </w:rPr>
        <w:t xml:space="preserve"> write a 500 word box</w:t>
      </w:r>
      <w:r w:rsidR="00F920B2">
        <w:rPr>
          <w:rFonts w:ascii="Helvetica" w:hAnsi="Helvetica"/>
          <w:sz w:val="22"/>
          <w:szCs w:val="22"/>
        </w:rPr>
        <w:t>/fig</w:t>
      </w:r>
      <w:r>
        <w:rPr>
          <w:rFonts w:ascii="Helvetica" w:hAnsi="Helvetica"/>
          <w:sz w:val="22"/>
          <w:szCs w:val="22"/>
        </w:rPr>
        <w:t xml:space="preserve"> as a case study  </w:t>
      </w:r>
    </w:p>
    <w:p w14:paraId="2246FFB0" w14:textId="77777777" w:rsidR="00682191" w:rsidRPr="00C83F8C" w:rsidRDefault="00682191" w:rsidP="00682191">
      <w:pPr>
        <w:pStyle w:val="ListParagraph"/>
        <w:numPr>
          <w:ilvl w:val="2"/>
          <w:numId w:val="11"/>
        </w:numPr>
        <w:rPr>
          <w:rFonts w:ascii="Helvetica" w:hAnsi="Helvetica"/>
          <w:sz w:val="22"/>
          <w:szCs w:val="22"/>
        </w:rPr>
      </w:pPr>
      <w:r>
        <w:rPr>
          <w:rFonts w:ascii="Helvetica" w:hAnsi="Helvetica"/>
          <w:sz w:val="22"/>
          <w:szCs w:val="22"/>
        </w:rPr>
        <w:t xml:space="preserve">MPA etc. Citations: </w: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 </w:instrTex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EN.CITE.DATA </w:instrText>
      </w:r>
      <w:r>
        <w:rPr>
          <w:rFonts w:ascii="Helvetica" w:hAnsi="Helvetica"/>
          <w:sz w:val="22"/>
          <w:szCs w:val="22"/>
        </w:rPr>
      </w:r>
      <w:r>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Pr>
          <w:rFonts w:ascii="Helvetica" w:hAnsi="Helvetica"/>
          <w:noProof/>
          <w:sz w:val="22"/>
          <w:szCs w:val="22"/>
        </w:rPr>
        <w:t>(Grafton</w:t>
      </w:r>
      <w:r w:rsidRPr="006C270B">
        <w:rPr>
          <w:rFonts w:ascii="Helvetica" w:hAnsi="Helvetica"/>
          <w:i/>
          <w:noProof/>
          <w:sz w:val="22"/>
          <w:szCs w:val="22"/>
        </w:rPr>
        <w:t xml:space="preserve"> et al.</w:t>
      </w:r>
      <w:r>
        <w:rPr>
          <w:rFonts w:ascii="Helvetica" w:hAnsi="Helvetica"/>
          <w:noProof/>
          <w:sz w:val="22"/>
          <w:szCs w:val="22"/>
        </w:rPr>
        <w:t xml:space="preserve"> 2005; Sethi</w:t>
      </w:r>
      <w:r w:rsidRPr="006C270B">
        <w:rPr>
          <w:rFonts w:ascii="Helvetica" w:hAnsi="Helvetica"/>
          <w:i/>
          <w:noProof/>
          <w:sz w:val="22"/>
          <w:szCs w:val="22"/>
        </w:rPr>
        <w:t xml:space="preserve"> et al.</w:t>
      </w:r>
      <w:r>
        <w:rPr>
          <w:rFonts w:ascii="Helvetica" w:hAnsi="Helvetica"/>
          <w:noProof/>
          <w:sz w:val="22"/>
          <w:szCs w:val="22"/>
        </w:rPr>
        <w:t xml:space="preserve"> 2005; Costello &amp; Polasky 2008; Costello</w:t>
      </w:r>
      <w:r w:rsidRPr="006C270B">
        <w:rPr>
          <w:rFonts w:ascii="Helvetica" w:hAnsi="Helvetica"/>
          <w:i/>
          <w:noProof/>
          <w:sz w:val="22"/>
          <w:szCs w:val="22"/>
        </w:rPr>
        <w:t xml:space="preserve"> et al.</w:t>
      </w:r>
      <w:r>
        <w:rPr>
          <w:rFonts w:ascii="Helvetica" w:hAnsi="Helvetica"/>
          <w:noProof/>
          <w:sz w:val="22"/>
          <w:szCs w:val="22"/>
        </w:rPr>
        <w:t xml:space="preserve"> 2010; Polasky</w:t>
      </w:r>
      <w:r w:rsidRPr="006C270B">
        <w:rPr>
          <w:rFonts w:ascii="Helvetica" w:hAnsi="Helvetica"/>
          <w:i/>
          <w:noProof/>
          <w:sz w:val="22"/>
          <w:szCs w:val="22"/>
        </w:rPr>
        <w:t xml:space="preserve"> et al.</w:t>
      </w:r>
      <w:r>
        <w:rPr>
          <w:rFonts w:ascii="Helvetica" w:hAnsi="Helvetica"/>
          <w:noProof/>
          <w:sz w:val="22"/>
          <w:szCs w:val="22"/>
        </w:rPr>
        <w:t xml:space="preserve"> 2011)</w:t>
      </w:r>
      <w:r>
        <w:rPr>
          <w:rFonts w:ascii="Helvetica" w:hAnsi="Helvetica"/>
          <w:sz w:val="22"/>
          <w:szCs w:val="22"/>
        </w:rPr>
        <w:fldChar w:fldCharType="end"/>
      </w:r>
      <w:r w:rsidRPr="005A02B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Pr>
          <w:rFonts w:ascii="Helvetica" w:hAnsi="Helvetica"/>
          <w:sz w:val="22"/>
          <w:szCs w:val="22"/>
        </w:rPr>
        <w:fldChar w:fldCharType="separate"/>
      </w:r>
      <w:r>
        <w:rPr>
          <w:rFonts w:ascii="Helvetica" w:hAnsi="Helvetica"/>
          <w:noProof/>
          <w:sz w:val="22"/>
          <w:szCs w:val="22"/>
        </w:rPr>
        <w:t>(Mangel 2000)</w:t>
      </w:r>
      <w:r>
        <w:rPr>
          <w:rFonts w:ascii="Helvetica" w:hAnsi="Helvetica"/>
          <w:sz w:val="22"/>
          <w:szCs w:val="22"/>
        </w:rPr>
        <w:fldChar w:fldCharType="end"/>
      </w:r>
      <w:r w:rsidRPr="00DD6B4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(Stefansson &amp; Rosenberg 2005)</w:t>
      </w:r>
      <w:r>
        <w:rPr>
          <w:rFonts w:ascii="Helvetica" w:hAnsi="Helvetica"/>
          <w:sz w:val="22"/>
          <w:szCs w:val="22"/>
        </w:rPr>
        <w:fldChar w:fldCharType="end"/>
      </w:r>
    </w:p>
    <w:p w14:paraId="18CBCC98" w14:textId="7DE81A9B" w:rsidR="00682191" w:rsidRPr="00570D99"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BH</w:t>
      </w:r>
      <w:r w:rsidRPr="00570D99">
        <w:rPr>
          <w:rFonts w:ascii="Helvetica" w:hAnsi="Helvetica"/>
          <w:sz w:val="22"/>
          <w:szCs w:val="22"/>
        </w:rPr>
        <w:t xml:space="preserve"> </w:t>
      </w:r>
      <w:r w:rsidR="006C7566">
        <w:rPr>
          <w:rFonts w:ascii="Helvetica" w:hAnsi="Helvetica"/>
          <w:sz w:val="22"/>
          <w:szCs w:val="22"/>
        </w:rPr>
        <w:t>make</w:t>
      </w:r>
      <w:r w:rsidRPr="00570D99">
        <w:rPr>
          <w:rFonts w:ascii="Helvetica" w:hAnsi="Helvetica"/>
          <w:sz w:val="22"/>
          <w:szCs w:val="22"/>
        </w:rPr>
        <w:t xml:space="preserve"> </w:t>
      </w:r>
      <w:r w:rsidR="006C7566">
        <w:rPr>
          <w:rFonts w:ascii="Helvetica" w:hAnsi="Helvetica"/>
          <w:sz w:val="22"/>
          <w:szCs w:val="22"/>
        </w:rPr>
        <w:t>definition of</w:t>
      </w:r>
      <w:r w:rsidRPr="00570D99">
        <w:rPr>
          <w:rFonts w:ascii="Helvetica" w:hAnsi="Helvetica"/>
          <w:sz w:val="22"/>
          <w:szCs w:val="22"/>
        </w:rPr>
        <w:t xml:space="preserve"> safe operating space</w:t>
      </w:r>
      <w:r w:rsidR="006C7566">
        <w:rPr>
          <w:rFonts w:ascii="Helvetica" w:hAnsi="Helvetica"/>
          <w:sz w:val="22"/>
          <w:szCs w:val="22"/>
        </w:rPr>
        <w:t xml:space="preserve"> crystal clear in introduction/methods</w:t>
      </w:r>
      <w:r w:rsidRPr="00570D99">
        <w:rPr>
          <w:rFonts w:ascii="Helvetica" w:hAnsi="Helvetica"/>
          <w:sz w:val="22"/>
          <w:szCs w:val="22"/>
        </w:rPr>
        <w:t xml:space="preserve"> </w:t>
      </w:r>
      <w:r w:rsidRPr="00570D99">
        <w:rPr>
          <w:rFonts w:ascii="Helvetica" w:hAnsi="Helvetica"/>
          <w:sz w:val="22"/>
          <w:szCs w:val="22"/>
        </w:rPr>
        <w:fldChar w:fldCharType="begin"/>
      </w:r>
      <w:r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Pr="00570D99">
        <w:rPr>
          <w:rFonts w:ascii="Helvetica" w:hAnsi="Helvetica"/>
          <w:sz w:val="22"/>
          <w:szCs w:val="22"/>
        </w:rPr>
        <w:fldChar w:fldCharType="separate"/>
      </w:r>
      <w:r w:rsidRPr="00570D99">
        <w:rPr>
          <w:rFonts w:ascii="Helvetica" w:hAnsi="Helvetica"/>
          <w:noProof/>
          <w:sz w:val="22"/>
          <w:szCs w:val="22"/>
        </w:rPr>
        <w:t>(Rockström</w:t>
      </w:r>
      <w:r w:rsidRPr="00570D99">
        <w:rPr>
          <w:rFonts w:ascii="Helvetica" w:hAnsi="Helvetica"/>
          <w:i/>
          <w:noProof/>
          <w:sz w:val="22"/>
          <w:szCs w:val="22"/>
        </w:rPr>
        <w:t xml:space="preserve"> et al.</w:t>
      </w:r>
      <w:r w:rsidRPr="00570D99">
        <w:rPr>
          <w:rFonts w:ascii="Helvetica" w:hAnsi="Helvetica"/>
          <w:noProof/>
          <w:sz w:val="22"/>
          <w:szCs w:val="22"/>
        </w:rPr>
        <w:t xml:space="preserve"> 2009)</w:t>
      </w:r>
      <w:r w:rsidRPr="00570D99">
        <w:rPr>
          <w:rFonts w:ascii="Helvetica" w:hAnsi="Helvetica"/>
          <w:sz w:val="22"/>
          <w:szCs w:val="22"/>
        </w:rPr>
        <w:fldChar w:fldCharType="end"/>
      </w:r>
      <w:r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D74ABE6" w14:textId="54C47E7C" w:rsidR="00682191"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PL</w:t>
      </w:r>
      <w:r>
        <w:rPr>
          <w:rFonts w:ascii="Helvetica" w:hAnsi="Helvetica"/>
          <w:sz w:val="22"/>
          <w:szCs w:val="22"/>
        </w:rPr>
        <w:t xml:space="preserve"> and/or Ann</w:t>
      </w:r>
      <w:r w:rsidR="00E957C2">
        <w:rPr>
          <w:rFonts w:ascii="Helvetica" w:hAnsi="Helvetica"/>
          <w:sz w:val="22"/>
          <w:szCs w:val="22"/>
        </w:rPr>
        <w:t>e</w:t>
      </w:r>
      <w:r>
        <w:rPr>
          <w:rFonts w:ascii="Helvetica" w:hAnsi="Helvetica"/>
          <w:sz w:val="22"/>
          <w:szCs w:val="22"/>
        </w:rPr>
        <w:t xml:space="preserve"> S</w:t>
      </w:r>
      <w:r w:rsidR="00E957C2">
        <w:rPr>
          <w:rFonts w:ascii="Helvetica" w:hAnsi="Helvetica"/>
          <w:sz w:val="22"/>
          <w:szCs w:val="22"/>
        </w:rPr>
        <w:t>.</w:t>
      </w:r>
      <w:r>
        <w:rPr>
          <w:rFonts w:ascii="Helvetica" w:hAnsi="Helvetica"/>
          <w:sz w:val="22"/>
          <w:szCs w:val="22"/>
        </w:rPr>
        <w:t xml:space="preserve"> edit paragraph in discussion about how value of information depends on the stakeholder. </w:t>
      </w:r>
    </w:p>
    <w:p w14:paraId="1A4557B1" w14:textId="77777777" w:rsidR="00682191" w:rsidRDefault="00682191" w:rsidP="00682191">
      <w:pPr>
        <w:pStyle w:val="ListParagraph"/>
        <w:numPr>
          <w:ilvl w:val="1"/>
          <w:numId w:val="11"/>
        </w:numPr>
        <w:rPr>
          <w:rFonts w:ascii="Helvetica" w:hAnsi="Helvetica"/>
          <w:sz w:val="22"/>
          <w:szCs w:val="22"/>
        </w:rPr>
      </w:pPr>
      <w:r w:rsidRPr="0088392A">
        <w:rPr>
          <w:rFonts w:ascii="Helvetica" w:hAnsi="Helvetica"/>
          <w:b/>
          <w:sz w:val="22"/>
          <w:szCs w:val="22"/>
        </w:rPr>
        <w:t>JS</w:t>
      </w:r>
      <w:r>
        <w:rPr>
          <w:rFonts w:ascii="Helvetica" w:hAnsi="Helvetica"/>
          <w:sz w:val="22"/>
          <w:szCs w:val="22"/>
        </w:rPr>
        <w:t xml:space="preserve"> to dig into </w:t>
      </w:r>
      <w:proofErr w:type="spellStart"/>
      <w:r>
        <w:rPr>
          <w:rFonts w:ascii="Helvetica" w:hAnsi="Helvetica"/>
          <w:sz w:val="22"/>
          <w:szCs w:val="22"/>
        </w:rPr>
        <w:t>neubauer</w:t>
      </w:r>
      <w:proofErr w:type="spellEnd"/>
      <w:r>
        <w:rPr>
          <w:rFonts w:ascii="Helvetica" w:hAnsi="Helvetica"/>
          <w:sz w:val="22"/>
          <w:szCs w:val="22"/>
        </w:rPr>
        <w:t xml:space="preserve"> table to ask what natural range of harvest rates are in fisheries.</w:t>
      </w:r>
    </w:p>
    <w:p w14:paraId="7141E675" w14:textId="4218540D" w:rsidR="00682191" w:rsidRDefault="00682191" w:rsidP="00682191">
      <w:pPr>
        <w:pStyle w:val="ListParagraph"/>
        <w:numPr>
          <w:ilvl w:val="1"/>
          <w:numId w:val="11"/>
        </w:numPr>
        <w:rPr>
          <w:rFonts w:ascii="Helvetica" w:hAnsi="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p>
    <w:p w14:paraId="7C35F99D" w14:textId="0B1A987F" w:rsidR="00B75DF6" w:rsidRPr="002464C0" w:rsidRDefault="00B75DF6" w:rsidP="00682191">
      <w:pPr>
        <w:pStyle w:val="ListParagraph"/>
        <w:numPr>
          <w:ilvl w:val="1"/>
          <w:numId w:val="11"/>
        </w:numPr>
        <w:rPr>
          <w:rFonts w:ascii="Helvetica" w:hAnsi="Helvetica"/>
          <w:sz w:val="22"/>
          <w:szCs w:val="22"/>
        </w:rPr>
      </w:pPr>
      <w:r w:rsidRPr="0088392A">
        <w:rPr>
          <w:rFonts w:ascii="Helvetica" w:hAnsi="Helvetica"/>
          <w:b/>
          <w:sz w:val="22"/>
          <w:szCs w:val="22"/>
        </w:rPr>
        <w:t>TE/AS</w:t>
      </w:r>
      <w:r>
        <w:rPr>
          <w:rFonts w:ascii="Helvetica" w:hAnsi="Helvetica"/>
          <w:sz w:val="22"/>
          <w:szCs w:val="22"/>
        </w:rPr>
        <w:t xml:space="preserve">: Add </w:t>
      </w:r>
      <w:proofErr w:type="spellStart"/>
      <w:proofErr w:type="gramStart"/>
      <w:r>
        <w:rPr>
          <w:rFonts w:ascii="Helvetica" w:hAnsi="Helvetica"/>
          <w:sz w:val="22"/>
          <w:szCs w:val="22"/>
        </w:rPr>
        <w:t>autocorrelated</w:t>
      </w:r>
      <w:proofErr w:type="spellEnd"/>
      <w:r>
        <w:rPr>
          <w:rFonts w:ascii="Helvetica" w:hAnsi="Helvetica"/>
          <w:sz w:val="22"/>
          <w:szCs w:val="22"/>
        </w:rPr>
        <w:t xml:space="preserve"> monitoring</w:t>
      </w:r>
      <w:proofErr w:type="gramEnd"/>
      <w:r>
        <w:rPr>
          <w:rFonts w:ascii="Helvetica" w:hAnsi="Helvetica"/>
          <w:sz w:val="22"/>
          <w:szCs w:val="22"/>
        </w:rPr>
        <w:t xml:space="preserve"> error.</w:t>
      </w:r>
    </w:p>
    <w:p w14:paraId="21AE673D" w14:textId="77777777" w:rsidR="00682191" w:rsidRPr="00682191" w:rsidRDefault="00682191" w:rsidP="00682191">
      <w:pPr>
        <w:ind w:left="360"/>
        <w:rPr>
          <w:rFonts w:ascii="Helvetica" w:hAnsi="Helvetica"/>
          <w:sz w:val="22"/>
          <w:szCs w:val="22"/>
        </w:rPr>
      </w:pPr>
    </w:p>
    <w:p w14:paraId="3A959DD2" w14:textId="77777777" w:rsidR="00A516BD" w:rsidRDefault="00A516BD">
      <w:pPr>
        <w:rPr>
          <w:rFonts w:ascii="Helvetica" w:hAnsi="Helvetica"/>
          <w:b/>
          <w:sz w:val="22"/>
          <w:szCs w:val="22"/>
        </w:rPr>
      </w:pPr>
      <w:r>
        <w:rPr>
          <w:rFonts w:ascii="Helvetica" w:hAnsi="Helvetica"/>
          <w:b/>
          <w:sz w:val="22"/>
          <w:szCs w:val="22"/>
        </w:rPr>
        <w:br w:type="page"/>
      </w:r>
    </w:p>
    <w:p w14:paraId="14A86F73" w14:textId="36A38798" w:rsidR="00EA4926" w:rsidRPr="00957F1F" w:rsidRDefault="00EA4926" w:rsidP="00EA4926">
      <w:pPr>
        <w:rPr>
          <w:rFonts w:ascii="Helvetica" w:hAnsi="Helvetica"/>
          <w:b/>
          <w:sz w:val="22"/>
          <w:szCs w:val="22"/>
        </w:rPr>
      </w:pPr>
      <w:r w:rsidRPr="00957F1F">
        <w:rPr>
          <w:rFonts w:ascii="Helvetica" w:hAnsi="Helvetica"/>
          <w:b/>
          <w:sz w:val="22"/>
          <w:szCs w:val="22"/>
        </w:rPr>
        <w:lastRenderedPageBreak/>
        <w:t>INTRODUCTION</w:t>
      </w:r>
    </w:p>
    <w:p w14:paraId="1CC8475A" w14:textId="77777777" w:rsidR="00EA4926" w:rsidRPr="00957F1F" w:rsidRDefault="00EA4926" w:rsidP="00EA4926">
      <w:pPr>
        <w:rPr>
          <w:rFonts w:ascii="Helvetica" w:hAnsi="Helvetica"/>
          <w:b/>
          <w:sz w:val="22"/>
          <w:szCs w:val="22"/>
        </w:rPr>
      </w:pPr>
    </w:p>
    <w:p w14:paraId="4A66007E" w14:textId="1F20594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w:t>
      </w:r>
      <w:del w:id="10" w:author="John Lynham" w:date="2015-11-11T11:05:00Z">
        <w:r w:rsidR="00EE6528" w:rsidRPr="0093151E" w:rsidDel="00396EAC">
          <w:rPr>
            <w:rFonts w:ascii="Helvetica" w:hAnsi="Helvetica"/>
            <w:sz w:val="22"/>
            <w:szCs w:val="22"/>
          </w:rPr>
          <w:delText xml:space="preserve">cultural </w:delText>
        </w:r>
      </w:del>
      <w:ins w:id="11" w:author="John Lynham" w:date="2015-11-11T11:05:00Z">
        <w:r w:rsidR="00396EAC">
          <w:rPr>
            <w:rFonts w:ascii="Helvetica" w:hAnsi="Helvetica"/>
            <w:sz w:val="22"/>
            <w:szCs w:val="22"/>
          </w:rPr>
          <w:t>socia</w:t>
        </w:r>
        <w:r w:rsidR="00396EAC" w:rsidRPr="0093151E">
          <w:rPr>
            <w:rFonts w:ascii="Helvetica" w:hAnsi="Helvetica"/>
            <w:sz w:val="22"/>
            <w:szCs w:val="22"/>
          </w:rPr>
          <w:t xml:space="preserve">l </w:t>
        </w:r>
      </w:ins>
      <w:r w:rsidR="00EE6528" w:rsidRPr="0093151E">
        <w:rPr>
          <w:rFonts w:ascii="Helvetica" w:hAnsi="Helvetica"/>
          <w:sz w:val="22"/>
          <w:szCs w:val="22"/>
        </w:rPr>
        <w:t xml:space="preserve">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w:t>
      </w:r>
      <w:del w:id="12" w:author="John Lynham" w:date="2015-11-11T11:05:00Z">
        <w:r w:rsidR="00E9046F" w:rsidDel="00396EAC">
          <w:rPr>
            <w:rFonts w:ascii="Helvetica" w:hAnsi="Helvetica"/>
            <w:sz w:val="22"/>
            <w:szCs w:val="22"/>
          </w:rPr>
          <w:delText xml:space="preserve">can </w:delText>
        </w:r>
      </w:del>
      <w:ins w:id="13" w:author="John Lynham" w:date="2015-11-11T11:05:00Z">
        <w:r w:rsidR="00396EAC">
          <w:rPr>
            <w:rFonts w:ascii="Helvetica" w:hAnsi="Helvetica"/>
            <w:sz w:val="22"/>
            <w:szCs w:val="22"/>
          </w:rPr>
          <w:t xml:space="preserve">to </w:t>
        </w:r>
      </w:ins>
      <w:r w:rsidR="00E9046F">
        <w:rPr>
          <w:rFonts w:ascii="Helvetica" w:hAnsi="Helvetica"/>
          <w:sz w:val="22"/>
          <w:szCs w:val="22"/>
        </w:rPr>
        <w:t>shift from coral to algae</w:t>
      </w:r>
      <w:r w:rsidR="008D30B9">
        <w:rPr>
          <w:rFonts w:ascii="Helvetica" w:hAnsi="Helvetica"/>
          <w:sz w:val="22"/>
          <w:szCs w:val="22"/>
        </w:rPr>
        <w:t xml:space="preserve"> dominated states</w:t>
      </w:r>
      <w:r w:rsidR="002B1D5B" w:rsidRPr="002B1D5B">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2B1D5B">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263781">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263781">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263781">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A624FE"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A624FE"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A624FE"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ins w:id="14" w:author="John Lynham" w:date="2015-11-11T11:05:00Z">
        <w:r w:rsidR="00396EAC">
          <w:rPr>
            <w:rFonts w:ascii="Helvetica" w:hAnsi="Helvetica"/>
            <w:sz w:val="22"/>
            <w:szCs w:val="22"/>
          </w:rPr>
          <w:t>,</w:t>
        </w:r>
      </w:ins>
      <w:r w:rsidR="00EA75D8">
        <w:rPr>
          <w:rFonts w:ascii="Helvetica" w:hAnsi="Helvetica"/>
          <w:sz w:val="22"/>
          <w:szCs w:val="22"/>
        </w:rPr>
        <w:t xml:space="preserve"> managers 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management thresholds below which management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1F41EF">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1F41EF">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1F41EF">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w:t>
      </w:r>
      <w:ins w:id="15" w:author="John Lynham" w:date="2015-11-11T11:08:00Z">
        <w:r w:rsidR="00396EAC">
          <w:rPr>
            <w:rFonts w:ascii="Helvetica" w:hAnsi="Helvetica"/>
            <w:sz w:val="22"/>
            <w:szCs w:val="22"/>
          </w:rPr>
          <w:t>,</w:t>
        </w:r>
      </w:ins>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del w:id="16" w:author="John Lynham" w:date="2015-11-11T11:08:00Z">
        <w:r w:rsidR="001C6065" w:rsidRPr="0093151E" w:rsidDel="00396EAC">
          <w:rPr>
            <w:rFonts w:ascii="Helvetica" w:hAnsi="Helvetica"/>
            <w:sz w:val="22"/>
            <w:szCs w:val="22"/>
          </w:rPr>
          <w:delText>can resource managers</w:delText>
        </w:r>
      </w:del>
      <w:ins w:id="17" w:author="John Lynham" w:date="2015-11-11T11:08:00Z">
        <w:r w:rsidR="00396EAC">
          <w:rPr>
            <w:rFonts w:ascii="Helvetica" w:hAnsi="Helvetica"/>
            <w:sz w:val="22"/>
            <w:szCs w:val="22"/>
          </w:rPr>
          <w:t>to</w:t>
        </w:r>
      </w:ins>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w:t>
      </w:r>
      <w:del w:id="18" w:author="John Lynham" w:date="2015-11-11T11:09:00Z">
        <w:r w:rsidR="001C6065" w:rsidRPr="0093151E" w:rsidDel="00396EAC">
          <w:rPr>
            <w:rFonts w:ascii="Helvetica" w:hAnsi="Helvetica"/>
            <w:sz w:val="22"/>
            <w:szCs w:val="22"/>
          </w:rPr>
          <w:delText>economic and cultural</w:delText>
        </w:r>
      </w:del>
      <w:ins w:id="19" w:author="John Lynham" w:date="2015-11-11T11:09:00Z">
        <w:r w:rsidR="00396EAC">
          <w:rPr>
            <w:rFonts w:ascii="Helvetica" w:hAnsi="Helvetica"/>
            <w:sz w:val="22"/>
            <w:szCs w:val="22"/>
          </w:rPr>
          <w:t>major</w:t>
        </w:r>
      </w:ins>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E26A63">
        <w:rPr>
          <w:rFonts w:ascii="Helvetica" w:hAnsi="Helvetica"/>
          <w:sz w:val="22"/>
          <w:szCs w:val="22"/>
        </w:rPr>
        <w:t>?</w:t>
      </w:r>
    </w:p>
    <w:p w14:paraId="60FDCFE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041D2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6C8673FA"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7D1C2C43"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3CDAFCA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381B6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0A9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470F037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2603D6AD"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C4F6F6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71CA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507957FE" w14:textId="23C32515" w:rsidR="00882F29" w:rsidRPr="00DF1784"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w:t>
      </w:r>
      <w:r>
        <w:rPr>
          <w:rFonts w:ascii="ff3" w:eastAsia="Times New Roman" w:hAnsi="ff3" w:cs="Times New Roman"/>
          <w:color w:val="000000"/>
          <w:sz w:val="120"/>
          <w:szCs w:val="120"/>
        </w:rPr>
        <w:t>changes</w:t>
      </w:r>
    </w:p>
    <w:p w14:paraId="462DAF79" w14:textId="1EF0B3C5"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20"/>
      <w:r w:rsidRPr="00957F1F">
        <w:rPr>
          <w:rFonts w:ascii="Helvetica" w:hAnsi="Helvetica"/>
          <w:sz w:val="22"/>
          <w:szCs w:val="22"/>
        </w:rPr>
        <w:t>maximize ecosystem services</w:t>
      </w:r>
      <w:commentRangeEnd w:id="20"/>
      <w:r w:rsidR="00622E61">
        <w:rPr>
          <w:rStyle w:val="CommentReference"/>
        </w:rPr>
        <w:commentReference w:id="20"/>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w:t>
      </w:r>
      <w:del w:id="21" w:author="John Lynham" w:date="2015-11-11T11:10:00Z">
        <w:r w:rsidR="00AC7FCC" w:rsidRPr="002A3B6B" w:rsidDel="00C03E06">
          <w:rPr>
            <w:rFonts w:ascii="Helvetica" w:hAnsi="Helvetica"/>
            <w:sz w:val="22"/>
            <w:szCs w:val="22"/>
          </w:rPr>
          <w:delText xml:space="preserve">then </w:delText>
        </w:r>
      </w:del>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1F41EF" w:rsidRPr="00255456">
        <w:rPr>
          <w:rFonts w:ascii="Helvetica" w:hAnsi="Helvetica"/>
          <w:sz w:val="22"/>
          <w:szCs w:val="22"/>
        </w:rPr>
      </w:r>
      <w:r w:rsidR="001F41EF" w:rsidRPr="00255456">
        <w:rPr>
          <w:rFonts w:ascii="Helvetica" w:hAnsi="Helvetica"/>
          <w:sz w:val="22"/>
          <w:szCs w:val="22"/>
        </w:rPr>
        <w:fldChar w:fldCharType="end"/>
      </w:r>
      <w:r w:rsidR="001F41EF" w:rsidRPr="00255456">
        <w:rPr>
          <w:rFonts w:ascii="Helvetica" w:hAnsi="Helvetica"/>
          <w:sz w:val="22"/>
          <w:szCs w:val="22"/>
        </w:rPr>
      </w:r>
      <w:r w:rsidR="001F41EF"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1F41EF"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needs are costly, so their benefits need to be weigh</w:t>
      </w:r>
      <w:del w:id="22" w:author="John Lynham" w:date="2015-11-11T11:11:00Z">
        <w:r w:rsidR="00BB6688" w:rsidDel="00C03E06">
          <w:rPr>
            <w:rFonts w:ascii="Helvetica" w:hAnsi="Helvetica"/>
            <w:sz w:val="22"/>
            <w:szCs w:val="22"/>
          </w:rPr>
          <w:delText>t</w:delText>
        </w:r>
      </w:del>
      <w:proofErr w:type="gramStart"/>
      <w:r w:rsidR="00BB6688">
        <w:rPr>
          <w:rFonts w:ascii="Helvetica" w:hAnsi="Helvetica"/>
          <w:sz w:val="22"/>
          <w:szCs w:val="22"/>
        </w:rPr>
        <w:t>ed</w:t>
      </w:r>
      <w:proofErr w:type="gramEnd"/>
      <w:r w:rsidR="00BB6688">
        <w:rPr>
          <w:rFonts w:ascii="Helvetica" w:hAnsi="Helvetica"/>
          <w:sz w:val="22"/>
          <w:szCs w:val="22"/>
        </w:rPr>
        <w:t xml:space="preserve">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23"/>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23"/>
      <w:r w:rsidR="00B00779">
        <w:rPr>
          <w:rStyle w:val="CommentReference"/>
        </w:rPr>
        <w:commentReference w:id="23"/>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61B19CA8" w14:textId="646A957B"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proofErr w:type="gramStart"/>
      <w:r w:rsidR="009F6B92">
        <w:rPr>
          <w:rFonts w:ascii="Helvetica" w:hAnsi="Helvetica"/>
          <w:sz w:val="22"/>
          <w:szCs w:val="22"/>
        </w:rPr>
        <w:t>evaluate</w:t>
      </w:r>
      <w:r w:rsidR="0054657C" w:rsidRPr="00614769">
        <w:rPr>
          <w:rFonts w:ascii="Helvetica" w:hAnsi="Helvetica"/>
          <w:sz w:val="22"/>
          <w:szCs w:val="22"/>
        </w:rPr>
        <w:t xml:space="preserve"> </w:t>
      </w:r>
      <w:commentRangeStart w:id="24"/>
      <w:r w:rsidR="00D87B47" w:rsidRPr="00614769">
        <w:rPr>
          <w:rFonts w:ascii="Helvetica" w:hAnsi="Helvetica"/>
          <w:sz w:val="22"/>
          <w:szCs w:val="22"/>
        </w:rPr>
        <w:t xml:space="preserve"> </w:t>
      </w:r>
      <w:r w:rsidR="006D4E5F">
        <w:rPr>
          <w:rFonts w:ascii="Helvetica" w:hAnsi="Helvetica"/>
          <w:sz w:val="22"/>
          <w:szCs w:val="22"/>
        </w:rPr>
        <w:t>different</w:t>
      </w:r>
      <w:proofErr w:type="gramEnd"/>
      <w:r w:rsidR="006D4E5F">
        <w:rPr>
          <w:rFonts w:ascii="Helvetica" w:hAnsi="Helvetica"/>
          <w:sz w:val="22"/>
          <w:szCs w:val="22"/>
        </w:rPr>
        <w:t xml:space="preserve">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24"/>
      <w:r w:rsidR="00BB6688">
        <w:rPr>
          <w:rStyle w:val="CommentReference"/>
        </w:rPr>
        <w:commentReference w:id="24"/>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 xml:space="preserve">Such </w:t>
      </w:r>
      <w:proofErr w:type="spellStart"/>
      <w:r w:rsidR="007C4AC0">
        <w:rPr>
          <w:rFonts w:ascii="Helvetica" w:hAnsi="Helvetica"/>
          <w:sz w:val="22"/>
          <w:szCs w:val="22"/>
        </w:rPr>
        <w:t>d</w:t>
      </w:r>
      <w:r w:rsidR="0067734F">
        <w:rPr>
          <w:rFonts w:ascii="Helvetica" w:hAnsi="Helvetica"/>
          <w:sz w:val="22"/>
          <w:szCs w:val="22"/>
        </w:rPr>
        <w:t>epensatory</w:t>
      </w:r>
      <w:proofErr w:type="spellEnd"/>
      <w:r w:rsidR="0067734F">
        <w:rPr>
          <w:rFonts w:ascii="Helvetica" w:hAnsi="Helvetica"/>
          <w:sz w:val="22"/>
          <w:szCs w:val="22"/>
        </w:rPr>
        <w:t xml:space="preserve">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w:t>
      </w:r>
      <w:r w:rsidR="00852921">
        <w:rPr>
          <w:rFonts w:ascii="Helvetica" w:hAnsi="Helvetica"/>
          <w:sz w:val="22"/>
          <w:szCs w:val="22"/>
        </w:rPr>
        <w:lastRenderedPageBreak/>
        <w:t xml:space="preserve">(1)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w:t>
      </w:r>
      <w:r w:rsidR="00EA375D">
        <w:rPr>
          <w:rFonts w:ascii="Helvetica" w:hAnsi="Helvetica"/>
          <w:sz w:val="22"/>
          <w:szCs w:val="22"/>
        </w:rPr>
        <w:t>,</w:t>
      </w:r>
      <w:r w:rsidR="001361AB" w:rsidRPr="00957F1F">
        <w:rPr>
          <w:rFonts w:ascii="Helvetica" w:hAnsi="Helvetica"/>
          <w:sz w:val="22"/>
          <w:szCs w:val="22"/>
        </w:rPr>
        <w:t xml:space="preserve"> monitoring investment) 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w:t>
      </w:r>
      <w:r w:rsidR="006D69D0">
        <w:rPr>
          <w:rFonts w:ascii="Helvetica" w:hAnsi="Helvetica"/>
          <w:sz w:val="22"/>
          <w:szCs w:val="22"/>
        </w:rPr>
        <w:t xml:space="preserve">thresholds </w:t>
      </w:r>
      <w:r w:rsidR="001361AB">
        <w:rPr>
          <w:rFonts w:ascii="Helvetica" w:hAnsi="Helvetica"/>
          <w:sz w:val="22"/>
          <w:szCs w:val="22"/>
        </w:rPr>
        <w:t>(i.e.</w:t>
      </w:r>
      <w:r w:rsidR="00EA375D">
        <w:rPr>
          <w:rFonts w:ascii="Helvetica" w:hAnsi="Helvetica"/>
          <w:sz w:val="22"/>
          <w:szCs w:val="22"/>
        </w:rPr>
        <w:t>,</w:t>
      </w:r>
      <w:r w:rsidR="001361AB">
        <w:rPr>
          <w:rFonts w:ascii="Helvetica" w:hAnsi="Helvetica"/>
          <w:sz w:val="22"/>
          <w:szCs w:val="22"/>
        </w:rPr>
        <w:t xml:space="preserv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w:t>
      </w:r>
      <w:r w:rsidR="00E47DE3">
        <w:rPr>
          <w:rFonts w:ascii="Helvetica" w:hAnsi="Helvetica"/>
          <w:sz w:val="22"/>
          <w:szCs w:val="22"/>
        </w:rPr>
        <w:t>buffers suitable alternatives given the</w:t>
      </w:r>
      <w:r w:rsidR="002D198C" w:rsidRPr="00957F1F">
        <w:rPr>
          <w:rFonts w:ascii="Helvetica" w:hAnsi="Helvetica"/>
          <w:sz w:val="22"/>
          <w:szCs w:val="22"/>
        </w:rPr>
        <w:t xml:space="preserve"> </w:t>
      </w:r>
      <w:r w:rsidR="00E47DE3">
        <w:rPr>
          <w:rFonts w:ascii="Helvetica" w:hAnsi="Helvetica"/>
          <w:sz w:val="22"/>
          <w:szCs w:val="22"/>
        </w:rPr>
        <w:t>costs</w:t>
      </w:r>
      <w:r w:rsidR="00F13BE1">
        <w:rPr>
          <w:rFonts w:ascii="Helvetica" w:hAnsi="Helvetica"/>
          <w:sz w:val="22"/>
          <w:szCs w:val="22"/>
        </w:rPr>
        <w:t xml:space="preserve"> </w:t>
      </w:r>
      <w:r w:rsidR="00E47DE3">
        <w:rPr>
          <w:rFonts w:ascii="Helvetica" w:hAnsi="Helvetica"/>
          <w:sz w:val="22"/>
          <w:szCs w:val="22"/>
        </w:rPr>
        <w:t xml:space="preserve">and benefits of </w:t>
      </w:r>
      <w:r w:rsidR="002D198C" w:rsidRPr="00957F1F">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89A274D"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9F6B92"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F6B92"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9F6B92"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2C368E62"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25"/>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(Morris &amp; Doak 2002)</w:t>
      </w:r>
      <w:r w:rsidR="002B1D5B">
        <w:rPr>
          <w:rFonts w:ascii="Helvetica" w:hAnsi="Helvetica"/>
          <w:sz w:val="22"/>
          <w:szCs w:val="22"/>
        </w:rPr>
        <w:fldChar w:fldCharType="end"/>
      </w:r>
      <w:r w:rsidR="00EA70AE" w:rsidRPr="00957F1F">
        <w:rPr>
          <w:rFonts w:ascii="Helvetica" w:hAnsi="Helvetica"/>
          <w:sz w:val="22"/>
          <w:szCs w:val="22"/>
        </w:rPr>
        <w:t>:</w:t>
      </w:r>
      <w:commentRangeEnd w:id="25"/>
      <w:r w:rsidR="005F17E4">
        <w:rPr>
          <w:rStyle w:val="CommentReference"/>
        </w:rPr>
        <w:commentReference w:id="25"/>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743B1F5"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204857B"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6"/>
      <w:r w:rsidR="00CF750D" w:rsidRPr="00F3098E">
        <w:rPr>
          <w:rFonts w:ascii="Helvetica" w:hAnsi="Helvetica"/>
          <w:sz w:val="22"/>
          <w:szCs w:val="22"/>
        </w:rPr>
        <w:t>The</w:t>
      </w:r>
      <w:commentRangeEnd w:id="26"/>
      <w:r w:rsidR="00D5784C" w:rsidRPr="00D01283">
        <w:rPr>
          <w:rStyle w:val="CommentReference"/>
          <w:rFonts w:ascii="Helvetica" w:hAnsi="Helvetica"/>
          <w:sz w:val="22"/>
          <w:szCs w:val="22"/>
        </w:rPr>
        <w:commentReference w:id="26"/>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proofErr w:type="gramStart"/>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proofErr w:type="gramEnd"/>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 xml:space="preserve">The degree of monitoring </w:t>
      </w:r>
      <w:r w:rsidR="007329C4" w:rsidRPr="00D01283">
        <w:rPr>
          <w:rFonts w:ascii="Helvetica" w:hAnsi="Helvetica"/>
          <w:sz w:val="22"/>
          <w:szCs w:val="22"/>
        </w:rPr>
        <w:lastRenderedPageBreak/>
        <w:t>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37B265FC" w14:textId="77777777" w:rsidR="00BB45A6" w:rsidRPr="00957F1F" w:rsidRDefault="00BB45A6" w:rsidP="00CF750D">
      <w:pPr>
        <w:ind w:firstLine="720"/>
        <w:rPr>
          <w:rFonts w:ascii="Helvetica" w:hAnsi="Helvetica"/>
          <w:sz w:val="22"/>
          <w:szCs w:val="22"/>
        </w:rPr>
      </w:pPr>
    </w:p>
    <w:p w14:paraId="51FF4339" w14:textId="74570514" w:rsidR="003435AE" w:rsidRPr="00957F1F" w:rsidRDefault="00FD7CE9" w:rsidP="003435AE">
      <w:pPr>
        <w:rPr>
          <w:rFonts w:ascii="Helvetica" w:hAnsi="Helvetica"/>
          <w:sz w:val="22"/>
          <w:szCs w:val="22"/>
        </w:rPr>
      </w:pPr>
      <w:commentRangeStart w:id="27"/>
      <w:r w:rsidRPr="00FD7CE9">
        <w:rPr>
          <w:rFonts w:ascii="Helvetica" w:hAnsi="Helvetica"/>
          <w:sz w:val="22"/>
          <w:szCs w:val="22"/>
          <w:u w:val="single"/>
        </w:rPr>
        <w:t>Management</w:t>
      </w:r>
      <w:commentRangeEnd w:id="27"/>
      <w:r w:rsidR="00B35F0C">
        <w:rPr>
          <w:rStyle w:val="CommentReference"/>
        </w:rPr>
        <w:commentReference w:id="27"/>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28"/>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28"/>
      <w:r w:rsidR="008451D2">
        <w:rPr>
          <w:rStyle w:val="CommentReference"/>
        </w:rPr>
        <w:commentReference w:id="28"/>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11A01262"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29"/>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29"/>
        <m:r>
          <m:rPr>
            <m:sty m:val="p"/>
          </m:rPr>
          <w:rPr>
            <w:rStyle w:val="CommentReference"/>
          </w:rPr>
          <w:commentReference w:id="29"/>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0"/>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0"/>
      <w:r w:rsidR="00D866F3">
        <w:rPr>
          <w:rStyle w:val="CommentReference"/>
        </w:rPr>
        <w:commentReference w:id="30"/>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 and consequences of different monitoring strategies</w:t>
      </w:r>
      <w:r w:rsidR="00331440">
        <w:rPr>
          <w:rFonts w:ascii="Helvetica" w:hAnsi="Helvetica"/>
          <w:sz w:val="22"/>
          <w:szCs w:val="22"/>
        </w:rPr>
        <w:t>.</w:t>
      </w:r>
    </w:p>
    <w:p w14:paraId="21AAB698" w14:textId="77777777" w:rsidR="00127FEE" w:rsidRPr="00123731" w:rsidRDefault="00127FEE" w:rsidP="00127FEE">
      <w:pPr>
        <w:rPr>
          <w:rFonts w:ascii="Helvetica" w:hAnsi="Helvetica"/>
        </w:rPr>
      </w:pPr>
    </w:p>
    <w:p w14:paraId="2D2BB791" w14:textId="2142B943"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 xml:space="preserve">Median Net Present Value across </w:t>
      </w:r>
      <w:r w:rsidR="0064383B" w:rsidRPr="00940663">
        <w:rPr>
          <w:rFonts w:ascii="Helvetica" w:hAnsi="Helvetica"/>
          <w:sz w:val="22"/>
          <w:szCs w:val="22"/>
        </w:rPr>
        <w:lastRenderedPageBreak/>
        <w:t>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48D95A9E" w14:textId="77777777" w:rsidR="00726D79" w:rsidRPr="00940663" w:rsidRDefault="00726D79" w:rsidP="00726D79">
      <w:pPr>
        <w:rPr>
          <w:rFonts w:ascii="Helvetica" w:hAnsi="Helvetica"/>
          <w:i/>
          <w:sz w:val="22"/>
          <w:szCs w:val="22"/>
        </w:rPr>
      </w:pPr>
    </w:p>
    <w:p w14:paraId="55763D82" w14:textId="0AE1F602"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Default="00726D79" w:rsidP="00726D79">
      <w:pPr>
        <w:rPr>
          <w:rFonts w:ascii="Helvetica" w:hAnsi="Helvetica"/>
          <w:i/>
          <w:sz w:val="22"/>
          <w:szCs w:val="22"/>
        </w:rPr>
      </w:pPr>
      <w:commentRangeStart w:id="31"/>
      <w:r w:rsidRPr="00940663">
        <w:rPr>
          <w:rFonts w:ascii="Helvetica" w:hAnsi="Helvetica"/>
          <w:i/>
          <w:sz w:val="22"/>
          <w:szCs w:val="22"/>
        </w:rPr>
        <w:t xml:space="preserve">What combination of resource exploitation rates and </w:t>
      </w:r>
      <w:r w:rsidR="00957471" w:rsidRPr="00940663">
        <w:rPr>
          <w:rFonts w:ascii="Helvetica" w:hAnsi="Helvetica"/>
          <w:i/>
          <w:sz w:val="22"/>
          <w:szCs w:val="22"/>
        </w:rPr>
        <w:t xml:space="preserve">monitoring precision maximize yield and minimize risk? </w:t>
      </w:r>
      <w:commentRangeEnd w:id="31"/>
      <w:r w:rsidR="00F736A5">
        <w:rPr>
          <w:rStyle w:val="CommentReference"/>
        </w:rPr>
        <w:commentReference w:id="31"/>
      </w:r>
    </w:p>
    <w:p w14:paraId="4484918D" w14:textId="77777777" w:rsidR="00A0221F" w:rsidRPr="00940663" w:rsidRDefault="00A0221F" w:rsidP="00726D79">
      <w:pPr>
        <w:rPr>
          <w:rFonts w:ascii="Helvetica" w:hAnsi="Helvetica"/>
          <w:i/>
          <w:sz w:val="22"/>
          <w:szCs w:val="22"/>
        </w:rPr>
      </w:pPr>
    </w:p>
    <w:p w14:paraId="4DEA1BAE" w14:textId="67F5798E" w:rsidR="00256F91" w:rsidRDefault="00480363" w:rsidP="000B470F">
      <w:pPr>
        <w:rPr>
          <w:rFonts w:ascii="Helvetica" w:hAnsi="Helvetica"/>
          <w:sz w:val="22"/>
          <w:szCs w:val="22"/>
        </w:rPr>
      </w:pPr>
      <w:r w:rsidRPr="00651B44">
        <w:rPr>
          <w:rFonts w:ascii="Helvetica" w:hAnsi="Helvetica"/>
          <w:sz w:val="22"/>
          <w:szCs w:val="22"/>
        </w:rPr>
        <w:t xml:space="preserve">We hypothesized that </w:t>
      </w:r>
      <w:r w:rsidR="005952B2" w:rsidRPr="00651B44">
        <w:rPr>
          <w:rFonts w:ascii="Helvetica" w:hAnsi="Helvetica"/>
          <w:sz w:val="22"/>
          <w:szCs w:val="22"/>
        </w:rPr>
        <w:t>the</w:t>
      </w:r>
      <w:r w:rsidRPr="00651B44">
        <w:rPr>
          <w:rFonts w:ascii="Helvetica" w:hAnsi="Helvetica"/>
          <w:sz w:val="22"/>
          <w:szCs w:val="22"/>
        </w:rPr>
        <w:t xml:space="preserve"> Net Present Value </w:t>
      </w:r>
      <w:r w:rsidR="004D6F47" w:rsidRPr="00651B44">
        <w:rPr>
          <w:rFonts w:ascii="Helvetica" w:hAnsi="Helvetica"/>
          <w:sz w:val="22"/>
          <w:szCs w:val="22"/>
        </w:rPr>
        <w:t xml:space="preserve">would be greatest under high precision monitoring and at maximum </w:t>
      </w:r>
      <w:r w:rsidR="002671A2" w:rsidRPr="00651B44">
        <w:rPr>
          <w:rFonts w:ascii="Helvetica" w:hAnsi="Helvetica"/>
          <w:sz w:val="22"/>
          <w:szCs w:val="22"/>
        </w:rPr>
        <w:t xml:space="preserve">exploitation </w:t>
      </w:r>
      <w:r w:rsidR="004D6F47" w:rsidRPr="00651B44">
        <w:rPr>
          <w:rFonts w:ascii="Helvetica" w:hAnsi="Helvetica"/>
          <w:sz w:val="22"/>
          <w:szCs w:val="22"/>
        </w:rPr>
        <w:t xml:space="preserve">at maximum sustainable yield. </w:t>
      </w:r>
      <w:r w:rsidR="00CE484B" w:rsidRPr="00651B44">
        <w:rPr>
          <w:rFonts w:ascii="Helvetica" w:hAnsi="Helvetica"/>
          <w:sz w:val="22"/>
          <w:szCs w:val="22"/>
        </w:rPr>
        <w:t>We also hypothesize</w:t>
      </w:r>
      <w:r w:rsidR="00780EC0">
        <w:rPr>
          <w:rFonts w:ascii="Helvetica" w:hAnsi="Helvetica"/>
          <w:sz w:val="22"/>
          <w:szCs w:val="22"/>
        </w:rPr>
        <w:t>d</w:t>
      </w:r>
      <w:r w:rsidR="00CE484B" w:rsidRPr="00651B44">
        <w:rPr>
          <w:rFonts w:ascii="Helvetica" w:hAnsi="Helvetica"/>
          <w:sz w:val="22"/>
          <w:szCs w:val="22"/>
        </w:rPr>
        <w:t xml:space="preserve"> that the</w:t>
      </w:r>
      <w:r w:rsidR="00B45C16" w:rsidRPr="00651B44">
        <w:rPr>
          <w:rFonts w:ascii="Helvetica" w:hAnsi="Helvetica"/>
          <w:sz w:val="22"/>
          <w:szCs w:val="22"/>
        </w:rPr>
        <w:t xml:space="preserve"> probability of crossing a biological</w:t>
      </w:r>
      <w:r w:rsidR="006D69D0">
        <w:rPr>
          <w:rFonts w:ascii="Helvetica" w:hAnsi="Helvetica"/>
          <w:sz w:val="22"/>
          <w:szCs w:val="22"/>
        </w:rPr>
        <w:t xml:space="preserve"> tipping point</w:t>
      </w:r>
      <w:r w:rsidR="00B45C16" w:rsidRPr="00651B44">
        <w:rPr>
          <w:rFonts w:ascii="Helvetica" w:hAnsi="Helvetica"/>
          <w:sz w:val="22"/>
          <w:szCs w:val="22"/>
        </w:rPr>
        <w:t xml:space="preserve"> or management </w:t>
      </w:r>
      <w:r w:rsidR="006D69D0">
        <w:rPr>
          <w:rFonts w:ascii="Helvetica" w:hAnsi="Helvetica"/>
          <w:sz w:val="22"/>
          <w:szCs w:val="22"/>
        </w:rPr>
        <w:t>threshold</w:t>
      </w:r>
      <w:r w:rsidR="00B45C16" w:rsidRPr="00651B44">
        <w:rPr>
          <w:rFonts w:ascii="Helvetica" w:hAnsi="Helvetica"/>
          <w:sz w:val="22"/>
          <w:szCs w:val="22"/>
        </w:rPr>
        <w:t xml:space="preserve"> would be lowest </w:t>
      </w:r>
      <w:r w:rsidR="00CE484B" w:rsidRPr="00651B44">
        <w:rPr>
          <w:rFonts w:ascii="Helvetica" w:hAnsi="Helvetica"/>
          <w:sz w:val="22"/>
          <w:szCs w:val="22"/>
        </w:rPr>
        <w:t xml:space="preserve">when maximum exploitation rate is low and monitoring precision is high. </w:t>
      </w:r>
      <w:r w:rsidR="00B45C16" w:rsidRPr="00651B44">
        <w:rPr>
          <w:rFonts w:ascii="Helvetica" w:hAnsi="Helvetica"/>
          <w:sz w:val="22"/>
          <w:szCs w:val="22"/>
        </w:rPr>
        <w:t xml:space="preserve"> </w:t>
      </w:r>
      <w:r w:rsidR="004D6F47" w:rsidRPr="00651B44">
        <w:rPr>
          <w:rFonts w:ascii="Helvetica" w:hAnsi="Helvetica"/>
          <w:sz w:val="22"/>
          <w:szCs w:val="22"/>
        </w:rPr>
        <w:t xml:space="preserve">To test </w:t>
      </w:r>
      <w:r w:rsidR="00CE484B" w:rsidRPr="00651B44">
        <w:rPr>
          <w:rFonts w:ascii="Helvetica" w:hAnsi="Helvetica"/>
          <w:sz w:val="22"/>
          <w:szCs w:val="22"/>
        </w:rPr>
        <w:t>these</w:t>
      </w:r>
      <w:r w:rsidR="004D6F47" w:rsidRPr="00651B44">
        <w:rPr>
          <w:rFonts w:ascii="Helvetica" w:hAnsi="Helvetica"/>
          <w:sz w:val="22"/>
          <w:szCs w:val="22"/>
        </w:rPr>
        <w:t xml:space="preserve"> hypothes</w:t>
      </w:r>
      <w:r w:rsidR="004B02FC">
        <w:rPr>
          <w:rFonts w:ascii="Helvetica" w:hAnsi="Helvetica"/>
          <w:sz w:val="22"/>
          <w:szCs w:val="22"/>
        </w:rPr>
        <w:t>e</w:t>
      </w:r>
      <w:r w:rsidR="004D6F47" w:rsidRPr="00651B44">
        <w:rPr>
          <w:rFonts w:ascii="Helvetica" w:hAnsi="Helvetica"/>
          <w:sz w:val="22"/>
          <w:szCs w:val="22"/>
        </w:rPr>
        <w:t xml:space="preserve">s we </w:t>
      </w:r>
      <w:r w:rsidR="007A57CC">
        <w:rPr>
          <w:rFonts w:ascii="Helvetica" w:hAnsi="Helvetica"/>
          <w:sz w:val="22"/>
          <w:szCs w:val="22"/>
        </w:rPr>
        <w:t>calculated</w:t>
      </w:r>
      <w:r w:rsidR="00E35113" w:rsidRPr="00651B44">
        <w:rPr>
          <w:rFonts w:ascii="Helvetica" w:hAnsi="Helvetica"/>
          <w:sz w:val="22"/>
          <w:szCs w:val="22"/>
        </w:rPr>
        <w:t xml:space="preserve"> the probability of crossing a tipping point and </w:t>
      </w:r>
      <w:r w:rsidR="007A09A4" w:rsidRPr="00651B44">
        <w:rPr>
          <w:rFonts w:ascii="Helvetica" w:hAnsi="Helvetica"/>
          <w:sz w:val="22"/>
          <w:szCs w:val="22"/>
        </w:rPr>
        <w:t>the peak</w:t>
      </w:r>
      <w:r w:rsidR="008B0BCB" w:rsidRPr="00651B44">
        <w:rPr>
          <w:rFonts w:ascii="Helvetica" w:hAnsi="Helvetica"/>
          <w:sz w:val="22"/>
          <w:szCs w:val="22"/>
        </w:rPr>
        <w:t xml:space="preserve"> median</w:t>
      </w:r>
      <w:r w:rsidR="007A09A4" w:rsidRPr="00651B44">
        <w:rPr>
          <w:rFonts w:ascii="Helvetica" w:hAnsi="Helvetica"/>
          <w:sz w:val="22"/>
          <w:szCs w:val="22"/>
        </w:rPr>
        <w:t xml:space="preserve"> </w:t>
      </w:r>
      <w:r w:rsidR="008B0BCB" w:rsidRPr="00651B44">
        <w:rPr>
          <w:rFonts w:ascii="Helvetica" w:hAnsi="Helvetica"/>
          <w:sz w:val="22"/>
          <w:szCs w:val="22"/>
        </w:rPr>
        <w:t>Net Present Value</w:t>
      </w:r>
      <w:r w:rsidR="007A09A4" w:rsidRPr="00651B44">
        <w:rPr>
          <w:rFonts w:ascii="Helvetica" w:hAnsi="Helvetica"/>
          <w:sz w:val="22"/>
          <w:szCs w:val="22"/>
        </w:rPr>
        <w:t xml:space="preserve"> for a range of monitoring investment </w:t>
      </w:r>
      <w:r w:rsidR="00D5383C" w:rsidRPr="00651B44">
        <w:rPr>
          <w:rFonts w:ascii="Helvetica" w:hAnsi="Helvetica"/>
          <w:sz w:val="22"/>
          <w:szCs w:val="22"/>
        </w:rPr>
        <w:t xml:space="preserve">(CV of Biomass: 0.0 – 0.5) </w:t>
      </w:r>
      <w:r w:rsidR="007A09A4" w:rsidRPr="00651B44">
        <w:rPr>
          <w:rFonts w:ascii="Helvetica" w:hAnsi="Helvetica"/>
          <w:sz w:val="22"/>
          <w:szCs w:val="22"/>
        </w:rPr>
        <w:t xml:space="preserve">and range of </w:t>
      </w:r>
      <w:r w:rsidR="008B0BCB" w:rsidRPr="00651B44">
        <w:rPr>
          <w:rFonts w:ascii="Helvetica" w:hAnsi="Helvetica"/>
          <w:sz w:val="22"/>
          <w:szCs w:val="22"/>
        </w:rPr>
        <w:t xml:space="preserve">maximum </w:t>
      </w:r>
      <w:r w:rsidR="007A09A4" w:rsidRPr="00651B44">
        <w:rPr>
          <w:rFonts w:ascii="Helvetica" w:hAnsi="Helvetica"/>
          <w:sz w:val="22"/>
          <w:szCs w:val="22"/>
        </w:rPr>
        <w:t xml:space="preserve">exploitation </w:t>
      </w:r>
      <w:r w:rsidR="008B0BCB" w:rsidRPr="00651B44">
        <w:rPr>
          <w:rFonts w:ascii="Helvetica" w:hAnsi="Helvetica"/>
          <w:sz w:val="22"/>
          <w:szCs w:val="22"/>
        </w:rPr>
        <w:t xml:space="preserve">rates </w:t>
      </w:r>
      <w:r w:rsidR="009C7629" w:rsidRPr="00651B44">
        <w:rPr>
          <w:rFonts w:ascii="Helvetica" w:hAnsi="Helvetica"/>
          <w:sz w:val="22"/>
          <w:szCs w:val="22"/>
        </w:rPr>
        <w:t>(</w:t>
      </w:r>
      <w:proofErr w:type="spellStart"/>
      <w:r w:rsidR="009C7629" w:rsidRPr="00651B44">
        <w:rPr>
          <w:rFonts w:ascii="Helvetica" w:hAnsi="Helvetica"/>
          <w:sz w:val="22"/>
          <w:szCs w:val="22"/>
        </w:rPr>
        <w:t>p</w:t>
      </w:r>
      <w:r w:rsidR="00D5383C" w:rsidRPr="00651B44">
        <w:rPr>
          <w:rFonts w:ascii="Helvetica" w:hAnsi="Helvetica"/>
          <w:sz w:val="22"/>
          <w:szCs w:val="22"/>
        </w:rPr>
        <w:t>Fmsy</w:t>
      </w:r>
      <w:proofErr w:type="spellEnd"/>
      <w:r w:rsidR="00D5383C" w:rsidRPr="00651B44">
        <w:rPr>
          <w:rFonts w:ascii="Helvetica" w:hAnsi="Helvetica"/>
          <w:sz w:val="22"/>
          <w:szCs w:val="22"/>
        </w:rPr>
        <w:t>: 0.0 – 2.0)</w:t>
      </w:r>
      <w:r w:rsidR="00C96CFE" w:rsidRPr="00651B44">
        <w:rPr>
          <w:rFonts w:ascii="Helvetica" w:hAnsi="Helvetica"/>
          <w:sz w:val="22"/>
          <w:szCs w:val="22"/>
        </w:rPr>
        <w:t xml:space="preserve"> for 10,000 iterations of a </w:t>
      </w:r>
      <w:r w:rsidR="002F410D" w:rsidRPr="00651B44">
        <w:rPr>
          <w:rFonts w:ascii="Helvetica" w:hAnsi="Helvetica"/>
          <w:sz w:val="22"/>
          <w:szCs w:val="22"/>
        </w:rPr>
        <w:t>20-year</w:t>
      </w:r>
      <w:r w:rsidR="00C96CFE" w:rsidRPr="00651B44">
        <w:rPr>
          <w:rFonts w:ascii="Helvetica" w:hAnsi="Helvetica"/>
          <w:sz w:val="22"/>
          <w:szCs w:val="22"/>
        </w:rPr>
        <w:t xml:space="preserve"> </w:t>
      </w:r>
      <w:r w:rsidR="009C7629" w:rsidRPr="00651B44">
        <w:rPr>
          <w:rFonts w:ascii="Helvetica" w:hAnsi="Helvetica"/>
          <w:sz w:val="22"/>
          <w:szCs w:val="22"/>
        </w:rPr>
        <w:t>simulation</w:t>
      </w:r>
      <w:r w:rsidR="00E31197" w:rsidRPr="00651B44">
        <w:rPr>
          <w:rFonts w:ascii="Helvetica" w:hAnsi="Helvetica"/>
          <w:sz w:val="22"/>
          <w:szCs w:val="22"/>
        </w:rPr>
        <w:t xml:space="preserve"> star</w:t>
      </w:r>
      <w:r w:rsidR="00963D6B" w:rsidRPr="00651B44">
        <w:rPr>
          <w:rFonts w:ascii="Helvetica" w:hAnsi="Helvetica"/>
          <w:sz w:val="22"/>
          <w:szCs w:val="22"/>
        </w:rPr>
        <w:t>t</w:t>
      </w:r>
      <w:r w:rsidR="00E31197" w:rsidRPr="00651B44">
        <w:rPr>
          <w:rFonts w:ascii="Helvetica" w:hAnsi="Helvetica"/>
          <w:sz w:val="22"/>
          <w:szCs w:val="22"/>
        </w:rPr>
        <w:t xml:space="preserve">ing at </w:t>
      </w:r>
      <w:r w:rsidR="009C7629" w:rsidRPr="00651B44">
        <w:rPr>
          <w:rFonts w:ascii="Helvetica" w:hAnsi="Helvetica"/>
          <w:sz w:val="22"/>
          <w:szCs w:val="22"/>
        </w:rPr>
        <w:t xml:space="preserve">population </w:t>
      </w:r>
      <w:r w:rsidR="00E31197" w:rsidRPr="00651B44">
        <w:rPr>
          <w:rFonts w:ascii="Helvetica" w:hAnsi="Helvetica"/>
          <w:sz w:val="22"/>
          <w:szCs w:val="22"/>
        </w:rPr>
        <w:t>carrying capacity</w:t>
      </w:r>
      <w:r w:rsidR="00CE0882" w:rsidRPr="00651B44">
        <w:rPr>
          <w:rFonts w:ascii="Helvetica" w:hAnsi="Helvetica"/>
          <w:sz w:val="22"/>
          <w:szCs w:val="22"/>
        </w:rPr>
        <w:t>.</w:t>
      </w:r>
      <w:r w:rsidR="00651B44">
        <w:rPr>
          <w:rFonts w:ascii="Helvetica" w:hAnsi="Helvetica"/>
          <w:sz w:val="22"/>
          <w:szCs w:val="22"/>
        </w:rPr>
        <w:t xml:space="preserve"> </w:t>
      </w:r>
      <w:r w:rsidR="00E35113" w:rsidRPr="00940663">
        <w:rPr>
          <w:rFonts w:ascii="Helvetica" w:hAnsi="Helvetica"/>
          <w:sz w:val="22"/>
          <w:szCs w:val="22"/>
        </w:rPr>
        <w:t>We also quantified the probability of tipping across a</w:t>
      </w:r>
      <w:r w:rsidR="002041D9">
        <w:rPr>
          <w:rFonts w:ascii="Helvetica" w:hAnsi="Helvetica"/>
          <w:sz w:val="22"/>
          <w:szCs w:val="22"/>
        </w:rPr>
        <w:t xml:space="preserve"> biological threshold. </w:t>
      </w:r>
    </w:p>
    <w:p w14:paraId="127056D7" w14:textId="6E7F8FCF" w:rsidR="00AA1176" w:rsidRPr="00940663" w:rsidRDefault="00AA1176" w:rsidP="00256F91">
      <w:pPr>
        <w:ind w:firstLine="720"/>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w:t>
      </w:r>
      <w:r w:rsidR="00D5784C">
        <w:rPr>
          <w:rFonts w:ascii="Helvetica" w:hAnsi="Helvetica"/>
          <w:sz w:val="22"/>
          <w:szCs w:val="22"/>
        </w:rPr>
        <w:t xml:space="preserve">target </w:t>
      </w:r>
      <w:r w:rsidRPr="00940663">
        <w:rPr>
          <w:rFonts w:ascii="Helvetica" w:hAnsi="Helvetica"/>
          <w:sz w:val="22"/>
          <w:szCs w:val="22"/>
        </w:rPr>
        <w:t xml:space="preserve">maximum </w:t>
      </w:r>
      <w:r w:rsidR="00814137" w:rsidRPr="00940663">
        <w:rPr>
          <w:rFonts w:ascii="Helvetica" w:hAnsi="Helvetica"/>
          <w:sz w:val="22"/>
          <w:szCs w:val="22"/>
        </w:rPr>
        <w:t>exploitation rate</w:t>
      </w:r>
      <w:r w:rsidRPr="00940663">
        <w:rPr>
          <w:rFonts w:ascii="Helvetica" w:hAnsi="Helvetica"/>
          <w:sz w:val="22"/>
          <w:szCs w:val="22"/>
        </w:rPr>
        <w:t xml:space="preserve"> is high. </w:t>
      </w:r>
      <w:r w:rsidR="001F74B9" w:rsidRPr="002041D9">
        <w:rPr>
          <w:rFonts w:ascii="Helvetica" w:hAnsi="Helvetica"/>
          <w:sz w:val="22"/>
          <w:szCs w:val="22"/>
        </w:rPr>
        <w:t xml:space="preserve">Across simulations the probability of tipping is low </w:t>
      </w:r>
      <w:r w:rsidR="00EC571F" w:rsidRPr="002041D9">
        <w:rPr>
          <w:rFonts w:ascii="Helvetica" w:hAnsi="Helvetica"/>
          <w:sz w:val="22"/>
          <w:szCs w:val="22"/>
        </w:rPr>
        <w:t>when monitoring precision is high, but increases at higher exploitation rates</w:t>
      </w:r>
      <w:r w:rsidR="001228A2">
        <w:rPr>
          <w:rFonts w:ascii="Helvetica" w:hAnsi="Helvetica"/>
          <w:sz w:val="22"/>
          <w:szCs w:val="22"/>
        </w:rPr>
        <w:t xml:space="preserve"> (Fig. 2a)</w:t>
      </w:r>
      <w:r w:rsidR="00EC571F" w:rsidRPr="002041D9">
        <w:rPr>
          <w:rFonts w:ascii="Helvetica" w:hAnsi="Helvetica"/>
          <w:sz w:val="22"/>
          <w:szCs w:val="22"/>
        </w:rPr>
        <w:t xml:space="preserve">. </w:t>
      </w:r>
      <w:commentRangeStart w:id="32"/>
      <w:r w:rsidR="00DB617C" w:rsidRPr="00940663">
        <w:rPr>
          <w:rFonts w:ascii="Helvetica" w:hAnsi="Helvetica"/>
          <w:sz w:val="22"/>
          <w:szCs w:val="22"/>
        </w:rPr>
        <w:t>Net Present Value</w:t>
      </w:r>
      <w:r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Pr="00940663">
        <w:rPr>
          <w:rFonts w:ascii="Helvetica" w:hAnsi="Helvetica"/>
          <w:sz w:val="22"/>
          <w:szCs w:val="22"/>
        </w:rPr>
        <w:t>and is hi</w:t>
      </w:r>
      <w:r w:rsidR="0007073E" w:rsidRPr="00940663">
        <w:rPr>
          <w:rFonts w:ascii="Helvetica" w:hAnsi="Helvetica"/>
          <w:sz w:val="22"/>
          <w:szCs w:val="22"/>
        </w:rPr>
        <w:t xml:space="preserve">ghest with precise </w:t>
      </w:r>
      <w:r w:rsidRPr="00940663">
        <w:rPr>
          <w:rFonts w:ascii="Helvetica" w:hAnsi="Helvetica"/>
          <w:sz w:val="22"/>
          <w:szCs w:val="22"/>
        </w:rPr>
        <w:t>biomass</w:t>
      </w:r>
      <w:r w:rsidR="0007073E" w:rsidRPr="00940663">
        <w:rPr>
          <w:rFonts w:ascii="Helvetica" w:hAnsi="Helvetica"/>
          <w:sz w:val="22"/>
          <w:szCs w:val="22"/>
        </w:rPr>
        <w:t xml:space="preserve"> estimates</w:t>
      </w:r>
      <w:r w:rsidRPr="00940663">
        <w:rPr>
          <w:rFonts w:ascii="Helvetica" w:hAnsi="Helvetica"/>
          <w:sz w:val="22"/>
          <w:szCs w:val="22"/>
        </w:rPr>
        <w:t xml:space="preserve"> (CV = 0.1).</w:t>
      </w:r>
      <w:commentRangeEnd w:id="32"/>
      <w:r w:rsidR="00D866F3">
        <w:rPr>
          <w:rStyle w:val="CommentReference"/>
        </w:rPr>
        <w:commentReference w:id="32"/>
      </w:r>
      <w:r w:rsidR="001B1FAE">
        <w:rPr>
          <w:rFonts w:ascii="Helvetica" w:hAnsi="Helvetica"/>
          <w:sz w:val="22"/>
          <w:szCs w:val="22"/>
        </w:rPr>
        <w:t xml:space="preserve"> This is because high precision monitoring </w:t>
      </w:r>
      <w:proofErr w:type="gramStart"/>
      <w:r w:rsidR="001B1FAE">
        <w:rPr>
          <w:rFonts w:ascii="Helvetica" w:hAnsi="Helvetica"/>
          <w:sz w:val="22"/>
          <w:szCs w:val="22"/>
        </w:rPr>
        <w:t>allow</w:t>
      </w:r>
      <w:proofErr w:type="gramEnd"/>
      <w:r w:rsidR="001B1FAE">
        <w:rPr>
          <w:rFonts w:ascii="Helvetica" w:hAnsi="Helvetica"/>
          <w:sz w:val="22"/>
          <w:szCs w:val="22"/>
        </w:rPr>
        <w:t xml:space="preserve"> the resource to be harvested close to MSY, which maximizes population growth </w:t>
      </w:r>
      <w:r w:rsidR="009201E9">
        <w:rPr>
          <w:rFonts w:ascii="Helvetica" w:hAnsi="Helvetica"/>
          <w:sz w:val="22"/>
          <w:szCs w:val="22"/>
        </w:rPr>
        <w:t xml:space="preserve">and yield. </w:t>
      </w:r>
      <w:r w:rsidRPr="00940663">
        <w:rPr>
          <w:rFonts w:ascii="Helvetica" w:hAnsi="Helvetica"/>
          <w:sz w:val="22"/>
          <w:szCs w:val="22"/>
        </w:rPr>
        <w:t xml:space="preserve"> The benefits of high monitoring precision (i.e.</w:t>
      </w:r>
      <w:r w:rsidR="00963D6B" w:rsidRPr="00940663">
        <w:rPr>
          <w:rFonts w:ascii="Helvetica" w:hAnsi="Helvetica"/>
          <w:sz w:val="22"/>
          <w:szCs w:val="22"/>
        </w:rPr>
        <w:t>,</w:t>
      </w:r>
      <w:r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3440F3">
        <w:rPr>
          <w:rFonts w:ascii="Helvetica" w:hAnsi="Helvetica"/>
          <w:sz w:val="22"/>
          <w:szCs w:val="22"/>
        </w:rPr>
        <w:t xml:space="preserve">. The </w:t>
      </w:r>
      <w:proofErr w:type="gramStart"/>
      <w:r w:rsidR="003440F3">
        <w:rPr>
          <w:rFonts w:ascii="Helvetica" w:hAnsi="Helvetica"/>
          <w:sz w:val="22"/>
          <w:szCs w:val="22"/>
        </w:rPr>
        <w:t>benefits of high monitoring precision increases</w:t>
      </w:r>
      <w:proofErr w:type="gramEnd"/>
      <w:r w:rsidR="003440F3">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3440F3">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440F3">
        <w:rPr>
          <w:rFonts w:ascii="Helvetica" w:hAnsi="Helvetica"/>
          <w:sz w:val="22"/>
          <w:szCs w:val="22"/>
        </w:rPr>
        <w:t xml:space="preserve"> and </w:t>
      </w:r>
      <w:r w:rsidR="003F1EFF">
        <w:rPr>
          <w:rFonts w:ascii="Helvetica" w:hAnsi="Helvetica"/>
          <w:sz w:val="22"/>
          <w:szCs w:val="22"/>
        </w:rPr>
        <w:t xml:space="preserve">stabilizes </w:t>
      </w:r>
      <w:r w:rsidR="00A37472">
        <w:rPr>
          <w:rFonts w:ascii="Helvetica" w:hAnsi="Helvetica"/>
          <w:sz w:val="22"/>
          <w:szCs w:val="22"/>
        </w:rPr>
        <w:t xml:space="preserve">but remains </w:t>
      </w:r>
      <w:r w:rsidR="00CA399F">
        <w:rPr>
          <w:rFonts w:ascii="Helvetica" w:hAnsi="Helvetica"/>
          <w:sz w:val="22"/>
          <w:szCs w:val="22"/>
        </w:rPr>
        <w:t xml:space="preserve">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F1EFF">
        <w:rPr>
          <w:rFonts w:ascii="Helvetica" w:hAnsi="Helvetica"/>
          <w:sz w:val="22"/>
          <w:szCs w:val="22"/>
        </w:rPr>
        <w:t xml:space="preserve"> </w:t>
      </w:r>
      <w:r w:rsidRPr="00940663">
        <w:rPr>
          <w:rFonts w:ascii="Helvetica" w:hAnsi="Helvetica"/>
          <w:sz w:val="22"/>
          <w:szCs w:val="22"/>
        </w:rPr>
        <w:t>(Fig</w:t>
      </w:r>
      <w:r w:rsidR="000354FD">
        <w:rPr>
          <w:rFonts w:ascii="Helvetica" w:hAnsi="Helvetica"/>
          <w:sz w:val="22"/>
          <w:szCs w:val="22"/>
        </w:rPr>
        <w:t>.</w:t>
      </w:r>
      <w:r w:rsidRPr="00940663">
        <w:rPr>
          <w:rFonts w:ascii="Helvetica" w:hAnsi="Helvetica"/>
          <w:sz w:val="22"/>
          <w:szCs w:val="22"/>
        </w:rPr>
        <w:t xml:space="preserve"> 2</w:t>
      </w:r>
      <w:r w:rsidR="00043C70" w:rsidRPr="00940663">
        <w:rPr>
          <w:rFonts w:ascii="Helvetica" w:hAnsi="Helvetica"/>
          <w:sz w:val="22"/>
          <w:szCs w:val="22"/>
        </w:rPr>
        <w:t>b</w:t>
      </w:r>
      <w:r w:rsidRPr="00940663">
        <w:rPr>
          <w:rFonts w:ascii="Helvetica" w:hAnsi="Helvetica"/>
          <w:sz w:val="22"/>
          <w:szCs w:val="22"/>
        </w:rPr>
        <w:t>).</w:t>
      </w:r>
      <w:r w:rsidR="00D5784C">
        <w:rPr>
          <w:rFonts w:ascii="Helvetica" w:hAnsi="Helvetica"/>
          <w:sz w:val="22"/>
          <w:szCs w:val="22"/>
        </w:rPr>
        <w:t xml:space="preserve">  </w:t>
      </w:r>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65D75F23" w14:textId="4B586810" w:rsidR="00256F91" w:rsidRDefault="004D6F47" w:rsidP="004A65CB">
      <w:pPr>
        <w:rPr>
          <w:rFonts w:ascii="Helvetica" w:hAnsi="Helvetica"/>
          <w:sz w:val="22"/>
          <w:szCs w:val="22"/>
        </w:rPr>
      </w:pPr>
      <w:commentRangeStart w:id="33"/>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w:t>
      </w:r>
      <w:r w:rsidR="006D69D0">
        <w:rPr>
          <w:rFonts w:ascii="Helvetica" w:hAnsi="Helvetica"/>
          <w:sz w:val="22"/>
          <w:szCs w:val="22"/>
        </w:rPr>
        <w:t>biological</w:t>
      </w:r>
      <w:r w:rsidR="006D69D0" w:rsidRPr="00677C8E">
        <w:rPr>
          <w:rFonts w:ascii="Helvetica" w:hAnsi="Helvetica"/>
          <w:sz w:val="22"/>
          <w:szCs w:val="22"/>
        </w:rPr>
        <w:t xml:space="preserve"> </w:t>
      </w:r>
      <w:r w:rsidR="006D69D0">
        <w:rPr>
          <w:rFonts w:ascii="Helvetica" w:hAnsi="Helvetica"/>
          <w:sz w:val="22"/>
          <w:szCs w:val="22"/>
        </w:rPr>
        <w:t>tipping point or</w:t>
      </w:r>
      <w:r w:rsidR="006D69D0" w:rsidRPr="00677C8E">
        <w:rPr>
          <w:rFonts w:ascii="Helvetica" w:hAnsi="Helvetica"/>
          <w:sz w:val="22"/>
          <w:szCs w:val="22"/>
        </w:rPr>
        <w:t xml:space="preserve"> </w:t>
      </w:r>
      <w:r w:rsidR="006D69D0">
        <w:rPr>
          <w:rFonts w:ascii="Helvetica" w:hAnsi="Helvetica"/>
          <w:sz w:val="22"/>
          <w:szCs w:val="22"/>
        </w:rPr>
        <w:t>management threshold</w:t>
      </w:r>
      <w:r w:rsidRPr="00677C8E">
        <w:rPr>
          <w:rFonts w:ascii="Helvetica" w:hAnsi="Helvetica"/>
          <w:sz w:val="22"/>
          <w:szCs w:val="22"/>
        </w:rPr>
        <w:t xml:space="preserve">. </w:t>
      </w:r>
      <w:commentRangeEnd w:id="33"/>
      <w:r w:rsidR="00F736A5">
        <w:rPr>
          <w:rStyle w:val="CommentReference"/>
        </w:rPr>
        <w:commentReference w:id="33"/>
      </w:r>
      <w:r w:rsidRPr="00677C8E">
        <w:rPr>
          <w:rFonts w:ascii="Helvetica" w:hAnsi="Helvetica"/>
          <w:sz w:val="22"/>
          <w:szCs w:val="22"/>
        </w:rPr>
        <w:t xml:space="preserve">We therefore </w:t>
      </w:r>
      <w:r w:rsidR="00480363" w:rsidRPr="00677C8E">
        <w:rPr>
          <w:rFonts w:ascii="Helvetica" w:hAnsi="Helvetica"/>
          <w:sz w:val="22"/>
          <w:szCs w:val="22"/>
        </w:rPr>
        <w:t xml:space="preserve">evaluated the </w:t>
      </w:r>
      <w:r w:rsidR="00646D89">
        <w:rPr>
          <w:rFonts w:ascii="Helvetica" w:hAnsi="Helvetica"/>
          <w:sz w:val="22"/>
          <w:szCs w:val="22"/>
        </w:rPr>
        <w:t xml:space="preserve">return on monitoring investment, </w:t>
      </w:r>
      <w:r w:rsidR="006D283D" w:rsidRPr="00677C8E">
        <w:rPr>
          <w:rFonts w:ascii="Helvetica" w:hAnsi="Helvetica"/>
          <w:sz w:val="22"/>
          <w:szCs w:val="22"/>
        </w:rPr>
        <w:t xml:space="preserve">measured as the </w:t>
      </w:r>
      <w:r w:rsidR="00480363" w:rsidRPr="00677C8E">
        <w:rPr>
          <w:rFonts w:ascii="Helvetica" w:hAnsi="Helvetica"/>
          <w:sz w:val="22"/>
          <w:szCs w:val="22"/>
        </w:rPr>
        <w:t>ratio of Net Present Value for simulations with high and low</w:t>
      </w:r>
      <w:r w:rsidR="00F37A73" w:rsidRPr="00677C8E">
        <w:rPr>
          <w:rFonts w:ascii="Helvetica" w:hAnsi="Helvetica"/>
          <w:sz w:val="22"/>
          <w:szCs w:val="22"/>
        </w:rPr>
        <w:t xml:space="preserve"> precision (CV = 0.1/CV = 0.5</w:t>
      </w:r>
      <w:r w:rsidR="007B77F1" w:rsidRPr="00677C8E">
        <w:rPr>
          <w:rFonts w:ascii="Helvetica" w:hAnsi="Helvetica"/>
          <w:sz w:val="22"/>
          <w:szCs w:val="22"/>
        </w:rPr>
        <w:t>)</w:t>
      </w:r>
      <w:r w:rsidR="00646D89">
        <w:rPr>
          <w:rFonts w:ascii="Helvetica" w:hAnsi="Helvetica"/>
          <w:sz w:val="22"/>
          <w:szCs w:val="22"/>
        </w:rPr>
        <w:t xml:space="preserve">. We evaluated return on monitoring investment across </w:t>
      </w:r>
      <w:r w:rsidR="00646D89" w:rsidRPr="00677C8E">
        <w:rPr>
          <w:rFonts w:ascii="Helvetica" w:hAnsi="Helvetica"/>
          <w:sz w:val="22"/>
          <w:szCs w:val="22"/>
        </w:rPr>
        <w:t>starting</w:t>
      </w:r>
      <w:r w:rsidR="007B77F1" w:rsidRPr="00677C8E">
        <w:rPr>
          <w:rFonts w:ascii="Helvetica" w:hAnsi="Helvetica"/>
          <w:sz w:val="22"/>
          <w:szCs w:val="22"/>
        </w:rPr>
        <w:t xml:space="preserve"> biomass </w:t>
      </w:r>
      <w:r w:rsidR="00646D89">
        <w:rPr>
          <w:rFonts w:ascii="Helvetica" w:hAnsi="Helvetica"/>
          <w:sz w:val="22"/>
          <w:szCs w:val="22"/>
        </w:rPr>
        <w:t xml:space="preserve">values </w:t>
      </w:r>
      <w:r w:rsidR="007B77F1" w:rsidRPr="00677C8E">
        <w:rPr>
          <w:rFonts w:ascii="Helvetica" w:hAnsi="Helvetica"/>
          <w:sz w:val="22"/>
          <w:szCs w:val="22"/>
        </w:rPr>
        <w:t xml:space="preserve">ranging from just above the </w:t>
      </w:r>
      <w:r w:rsidR="00677C8E">
        <w:rPr>
          <w:rFonts w:ascii="Helvetica" w:hAnsi="Helvetica"/>
          <w:sz w:val="22"/>
          <w:szCs w:val="22"/>
        </w:rPr>
        <w:t xml:space="preserve">biological </w:t>
      </w:r>
      <w:r w:rsidR="007B77F1" w:rsidRPr="00677C8E">
        <w:rPr>
          <w:rFonts w:ascii="Helvetica" w:hAnsi="Helvetica"/>
          <w:sz w:val="22"/>
          <w:szCs w:val="22"/>
        </w:rPr>
        <w:t>tipping point to starting at carrying capacity</w:t>
      </w:r>
      <w:r w:rsidR="00D42E6F" w:rsidRPr="00677C8E">
        <w:rPr>
          <w:rFonts w:ascii="Helvetica" w:hAnsi="Helvetica"/>
          <w:sz w:val="22"/>
          <w:szCs w:val="22"/>
        </w:rPr>
        <w:t xml:space="preserve"> and for a rang</w:t>
      </w:r>
      <w:r w:rsidR="00963D6B" w:rsidRPr="00677C8E">
        <w:rPr>
          <w:rFonts w:ascii="Helvetica" w:hAnsi="Helvetica"/>
          <w:sz w:val="22"/>
          <w:szCs w:val="22"/>
        </w:rPr>
        <w:t>e</w:t>
      </w:r>
      <w:r w:rsidR="00D42E6F" w:rsidRPr="00677C8E">
        <w:rPr>
          <w:rFonts w:ascii="Helvetica" w:hAnsi="Helvetica"/>
          <w:sz w:val="22"/>
          <w:szCs w:val="22"/>
        </w:rPr>
        <w:t xml:space="preserve"> of maximum </w:t>
      </w:r>
      <w:r w:rsidR="009458F0" w:rsidRPr="00677C8E">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677C8E">
        <w:rPr>
          <w:rFonts w:ascii="Helvetica" w:hAnsi="Helvetica"/>
          <w:sz w:val="22"/>
          <w:szCs w:val="22"/>
        </w:rPr>
        <w:t>: 0.0 – 2.0</w:t>
      </w:r>
      <w:r w:rsidR="007A0F69" w:rsidRPr="00677C8E">
        <w:rPr>
          <w:rFonts w:ascii="Helvetica" w:hAnsi="Helvetica"/>
          <w:sz w:val="22"/>
          <w:szCs w:val="22"/>
        </w:rPr>
        <w:t>).</w:t>
      </w:r>
      <w:r w:rsidR="00F736A5">
        <w:rPr>
          <w:rFonts w:ascii="Helvetica" w:hAnsi="Helvetica"/>
          <w:sz w:val="22"/>
          <w:szCs w:val="22"/>
        </w:rPr>
        <w:t xml:space="preserve"> Ratio values &gt;1.0 </w:t>
      </w:r>
      <w:proofErr w:type="gramStart"/>
      <w:r w:rsidR="00F736A5">
        <w:rPr>
          <w:rFonts w:ascii="Helvetica" w:hAnsi="Helvetica"/>
          <w:sz w:val="22"/>
          <w:szCs w:val="22"/>
        </w:rPr>
        <w:t>indicate</w:t>
      </w:r>
      <w:proofErr w:type="gramEnd"/>
      <w:r w:rsidR="00F736A5">
        <w:rPr>
          <w:rFonts w:ascii="Helvetica" w:hAnsi="Helvetica"/>
          <w:sz w:val="22"/>
          <w:szCs w:val="22"/>
        </w:rPr>
        <w:t xml:space="preserve"> where higher-precision monitoring is beneficial.</w:t>
      </w:r>
      <w:r w:rsidR="007B77F1" w:rsidRPr="00677C8E">
        <w:rPr>
          <w:rFonts w:ascii="Helvetica" w:hAnsi="Helvetica"/>
          <w:sz w:val="22"/>
          <w:szCs w:val="22"/>
        </w:rPr>
        <w:t xml:space="preserve"> We </w:t>
      </w:r>
      <w:r w:rsidR="006D283D" w:rsidRPr="00677C8E">
        <w:rPr>
          <w:rFonts w:ascii="Helvetica" w:hAnsi="Helvetica"/>
          <w:sz w:val="22"/>
          <w:szCs w:val="22"/>
        </w:rPr>
        <w:t xml:space="preserve">compare the </w:t>
      </w:r>
      <w:r w:rsidR="001C54B9" w:rsidRPr="00677C8E">
        <w:rPr>
          <w:rFonts w:ascii="Helvetica" w:hAnsi="Helvetica"/>
          <w:sz w:val="22"/>
          <w:szCs w:val="22"/>
        </w:rPr>
        <w:t xml:space="preserve">median return on investment for 10,000 iterations of </w:t>
      </w:r>
      <w:proofErr w:type="gramStart"/>
      <w:r w:rsidR="001C54B9" w:rsidRPr="00677C8E">
        <w:rPr>
          <w:rFonts w:ascii="Helvetica" w:hAnsi="Helvetica"/>
          <w:sz w:val="22"/>
          <w:szCs w:val="22"/>
        </w:rPr>
        <w:t>20 year</w:t>
      </w:r>
      <w:proofErr w:type="gramEnd"/>
      <w:r w:rsidR="001C54B9" w:rsidRPr="00677C8E">
        <w:rPr>
          <w:rFonts w:ascii="Helvetica" w:hAnsi="Helvetica"/>
          <w:sz w:val="22"/>
          <w:szCs w:val="22"/>
        </w:rPr>
        <w:t xml:space="preserve"> simulation</w:t>
      </w:r>
      <w:r w:rsidR="00CF7725" w:rsidRPr="00677C8E">
        <w:rPr>
          <w:rFonts w:ascii="Helvetica" w:hAnsi="Helvetica"/>
          <w:sz w:val="22"/>
          <w:szCs w:val="22"/>
        </w:rPr>
        <w:t>s. We evaluate</w:t>
      </w:r>
      <w:r w:rsidR="00963D6B" w:rsidRPr="00677C8E">
        <w:rPr>
          <w:rFonts w:ascii="Helvetica" w:hAnsi="Helvetica"/>
          <w:sz w:val="22"/>
          <w:szCs w:val="22"/>
        </w:rPr>
        <w:t>d</w:t>
      </w:r>
      <w:r w:rsidR="00CF7725" w:rsidRPr="00677C8E">
        <w:rPr>
          <w:rFonts w:ascii="Helvetica" w:hAnsi="Helvetica"/>
          <w:sz w:val="22"/>
          <w:szCs w:val="22"/>
        </w:rPr>
        <w:t xml:space="preserve"> return on investment relative to a biological th</w:t>
      </w:r>
      <w:r w:rsidR="00543E30">
        <w:rPr>
          <w:rFonts w:ascii="Helvetica" w:hAnsi="Helvetica"/>
          <w:sz w:val="22"/>
          <w:szCs w:val="22"/>
        </w:rPr>
        <w:t>reshold of A = 10 (i.e.</w:t>
      </w:r>
      <w:r w:rsidR="007B7225">
        <w:rPr>
          <w:rFonts w:ascii="Helvetica" w:hAnsi="Helvetica"/>
          <w:sz w:val="22"/>
          <w:szCs w:val="22"/>
        </w:rPr>
        <w:t>,</w:t>
      </w:r>
      <w:r w:rsidR="00543E30">
        <w:rPr>
          <w:rFonts w:ascii="Helvetica" w:hAnsi="Helvetica"/>
          <w:sz w:val="22"/>
          <w:szCs w:val="22"/>
        </w:rPr>
        <w:t xml:space="preserve"> the biomass </w:t>
      </w:r>
      <w:r w:rsidR="00CF7725" w:rsidRPr="00677C8E">
        <w:rPr>
          <w:rFonts w:ascii="Helvetica" w:hAnsi="Helvetica"/>
          <w:sz w:val="22"/>
          <w:szCs w:val="22"/>
        </w:rPr>
        <w:t xml:space="preserve">threshold below which the </w:t>
      </w:r>
      <w:r w:rsidR="002414FD" w:rsidRPr="00677C8E">
        <w:rPr>
          <w:rFonts w:ascii="Helvetica" w:hAnsi="Helvetica"/>
          <w:sz w:val="22"/>
          <w:szCs w:val="22"/>
        </w:rPr>
        <w:t>population growth rate is negative) and a management threshold of 0.25Bmsy</w:t>
      </w:r>
      <w:r w:rsidR="007F2FC1" w:rsidRPr="00677C8E">
        <w:rPr>
          <w:rFonts w:ascii="Helvetica" w:hAnsi="Helvetica"/>
          <w:sz w:val="22"/>
          <w:szCs w:val="22"/>
        </w:rPr>
        <w:t xml:space="preserve"> (a common natur</w:t>
      </w:r>
      <w:r w:rsidR="00A8136F" w:rsidRPr="00677C8E">
        <w:rPr>
          <w:rFonts w:ascii="Helvetica" w:hAnsi="Helvetica"/>
          <w:sz w:val="22"/>
          <w:szCs w:val="22"/>
        </w:rPr>
        <w:t>al res</w:t>
      </w:r>
      <w:r w:rsidR="004A65CB">
        <w:rPr>
          <w:rFonts w:ascii="Helvetica" w:hAnsi="Helvetica"/>
          <w:sz w:val="22"/>
          <w:szCs w:val="22"/>
        </w:rPr>
        <w:t xml:space="preserve">ource management target, CITE). </w:t>
      </w:r>
    </w:p>
    <w:p w14:paraId="3D4FD566" w14:textId="14BCBCF2" w:rsidR="00D27AA4" w:rsidRPr="00940663" w:rsidRDefault="00323101" w:rsidP="00256F91">
      <w:pPr>
        <w:ind w:firstLine="720"/>
        <w:rPr>
          <w:rFonts w:ascii="Helvetica" w:hAnsi="Helvetica"/>
          <w:sz w:val="22"/>
          <w:szCs w:val="22"/>
        </w:rPr>
      </w:pPr>
      <w:r>
        <w:rPr>
          <w:rFonts w:ascii="Helvetica" w:hAnsi="Helvetica"/>
          <w:sz w:val="22"/>
          <w:szCs w:val="22"/>
        </w:rPr>
        <w:t>R</w:t>
      </w:r>
      <w:r w:rsidR="00D27AA4" w:rsidRPr="00940663">
        <w:rPr>
          <w:rFonts w:ascii="Helvetica" w:hAnsi="Helvetica"/>
          <w:sz w:val="22"/>
          <w:szCs w:val="22"/>
        </w:rPr>
        <w:t>eturn on monitoring investment increase</w:t>
      </w:r>
      <w:r w:rsidR="002D6CA1" w:rsidRPr="00940663">
        <w:rPr>
          <w:rFonts w:ascii="Helvetica" w:hAnsi="Helvetica"/>
          <w:sz w:val="22"/>
          <w:szCs w:val="22"/>
        </w:rPr>
        <w:t>s</w:t>
      </w:r>
      <w:r w:rsidR="00D27AA4" w:rsidRPr="00940663">
        <w:rPr>
          <w:rFonts w:ascii="Helvetica" w:hAnsi="Helvetica"/>
          <w:sz w:val="22"/>
          <w:szCs w:val="22"/>
        </w:rPr>
        <w:t xml:space="preserve"> when populations were closer to biological </w:t>
      </w:r>
      <w:r w:rsidR="003E5486">
        <w:rPr>
          <w:rFonts w:ascii="Helvetica" w:hAnsi="Helvetica"/>
          <w:sz w:val="22"/>
          <w:szCs w:val="22"/>
        </w:rPr>
        <w:t xml:space="preserve">tipping point or </w:t>
      </w:r>
      <w:r w:rsidR="00D27AA4" w:rsidRPr="00940663">
        <w:rPr>
          <w:rFonts w:ascii="Helvetica" w:hAnsi="Helvetica"/>
          <w:sz w:val="22"/>
          <w:szCs w:val="22"/>
        </w:rPr>
        <w:t xml:space="preserve">management </w:t>
      </w:r>
      <w:r w:rsidR="003E5486">
        <w:rPr>
          <w:rFonts w:ascii="Helvetica" w:hAnsi="Helvetica"/>
          <w:sz w:val="22"/>
          <w:szCs w:val="22"/>
        </w:rPr>
        <w:t>threshold</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lastRenderedPageBreak/>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0930A407" w:rsidR="001C5532" w:rsidRPr="00930F73" w:rsidRDefault="009B2081" w:rsidP="001C5532">
      <w:pPr>
        <w:rPr>
          <w:rFonts w:ascii="Helvetica" w:hAnsi="Helvetica"/>
          <w:sz w:val="22"/>
          <w:szCs w:val="22"/>
        </w:rPr>
      </w:pPr>
      <w:r w:rsidRPr="00930F73">
        <w:rPr>
          <w:rFonts w:ascii="Helvetica" w:hAnsi="Helvetica"/>
          <w:sz w:val="22"/>
          <w:szCs w:val="22"/>
        </w:rPr>
        <w:t>Stakeholders vary in their aversion to risk. For example,</w:t>
      </w:r>
      <w:r w:rsidR="00EE634F" w:rsidRPr="00930F73">
        <w:rPr>
          <w:rFonts w:ascii="Helvetica" w:hAnsi="Helvetica"/>
          <w:sz w:val="22"/>
          <w:szCs w:val="22"/>
        </w:rPr>
        <w:t xml:space="preserve"> a</w:t>
      </w:r>
      <w:r w:rsidR="001C13E8" w:rsidRPr="00930F73">
        <w:rPr>
          <w:rFonts w:ascii="Helvetica" w:hAnsi="Helvetica"/>
          <w:sz w:val="22"/>
          <w:szCs w:val="22"/>
        </w:rPr>
        <w:t xml:space="preserve"> stakeholder</w:t>
      </w:r>
      <w:r w:rsidRPr="00930F73">
        <w:rPr>
          <w:rFonts w:ascii="Helvetica" w:hAnsi="Helvetica"/>
          <w:sz w:val="22"/>
          <w:szCs w:val="22"/>
        </w:rPr>
        <w:t xml:space="preserve"> harvesting a diverse portfolio of natural resources migh</w:t>
      </w:r>
      <w:r w:rsidR="00930F73">
        <w:rPr>
          <w:rFonts w:ascii="Helvetica" w:hAnsi="Helvetica"/>
          <w:sz w:val="22"/>
          <w:szCs w:val="22"/>
        </w:rPr>
        <w:t xml:space="preserve">t be interested in harvesting any single </w:t>
      </w:r>
      <w:r w:rsidRPr="00930F73">
        <w:rPr>
          <w:rFonts w:ascii="Helvetica" w:hAnsi="Helvetica"/>
          <w:sz w:val="22"/>
          <w:szCs w:val="22"/>
        </w:rPr>
        <w:t xml:space="preserve">resource aggressively </w:t>
      </w:r>
      <w:r w:rsidR="000936DC" w:rsidRPr="00930F73">
        <w:rPr>
          <w:rFonts w:ascii="Helvetica" w:hAnsi="Helvetica"/>
          <w:sz w:val="22"/>
          <w:szCs w:val="22"/>
        </w:rPr>
        <w:t xml:space="preserve">and assuming higher risk of crossing a biological </w:t>
      </w:r>
      <w:r w:rsidR="003E5486">
        <w:rPr>
          <w:rFonts w:ascii="Helvetica" w:hAnsi="Helvetica"/>
          <w:sz w:val="22"/>
          <w:szCs w:val="22"/>
        </w:rPr>
        <w:t xml:space="preserve">tipping point </w:t>
      </w:r>
      <w:r w:rsidR="000936DC" w:rsidRPr="00930F73">
        <w:rPr>
          <w:rFonts w:ascii="Helvetica" w:hAnsi="Helvetica"/>
          <w:sz w:val="22"/>
          <w:szCs w:val="22"/>
        </w:rPr>
        <w:t xml:space="preserve">or management threshold. We calculated a safe operating space that defines </w:t>
      </w:r>
      <w:r w:rsidR="0071106A" w:rsidRPr="00930F73">
        <w:rPr>
          <w:rFonts w:ascii="Helvetica" w:hAnsi="Helvetica"/>
          <w:sz w:val="22"/>
          <w:szCs w:val="22"/>
        </w:rPr>
        <w:t xml:space="preserve">which </w:t>
      </w:r>
      <w:r w:rsidR="000936DC" w:rsidRPr="00930F73">
        <w:rPr>
          <w:rFonts w:ascii="Helvetica" w:hAnsi="Helvetica"/>
          <w:sz w:val="22"/>
          <w:szCs w:val="22"/>
        </w:rPr>
        <w:t>comb</w:t>
      </w:r>
      <w:r w:rsidR="0071106A" w:rsidRPr="00930F73">
        <w:rPr>
          <w:rFonts w:ascii="Helvetica" w:hAnsi="Helvetica"/>
          <w:sz w:val="22"/>
          <w:szCs w:val="22"/>
        </w:rPr>
        <w:t xml:space="preserve">inations of </w:t>
      </w:r>
      <w:r w:rsidR="004866D3" w:rsidRPr="00930F73">
        <w:rPr>
          <w:rFonts w:ascii="Helvetica" w:hAnsi="Helvetica"/>
          <w:sz w:val="22"/>
          <w:szCs w:val="22"/>
        </w:rPr>
        <w:t xml:space="preserve">monitoring precision and </w:t>
      </w:r>
      <w:r w:rsidR="0071106A" w:rsidRPr="00930F73">
        <w:rPr>
          <w:rFonts w:ascii="Helvetica" w:hAnsi="Helvetica"/>
          <w:sz w:val="22"/>
          <w:szCs w:val="22"/>
        </w:rPr>
        <w:t xml:space="preserve">resource extraction </w:t>
      </w:r>
      <w:r w:rsidR="002334F6" w:rsidRPr="00930F73">
        <w:rPr>
          <w:rFonts w:ascii="Helvetica" w:hAnsi="Helvetica"/>
          <w:sz w:val="22"/>
          <w:szCs w:val="22"/>
        </w:rPr>
        <w:t>rates</w:t>
      </w:r>
      <w:r w:rsidR="0071106A" w:rsidRPr="00930F73">
        <w:rPr>
          <w:rFonts w:ascii="Helvetica" w:hAnsi="Helvetica"/>
          <w:sz w:val="22"/>
          <w:szCs w:val="22"/>
        </w:rPr>
        <w:t xml:space="preserve"> </w:t>
      </w:r>
      <w:r w:rsidR="002334F6" w:rsidRPr="00930F73">
        <w:rPr>
          <w:rFonts w:ascii="Helvetica" w:hAnsi="Helvetica"/>
          <w:sz w:val="22"/>
          <w:szCs w:val="22"/>
        </w:rPr>
        <w:t>are safe</w:t>
      </w:r>
      <w:r w:rsidR="001D33B6" w:rsidRPr="00930F73">
        <w:rPr>
          <w:rFonts w:ascii="Helvetica" w:hAnsi="Helvetica"/>
          <w:sz w:val="22"/>
          <w:szCs w:val="22"/>
        </w:rPr>
        <w:t xml:space="preserve"> given the probability of crossing a </w:t>
      </w:r>
      <w:r w:rsidR="004C4D00">
        <w:rPr>
          <w:rFonts w:ascii="Helvetica" w:hAnsi="Helvetica"/>
          <w:sz w:val="22"/>
          <w:szCs w:val="22"/>
        </w:rPr>
        <w:t xml:space="preserve">biological </w:t>
      </w:r>
      <w:r w:rsidR="003E5486">
        <w:rPr>
          <w:rFonts w:ascii="Helvetica" w:hAnsi="Helvetica"/>
          <w:sz w:val="22"/>
          <w:szCs w:val="22"/>
        </w:rPr>
        <w:t xml:space="preserve">tipping point </w:t>
      </w:r>
      <w:r w:rsidR="004C4D00">
        <w:rPr>
          <w:rFonts w:ascii="Helvetica" w:hAnsi="Helvetica"/>
          <w:sz w:val="22"/>
          <w:szCs w:val="22"/>
        </w:rPr>
        <w:t>and</w:t>
      </w:r>
      <w:r w:rsidR="003E5486">
        <w:rPr>
          <w:rFonts w:ascii="Helvetica" w:hAnsi="Helvetica"/>
          <w:sz w:val="22"/>
          <w:szCs w:val="22"/>
        </w:rPr>
        <w:t>/or</w:t>
      </w:r>
      <w:r w:rsidR="004C4D00">
        <w:rPr>
          <w:rFonts w:ascii="Helvetica" w:hAnsi="Helvetica"/>
          <w:sz w:val="22"/>
          <w:szCs w:val="22"/>
        </w:rPr>
        <w:t xml:space="preserve"> </w:t>
      </w:r>
      <w:commentRangeStart w:id="34"/>
      <w:r w:rsidR="004C4D00">
        <w:rPr>
          <w:rFonts w:ascii="Helvetica" w:hAnsi="Helvetica"/>
          <w:sz w:val="22"/>
          <w:szCs w:val="22"/>
        </w:rPr>
        <w:t>management</w:t>
      </w:r>
      <w:r w:rsidR="00A42605">
        <w:rPr>
          <w:rFonts w:ascii="Helvetica" w:hAnsi="Helvetica"/>
          <w:sz w:val="22"/>
          <w:szCs w:val="22"/>
        </w:rPr>
        <w:t xml:space="preserve"> threshold</w:t>
      </w:r>
      <w:commentRangeEnd w:id="34"/>
      <w:r w:rsidR="005053A5">
        <w:rPr>
          <w:rStyle w:val="CommentReference"/>
        </w:rPr>
        <w:commentReference w:id="34"/>
      </w:r>
      <w:r w:rsidR="001D33B6" w:rsidRPr="00930F73">
        <w:rPr>
          <w:rFonts w:ascii="Helvetica" w:hAnsi="Helvetica"/>
          <w:sz w:val="22"/>
          <w:szCs w:val="22"/>
        </w:rPr>
        <w:t xml:space="preserve">. To do this we calculated the minimum precision (Max CV in estimated biomass) needed to avoid </w:t>
      </w:r>
      <w:r w:rsidR="00195F71" w:rsidRPr="00930F73">
        <w:rPr>
          <w:rFonts w:ascii="Helvetica" w:hAnsi="Helvetica"/>
          <w:sz w:val="22"/>
          <w:szCs w:val="22"/>
        </w:rPr>
        <w:t xml:space="preserve">crossing </w:t>
      </w:r>
      <w:r w:rsidR="001D33B6" w:rsidRPr="00930F73">
        <w:rPr>
          <w:rFonts w:ascii="Helvetica" w:hAnsi="Helvetica"/>
          <w:sz w:val="22"/>
          <w:szCs w:val="22"/>
        </w:rPr>
        <w:t>a</w:t>
      </w:r>
      <w:r w:rsidR="00A05BB4">
        <w:rPr>
          <w:rFonts w:ascii="Helvetica" w:hAnsi="Helvetica"/>
          <w:sz w:val="22"/>
          <w:szCs w:val="22"/>
        </w:rPr>
        <w:t xml:space="preserve"> biological </w:t>
      </w:r>
      <w:r w:rsidR="003E5486">
        <w:rPr>
          <w:rFonts w:ascii="Helvetica" w:hAnsi="Helvetica"/>
          <w:sz w:val="22"/>
          <w:szCs w:val="22"/>
        </w:rPr>
        <w:t xml:space="preserve">tipping point </w:t>
      </w:r>
      <w:r w:rsidR="00A05BB4">
        <w:rPr>
          <w:rFonts w:ascii="Helvetica" w:hAnsi="Helvetica"/>
          <w:sz w:val="22"/>
          <w:szCs w:val="22"/>
        </w:rPr>
        <w:t>or management</w:t>
      </w:r>
      <w:r w:rsidR="001D33B6" w:rsidRPr="00930F73">
        <w:rPr>
          <w:rFonts w:ascii="Helvetica" w:hAnsi="Helvetica"/>
          <w:sz w:val="22"/>
          <w:szCs w:val="22"/>
        </w:rPr>
        <w:t xml:space="preserve"> </w:t>
      </w:r>
      <w:r w:rsidR="003E5486">
        <w:rPr>
          <w:rFonts w:ascii="Helvetica" w:hAnsi="Helvetica"/>
          <w:sz w:val="22"/>
          <w:szCs w:val="22"/>
        </w:rPr>
        <w:t>threshold</w:t>
      </w:r>
      <w:r w:rsidR="008B3245" w:rsidRPr="00930F73">
        <w:rPr>
          <w:rFonts w:ascii="Helvetica" w:hAnsi="Helvetica"/>
          <w:sz w:val="22"/>
          <w:szCs w:val="22"/>
        </w:rPr>
        <w:t>,</w:t>
      </w:r>
      <w:r w:rsidR="001D33B6" w:rsidRPr="00930F73">
        <w:rPr>
          <w:rFonts w:ascii="Helvetica" w:hAnsi="Helvetica"/>
          <w:sz w:val="22"/>
          <w:szCs w:val="22"/>
        </w:rPr>
        <w:t xml:space="preserve"> given </w:t>
      </w:r>
      <w:r w:rsidR="00195F71" w:rsidRPr="00930F73">
        <w:rPr>
          <w:rFonts w:ascii="Helvetica" w:hAnsi="Helvetica"/>
          <w:sz w:val="22"/>
          <w:szCs w:val="22"/>
        </w:rPr>
        <w:t xml:space="preserve">a </w:t>
      </w:r>
      <w:r w:rsidR="001D33B6" w:rsidRPr="00930F73">
        <w:rPr>
          <w:rFonts w:ascii="Helvetica" w:hAnsi="Helvetica"/>
          <w:sz w:val="22"/>
          <w:szCs w:val="22"/>
        </w:rPr>
        <w:t>resource extraction rate</w:t>
      </w:r>
      <w:r w:rsidR="002C2049" w:rsidRPr="00930F73">
        <w:rPr>
          <w:rFonts w:ascii="Helvetica" w:hAnsi="Helvetica"/>
          <w:sz w:val="22"/>
          <w:szCs w:val="22"/>
        </w:rPr>
        <w:t xml:space="preserve"> and assumed level of risk ranging from 1% to 20%</w:t>
      </w:r>
      <w:r w:rsidR="000D0C63" w:rsidRPr="00930F73">
        <w:rPr>
          <w:rFonts w:ascii="Helvetica" w:hAnsi="Helvetica"/>
          <w:sz w:val="22"/>
          <w:szCs w:val="22"/>
        </w:rPr>
        <w:t xml:space="preserve"> over the 20 year simulation</w:t>
      </w:r>
      <w:r w:rsidR="008B06A6" w:rsidRPr="00930F73">
        <w:rPr>
          <w:rFonts w:ascii="Helvetica" w:hAnsi="Helvetica"/>
          <w:sz w:val="22"/>
          <w:szCs w:val="22"/>
        </w:rPr>
        <w:t xml:space="preserve">. </w:t>
      </w:r>
      <w:r w:rsidR="009B4040" w:rsidRPr="00930F73">
        <w:rPr>
          <w:rFonts w:ascii="Helvetica" w:hAnsi="Helvetica"/>
          <w:sz w:val="22"/>
          <w:szCs w:val="22"/>
        </w:rPr>
        <w:t xml:space="preserve">The relationship between resource extraction rate and minimum precision needed to avoid </w:t>
      </w:r>
      <w:r w:rsidR="005355A0">
        <w:rPr>
          <w:rFonts w:ascii="Helvetica" w:hAnsi="Helvetica"/>
          <w:sz w:val="22"/>
          <w:szCs w:val="22"/>
        </w:rPr>
        <w:t xml:space="preserve">a </w:t>
      </w:r>
      <w:r w:rsidR="009B4040" w:rsidRPr="00930F73">
        <w:rPr>
          <w:rFonts w:ascii="Helvetica" w:hAnsi="Helvetica"/>
          <w:sz w:val="22"/>
          <w:szCs w:val="22"/>
        </w:rPr>
        <w:t>tipping point defines a two-dimensional “safe” space above which lower monitoring precis</w:t>
      </w:r>
      <w:r w:rsidR="00CD6FF0" w:rsidRPr="00930F73">
        <w:rPr>
          <w:rFonts w:ascii="Helvetica" w:hAnsi="Helvetica"/>
          <w:sz w:val="22"/>
          <w:szCs w:val="22"/>
        </w:rPr>
        <w:t>ion and higher extraction rates</w:t>
      </w:r>
      <w:r w:rsidR="008B3245" w:rsidRPr="00930F73">
        <w:rPr>
          <w:rFonts w:ascii="Helvetica" w:hAnsi="Helvetica"/>
          <w:sz w:val="22"/>
          <w:szCs w:val="22"/>
        </w:rPr>
        <w:t xml:space="preserve"> cause the system to tip with probability greater than the assumed risk level</w:t>
      </w:r>
      <w:r w:rsidR="00CD6FF0" w:rsidRPr="00930F73">
        <w:rPr>
          <w:rFonts w:ascii="Helvetica" w:hAnsi="Helvetica"/>
          <w:sz w:val="22"/>
          <w:szCs w:val="22"/>
        </w:rPr>
        <w:t xml:space="preserve">. </w:t>
      </w:r>
      <w:r w:rsidR="00933791" w:rsidRPr="00940663">
        <w:rPr>
          <w:rFonts w:ascii="Helvetica" w:hAnsi="Helvetica"/>
          <w:sz w:val="22"/>
          <w:szCs w:val="22"/>
        </w:rPr>
        <w:t>The safe operating space defined by combinations of exploitation effort and the minimum precision required to avoid crossing a biological tipping point</w:t>
      </w:r>
      <w:r w:rsidR="003E5486">
        <w:rPr>
          <w:rFonts w:ascii="Helvetica" w:hAnsi="Helvetica"/>
          <w:sz w:val="22"/>
          <w:szCs w:val="22"/>
        </w:rPr>
        <w:t xml:space="preserve"> or management threshold</w:t>
      </w:r>
      <w:r w:rsidR="00933791" w:rsidRPr="00940663">
        <w:rPr>
          <w:rFonts w:ascii="Helvetica" w:hAnsi="Helvetica"/>
          <w:sz w:val="22"/>
          <w:szCs w:val="22"/>
        </w:rPr>
        <w:t xml:space="preserv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at the biological threshold, the 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2E7C9A56" w14:textId="77777777" w:rsidR="004F51CB" w:rsidRDefault="004F51CB" w:rsidP="004F51CB">
      <w:pPr>
        <w:rPr>
          <w:rFonts w:ascii="Helvetica" w:hAnsi="Helvetica"/>
          <w:sz w:val="22"/>
          <w:szCs w:val="22"/>
        </w:rPr>
      </w:pPr>
    </w:p>
    <w:p w14:paraId="1F0D6940" w14:textId="2717553A" w:rsidR="005D4007" w:rsidRPr="004F51CB" w:rsidRDefault="005D4007" w:rsidP="004F51CB">
      <w:pPr>
        <w:rPr>
          <w:rFonts w:ascii="Helvetica" w:hAnsi="Helvetica"/>
          <w:i/>
          <w:sz w:val="22"/>
          <w:szCs w:val="22"/>
        </w:rPr>
      </w:pPr>
      <w:r w:rsidRPr="004F51CB">
        <w:rPr>
          <w:rFonts w:ascii="Helvetica" w:hAnsi="Helvetica"/>
          <w:sz w:val="22"/>
          <w:szCs w:val="22"/>
        </w:rPr>
        <w:t xml:space="preserve">A key determinate of the chosen combination of monitoring precision and extraction pressure will be the cost of monitoring relative to the value of the </w:t>
      </w:r>
      <w:r w:rsidR="00FB2A4D" w:rsidRPr="004F51CB">
        <w:rPr>
          <w:rFonts w:ascii="Helvetica" w:hAnsi="Helvetica"/>
          <w:sz w:val="22"/>
          <w:szCs w:val="22"/>
        </w:rPr>
        <w:t>resource after it is collected (i.e</w:t>
      </w:r>
      <w:r w:rsidRPr="004F51CB">
        <w:rPr>
          <w:rFonts w:ascii="Helvetica" w:hAnsi="Helvetica"/>
          <w:sz w:val="22"/>
          <w:szCs w:val="22"/>
        </w:rPr>
        <w:t>.</w:t>
      </w:r>
      <w:r w:rsidR="005355A0">
        <w:rPr>
          <w:rFonts w:ascii="Helvetica" w:hAnsi="Helvetica"/>
          <w:sz w:val="22"/>
          <w:szCs w:val="22"/>
        </w:rPr>
        <w:t>,</w:t>
      </w:r>
      <w:r w:rsidR="00FB2A4D" w:rsidRPr="004F51CB">
        <w:rPr>
          <w:rFonts w:ascii="Helvetica" w:hAnsi="Helvetica"/>
          <w:sz w:val="22"/>
          <w:szCs w:val="22"/>
        </w:rPr>
        <w:t xml:space="preserve"> NPV). </w:t>
      </w:r>
      <w:r w:rsidR="003D4CC5" w:rsidRPr="004F51CB">
        <w:rPr>
          <w:rFonts w:ascii="Helvetica" w:hAnsi="Helvetica"/>
          <w:sz w:val="22"/>
          <w:szCs w:val="22"/>
        </w:rPr>
        <w:t xml:space="preserve">It is clear that high precision monitoring yields the highest </w:t>
      </w:r>
      <w:r w:rsidR="005F45F4" w:rsidRPr="004F51CB">
        <w:rPr>
          <w:rFonts w:ascii="Helvetica" w:hAnsi="Helvetica"/>
          <w:sz w:val="22"/>
          <w:szCs w:val="22"/>
        </w:rPr>
        <w:t>resource</w:t>
      </w:r>
      <w:r w:rsidR="003D4CC5" w:rsidRPr="004F51CB">
        <w:rPr>
          <w:rFonts w:ascii="Helvetica" w:hAnsi="Helvetica"/>
          <w:sz w:val="22"/>
          <w:szCs w:val="22"/>
        </w:rPr>
        <w:t xml:space="preserve"> value as well as the lowest risk of crossing tipping points; however</w:t>
      </w:r>
      <w:r w:rsidR="00701617" w:rsidRPr="004F51CB">
        <w:rPr>
          <w:rFonts w:ascii="Helvetica" w:hAnsi="Helvetica"/>
          <w:sz w:val="22"/>
          <w:szCs w:val="22"/>
        </w:rPr>
        <w:t>,</w:t>
      </w:r>
      <w:r w:rsidR="003D4CC5" w:rsidRPr="004F51CB">
        <w:rPr>
          <w:rFonts w:ascii="Helvetica" w:hAnsi="Helvetica"/>
          <w:sz w:val="22"/>
          <w:szCs w:val="22"/>
        </w:rPr>
        <w:t xml:space="preserve"> high precision monitoring is expensive. </w:t>
      </w:r>
      <w:r w:rsidR="00685475" w:rsidRPr="004F51CB">
        <w:rPr>
          <w:rFonts w:ascii="Helvetica" w:hAnsi="Helvetica"/>
          <w:sz w:val="22"/>
          <w:szCs w:val="22"/>
        </w:rPr>
        <w:t xml:space="preserve">One approach that might mitigate the cost of monitoring is a precautionary buffer </w:t>
      </w:r>
      <w:r w:rsidR="00A30A84">
        <w:rPr>
          <w:rFonts w:ascii="Helvetica" w:hAnsi="Helvetica"/>
          <w:sz w:val="22"/>
          <w:szCs w:val="22"/>
        </w:rPr>
        <w:t>above</w:t>
      </w:r>
      <w:r w:rsidR="005355A0" w:rsidRPr="004F51CB">
        <w:rPr>
          <w:rFonts w:ascii="Helvetica" w:hAnsi="Helvetica"/>
          <w:sz w:val="22"/>
          <w:szCs w:val="22"/>
        </w:rPr>
        <w:t xml:space="preserve"> </w:t>
      </w:r>
      <w:r w:rsidR="00685475" w:rsidRPr="004F51CB">
        <w:rPr>
          <w:rFonts w:ascii="Helvetica" w:hAnsi="Helvetica"/>
          <w:sz w:val="22"/>
          <w:szCs w:val="22"/>
        </w:rPr>
        <w:t xml:space="preserve">which monitoring is high precision and </w:t>
      </w:r>
      <w:r w:rsidR="005355A0">
        <w:rPr>
          <w:rFonts w:ascii="Helvetica" w:hAnsi="Helvetica"/>
          <w:sz w:val="22"/>
          <w:szCs w:val="22"/>
        </w:rPr>
        <w:t>below</w:t>
      </w:r>
      <w:r w:rsidR="005355A0" w:rsidRPr="004F51CB">
        <w:rPr>
          <w:rFonts w:ascii="Helvetica" w:hAnsi="Helvetica"/>
          <w:sz w:val="22"/>
          <w:szCs w:val="22"/>
        </w:rPr>
        <w:t xml:space="preserve"> </w:t>
      </w:r>
      <w:r w:rsidR="00685475" w:rsidRPr="004F51CB">
        <w:rPr>
          <w:rFonts w:ascii="Helvetica" w:hAnsi="Helvetica"/>
          <w:sz w:val="22"/>
          <w:szCs w:val="22"/>
        </w:rPr>
        <w:t>which monitoring is low</w:t>
      </w:r>
      <w:r w:rsidR="005116B5" w:rsidRPr="004F51CB">
        <w:rPr>
          <w:rFonts w:ascii="Helvetica" w:hAnsi="Helvetica"/>
          <w:sz w:val="22"/>
          <w:szCs w:val="22"/>
        </w:rPr>
        <w:t xml:space="preserve"> precision</w:t>
      </w:r>
      <w:r w:rsidR="00685475" w:rsidRPr="004F51CB">
        <w:rPr>
          <w:rFonts w:ascii="Helvetica" w:hAnsi="Helvetica"/>
          <w:sz w:val="22"/>
          <w:szCs w:val="22"/>
        </w:rPr>
        <w:t xml:space="preserve">. </w:t>
      </w:r>
      <w:r w:rsidR="00A70AD8" w:rsidRPr="004F51CB">
        <w:rPr>
          <w:rFonts w:ascii="Helvetica" w:hAnsi="Helvetica"/>
          <w:sz w:val="22"/>
          <w:szCs w:val="22"/>
        </w:rPr>
        <w:t>P</w:t>
      </w:r>
      <w:r w:rsidR="00685475" w:rsidRPr="004F51CB">
        <w:rPr>
          <w:rFonts w:ascii="Helvetica" w:hAnsi="Helvetica"/>
          <w:sz w:val="22"/>
          <w:szCs w:val="22"/>
        </w:rPr>
        <w:t>recautionary buffer</w:t>
      </w:r>
      <w:r w:rsidR="00A70AD8" w:rsidRPr="004F51CB">
        <w:rPr>
          <w:rFonts w:ascii="Helvetica" w:hAnsi="Helvetica"/>
          <w:sz w:val="22"/>
          <w:szCs w:val="22"/>
        </w:rPr>
        <w:t>s are</w:t>
      </w:r>
      <w:r w:rsidR="00685475" w:rsidRPr="004F51CB">
        <w:rPr>
          <w:rFonts w:ascii="Helvetica" w:hAnsi="Helvetica"/>
          <w:sz w:val="22"/>
          <w:szCs w:val="22"/>
        </w:rPr>
        <w:t xml:space="preserve"> an established principle in risk management </w:t>
      </w:r>
      <w:r w:rsidR="00F719FC" w:rsidRPr="004F51CB">
        <w:rPr>
          <w:rFonts w:ascii="Helvetica" w:hAnsi="Helvetica"/>
          <w:sz w:val="22"/>
          <w:szCs w:val="22"/>
        </w:rPr>
        <w:t xml:space="preserve">of natural resources </w:t>
      </w:r>
      <w:r w:rsidR="0074108B" w:rsidRPr="004F51CB">
        <w:rPr>
          <w:rFonts w:ascii="Helvetica" w:hAnsi="Helvetica"/>
          <w:sz w:val="22"/>
          <w:szCs w:val="22"/>
        </w:rPr>
        <w:fldChar w:fldCharType="begin"/>
      </w:r>
      <w:r w:rsidR="00FC7BA4"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4F51CB">
        <w:rPr>
          <w:rFonts w:ascii="Helvetica" w:hAnsi="Helvetica"/>
          <w:sz w:val="22"/>
          <w:szCs w:val="22"/>
        </w:rPr>
        <w:fldChar w:fldCharType="separate"/>
      </w:r>
      <w:r w:rsidR="00FC7BA4" w:rsidRPr="004F51CB">
        <w:rPr>
          <w:rFonts w:ascii="Helvetica" w:hAnsi="Helvetica"/>
          <w:noProof/>
          <w:sz w:val="22"/>
          <w:szCs w:val="22"/>
        </w:rPr>
        <w:t>(Hilborn</w:t>
      </w:r>
      <w:r w:rsidR="00FC7BA4" w:rsidRPr="004F51CB">
        <w:rPr>
          <w:rFonts w:ascii="Helvetica" w:hAnsi="Helvetica"/>
          <w:i/>
          <w:noProof/>
          <w:sz w:val="22"/>
          <w:szCs w:val="22"/>
        </w:rPr>
        <w:t xml:space="preserve"> et al.</w:t>
      </w:r>
      <w:r w:rsidR="00FC7BA4" w:rsidRPr="004F51CB">
        <w:rPr>
          <w:rFonts w:ascii="Helvetica" w:hAnsi="Helvetica"/>
          <w:noProof/>
          <w:sz w:val="22"/>
          <w:szCs w:val="22"/>
        </w:rPr>
        <w:t xml:space="preserve"> 2001)</w:t>
      </w:r>
      <w:r w:rsidR="0074108B" w:rsidRPr="004F51CB">
        <w:rPr>
          <w:rFonts w:ascii="Helvetica" w:hAnsi="Helvetica"/>
          <w:sz w:val="22"/>
          <w:szCs w:val="22"/>
        </w:rPr>
        <w:fldChar w:fldCharType="end"/>
      </w:r>
      <w:r w:rsidR="00F719FC" w:rsidRPr="004F51CB">
        <w:rPr>
          <w:rFonts w:ascii="Helvetica" w:hAnsi="Helvetica"/>
          <w:sz w:val="22"/>
          <w:szCs w:val="22"/>
        </w:rPr>
        <w:t xml:space="preserve"> </w:t>
      </w:r>
      <w:r w:rsidR="00A70AD8" w:rsidRPr="004F51CB">
        <w:rPr>
          <w:rFonts w:ascii="Helvetica" w:hAnsi="Helvetica"/>
          <w:sz w:val="22"/>
          <w:szCs w:val="22"/>
        </w:rPr>
        <w:t xml:space="preserve">and in the presence of tipping points </w:t>
      </w:r>
      <w:r w:rsidR="005116B5" w:rsidRPr="004F51CB">
        <w:rPr>
          <w:rFonts w:ascii="Helvetica" w:hAnsi="Helvetica"/>
          <w:sz w:val="22"/>
          <w:szCs w:val="22"/>
        </w:rPr>
        <w:t>may be</w:t>
      </w:r>
      <w:r w:rsidR="00A70AD8" w:rsidRPr="004F51CB">
        <w:rPr>
          <w:rFonts w:ascii="Helvetica" w:hAnsi="Helvetica"/>
          <w:sz w:val="22"/>
          <w:szCs w:val="22"/>
        </w:rPr>
        <w:t xml:space="preserve"> particularly beneficial. </w:t>
      </w:r>
      <w:r w:rsidR="00944FBA" w:rsidRPr="004F51CB">
        <w:rPr>
          <w:rFonts w:ascii="Helvetica" w:hAnsi="Helvetica"/>
          <w:sz w:val="22"/>
          <w:szCs w:val="22"/>
        </w:rPr>
        <w:t>To demonstrate the utility of precautionary buffers as tools to reduce monitoring costs while remaining low risk, we quantified the net present value</w:t>
      </w:r>
      <w:r w:rsidR="00701617" w:rsidRPr="004F51CB">
        <w:rPr>
          <w:rFonts w:ascii="Helvetica" w:hAnsi="Helvetica"/>
          <w:sz w:val="22"/>
          <w:szCs w:val="22"/>
        </w:rPr>
        <w:t>,</w:t>
      </w:r>
      <w:r w:rsidR="00944FBA" w:rsidRPr="004F51CB">
        <w:rPr>
          <w:rFonts w:ascii="Helvetica" w:hAnsi="Helvetica"/>
          <w:sz w:val="22"/>
          <w:szCs w:val="22"/>
        </w:rPr>
        <w:t xml:space="preserve"> the probability of tipping, and the cost of the resource </w:t>
      </w:r>
      <w:r w:rsidR="008D4713" w:rsidRPr="004F51CB">
        <w:rPr>
          <w:rFonts w:ascii="Helvetica" w:hAnsi="Helvetica"/>
          <w:sz w:val="22"/>
          <w:szCs w:val="22"/>
        </w:rPr>
        <w:t xml:space="preserve">given three monitoring </w:t>
      </w:r>
      <w:r w:rsidR="00E2412C" w:rsidRPr="004F51CB">
        <w:rPr>
          <w:rFonts w:ascii="Helvetica" w:hAnsi="Helvetica"/>
          <w:sz w:val="22"/>
          <w:szCs w:val="22"/>
        </w:rPr>
        <w:t xml:space="preserve">approaches: 1) high precision (CV = 0.1), </w:t>
      </w:r>
      <w:r w:rsidR="005355A0">
        <w:rPr>
          <w:rFonts w:ascii="Helvetica" w:hAnsi="Helvetica"/>
          <w:sz w:val="22"/>
          <w:szCs w:val="22"/>
        </w:rPr>
        <w:t xml:space="preserve">2) </w:t>
      </w:r>
      <w:r w:rsidR="00E2412C" w:rsidRPr="004F51CB">
        <w:rPr>
          <w:rFonts w:ascii="Helvetica" w:hAnsi="Helvetica"/>
          <w:sz w:val="22"/>
          <w:szCs w:val="22"/>
        </w:rPr>
        <w:t xml:space="preserve">low precision (CV = 0.5), and </w:t>
      </w:r>
      <w:r w:rsidR="005355A0">
        <w:rPr>
          <w:rFonts w:ascii="Helvetica" w:hAnsi="Helvetica"/>
          <w:sz w:val="22"/>
          <w:szCs w:val="22"/>
        </w:rPr>
        <w:t xml:space="preserve">3) </w:t>
      </w:r>
      <w:r w:rsidR="00E3658A" w:rsidRPr="004F51CB">
        <w:rPr>
          <w:rFonts w:ascii="Helvetica" w:hAnsi="Helvetica"/>
          <w:sz w:val="22"/>
          <w:szCs w:val="22"/>
        </w:rPr>
        <w:t xml:space="preserve">a precautionary buffer where monitoring precision is </w:t>
      </w:r>
      <w:r w:rsidR="00CA58EE" w:rsidRPr="004F51CB">
        <w:rPr>
          <w:rFonts w:ascii="Helvetica" w:hAnsi="Helvetica"/>
          <w:sz w:val="22"/>
          <w:szCs w:val="22"/>
        </w:rPr>
        <w:t>low</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4F51CB">
        <w:rPr>
          <w:rFonts w:ascii="Helvetica" w:hAnsi="Helvetica"/>
          <w:sz w:val="22"/>
          <w:szCs w:val="22"/>
        </w:rPr>
        <w:t xml:space="preserve">and is </w:t>
      </w:r>
      <w:r w:rsidR="001E24EF" w:rsidRPr="004F51CB">
        <w:rPr>
          <w:rFonts w:ascii="Helvetica" w:hAnsi="Helvetica"/>
          <w:sz w:val="22"/>
          <w:szCs w:val="22"/>
        </w:rPr>
        <w:t>high</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r>
              <m:rPr>
                <m:sty m:val="p"/>
              </m:rPr>
              <w:rPr>
                <w:rStyle w:val="CommentReference"/>
              </w:rPr>
              <w:commentReference w:id="35"/>
            </m:r>
          </m:sub>
        </m:sSub>
      </m:oMath>
      <w:r w:rsidR="00B17E27" w:rsidRPr="004F51CB">
        <w:rPr>
          <w:rFonts w:ascii="Helvetica" w:hAnsi="Helvetica"/>
          <w:sz w:val="22"/>
          <w:szCs w:val="22"/>
        </w:rPr>
        <w:t xml:space="preserve">. </w:t>
      </w:r>
    </w:p>
    <w:p w14:paraId="60A8DFF9" w14:textId="7418A388" w:rsidR="00EA70AE" w:rsidRPr="0027357B" w:rsidRDefault="0050378A" w:rsidP="0027357B">
      <w:pPr>
        <w:ind w:firstLine="720"/>
        <w:rPr>
          <w:rFonts w:ascii="Helvetica" w:hAnsi="Helvetica"/>
          <w:sz w:val="22"/>
          <w:szCs w:val="22"/>
        </w:rPr>
      </w:pPr>
      <w:r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1E286F">
        <w:rPr>
          <w:rFonts w:ascii="Helvetica" w:hAnsi="Helvetica"/>
          <w:sz w:val="22"/>
          <w:szCs w:val="22"/>
        </w:rPr>
        <w:t xml:space="preserve"> (Fig. 4)</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w:t>
      </w:r>
      <w:r w:rsidR="006C1856" w:rsidRPr="0027357B">
        <w:rPr>
          <w:rFonts w:ascii="Helvetica" w:hAnsi="Helvetica"/>
          <w:sz w:val="22"/>
          <w:szCs w:val="22"/>
        </w:rPr>
        <w:lastRenderedPageBreak/>
        <w:t xml:space="preserve">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36"/>
      <w:r w:rsidR="007F159D" w:rsidRPr="0027357B">
        <w:rPr>
          <w:rFonts w:ascii="Helvetica" w:hAnsi="Helvetica"/>
          <w:sz w:val="22"/>
          <w:szCs w:val="22"/>
        </w:rPr>
        <w:t>collapse</w:t>
      </w:r>
      <w:commentRangeEnd w:id="36"/>
      <w:r w:rsidR="00B96E6A">
        <w:rPr>
          <w:rStyle w:val="CommentReference"/>
        </w:rPr>
        <w:commentReference w:id="36"/>
      </w:r>
      <w:r w:rsidR="007F159D" w:rsidRPr="0027357B">
        <w:rPr>
          <w:rFonts w:ascii="Helvetica" w:hAnsi="Helvetica"/>
          <w:sz w:val="22"/>
          <w:szCs w:val="22"/>
        </w:rPr>
        <w:t xml:space="preserve">. </w:t>
      </w:r>
      <w:r w:rsidR="006C1856" w:rsidRPr="0027357B">
        <w:rPr>
          <w:rFonts w:ascii="Helvetica" w:hAnsi="Helvetica"/>
          <w:sz w:val="22"/>
          <w:szCs w:val="22"/>
        </w:rPr>
        <w:t xml:space="preserve"> </w:t>
      </w:r>
    </w:p>
    <w:p w14:paraId="49A53E4E" w14:textId="77777777" w:rsidR="00C25845" w:rsidRDefault="00C25845" w:rsidP="00956809">
      <w:pPr>
        <w:rPr>
          <w:ins w:id="37" w:author="John Lynham" w:date="2015-11-11T16:48:00Z"/>
          <w:rFonts w:ascii="Helvetica" w:hAnsi="Helvetica"/>
          <w:sz w:val="22"/>
          <w:szCs w:val="22"/>
        </w:rPr>
      </w:pPr>
    </w:p>
    <w:p w14:paraId="6E38A2AE" w14:textId="77777777" w:rsidR="009D41C8" w:rsidRDefault="009D41C8" w:rsidP="00956809">
      <w:pPr>
        <w:rPr>
          <w:ins w:id="38" w:author="John Lynham" w:date="2015-11-11T16:48:00Z"/>
          <w:rFonts w:ascii="Helvetica" w:hAnsi="Helvetica"/>
          <w:sz w:val="22"/>
          <w:szCs w:val="22"/>
        </w:rPr>
      </w:pPr>
    </w:p>
    <w:p w14:paraId="0DC5CD59" w14:textId="54D814B3" w:rsidR="009D41C8" w:rsidRDefault="009D41C8" w:rsidP="00956809">
      <w:pPr>
        <w:rPr>
          <w:ins w:id="39" w:author="John Lynham" w:date="2015-11-11T16:54:00Z"/>
          <w:rFonts w:ascii="Helvetica" w:hAnsi="Helvetica"/>
          <w:sz w:val="22"/>
          <w:szCs w:val="22"/>
        </w:rPr>
      </w:pPr>
      <w:ins w:id="40" w:author="John Lynham" w:date="2015-11-11T16:48:00Z">
        <w:r>
          <w:rPr>
            <w:rFonts w:ascii="Helvetica" w:hAnsi="Helvetica"/>
            <w:sz w:val="22"/>
            <w:szCs w:val="22"/>
          </w:rPr>
          <w:t>In terms of your request “</w:t>
        </w:r>
      </w:ins>
      <w:ins w:id="41" w:author="John Lynham" w:date="2015-11-11T16:49:00Z">
        <w:r w:rsidRPr="009D41C8">
          <w:rPr>
            <w:rFonts w:ascii="Helvetica" w:hAnsi="Helvetica"/>
            <w:sz w:val="22"/>
            <w:szCs w:val="22"/>
          </w:rPr>
          <w:t>I think who is bearing the monitoring costs is super interesting but I haven't come up with the badass figure that shows that explicitly. Can you help by thinking of how we might show this in a really intuitive way and what types of effect sizes we might come up with?</w:t>
        </w:r>
        <w:r>
          <w:rPr>
            <w:rFonts w:ascii="Helvetica" w:hAnsi="Helvetica"/>
            <w:sz w:val="22"/>
            <w:szCs w:val="22"/>
          </w:rPr>
          <w:t xml:space="preserve">” I think that Figure </w:t>
        </w:r>
      </w:ins>
      <w:ins w:id="42" w:author="John Lynham" w:date="2015-11-11T16:50:00Z">
        <w:r>
          <w:rPr>
            <w:rFonts w:ascii="Helvetica" w:hAnsi="Helvetica"/>
            <w:sz w:val="22"/>
            <w:szCs w:val="22"/>
          </w:rPr>
          <w:t xml:space="preserve">4 Cost already conveys this or only needs to be tweaked a little. </w:t>
        </w:r>
      </w:ins>
      <w:ins w:id="43" w:author="John Lynham" w:date="2015-11-11T16:51:00Z">
        <w:r>
          <w:rPr>
            <w:rFonts w:ascii="Helvetica" w:hAnsi="Helvetica"/>
            <w:sz w:val="22"/>
            <w:szCs w:val="22"/>
          </w:rPr>
          <w:t>[</w:t>
        </w:r>
      </w:ins>
      <w:ins w:id="44" w:author="John Lynham" w:date="2015-11-11T16:50:00Z">
        <w:r>
          <w:rPr>
            <w:rFonts w:ascii="Helvetica" w:hAnsi="Helvetica"/>
            <w:sz w:val="22"/>
            <w:szCs w:val="22"/>
          </w:rPr>
          <w:t xml:space="preserve">There are two Figure </w:t>
        </w:r>
        <w:proofErr w:type="gramStart"/>
        <w:r>
          <w:rPr>
            <w:rFonts w:ascii="Helvetica" w:hAnsi="Helvetica"/>
            <w:sz w:val="22"/>
            <w:szCs w:val="22"/>
          </w:rPr>
          <w:t>4s,</w:t>
        </w:r>
        <w:proofErr w:type="gramEnd"/>
        <w:r>
          <w:rPr>
            <w:rFonts w:ascii="Helvetica" w:hAnsi="Helvetica"/>
            <w:sz w:val="22"/>
            <w:szCs w:val="22"/>
          </w:rPr>
          <w:t xml:space="preserve"> BTW, I</w:t>
        </w:r>
      </w:ins>
      <w:ins w:id="45" w:author="John Lynham" w:date="2015-11-11T16:51:00Z">
        <w:r>
          <w:rPr>
            <w:rFonts w:ascii="Helvetica" w:hAnsi="Helvetica"/>
            <w:sz w:val="22"/>
            <w:szCs w:val="22"/>
          </w:rPr>
          <w:t xml:space="preserve">’m referring to the second one.] If monitoring is taxpayer-subsidized, then the industry will always want to lobby for </w:t>
        </w:r>
      </w:ins>
      <w:ins w:id="46" w:author="John Lynham" w:date="2015-11-11T16:52:00Z">
        <w:r>
          <w:rPr>
            <w:rFonts w:ascii="Helvetica" w:hAnsi="Helvetica"/>
            <w:sz w:val="22"/>
            <w:szCs w:val="22"/>
          </w:rPr>
          <w:t>FixedCV0.1 since this provides the highest NPV. However, if the financial burden of monitor</w:t>
        </w:r>
      </w:ins>
      <w:ins w:id="47" w:author="John Lynham" w:date="2015-11-11T16:53:00Z">
        <w:r>
          <w:rPr>
            <w:rFonts w:ascii="Helvetica" w:hAnsi="Helvetica"/>
            <w:sz w:val="22"/>
            <w:szCs w:val="22"/>
          </w:rPr>
          <w:t>i</w:t>
        </w:r>
      </w:ins>
      <w:ins w:id="48" w:author="John Lynham" w:date="2015-11-11T16:52:00Z">
        <w:r>
          <w:rPr>
            <w:rFonts w:ascii="Helvetica" w:hAnsi="Helvetica"/>
            <w:sz w:val="22"/>
            <w:szCs w:val="22"/>
          </w:rPr>
          <w:t xml:space="preserve">ng is borne by the industry then </w:t>
        </w:r>
      </w:ins>
      <w:ins w:id="49" w:author="John Lynham" w:date="2015-11-11T16:53:00Z">
        <w:r>
          <w:rPr>
            <w:rFonts w:ascii="Helvetica" w:hAnsi="Helvetica"/>
            <w:sz w:val="22"/>
            <w:szCs w:val="22"/>
          </w:rPr>
          <w:t xml:space="preserve">the industry will subtract the cost of monitoring from the expected NPV when deciding on a course of action. Based on eyeballing the figure, </w:t>
        </w:r>
      </w:ins>
      <w:ins w:id="50" w:author="John Lynham" w:date="2015-11-11T16:54:00Z">
        <w:r>
          <w:rPr>
            <w:rFonts w:ascii="Helvetica" w:hAnsi="Helvetica"/>
            <w:sz w:val="22"/>
            <w:szCs w:val="22"/>
          </w:rPr>
          <w:t xml:space="preserve">fixedCV0.5 or </w:t>
        </w:r>
        <w:proofErr w:type="spellStart"/>
        <w:r>
          <w:rPr>
            <w:rFonts w:ascii="Helvetica" w:hAnsi="Helvetica"/>
            <w:sz w:val="22"/>
            <w:szCs w:val="22"/>
          </w:rPr>
          <w:t>meanPBCV</w:t>
        </w:r>
        <w:proofErr w:type="spellEnd"/>
        <w:r>
          <w:rPr>
            <w:rFonts w:ascii="Helvetica" w:hAnsi="Helvetica"/>
            <w:sz w:val="22"/>
            <w:szCs w:val="22"/>
          </w:rPr>
          <w:t xml:space="preserve"> is now the most </w:t>
        </w:r>
      </w:ins>
      <w:ins w:id="51" w:author="John Lynham" w:date="2015-11-11T17:03:00Z">
        <w:r w:rsidR="005B7365">
          <w:rPr>
            <w:rFonts w:ascii="Helvetica" w:hAnsi="Helvetica"/>
            <w:sz w:val="22"/>
            <w:szCs w:val="22"/>
          </w:rPr>
          <w:t>attractive</w:t>
        </w:r>
      </w:ins>
      <w:ins w:id="52" w:author="John Lynham" w:date="2015-11-11T16:54:00Z">
        <w:r>
          <w:rPr>
            <w:rFonts w:ascii="Helvetica" w:hAnsi="Helvetica"/>
            <w:sz w:val="22"/>
            <w:szCs w:val="22"/>
          </w:rPr>
          <w:t xml:space="preserve"> option. You could clearly show this with another </w:t>
        </w:r>
        <w:proofErr w:type="spellStart"/>
        <w:r>
          <w:rPr>
            <w:rFonts w:ascii="Helvetica" w:hAnsi="Helvetica"/>
            <w:sz w:val="22"/>
            <w:szCs w:val="22"/>
          </w:rPr>
          <w:t>barchart</w:t>
        </w:r>
        <w:proofErr w:type="spellEnd"/>
        <w:r>
          <w:rPr>
            <w:rFonts w:ascii="Helvetica" w:hAnsi="Helvetica"/>
            <w:sz w:val="22"/>
            <w:szCs w:val="22"/>
          </w:rPr>
          <w:t xml:space="preserve"> of NPV-monitoring cost. You could also show how the relative rankings of the different options </w:t>
        </w:r>
      </w:ins>
      <w:ins w:id="53" w:author="John Lynham" w:date="2015-11-11T16:57:00Z">
        <w:r>
          <w:rPr>
            <w:rFonts w:ascii="Helvetica" w:hAnsi="Helvetica"/>
            <w:sz w:val="22"/>
            <w:szCs w:val="22"/>
          </w:rPr>
          <w:t xml:space="preserve">change as you dial up the cost of monitoring. It would be cool to show a reversal of preferences based on changing the monitoring cost </w:t>
        </w:r>
      </w:ins>
      <w:ins w:id="54" w:author="John Lynham" w:date="2015-11-11T17:02:00Z">
        <w:r w:rsidR="005B7365">
          <w:rPr>
            <w:rFonts w:ascii="Helvetica" w:hAnsi="Helvetica"/>
            <w:sz w:val="22"/>
            <w:szCs w:val="22"/>
          </w:rPr>
          <w:t>parameters</w:t>
        </w:r>
      </w:ins>
      <w:ins w:id="55" w:author="John Lynham" w:date="2015-11-11T16:57:00Z">
        <w:r>
          <w:rPr>
            <w:rFonts w:ascii="Helvetica" w:hAnsi="Helvetica"/>
            <w:sz w:val="22"/>
            <w:szCs w:val="22"/>
          </w:rPr>
          <w:t>.</w:t>
        </w:r>
      </w:ins>
      <w:ins w:id="56" w:author="John Lynham" w:date="2015-11-11T16:58:00Z">
        <w:r w:rsidR="005B7365">
          <w:rPr>
            <w:rFonts w:ascii="Helvetica" w:hAnsi="Helvetica"/>
            <w:sz w:val="22"/>
            <w:szCs w:val="22"/>
          </w:rPr>
          <w:t xml:space="preserve"> Either way, I think minor tweaking of this figure can make the basic point.</w:t>
        </w:r>
      </w:ins>
    </w:p>
    <w:p w14:paraId="22F85FEC" w14:textId="77777777" w:rsidR="009D41C8" w:rsidRDefault="009D41C8" w:rsidP="00956809">
      <w:pPr>
        <w:rPr>
          <w:ins w:id="57" w:author="John Lynham" w:date="2015-11-11T16:55:00Z"/>
          <w:rFonts w:ascii="Helvetica" w:hAnsi="Helvetica"/>
          <w:sz w:val="22"/>
          <w:szCs w:val="22"/>
        </w:rPr>
      </w:pPr>
    </w:p>
    <w:p w14:paraId="53FCD8DB" w14:textId="59DB0935" w:rsidR="009D41C8" w:rsidRDefault="009D41C8" w:rsidP="00956809">
      <w:pPr>
        <w:rPr>
          <w:ins w:id="58" w:author="John Lynham" w:date="2015-11-11T16:48:00Z"/>
          <w:rFonts w:ascii="Helvetica" w:hAnsi="Helvetica"/>
          <w:sz w:val="22"/>
          <w:szCs w:val="22"/>
        </w:rPr>
      </w:pPr>
      <w:ins w:id="59" w:author="John Lynham" w:date="2015-11-11T16:55:00Z">
        <w:r>
          <w:rPr>
            <w:rFonts w:ascii="Helvetica" w:hAnsi="Helvetica"/>
            <w:sz w:val="22"/>
            <w:szCs w:val="22"/>
          </w:rPr>
          <w:t>It’s the classic moral hazard problem, if monitoring is being paid for by someone else</w:t>
        </w:r>
      </w:ins>
      <w:ins w:id="60" w:author="John Lynham" w:date="2015-11-11T16:56:00Z">
        <w:r>
          <w:rPr>
            <w:rFonts w:ascii="Helvetica" w:hAnsi="Helvetica"/>
            <w:sz w:val="22"/>
            <w:szCs w:val="22"/>
          </w:rPr>
          <w:t xml:space="preserve"> (the taxpayer)</w:t>
        </w:r>
      </w:ins>
      <w:ins w:id="61" w:author="John Lynham" w:date="2015-11-11T16:55:00Z">
        <w:r>
          <w:rPr>
            <w:rFonts w:ascii="Helvetica" w:hAnsi="Helvetica"/>
            <w:sz w:val="22"/>
            <w:szCs w:val="22"/>
          </w:rPr>
          <w:t>,</w:t>
        </w:r>
      </w:ins>
      <w:ins w:id="62" w:author="John Lynham" w:date="2015-11-11T16:56:00Z">
        <w:r>
          <w:rPr>
            <w:rFonts w:ascii="Helvetica" w:hAnsi="Helvetica"/>
            <w:sz w:val="22"/>
            <w:szCs w:val="22"/>
          </w:rPr>
          <w:t xml:space="preserve"> then the fishing industry always wants as much monitoring as possible.</w:t>
        </w:r>
      </w:ins>
      <w:ins w:id="63" w:author="John Lynham" w:date="2015-11-11T16:55:00Z">
        <w:r>
          <w:rPr>
            <w:rFonts w:ascii="Helvetica" w:hAnsi="Helvetica"/>
            <w:sz w:val="22"/>
            <w:szCs w:val="22"/>
          </w:rPr>
          <w:t xml:space="preserve"> </w:t>
        </w:r>
      </w:ins>
      <w:ins w:id="64" w:author="John Lynham" w:date="2015-11-11T16:56:00Z">
        <w:r>
          <w:rPr>
            <w:rFonts w:ascii="Helvetica" w:hAnsi="Helvetica"/>
            <w:sz w:val="22"/>
            <w:szCs w:val="22"/>
          </w:rPr>
          <w:t xml:space="preserve">If the industry has to pay for </w:t>
        </w:r>
      </w:ins>
      <w:ins w:id="65" w:author="John Lynham" w:date="2015-11-11T16:57:00Z">
        <w:r>
          <w:rPr>
            <w:rFonts w:ascii="Helvetica" w:hAnsi="Helvetica"/>
            <w:sz w:val="22"/>
            <w:szCs w:val="22"/>
          </w:rPr>
          <w:t>monitoring then they will continue to support increased monitoring as long as the expected financial benefit exceeds the financial cost.</w:t>
        </w:r>
      </w:ins>
    </w:p>
    <w:p w14:paraId="7863849A" w14:textId="77777777" w:rsidR="009D41C8" w:rsidRDefault="009D41C8" w:rsidP="00956809">
      <w:pPr>
        <w:rPr>
          <w:ins w:id="66" w:author="John Lynham" w:date="2015-11-11T17:01:00Z"/>
          <w:rFonts w:ascii="Helvetica" w:hAnsi="Helvetica"/>
          <w:sz w:val="22"/>
          <w:szCs w:val="22"/>
        </w:rPr>
      </w:pPr>
    </w:p>
    <w:p w14:paraId="79356F52" w14:textId="7C425C94" w:rsidR="005B7365" w:rsidRDefault="005B7365" w:rsidP="00956809">
      <w:pPr>
        <w:rPr>
          <w:ins w:id="67" w:author="John Lynham" w:date="2015-11-11T17:01:00Z"/>
          <w:rFonts w:ascii="Helvetica" w:hAnsi="Helvetica"/>
          <w:sz w:val="22"/>
          <w:szCs w:val="22"/>
        </w:rPr>
      </w:pPr>
      <w:ins w:id="68" w:author="John Lynham" w:date="2015-11-11T17:01:00Z">
        <w:r>
          <w:rPr>
            <w:rFonts w:ascii="Helvetica" w:hAnsi="Helvetica"/>
            <w:sz w:val="22"/>
            <w:szCs w:val="22"/>
          </w:rPr>
          <w:t>In terms of Figure 4s, I</w:t>
        </w:r>
      </w:ins>
      <w:ins w:id="69" w:author="John Lynham" w:date="2015-11-11T17:02:00Z">
        <w:r>
          <w:rPr>
            <w:rFonts w:ascii="Helvetica" w:hAnsi="Helvetica"/>
            <w:sz w:val="22"/>
            <w:szCs w:val="22"/>
          </w:rPr>
          <w:t xml:space="preserve">’m finding it hard to understand this figure and its contribution. </w:t>
        </w:r>
      </w:ins>
      <w:ins w:id="70" w:author="John Lynham" w:date="2015-11-11T17:04:00Z">
        <w:r>
          <w:rPr>
            <w:rFonts w:ascii="Helvetica" w:hAnsi="Helvetica"/>
            <w:sz w:val="22"/>
            <w:szCs w:val="22"/>
          </w:rPr>
          <w:t xml:space="preserve">The relative rankings don’t really change across the nine panels so I’m not sure what you’re trying to demonstrate here. </w:t>
        </w:r>
        <w:bookmarkStart w:id="71" w:name="_GoBack"/>
        <w:bookmarkEnd w:id="71"/>
        <w:r>
          <w:rPr>
            <w:rFonts w:ascii="Helvetica" w:hAnsi="Helvetica"/>
            <w:sz w:val="22"/>
            <w:szCs w:val="22"/>
          </w:rPr>
          <w:t xml:space="preserve">Although I do see that Crow has made a </w:t>
        </w:r>
      </w:ins>
      <w:ins w:id="72" w:author="John Lynham" w:date="2015-11-11T17:05:00Z">
        <w:r>
          <w:rPr>
            <w:rFonts w:ascii="Helvetica" w:hAnsi="Helvetica"/>
            <w:sz w:val="22"/>
            <w:szCs w:val="22"/>
          </w:rPr>
          <w:t>similar</w:t>
        </w:r>
      </w:ins>
      <w:ins w:id="73" w:author="John Lynham" w:date="2015-11-11T17:04:00Z">
        <w:r>
          <w:rPr>
            <w:rFonts w:ascii="Helvetica" w:hAnsi="Helvetica"/>
            <w:sz w:val="22"/>
            <w:szCs w:val="22"/>
          </w:rPr>
          <w:t xml:space="preserve"> </w:t>
        </w:r>
      </w:ins>
      <w:ins w:id="74" w:author="John Lynham" w:date="2015-11-11T17:05:00Z">
        <w:r>
          <w:rPr>
            <w:rFonts w:ascii="Helvetica" w:hAnsi="Helvetica"/>
            <w:sz w:val="22"/>
            <w:szCs w:val="22"/>
          </w:rPr>
          <w:t>comment to mine above about subtracting the monitoring costs from the NPV. Maybe this might be the place to do it??</w:t>
        </w:r>
      </w:ins>
    </w:p>
    <w:p w14:paraId="11FC999F" w14:textId="77777777" w:rsidR="005B7365" w:rsidRPr="00940663" w:rsidRDefault="005B736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1C600F6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w:t>
      </w:r>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tipping point or management </w:t>
      </w:r>
      <w:r w:rsidR="004758C3" w:rsidRPr="00A21B6D">
        <w:rPr>
          <w:rFonts w:ascii="Helvetica" w:hAnsi="Helvetica" w:cs="Helvetica Neue"/>
          <w:sz w:val="22"/>
          <w:szCs w:val="22"/>
        </w:rPr>
        <w:t>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monitoring levels.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6562F2AE"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biological tipping points</w:t>
      </w:r>
      <w:r w:rsidR="003E5486">
        <w:rPr>
          <w:rFonts w:ascii="Helvetica" w:hAnsi="Helvetica"/>
          <w:sz w:val="22"/>
          <w:szCs w:val="22"/>
        </w:rPr>
        <w:t xml:space="preserve"> and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DF0B7F">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DF0B7F">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al.</w:t>
      </w:r>
      <w:r w:rsidR="00DF0B7F">
        <w:rPr>
          <w:rFonts w:ascii="Helvetica" w:hAnsi="Helvetica"/>
          <w:noProof/>
          <w:sz w:val="22"/>
          <w:szCs w:val="22"/>
        </w:rPr>
        <w:t xml:space="preserve"> 1993)</w:t>
      </w:r>
      <w:r w:rsidR="00DF0B7F">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505970">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505970">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505970">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27B8223" w14:textId="6F28A5FD"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w:t>
      </w:r>
      <w:ins w:id="75" w:author="John Lynham" w:date="2015-11-11T11:19:00Z">
        <w:r w:rsidR="00E31CE8">
          <w:rPr>
            <w:rFonts w:ascii="Helvetica" w:hAnsi="Helvetica"/>
            <w:sz w:val="22"/>
            <w:szCs w:val="22"/>
          </w:rPr>
          <w:t xml:space="preserve">the </w:t>
        </w:r>
      </w:ins>
      <w:r w:rsidR="00A67434">
        <w:rPr>
          <w:rFonts w:ascii="Helvetica" w:hAnsi="Helvetica"/>
          <w:sz w:val="22"/>
          <w:szCs w:val="22"/>
        </w:rPr>
        <w:t xml:space="preserve">industry or </w:t>
      </w:r>
      <w:ins w:id="76" w:author="John Lynham" w:date="2015-11-11T11:19:00Z">
        <w:r w:rsidR="00E31CE8">
          <w:rPr>
            <w:rFonts w:ascii="Helvetica" w:hAnsi="Helvetica"/>
            <w:sz w:val="22"/>
            <w:szCs w:val="22"/>
          </w:rPr>
          <w:t xml:space="preserve">government </w:t>
        </w:r>
      </w:ins>
      <w:r w:rsidR="00A67434">
        <w:rPr>
          <w:rFonts w:ascii="Helvetica" w:hAnsi="Helvetica"/>
          <w:sz w:val="22"/>
          <w:szCs w:val="22"/>
        </w:rPr>
        <w:t xml:space="preserve">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77"/>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77"/>
      <w:r w:rsidR="00A66D61">
        <w:rPr>
          <w:rStyle w:val="CommentReference"/>
        </w:rPr>
        <w:commentReference w:id="77"/>
      </w:r>
      <w:r w:rsidR="004F2DF7">
        <w:rPr>
          <w:rFonts w:ascii="Helvetica" w:hAnsi="Helvetica"/>
          <w:sz w:val="22"/>
          <w:szCs w:val="22"/>
        </w:rPr>
        <w:t xml:space="preserve"> and producing large earnings</w:t>
      </w:r>
      <w:r w:rsidR="00194FF6">
        <w:rPr>
          <w:rFonts w:ascii="Helvetica" w:hAnsi="Helvetica"/>
          <w:sz w:val="22"/>
          <w:szCs w:val="22"/>
        </w:rPr>
        <w:t xml:space="preserve">. In contrast, </w:t>
      </w:r>
      <w:ins w:id="78" w:author="John Lynham" w:date="2015-11-11T11:19:00Z">
        <w:r w:rsidR="00E31CE8">
          <w:rPr>
            <w:rFonts w:ascii="Helvetica" w:hAnsi="Helvetica"/>
            <w:sz w:val="22"/>
            <w:szCs w:val="22"/>
          </w:rPr>
          <w:t xml:space="preserve">government </w:t>
        </w:r>
      </w:ins>
      <w:r w:rsidR="00194FF6">
        <w:rPr>
          <w:rFonts w:ascii="Helvetica" w:hAnsi="Helvetica"/>
          <w:sz w:val="22"/>
          <w:szCs w:val="22"/>
        </w:rPr>
        <w:t xml:space="preserve">agencies are incentivized to keep the system healthy but </w:t>
      </w:r>
      <w:ins w:id="79" w:author="John Lynham" w:date="2015-11-11T11:19:00Z">
        <w:r w:rsidR="00E31CE8">
          <w:rPr>
            <w:rFonts w:ascii="Helvetica" w:hAnsi="Helvetica"/>
            <w:sz w:val="22"/>
            <w:szCs w:val="22"/>
          </w:rPr>
          <w:t xml:space="preserve">to </w:t>
        </w:r>
      </w:ins>
      <w:r w:rsidR="00194FF6">
        <w:rPr>
          <w:rFonts w:ascii="Helvetica" w:hAnsi="Helvetica"/>
          <w:sz w:val="22"/>
          <w:szCs w:val="22"/>
        </w:rPr>
        <w:t xml:space="preserve">minimize costs to taxpayers. This difference in </w:t>
      </w:r>
      <w:r w:rsidR="00374F31">
        <w:rPr>
          <w:rFonts w:ascii="Helvetica" w:hAnsi="Helvetica"/>
          <w:sz w:val="22"/>
          <w:szCs w:val="22"/>
        </w:rPr>
        <w:t>incentives</w:t>
      </w:r>
      <w:r w:rsidR="00194FF6">
        <w:rPr>
          <w:rFonts w:ascii="Helvetica" w:hAnsi="Helvetica"/>
          <w:sz w:val="22"/>
          <w:szCs w:val="22"/>
        </w:rPr>
        <w:t xml:space="preserve"> </w:t>
      </w:r>
      <w:del w:id="80" w:author="John Lynham" w:date="2015-11-11T11:20:00Z">
        <w:r w:rsidR="00194FF6" w:rsidDel="00E31CE8">
          <w:rPr>
            <w:rFonts w:ascii="Helvetica" w:hAnsi="Helvetica"/>
            <w:sz w:val="22"/>
            <w:szCs w:val="22"/>
          </w:rPr>
          <w:delText xml:space="preserve">between industry and agencies </w:delText>
        </w:r>
      </w:del>
      <w:r w:rsidR="00194FF6">
        <w:rPr>
          <w:rFonts w:ascii="Helvetica" w:hAnsi="Helvetica"/>
          <w:sz w:val="22"/>
          <w:szCs w:val="22"/>
        </w:rPr>
        <w:t>is risky</w:t>
      </w:r>
      <w:del w:id="81" w:author="John Lynham" w:date="2015-11-11T11:20:00Z">
        <w:r w:rsidR="00194FF6" w:rsidDel="00E31CE8">
          <w:rPr>
            <w:rFonts w:ascii="Helvetica" w:hAnsi="Helvetica"/>
            <w:sz w:val="22"/>
            <w:szCs w:val="22"/>
          </w:rPr>
          <w:delText>,</w:delText>
        </w:r>
      </w:del>
      <w:r w:rsidR="00194FF6">
        <w:rPr>
          <w:rFonts w:ascii="Helvetica" w:hAnsi="Helvetica"/>
          <w:sz w:val="22"/>
          <w:szCs w:val="22"/>
        </w:rPr>
        <w:t xml:space="preserve"> because agencies often have limited resources to provide high precision monitoring, while </w:t>
      </w:r>
      <w:ins w:id="82" w:author="John Lynham" w:date="2015-11-11T11:21:00Z">
        <w:r w:rsidR="00CE20E8">
          <w:rPr>
            <w:rFonts w:ascii="Helvetica" w:hAnsi="Helvetica"/>
            <w:sz w:val="22"/>
            <w:szCs w:val="22"/>
          </w:rPr>
          <w:t xml:space="preserve">the </w:t>
        </w:r>
      </w:ins>
      <w:r w:rsidR="00194FF6">
        <w:rPr>
          <w:rFonts w:ascii="Helvetica" w:hAnsi="Helvetica"/>
          <w:sz w:val="22"/>
          <w:szCs w:val="22"/>
        </w:rPr>
        <w:t xml:space="preserve">industry is </w:t>
      </w:r>
      <w:del w:id="83" w:author="John Lynham" w:date="2015-11-11T11:22:00Z">
        <w:r w:rsidR="00163E3E" w:rsidDel="00CE20E8">
          <w:rPr>
            <w:rFonts w:ascii="Helvetica" w:hAnsi="Helvetica"/>
            <w:sz w:val="22"/>
            <w:szCs w:val="22"/>
          </w:rPr>
          <w:delText xml:space="preserve">economically </w:delText>
        </w:r>
      </w:del>
      <w:ins w:id="84" w:author="John Lynham" w:date="2015-11-11T11:22:00Z">
        <w:r w:rsidR="00CE20E8">
          <w:rPr>
            <w:rFonts w:ascii="Helvetica" w:hAnsi="Helvetica"/>
            <w:sz w:val="22"/>
            <w:szCs w:val="22"/>
          </w:rPr>
          <w:t xml:space="preserve">often </w:t>
        </w:r>
      </w:ins>
      <w:r w:rsidR="00163E3E">
        <w:rPr>
          <w:rFonts w:ascii="Helvetica" w:hAnsi="Helvetica"/>
          <w:sz w:val="22"/>
          <w:szCs w:val="22"/>
        </w:rPr>
        <w:t xml:space="preserve">incentivized to </w:t>
      </w:r>
      <w:del w:id="85" w:author="John Lynham" w:date="2015-11-11T11:22:00Z">
        <w:r w:rsidR="00163E3E" w:rsidDel="00CE20E8">
          <w:rPr>
            <w:rFonts w:ascii="Helvetica" w:hAnsi="Helvetica"/>
            <w:sz w:val="22"/>
            <w:szCs w:val="22"/>
          </w:rPr>
          <w:delText xml:space="preserve">maximize profits by </w:delText>
        </w:r>
      </w:del>
      <w:r w:rsidR="00163E3E">
        <w:rPr>
          <w:rFonts w:ascii="Helvetica" w:hAnsi="Helvetica"/>
          <w:sz w:val="22"/>
          <w:szCs w:val="22"/>
        </w:rPr>
        <w:t>harvest</w:t>
      </w:r>
      <w:del w:id="86" w:author="John Lynham" w:date="2015-11-11T11:22:00Z">
        <w:r w:rsidR="00163E3E" w:rsidDel="00CE20E8">
          <w:rPr>
            <w:rFonts w:ascii="Helvetica" w:hAnsi="Helvetica"/>
            <w:sz w:val="22"/>
            <w:szCs w:val="22"/>
          </w:rPr>
          <w:delText>ing</w:delText>
        </w:r>
      </w:del>
      <w:r w:rsidR="00163E3E">
        <w:rPr>
          <w:rFonts w:ascii="Helvetica" w:hAnsi="Helvetica"/>
          <w:sz w:val="22"/>
          <w:szCs w:val="22"/>
        </w:rPr>
        <w:t xml:space="preserve"> as many resources as possible at the lowest cost. </w:t>
      </w:r>
    </w:p>
    <w:p w14:paraId="3ECB8036" w14:textId="616F78FD" w:rsidR="00C55CC4" w:rsidRDefault="006235E3" w:rsidP="00C55CC4">
      <w:pPr>
        <w:rPr>
          <w:rFonts w:ascii="Helvetica" w:hAnsi="Helvetica" w:cs="Helvetica Neue"/>
          <w:sz w:val="22"/>
          <w:szCs w:val="22"/>
        </w:rPr>
      </w:pPr>
      <w:r>
        <w:rPr>
          <w:rFonts w:ascii="Helvetica" w:hAnsi="Helvetica"/>
          <w:sz w:val="22"/>
          <w:szCs w:val="22"/>
        </w:rPr>
        <w:lastRenderedPageBreak/>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 xml:space="preserve">in placing the burden of monitoring costs on </w:t>
      </w:r>
      <w:ins w:id="87" w:author="John Lynham" w:date="2015-11-11T11:23:00Z">
        <w:r w:rsidR="00141577">
          <w:rPr>
            <w:rFonts w:ascii="Helvetica" w:hAnsi="Helvetica"/>
            <w:sz w:val="22"/>
            <w:szCs w:val="22"/>
          </w:rPr>
          <w:t xml:space="preserve">the </w:t>
        </w:r>
      </w:ins>
      <w:r w:rsidR="007B24BD">
        <w:rPr>
          <w:rFonts w:ascii="Helvetica" w:hAnsi="Helvetica"/>
          <w:sz w:val="22"/>
          <w:szCs w:val="22"/>
        </w:rPr>
        <w:t>industry</w:t>
      </w:r>
      <w:ins w:id="88" w:author="John Lynham" w:date="2015-11-11T11:22:00Z">
        <w:r w:rsidR="00141577">
          <w:rPr>
            <w:rFonts w:ascii="Helvetica" w:hAnsi="Helvetica"/>
            <w:sz w:val="22"/>
            <w:szCs w:val="22"/>
          </w:rPr>
          <w:t xml:space="preserve"> versus the government</w:t>
        </w:r>
      </w:ins>
      <w:r w:rsidR="007B24BD">
        <w:rPr>
          <w:rFonts w:ascii="Helvetica" w:hAnsi="Helvetica"/>
          <w:sz w:val="22"/>
          <w:szCs w:val="22"/>
        </w:rPr>
        <w:t>.</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w:t>
      </w:r>
      <w:ins w:id="89" w:author="John Lynham" w:date="2015-11-11T12:36:00Z">
        <w:r w:rsidR="00B11514">
          <w:rPr>
            <w:rFonts w:ascii="Helvetica" w:hAnsi="Helvetica"/>
            <w:sz w:val="22"/>
            <w:szCs w:val="22"/>
          </w:rPr>
          <w:t>,</w:t>
        </w:r>
      </w:ins>
      <w:r w:rsidR="004367AD">
        <w:rPr>
          <w:rFonts w:ascii="Helvetica" w:hAnsi="Helvetica"/>
          <w:sz w:val="22"/>
          <w:szCs w:val="22"/>
        </w:rPr>
        <w:t xml:space="preserve">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B33555">
        <w:rPr>
          <w:rFonts w:ascii="Helvetica" w:hAnsi="Helvetica"/>
          <w:sz w:val="22"/>
          <w:szCs w:val="22"/>
        </w:rPr>
        <w:t>harvesting the system</w:t>
      </w:r>
      <w:r w:rsidR="00A66D61">
        <w:rPr>
          <w:rFonts w:ascii="Helvetica" w:hAnsi="Helvetica"/>
          <w:sz w:val="22"/>
          <w:szCs w:val="22"/>
        </w:rPr>
        <w:t xml:space="preserve"> </w:t>
      </w:r>
      <w:r w:rsidR="00A66D61" w:rsidRPr="00C074D1">
        <w:rPr>
          <w:rFonts w:ascii="Helvetica" w:hAnsi="Helvetica"/>
          <w:sz w:val="22"/>
          <w:szCs w:val="22"/>
          <w:highlight w:val="yellow"/>
        </w:rPr>
        <w:t>(</w:t>
      </w:r>
      <w:commentRangeStart w:id="90"/>
      <w:r w:rsidR="00A66D61" w:rsidRPr="00C074D1">
        <w:rPr>
          <w:rFonts w:ascii="Helvetica" w:hAnsi="Helvetica"/>
          <w:sz w:val="22"/>
          <w:szCs w:val="22"/>
          <w:highlight w:val="yellow"/>
        </w:rPr>
        <w:t>CITE</w:t>
      </w:r>
      <w:commentRangeEnd w:id="90"/>
      <w:r w:rsidR="0084613E">
        <w:rPr>
          <w:rStyle w:val="CommentReference"/>
        </w:rPr>
        <w:commentReference w:id="90"/>
      </w:r>
      <w:r w:rsidR="00A66D61" w:rsidRPr="00C074D1">
        <w:rPr>
          <w:rFonts w:ascii="Helvetica" w:hAnsi="Helvetica"/>
          <w:sz w:val="22"/>
          <w:szCs w:val="22"/>
          <w:highlight w:val="yellow"/>
        </w:rPr>
        <w:t>)</w:t>
      </w:r>
      <w:r w:rsidR="00B33555">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del w:id="91" w:author="John Lynham" w:date="2015-11-11T12:41:00Z">
        <w:r w:rsidR="00BF7C89" w:rsidDel="00F20C88">
          <w:rPr>
            <w:rFonts w:ascii="Helvetica" w:hAnsi="Helvetica" w:cs="Helvetica Neue"/>
            <w:sz w:val="22"/>
            <w:szCs w:val="22"/>
          </w:rPr>
          <w:delText xml:space="preserve">economics and </w:delText>
        </w:r>
      </w:del>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del w:id="92" w:author="John Lynham" w:date="2015-11-11T12:42:00Z">
        <w:r w:rsidR="006E5F41" w:rsidRPr="00AC60BF" w:rsidDel="00F20C88">
          <w:rPr>
            <w:rFonts w:ascii="Helvetica" w:hAnsi="Helvetica" w:cs="Helvetica Neue"/>
            <w:sz w:val="22"/>
            <w:szCs w:val="22"/>
          </w:rPr>
          <w:delText xml:space="preserve">degree to which </w:delText>
        </w:r>
        <w:r w:rsidR="00C55CC4" w:rsidDel="00F20C88">
          <w:rPr>
            <w:rFonts w:ascii="Helvetica" w:hAnsi="Helvetica" w:cs="Helvetica Neue"/>
            <w:sz w:val="22"/>
            <w:szCs w:val="22"/>
          </w:rPr>
          <w:delText xml:space="preserve">information </w:delText>
        </w:r>
      </w:del>
      <w:r w:rsidR="00C55CC4">
        <w:rPr>
          <w:rFonts w:ascii="Helvetica" w:hAnsi="Helvetica" w:cs="Helvetica Neue"/>
          <w:sz w:val="22"/>
          <w:szCs w:val="22"/>
        </w:rPr>
        <w:t>value</w:t>
      </w:r>
      <w:del w:id="93" w:author="John Lynham" w:date="2015-11-11T12:42:00Z">
        <w:r w:rsidR="00C55CC4" w:rsidDel="00F20C88">
          <w:rPr>
            <w:rFonts w:ascii="Helvetica" w:hAnsi="Helvetica" w:cs="Helvetica Neue"/>
            <w:sz w:val="22"/>
            <w:szCs w:val="22"/>
          </w:rPr>
          <w:delText>s</w:delText>
        </w:r>
      </w:del>
      <w:r w:rsidR="00C55CC4">
        <w:rPr>
          <w:rFonts w:ascii="Helvetica" w:hAnsi="Helvetica" w:cs="Helvetica Neue"/>
          <w:sz w:val="22"/>
          <w:szCs w:val="22"/>
        </w:rPr>
        <w:t xml:space="preserve"> </w:t>
      </w:r>
      <w:del w:id="94" w:author="John Lynham" w:date="2015-11-11T12:42:00Z">
        <w:r w:rsidR="00C55CC4" w:rsidDel="00F20C88">
          <w:rPr>
            <w:rFonts w:ascii="Helvetica" w:hAnsi="Helvetica" w:cs="Helvetica Neue"/>
            <w:sz w:val="22"/>
            <w:szCs w:val="22"/>
          </w:rPr>
          <w:delText xml:space="preserve">more or less </w:delText>
        </w:r>
      </w:del>
      <w:r w:rsidR="00C55CC4">
        <w:rPr>
          <w:rFonts w:ascii="Helvetica" w:hAnsi="Helvetica" w:cs="Helvetica Neue"/>
          <w:sz w:val="22"/>
          <w:szCs w:val="22"/>
        </w:rPr>
        <w:t xml:space="preserve">to </w:t>
      </w:r>
      <w:ins w:id="95" w:author="John Lynham" w:date="2015-11-11T12:42:00Z">
        <w:r w:rsidR="00F20C88">
          <w:rPr>
            <w:rFonts w:ascii="Helvetica" w:hAnsi="Helvetica" w:cs="Helvetica Neue"/>
            <w:sz w:val="22"/>
            <w:szCs w:val="22"/>
          </w:rPr>
          <w:t>other</w:t>
        </w:r>
      </w:ins>
      <w:del w:id="96" w:author="John Lynham" w:date="2015-11-11T12:42:00Z">
        <w:r w:rsidR="006E5F41" w:rsidRPr="00AC60BF" w:rsidDel="00F20C88">
          <w:rPr>
            <w:rFonts w:ascii="Helvetica" w:hAnsi="Helvetica" w:cs="Helvetica Neue"/>
            <w:sz w:val="22"/>
            <w:szCs w:val="22"/>
          </w:rPr>
          <w:delText>individual</w:delText>
        </w:r>
      </w:del>
      <w:r w:rsidR="006E5F41" w:rsidRPr="00AC60BF">
        <w:rPr>
          <w:rFonts w:ascii="Helvetica" w:hAnsi="Helvetica" w:cs="Helvetica Neue"/>
          <w:sz w:val="22"/>
          <w:szCs w:val="22"/>
        </w:rPr>
        <w:t xml:space="preserve"> stakeholders</w:t>
      </w:r>
      <w:ins w:id="97" w:author="John Lynham" w:date="2015-11-11T12:41:00Z">
        <w:r w:rsidR="00F20C88">
          <w:rPr>
            <w:rFonts w:ascii="Helvetica" w:hAnsi="Helvetica" w:cs="Helvetica Neue"/>
            <w:sz w:val="22"/>
            <w:szCs w:val="22"/>
          </w:rPr>
          <w:t>.</w:t>
        </w:r>
      </w:ins>
      <w:r w:rsidR="006E5F41" w:rsidRPr="00AC60BF">
        <w:rPr>
          <w:rFonts w:ascii="Helvetica" w:hAnsi="Helvetica" w:cs="Helvetica Neue"/>
          <w:sz w:val="22"/>
          <w:szCs w:val="22"/>
        </w:rPr>
        <w:t xml:space="preserve"> </w:t>
      </w:r>
    </w:p>
    <w:p w14:paraId="3AFA1E91" w14:textId="7F20D804" w:rsidR="0021032B" w:rsidRDefault="00FA3C1E" w:rsidP="00936002">
      <w:pPr>
        <w:widowControl w:val="0"/>
        <w:autoSpaceDE w:val="0"/>
        <w:autoSpaceDN w:val="0"/>
        <w:adjustRightInd w:val="0"/>
        <w:ind w:firstLine="360"/>
        <w:rPr>
          <w:ins w:id="98" w:author="John Lynham" w:date="2015-11-11T12:42:00Z"/>
          <w:rFonts w:ascii="Helvetica" w:hAnsi="Helvetica"/>
          <w:sz w:val="22"/>
          <w:szCs w:val="22"/>
        </w:rPr>
      </w:pPr>
      <w:r w:rsidRPr="00940663">
        <w:rPr>
          <w:rFonts w:ascii="Helvetica" w:hAnsi="Helvetica" w:cs="Helvetica Neue"/>
          <w:sz w:val="22"/>
          <w:szCs w:val="22"/>
        </w:rPr>
        <w:t xml:space="preserve">A large </w:t>
      </w:r>
      <w:ins w:id="99" w:author="John Lynham" w:date="2015-11-11T13:28:00Z">
        <w:r w:rsidR="00E035E7">
          <w:rPr>
            <w:rFonts w:ascii="Helvetica" w:hAnsi="Helvetica" w:cs="Helvetica Neue"/>
            <w:sz w:val="22"/>
            <w:szCs w:val="22"/>
          </w:rPr>
          <w:t xml:space="preserve">diversified </w:t>
        </w:r>
      </w:ins>
      <w:r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w:t>
      </w:r>
      <w:ins w:id="100" w:author="John Lynham" w:date="2015-11-11T13:28:00Z">
        <w:r w:rsidR="00E035E7">
          <w:rPr>
            <w:rFonts w:ascii="Helvetica" w:hAnsi="Helvetica" w:cs="Helvetica Neue"/>
            <w:sz w:val="22"/>
            <w:szCs w:val="22"/>
          </w:rPr>
          <w:t xml:space="preserve">the </w:t>
        </w:r>
      </w:ins>
      <w:r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ins w:id="101" w:author="John Lynham" w:date="2015-11-11T13:29:00Z">
        <w:r w:rsidR="00E035E7">
          <w:rPr>
            <w:rFonts w:ascii="Helvetica" w:hAnsi="Helvetica" w:cs="Helvetica Neue"/>
            <w:sz w:val="22"/>
            <w:szCs w:val="22"/>
          </w:rPr>
          <w:t>ed</w:t>
        </w:r>
      </w:ins>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w:t>
      </w:r>
      <w:del w:id="102" w:author="John Lynham" w:date="2015-11-11T13:29:00Z">
        <w:r w:rsidR="00C13524" w:rsidRPr="00940663" w:rsidDel="00E035E7">
          <w:rPr>
            <w:rFonts w:ascii="Helvetica" w:hAnsi="Helvetica" w:cs="Helvetica Neue"/>
            <w:sz w:val="22"/>
            <w:szCs w:val="22"/>
          </w:rPr>
          <w:delText xml:space="preserve">far from home </w:delText>
        </w:r>
      </w:del>
      <w:r w:rsidR="00C13524" w:rsidRPr="00940663">
        <w:rPr>
          <w:rFonts w:ascii="Helvetica" w:hAnsi="Helvetica" w:cs="Helvetica Neue"/>
          <w:sz w:val="22"/>
          <w:szCs w:val="22"/>
        </w:rPr>
        <w:t xml:space="preserve">and </w:t>
      </w:r>
      <w:r w:rsidR="00C949EB" w:rsidRPr="00940663">
        <w:rPr>
          <w:rFonts w:ascii="Helvetica" w:hAnsi="Helvetica" w:cs="Helvetica Neue"/>
          <w:sz w:val="22"/>
          <w:szCs w:val="22"/>
        </w:rPr>
        <w:t xml:space="preserve">might not </w:t>
      </w:r>
      <w:del w:id="103" w:author="John Lynham" w:date="2015-11-11T13:30:00Z">
        <w:r w:rsidR="00C949EB" w:rsidRPr="00940663" w:rsidDel="00E035E7">
          <w:rPr>
            <w:rFonts w:ascii="Helvetica" w:hAnsi="Helvetica" w:cs="Helvetica Neue"/>
            <w:sz w:val="22"/>
            <w:szCs w:val="22"/>
          </w:rPr>
          <w:delText xml:space="preserve">offer </w:delText>
        </w:r>
      </w:del>
      <w:ins w:id="104" w:author="John Lynham" w:date="2015-11-11T13:30:00Z">
        <w:r w:rsidR="00E035E7">
          <w:rPr>
            <w:rFonts w:ascii="Helvetica" w:hAnsi="Helvetica" w:cs="Helvetica Neue"/>
            <w:sz w:val="22"/>
            <w:szCs w:val="22"/>
          </w:rPr>
          <w:t>have</w:t>
        </w:r>
        <w:r w:rsidR="00E035E7" w:rsidRPr="00940663">
          <w:rPr>
            <w:rFonts w:ascii="Helvetica" w:hAnsi="Helvetica" w:cs="Helvetica Neue"/>
            <w:sz w:val="22"/>
            <w:szCs w:val="22"/>
          </w:rPr>
          <w:t xml:space="preserve"> </w:t>
        </w:r>
      </w:ins>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have 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522836EC" w14:textId="13A65261" w:rsidR="0018711C" w:rsidRPr="0018711C" w:rsidRDefault="00F20C88" w:rsidP="0018711C">
      <w:pPr>
        <w:widowControl w:val="0"/>
        <w:autoSpaceDE w:val="0"/>
        <w:autoSpaceDN w:val="0"/>
        <w:adjustRightInd w:val="0"/>
        <w:ind w:firstLine="360"/>
        <w:rPr>
          <w:ins w:id="105" w:author="John Lynham" w:date="2015-11-11T16:39:00Z"/>
          <w:rFonts w:ascii="Helvetica" w:hAnsi="Helvetica"/>
          <w:sz w:val="22"/>
          <w:szCs w:val="22"/>
        </w:rPr>
      </w:pPr>
      <w:ins w:id="106" w:author="John Lynham" w:date="2015-11-11T12:42:00Z">
        <w:r>
          <w:rPr>
            <w:rFonts w:ascii="Helvetica" w:hAnsi="Helvetica"/>
            <w:sz w:val="22"/>
            <w:szCs w:val="22"/>
          </w:rPr>
          <w:t xml:space="preserve">Management </w:t>
        </w:r>
      </w:ins>
      <w:ins w:id="107" w:author="John Lynham" w:date="2015-11-11T12:43:00Z">
        <w:r>
          <w:rPr>
            <w:rFonts w:ascii="Helvetica" w:hAnsi="Helvetica"/>
            <w:sz w:val="22"/>
            <w:szCs w:val="22"/>
          </w:rPr>
          <w:t xml:space="preserve">reforms </w:t>
        </w:r>
      </w:ins>
      <w:ins w:id="108" w:author="John Lynham" w:date="2015-11-11T12:42:00Z">
        <w:r>
          <w:rPr>
            <w:rFonts w:ascii="Helvetica" w:hAnsi="Helvetica"/>
            <w:sz w:val="22"/>
            <w:szCs w:val="22"/>
          </w:rPr>
          <w:t>can also influence the incentives the industry faces to support and pay for costly monitoring.</w:t>
        </w:r>
      </w:ins>
      <w:ins w:id="109" w:author="John Lynham" w:date="2015-11-11T13:30:00Z">
        <w:r w:rsidR="00E035E7">
          <w:rPr>
            <w:rFonts w:ascii="Helvetica" w:hAnsi="Helvetica"/>
            <w:sz w:val="22"/>
            <w:szCs w:val="22"/>
          </w:rPr>
          <w:t xml:space="preserve"> Open-access or limited entry fisheries</w:t>
        </w:r>
      </w:ins>
      <w:ins w:id="110" w:author="John Lynham" w:date="2015-11-11T16:23:00Z">
        <w:r w:rsidR="00F70FC7">
          <w:rPr>
            <w:rFonts w:ascii="Helvetica" w:hAnsi="Helvetica"/>
            <w:sz w:val="22"/>
            <w:szCs w:val="22"/>
          </w:rPr>
          <w:t xml:space="preserve"> characterized by “race-to-fish” conditions </w:t>
        </w:r>
      </w:ins>
      <w:ins w:id="111" w:author="John Lynham" w:date="2015-11-11T16:25:00Z">
        <w:r w:rsidR="00F70FC7">
          <w:rPr>
            <w:rFonts w:ascii="Helvetica" w:hAnsi="Helvetica"/>
            <w:sz w:val="22"/>
            <w:szCs w:val="22"/>
          </w:rPr>
          <w:t xml:space="preserve">generate small, or even negative, profits for the fishing industry. </w:t>
        </w:r>
      </w:ins>
      <w:ins w:id="112" w:author="John Lynham" w:date="2015-11-11T17:08:00Z">
        <w:r w:rsidR="006F68B0">
          <w:rPr>
            <w:rFonts w:ascii="Helvetica" w:hAnsi="Helvetica"/>
            <w:sz w:val="22"/>
            <w:szCs w:val="22"/>
          </w:rPr>
          <w:t>If expected profits</w:t>
        </w:r>
      </w:ins>
      <w:ins w:id="113" w:author="John Lynham" w:date="2015-11-11T17:09:00Z">
        <w:r w:rsidR="006F68B0">
          <w:rPr>
            <w:rFonts w:ascii="Helvetica" w:hAnsi="Helvetica"/>
            <w:sz w:val="22"/>
            <w:szCs w:val="22"/>
          </w:rPr>
          <w:t xml:space="preserve"> with and without better information are essentially zero because of inefficient management, then the value of information will be extremely small. </w:t>
        </w:r>
      </w:ins>
      <w:ins w:id="114" w:author="John Lynham" w:date="2015-11-11T16:30:00Z">
        <w:r w:rsidR="00BD4EEC">
          <w:rPr>
            <w:rFonts w:ascii="Helvetica" w:hAnsi="Helvetica"/>
            <w:sz w:val="22"/>
            <w:szCs w:val="22"/>
          </w:rPr>
          <w:t xml:space="preserve">Thus, there is little incentive </w:t>
        </w:r>
        <w:r w:rsidR="006F68B0">
          <w:rPr>
            <w:rFonts w:ascii="Helvetica" w:hAnsi="Helvetica"/>
            <w:sz w:val="22"/>
            <w:szCs w:val="22"/>
          </w:rPr>
          <w:t>to support greater monitoring when</w:t>
        </w:r>
        <w:r w:rsidR="00BD4EEC">
          <w:rPr>
            <w:rFonts w:ascii="Helvetica" w:hAnsi="Helvetica"/>
            <w:sz w:val="22"/>
            <w:szCs w:val="22"/>
          </w:rPr>
          <w:t xml:space="preserve"> the </w:t>
        </w:r>
      </w:ins>
      <w:ins w:id="115" w:author="John Lynham" w:date="2015-11-11T17:09:00Z">
        <w:r w:rsidR="006F68B0">
          <w:rPr>
            <w:rFonts w:ascii="Helvetica" w:hAnsi="Helvetica"/>
            <w:sz w:val="22"/>
            <w:szCs w:val="22"/>
          </w:rPr>
          <w:t xml:space="preserve">potential </w:t>
        </w:r>
      </w:ins>
      <w:ins w:id="116" w:author="John Lynham" w:date="2015-11-11T16:30:00Z">
        <w:r w:rsidR="00BD4EEC">
          <w:rPr>
            <w:rFonts w:ascii="Helvetica" w:hAnsi="Helvetica"/>
            <w:sz w:val="22"/>
            <w:szCs w:val="22"/>
          </w:rPr>
          <w:t xml:space="preserve">profit gains are small. Furthermore, </w:t>
        </w:r>
      </w:ins>
      <w:ins w:id="117" w:author="John Lynham" w:date="2015-11-11T16:31:00Z">
        <w:r w:rsidR="00BD4EEC">
          <w:rPr>
            <w:rFonts w:ascii="Helvetica" w:hAnsi="Helvetica"/>
            <w:sz w:val="22"/>
            <w:szCs w:val="22"/>
          </w:rPr>
          <w:t xml:space="preserve">if </w:t>
        </w:r>
      </w:ins>
      <w:ins w:id="118" w:author="John Lynham" w:date="2015-11-11T16:25:00Z">
        <w:r w:rsidR="00F70FC7">
          <w:rPr>
            <w:rFonts w:ascii="Helvetica" w:hAnsi="Helvetica"/>
            <w:sz w:val="22"/>
            <w:szCs w:val="22"/>
          </w:rPr>
          <w:t xml:space="preserve">members of the </w:t>
        </w:r>
      </w:ins>
      <w:ins w:id="119" w:author="John Lynham" w:date="2015-11-11T16:26:00Z">
        <w:r w:rsidR="00F70FC7">
          <w:rPr>
            <w:rFonts w:ascii="Helvetica" w:hAnsi="Helvetica"/>
            <w:sz w:val="22"/>
            <w:szCs w:val="22"/>
          </w:rPr>
          <w:t>fishing</w:t>
        </w:r>
      </w:ins>
      <w:ins w:id="120" w:author="John Lynham" w:date="2015-11-11T16:25:00Z">
        <w:r w:rsidR="00F70FC7">
          <w:rPr>
            <w:rFonts w:ascii="Helvetica" w:hAnsi="Helvetica"/>
            <w:sz w:val="22"/>
            <w:szCs w:val="22"/>
          </w:rPr>
          <w:t xml:space="preserve"> </w:t>
        </w:r>
      </w:ins>
      <w:ins w:id="121" w:author="John Lynham" w:date="2015-11-11T16:26:00Z">
        <w:r w:rsidR="00F70FC7">
          <w:rPr>
            <w:rFonts w:ascii="Helvetica" w:hAnsi="Helvetica"/>
            <w:sz w:val="22"/>
            <w:szCs w:val="22"/>
          </w:rPr>
          <w:t>industry are not guaranteed to profit from better monitoring and information, the industry has little incentive to fund costly monitoring efforts. As an extreme example,</w:t>
        </w:r>
      </w:ins>
      <w:ins w:id="122" w:author="John Lynham" w:date="2015-11-11T16:27:00Z">
        <w:r w:rsidR="00F70FC7">
          <w:rPr>
            <w:rFonts w:ascii="Helvetica" w:hAnsi="Helvetica"/>
            <w:sz w:val="22"/>
            <w:szCs w:val="22"/>
          </w:rPr>
          <w:t xml:space="preserve"> </w:t>
        </w:r>
      </w:ins>
      <w:ins w:id="123" w:author="John Lynham" w:date="2015-11-11T14:50:00Z">
        <w:r w:rsidR="00F70FC7">
          <w:rPr>
            <w:rFonts w:ascii="Helvetica" w:hAnsi="Helvetica"/>
            <w:sz w:val="22"/>
            <w:szCs w:val="22"/>
          </w:rPr>
          <w:t>t</w:t>
        </w:r>
        <w:r w:rsidR="008C5453">
          <w:rPr>
            <w:rFonts w:ascii="Helvetica" w:hAnsi="Helvetica"/>
            <w:sz w:val="22"/>
            <w:szCs w:val="22"/>
          </w:rPr>
          <w:t>he value of inf</w:t>
        </w:r>
        <w:r w:rsidR="00F70FC7">
          <w:rPr>
            <w:rFonts w:ascii="Helvetica" w:hAnsi="Helvetica"/>
            <w:sz w:val="22"/>
            <w:szCs w:val="22"/>
          </w:rPr>
          <w:t>ormation in a truly</w:t>
        </w:r>
        <w:r w:rsidR="008C5453">
          <w:rPr>
            <w:rFonts w:ascii="Helvetica" w:hAnsi="Helvetica"/>
            <w:sz w:val="22"/>
            <w:szCs w:val="22"/>
          </w:rPr>
          <w:t xml:space="preserve"> open-access fishery is always zero since any profits generated by better information will be eliminated </w:t>
        </w:r>
      </w:ins>
      <w:ins w:id="124" w:author="John Lynham" w:date="2015-11-11T16:24:00Z">
        <w:r w:rsidR="00F70FC7">
          <w:rPr>
            <w:rFonts w:ascii="Helvetica" w:hAnsi="Helvetica"/>
            <w:sz w:val="22"/>
            <w:szCs w:val="22"/>
          </w:rPr>
          <w:t>by</w:t>
        </w:r>
      </w:ins>
      <w:ins w:id="125" w:author="John Lynham" w:date="2015-11-11T14:50:00Z">
        <w:r w:rsidR="008C5453">
          <w:rPr>
            <w:rFonts w:ascii="Helvetica" w:hAnsi="Helvetica"/>
            <w:sz w:val="22"/>
            <w:szCs w:val="22"/>
          </w:rPr>
          <w:t xml:space="preserve"> additional entry and effort.</w:t>
        </w:r>
      </w:ins>
      <w:ins w:id="126" w:author="John Lynham" w:date="2015-11-11T16:27:00Z">
        <w:r w:rsidR="00F70FC7">
          <w:rPr>
            <w:rFonts w:ascii="Helvetica" w:hAnsi="Helvetica"/>
            <w:sz w:val="22"/>
            <w:szCs w:val="22"/>
          </w:rPr>
          <w:t xml:space="preserve"> Conversely, forms of fisheries management that generate economic profits for the fishing industry </w:t>
        </w:r>
      </w:ins>
      <w:ins w:id="127" w:author="John Lynham" w:date="2015-11-11T16:28:00Z">
        <w:r w:rsidR="00BD4EEC">
          <w:rPr>
            <w:rFonts w:ascii="Helvetica" w:hAnsi="Helvetica"/>
            <w:sz w:val="22"/>
            <w:szCs w:val="22"/>
          </w:rPr>
          <w:t xml:space="preserve">(such as strict entry or effort </w:t>
        </w:r>
        <w:r w:rsidR="00BD4EEC">
          <w:rPr>
            <w:rFonts w:ascii="Helvetica" w:hAnsi="Helvetica"/>
            <w:sz w:val="22"/>
            <w:szCs w:val="22"/>
          </w:rPr>
          <w:lastRenderedPageBreak/>
          <w:t>limits)</w:t>
        </w:r>
      </w:ins>
      <w:ins w:id="128" w:author="John Lynham" w:date="2015-11-11T16:31:00Z">
        <w:r w:rsidR="00BD4EEC">
          <w:rPr>
            <w:rFonts w:ascii="Helvetica" w:hAnsi="Helvetica"/>
            <w:sz w:val="22"/>
            <w:szCs w:val="22"/>
          </w:rPr>
          <w:t xml:space="preserve"> and guarantee that </w:t>
        </w:r>
      </w:ins>
      <w:ins w:id="129" w:author="John Lynham" w:date="2015-11-11T16:33:00Z">
        <w:r w:rsidR="00BD4EEC">
          <w:rPr>
            <w:rFonts w:ascii="Helvetica" w:hAnsi="Helvetica"/>
            <w:sz w:val="22"/>
            <w:szCs w:val="22"/>
          </w:rPr>
          <w:t>current</w:t>
        </w:r>
      </w:ins>
      <w:ins w:id="130" w:author="John Lynham" w:date="2015-11-11T16:31:00Z">
        <w:r w:rsidR="00BD4EEC">
          <w:rPr>
            <w:rFonts w:ascii="Helvetica" w:hAnsi="Helvetica"/>
            <w:sz w:val="22"/>
            <w:szCs w:val="22"/>
          </w:rPr>
          <w:t xml:space="preserve"> members of the industry will financially benefit if profits increase (such as under catch share or TURF systems)</w:t>
        </w:r>
      </w:ins>
      <w:ins w:id="131" w:author="John Lynham" w:date="2015-11-11T16:28:00Z">
        <w:r w:rsidR="00BD4EEC">
          <w:rPr>
            <w:rFonts w:ascii="Helvetica" w:hAnsi="Helvetica"/>
            <w:sz w:val="22"/>
            <w:szCs w:val="22"/>
          </w:rPr>
          <w:t xml:space="preserve"> </w:t>
        </w:r>
      </w:ins>
      <w:ins w:id="132" w:author="John Lynham" w:date="2015-11-11T16:33:00Z">
        <w:r w:rsidR="00BD4EEC">
          <w:rPr>
            <w:rFonts w:ascii="Helvetica" w:hAnsi="Helvetica"/>
            <w:sz w:val="22"/>
            <w:szCs w:val="22"/>
          </w:rPr>
          <w:t xml:space="preserve">incentivize the fishing industry to </w:t>
        </w:r>
      </w:ins>
      <w:ins w:id="133" w:author="John Lynham" w:date="2015-11-11T16:34:00Z">
        <w:r w:rsidR="00BD4EEC">
          <w:rPr>
            <w:rFonts w:ascii="Helvetica" w:hAnsi="Helvetica"/>
            <w:sz w:val="22"/>
            <w:szCs w:val="22"/>
          </w:rPr>
          <w:t>subsidize</w:t>
        </w:r>
      </w:ins>
      <w:ins w:id="134" w:author="John Lynham" w:date="2015-11-11T16:33:00Z">
        <w:r w:rsidR="00BD4EEC">
          <w:rPr>
            <w:rFonts w:ascii="Helvetica" w:hAnsi="Helvetica"/>
            <w:sz w:val="22"/>
            <w:szCs w:val="22"/>
          </w:rPr>
          <w:t xml:space="preserve"> monitoring efforts.</w:t>
        </w:r>
      </w:ins>
      <w:ins w:id="135" w:author="John Lynham" w:date="2015-11-11T16:34:00Z">
        <w:r w:rsidR="00BD4EEC">
          <w:rPr>
            <w:rFonts w:ascii="Helvetica" w:hAnsi="Helvetica"/>
            <w:sz w:val="22"/>
            <w:szCs w:val="22"/>
          </w:rPr>
          <w:t xml:space="preserve"> For example, </w:t>
        </w:r>
        <w:commentRangeStart w:id="136"/>
        <w:r w:rsidR="00BD4EEC">
          <w:rPr>
            <w:rFonts w:ascii="Helvetica" w:hAnsi="Helvetica"/>
            <w:sz w:val="22"/>
            <w:szCs w:val="22"/>
          </w:rPr>
          <w:t xml:space="preserve">Griffith (2008) </w:t>
        </w:r>
      </w:ins>
      <w:commentRangeEnd w:id="136"/>
      <w:ins w:id="137" w:author="John Lynham" w:date="2015-11-11T16:43:00Z">
        <w:r w:rsidR="00E019A0">
          <w:rPr>
            <w:rStyle w:val="CommentReference"/>
          </w:rPr>
          <w:commentReference w:id="136"/>
        </w:r>
      </w:ins>
      <w:ins w:id="139" w:author="John Lynham" w:date="2015-11-11T16:34:00Z">
        <w:r w:rsidR="00BD4EEC">
          <w:rPr>
            <w:rFonts w:ascii="Helvetica" w:hAnsi="Helvetica"/>
            <w:sz w:val="22"/>
            <w:szCs w:val="22"/>
          </w:rPr>
          <w:t>argues that the introduction of IFQs</w:t>
        </w:r>
      </w:ins>
      <w:ins w:id="140" w:author="John Lynham" w:date="2015-11-11T16:35:00Z">
        <w:r w:rsidR="00BD4EEC">
          <w:rPr>
            <w:rFonts w:ascii="Helvetica" w:hAnsi="Helvetica"/>
            <w:sz w:val="22"/>
            <w:szCs w:val="22"/>
          </w:rPr>
          <w:t xml:space="preserve"> </w:t>
        </w:r>
      </w:ins>
      <w:ins w:id="141" w:author="John Lynham" w:date="2015-11-11T16:36:00Z">
        <w:r w:rsidR="00BD4EEC">
          <w:rPr>
            <w:rFonts w:ascii="Helvetica" w:hAnsi="Helvetica"/>
            <w:sz w:val="22"/>
            <w:szCs w:val="22"/>
          </w:rPr>
          <w:t xml:space="preserve">in several </w:t>
        </w:r>
      </w:ins>
      <w:ins w:id="142" w:author="John Lynham" w:date="2015-11-11T16:37:00Z">
        <w:r w:rsidR="00BD4EEC">
          <w:rPr>
            <w:rFonts w:ascii="Helvetica" w:hAnsi="Helvetica"/>
            <w:sz w:val="22"/>
            <w:szCs w:val="22"/>
          </w:rPr>
          <w:t xml:space="preserve">fisheries </w:t>
        </w:r>
      </w:ins>
      <w:ins w:id="143" w:author="John Lynham" w:date="2015-11-11T16:36:00Z">
        <w:r w:rsidR="00BD4EEC">
          <w:rPr>
            <w:rFonts w:ascii="Helvetica" w:hAnsi="Helvetica"/>
            <w:sz w:val="22"/>
            <w:szCs w:val="22"/>
          </w:rPr>
          <w:t xml:space="preserve">has </w:t>
        </w:r>
      </w:ins>
      <w:ins w:id="144" w:author="John Lynham" w:date="2015-11-11T16:38:00Z">
        <w:r w:rsidR="0018711C">
          <w:rPr>
            <w:rFonts w:ascii="Helvetica" w:hAnsi="Helvetica"/>
            <w:sz w:val="22"/>
            <w:szCs w:val="22"/>
          </w:rPr>
          <w:t xml:space="preserve">changed incentives to such a degree that </w:t>
        </w:r>
      </w:ins>
      <w:ins w:id="145" w:author="John Lynham" w:date="2015-11-11T16:37:00Z">
        <w:r w:rsidR="00BD4EEC">
          <w:rPr>
            <w:rFonts w:ascii="Helvetica" w:hAnsi="Helvetica"/>
            <w:sz w:val="22"/>
            <w:szCs w:val="22"/>
          </w:rPr>
          <w:t xml:space="preserve">the fishing industry </w:t>
        </w:r>
      </w:ins>
      <w:ins w:id="146" w:author="John Lynham" w:date="2015-11-11T16:38:00Z">
        <w:r w:rsidR="0018711C">
          <w:rPr>
            <w:rFonts w:ascii="Helvetica" w:hAnsi="Helvetica"/>
            <w:sz w:val="22"/>
            <w:szCs w:val="22"/>
          </w:rPr>
          <w:t xml:space="preserve">is now willing </w:t>
        </w:r>
      </w:ins>
      <w:ins w:id="147" w:author="John Lynham" w:date="2015-11-11T16:41:00Z">
        <w:r w:rsidR="0018711C">
          <w:rPr>
            <w:rFonts w:ascii="Helvetica" w:hAnsi="Helvetica"/>
            <w:sz w:val="22"/>
            <w:szCs w:val="22"/>
          </w:rPr>
          <w:t xml:space="preserve">to </w:t>
        </w:r>
      </w:ins>
      <w:ins w:id="148" w:author="John Lynham" w:date="2015-11-11T16:37:00Z">
        <w:r w:rsidR="00BD4EEC">
          <w:rPr>
            <w:rFonts w:ascii="Helvetica" w:hAnsi="Helvetica"/>
            <w:sz w:val="22"/>
            <w:szCs w:val="22"/>
          </w:rPr>
          <w:t xml:space="preserve">finance greater research and monitoring efforts. Examples include </w:t>
        </w:r>
      </w:ins>
      <w:ins w:id="149" w:author="John Lynham" w:date="2015-11-11T16:39:00Z">
        <w:r w:rsidR="0018711C">
          <w:rPr>
            <w:rFonts w:ascii="Helvetica" w:hAnsi="Helvetica"/>
            <w:sz w:val="22"/>
            <w:szCs w:val="22"/>
          </w:rPr>
          <w:t xml:space="preserve">the </w:t>
        </w:r>
        <w:r w:rsidR="0018711C" w:rsidRPr="0018711C">
          <w:rPr>
            <w:rFonts w:ascii="Helvetica" w:hAnsi="Helvetica"/>
            <w:sz w:val="22"/>
            <w:szCs w:val="22"/>
          </w:rPr>
          <w:t>New Zealand southern</w:t>
        </w:r>
      </w:ins>
    </w:p>
    <w:p w14:paraId="4BCF8E8A" w14:textId="4234CC9D" w:rsidR="008C5453" w:rsidRPr="00940663" w:rsidRDefault="0018711C" w:rsidP="0018711C">
      <w:pPr>
        <w:widowControl w:val="0"/>
        <w:autoSpaceDE w:val="0"/>
        <w:autoSpaceDN w:val="0"/>
        <w:adjustRightInd w:val="0"/>
        <w:rPr>
          <w:rFonts w:ascii="Helvetica" w:hAnsi="Helvetica"/>
          <w:sz w:val="22"/>
          <w:szCs w:val="22"/>
        </w:rPr>
        <w:pPrChange w:id="150" w:author="John Lynham" w:date="2015-11-11T16:40:00Z">
          <w:pPr>
            <w:widowControl w:val="0"/>
            <w:autoSpaceDE w:val="0"/>
            <w:autoSpaceDN w:val="0"/>
            <w:adjustRightInd w:val="0"/>
            <w:ind w:firstLine="360"/>
          </w:pPr>
        </w:pPrChange>
      </w:pPr>
      <w:proofErr w:type="gramStart"/>
      <w:ins w:id="151" w:author="John Lynham" w:date="2015-11-11T16:39:00Z">
        <w:r w:rsidRPr="0018711C">
          <w:rPr>
            <w:rFonts w:ascii="Helvetica" w:hAnsi="Helvetica"/>
            <w:sz w:val="22"/>
            <w:szCs w:val="22"/>
          </w:rPr>
          <w:t>scallop</w:t>
        </w:r>
        <w:proofErr w:type="gramEnd"/>
        <w:r w:rsidRPr="0018711C">
          <w:rPr>
            <w:rFonts w:ascii="Helvetica" w:hAnsi="Helvetica"/>
            <w:sz w:val="22"/>
            <w:szCs w:val="22"/>
          </w:rPr>
          <w:t xml:space="preserve"> and oyster fisher</w:t>
        </w:r>
        <w:r>
          <w:rPr>
            <w:rFonts w:ascii="Helvetica" w:hAnsi="Helvetica"/>
            <w:sz w:val="22"/>
            <w:szCs w:val="22"/>
          </w:rPr>
          <w:t>y, which self-funds its own research and monitoring vessel</w:t>
        </w:r>
      </w:ins>
      <w:ins w:id="152" w:author="John Lynham" w:date="2015-11-11T16:40:00Z">
        <w:r>
          <w:rPr>
            <w:rFonts w:ascii="Helvetica" w:hAnsi="Helvetica"/>
            <w:sz w:val="22"/>
            <w:szCs w:val="22"/>
          </w:rPr>
          <w:t xml:space="preserve">; </w:t>
        </w:r>
      </w:ins>
      <w:ins w:id="153" w:author="John Lynham" w:date="2015-11-11T16:41:00Z">
        <w:r>
          <w:rPr>
            <w:rFonts w:ascii="Helvetica" w:hAnsi="Helvetica"/>
            <w:sz w:val="22"/>
            <w:szCs w:val="22"/>
          </w:rPr>
          <w:t xml:space="preserve">the </w:t>
        </w:r>
        <w:proofErr w:type="spellStart"/>
        <w:r>
          <w:rPr>
            <w:rFonts w:ascii="Helvetica" w:hAnsi="Helvetica"/>
            <w:sz w:val="22"/>
            <w:szCs w:val="22"/>
          </w:rPr>
          <w:t>surfclam</w:t>
        </w:r>
        <w:proofErr w:type="spellEnd"/>
        <w:r>
          <w:rPr>
            <w:rFonts w:ascii="Helvetica" w:hAnsi="Helvetica"/>
            <w:sz w:val="22"/>
            <w:szCs w:val="22"/>
          </w:rPr>
          <w:t xml:space="preserve"> fishery on the US East Coast which funds its own research; and </w:t>
        </w:r>
      </w:ins>
      <w:ins w:id="154" w:author="John Lynham" w:date="2015-11-11T16:42:00Z">
        <w:r>
          <w:rPr>
            <w:rFonts w:ascii="Helvetica" w:hAnsi="Helvetica"/>
            <w:sz w:val="22"/>
            <w:szCs w:val="22"/>
          </w:rPr>
          <w:t xml:space="preserve">the British Columbia </w:t>
        </w:r>
        <w:proofErr w:type="spellStart"/>
        <w:r>
          <w:rPr>
            <w:rFonts w:ascii="Helvetica" w:hAnsi="Helvetica"/>
            <w:sz w:val="22"/>
            <w:szCs w:val="22"/>
          </w:rPr>
          <w:t>groundfish</w:t>
        </w:r>
        <w:proofErr w:type="spellEnd"/>
        <w:r>
          <w:rPr>
            <w:rFonts w:ascii="Helvetica" w:hAnsi="Helvetica"/>
            <w:sz w:val="22"/>
            <w:szCs w:val="22"/>
          </w:rPr>
          <w:t xml:space="preserve"> IFQ which uses industry provided funds to </w:t>
        </w:r>
      </w:ins>
      <w:ins w:id="155" w:author="John Lynham" w:date="2015-11-11T16:43:00Z">
        <w:r>
          <w:rPr>
            <w:rFonts w:ascii="Helvetica" w:hAnsi="Helvetica"/>
            <w:sz w:val="22"/>
            <w:szCs w:val="22"/>
          </w:rPr>
          <w:t>conduct at-sea and dockside monitoring.</w:t>
        </w:r>
      </w:ins>
      <w:ins w:id="156" w:author="John Lynham" w:date="2015-11-11T16:41:00Z">
        <w:r>
          <w:rPr>
            <w:rFonts w:ascii="Helvetica" w:hAnsi="Helvetica"/>
            <w:sz w:val="22"/>
            <w:szCs w:val="22"/>
          </w:rPr>
          <w:t xml:space="preserve"> </w:t>
        </w:r>
      </w:ins>
    </w:p>
    <w:p w14:paraId="30E8B214" w14:textId="11E525FF"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commentRangeStart w:id="157"/>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commentRangeEnd w:id="157"/>
      <w:r w:rsidR="00A8520D">
        <w:rPr>
          <w:rStyle w:val="CommentReference"/>
        </w:rPr>
        <w:commentReference w:id="157"/>
      </w:r>
      <w:r w:rsidRPr="00E3695A">
        <w:rPr>
          <w:rFonts w:ascii="Helvetica" w:hAnsi="Helvetica" w:cs="Helvetica Neue"/>
          <w:sz w:val="22"/>
          <w:szCs w:val="22"/>
        </w:rPr>
        <w:t>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2F485BA5"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73B24A5C" w14:textId="517B86FC"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16BEB42"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12B0D069" w14:textId="5FAFE09C"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158"/>
      <w:r w:rsidRPr="00CC59DD">
        <w:rPr>
          <w:rFonts w:ascii="Helvetica" w:hAnsi="Helvetica"/>
          <w:sz w:val="22"/>
          <w:szCs w:val="22"/>
        </w:rPr>
        <w:t>monitoring</w:t>
      </w:r>
      <w:commentRangeEnd w:id="158"/>
      <w:r w:rsidRPr="00CC59DD">
        <w:rPr>
          <w:rStyle w:val="CommentReference"/>
          <w:sz w:val="22"/>
          <w:szCs w:val="22"/>
        </w:rPr>
        <w:commentReference w:id="158"/>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4BB0C49E"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sidR="00CF6D35">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sidR="00CF6D35">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sidR="00CF6D35">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406878FC"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even be identified in advanced (</w:t>
      </w:r>
      <w:proofErr w:type="spellStart"/>
      <w:r w:rsidR="00B96E6A">
        <w:rPr>
          <w:rFonts w:ascii="Helvetica" w:hAnsi="Helvetica"/>
          <w:sz w:val="22"/>
          <w:szCs w:val="22"/>
        </w:rPr>
        <w:t>Boettinger’s</w:t>
      </w:r>
      <w:proofErr w:type="spellEnd"/>
      <w:r w:rsidR="00B96E6A">
        <w:rPr>
          <w:rFonts w:ascii="Helvetica" w:hAnsi="Helvetica"/>
          <w:sz w:val="22"/>
          <w:szCs w:val="22"/>
        </w:rPr>
        <w:t xml:space="preserve">). </w:t>
      </w:r>
    </w:p>
    <w:p w14:paraId="1F28ED2C" w14:textId="77777777" w:rsidR="00423CCA" w:rsidRDefault="00423CCA">
      <w:pPr>
        <w:rPr>
          <w:rFonts w:ascii="Helvetica" w:hAnsi="Helvetica" w:cs="Times New Roman"/>
          <w:b/>
          <w:sz w:val="22"/>
          <w:szCs w:val="22"/>
        </w:rPr>
      </w:pPr>
    </w:p>
    <w:p w14:paraId="641CD316" w14:textId="77777777" w:rsidR="00CC59DD" w:rsidRDefault="00CC59DD">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7D0F109" w14:textId="77777777" w:rsidR="00505970" w:rsidRPr="00505970" w:rsidRDefault="0074108B" w:rsidP="00505970">
      <w:pPr>
        <w:pStyle w:val="EndNoteBibliography"/>
        <w:ind w:left="720" w:hanging="720"/>
        <w:rPr>
          <w:noProof/>
        </w:rPr>
      </w:pPr>
      <w:r>
        <w:fldChar w:fldCharType="begin"/>
      </w:r>
      <w:r w:rsidR="00D106C7">
        <w:instrText xml:space="preserve"> ADDIN EN.REFLIST </w:instrText>
      </w:r>
      <w:r>
        <w:fldChar w:fldCharType="separate"/>
      </w:r>
      <w:r w:rsidR="00505970" w:rsidRPr="00505970">
        <w:rPr>
          <w:noProof/>
        </w:rPr>
        <w:t>1.</w:t>
      </w:r>
    </w:p>
    <w:p w14:paraId="5995BF97" w14:textId="77777777" w:rsidR="00505970" w:rsidRPr="00505970" w:rsidRDefault="00505970" w:rsidP="00505970">
      <w:pPr>
        <w:pStyle w:val="EndNoteBibliography"/>
        <w:ind w:left="720" w:hanging="720"/>
        <w:rPr>
          <w:noProof/>
        </w:rPr>
      </w:pPr>
      <w:r w:rsidRPr="00505970">
        <w:rPr>
          <w:noProof/>
        </w:rPr>
        <w:t xml:space="preserve">Addison, P.F.E., de Bie, K. &amp; Rumpff, L. (2015). Setting conservation management thresholds using a novel participatory modeling approach. </w:t>
      </w:r>
      <w:r w:rsidRPr="00505970">
        <w:rPr>
          <w:i/>
          <w:noProof/>
        </w:rPr>
        <w:t>Conservation Biology</w:t>
      </w:r>
      <w:r w:rsidRPr="00505970">
        <w:rPr>
          <w:noProof/>
        </w:rPr>
        <w:t>, 29, 1411-1422.</w:t>
      </w:r>
    </w:p>
    <w:p w14:paraId="24491E79" w14:textId="77777777" w:rsidR="00505970" w:rsidRPr="00505970" w:rsidRDefault="00505970" w:rsidP="00505970">
      <w:pPr>
        <w:pStyle w:val="EndNoteBibliography"/>
        <w:ind w:left="720" w:hanging="720"/>
        <w:rPr>
          <w:noProof/>
        </w:rPr>
      </w:pPr>
      <w:r w:rsidRPr="00505970">
        <w:rPr>
          <w:noProof/>
        </w:rPr>
        <w:t>2.</w:t>
      </w:r>
    </w:p>
    <w:p w14:paraId="5658C39F" w14:textId="77777777" w:rsidR="00505970" w:rsidRPr="00505970" w:rsidRDefault="00505970" w:rsidP="00505970">
      <w:pPr>
        <w:pStyle w:val="EndNoteBibliography"/>
        <w:ind w:left="720" w:hanging="720"/>
        <w:rPr>
          <w:noProof/>
        </w:rPr>
      </w:pPr>
      <w:r w:rsidRPr="00505970">
        <w:rPr>
          <w:noProof/>
        </w:rPr>
        <w:t xml:space="preserve">Bellwood, D.R., Hughes, T.P., Folke, C. &amp; Nystrom, M. (2004). Confronting the coral reef crisis. </w:t>
      </w:r>
      <w:r w:rsidRPr="00505970">
        <w:rPr>
          <w:i/>
          <w:noProof/>
        </w:rPr>
        <w:t>Nature</w:t>
      </w:r>
      <w:r w:rsidRPr="00505970">
        <w:rPr>
          <w:noProof/>
        </w:rPr>
        <w:t>, 429, 827-833.</w:t>
      </w:r>
    </w:p>
    <w:p w14:paraId="394B7F70" w14:textId="77777777" w:rsidR="00505970" w:rsidRPr="00505970" w:rsidRDefault="00505970" w:rsidP="00505970">
      <w:pPr>
        <w:pStyle w:val="EndNoteBibliography"/>
        <w:ind w:left="720" w:hanging="720"/>
        <w:rPr>
          <w:noProof/>
        </w:rPr>
      </w:pPr>
      <w:r w:rsidRPr="00505970">
        <w:rPr>
          <w:noProof/>
        </w:rPr>
        <w:t>3.</w:t>
      </w:r>
    </w:p>
    <w:p w14:paraId="7A79AAD1" w14:textId="77777777" w:rsidR="00505970" w:rsidRPr="00505970" w:rsidRDefault="00505970" w:rsidP="00505970">
      <w:pPr>
        <w:pStyle w:val="EndNoteBibliography"/>
        <w:ind w:left="720" w:hanging="720"/>
        <w:rPr>
          <w:noProof/>
        </w:rPr>
      </w:pPr>
      <w:r w:rsidRPr="00505970">
        <w:rPr>
          <w:noProof/>
        </w:rPr>
        <w:t xml:space="preserve">Boettiger, C., Mangel, M. &amp; Munch, S. (2015). Avoiding tipping points in fisheries management through Gaussian process dynamic programming. </w:t>
      </w:r>
      <w:r w:rsidRPr="00505970">
        <w:rPr>
          <w:i/>
          <w:noProof/>
        </w:rPr>
        <w:t>Proceedings of the Royal Society of London B: Biological Sciences</w:t>
      </w:r>
      <w:r w:rsidRPr="00505970">
        <w:rPr>
          <w:noProof/>
        </w:rPr>
        <w:t>, 282, 20141631.</w:t>
      </w:r>
    </w:p>
    <w:p w14:paraId="5F465468" w14:textId="77777777" w:rsidR="00505970" w:rsidRPr="00505970" w:rsidRDefault="00505970" w:rsidP="00505970">
      <w:pPr>
        <w:pStyle w:val="EndNoteBibliography"/>
        <w:ind w:left="720" w:hanging="720"/>
        <w:rPr>
          <w:noProof/>
        </w:rPr>
      </w:pPr>
      <w:r w:rsidRPr="00505970">
        <w:rPr>
          <w:noProof/>
        </w:rPr>
        <w:t>4.</w:t>
      </w:r>
    </w:p>
    <w:p w14:paraId="17311E44" w14:textId="77777777" w:rsidR="00505970" w:rsidRPr="00505970" w:rsidRDefault="00505970" w:rsidP="00505970">
      <w:pPr>
        <w:pStyle w:val="EndNoteBibliography"/>
        <w:ind w:left="720" w:hanging="720"/>
        <w:rPr>
          <w:noProof/>
        </w:rPr>
      </w:pPr>
      <w:r w:rsidRPr="00505970">
        <w:rPr>
          <w:noProof/>
        </w:rPr>
        <w:t xml:space="preserve">Bunnefeld, N., Hoshino, E. &amp; Milner-Gulland, E.J. (2011). Management strategy evaluation: a powerful tool for conservation? </w:t>
      </w:r>
      <w:r w:rsidRPr="00505970">
        <w:rPr>
          <w:i/>
          <w:noProof/>
        </w:rPr>
        <w:t>Trends in Ecology &amp; Evolution</w:t>
      </w:r>
      <w:r w:rsidRPr="00505970">
        <w:rPr>
          <w:noProof/>
        </w:rPr>
        <w:t>, 26, 441-447.</w:t>
      </w:r>
    </w:p>
    <w:p w14:paraId="369F0E18" w14:textId="77777777" w:rsidR="00505970" w:rsidRPr="00505970" w:rsidRDefault="00505970" w:rsidP="00505970">
      <w:pPr>
        <w:pStyle w:val="EndNoteBibliography"/>
        <w:ind w:left="720" w:hanging="720"/>
        <w:rPr>
          <w:noProof/>
        </w:rPr>
      </w:pPr>
      <w:r w:rsidRPr="00505970">
        <w:rPr>
          <w:noProof/>
        </w:rPr>
        <w:t>5.</w:t>
      </w:r>
    </w:p>
    <w:p w14:paraId="4686F9EA" w14:textId="77777777" w:rsidR="00505970" w:rsidRPr="00505970" w:rsidRDefault="00505970" w:rsidP="00505970">
      <w:pPr>
        <w:pStyle w:val="EndNoteBibliography"/>
        <w:ind w:left="720" w:hanging="720"/>
        <w:rPr>
          <w:noProof/>
        </w:rPr>
      </w:pPr>
      <w:r w:rsidRPr="00505970">
        <w:rPr>
          <w:noProof/>
        </w:rPr>
        <w:t xml:space="preserve">Cinner, J., Daw, T. &amp; McClanahan, T. (2009). Socioeconomic factors that affect artisanal fishers’ readiness to exit a declining fishery. </w:t>
      </w:r>
      <w:r w:rsidRPr="00505970">
        <w:rPr>
          <w:i/>
          <w:noProof/>
        </w:rPr>
        <w:t>Conservation Biology</w:t>
      </w:r>
      <w:r w:rsidRPr="00505970">
        <w:rPr>
          <w:noProof/>
        </w:rPr>
        <w:t>, 23, 124-130.</w:t>
      </w:r>
    </w:p>
    <w:p w14:paraId="6525993E" w14:textId="77777777" w:rsidR="00505970" w:rsidRPr="00505970" w:rsidRDefault="00505970" w:rsidP="00505970">
      <w:pPr>
        <w:pStyle w:val="EndNoteBibliography"/>
        <w:ind w:left="720" w:hanging="720"/>
        <w:rPr>
          <w:noProof/>
        </w:rPr>
      </w:pPr>
      <w:r w:rsidRPr="00505970">
        <w:rPr>
          <w:noProof/>
        </w:rPr>
        <w:t>6.</w:t>
      </w:r>
    </w:p>
    <w:p w14:paraId="6EA28CBE" w14:textId="77777777" w:rsidR="00505970" w:rsidRPr="00505970" w:rsidRDefault="00505970" w:rsidP="00505970">
      <w:pPr>
        <w:pStyle w:val="EndNoteBibliography"/>
        <w:ind w:left="720" w:hanging="720"/>
        <w:rPr>
          <w:noProof/>
        </w:rPr>
      </w:pPr>
      <w:r w:rsidRPr="00505970">
        <w:rPr>
          <w:noProof/>
        </w:rPr>
        <w:t xml:space="preserve">Costello, C. &amp; Polasky, S. (2008). Optimal harvesting of stochastic spatial resources. </w:t>
      </w:r>
      <w:r w:rsidRPr="00505970">
        <w:rPr>
          <w:i/>
          <w:noProof/>
        </w:rPr>
        <w:t>Journal of Environmental Economics and Management</w:t>
      </w:r>
      <w:r w:rsidRPr="00505970">
        <w:rPr>
          <w:noProof/>
        </w:rPr>
        <w:t>, 56, 1-18.</w:t>
      </w:r>
    </w:p>
    <w:p w14:paraId="73AE08AD" w14:textId="77777777" w:rsidR="00505970" w:rsidRPr="00505970" w:rsidRDefault="00505970" w:rsidP="00505970">
      <w:pPr>
        <w:pStyle w:val="EndNoteBibliography"/>
        <w:ind w:left="720" w:hanging="720"/>
        <w:rPr>
          <w:noProof/>
        </w:rPr>
      </w:pPr>
      <w:r w:rsidRPr="00505970">
        <w:rPr>
          <w:noProof/>
        </w:rPr>
        <w:t>7.</w:t>
      </w:r>
    </w:p>
    <w:p w14:paraId="031051F6" w14:textId="77777777" w:rsidR="00505970" w:rsidRPr="00505970" w:rsidRDefault="00505970" w:rsidP="00505970">
      <w:pPr>
        <w:pStyle w:val="EndNoteBibliography"/>
        <w:ind w:left="720" w:hanging="720"/>
        <w:rPr>
          <w:noProof/>
        </w:rPr>
      </w:pPr>
      <w:r w:rsidRPr="00505970">
        <w:rPr>
          <w:noProof/>
        </w:rPr>
        <w:t xml:space="preserve">Costello, C., Rassweiler, A., Siegel, D., De Leo, G., Micheli, F. &amp; Rosenberg, A. (2010). The value of spatial information in MPA network design. </w:t>
      </w:r>
      <w:r w:rsidRPr="00505970">
        <w:rPr>
          <w:i/>
          <w:noProof/>
        </w:rPr>
        <w:t>Proceedings of the National Academy of Sciences</w:t>
      </w:r>
      <w:r w:rsidRPr="00505970">
        <w:rPr>
          <w:noProof/>
        </w:rPr>
        <w:t>, 107, 18294-18299.</w:t>
      </w:r>
    </w:p>
    <w:p w14:paraId="3AE310DE" w14:textId="77777777" w:rsidR="00505970" w:rsidRPr="00505970" w:rsidRDefault="00505970" w:rsidP="00505970">
      <w:pPr>
        <w:pStyle w:val="EndNoteBibliography"/>
        <w:ind w:left="720" w:hanging="720"/>
        <w:rPr>
          <w:noProof/>
        </w:rPr>
      </w:pPr>
      <w:r w:rsidRPr="00505970">
        <w:rPr>
          <w:noProof/>
        </w:rPr>
        <w:t>8.</w:t>
      </w:r>
    </w:p>
    <w:p w14:paraId="52504817" w14:textId="77777777" w:rsidR="00505970" w:rsidRPr="00505970" w:rsidRDefault="00505970" w:rsidP="00505970">
      <w:pPr>
        <w:pStyle w:val="EndNoteBibliography"/>
        <w:ind w:left="720" w:hanging="720"/>
        <w:rPr>
          <w:noProof/>
        </w:rPr>
      </w:pPr>
      <w:r w:rsidRPr="00505970">
        <w:rPr>
          <w:noProof/>
        </w:rPr>
        <w:t xml:space="preserve">Courchamp, F., Berec, L. &amp; Gascoigne, J. (2008). </w:t>
      </w:r>
      <w:r w:rsidRPr="00505970">
        <w:rPr>
          <w:i/>
          <w:noProof/>
        </w:rPr>
        <w:t>Allee effects in ecology and conservation</w:t>
      </w:r>
      <w:r w:rsidRPr="00505970">
        <w:rPr>
          <w:noProof/>
        </w:rPr>
        <w:t>. Oxford University Press, New York.</w:t>
      </w:r>
    </w:p>
    <w:p w14:paraId="7AF9A281" w14:textId="77777777" w:rsidR="00505970" w:rsidRPr="00505970" w:rsidRDefault="00505970" w:rsidP="00505970">
      <w:pPr>
        <w:pStyle w:val="EndNoteBibliography"/>
        <w:ind w:left="720" w:hanging="720"/>
        <w:rPr>
          <w:noProof/>
        </w:rPr>
      </w:pPr>
      <w:r w:rsidRPr="00505970">
        <w:rPr>
          <w:noProof/>
        </w:rPr>
        <w:t>9.</w:t>
      </w:r>
    </w:p>
    <w:p w14:paraId="27F0E4D6" w14:textId="77777777" w:rsidR="00505970" w:rsidRPr="00505970" w:rsidRDefault="00505970" w:rsidP="00505970">
      <w:pPr>
        <w:pStyle w:val="EndNoteBibliography"/>
        <w:ind w:left="720" w:hanging="720"/>
        <w:rPr>
          <w:noProof/>
        </w:rPr>
      </w:pPr>
      <w:r w:rsidRPr="00505970">
        <w:rPr>
          <w:noProof/>
        </w:rPr>
        <w:t>Doak, D.F., Estes, J.A., Halpern, B.S., Jacob, U., Lindberg, D.R., Lovvorn, J.</w:t>
      </w:r>
      <w:r w:rsidRPr="00505970">
        <w:rPr>
          <w:i/>
          <w:noProof/>
        </w:rPr>
        <w:t xml:space="preserve"> et al.</w:t>
      </w:r>
      <w:r w:rsidRPr="00505970">
        <w:rPr>
          <w:noProof/>
        </w:rPr>
        <w:t xml:space="preserve"> (2008). Understanding and predicting ecological dynamics: are major surprises inevitable. </w:t>
      </w:r>
      <w:r w:rsidRPr="00505970">
        <w:rPr>
          <w:i/>
          <w:noProof/>
        </w:rPr>
        <w:t>Ecology</w:t>
      </w:r>
      <w:r w:rsidRPr="00505970">
        <w:rPr>
          <w:noProof/>
        </w:rPr>
        <w:t>, 89, 952-961.</w:t>
      </w:r>
    </w:p>
    <w:p w14:paraId="7349A5C4" w14:textId="77777777" w:rsidR="00505970" w:rsidRPr="00505970" w:rsidRDefault="00505970" w:rsidP="00505970">
      <w:pPr>
        <w:pStyle w:val="EndNoteBibliography"/>
        <w:ind w:left="720" w:hanging="720"/>
        <w:rPr>
          <w:noProof/>
        </w:rPr>
      </w:pPr>
      <w:r w:rsidRPr="00505970">
        <w:rPr>
          <w:noProof/>
        </w:rPr>
        <w:t>10.</w:t>
      </w:r>
    </w:p>
    <w:p w14:paraId="4289342A" w14:textId="77777777" w:rsidR="00505970" w:rsidRPr="00505970" w:rsidRDefault="00505970" w:rsidP="00505970">
      <w:pPr>
        <w:pStyle w:val="EndNoteBibliography"/>
        <w:ind w:left="720" w:hanging="720"/>
        <w:rPr>
          <w:noProof/>
        </w:rPr>
      </w:pPr>
      <w:r w:rsidRPr="00505970">
        <w:rPr>
          <w:noProof/>
        </w:rPr>
        <w:t xml:space="preserve">Drechsler, M., Johst, K., Wätzold, F. &amp; Westphal, M.I. (2006). Integrating economic costs into the analysis of flexible conservation management strategies. </w:t>
      </w:r>
      <w:r w:rsidRPr="00505970">
        <w:rPr>
          <w:i/>
          <w:noProof/>
        </w:rPr>
        <w:t>Ecological Applications</w:t>
      </w:r>
      <w:r w:rsidRPr="00505970">
        <w:rPr>
          <w:noProof/>
        </w:rPr>
        <w:t>, 16, 1959-1966.</w:t>
      </w:r>
    </w:p>
    <w:p w14:paraId="1FCE7CAB" w14:textId="77777777" w:rsidR="00505970" w:rsidRPr="00505970" w:rsidRDefault="00505970" w:rsidP="00505970">
      <w:pPr>
        <w:pStyle w:val="EndNoteBibliography"/>
        <w:ind w:left="720" w:hanging="720"/>
        <w:rPr>
          <w:noProof/>
        </w:rPr>
      </w:pPr>
      <w:r w:rsidRPr="00505970">
        <w:rPr>
          <w:noProof/>
        </w:rPr>
        <w:t>11.</w:t>
      </w:r>
    </w:p>
    <w:p w14:paraId="2F9B00B2" w14:textId="77777777" w:rsidR="00505970" w:rsidRPr="00505970" w:rsidRDefault="00505970" w:rsidP="00505970">
      <w:pPr>
        <w:pStyle w:val="EndNoteBibliography"/>
        <w:ind w:left="720" w:hanging="720"/>
        <w:rPr>
          <w:noProof/>
        </w:rPr>
      </w:pPr>
      <w:r w:rsidRPr="00505970">
        <w:rPr>
          <w:noProof/>
        </w:rPr>
        <w:t xml:space="preserve">Estes, J.A., Smith, N.S. &amp; Palmisano, J.F. (1978). Sea otter predation and community organization in western Aleutian islands, Alaska. </w:t>
      </w:r>
      <w:r w:rsidRPr="00505970">
        <w:rPr>
          <w:i/>
          <w:noProof/>
        </w:rPr>
        <w:t>Ecology</w:t>
      </w:r>
      <w:r w:rsidRPr="00505970">
        <w:rPr>
          <w:noProof/>
        </w:rPr>
        <w:t>, 59, 822-833.</w:t>
      </w:r>
    </w:p>
    <w:p w14:paraId="22D9D9A7" w14:textId="77777777" w:rsidR="00505970" w:rsidRPr="00505970" w:rsidRDefault="00505970" w:rsidP="00505970">
      <w:pPr>
        <w:pStyle w:val="EndNoteBibliography"/>
        <w:ind w:left="720" w:hanging="720"/>
        <w:rPr>
          <w:noProof/>
        </w:rPr>
      </w:pPr>
      <w:r w:rsidRPr="00505970">
        <w:rPr>
          <w:noProof/>
        </w:rPr>
        <w:t>12.</w:t>
      </w:r>
    </w:p>
    <w:p w14:paraId="5384921D" w14:textId="77777777" w:rsidR="00505970" w:rsidRPr="00505970" w:rsidRDefault="00505970" w:rsidP="00505970">
      <w:pPr>
        <w:pStyle w:val="EndNoteBibliography"/>
        <w:ind w:left="720" w:hanging="720"/>
        <w:rPr>
          <w:noProof/>
        </w:rPr>
      </w:pPr>
      <w:r w:rsidRPr="00505970">
        <w:rPr>
          <w:noProof/>
        </w:rPr>
        <w:t xml:space="preserve">Fuller, M.M., Gross, L.J., Duke-Sylvester, S.M. &amp; Palmer, M. (2008). Testing the robustness of management decisions to uncertainty: Everglades restoration scenarios. </w:t>
      </w:r>
      <w:r w:rsidRPr="00505970">
        <w:rPr>
          <w:i/>
          <w:noProof/>
        </w:rPr>
        <w:t>Ecological Applications</w:t>
      </w:r>
      <w:r w:rsidRPr="00505970">
        <w:rPr>
          <w:noProof/>
        </w:rPr>
        <w:t>, 18, 711-723.</w:t>
      </w:r>
    </w:p>
    <w:p w14:paraId="5D708E83" w14:textId="77777777" w:rsidR="00505970" w:rsidRPr="00505970" w:rsidRDefault="00505970" w:rsidP="00505970">
      <w:pPr>
        <w:pStyle w:val="EndNoteBibliography"/>
        <w:ind w:left="720" w:hanging="720"/>
        <w:rPr>
          <w:noProof/>
        </w:rPr>
      </w:pPr>
      <w:r w:rsidRPr="00505970">
        <w:rPr>
          <w:noProof/>
        </w:rPr>
        <w:t>13.</w:t>
      </w:r>
    </w:p>
    <w:p w14:paraId="33C59394" w14:textId="77777777" w:rsidR="00505970" w:rsidRPr="00505970" w:rsidRDefault="00505970" w:rsidP="00505970">
      <w:pPr>
        <w:pStyle w:val="EndNoteBibliography"/>
        <w:ind w:left="720" w:hanging="720"/>
        <w:rPr>
          <w:noProof/>
        </w:rPr>
      </w:pPr>
      <w:r w:rsidRPr="00505970">
        <w:rPr>
          <w:noProof/>
        </w:rPr>
        <w:lastRenderedPageBreak/>
        <w:t xml:space="preserve">Gerber, L.R., Beger, M., McCarthy, M.A. &amp; Possingham, H.P. (2005). A theory for optimal monitoring of marine reserves. </w:t>
      </w:r>
      <w:r w:rsidRPr="00505970">
        <w:rPr>
          <w:i/>
          <w:noProof/>
        </w:rPr>
        <w:t>Ecology Letters</w:t>
      </w:r>
      <w:r w:rsidRPr="00505970">
        <w:rPr>
          <w:noProof/>
        </w:rPr>
        <w:t>, 8, 829-837.</w:t>
      </w:r>
    </w:p>
    <w:p w14:paraId="57F41FFC" w14:textId="77777777" w:rsidR="00505970" w:rsidRPr="00505970" w:rsidRDefault="00505970" w:rsidP="00505970">
      <w:pPr>
        <w:pStyle w:val="EndNoteBibliography"/>
        <w:ind w:left="720" w:hanging="720"/>
        <w:rPr>
          <w:noProof/>
        </w:rPr>
      </w:pPr>
      <w:r w:rsidRPr="00505970">
        <w:rPr>
          <w:noProof/>
        </w:rPr>
        <w:t>14.</w:t>
      </w:r>
    </w:p>
    <w:p w14:paraId="69D7CD95" w14:textId="77777777" w:rsidR="00505970" w:rsidRPr="00505970" w:rsidRDefault="00505970" w:rsidP="00505970">
      <w:pPr>
        <w:pStyle w:val="EndNoteBibliography"/>
        <w:ind w:left="720" w:hanging="720"/>
        <w:rPr>
          <w:noProof/>
        </w:rPr>
      </w:pPr>
      <w:r w:rsidRPr="00505970">
        <w:rPr>
          <w:noProof/>
        </w:rPr>
        <w:t xml:space="preserve">Grafton, R.Q., Kompas, T. &amp; Lindenmayer, D. (2005). Marine reserves with ecological uncertainty. </w:t>
      </w:r>
      <w:r w:rsidRPr="00505970">
        <w:rPr>
          <w:i/>
          <w:noProof/>
        </w:rPr>
        <w:t>Bulletin of Mathematical Biology</w:t>
      </w:r>
      <w:r w:rsidRPr="00505970">
        <w:rPr>
          <w:noProof/>
        </w:rPr>
        <w:t>, 67, 957-971.</w:t>
      </w:r>
    </w:p>
    <w:p w14:paraId="14C88C36" w14:textId="77777777" w:rsidR="00505970" w:rsidRPr="00505970" w:rsidRDefault="00505970" w:rsidP="00505970">
      <w:pPr>
        <w:pStyle w:val="EndNoteBibliography"/>
        <w:ind w:left="720" w:hanging="720"/>
        <w:rPr>
          <w:noProof/>
        </w:rPr>
      </w:pPr>
      <w:r w:rsidRPr="00505970">
        <w:rPr>
          <w:noProof/>
        </w:rPr>
        <w:t>15.</w:t>
      </w:r>
    </w:p>
    <w:p w14:paraId="0AF0DAD0" w14:textId="77777777" w:rsidR="00505970" w:rsidRPr="00505970" w:rsidRDefault="00505970" w:rsidP="00505970">
      <w:pPr>
        <w:pStyle w:val="EndNoteBibliography"/>
        <w:ind w:left="720" w:hanging="720"/>
        <w:rPr>
          <w:noProof/>
        </w:rPr>
      </w:pPr>
      <w:r w:rsidRPr="00505970">
        <w:rPr>
          <w:noProof/>
        </w:rPr>
        <w:t xml:space="preserve">Hauser, C.E., Pople, A.R. &amp; Possingham, H.P. (2006). Should managed populations be monitored every year? </w:t>
      </w:r>
      <w:r w:rsidRPr="00505970">
        <w:rPr>
          <w:i/>
          <w:noProof/>
        </w:rPr>
        <w:t>Ecological Applications</w:t>
      </w:r>
      <w:r w:rsidRPr="00505970">
        <w:rPr>
          <w:noProof/>
        </w:rPr>
        <w:t>, 16, 807-819.</w:t>
      </w:r>
    </w:p>
    <w:p w14:paraId="0B001FFD" w14:textId="77777777" w:rsidR="00505970" w:rsidRPr="00505970" w:rsidRDefault="00505970" w:rsidP="00505970">
      <w:pPr>
        <w:pStyle w:val="EndNoteBibliography"/>
        <w:ind w:left="720" w:hanging="720"/>
        <w:rPr>
          <w:noProof/>
        </w:rPr>
      </w:pPr>
      <w:r w:rsidRPr="00505970">
        <w:rPr>
          <w:noProof/>
        </w:rPr>
        <w:t>16.</w:t>
      </w:r>
    </w:p>
    <w:p w14:paraId="23094E11" w14:textId="77777777" w:rsidR="00505970" w:rsidRPr="00505970" w:rsidRDefault="00505970" w:rsidP="00505970">
      <w:pPr>
        <w:pStyle w:val="EndNoteBibliography"/>
        <w:ind w:left="720" w:hanging="720"/>
        <w:rPr>
          <w:noProof/>
        </w:rPr>
      </w:pPr>
      <w:r w:rsidRPr="00505970">
        <w:rPr>
          <w:noProof/>
        </w:rPr>
        <w:t xml:space="preserve">Higgins, P.A., Mastrandrea, M.D. &amp; Schneider, S.H. (2002). Dynamics of climate and ecosystem coupling: abrupt changes and multiple equilibria. </w:t>
      </w:r>
      <w:r w:rsidRPr="00505970">
        <w:rPr>
          <w:i/>
          <w:noProof/>
        </w:rPr>
        <w:t>Philisophical Transactions - Royal Society of London Series B Biological Sciences</w:t>
      </w:r>
      <w:r w:rsidRPr="00505970">
        <w:rPr>
          <w:noProof/>
        </w:rPr>
        <w:t>, 357, 647-656.</w:t>
      </w:r>
    </w:p>
    <w:p w14:paraId="49801037" w14:textId="77777777" w:rsidR="00505970" w:rsidRPr="00505970" w:rsidRDefault="00505970" w:rsidP="00505970">
      <w:pPr>
        <w:pStyle w:val="EndNoteBibliography"/>
        <w:ind w:left="720" w:hanging="720"/>
        <w:rPr>
          <w:noProof/>
        </w:rPr>
      </w:pPr>
      <w:r w:rsidRPr="00505970">
        <w:rPr>
          <w:noProof/>
        </w:rPr>
        <w:t>17.</w:t>
      </w:r>
    </w:p>
    <w:p w14:paraId="4F743461" w14:textId="77777777" w:rsidR="00505970" w:rsidRPr="00505970" w:rsidRDefault="00505970" w:rsidP="00505970">
      <w:pPr>
        <w:pStyle w:val="EndNoteBibliography"/>
        <w:ind w:left="720" w:hanging="720"/>
        <w:rPr>
          <w:noProof/>
        </w:rPr>
      </w:pPr>
      <w:r w:rsidRPr="00505970">
        <w:rPr>
          <w:noProof/>
        </w:rPr>
        <w:t xml:space="preserve">Hilborn, R., Maguire, J.-J., Parma, A.M. &amp; Rosenberg, A.A. (2001). The Precautionary Approach and risk management: can they increase the probability of successes in fishery management? </w:t>
      </w:r>
      <w:r w:rsidRPr="00505970">
        <w:rPr>
          <w:i/>
          <w:noProof/>
        </w:rPr>
        <w:t>Canadian Journal of Fisheries and Aquatic Sciences</w:t>
      </w:r>
      <w:r w:rsidRPr="00505970">
        <w:rPr>
          <w:noProof/>
        </w:rPr>
        <w:t>, 58, 99-107.</w:t>
      </w:r>
    </w:p>
    <w:p w14:paraId="7C6706AB" w14:textId="77777777" w:rsidR="00505970" w:rsidRPr="00505970" w:rsidRDefault="00505970" w:rsidP="00505970">
      <w:pPr>
        <w:pStyle w:val="EndNoteBibliography"/>
        <w:ind w:left="720" w:hanging="720"/>
        <w:rPr>
          <w:noProof/>
        </w:rPr>
      </w:pPr>
      <w:r w:rsidRPr="00505970">
        <w:rPr>
          <w:noProof/>
        </w:rPr>
        <w:t>18.</w:t>
      </w:r>
    </w:p>
    <w:p w14:paraId="69A63E4F" w14:textId="77777777" w:rsidR="00505970" w:rsidRPr="00505970" w:rsidRDefault="00505970" w:rsidP="00505970">
      <w:pPr>
        <w:pStyle w:val="EndNoteBibliography"/>
        <w:ind w:left="720" w:hanging="720"/>
        <w:rPr>
          <w:noProof/>
        </w:rPr>
      </w:pPr>
      <w:r w:rsidRPr="00505970">
        <w:rPr>
          <w:noProof/>
        </w:rPr>
        <w:t>Kates, R.W., Clark, W.C., Corell, R., Hall, J.M., Jaeger, C.C., Lowe, I.</w:t>
      </w:r>
      <w:r w:rsidRPr="00505970">
        <w:rPr>
          <w:i/>
          <w:noProof/>
        </w:rPr>
        <w:t xml:space="preserve"> et al.</w:t>
      </w:r>
      <w:r w:rsidRPr="00505970">
        <w:rPr>
          <w:noProof/>
        </w:rPr>
        <w:t xml:space="preserve"> (2001). Sustainability Science. </w:t>
      </w:r>
      <w:r w:rsidRPr="00505970">
        <w:rPr>
          <w:i/>
          <w:noProof/>
        </w:rPr>
        <w:t>Science</w:t>
      </w:r>
      <w:r w:rsidRPr="00505970">
        <w:rPr>
          <w:noProof/>
        </w:rPr>
        <w:t>, 292, 641-642.</w:t>
      </w:r>
    </w:p>
    <w:p w14:paraId="120F9512" w14:textId="77777777" w:rsidR="00505970" w:rsidRPr="00505970" w:rsidRDefault="00505970" w:rsidP="00505970">
      <w:pPr>
        <w:pStyle w:val="EndNoteBibliography"/>
        <w:ind w:left="720" w:hanging="720"/>
        <w:rPr>
          <w:noProof/>
        </w:rPr>
      </w:pPr>
      <w:r w:rsidRPr="00505970">
        <w:rPr>
          <w:noProof/>
        </w:rPr>
        <w:t>19.</w:t>
      </w:r>
    </w:p>
    <w:p w14:paraId="251C5CAC" w14:textId="77777777" w:rsidR="00505970" w:rsidRPr="00505970" w:rsidRDefault="00505970" w:rsidP="00505970">
      <w:pPr>
        <w:pStyle w:val="EndNoteBibliography"/>
        <w:ind w:left="720" w:hanging="720"/>
        <w:rPr>
          <w:noProof/>
        </w:rPr>
      </w:pPr>
      <w:r w:rsidRPr="00505970">
        <w:rPr>
          <w:noProof/>
        </w:rPr>
        <w:t xml:space="preserve">Kelly, R.P., Erickson, A.L., Mease, L.A., Battista, W., Kittinger, J.N. &amp; Fujita, R. (2015). Embracing thresholds for better environmental management. </w:t>
      </w:r>
      <w:r w:rsidRPr="00505970">
        <w:rPr>
          <w:i/>
          <w:noProof/>
        </w:rPr>
        <w:t>Philosophical Transactions of the Royal Society of London B: Biological Sciences</w:t>
      </w:r>
      <w:r w:rsidRPr="00505970">
        <w:rPr>
          <w:noProof/>
        </w:rPr>
        <w:t>, 370, 20130276.</w:t>
      </w:r>
    </w:p>
    <w:p w14:paraId="68F25644" w14:textId="77777777" w:rsidR="00505970" w:rsidRPr="00505970" w:rsidRDefault="00505970" w:rsidP="00505970">
      <w:pPr>
        <w:pStyle w:val="EndNoteBibliography"/>
        <w:ind w:left="720" w:hanging="720"/>
        <w:rPr>
          <w:noProof/>
        </w:rPr>
      </w:pPr>
      <w:r w:rsidRPr="00505970">
        <w:rPr>
          <w:noProof/>
        </w:rPr>
        <w:t>20.</w:t>
      </w:r>
    </w:p>
    <w:p w14:paraId="2350C2B9" w14:textId="77777777" w:rsidR="00505970" w:rsidRPr="00505970" w:rsidRDefault="00505970" w:rsidP="00505970">
      <w:pPr>
        <w:pStyle w:val="EndNoteBibliography"/>
        <w:ind w:left="720" w:hanging="720"/>
        <w:rPr>
          <w:noProof/>
        </w:rPr>
      </w:pPr>
      <w:r w:rsidRPr="00505970">
        <w:rPr>
          <w:noProof/>
        </w:rPr>
        <w:t xml:space="preserve">Lindenmayer, D.B., Piggott, M.P. &amp; Wintle, B.A. (2013). Counting the books while the library burns: why conservation monitoring programs need a plan for action. </w:t>
      </w:r>
      <w:r w:rsidRPr="00505970">
        <w:rPr>
          <w:i/>
          <w:noProof/>
        </w:rPr>
        <w:t>Frontiers in Ecology and the Environment</w:t>
      </w:r>
      <w:r w:rsidRPr="00505970">
        <w:rPr>
          <w:noProof/>
        </w:rPr>
        <w:t>, 11, 549-555.</w:t>
      </w:r>
    </w:p>
    <w:p w14:paraId="1160CF29" w14:textId="77777777" w:rsidR="00505970" w:rsidRPr="00505970" w:rsidRDefault="00505970" w:rsidP="00505970">
      <w:pPr>
        <w:pStyle w:val="EndNoteBibliography"/>
        <w:ind w:left="720" w:hanging="720"/>
        <w:rPr>
          <w:noProof/>
        </w:rPr>
      </w:pPr>
      <w:r w:rsidRPr="00505970">
        <w:rPr>
          <w:noProof/>
        </w:rPr>
        <w:t>21.</w:t>
      </w:r>
    </w:p>
    <w:p w14:paraId="46ACAB5A" w14:textId="77777777" w:rsidR="00505970" w:rsidRPr="00505970" w:rsidRDefault="00505970" w:rsidP="00505970">
      <w:pPr>
        <w:pStyle w:val="EndNoteBibliography"/>
        <w:ind w:left="720" w:hanging="720"/>
        <w:rPr>
          <w:noProof/>
        </w:rPr>
      </w:pPr>
      <w:r w:rsidRPr="00505970">
        <w:rPr>
          <w:noProof/>
        </w:rPr>
        <w:t xml:space="preserve">Ludwig, D., Hilborn, R. &amp; Walters, C. (1993). Uncertainty, resource exploitation, and conservation: lessons from history. </w:t>
      </w:r>
      <w:r w:rsidRPr="00505970">
        <w:rPr>
          <w:i/>
          <w:noProof/>
        </w:rPr>
        <w:t>Science</w:t>
      </w:r>
      <w:r w:rsidRPr="00505970">
        <w:rPr>
          <w:noProof/>
        </w:rPr>
        <w:t>, 260, 17.</w:t>
      </w:r>
    </w:p>
    <w:p w14:paraId="67CF4B62" w14:textId="77777777" w:rsidR="00505970" w:rsidRPr="00505970" w:rsidRDefault="00505970" w:rsidP="00505970">
      <w:pPr>
        <w:pStyle w:val="EndNoteBibliography"/>
        <w:ind w:left="720" w:hanging="720"/>
        <w:rPr>
          <w:noProof/>
        </w:rPr>
      </w:pPr>
      <w:r w:rsidRPr="00505970">
        <w:rPr>
          <w:noProof/>
        </w:rPr>
        <w:t>22.</w:t>
      </w:r>
    </w:p>
    <w:p w14:paraId="0BEE84B8" w14:textId="77777777" w:rsidR="00505970" w:rsidRPr="00505970" w:rsidRDefault="00505970" w:rsidP="00505970">
      <w:pPr>
        <w:pStyle w:val="EndNoteBibliography"/>
        <w:ind w:left="720" w:hanging="720"/>
        <w:rPr>
          <w:noProof/>
        </w:rPr>
      </w:pPr>
      <w:r w:rsidRPr="00505970">
        <w:rPr>
          <w:noProof/>
        </w:rPr>
        <w:t xml:space="preserve">Mangel, M. (2000). Irreducible uncertainties, sustainable fisheries and marine reserves. </w:t>
      </w:r>
      <w:r w:rsidRPr="00505970">
        <w:rPr>
          <w:i/>
          <w:noProof/>
        </w:rPr>
        <w:t>Evolutionary Ecology Research</w:t>
      </w:r>
      <w:r w:rsidRPr="00505970">
        <w:rPr>
          <w:noProof/>
        </w:rPr>
        <w:t>, 2, 547-557.</w:t>
      </w:r>
    </w:p>
    <w:p w14:paraId="62E12417" w14:textId="77777777" w:rsidR="00505970" w:rsidRPr="00505970" w:rsidRDefault="00505970" w:rsidP="00505970">
      <w:pPr>
        <w:pStyle w:val="EndNoteBibliography"/>
        <w:ind w:left="720" w:hanging="720"/>
        <w:rPr>
          <w:noProof/>
        </w:rPr>
      </w:pPr>
      <w:r w:rsidRPr="00505970">
        <w:rPr>
          <w:noProof/>
        </w:rPr>
        <w:t>23.</w:t>
      </w:r>
    </w:p>
    <w:p w14:paraId="088DB026" w14:textId="77777777" w:rsidR="00505970" w:rsidRPr="00505970" w:rsidRDefault="00505970" w:rsidP="00505970">
      <w:pPr>
        <w:pStyle w:val="EndNoteBibliography"/>
        <w:ind w:left="720" w:hanging="720"/>
        <w:rPr>
          <w:noProof/>
        </w:rPr>
      </w:pPr>
      <w:r w:rsidRPr="00505970">
        <w:rPr>
          <w:noProof/>
        </w:rPr>
        <w:t xml:space="preserve">May, R.M. (1977). Thresholds and breakpoints in ecosystems with a multiplicity of stable states. </w:t>
      </w:r>
      <w:r w:rsidRPr="00505970">
        <w:rPr>
          <w:i/>
          <w:noProof/>
        </w:rPr>
        <w:t>Nature</w:t>
      </w:r>
      <w:r w:rsidRPr="00505970">
        <w:rPr>
          <w:noProof/>
        </w:rPr>
        <w:t>, 269, 471-477.</w:t>
      </w:r>
    </w:p>
    <w:p w14:paraId="4CE2691D" w14:textId="77777777" w:rsidR="00505970" w:rsidRPr="00505970" w:rsidRDefault="00505970" w:rsidP="00505970">
      <w:pPr>
        <w:pStyle w:val="EndNoteBibliography"/>
        <w:ind w:left="720" w:hanging="720"/>
        <w:rPr>
          <w:noProof/>
        </w:rPr>
      </w:pPr>
      <w:r w:rsidRPr="00505970">
        <w:rPr>
          <w:noProof/>
        </w:rPr>
        <w:t>24.</w:t>
      </w:r>
    </w:p>
    <w:p w14:paraId="5B2C62BE" w14:textId="77777777" w:rsidR="00505970" w:rsidRPr="00505970" w:rsidRDefault="00505970" w:rsidP="00505970">
      <w:pPr>
        <w:pStyle w:val="EndNoteBibliography"/>
        <w:ind w:left="720" w:hanging="720"/>
        <w:rPr>
          <w:noProof/>
        </w:rPr>
      </w:pPr>
      <w:r w:rsidRPr="00505970">
        <w:rPr>
          <w:noProof/>
        </w:rPr>
        <w:t xml:space="preserve">Morris, W.F. &amp; Doak, D.F. (2002). Quantitative conservation biology. </w:t>
      </w:r>
      <w:r w:rsidRPr="00505970">
        <w:rPr>
          <w:i/>
          <w:noProof/>
        </w:rPr>
        <w:t>Sinauer, Sunderland, Massachusetts, USA</w:t>
      </w:r>
      <w:r w:rsidRPr="00505970">
        <w:rPr>
          <w:noProof/>
        </w:rPr>
        <w:t>.</w:t>
      </w:r>
    </w:p>
    <w:p w14:paraId="1597F48D" w14:textId="77777777" w:rsidR="00505970" w:rsidRPr="00505970" w:rsidRDefault="00505970" w:rsidP="00505970">
      <w:pPr>
        <w:pStyle w:val="EndNoteBibliography"/>
        <w:ind w:left="720" w:hanging="720"/>
        <w:rPr>
          <w:noProof/>
        </w:rPr>
      </w:pPr>
      <w:r w:rsidRPr="00505970">
        <w:rPr>
          <w:noProof/>
        </w:rPr>
        <w:t>25.</w:t>
      </w:r>
    </w:p>
    <w:p w14:paraId="3B4EDFEA" w14:textId="77777777" w:rsidR="00505970" w:rsidRPr="00505970" w:rsidRDefault="00505970" w:rsidP="00505970">
      <w:pPr>
        <w:pStyle w:val="EndNoteBibliography"/>
        <w:ind w:left="720" w:hanging="720"/>
        <w:rPr>
          <w:noProof/>
        </w:rPr>
      </w:pPr>
      <w:r w:rsidRPr="00505970">
        <w:rPr>
          <w:noProof/>
        </w:rPr>
        <w:t xml:space="preserve">Polasky, S., Carpenter, S.R., Folke, C. &amp; Keeler, B. (2011). Decision-making under great uncertainty: environmental management in an era of global change. </w:t>
      </w:r>
      <w:r w:rsidRPr="00505970">
        <w:rPr>
          <w:i/>
          <w:noProof/>
        </w:rPr>
        <w:t>Trends in ecology &amp; evolution</w:t>
      </w:r>
      <w:r w:rsidRPr="00505970">
        <w:rPr>
          <w:noProof/>
        </w:rPr>
        <w:t>, 26, 398-404.</w:t>
      </w:r>
    </w:p>
    <w:p w14:paraId="4347D1F8" w14:textId="77777777" w:rsidR="00505970" w:rsidRPr="00505970" w:rsidRDefault="00505970" w:rsidP="00505970">
      <w:pPr>
        <w:pStyle w:val="EndNoteBibliography"/>
        <w:ind w:left="720" w:hanging="720"/>
        <w:rPr>
          <w:noProof/>
        </w:rPr>
      </w:pPr>
      <w:r w:rsidRPr="00505970">
        <w:rPr>
          <w:noProof/>
        </w:rPr>
        <w:t>26.</w:t>
      </w:r>
    </w:p>
    <w:p w14:paraId="32B6F8E4" w14:textId="77777777" w:rsidR="00505970" w:rsidRPr="00505970" w:rsidRDefault="00505970" w:rsidP="00505970">
      <w:pPr>
        <w:pStyle w:val="EndNoteBibliography"/>
        <w:ind w:left="720" w:hanging="720"/>
        <w:rPr>
          <w:noProof/>
        </w:rPr>
      </w:pPr>
      <w:r w:rsidRPr="00505970">
        <w:rPr>
          <w:noProof/>
        </w:rPr>
        <w:t>Rockström, J., Steffen, W., Noone, K., Persson, Å., Chapin, F.S., Lambin, E.F.</w:t>
      </w:r>
      <w:r w:rsidRPr="00505970">
        <w:rPr>
          <w:i/>
          <w:noProof/>
        </w:rPr>
        <w:t xml:space="preserve"> et al.</w:t>
      </w:r>
      <w:r w:rsidRPr="00505970">
        <w:rPr>
          <w:noProof/>
        </w:rPr>
        <w:t xml:space="preserve"> (2009). A safe operating space for humanity. </w:t>
      </w:r>
      <w:r w:rsidRPr="00505970">
        <w:rPr>
          <w:i/>
          <w:noProof/>
        </w:rPr>
        <w:t>Nature</w:t>
      </w:r>
      <w:r w:rsidRPr="00505970">
        <w:rPr>
          <w:noProof/>
        </w:rPr>
        <w:t>, 461, 472-475.</w:t>
      </w:r>
    </w:p>
    <w:p w14:paraId="62F5B06A" w14:textId="77777777" w:rsidR="00505970" w:rsidRPr="00505970" w:rsidRDefault="00505970" w:rsidP="00505970">
      <w:pPr>
        <w:pStyle w:val="EndNoteBibliography"/>
        <w:ind w:left="720" w:hanging="720"/>
        <w:rPr>
          <w:noProof/>
        </w:rPr>
      </w:pPr>
      <w:r w:rsidRPr="00505970">
        <w:rPr>
          <w:noProof/>
        </w:rPr>
        <w:t>27.</w:t>
      </w:r>
    </w:p>
    <w:p w14:paraId="56825E2B" w14:textId="77777777" w:rsidR="00505970" w:rsidRPr="00505970" w:rsidRDefault="00505970" w:rsidP="00505970">
      <w:pPr>
        <w:pStyle w:val="EndNoteBibliography"/>
        <w:ind w:left="720" w:hanging="720"/>
        <w:rPr>
          <w:noProof/>
        </w:rPr>
      </w:pPr>
      <w:r w:rsidRPr="00505970">
        <w:rPr>
          <w:noProof/>
        </w:rPr>
        <w:t xml:space="preserve">Scheffer, M., Carpenter, S., Foley, J.A., Folke, C. &amp; Walker, B. (2001). Catastrophic shifts in ecosystems. </w:t>
      </w:r>
      <w:r w:rsidRPr="00505970">
        <w:rPr>
          <w:i/>
          <w:noProof/>
        </w:rPr>
        <w:t>Nature</w:t>
      </w:r>
      <w:r w:rsidRPr="00505970">
        <w:rPr>
          <w:noProof/>
        </w:rPr>
        <w:t>, 413, 591-596.</w:t>
      </w:r>
    </w:p>
    <w:p w14:paraId="1BEAAEB5" w14:textId="77777777" w:rsidR="00505970" w:rsidRPr="00505970" w:rsidRDefault="00505970" w:rsidP="00505970">
      <w:pPr>
        <w:pStyle w:val="EndNoteBibliography"/>
        <w:ind w:left="720" w:hanging="720"/>
        <w:rPr>
          <w:noProof/>
        </w:rPr>
      </w:pPr>
      <w:r w:rsidRPr="00505970">
        <w:rPr>
          <w:noProof/>
        </w:rPr>
        <w:lastRenderedPageBreak/>
        <w:t>28.</w:t>
      </w:r>
    </w:p>
    <w:p w14:paraId="3442D7B7" w14:textId="77777777" w:rsidR="00505970" w:rsidRPr="00505970" w:rsidRDefault="00505970" w:rsidP="00505970">
      <w:pPr>
        <w:pStyle w:val="EndNoteBibliography"/>
        <w:ind w:left="720" w:hanging="720"/>
        <w:rPr>
          <w:noProof/>
        </w:rPr>
      </w:pPr>
      <w:r w:rsidRPr="00505970">
        <w:rPr>
          <w:noProof/>
        </w:rPr>
        <w:t>Selkoe, K.A., Blenckner, T., Caldwell, M.R., Crowder, L.B., Erickson, A.L., Essington, T.E.</w:t>
      </w:r>
      <w:r w:rsidRPr="00505970">
        <w:rPr>
          <w:i/>
          <w:noProof/>
        </w:rPr>
        <w:t xml:space="preserve"> et al.</w:t>
      </w:r>
      <w:r w:rsidRPr="00505970">
        <w:rPr>
          <w:noProof/>
        </w:rPr>
        <w:t xml:space="preserve"> (2015). Principles for managing marine ecosystems prone to tipping points. </w:t>
      </w:r>
      <w:r w:rsidRPr="00505970">
        <w:rPr>
          <w:i/>
          <w:noProof/>
        </w:rPr>
        <w:t>Ecosystem Health and Sustainability</w:t>
      </w:r>
      <w:r w:rsidRPr="00505970">
        <w:rPr>
          <w:noProof/>
        </w:rPr>
        <w:t>, 1, art17.</w:t>
      </w:r>
    </w:p>
    <w:p w14:paraId="3A4C3B61" w14:textId="77777777" w:rsidR="00505970" w:rsidRPr="00505970" w:rsidRDefault="00505970" w:rsidP="00505970">
      <w:pPr>
        <w:pStyle w:val="EndNoteBibliography"/>
        <w:ind w:left="720" w:hanging="720"/>
        <w:rPr>
          <w:noProof/>
        </w:rPr>
      </w:pPr>
      <w:r w:rsidRPr="00505970">
        <w:rPr>
          <w:noProof/>
        </w:rPr>
        <w:t>29.</w:t>
      </w:r>
    </w:p>
    <w:p w14:paraId="3FE29B04" w14:textId="77777777" w:rsidR="00505970" w:rsidRPr="00505970" w:rsidRDefault="00505970" w:rsidP="00505970">
      <w:pPr>
        <w:pStyle w:val="EndNoteBibliography"/>
        <w:ind w:left="720" w:hanging="720"/>
        <w:rPr>
          <w:noProof/>
        </w:rPr>
      </w:pPr>
      <w:r w:rsidRPr="00505970">
        <w:rPr>
          <w:noProof/>
        </w:rPr>
        <w:t xml:space="preserve">Sethi, G., Costello, C., Fisher, A., Hanemann, M. &amp; Karp, L. (2005). Fishery management under multiple uncertainty. </w:t>
      </w:r>
      <w:r w:rsidRPr="00505970">
        <w:rPr>
          <w:i/>
          <w:noProof/>
        </w:rPr>
        <w:t>Journal of Environmental Economics and Management</w:t>
      </w:r>
      <w:r w:rsidRPr="00505970">
        <w:rPr>
          <w:noProof/>
        </w:rPr>
        <w:t>, 50, 300-318.</w:t>
      </w:r>
    </w:p>
    <w:p w14:paraId="06707F8E" w14:textId="77777777" w:rsidR="00505970" w:rsidRPr="00505970" w:rsidRDefault="00505970" w:rsidP="00505970">
      <w:pPr>
        <w:pStyle w:val="EndNoteBibliography"/>
        <w:ind w:left="720" w:hanging="720"/>
        <w:rPr>
          <w:noProof/>
        </w:rPr>
      </w:pPr>
      <w:r w:rsidRPr="00505970">
        <w:rPr>
          <w:noProof/>
        </w:rPr>
        <w:t>30.</w:t>
      </w:r>
    </w:p>
    <w:p w14:paraId="5D89AB73" w14:textId="77777777" w:rsidR="00505970" w:rsidRPr="00505970" w:rsidRDefault="00505970" w:rsidP="00505970">
      <w:pPr>
        <w:pStyle w:val="EndNoteBibliography"/>
        <w:ind w:left="720" w:hanging="720"/>
        <w:rPr>
          <w:noProof/>
        </w:rPr>
      </w:pPr>
      <w:r w:rsidRPr="00505970">
        <w:rPr>
          <w:noProof/>
        </w:rPr>
        <w:t xml:space="preserve">Smith, D.R., Snyder, C.D., Hitt, N.P. &amp; Geissler, P.H. (2014). Monitoring for Threshold-Dependent Decisions. In: </w:t>
      </w:r>
      <w:r w:rsidRPr="00505970">
        <w:rPr>
          <w:i/>
          <w:noProof/>
        </w:rPr>
        <w:t>Application of Threshold Concepts in Natural Resource Decision Making</w:t>
      </w:r>
      <w:r w:rsidRPr="00505970">
        <w:rPr>
          <w:noProof/>
        </w:rPr>
        <w:t>. Springer, pp. 87-100.</w:t>
      </w:r>
    </w:p>
    <w:p w14:paraId="18EA7C04" w14:textId="77777777" w:rsidR="00505970" w:rsidRPr="00505970" w:rsidRDefault="00505970" w:rsidP="00505970">
      <w:pPr>
        <w:pStyle w:val="EndNoteBibliography"/>
        <w:ind w:left="720" w:hanging="720"/>
        <w:rPr>
          <w:noProof/>
        </w:rPr>
      </w:pPr>
      <w:r w:rsidRPr="00505970">
        <w:rPr>
          <w:noProof/>
        </w:rPr>
        <w:t>31.</w:t>
      </w:r>
    </w:p>
    <w:p w14:paraId="6F1BE746" w14:textId="77777777" w:rsidR="00505970" w:rsidRPr="00505970" w:rsidRDefault="00505970" w:rsidP="00505970">
      <w:pPr>
        <w:pStyle w:val="EndNoteBibliography"/>
        <w:ind w:left="720" w:hanging="720"/>
        <w:rPr>
          <w:noProof/>
        </w:rPr>
      </w:pPr>
      <w:r w:rsidRPr="00505970">
        <w:rPr>
          <w:noProof/>
        </w:rPr>
        <w:t xml:space="preserve">Stefansson, G. &amp; Rosenberg, A.A. (2005). Combining control measures for more effective management of fisheries under uncertainty: quotas, effort limitation and protected areas. </w:t>
      </w:r>
      <w:r w:rsidRPr="00505970">
        <w:rPr>
          <w:i/>
          <w:noProof/>
        </w:rPr>
        <w:t>Philosophical Transactions of the Royal Society B: Biological Sciences</w:t>
      </w:r>
      <w:r w:rsidRPr="00505970">
        <w:rPr>
          <w:noProof/>
        </w:rPr>
        <w:t>, 360, 133-146.</w:t>
      </w:r>
    </w:p>
    <w:p w14:paraId="1D810E41" w14:textId="77777777" w:rsidR="00505970" w:rsidRPr="00505970" w:rsidRDefault="00505970" w:rsidP="00505970">
      <w:pPr>
        <w:pStyle w:val="EndNoteBibliography"/>
        <w:ind w:left="720" w:hanging="720"/>
        <w:rPr>
          <w:noProof/>
        </w:rPr>
      </w:pPr>
      <w:r w:rsidRPr="00505970">
        <w:rPr>
          <w:noProof/>
        </w:rPr>
        <w:t>32.</w:t>
      </w:r>
    </w:p>
    <w:p w14:paraId="126733B2" w14:textId="77777777" w:rsidR="00505970" w:rsidRPr="00505970" w:rsidRDefault="00505970" w:rsidP="00505970">
      <w:pPr>
        <w:pStyle w:val="EndNoteBibliography"/>
        <w:ind w:left="720" w:hanging="720"/>
        <w:rPr>
          <w:noProof/>
        </w:rPr>
      </w:pPr>
      <w:r w:rsidRPr="00505970">
        <w:rPr>
          <w:noProof/>
        </w:rPr>
        <w:t xml:space="preserve">Stephens, P.A., Sutherland, W.J. &amp; Freckleton, R.P. (1999). What is the Allee effect? </w:t>
      </w:r>
      <w:r w:rsidRPr="00505970">
        <w:rPr>
          <w:i/>
          <w:noProof/>
        </w:rPr>
        <w:t>Oikos</w:t>
      </w:r>
      <w:r w:rsidRPr="00505970">
        <w:rPr>
          <w:noProof/>
        </w:rPr>
        <w:t>, 185-190.</w:t>
      </w:r>
    </w:p>
    <w:p w14:paraId="017EFF8E" w14:textId="77777777" w:rsidR="00505970" w:rsidRPr="00505970" w:rsidRDefault="00505970" w:rsidP="00505970">
      <w:pPr>
        <w:pStyle w:val="EndNoteBibliography"/>
        <w:ind w:left="720" w:hanging="720"/>
        <w:rPr>
          <w:noProof/>
        </w:rPr>
      </w:pPr>
      <w:r w:rsidRPr="00505970">
        <w:rPr>
          <w:noProof/>
        </w:rPr>
        <w:t>33.</w:t>
      </w:r>
    </w:p>
    <w:p w14:paraId="329132C1" w14:textId="77777777" w:rsidR="00505970" w:rsidRPr="00505970" w:rsidRDefault="00505970" w:rsidP="00505970">
      <w:pPr>
        <w:pStyle w:val="EndNoteBibliography"/>
        <w:ind w:left="720" w:hanging="720"/>
        <w:rPr>
          <w:noProof/>
        </w:rPr>
      </w:pPr>
      <w:r w:rsidRPr="00505970">
        <w:rPr>
          <w:noProof/>
        </w:rPr>
        <w:t xml:space="preserve">Taylor, B.L. (1995). The reliability of using population viability analysis for risk classification of species. </w:t>
      </w:r>
      <w:r w:rsidRPr="00505970">
        <w:rPr>
          <w:i/>
          <w:noProof/>
        </w:rPr>
        <w:t>Conservation Biology</w:t>
      </w:r>
      <w:r w:rsidRPr="00505970">
        <w:rPr>
          <w:noProof/>
        </w:rPr>
        <w:t>, 9, 551-558.</w:t>
      </w:r>
    </w:p>
    <w:p w14:paraId="5CE9FAC5" w14:textId="77777777" w:rsidR="00505970" w:rsidRPr="00505970" w:rsidRDefault="00505970" w:rsidP="00505970">
      <w:pPr>
        <w:pStyle w:val="EndNoteBibliography"/>
        <w:ind w:left="720" w:hanging="720"/>
        <w:rPr>
          <w:noProof/>
        </w:rPr>
      </w:pPr>
      <w:r w:rsidRPr="00505970">
        <w:rPr>
          <w:noProof/>
        </w:rPr>
        <w:t>34.</w:t>
      </w:r>
    </w:p>
    <w:p w14:paraId="192EC954" w14:textId="77777777" w:rsidR="00505970" w:rsidRPr="00505970" w:rsidRDefault="00505970" w:rsidP="00505970">
      <w:pPr>
        <w:pStyle w:val="EndNoteBibliography"/>
        <w:ind w:left="720" w:hanging="720"/>
        <w:rPr>
          <w:noProof/>
        </w:rPr>
      </w:pPr>
      <w:r w:rsidRPr="00505970">
        <w:rPr>
          <w:noProof/>
        </w:rPr>
        <w:t xml:space="preserve">Walters, C.J. &amp; Hilborn, R. (1978). Ecological optimization and adaptive management. </w:t>
      </w:r>
      <w:r w:rsidRPr="00505970">
        <w:rPr>
          <w:i/>
          <w:noProof/>
        </w:rPr>
        <w:t>Annual review of Ecology and Systematics</w:t>
      </w:r>
      <w:r w:rsidRPr="00505970">
        <w:rPr>
          <w:noProof/>
        </w:rPr>
        <w:t>, 157-188.</w:t>
      </w:r>
    </w:p>
    <w:p w14:paraId="6B7F62EF" w14:textId="7F37C288"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159"/>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159"/>
      <w:r w:rsidR="007821E5">
        <w:rPr>
          <w:rStyle w:val="CommentReference"/>
        </w:rPr>
        <w:commentReference w:id="159"/>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w:t>
      </w:r>
      <w:commentRangeStart w:id="160"/>
      <w:r w:rsidR="00C33FD4" w:rsidRPr="00957F1F">
        <w:rPr>
          <w:rFonts w:ascii="Helvetica" w:hAnsi="Helvetica"/>
          <w:sz w:val="22"/>
          <w:szCs w:val="22"/>
        </w:rPr>
        <w:t>NPV</w:t>
      </w:r>
      <w:commentRangeEnd w:id="160"/>
      <w:r w:rsidR="00D5784C">
        <w:rPr>
          <w:rStyle w:val="CommentReference"/>
        </w:rPr>
        <w:commentReference w:id="160"/>
      </w:r>
      <w:r w:rsidR="00C33FD4" w:rsidRPr="00957F1F">
        <w:rPr>
          <w:rFonts w:ascii="Helvetica" w:hAnsi="Helvetica"/>
          <w:sz w:val="22"/>
          <w:szCs w:val="22"/>
        </w:rPr>
        <w:t>)</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commentRangeStart w:id="161"/>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commentRangeEnd w:id="161"/>
      <w:r w:rsidR="005053A5">
        <w:rPr>
          <w:rStyle w:val="CommentReference"/>
        </w:rPr>
        <w:commentReference w:id="161"/>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162"/>
      <w:r w:rsidR="00DC0240" w:rsidRPr="004D1678">
        <w:rPr>
          <w:rFonts w:ascii="Helvetica" w:hAnsi="Helvetica"/>
          <w:sz w:val="22"/>
          <w:szCs w:val="22"/>
        </w:rPr>
        <w:t>benefits of resource extraction</w:t>
      </w:r>
      <w:commentRangeEnd w:id="162"/>
      <w:r w:rsidR="009C7059">
        <w:rPr>
          <w:rStyle w:val="CommentReference"/>
        </w:rPr>
        <w:commentReference w:id="162"/>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1FEFAB7C" w:rsidR="00257D20" w:rsidRPr="00957F1F" w:rsidRDefault="00BA33BA" w:rsidP="002D7AB2">
      <w:pPr>
        <w:rPr>
          <w:rFonts w:ascii="Helvetica" w:hAnsi="Helvetica"/>
          <w:b/>
          <w:sz w:val="22"/>
          <w:szCs w:val="22"/>
        </w:rPr>
      </w:pPr>
      <w:r w:rsidRPr="00957F1F">
        <w:rPr>
          <w:rFonts w:ascii="Helvetica" w:hAnsi="Helvetica"/>
          <w:b/>
          <w:sz w:val="22"/>
          <w:szCs w:val="22"/>
        </w:rPr>
        <w:t xml:space="preserve">OUTSTANDING ISSUES/THINGS TO </w:t>
      </w:r>
      <w:r w:rsidR="002157FA">
        <w:rPr>
          <w:rFonts w:ascii="Helvetica" w:hAnsi="Helvetica"/>
          <w:b/>
          <w:sz w:val="22"/>
          <w:szCs w:val="22"/>
        </w:rPr>
        <w:t>CONSIDER</w:t>
      </w:r>
    </w:p>
    <w:p w14:paraId="6CFF0E60" w14:textId="77777777" w:rsidR="00A01EFD" w:rsidRDefault="00B15BAF" w:rsidP="00EC2B9C">
      <w:pPr>
        <w:pStyle w:val="ListParagraph"/>
        <w:numPr>
          <w:ilvl w:val="1"/>
          <w:numId w:val="1"/>
        </w:numPr>
        <w:rPr>
          <w:rFonts w:ascii="Helvetica" w:hAnsi="Helvetica"/>
          <w:sz w:val="22"/>
          <w:szCs w:val="22"/>
        </w:rPr>
      </w:pPr>
      <w:commentRangeStart w:id="163"/>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163"/>
      <w:r w:rsidR="00923293">
        <w:rPr>
          <w:rStyle w:val="CommentReference"/>
        </w:rPr>
        <w:commentReference w:id="163"/>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164"/>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164"/>
      <w:r w:rsidR="00BF77F3">
        <w:rPr>
          <w:rStyle w:val="CommentReference"/>
        </w:rPr>
        <w:commentReference w:id="164"/>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64C60FFC"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5B7365" w:rsidRDefault="005B7365">
      <w:pPr>
        <w:pStyle w:val="CommentText"/>
      </w:pPr>
      <w:r>
        <w:rPr>
          <w:rStyle w:val="CommentReference"/>
        </w:rPr>
        <w:annotationRef/>
      </w:r>
      <w:r>
        <w:t>Colons are not allowed by some journals. Not sure on “s</w:t>
      </w:r>
    </w:p>
    <w:p w14:paraId="7BBEC488" w14:textId="77777777" w:rsidR="005B7365" w:rsidRDefault="005B7365">
      <w:pPr>
        <w:pStyle w:val="CommentText"/>
      </w:pPr>
      <w:r>
        <w:t>Also, feel free to take or leave any of my edits…</w:t>
      </w:r>
      <w:proofErr w:type="gramStart"/>
      <w:r>
        <w:t>.I</w:t>
      </w:r>
      <w:proofErr w:type="gramEnd"/>
      <w:r>
        <w:t xml:space="preserve"> won’t be offended.</w:t>
      </w:r>
    </w:p>
    <w:p w14:paraId="6086A245" w14:textId="77777777" w:rsidR="005B7365" w:rsidRDefault="005B7365">
      <w:pPr>
        <w:pStyle w:val="CommentText"/>
      </w:pPr>
    </w:p>
    <w:p w14:paraId="280C1D7D" w14:textId="77777777" w:rsidR="005B7365" w:rsidRDefault="005B7365">
      <w:pPr>
        <w:pStyle w:val="CommentText"/>
      </w:pPr>
      <w:r>
        <w:t>BSH: I don’t like titles with colons regardless, so let’s change.  How about ‘Using better monitoring strategies to avoid resource tipping points’</w:t>
      </w:r>
    </w:p>
    <w:p w14:paraId="73D417E1" w14:textId="77777777" w:rsidR="005B7365" w:rsidRDefault="005B7365">
      <w:pPr>
        <w:pStyle w:val="CommentText"/>
      </w:pPr>
    </w:p>
    <w:p w14:paraId="2AA4F9EB" w14:textId="77777777" w:rsidR="005B7365" w:rsidRDefault="005B7365">
      <w:pPr>
        <w:pStyle w:val="CommentText"/>
      </w:pPr>
    </w:p>
  </w:comment>
  <w:comment w:id="1" w:author="Anne Salomon" w:date="2015-10-28T21:45:00Z" w:initials="AS">
    <w:p w14:paraId="1614647F" w14:textId="77777777" w:rsidR="005B7365" w:rsidRDefault="005B7365" w:rsidP="00CC4060">
      <w:pPr>
        <w:pStyle w:val="CommentText"/>
      </w:pPr>
      <w:r>
        <w:rPr>
          <w:rStyle w:val="CommentReference"/>
        </w:rPr>
        <w:annotationRef/>
      </w:r>
    </w:p>
    <w:p w14:paraId="2760117D" w14:textId="77777777" w:rsidR="005B7365" w:rsidRDefault="005B7365" w:rsidP="00CC4060">
      <w:pPr>
        <w:pStyle w:val="CommentText"/>
      </w:pPr>
    </w:p>
    <w:p w14:paraId="2B8BA87A" w14:textId="77777777" w:rsidR="005B7365" w:rsidRDefault="005B7365" w:rsidP="00CC4060">
      <w:pPr>
        <w:pStyle w:val="CommentText"/>
      </w:pPr>
      <w:r>
        <w:t>Or for those of you who like parsimony:</w:t>
      </w:r>
    </w:p>
    <w:p w14:paraId="27CB0F69" w14:textId="77777777" w:rsidR="005B7365" w:rsidRDefault="005B7365" w:rsidP="00CC4060">
      <w:pPr>
        <w:pStyle w:val="CommentText"/>
      </w:pPr>
    </w:p>
    <w:p w14:paraId="341B06BD" w14:textId="77777777" w:rsidR="005B7365" w:rsidRDefault="005B7365" w:rsidP="00CC4060">
      <w:pPr>
        <w:pStyle w:val="CommentText"/>
      </w:pPr>
      <w:r>
        <w:t>Monitoring strategies to avoid resource tipping points</w:t>
      </w:r>
    </w:p>
    <w:p w14:paraId="0BDE411A" w14:textId="77777777" w:rsidR="005B7365" w:rsidRDefault="005B7365" w:rsidP="00CC4060">
      <w:pPr>
        <w:pStyle w:val="CommentText"/>
      </w:pPr>
    </w:p>
    <w:p w14:paraId="68743E03" w14:textId="77777777" w:rsidR="005B7365" w:rsidRDefault="005B7365" w:rsidP="00CC4060">
      <w:pPr>
        <w:pStyle w:val="CommentText"/>
      </w:pPr>
      <w:r>
        <w:t>Or</w:t>
      </w:r>
    </w:p>
    <w:p w14:paraId="4E7BE270" w14:textId="77777777" w:rsidR="005B7365" w:rsidRDefault="005B7365" w:rsidP="00CC4060">
      <w:pPr>
        <w:pStyle w:val="CommentText"/>
      </w:pPr>
    </w:p>
    <w:p w14:paraId="01AACB5E" w14:textId="77777777" w:rsidR="005B7365" w:rsidRDefault="005B7365" w:rsidP="00CC4060">
      <w:pPr>
        <w:pStyle w:val="CommentText"/>
      </w:pPr>
      <w:r>
        <w:t>Cost effective monitoring strategies to avoid resource tipping points</w:t>
      </w:r>
    </w:p>
    <w:p w14:paraId="68E47AC0" w14:textId="77777777" w:rsidR="005B7365" w:rsidRDefault="005B7365" w:rsidP="00CC4060">
      <w:pPr>
        <w:pStyle w:val="CommentText"/>
      </w:pPr>
    </w:p>
    <w:p w14:paraId="20460DC4" w14:textId="3A8ACEE7" w:rsidR="005B7365" w:rsidRDefault="005B7365" w:rsidP="00CC4060">
      <w:pPr>
        <w:pStyle w:val="CommentText"/>
      </w:pPr>
      <w:r>
        <w:t xml:space="preserve">BSH: last one of yours is my </w:t>
      </w:r>
      <w:proofErr w:type="spellStart"/>
      <w:r>
        <w:t>fav</w:t>
      </w:r>
      <w:proofErr w:type="spellEnd"/>
      <w:r>
        <w:t>.</w:t>
      </w:r>
    </w:p>
  </w:comment>
  <w:comment w:id="2" w:author="Ben Halpern" w:date="2015-10-28T21:46:00Z" w:initials="BH">
    <w:p w14:paraId="44DF8A12" w14:textId="051950D6" w:rsidR="005B7365" w:rsidRDefault="005B7365">
      <w:pPr>
        <w:pStyle w:val="CommentText"/>
      </w:pPr>
      <w:r>
        <w:rPr>
          <w:rStyle w:val="CommentReference"/>
        </w:rPr>
        <w:annotationRef/>
      </w:r>
      <w:r>
        <w:t>Maybe keep as short title even if cut from main title?  Clever way to get that message across.</w:t>
      </w:r>
    </w:p>
  </w:comment>
  <w:comment w:id="3" w:author="Ben Halpern" w:date="2015-10-28T21:46:00Z" w:initials="BH">
    <w:p w14:paraId="27D3B7CB" w14:textId="7D5BC69E" w:rsidR="005B7365" w:rsidRDefault="005B7365">
      <w:pPr>
        <w:pStyle w:val="CommentText"/>
      </w:pPr>
      <w:r>
        <w:rPr>
          <w:rStyle w:val="CommentReference"/>
        </w:rPr>
        <w:annotationRef/>
      </w:r>
      <w:r>
        <w:t>If not in title, then add here so that searches on this term find the paper.</w:t>
      </w:r>
    </w:p>
  </w:comment>
  <w:comment w:id="6" w:author="Ben Halpern" w:date="2015-10-28T21:50:00Z" w:initials="BH">
    <w:p w14:paraId="048CAFF1" w14:textId="4AA20437" w:rsidR="005B7365" w:rsidRDefault="005B7365">
      <w:pPr>
        <w:pStyle w:val="CommentText"/>
      </w:pPr>
      <w:r>
        <w:rPr>
          <w:rStyle w:val="CommentReference"/>
        </w:rPr>
        <w:annotationRef/>
      </w:r>
      <w:r>
        <w:t>Up until this point resource management could be around anything.  Here it seems to come from nowhere that it is about harvest rate.  So . . . I think it’s worth staying general here and getting specific about harvest rates being the management action later.</w:t>
      </w:r>
    </w:p>
  </w:comment>
  <w:comment w:id="9" w:author="Timothy Essington" w:date="2015-11-10T10:05:00Z" w:initials="TE">
    <w:p w14:paraId="0B352E26" w14:textId="123816CA" w:rsidR="005B7365" w:rsidRDefault="005B7365">
      <w:pPr>
        <w:pStyle w:val="CommentText"/>
      </w:pPr>
      <w:r>
        <w:rPr>
          <w:rStyle w:val="CommentReference"/>
        </w:rPr>
        <w:annotationRef/>
      </w:r>
      <w:r>
        <w:t>More specific results needed here, this will help with the last point</w:t>
      </w:r>
    </w:p>
  </w:comment>
  <w:comment w:id="20" w:author="Crow White" w:date="2015-11-09T17:05:00Z" w:initials="CW">
    <w:p w14:paraId="724816F2" w14:textId="77777777" w:rsidR="005B7365" w:rsidRDefault="005B7365">
      <w:pPr>
        <w:pStyle w:val="CommentText"/>
      </w:pPr>
      <w:r>
        <w:rPr>
          <w:rStyle w:val="CommentReference"/>
        </w:rPr>
        <w:annotationRef/>
      </w:r>
      <w:r>
        <w:t>Costello et al. 2010 PNAS: Value of spatial information in designing MPAs to increase fisheries profits</w:t>
      </w:r>
    </w:p>
    <w:p w14:paraId="52A5274B" w14:textId="77777777" w:rsidR="005B7365" w:rsidRDefault="005B7365">
      <w:pPr>
        <w:pStyle w:val="CommentText"/>
      </w:pPr>
    </w:p>
    <w:p w14:paraId="24E138F2" w14:textId="77777777" w:rsidR="005B7365" w:rsidRDefault="005B7365">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5B7365" w:rsidRDefault="005B7365">
      <w:pPr>
        <w:pStyle w:val="CommentText"/>
      </w:pPr>
    </w:p>
    <w:p w14:paraId="4757377C" w14:textId="77777777" w:rsidR="005B7365" w:rsidRDefault="005B7365">
      <w:pPr>
        <w:pStyle w:val="CommentText"/>
      </w:pPr>
      <w:proofErr w:type="spellStart"/>
      <w:r>
        <w:t>Sethi</w:t>
      </w:r>
      <w:proofErr w:type="spellEnd"/>
      <w:r>
        <w:t xml:space="preserve"> et al. 2005 JEEM: Similar to C&amp;P 2008 JEEM</w:t>
      </w:r>
    </w:p>
    <w:p w14:paraId="77F87D5D" w14:textId="77777777" w:rsidR="005B7365" w:rsidRDefault="005B7365">
      <w:pPr>
        <w:pStyle w:val="CommentText"/>
      </w:pPr>
    </w:p>
    <w:p w14:paraId="12EE5984" w14:textId="2FE34162" w:rsidR="005B7365" w:rsidRDefault="005B7365">
      <w:pPr>
        <w:pStyle w:val="CommentText"/>
      </w:pPr>
      <w:r>
        <w:t xml:space="preserve">See </w:t>
      </w:r>
      <w:proofErr w:type="spellStart"/>
      <w:r>
        <w:t>Polasky</w:t>
      </w:r>
      <w:proofErr w:type="spellEnd"/>
      <w:r>
        <w:t xml:space="preserve"> et al. 2011 TREE for discussion of how thresholds science changes (simplifies) the decision space for managers</w:t>
      </w:r>
    </w:p>
    <w:p w14:paraId="0A37B91C" w14:textId="77777777" w:rsidR="005B7365" w:rsidRDefault="005B7365">
      <w:pPr>
        <w:pStyle w:val="CommentText"/>
      </w:pPr>
    </w:p>
    <w:p w14:paraId="16C52E82" w14:textId="01538217" w:rsidR="005B7365" w:rsidRDefault="005B7365">
      <w:pPr>
        <w:pStyle w:val="CommentText"/>
      </w:pPr>
      <w:r>
        <w:t xml:space="preserve">AS: Crow - I’m thinking about adding a figure/box that allows us to exemplify and adequately acknowledge the nice example of spatial information in MPAs and the associated work by the people he’s cited here. </w:t>
      </w:r>
    </w:p>
  </w:comment>
  <w:comment w:id="23" w:author="Crow White" w:date="2015-09-30T14:37:00Z" w:initials="CW">
    <w:p w14:paraId="73360FD8" w14:textId="77777777" w:rsidR="005B7365" w:rsidRDefault="005B7365">
      <w:pPr>
        <w:pStyle w:val="CommentText"/>
      </w:pPr>
      <w:r>
        <w:rPr>
          <w:rStyle w:val="CommentReference"/>
        </w:rPr>
        <w:annotationRef/>
      </w:r>
      <w:r>
        <w:t>Possibly some relevant literature:</w:t>
      </w:r>
    </w:p>
    <w:p w14:paraId="7C0AC7ED" w14:textId="77777777" w:rsidR="005B7365" w:rsidRDefault="005B7365">
      <w:pPr>
        <w:pStyle w:val="CommentText"/>
      </w:pPr>
      <w:r>
        <w:t xml:space="preserve">Fuller et al. 2008 </w:t>
      </w:r>
      <w:proofErr w:type="spellStart"/>
      <w:r>
        <w:t>Ecol</w:t>
      </w:r>
      <w:proofErr w:type="spellEnd"/>
      <w:r>
        <w:t xml:space="preserve"> Apps</w:t>
      </w:r>
    </w:p>
    <w:p w14:paraId="44A4D60B" w14:textId="77777777" w:rsidR="005B7365" w:rsidRDefault="005B7365">
      <w:pPr>
        <w:pStyle w:val="CommentText"/>
      </w:pPr>
    </w:p>
    <w:p w14:paraId="02B44316" w14:textId="77777777" w:rsidR="005B7365" w:rsidRDefault="005B7365">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5B7365" w:rsidRDefault="005B7365">
      <w:pPr>
        <w:pStyle w:val="CommentText"/>
      </w:pPr>
    </w:p>
    <w:p w14:paraId="7EEB0C3E" w14:textId="77777777" w:rsidR="005B7365" w:rsidRDefault="005B7365">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24" w:author="Timothy Essington" w:date="2015-10-22T13:45:00Z" w:initials="TE">
    <w:p w14:paraId="2EBEC0BB" w14:textId="7CB6D0D2" w:rsidR="005B7365" w:rsidRDefault="005B7365">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comment>
  <w:comment w:id="25" w:author="Crow White" w:date="2015-11-03T09:10:00Z" w:initials="CW">
    <w:p w14:paraId="6E12F9BD" w14:textId="77777777" w:rsidR="005B7365" w:rsidRDefault="005B7365">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51ACB44E" w14:textId="47C7A10A" w:rsidR="005B7365" w:rsidRDefault="005B7365">
      <w:pPr>
        <w:pStyle w:val="CommentText"/>
      </w:pPr>
    </w:p>
    <w:p w14:paraId="742C768B" w14:textId="10A566B4" w:rsidR="005B7365" w:rsidRDefault="005B7365">
      <w:pPr>
        <w:pStyle w:val="CommentText"/>
      </w:pPr>
      <w:r w:rsidRPr="006F4702">
        <w:rPr>
          <w:b/>
        </w:rPr>
        <w:t>TE</w:t>
      </w:r>
      <w:r>
        <w:t xml:space="preserve">: 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comment>
  <w:comment w:id="26" w:author="Timothy Essington" w:date="2015-11-09T17:08:00Z" w:initials="TE">
    <w:p w14:paraId="5FD92AC9" w14:textId="69447D31" w:rsidR="005B7365" w:rsidRDefault="005B7365">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7756DD1D" w14:textId="77777777" w:rsidR="005B7365" w:rsidRDefault="005B7365">
      <w:pPr>
        <w:pStyle w:val="CommentText"/>
      </w:pPr>
    </w:p>
    <w:p w14:paraId="5A6DABA0" w14:textId="1905BDDD" w:rsidR="005B7365" w:rsidRDefault="005B7365">
      <w:pPr>
        <w:pStyle w:val="CommentText"/>
      </w:pPr>
      <w:r w:rsidRPr="00B75DF6">
        <w:rPr>
          <w:b/>
        </w:rPr>
        <w:t>AS:</w:t>
      </w:r>
      <w:r>
        <w:t xml:space="preserve"> No, it’s not. We can fix this, but I’m not sure it’s all that important. Perhaps we wait for reviews?  </w:t>
      </w:r>
    </w:p>
  </w:comment>
  <w:comment w:id="27" w:author="Timothy Essington" w:date="2015-11-09T17:10:00Z" w:initials="TE">
    <w:p w14:paraId="7946C0CF" w14:textId="0F1D623E" w:rsidR="005B7365" w:rsidRDefault="005B736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7A878A74" w14:textId="77777777" w:rsidR="005B7365" w:rsidRDefault="005B7365">
      <w:pPr>
        <w:pStyle w:val="CommentText"/>
      </w:pPr>
    </w:p>
    <w:p w14:paraId="3CD7761B" w14:textId="12BE4F13" w:rsidR="005B7365" w:rsidRDefault="005B7365">
      <w:pPr>
        <w:pStyle w:val="CommentText"/>
      </w:pPr>
      <w:r w:rsidRPr="00C70EF4">
        <w:rPr>
          <w:b/>
        </w:rPr>
        <w:t>AS:</w:t>
      </w:r>
      <w:r>
        <w:t xml:space="preserve"> I’d like to keep it broad. If there are places where you think we need to expand on the description to do this better, please flag them so I can tackle it. </w:t>
      </w:r>
    </w:p>
  </w:comment>
  <w:comment w:id="28" w:author="Crow White" w:date="2015-11-09T17:10:00Z" w:initials="CW">
    <w:p w14:paraId="45E3921B" w14:textId="77777777" w:rsidR="005B7365" w:rsidRDefault="005B7365">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5B7365" w:rsidRDefault="005B7365">
      <w:pPr>
        <w:pStyle w:val="CommentText"/>
      </w:pPr>
    </w:p>
    <w:p w14:paraId="423D2ACC" w14:textId="18868221" w:rsidR="005B7365" w:rsidRDefault="005B7365">
      <w:pPr>
        <w:pStyle w:val="CommentText"/>
      </w:pPr>
      <w:r w:rsidRPr="001B75AF">
        <w:rPr>
          <w:b/>
        </w:rPr>
        <w:t>AS:</w:t>
      </w:r>
      <w:r>
        <w:t xml:space="preserve"> you’re right. H is max harvest mortality H = Eq. I think the edits follow here but double check me? </w:t>
      </w:r>
    </w:p>
  </w:comment>
  <w:comment w:id="29" w:author="Timothy Essington" w:date="2015-11-09T16:46:00Z" w:initials="TE">
    <w:p w14:paraId="47EB07A4" w14:textId="59751B7E" w:rsidR="005B7365" w:rsidRDefault="005B7365">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318F5C29" w14:textId="77777777" w:rsidR="005B7365" w:rsidRDefault="005B7365">
      <w:pPr>
        <w:pStyle w:val="CommentText"/>
      </w:pPr>
    </w:p>
    <w:p w14:paraId="63CF5142" w14:textId="5189B4D4" w:rsidR="005B7365" w:rsidRDefault="005B7365">
      <w:pPr>
        <w:pStyle w:val="CommentText"/>
      </w:pPr>
      <w:r w:rsidRPr="002F410D">
        <w:rPr>
          <w:b/>
        </w:rPr>
        <w:t>AS</w:t>
      </w:r>
      <w:r>
        <w:t xml:space="preserve">: Thanks this is helpful. I’ve edited to clarify, and I like the stepwise approach you offered. </w:t>
      </w:r>
    </w:p>
  </w:comment>
  <w:comment w:id="30" w:author="Ben Halpern" w:date="2015-11-09T16:45:00Z" w:initials="BH">
    <w:p w14:paraId="3FA8E19B" w14:textId="1FF3C096" w:rsidR="005B7365" w:rsidRDefault="005B7365">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02B84312" w14:textId="77777777" w:rsidR="005B7365" w:rsidRDefault="005B7365">
      <w:pPr>
        <w:pStyle w:val="CommentText"/>
      </w:pPr>
    </w:p>
    <w:p w14:paraId="71F1C2C8" w14:textId="1BA935AB" w:rsidR="005B7365" w:rsidRDefault="005B7365">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31" w:author="Ben Halpern" w:date="2015-11-09T16:48:00Z" w:initials="BH">
    <w:p w14:paraId="20CB6521" w14:textId="45E235B2" w:rsidR="005B7365" w:rsidRDefault="005B7365">
      <w:pPr>
        <w:pStyle w:val="CommentText"/>
      </w:pPr>
      <w:r>
        <w:rPr>
          <w:rStyle w:val="CommentReference"/>
        </w:rPr>
        <w:annotationRef/>
      </w:r>
      <w:r>
        <w:t>The structure of this and the following three sections is basically methods paragraph, results paragraph.  I could see a reviewer wanting the methods stuff moved above into the methods section in a sub-heading ‘scenarios’ and then just presenting the results here.  Not sure if that’s necessary, but I do find these sections here dense to read for the methods as they pack a lot in.</w:t>
      </w:r>
    </w:p>
    <w:p w14:paraId="7AA7588B" w14:textId="77777777" w:rsidR="005B7365" w:rsidRDefault="005B7365">
      <w:pPr>
        <w:pStyle w:val="CommentText"/>
      </w:pPr>
    </w:p>
    <w:p w14:paraId="00FCC4AF" w14:textId="37C21407" w:rsidR="005B7365" w:rsidRDefault="005B7365">
      <w:pPr>
        <w:pStyle w:val="CommentText"/>
      </w:pPr>
      <w:r w:rsidRPr="00540B48">
        <w:rPr>
          <w:b/>
        </w:rPr>
        <w:t>AS</w:t>
      </w:r>
      <w:r>
        <w:t>: Okay, I hear you. I’m leaving this as is for now, but would like some feedback from the next person who reads. I’m guessing a more traditional approach would be better given Ben’s comment, but am feeling awkward about how each scenario/</w:t>
      </w:r>
      <w:proofErr w:type="spellStart"/>
      <w:r>
        <w:t>experiemtn</w:t>
      </w:r>
      <w:proofErr w:type="spellEnd"/>
      <w:r>
        <w:t xml:space="preserve"> follow the results of the previous scenario/expt. </w:t>
      </w:r>
    </w:p>
  </w:comment>
  <w:comment w:id="32" w:author="Ben Halpern" w:date="2015-11-09T16:49:00Z" w:initials="BH">
    <w:p w14:paraId="12E09950" w14:textId="09887C06" w:rsidR="005B7365" w:rsidRDefault="005B7365">
      <w:pPr>
        <w:pStyle w:val="CommentText"/>
      </w:pPr>
      <w:r>
        <w:rPr>
          <w:rStyle w:val="CommentReference"/>
        </w:rPr>
        <w:annotationRef/>
      </w:r>
      <w:r>
        <w:t>I don’t understand how we can say this (see my comment about measuring costs above). Does NPV ignore monitoring costs?  I think so, in which case mostly ignore this comment.  But I still don’t understand the idea that NPV is highest with precise biomass estimates.  Is that because the precision allows for higher MSY values?  If so, maybe just state that explicitly to help the reader (me) quickly digest what is going on.</w:t>
      </w:r>
    </w:p>
    <w:p w14:paraId="0DA0413D" w14:textId="77777777" w:rsidR="005B7365" w:rsidRDefault="005B7365">
      <w:pPr>
        <w:pStyle w:val="CommentText"/>
      </w:pPr>
    </w:p>
    <w:p w14:paraId="57F37C5A" w14:textId="33C1E597" w:rsidR="005B7365" w:rsidRDefault="005B7365">
      <w:pPr>
        <w:pStyle w:val="CommentText"/>
      </w:pPr>
      <w:r w:rsidRPr="001632F3">
        <w:rPr>
          <w:b/>
        </w:rPr>
        <w:t>AS</w:t>
      </w:r>
      <w:r>
        <w:t xml:space="preserve">:  Yup NPV ignores monitoring costs. It’s clarified above, sorry for the confusion. You’re right that high precision gets each year’s harvest closest to perfect MSY. </w:t>
      </w:r>
    </w:p>
  </w:comment>
  <w:comment w:id="33" w:author="Ben Halpern" w:date="2015-11-09T17:11:00Z" w:initials="BH">
    <w:p w14:paraId="50000B4F" w14:textId="2135557D" w:rsidR="005B7365" w:rsidRDefault="005B7365">
      <w:pPr>
        <w:pStyle w:val="CommentText"/>
      </w:pPr>
      <w:r>
        <w:rPr>
          <w:rStyle w:val="CommentReference"/>
        </w:rPr>
        <w:annotationRef/>
      </w:r>
      <w:r>
        <w:t>As stated this seems an obvious outcome – but maybe the obvious needs to be stated?</w:t>
      </w:r>
    </w:p>
    <w:p w14:paraId="04084787" w14:textId="77777777" w:rsidR="005B7365" w:rsidRDefault="005B7365">
      <w:pPr>
        <w:pStyle w:val="CommentText"/>
      </w:pPr>
    </w:p>
    <w:p w14:paraId="4CACC475" w14:textId="566A6F3C" w:rsidR="005B7365" w:rsidRDefault="005B7365">
      <w:pPr>
        <w:pStyle w:val="CommentText"/>
      </w:pPr>
      <w:r w:rsidRPr="00CC3AF9">
        <w:rPr>
          <w:b/>
        </w:rPr>
        <w:t>AS</w:t>
      </w:r>
      <w:r>
        <w:t xml:space="preserve">: I think it’s intuitive but I also think it’s important to make sure everyone is on the same page. </w:t>
      </w:r>
    </w:p>
  </w:comment>
  <w:comment w:id="34" w:author="Timothy Essington" w:date="2015-11-09T16:59:00Z" w:initials="TE">
    <w:p w14:paraId="15FB5401" w14:textId="4114F479" w:rsidR="005B7365" w:rsidRDefault="005B7365">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p w14:paraId="1BE455B5" w14:textId="77777777" w:rsidR="005B7365" w:rsidRDefault="005B7365">
      <w:pPr>
        <w:pStyle w:val="CommentText"/>
      </w:pPr>
    </w:p>
    <w:p w14:paraId="21B8BF65" w14:textId="6F1D1CF6" w:rsidR="005B7365" w:rsidRPr="00A42605" w:rsidRDefault="005B7365">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35" w:author="Timothy Essington" w:date="2015-11-09T17:12:00Z" w:initials="TE">
    <w:p w14:paraId="1F6ECD66" w14:textId="6A2673E0" w:rsidR="005B7365" w:rsidRDefault="005B7365">
      <w:pPr>
        <w:pStyle w:val="CommentText"/>
      </w:pPr>
      <w:r>
        <w:rPr>
          <w:rStyle w:val="CommentReference"/>
        </w:rPr>
        <w:annotationRef/>
      </w:r>
      <w:r>
        <w:t xml:space="preserve">The figure shows 4 scenarios but I’m having trouble figuring out the fourth.  Here you describe three. </w:t>
      </w:r>
    </w:p>
    <w:p w14:paraId="7ADF4A61" w14:textId="77777777" w:rsidR="005B7365" w:rsidRDefault="005B7365">
      <w:pPr>
        <w:pStyle w:val="CommentText"/>
      </w:pPr>
    </w:p>
    <w:p w14:paraId="63356CF0" w14:textId="432C692A" w:rsidR="005B7365" w:rsidRDefault="005B7365">
      <w:pPr>
        <w:pStyle w:val="CommentText"/>
      </w:pPr>
      <w:r w:rsidRPr="00FF7E19">
        <w:rPr>
          <w:b/>
        </w:rPr>
        <w:t>AS</w:t>
      </w:r>
      <w:r>
        <w:t xml:space="preserve">: Yup I think I’ll exclude the fourth here, but I also need some advice from y’all about how to visualize figure 4 better. Right now it’s super confusing (I think). </w:t>
      </w:r>
    </w:p>
  </w:comment>
  <w:comment w:id="36" w:author="Timothy Essington" w:date="2015-10-22T14:33:00Z" w:initials="TE">
    <w:p w14:paraId="3C7ECF32" w14:textId="431405FB" w:rsidR="005B7365" w:rsidRDefault="005B7365">
      <w:pPr>
        <w:pStyle w:val="CommentText"/>
      </w:pPr>
      <w:r>
        <w:rPr>
          <w:rStyle w:val="CommentReference"/>
        </w:rPr>
        <w:annotationRef/>
      </w:r>
      <w:r>
        <w:t>Wondering why the NPV is so low for CV=0.5 given what you’ve shown in figure 2</w:t>
      </w:r>
    </w:p>
  </w:comment>
  <w:comment w:id="77" w:author="Ben Halpern" w:date="2015-11-09T17:12:00Z" w:initials="BH">
    <w:p w14:paraId="37091B75" w14:textId="36AE0265" w:rsidR="005B7365" w:rsidRDefault="005B7365">
      <w:pPr>
        <w:pStyle w:val="CommentText"/>
      </w:pPr>
      <w:r>
        <w:rPr>
          <w:rStyle w:val="CommentReference"/>
        </w:rPr>
        <w:annotationRef/>
      </w:r>
      <w:r>
        <w:t>Why is this so? Wouldn’t they want to know if their industry is at risk in unhealthy settings too?</w:t>
      </w:r>
    </w:p>
    <w:p w14:paraId="1F0F03F5" w14:textId="77777777" w:rsidR="005B7365" w:rsidRDefault="005B7365">
      <w:pPr>
        <w:pStyle w:val="CommentText"/>
      </w:pPr>
    </w:p>
    <w:p w14:paraId="1E17908B" w14:textId="3E2B4B66" w:rsidR="005B7365" w:rsidRDefault="005B7365">
      <w:pPr>
        <w:pStyle w:val="CommentText"/>
      </w:pPr>
      <w:r w:rsidRPr="00FF7E19">
        <w:rPr>
          <w:b/>
        </w:rPr>
        <w:t>AS</w:t>
      </w:r>
      <w:proofErr w:type="gramStart"/>
      <w:r>
        <w:t>:.</w:t>
      </w:r>
      <w:proofErr w:type="gramEnd"/>
      <w:r>
        <w:t xml:space="preserve"> I suppose that’s also true. I’m having a hard time thinking of a place where this happens, but I could see a world where industry might invest a bunch to try to re-open a resource. Anyone else have thoughts here? </w:t>
      </w:r>
    </w:p>
  </w:comment>
  <w:comment w:id="90" w:author="John Lynham" w:date="2015-11-11T11:36:00Z" w:initials="JL">
    <w:p w14:paraId="44BE051E" w14:textId="32235321" w:rsidR="005B7365" w:rsidRPr="0084613E" w:rsidRDefault="005B7365" w:rsidP="0084613E">
      <w:pPr>
        <w:rPr>
          <w:rFonts w:ascii="Times" w:eastAsia="Times New Roman" w:hAnsi="Times" w:cs="Times New Roman"/>
          <w:sz w:val="20"/>
          <w:szCs w:val="20"/>
        </w:rPr>
      </w:pPr>
      <w:r>
        <w:rPr>
          <w:rStyle w:val="CommentReference"/>
        </w:rPr>
        <w:annotationRef/>
      </w:r>
      <w:proofErr w:type="spellStart"/>
      <w:r w:rsidRPr="0084613E">
        <w:rPr>
          <w:rFonts w:ascii="Times" w:eastAsia="Times New Roman" w:hAnsi="Times" w:cs="Times New Roman"/>
          <w:sz w:val="20"/>
          <w:szCs w:val="20"/>
        </w:rPr>
        <w:t>Schrank</w:t>
      </w:r>
      <w:proofErr w:type="spellEnd"/>
      <w:r w:rsidRPr="0084613E">
        <w:rPr>
          <w:rFonts w:ascii="Times" w:eastAsia="Times New Roman" w:hAnsi="Times" w:cs="Times New Roman"/>
          <w:sz w:val="20"/>
          <w:szCs w:val="20"/>
        </w:rPr>
        <w:t xml:space="preserve">, W. E., </w:t>
      </w:r>
      <w:proofErr w:type="spellStart"/>
      <w:r w:rsidRPr="0084613E">
        <w:rPr>
          <w:rFonts w:ascii="Times" w:eastAsia="Times New Roman" w:hAnsi="Times" w:cs="Times New Roman"/>
          <w:sz w:val="20"/>
          <w:szCs w:val="20"/>
        </w:rPr>
        <w:t>Arnason</w:t>
      </w:r>
      <w:proofErr w:type="spellEnd"/>
      <w:r w:rsidRPr="0084613E">
        <w:rPr>
          <w:rFonts w:ascii="Times" w:eastAsia="Times New Roman" w:hAnsi="Times" w:cs="Times New Roman"/>
          <w:sz w:val="20"/>
          <w:szCs w:val="20"/>
        </w:rPr>
        <w:t xml:space="preserve">, R., &amp; </w:t>
      </w:r>
      <w:proofErr w:type="spellStart"/>
      <w:r w:rsidRPr="0084613E">
        <w:rPr>
          <w:rFonts w:ascii="Times" w:eastAsia="Times New Roman" w:hAnsi="Times" w:cs="Times New Roman"/>
          <w:sz w:val="20"/>
          <w:szCs w:val="20"/>
        </w:rPr>
        <w:t>Hannesson</w:t>
      </w:r>
      <w:proofErr w:type="spellEnd"/>
      <w:r w:rsidRPr="0084613E">
        <w:rPr>
          <w:rFonts w:ascii="Times" w:eastAsia="Times New Roman" w:hAnsi="Times" w:cs="Times New Roman"/>
          <w:sz w:val="20"/>
          <w:szCs w:val="20"/>
        </w:rPr>
        <w:t xml:space="preserve">, R. (2003). </w:t>
      </w:r>
      <w:r>
        <w:rPr>
          <w:rFonts w:ascii="Times" w:eastAsia="Times New Roman" w:hAnsi="Times" w:cs="Times New Roman"/>
          <w:i/>
          <w:iCs/>
          <w:sz w:val="20"/>
          <w:szCs w:val="20"/>
        </w:rPr>
        <w:t>The Cost of Fisheries M</w:t>
      </w:r>
      <w:r w:rsidRPr="0084613E">
        <w:rPr>
          <w:rFonts w:ascii="Times" w:eastAsia="Times New Roman" w:hAnsi="Times" w:cs="Times New Roman"/>
          <w:i/>
          <w:iCs/>
          <w:sz w:val="20"/>
          <w:szCs w:val="20"/>
        </w:rPr>
        <w:t>anagement</w:t>
      </w:r>
      <w:r w:rsidRPr="0084613E">
        <w:rPr>
          <w:rFonts w:ascii="Times" w:eastAsia="Times New Roman" w:hAnsi="Times" w:cs="Times New Roman"/>
          <w:sz w:val="20"/>
          <w:szCs w:val="20"/>
        </w:rPr>
        <w:t>. Gower Publishing, Ltd</w:t>
      </w:r>
      <w:proofErr w:type="gramStart"/>
      <w:r w:rsidRPr="0084613E">
        <w:rPr>
          <w:rFonts w:ascii="Times" w:eastAsia="Times New Roman" w:hAnsi="Times" w:cs="Times New Roman"/>
          <w:sz w:val="20"/>
          <w:szCs w:val="20"/>
        </w:rPr>
        <w:t>..</w:t>
      </w:r>
      <w:proofErr w:type="gramEnd"/>
    </w:p>
    <w:p w14:paraId="65B1FF78" w14:textId="78A296C7" w:rsidR="005B7365" w:rsidRDefault="005B7365">
      <w:pPr>
        <w:pStyle w:val="CommentText"/>
      </w:pPr>
    </w:p>
  </w:comment>
  <w:comment w:id="136" w:author="John Lynham" w:date="2015-11-11T16:43:00Z" w:initials="JL">
    <w:p w14:paraId="273F7025" w14:textId="77777777" w:rsidR="005B7365" w:rsidRPr="00E019A0" w:rsidRDefault="005B7365" w:rsidP="00E019A0">
      <w:pPr>
        <w:rPr>
          <w:rFonts w:ascii="Times" w:eastAsia="Times New Roman" w:hAnsi="Times" w:cs="Times New Roman"/>
          <w:sz w:val="20"/>
          <w:szCs w:val="20"/>
        </w:rPr>
      </w:pPr>
      <w:ins w:id="138" w:author="John Lynham" w:date="2015-11-11T16:43:00Z">
        <w:r>
          <w:rPr>
            <w:rStyle w:val="CommentReference"/>
          </w:rPr>
          <w:annotationRef/>
        </w:r>
      </w:ins>
      <w:r w:rsidRPr="00E019A0">
        <w:rPr>
          <w:rFonts w:ascii="Times" w:eastAsia="Times New Roman" w:hAnsi="Times" w:cs="Times New Roman"/>
          <w:sz w:val="20"/>
          <w:szCs w:val="20"/>
        </w:rPr>
        <w:t xml:space="preserve">Griffith, D. R. (2008). The ecological implications of individual fishing quotas and harvest cooperatives. </w:t>
      </w:r>
      <w:r w:rsidRPr="00E019A0">
        <w:rPr>
          <w:rFonts w:ascii="Times" w:eastAsia="Times New Roman" w:hAnsi="Times" w:cs="Times New Roman"/>
          <w:i/>
          <w:iCs/>
          <w:sz w:val="20"/>
          <w:szCs w:val="20"/>
        </w:rPr>
        <w:t>Frontiers in Ecology and the Environment</w:t>
      </w:r>
      <w:r w:rsidRPr="00E019A0">
        <w:rPr>
          <w:rFonts w:ascii="Times" w:eastAsia="Times New Roman" w:hAnsi="Times" w:cs="Times New Roman"/>
          <w:sz w:val="20"/>
          <w:szCs w:val="20"/>
        </w:rPr>
        <w:t xml:space="preserve">, </w:t>
      </w:r>
      <w:r w:rsidRPr="00E019A0">
        <w:rPr>
          <w:rFonts w:ascii="Times" w:eastAsia="Times New Roman" w:hAnsi="Times" w:cs="Times New Roman"/>
          <w:i/>
          <w:iCs/>
          <w:sz w:val="20"/>
          <w:szCs w:val="20"/>
        </w:rPr>
        <w:t>6</w:t>
      </w:r>
      <w:r w:rsidRPr="00E019A0">
        <w:rPr>
          <w:rFonts w:ascii="Times" w:eastAsia="Times New Roman" w:hAnsi="Times" w:cs="Times New Roman"/>
          <w:sz w:val="20"/>
          <w:szCs w:val="20"/>
        </w:rPr>
        <w:t>(4), 191-198.</w:t>
      </w:r>
    </w:p>
    <w:p w14:paraId="4B910684" w14:textId="15B3C2D5" w:rsidR="005B7365" w:rsidRDefault="005B7365">
      <w:pPr>
        <w:pStyle w:val="CommentText"/>
      </w:pPr>
    </w:p>
  </w:comment>
  <w:comment w:id="157" w:author="Ben Halpern" w:date="2015-10-30T16:15:00Z" w:initials="BH">
    <w:p w14:paraId="0995E20A" w14:textId="04D55615" w:rsidR="005B7365" w:rsidRDefault="005B7365">
      <w:pPr>
        <w:pStyle w:val="CommentText"/>
      </w:pPr>
      <w:r>
        <w:rPr>
          <w:rStyle w:val="CommentReference"/>
        </w:rPr>
        <w:annotationRef/>
      </w:r>
      <w:r>
        <w:t>Trying to get at the idea here that if catch is low, agencies are likely getting less revenue from licenses or taxes, and this reduces the budget available for monitoring.</w:t>
      </w:r>
    </w:p>
  </w:comment>
  <w:comment w:id="158" w:author="Crow White" w:date="2015-11-09T17:13:00Z" w:initials="CW">
    <w:p w14:paraId="6D7ECFA8" w14:textId="77777777" w:rsidR="005B7365" w:rsidRDefault="005B7365" w:rsidP="00423CCA">
      <w:pPr>
        <w:pStyle w:val="CommentText"/>
      </w:pPr>
      <w:r>
        <w:rPr>
          <w:rStyle w:val="CommentReference"/>
        </w:rPr>
        <w:annotationRef/>
      </w:r>
      <w:r>
        <w:t>Some refs worth considering:</w:t>
      </w:r>
    </w:p>
    <w:p w14:paraId="34F163FB" w14:textId="77777777" w:rsidR="005B7365" w:rsidRDefault="005B7365" w:rsidP="00423CCA">
      <w:pPr>
        <w:pStyle w:val="CommentText"/>
      </w:pPr>
    </w:p>
    <w:p w14:paraId="2B956914" w14:textId="77777777" w:rsidR="005B7365" w:rsidRDefault="005B7365"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5B7365" w:rsidRDefault="005B7365" w:rsidP="00423CCA">
      <w:pPr>
        <w:pStyle w:val="CommentText"/>
      </w:pPr>
    </w:p>
    <w:p w14:paraId="26B510CE" w14:textId="77777777" w:rsidR="005B7365" w:rsidRDefault="005B7365"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5B7365" w:rsidRDefault="005B7365" w:rsidP="00423CCA">
      <w:pPr>
        <w:pStyle w:val="CommentText"/>
      </w:pPr>
      <w:r>
        <w:t>But see:</w:t>
      </w:r>
    </w:p>
    <w:p w14:paraId="72E0053D" w14:textId="77777777" w:rsidR="005B7365" w:rsidRDefault="005B7365"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5B7365" w:rsidRDefault="005B7365" w:rsidP="00423CCA">
      <w:pPr>
        <w:pStyle w:val="CommentText"/>
      </w:pPr>
    </w:p>
    <w:p w14:paraId="0C941CA4" w14:textId="77777777" w:rsidR="005B7365" w:rsidRDefault="005B7365"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5B7365" w:rsidRDefault="005B7365" w:rsidP="00423CCA">
      <w:pPr>
        <w:pStyle w:val="CommentText"/>
      </w:pPr>
    </w:p>
    <w:p w14:paraId="1DFCC78B" w14:textId="77777777" w:rsidR="005B7365" w:rsidRDefault="005B7365"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5B7365" w:rsidRDefault="005B7365" w:rsidP="00423CCA">
      <w:pPr>
        <w:pStyle w:val="CommentText"/>
      </w:pPr>
    </w:p>
    <w:p w14:paraId="08C0F8BC" w14:textId="162D4CCE" w:rsidR="005B7365" w:rsidRDefault="005B7365" w:rsidP="00423CCA">
      <w:pPr>
        <w:pStyle w:val="CommentText"/>
      </w:pPr>
      <w:r w:rsidRPr="009908E2">
        <w:rPr>
          <w:b/>
        </w:rPr>
        <w:t>AS</w:t>
      </w:r>
      <w:r>
        <w:t xml:space="preserve">: Great Crow thanks! Can you tackle incorporating these into the text? I’ve pasted the </w:t>
      </w:r>
      <w:proofErr w:type="gramStart"/>
      <w:r>
        <w:t>citations  you</w:t>
      </w:r>
      <w:proofErr w:type="gramEnd"/>
      <w:r>
        <w:t xml:space="preserve"> referenced below. </w:t>
      </w:r>
    </w:p>
  </w:comment>
  <w:comment w:id="159" w:author="Timothy Essington" w:date="2015-11-09T17:14:00Z" w:initials="TE">
    <w:p w14:paraId="35A3703D" w14:textId="4C50A4F5" w:rsidR="005B7365" w:rsidRDefault="005B7365">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p w14:paraId="42D0CF9D" w14:textId="77777777" w:rsidR="005B7365" w:rsidRDefault="005B7365">
      <w:pPr>
        <w:pStyle w:val="CommentText"/>
      </w:pPr>
    </w:p>
    <w:p w14:paraId="5FB9985E" w14:textId="7CF5A296" w:rsidR="005B7365" w:rsidRDefault="005B7365">
      <w:pPr>
        <w:pStyle w:val="CommentText"/>
      </w:pPr>
      <w:r w:rsidRPr="006554B9">
        <w:rPr>
          <w:b/>
        </w:rPr>
        <w:t>AS</w:t>
      </w:r>
      <w:r>
        <w:t xml:space="preserve">: I was trying to build a figure that helps people visualize the model a bit, but maybe just the top left and bottom right are necessary? </w:t>
      </w:r>
    </w:p>
  </w:comment>
  <w:comment w:id="160" w:author="Timothy Essington" w:date="2015-10-22T14:12:00Z" w:initials="TE">
    <w:p w14:paraId="470A8255" w14:textId="4CF362A3" w:rsidR="005B7365" w:rsidRDefault="005B7365">
      <w:pPr>
        <w:pStyle w:val="CommentText"/>
      </w:pPr>
      <w:r>
        <w:rPr>
          <w:rStyle w:val="CommentReference"/>
        </w:rPr>
        <w:annotationRef/>
      </w:r>
      <w:r>
        <w:t xml:space="preserve">Should the y axis on the first panel be </w:t>
      </w:r>
      <w:proofErr w:type="spellStart"/>
      <w:r>
        <w:t>pHsmsy</w:t>
      </w:r>
      <w:proofErr w:type="spellEnd"/>
      <w:r>
        <w:t xml:space="preserve"> to match the second panel?  Also, is this the “target” </w:t>
      </w:r>
      <w:proofErr w:type="spellStart"/>
      <w:r>
        <w:t>pHSMY</w:t>
      </w:r>
      <w:proofErr w:type="spellEnd"/>
      <w:r>
        <w:t xml:space="preserve">, or the value ratio of target </w:t>
      </w:r>
      <w:proofErr w:type="spellStart"/>
      <w:r>
        <w:t>Hmax</w:t>
      </w:r>
      <w:proofErr w:type="spellEnd"/>
      <w:r>
        <w:t xml:space="preserve"> to HMSY?</w:t>
      </w:r>
    </w:p>
  </w:comment>
  <w:comment w:id="161" w:author="Timothy Essington" w:date="2015-11-09T17:14:00Z" w:initials="TE">
    <w:p w14:paraId="2C78B24F" w14:textId="7730C54D" w:rsidR="005B7365" w:rsidRDefault="005B7365">
      <w:pPr>
        <w:pStyle w:val="CommentText"/>
      </w:pPr>
      <w:r>
        <w:rPr>
          <w:rStyle w:val="CommentReference"/>
        </w:rPr>
        <w:annotationRef/>
      </w:r>
      <w:r>
        <w:t>It’s kind of jumpy, wonder if it is worth presenting a smoothed line to the simulations.</w:t>
      </w:r>
    </w:p>
    <w:p w14:paraId="0E4B9784" w14:textId="77777777" w:rsidR="005B7365" w:rsidRDefault="005B7365">
      <w:pPr>
        <w:pStyle w:val="CommentText"/>
      </w:pPr>
    </w:p>
    <w:p w14:paraId="050065F1" w14:textId="7B5390DC" w:rsidR="005B7365" w:rsidRDefault="005B7365">
      <w:pPr>
        <w:pStyle w:val="CommentText"/>
      </w:pPr>
      <w:r w:rsidRPr="006554B9">
        <w:rPr>
          <w:b/>
        </w:rPr>
        <w:t>AS</w:t>
      </w:r>
      <w:r>
        <w:t xml:space="preserve">: good idea. </w:t>
      </w:r>
    </w:p>
  </w:comment>
  <w:comment w:id="162" w:author="Crow White" w:date="2015-09-30T14:37:00Z" w:initials="CW">
    <w:p w14:paraId="34F12B08" w14:textId="77777777" w:rsidR="005B7365" w:rsidRDefault="005B7365">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5B7365" w:rsidRDefault="005B7365">
      <w:pPr>
        <w:pStyle w:val="CommentText"/>
      </w:pPr>
    </w:p>
    <w:p w14:paraId="3787772C" w14:textId="77777777" w:rsidR="005B7365" w:rsidRDefault="005B7365">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163" w:author="halpern" w:date="2015-11-09T17:15:00Z" w:initials="h">
    <w:p w14:paraId="62F3A8DA" w14:textId="77777777" w:rsidR="005B7365" w:rsidRDefault="005B7365">
      <w:pPr>
        <w:pStyle w:val="CommentText"/>
      </w:pPr>
      <w:r>
        <w:rPr>
          <w:rStyle w:val="CommentReference"/>
        </w:rPr>
        <w:annotationRef/>
      </w:r>
      <w:r>
        <w:t>I think this is a separate question and probably too much to put into this paper.</w:t>
      </w:r>
    </w:p>
    <w:p w14:paraId="1699E823" w14:textId="77777777" w:rsidR="005B7365" w:rsidRDefault="005B7365">
      <w:pPr>
        <w:pStyle w:val="CommentText"/>
      </w:pPr>
    </w:p>
    <w:p w14:paraId="296B31BA" w14:textId="5DA27DDA" w:rsidR="005B7365" w:rsidRDefault="005B7365">
      <w:pPr>
        <w:pStyle w:val="CommentText"/>
      </w:pPr>
      <w:r w:rsidRPr="00715797">
        <w:rPr>
          <w:b/>
        </w:rPr>
        <w:t>AS</w:t>
      </w:r>
      <w:r>
        <w:t xml:space="preserve">: I agree but I </w:t>
      </w:r>
      <w:proofErr w:type="gramStart"/>
      <w:r>
        <w:t>think  TE</w:t>
      </w:r>
      <w:proofErr w:type="gramEnd"/>
      <w:r>
        <w:t xml:space="preserve"> feels differently. </w:t>
      </w:r>
    </w:p>
  </w:comment>
  <w:comment w:id="164" w:author="halpern" w:date="2015-11-09T17:15:00Z" w:initials="h">
    <w:p w14:paraId="62DA67F6" w14:textId="77777777" w:rsidR="005B7365" w:rsidRDefault="005B7365">
      <w:pPr>
        <w:pStyle w:val="CommentText"/>
      </w:pPr>
      <w:r>
        <w:rPr>
          <w:rStyle w:val="CommentReference"/>
        </w:rPr>
        <w:annotationRef/>
      </w:r>
      <w:r>
        <w:t>Dynamic optimization seems even more unlikely in the real world of monitoring than even what we are proposing here, so I would say we can skip this for now.</w:t>
      </w:r>
    </w:p>
    <w:p w14:paraId="6FD341F9" w14:textId="77777777" w:rsidR="005B7365" w:rsidRDefault="005B7365">
      <w:pPr>
        <w:pStyle w:val="CommentText"/>
      </w:pPr>
    </w:p>
    <w:p w14:paraId="38A1932E" w14:textId="1696E618" w:rsidR="005B7365" w:rsidRDefault="005B7365">
      <w:pPr>
        <w:pStyle w:val="CommentText"/>
      </w:pPr>
      <w:r>
        <w:t>AS: I agree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A4F9EB" w15:done="0"/>
  <w15:commentEx w15:paraId="20460DC4" w15:done="0"/>
  <w15:commentEx w15:paraId="44DF8A12" w15:done="0"/>
  <w15:commentEx w15:paraId="27D3B7CB" w15:done="0"/>
  <w15:commentEx w15:paraId="048CAFF1" w15:done="0"/>
  <w15:commentEx w15:paraId="0EB77F03" w15:done="0"/>
  <w15:commentEx w15:paraId="12EE5984" w15:done="0"/>
  <w15:commentEx w15:paraId="7EEB0C3E" w15:done="0"/>
  <w15:commentEx w15:paraId="6798E324" w15:done="0"/>
  <w15:commentEx w15:paraId="2EF85F43" w15:done="0"/>
  <w15:commentEx w15:paraId="7FCF3771" w15:done="0"/>
  <w15:commentEx w15:paraId="63EC31C5" w15:done="0"/>
  <w15:commentEx w15:paraId="2A05E9DD" w15:done="0"/>
  <w15:commentEx w15:paraId="2EBEC0BB" w15:done="0"/>
  <w15:commentEx w15:paraId="742C768B" w15:done="0"/>
  <w15:commentEx w15:paraId="5A6DABA0" w15:done="0"/>
  <w15:commentEx w15:paraId="0DB313B9" w15:done="0"/>
  <w15:commentEx w15:paraId="7946C0CF" w15:done="0"/>
  <w15:commentEx w15:paraId="423D2ACC" w15:done="0"/>
  <w15:commentEx w15:paraId="47EB07A4" w15:done="0"/>
  <w15:commentEx w15:paraId="3FA8E19B" w15:done="0"/>
  <w15:commentEx w15:paraId="25A08F08" w15:done="0"/>
  <w15:commentEx w15:paraId="167A884A" w15:done="0"/>
  <w15:commentEx w15:paraId="20CB6521" w15:done="0"/>
  <w15:commentEx w15:paraId="12E09950" w15:done="0"/>
  <w15:commentEx w15:paraId="29D49FD8" w15:done="0"/>
  <w15:commentEx w15:paraId="5B775C19" w15:done="0"/>
  <w15:commentEx w15:paraId="50000B4F" w15:done="0"/>
  <w15:commentEx w15:paraId="15FB5401" w15:done="0"/>
  <w15:commentEx w15:paraId="1F6ECD66" w15:done="0"/>
  <w15:commentEx w15:paraId="3C7ECF32" w15:done="0"/>
  <w15:commentEx w15:paraId="1BB76C90" w15:done="0"/>
  <w15:commentEx w15:paraId="37091B75" w15:done="0"/>
  <w15:commentEx w15:paraId="265C6E8C" w15:done="0"/>
  <w15:commentEx w15:paraId="0995E20A" w15:done="0"/>
  <w15:commentEx w15:paraId="486B9484" w15:done="0"/>
  <w15:commentEx w15:paraId="057FE63B" w15:done="0"/>
  <w15:commentEx w15:paraId="35A3703D" w15:done="0"/>
  <w15:commentEx w15:paraId="470A8255" w15:done="0"/>
  <w15:commentEx w15:paraId="2C78B24F" w15:done="0"/>
  <w15:commentEx w15:paraId="3787772C" w15:done="0"/>
  <w15:commentEx w15:paraId="62F3A8DA" w15:done="0"/>
  <w15:commentEx w15:paraId="38A1932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560B81" w14:textId="77777777" w:rsidR="005B7365" w:rsidRDefault="005B7365" w:rsidP="00135D5C">
      <w:r>
        <w:separator/>
      </w:r>
    </w:p>
  </w:endnote>
  <w:endnote w:type="continuationSeparator" w:id="0">
    <w:p w14:paraId="30A2DA61" w14:textId="77777777" w:rsidR="005B7365" w:rsidRDefault="005B7365"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854BA9" w14:textId="77777777" w:rsidR="005B7365" w:rsidRDefault="005B7365" w:rsidP="00135D5C">
      <w:r>
        <w:separator/>
      </w:r>
    </w:p>
  </w:footnote>
  <w:footnote w:type="continuationSeparator" w:id="0">
    <w:p w14:paraId="163DD6B5" w14:textId="77777777" w:rsidR="005B7365" w:rsidRDefault="005B7365"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5097"/>
    <w:rsid w:val="00055424"/>
    <w:rsid w:val="00055D84"/>
    <w:rsid w:val="00056E95"/>
    <w:rsid w:val="00057233"/>
    <w:rsid w:val="0006213F"/>
    <w:rsid w:val="000626DC"/>
    <w:rsid w:val="00064856"/>
    <w:rsid w:val="00067023"/>
    <w:rsid w:val="0007003B"/>
    <w:rsid w:val="0007073E"/>
    <w:rsid w:val="00072CB4"/>
    <w:rsid w:val="00073EE0"/>
    <w:rsid w:val="00075A42"/>
    <w:rsid w:val="000807F2"/>
    <w:rsid w:val="000814E3"/>
    <w:rsid w:val="00081FA2"/>
    <w:rsid w:val="000823F6"/>
    <w:rsid w:val="0008452C"/>
    <w:rsid w:val="000847BF"/>
    <w:rsid w:val="00084B2A"/>
    <w:rsid w:val="000869C2"/>
    <w:rsid w:val="000910A9"/>
    <w:rsid w:val="00091253"/>
    <w:rsid w:val="000936DC"/>
    <w:rsid w:val="00097935"/>
    <w:rsid w:val="00097BDF"/>
    <w:rsid w:val="000A52A2"/>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253D"/>
    <w:rsid w:val="000C489C"/>
    <w:rsid w:val="000C5D7B"/>
    <w:rsid w:val="000C6E81"/>
    <w:rsid w:val="000D02B5"/>
    <w:rsid w:val="000D0C63"/>
    <w:rsid w:val="000D1ADB"/>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476C"/>
    <w:rsid w:val="000F5FBD"/>
    <w:rsid w:val="000F66DC"/>
    <w:rsid w:val="000F7E36"/>
    <w:rsid w:val="00103088"/>
    <w:rsid w:val="001043D9"/>
    <w:rsid w:val="00104868"/>
    <w:rsid w:val="001051F9"/>
    <w:rsid w:val="00105D06"/>
    <w:rsid w:val="00106445"/>
    <w:rsid w:val="0010719A"/>
    <w:rsid w:val="001107BC"/>
    <w:rsid w:val="00110F7F"/>
    <w:rsid w:val="001112A5"/>
    <w:rsid w:val="001115EF"/>
    <w:rsid w:val="00113DB6"/>
    <w:rsid w:val="00114129"/>
    <w:rsid w:val="0011581A"/>
    <w:rsid w:val="0012059B"/>
    <w:rsid w:val="001228A2"/>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1577"/>
    <w:rsid w:val="001430DD"/>
    <w:rsid w:val="001433A8"/>
    <w:rsid w:val="00143BB8"/>
    <w:rsid w:val="001446C8"/>
    <w:rsid w:val="00146CDF"/>
    <w:rsid w:val="001477DE"/>
    <w:rsid w:val="00153F6B"/>
    <w:rsid w:val="00155703"/>
    <w:rsid w:val="00156FFE"/>
    <w:rsid w:val="00160AB3"/>
    <w:rsid w:val="00160AFB"/>
    <w:rsid w:val="00161963"/>
    <w:rsid w:val="001632F3"/>
    <w:rsid w:val="00163E3E"/>
    <w:rsid w:val="00164E67"/>
    <w:rsid w:val="0016574C"/>
    <w:rsid w:val="00167452"/>
    <w:rsid w:val="00167FE8"/>
    <w:rsid w:val="001704B9"/>
    <w:rsid w:val="00170B74"/>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11C"/>
    <w:rsid w:val="001876E3"/>
    <w:rsid w:val="001915FF"/>
    <w:rsid w:val="00193870"/>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5213"/>
    <w:rsid w:val="001C54B9"/>
    <w:rsid w:val="001C5532"/>
    <w:rsid w:val="001C5893"/>
    <w:rsid w:val="001C6065"/>
    <w:rsid w:val="001C7224"/>
    <w:rsid w:val="001D087A"/>
    <w:rsid w:val="001D1421"/>
    <w:rsid w:val="001D33B6"/>
    <w:rsid w:val="001D5301"/>
    <w:rsid w:val="001D7ECD"/>
    <w:rsid w:val="001E0063"/>
    <w:rsid w:val="001E08B3"/>
    <w:rsid w:val="001E1F1C"/>
    <w:rsid w:val="001E24EF"/>
    <w:rsid w:val="001E286F"/>
    <w:rsid w:val="001E400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779"/>
    <w:rsid w:val="00211D22"/>
    <w:rsid w:val="00212DD7"/>
    <w:rsid w:val="00213D26"/>
    <w:rsid w:val="002153B6"/>
    <w:rsid w:val="002156DA"/>
    <w:rsid w:val="002157FA"/>
    <w:rsid w:val="0021760A"/>
    <w:rsid w:val="0022223C"/>
    <w:rsid w:val="0022330C"/>
    <w:rsid w:val="00223B96"/>
    <w:rsid w:val="002259D7"/>
    <w:rsid w:val="00227285"/>
    <w:rsid w:val="002279DC"/>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4D28"/>
    <w:rsid w:val="002464C0"/>
    <w:rsid w:val="00247A7D"/>
    <w:rsid w:val="00250CAD"/>
    <w:rsid w:val="002540BB"/>
    <w:rsid w:val="00255456"/>
    <w:rsid w:val="00256F1E"/>
    <w:rsid w:val="00256F91"/>
    <w:rsid w:val="00257D20"/>
    <w:rsid w:val="00260959"/>
    <w:rsid w:val="00260E11"/>
    <w:rsid w:val="00262AEF"/>
    <w:rsid w:val="002633A4"/>
    <w:rsid w:val="00263781"/>
    <w:rsid w:val="002671A2"/>
    <w:rsid w:val="002674AC"/>
    <w:rsid w:val="0027142D"/>
    <w:rsid w:val="0027335B"/>
    <w:rsid w:val="0027357B"/>
    <w:rsid w:val="00280EBB"/>
    <w:rsid w:val="002818A7"/>
    <w:rsid w:val="00283177"/>
    <w:rsid w:val="002851F5"/>
    <w:rsid w:val="00285A61"/>
    <w:rsid w:val="00285C11"/>
    <w:rsid w:val="00286797"/>
    <w:rsid w:val="002937D2"/>
    <w:rsid w:val="00294391"/>
    <w:rsid w:val="00295023"/>
    <w:rsid w:val="002956DD"/>
    <w:rsid w:val="002961C9"/>
    <w:rsid w:val="00296B45"/>
    <w:rsid w:val="002A360C"/>
    <w:rsid w:val="002A3B6B"/>
    <w:rsid w:val="002B1D5B"/>
    <w:rsid w:val="002B37FB"/>
    <w:rsid w:val="002B6213"/>
    <w:rsid w:val="002B68BD"/>
    <w:rsid w:val="002B753F"/>
    <w:rsid w:val="002C038F"/>
    <w:rsid w:val="002C2049"/>
    <w:rsid w:val="002C4E99"/>
    <w:rsid w:val="002C619E"/>
    <w:rsid w:val="002C6D5D"/>
    <w:rsid w:val="002C71C5"/>
    <w:rsid w:val="002D198C"/>
    <w:rsid w:val="002D30DC"/>
    <w:rsid w:val="002D5253"/>
    <w:rsid w:val="002D6723"/>
    <w:rsid w:val="002D6CA1"/>
    <w:rsid w:val="002D6F35"/>
    <w:rsid w:val="002D7259"/>
    <w:rsid w:val="002D7AB2"/>
    <w:rsid w:val="002E03E3"/>
    <w:rsid w:val="002E1A41"/>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3101"/>
    <w:rsid w:val="003250F7"/>
    <w:rsid w:val="0032699A"/>
    <w:rsid w:val="00331440"/>
    <w:rsid w:val="00331EB5"/>
    <w:rsid w:val="00332702"/>
    <w:rsid w:val="00335F01"/>
    <w:rsid w:val="00340075"/>
    <w:rsid w:val="00341E3B"/>
    <w:rsid w:val="00342124"/>
    <w:rsid w:val="003426F7"/>
    <w:rsid w:val="003435AE"/>
    <w:rsid w:val="003440F3"/>
    <w:rsid w:val="00344157"/>
    <w:rsid w:val="00344A84"/>
    <w:rsid w:val="00345A54"/>
    <w:rsid w:val="00345EFB"/>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765FA"/>
    <w:rsid w:val="003808E3"/>
    <w:rsid w:val="003842DD"/>
    <w:rsid w:val="00385903"/>
    <w:rsid w:val="00385CA7"/>
    <w:rsid w:val="0039037D"/>
    <w:rsid w:val="00393873"/>
    <w:rsid w:val="0039483D"/>
    <w:rsid w:val="00395369"/>
    <w:rsid w:val="00396EAC"/>
    <w:rsid w:val="00397162"/>
    <w:rsid w:val="00397E19"/>
    <w:rsid w:val="003A29D4"/>
    <w:rsid w:val="003A3718"/>
    <w:rsid w:val="003A5CF9"/>
    <w:rsid w:val="003A6B7F"/>
    <w:rsid w:val="003A7290"/>
    <w:rsid w:val="003A77C7"/>
    <w:rsid w:val="003A7B9F"/>
    <w:rsid w:val="003B28B3"/>
    <w:rsid w:val="003B60C5"/>
    <w:rsid w:val="003C10CF"/>
    <w:rsid w:val="003C2569"/>
    <w:rsid w:val="003C28DB"/>
    <w:rsid w:val="003C3540"/>
    <w:rsid w:val="003C4513"/>
    <w:rsid w:val="003C49F2"/>
    <w:rsid w:val="003C513B"/>
    <w:rsid w:val="003C59C5"/>
    <w:rsid w:val="003D19C7"/>
    <w:rsid w:val="003D1E8F"/>
    <w:rsid w:val="003D48B0"/>
    <w:rsid w:val="003D4CC5"/>
    <w:rsid w:val="003D5F09"/>
    <w:rsid w:val="003D7E67"/>
    <w:rsid w:val="003E12CA"/>
    <w:rsid w:val="003E2360"/>
    <w:rsid w:val="003E2FCD"/>
    <w:rsid w:val="003E3042"/>
    <w:rsid w:val="003E545D"/>
    <w:rsid w:val="003E5486"/>
    <w:rsid w:val="003F11C0"/>
    <w:rsid w:val="003F1EFF"/>
    <w:rsid w:val="003F3560"/>
    <w:rsid w:val="003F6177"/>
    <w:rsid w:val="003F6580"/>
    <w:rsid w:val="00400DBD"/>
    <w:rsid w:val="00400F2A"/>
    <w:rsid w:val="0040141F"/>
    <w:rsid w:val="0040280B"/>
    <w:rsid w:val="00403E71"/>
    <w:rsid w:val="004045EF"/>
    <w:rsid w:val="00404E42"/>
    <w:rsid w:val="00405667"/>
    <w:rsid w:val="00407177"/>
    <w:rsid w:val="00407BE3"/>
    <w:rsid w:val="00407CFB"/>
    <w:rsid w:val="004117F9"/>
    <w:rsid w:val="00412FCD"/>
    <w:rsid w:val="0041490E"/>
    <w:rsid w:val="00414C19"/>
    <w:rsid w:val="004200B2"/>
    <w:rsid w:val="004201BA"/>
    <w:rsid w:val="004206B9"/>
    <w:rsid w:val="004207DC"/>
    <w:rsid w:val="00421D99"/>
    <w:rsid w:val="00423AB5"/>
    <w:rsid w:val="00423CCA"/>
    <w:rsid w:val="004250DF"/>
    <w:rsid w:val="00425F02"/>
    <w:rsid w:val="004261D0"/>
    <w:rsid w:val="004271DD"/>
    <w:rsid w:val="00430114"/>
    <w:rsid w:val="00431200"/>
    <w:rsid w:val="0043160D"/>
    <w:rsid w:val="00433F41"/>
    <w:rsid w:val="00433F5A"/>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76D2"/>
    <w:rsid w:val="00467F98"/>
    <w:rsid w:val="00473EB7"/>
    <w:rsid w:val="004758C3"/>
    <w:rsid w:val="00476BB8"/>
    <w:rsid w:val="0047766C"/>
    <w:rsid w:val="00477FE4"/>
    <w:rsid w:val="00480363"/>
    <w:rsid w:val="00480B70"/>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454"/>
    <w:rsid w:val="004A65CB"/>
    <w:rsid w:val="004B02FC"/>
    <w:rsid w:val="004B09AE"/>
    <w:rsid w:val="004B0E4B"/>
    <w:rsid w:val="004B151D"/>
    <w:rsid w:val="004B4748"/>
    <w:rsid w:val="004B4FF8"/>
    <w:rsid w:val="004B5027"/>
    <w:rsid w:val="004B5079"/>
    <w:rsid w:val="004C02ED"/>
    <w:rsid w:val="004C05AC"/>
    <w:rsid w:val="004C1101"/>
    <w:rsid w:val="004C1294"/>
    <w:rsid w:val="004C16FE"/>
    <w:rsid w:val="004C4D00"/>
    <w:rsid w:val="004C654B"/>
    <w:rsid w:val="004C7606"/>
    <w:rsid w:val="004D042C"/>
    <w:rsid w:val="004D1678"/>
    <w:rsid w:val="004D219F"/>
    <w:rsid w:val="004D2470"/>
    <w:rsid w:val="004D351F"/>
    <w:rsid w:val="004D6F47"/>
    <w:rsid w:val="004D7EBD"/>
    <w:rsid w:val="004E202B"/>
    <w:rsid w:val="004E297D"/>
    <w:rsid w:val="004E3FD4"/>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11544"/>
    <w:rsid w:val="005116B5"/>
    <w:rsid w:val="00511A40"/>
    <w:rsid w:val="00512E82"/>
    <w:rsid w:val="00513001"/>
    <w:rsid w:val="00515966"/>
    <w:rsid w:val="00517F5E"/>
    <w:rsid w:val="00522D02"/>
    <w:rsid w:val="005232F7"/>
    <w:rsid w:val="005234FF"/>
    <w:rsid w:val="00523F82"/>
    <w:rsid w:val="00527276"/>
    <w:rsid w:val="00527C70"/>
    <w:rsid w:val="00530EFF"/>
    <w:rsid w:val="00531061"/>
    <w:rsid w:val="00533EAD"/>
    <w:rsid w:val="005341A5"/>
    <w:rsid w:val="00534350"/>
    <w:rsid w:val="005355A0"/>
    <w:rsid w:val="00540B48"/>
    <w:rsid w:val="00542233"/>
    <w:rsid w:val="0054298A"/>
    <w:rsid w:val="00542E2F"/>
    <w:rsid w:val="00543E30"/>
    <w:rsid w:val="0054657C"/>
    <w:rsid w:val="0054777B"/>
    <w:rsid w:val="0055021B"/>
    <w:rsid w:val="00550724"/>
    <w:rsid w:val="00550D0E"/>
    <w:rsid w:val="005510FC"/>
    <w:rsid w:val="0055146A"/>
    <w:rsid w:val="005516A9"/>
    <w:rsid w:val="005532C6"/>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7B65"/>
    <w:rsid w:val="00580714"/>
    <w:rsid w:val="005821C1"/>
    <w:rsid w:val="005834B4"/>
    <w:rsid w:val="00583724"/>
    <w:rsid w:val="005878C6"/>
    <w:rsid w:val="005901B3"/>
    <w:rsid w:val="00590C63"/>
    <w:rsid w:val="0059227E"/>
    <w:rsid w:val="00592597"/>
    <w:rsid w:val="00593793"/>
    <w:rsid w:val="005952B2"/>
    <w:rsid w:val="00595548"/>
    <w:rsid w:val="00595F1A"/>
    <w:rsid w:val="005A02B5"/>
    <w:rsid w:val="005A07C7"/>
    <w:rsid w:val="005A1766"/>
    <w:rsid w:val="005A61AA"/>
    <w:rsid w:val="005B13F6"/>
    <w:rsid w:val="005B69F7"/>
    <w:rsid w:val="005B7132"/>
    <w:rsid w:val="005B7365"/>
    <w:rsid w:val="005C00B8"/>
    <w:rsid w:val="005C0E01"/>
    <w:rsid w:val="005C1110"/>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57E3"/>
    <w:rsid w:val="006270AF"/>
    <w:rsid w:val="006276F5"/>
    <w:rsid w:val="00627A8D"/>
    <w:rsid w:val="00631B82"/>
    <w:rsid w:val="00640B72"/>
    <w:rsid w:val="00641C1C"/>
    <w:rsid w:val="00642EF9"/>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2941"/>
    <w:rsid w:val="00662BF4"/>
    <w:rsid w:val="00663000"/>
    <w:rsid w:val="006650A0"/>
    <w:rsid w:val="00672295"/>
    <w:rsid w:val="00673A69"/>
    <w:rsid w:val="00674346"/>
    <w:rsid w:val="0067734F"/>
    <w:rsid w:val="00677931"/>
    <w:rsid w:val="00677C8E"/>
    <w:rsid w:val="00681484"/>
    <w:rsid w:val="00681D63"/>
    <w:rsid w:val="00682191"/>
    <w:rsid w:val="0068315A"/>
    <w:rsid w:val="006834D3"/>
    <w:rsid w:val="00685475"/>
    <w:rsid w:val="00690845"/>
    <w:rsid w:val="006921C0"/>
    <w:rsid w:val="00694EFA"/>
    <w:rsid w:val="006A10D3"/>
    <w:rsid w:val="006A2CEE"/>
    <w:rsid w:val="006A5EAE"/>
    <w:rsid w:val="006A6686"/>
    <w:rsid w:val="006A798A"/>
    <w:rsid w:val="006B0DD7"/>
    <w:rsid w:val="006B1524"/>
    <w:rsid w:val="006B2DE9"/>
    <w:rsid w:val="006B5602"/>
    <w:rsid w:val="006B5E99"/>
    <w:rsid w:val="006B6AE8"/>
    <w:rsid w:val="006C0FB8"/>
    <w:rsid w:val="006C1856"/>
    <w:rsid w:val="006C270B"/>
    <w:rsid w:val="006C49AC"/>
    <w:rsid w:val="006C6C63"/>
    <w:rsid w:val="006C7181"/>
    <w:rsid w:val="006C7566"/>
    <w:rsid w:val="006D0741"/>
    <w:rsid w:val="006D283D"/>
    <w:rsid w:val="006D43BE"/>
    <w:rsid w:val="006D4A47"/>
    <w:rsid w:val="006D4A73"/>
    <w:rsid w:val="006D4B25"/>
    <w:rsid w:val="006D4E5F"/>
    <w:rsid w:val="006D65C1"/>
    <w:rsid w:val="006D69D0"/>
    <w:rsid w:val="006D6D3F"/>
    <w:rsid w:val="006D7714"/>
    <w:rsid w:val="006E37A9"/>
    <w:rsid w:val="006E3884"/>
    <w:rsid w:val="006E4F13"/>
    <w:rsid w:val="006E5489"/>
    <w:rsid w:val="006E5826"/>
    <w:rsid w:val="006E5F41"/>
    <w:rsid w:val="006E75C6"/>
    <w:rsid w:val="006F097F"/>
    <w:rsid w:val="006F314B"/>
    <w:rsid w:val="006F4702"/>
    <w:rsid w:val="006F639B"/>
    <w:rsid w:val="006F68B0"/>
    <w:rsid w:val="00701617"/>
    <w:rsid w:val="00703C1A"/>
    <w:rsid w:val="00704500"/>
    <w:rsid w:val="00705635"/>
    <w:rsid w:val="0071106A"/>
    <w:rsid w:val="00711454"/>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D6C"/>
    <w:rsid w:val="007329C4"/>
    <w:rsid w:val="00732BDD"/>
    <w:rsid w:val="0073729F"/>
    <w:rsid w:val="00740EE9"/>
    <w:rsid w:val="0074108B"/>
    <w:rsid w:val="007419C2"/>
    <w:rsid w:val="00745FD2"/>
    <w:rsid w:val="00746AF5"/>
    <w:rsid w:val="0075100A"/>
    <w:rsid w:val="00751648"/>
    <w:rsid w:val="00751D71"/>
    <w:rsid w:val="007522A9"/>
    <w:rsid w:val="00755116"/>
    <w:rsid w:val="0075678D"/>
    <w:rsid w:val="00756FD4"/>
    <w:rsid w:val="00757736"/>
    <w:rsid w:val="007611A3"/>
    <w:rsid w:val="00763C8D"/>
    <w:rsid w:val="00764ACF"/>
    <w:rsid w:val="00764ECC"/>
    <w:rsid w:val="00767630"/>
    <w:rsid w:val="00770B54"/>
    <w:rsid w:val="00771179"/>
    <w:rsid w:val="00771990"/>
    <w:rsid w:val="0077306C"/>
    <w:rsid w:val="00774CA4"/>
    <w:rsid w:val="00775AA8"/>
    <w:rsid w:val="00776AA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9A4"/>
    <w:rsid w:val="007A0F69"/>
    <w:rsid w:val="007A29AE"/>
    <w:rsid w:val="007A57CC"/>
    <w:rsid w:val="007A57ED"/>
    <w:rsid w:val="007A744C"/>
    <w:rsid w:val="007B0093"/>
    <w:rsid w:val="007B04D3"/>
    <w:rsid w:val="007B0895"/>
    <w:rsid w:val="007B24BD"/>
    <w:rsid w:val="007B444D"/>
    <w:rsid w:val="007B46BC"/>
    <w:rsid w:val="007B7225"/>
    <w:rsid w:val="007B77F1"/>
    <w:rsid w:val="007C0895"/>
    <w:rsid w:val="007C3306"/>
    <w:rsid w:val="007C4AC0"/>
    <w:rsid w:val="007C6900"/>
    <w:rsid w:val="007C7982"/>
    <w:rsid w:val="007D0B82"/>
    <w:rsid w:val="007D1B24"/>
    <w:rsid w:val="007D3A17"/>
    <w:rsid w:val="007D3BA8"/>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534E"/>
    <w:rsid w:val="008357DB"/>
    <w:rsid w:val="00836E1D"/>
    <w:rsid w:val="00837EA0"/>
    <w:rsid w:val="00840202"/>
    <w:rsid w:val="0084436E"/>
    <w:rsid w:val="00844BD4"/>
    <w:rsid w:val="008451D2"/>
    <w:rsid w:val="00845B10"/>
    <w:rsid w:val="0084613E"/>
    <w:rsid w:val="008470E8"/>
    <w:rsid w:val="00847B4D"/>
    <w:rsid w:val="00850FC4"/>
    <w:rsid w:val="00852921"/>
    <w:rsid w:val="008555BA"/>
    <w:rsid w:val="0085747B"/>
    <w:rsid w:val="008579C9"/>
    <w:rsid w:val="00861B1D"/>
    <w:rsid w:val="008641E2"/>
    <w:rsid w:val="00865017"/>
    <w:rsid w:val="008653B4"/>
    <w:rsid w:val="00866E6E"/>
    <w:rsid w:val="0087083D"/>
    <w:rsid w:val="008717D1"/>
    <w:rsid w:val="00872C76"/>
    <w:rsid w:val="00873F26"/>
    <w:rsid w:val="00874394"/>
    <w:rsid w:val="0087567F"/>
    <w:rsid w:val="0087657E"/>
    <w:rsid w:val="008769E3"/>
    <w:rsid w:val="00876AD8"/>
    <w:rsid w:val="0087797E"/>
    <w:rsid w:val="0088047E"/>
    <w:rsid w:val="00880B50"/>
    <w:rsid w:val="00881076"/>
    <w:rsid w:val="00882191"/>
    <w:rsid w:val="00882F29"/>
    <w:rsid w:val="0088392A"/>
    <w:rsid w:val="008841A1"/>
    <w:rsid w:val="008853E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569A"/>
    <w:rsid w:val="008B7F3C"/>
    <w:rsid w:val="008C06F3"/>
    <w:rsid w:val="008C5453"/>
    <w:rsid w:val="008D000D"/>
    <w:rsid w:val="008D30B9"/>
    <w:rsid w:val="008D3A1D"/>
    <w:rsid w:val="008D4713"/>
    <w:rsid w:val="008D572B"/>
    <w:rsid w:val="008D6FD4"/>
    <w:rsid w:val="008D7005"/>
    <w:rsid w:val="008D7836"/>
    <w:rsid w:val="008E0704"/>
    <w:rsid w:val="008E0D7D"/>
    <w:rsid w:val="008E216A"/>
    <w:rsid w:val="008E403D"/>
    <w:rsid w:val="008E4C18"/>
    <w:rsid w:val="008E64B1"/>
    <w:rsid w:val="008E77A7"/>
    <w:rsid w:val="008E78BA"/>
    <w:rsid w:val="008F256B"/>
    <w:rsid w:val="008F273E"/>
    <w:rsid w:val="008F48D9"/>
    <w:rsid w:val="008F600E"/>
    <w:rsid w:val="008F6443"/>
    <w:rsid w:val="0090182E"/>
    <w:rsid w:val="009018DE"/>
    <w:rsid w:val="00901DBA"/>
    <w:rsid w:val="0090267C"/>
    <w:rsid w:val="00903261"/>
    <w:rsid w:val="00904C9C"/>
    <w:rsid w:val="00905369"/>
    <w:rsid w:val="00911384"/>
    <w:rsid w:val="0091161D"/>
    <w:rsid w:val="00911896"/>
    <w:rsid w:val="009122ED"/>
    <w:rsid w:val="0091246B"/>
    <w:rsid w:val="00913154"/>
    <w:rsid w:val="009136E4"/>
    <w:rsid w:val="00913757"/>
    <w:rsid w:val="00913E3E"/>
    <w:rsid w:val="00913F9D"/>
    <w:rsid w:val="00915FB5"/>
    <w:rsid w:val="00917649"/>
    <w:rsid w:val="009201E9"/>
    <w:rsid w:val="009212DC"/>
    <w:rsid w:val="00922B3B"/>
    <w:rsid w:val="00923293"/>
    <w:rsid w:val="00923B4E"/>
    <w:rsid w:val="00923E05"/>
    <w:rsid w:val="009242C5"/>
    <w:rsid w:val="00926543"/>
    <w:rsid w:val="00926FE0"/>
    <w:rsid w:val="009275EF"/>
    <w:rsid w:val="009275F8"/>
    <w:rsid w:val="00927D14"/>
    <w:rsid w:val="00927ED3"/>
    <w:rsid w:val="00930F61"/>
    <w:rsid w:val="00930F73"/>
    <w:rsid w:val="0093151E"/>
    <w:rsid w:val="0093228E"/>
    <w:rsid w:val="00933791"/>
    <w:rsid w:val="00934691"/>
    <w:rsid w:val="00936002"/>
    <w:rsid w:val="00936124"/>
    <w:rsid w:val="009365AC"/>
    <w:rsid w:val="00937ACD"/>
    <w:rsid w:val="00940663"/>
    <w:rsid w:val="00941805"/>
    <w:rsid w:val="00941E68"/>
    <w:rsid w:val="009439A1"/>
    <w:rsid w:val="00944D13"/>
    <w:rsid w:val="00944FBA"/>
    <w:rsid w:val="0094542B"/>
    <w:rsid w:val="00945667"/>
    <w:rsid w:val="009458F0"/>
    <w:rsid w:val="009473E6"/>
    <w:rsid w:val="00950079"/>
    <w:rsid w:val="00952344"/>
    <w:rsid w:val="00952FA6"/>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70995"/>
    <w:rsid w:val="00971BD9"/>
    <w:rsid w:val="00972145"/>
    <w:rsid w:val="009732FF"/>
    <w:rsid w:val="009741A2"/>
    <w:rsid w:val="0097481E"/>
    <w:rsid w:val="00981D2A"/>
    <w:rsid w:val="009830E7"/>
    <w:rsid w:val="00984D47"/>
    <w:rsid w:val="00986905"/>
    <w:rsid w:val="009875C7"/>
    <w:rsid w:val="009900D6"/>
    <w:rsid w:val="009908E2"/>
    <w:rsid w:val="00990F56"/>
    <w:rsid w:val="00992A4F"/>
    <w:rsid w:val="00992EEE"/>
    <w:rsid w:val="00995A39"/>
    <w:rsid w:val="0099664B"/>
    <w:rsid w:val="00996689"/>
    <w:rsid w:val="009970B4"/>
    <w:rsid w:val="00997EC9"/>
    <w:rsid w:val="009A0A54"/>
    <w:rsid w:val="009A25CE"/>
    <w:rsid w:val="009A313F"/>
    <w:rsid w:val="009A32AC"/>
    <w:rsid w:val="009A6071"/>
    <w:rsid w:val="009A6302"/>
    <w:rsid w:val="009B1019"/>
    <w:rsid w:val="009B186C"/>
    <w:rsid w:val="009B1C48"/>
    <w:rsid w:val="009B2081"/>
    <w:rsid w:val="009B4040"/>
    <w:rsid w:val="009B42C0"/>
    <w:rsid w:val="009B481C"/>
    <w:rsid w:val="009B4AB5"/>
    <w:rsid w:val="009B5C34"/>
    <w:rsid w:val="009B6325"/>
    <w:rsid w:val="009B6DE2"/>
    <w:rsid w:val="009B7010"/>
    <w:rsid w:val="009B7333"/>
    <w:rsid w:val="009C1AB2"/>
    <w:rsid w:val="009C25E1"/>
    <w:rsid w:val="009C66F4"/>
    <w:rsid w:val="009C7059"/>
    <w:rsid w:val="009C7629"/>
    <w:rsid w:val="009D19F0"/>
    <w:rsid w:val="009D280A"/>
    <w:rsid w:val="009D41C8"/>
    <w:rsid w:val="009D5844"/>
    <w:rsid w:val="009D6AEE"/>
    <w:rsid w:val="009E0D73"/>
    <w:rsid w:val="009E1D43"/>
    <w:rsid w:val="009E4C29"/>
    <w:rsid w:val="009E631B"/>
    <w:rsid w:val="009E7EA1"/>
    <w:rsid w:val="009F4787"/>
    <w:rsid w:val="009F4D90"/>
    <w:rsid w:val="009F53A6"/>
    <w:rsid w:val="009F6B92"/>
    <w:rsid w:val="009F736F"/>
    <w:rsid w:val="00A0083D"/>
    <w:rsid w:val="00A01EFD"/>
    <w:rsid w:val="00A0221F"/>
    <w:rsid w:val="00A0237B"/>
    <w:rsid w:val="00A05BB4"/>
    <w:rsid w:val="00A065BA"/>
    <w:rsid w:val="00A126E5"/>
    <w:rsid w:val="00A1383A"/>
    <w:rsid w:val="00A155E2"/>
    <w:rsid w:val="00A15769"/>
    <w:rsid w:val="00A16F31"/>
    <w:rsid w:val="00A20252"/>
    <w:rsid w:val="00A20A56"/>
    <w:rsid w:val="00A21B6D"/>
    <w:rsid w:val="00A262AC"/>
    <w:rsid w:val="00A30A84"/>
    <w:rsid w:val="00A33B0A"/>
    <w:rsid w:val="00A37472"/>
    <w:rsid w:val="00A4057C"/>
    <w:rsid w:val="00A40D0F"/>
    <w:rsid w:val="00A42591"/>
    <w:rsid w:val="00A42605"/>
    <w:rsid w:val="00A429D5"/>
    <w:rsid w:val="00A42F1A"/>
    <w:rsid w:val="00A50037"/>
    <w:rsid w:val="00A50FD9"/>
    <w:rsid w:val="00A516BD"/>
    <w:rsid w:val="00A53937"/>
    <w:rsid w:val="00A53D50"/>
    <w:rsid w:val="00A54F3F"/>
    <w:rsid w:val="00A55818"/>
    <w:rsid w:val="00A55BC6"/>
    <w:rsid w:val="00A56A78"/>
    <w:rsid w:val="00A624FE"/>
    <w:rsid w:val="00A64D09"/>
    <w:rsid w:val="00A65A95"/>
    <w:rsid w:val="00A66A28"/>
    <w:rsid w:val="00A66D61"/>
    <w:rsid w:val="00A671A5"/>
    <w:rsid w:val="00A67434"/>
    <w:rsid w:val="00A67AA6"/>
    <w:rsid w:val="00A70AD8"/>
    <w:rsid w:val="00A72F15"/>
    <w:rsid w:val="00A73A9C"/>
    <w:rsid w:val="00A800CF"/>
    <w:rsid w:val="00A8037E"/>
    <w:rsid w:val="00A8136F"/>
    <w:rsid w:val="00A82A90"/>
    <w:rsid w:val="00A83B2E"/>
    <w:rsid w:val="00A8520D"/>
    <w:rsid w:val="00A85C7B"/>
    <w:rsid w:val="00A90388"/>
    <w:rsid w:val="00A920AE"/>
    <w:rsid w:val="00A94AF7"/>
    <w:rsid w:val="00A96D69"/>
    <w:rsid w:val="00AA1176"/>
    <w:rsid w:val="00AA30AC"/>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4FD"/>
    <w:rsid w:val="00AC60BF"/>
    <w:rsid w:val="00AC7FCC"/>
    <w:rsid w:val="00AD0D32"/>
    <w:rsid w:val="00AD196A"/>
    <w:rsid w:val="00AD2792"/>
    <w:rsid w:val="00AD3380"/>
    <w:rsid w:val="00AD3FB0"/>
    <w:rsid w:val="00AD4F07"/>
    <w:rsid w:val="00AD608E"/>
    <w:rsid w:val="00AD68A7"/>
    <w:rsid w:val="00AD75A7"/>
    <w:rsid w:val="00AD7FE0"/>
    <w:rsid w:val="00AE5F3B"/>
    <w:rsid w:val="00AE6EC0"/>
    <w:rsid w:val="00AE7ABA"/>
    <w:rsid w:val="00AF0F99"/>
    <w:rsid w:val="00AF4B0A"/>
    <w:rsid w:val="00AF59DE"/>
    <w:rsid w:val="00AF65DE"/>
    <w:rsid w:val="00B00779"/>
    <w:rsid w:val="00B007A5"/>
    <w:rsid w:val="00B02E53"/>
    <w:rsid w:val="00B056B9"/>
    <w:rsid w:val="00B05D67"/>
    <w:rsid w:val="00B06275"/>
    <w:rsid w:val="00B06625"/>
    <w:rsid w:val="00B0795D"/>
    <w:rsid w:val="00B101E0"/>
    <w:rsid w:val="00B10D68"/>
    <w:rsid w:val="00B11514"/>
    <w:rsid w:val="00B11A7A"/>
    <w:rsid w:val="00B1245F"/>
    <w:rsid w:val="00B14009"/>
    <w:rsid w:val="00B14CE4"/>
    <w:rsid w:val="00B14EBC"/>
    <w:rsid w:val="00B15BAF"/>
    <w:rsid w:val="00B15EE0"/>
    <w:rsid w:val="00B17E27"/>
    <w:rsid w:val="00B20480"/>
    <w:rsid w:val="00B219B9"/>
    <w:rsid w:val="00B22BB9"/>
    <w:rsid w:val="00B22FAB"/>
    <w:rsid w:val="00B23768"/>
    <w:rsid w:val="00B24271"/>
    <w:rsid w:val="00B2465F"/>
    <w:rsid w:val="00B3069E"/>
    <w:rsid w:val="00B3217E"/>
    <w:rsid w:val="00B33555"/>
    <w:rsid w:val="00B35F0C"/>
    <w:rsid w:val="00B40F2C"/>
    <w:rsid w:val="00B44413"/>
    <w:rsid w:val="00B445BD"/>
    <w:rsid w:val="00B454E2"/>
    <w:rsid w:val="00B457A8"/>
    <w:rsid w:val="00B45C16"/>
    <w:rsid w:val="00B469CE"/>
    <w:rsid w:val="00B505A1"/>
    <w:rsid w:val="00B50E58"/>
    <w:rsid w:val="00B53FE8"/>
    <w:rsid w:val="00B54349"/>
    <w:rsid w:val="00B545E1"/>
    <w:rsid w:val="00B554B0"/>
    <w:rsid w:val="00B57C57"/>
    <w:rsid w:val="00B60AEC"/>
    <w:rsid w:val="00B61A5C"/>
    <w:rsid w:val="00B64BCB"/>
    <w:rsid w:val="00B64D13"/>
    <w:rsid w:val="00B65246"/>
    <w:rsid w:val="00B66E0E"/>
    <w:rsid w:val="00B70217"/>
    <w:rsid w:val="00B73A47"/>
    <w:rsid w:val="00B74571"/>
    <w:rsid w:val="00B74C11"/>
    <w:rsid w:val="00B75DF6"/>
    <w:rsid w:val="00B764BD"/>
    <w:rsid w:val="00B80A77"/>
    <w:rsid w:val="00B82838"/>
    <w:rsid w:val="00B82848"/>
    <w:rsid w:val="00B84128"/>
    <w:rsid w:val="00B85510"/>
    <w:rsid w:val="00B85FD8"/>
    <w:rsid w:val="00B86217"/>
    <w:rsid w:val="00B87221"/>
    <w:rsid w:val="00B903AC"/>
    <w:rsid w:val="00B90574"/>
    <w:rsid w:val="00B9196C"/>
    <w:rsid w:val="00B92114"/>
    <w:rsid w:val="00B9465F"/>
    <w:rsid w:val="00B9643B"/>
    <w:rsid w:val="00B964D1"/>
    <w:rsid w:val="00B96E6A"/>
    <w:rsid w:val="00B97BB9"/>
    <w:rsid w:val="00BA1E62"/>
    <w:rsid w:val="00BA33BA"/>
    <w:rsid w:val="00BA3612"/>
    <w:rsid w:val="00BA53EB"/>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AC6"/>
    <w:rsid w:val="00BC6F8C"/>
    <w:rsid w:val="00BC7541"/>
    <w:rsid w:val="00BD0038"/>
    <w:rsid w:val="00BD12EC"/>
    <w:rsid w:val="00BD23C9"/>
    <w:rsid w:val="00BD2455"/>
    <w:rsid w:val="00BD25C8"/>
    <w:rsid w:val="00BD3299"/>
    <w:rsid w:val="00BD3DE4"/>
    <w:rsid w:val="00BD4C92"/>
    <w:rsid w:val="00BD4EEC"/>
    <w:rsid w:val="00BD6545"/>
    <w:rsid w:val="00BD7FE0"/>
    <w:rsid w:val="00BE19FC"/>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3E06"/>
    <w:rsid w:val="00C05BD5"/>
    <w:rsid w:val="00C074D1"/>
    <w:rsid w:val="00C10ECB"/>
    <w:rsid w:val="00C11819"/>
    <w:rsid w:val="00C13524"/>
    <w:rsid w:val="00C1536D"/>
    <w:rsid w:val="00C167E1"/>
    <w:rsid w:val="00C20652"/>
    <w:rsid w:val="00C21539"/>
    <w:rsid w:val="00C25845"/>
    <w:rsid w:val="00C27890"/>
    <w:rsid w:val="00C33FD4"/>
    <w:rsid w:val="00C35712"/>
    <w:rsid w:val="00C36237"/>
    <w:rsid w:val="00C4598D"/>
    <w:rsid w:val="00C50ECC"/>
    <w:rsid w:val="00C55C0B"/>
    <w:rsid w:val="00C55CC4"/>
    <w:rsid w:val="00C56B72"/>
    <w:rsid w:val="00C60394"/>
    <w:rsid w:val="00C63290"/>
    <w:rsid w:val="00C6399E"/>
    <w:rsid w:val="00C65543"/>
    <w:rsid w:val="00C6634C"/>
    <w:rsid w:val="00C66A9B"/>
    <w:rsid w:val="00C67A15"/>
    <w:rsid w:val="00C70EF4"/>
    <w:rsid w:val="00C72027"/>
    <w:rsid w:val="00C73CF2"/>
    <w:rsid w:val="00C761B9"/>
    <w:rsid w:val="00C77FC4"/>
    <w:rsid w:val="00C80369"/>
    <w:rsid w:val="00C83F8C"/>
    <w:rsid w:val="00C85D10"/>
    <w:rsid w:val="00C878E2"/>
    <w:rsid w:val="00C92046"/>
    <w:rsid w:val="00C9375F"/>
    <w:rsid w:val="00C949EB"/>
    <w:rsid w:val="00C96CFE"/>
    <w:rsid w:val="00C97943"/>
    <w:rsid w:val="00C97A6B"/>
    <w:rsid w:val="00C97E23"/>
    <w:rsid w:val="00CA02D4"/>
    <w:rsid w:val="00CA1CE6"/>
    <w:rsid w:val="00CA1D34"/>
    <w:rsid w:val="00CA399F"/>
    <w:rsid w:val="00CA4332"/>
    <w:rsid w:val="00CA483C"/>
    <w:rsid w:val="00CA57AC"/>
    <w:rsid w:val="00CA58EE"/>
    <w:rsid w:val="00CA5C62"/>
    <w:rsid w:val="00CA5DF2"/>
    <w:rsid w:val="00CB00AD"/>
    <w:rsid w:val="00CB1094"/>
    <w:rsid w:val="00CB1235"/>
    <w:rsid w:val="00CB6E99"/>
    <w:rsid w:val="00CC1EDB"/>
    <w:rsid w:val="00CC2731"/>
    <w:rsid w:val="00CC3AF9"/>
    <w:rsid w:val="00CC4060"/>
    <w:rsid w:val="00CC59DD"/>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BB8"/>
    <w:rsid w:val="00CF2EEA"/>
    <w:rsid w:val="00CF5CFE"/>
    <w:rsid w:val="00CF6D35"/>
    <w:rsid w:val="00CF71F9"/>
    <w:rsid w:val="00CF750D"/>
    <w:rsid w:val="00CF7725"/>
    <w:rsid w:val="00D000B9"/>
    <w:rsid w:val="00D01283"/>
    <w:rsid w:val="00D01620"/>
    <w:rsid w:val="00D04C9D"/>
    <w:rsid w:val="00D106C7"/>
    <w:rsid w:val="00D10E87"/>
    <w:rsid w:val="00D122CA"/>
    <w:rsid w:val="00D12698"/>
    <w:rsid w:val="00D1291F"/>
    <w:rsid w:val="00D12CEC"/>
    <w:rsid w:val="00D150C2"/>
    <w:rsid w:val="00D1605B"/>
    <w:rsid w:val="00D16468"/>
    <w:rsid w:val="00D176F1"/>
    <w:rsid w:val="00D2118A"/>
    <w:rsid w:val="00D23106"/>
    <w:rsid w:val="00D23591"/>
    <w:rsid w:val="00D248B2"/>
    <w:rsid w:val="00D25E44"/>
    <w:rsid w:val="00D27AA4"/>
    <w:rsid w:val="00D31A9E"/>
    <w:rsid w:val="00D33A38"/>
    <w:rsid w:val="00D33E75"/>
    <w:rsid w:val="00D34FB5"/>
    <w:rsid w:val="00D368C6"/>
    <w:rsid w:val="00D37D10"/>
    <w:rsid w:val="00D37DFF"/>
    <w:rsid w:val="00D40542"/>
    <w:rsid w:val="00D41902"/>
    <w:rsid w:val="00D41DDC"/>
    <w:rsid w:val="00D423D0"/>
    <w:rsid w:val="00D42E6F"/>
    <w:rsid w:val="00D44095"/>
    <w:rsid w:val="00D447BF"/>
    <w:rsid w:val="00D451FF"/>
    <w:rsid w:val="00D4695D"/>
    <w:rsid w:val="00D47068"/>
    <w:rsid w:val="00D509D4"/>
    <w:rsid w:val="00D52B99"/>
    <w:rsid w:val="00D5347B"/>
    <w:rsid w:val="00D5383C"/>
    <w:rsid w:val="00D55C20"/>
    <w:rsid w:val="00D56D5D"/>
    <w:rsid w:val="00D5784C"/>
    <w:rsid w:val="00D615AD"/>
    <w:rsid w:val="00D63259"/>
    <w:rsid w:val="00D63914"/>
    <w:rsid w:val="00D64561"/>
    <w:rsid w:val="00D65CE1"/>
    <w:rsid w:val="00D66F55"/>
    <w:rsid w:val="00D71586"/>
    <w:rsid w:val="00D763C5"/>
    <w:rsid w:val="00D7651D"/>
    <w:rsid w:val="00D76B05"/>
    <w:rsid w:val="00D77CFD"/>
    <w:rsid w:val="00D81948"/>
    <w:rsid w:val="00D81AE0"/>
    <w:rsid w:val="00D82142"/>
    <w:rsid w:val="00D85320"/>
    <w:rsid w:val="00D8585C"/>
    <w:rsid w:val="00D86288"/>
    <w:rsid w:val="00D8628E"/>
    <w:rsid w:val="00D866F3"/>
    <w:rsid w:val="00D86E1F"/>
    <w:rsid w:val="00D87B47"/>
    <w:rsid w:val="00D9006A"/>
    <w:rsid w:val="00D92B83"/>
    <w:rsid w:val="00D931C7"/>
    <w:rsid w:val="00D94C0B"/>
    <w:rsid w:val="00D950E5"/>
    <w:rsid w:val="00D951AD"/>
    <w:rsid w:val="00DA3304"/>
    <w:rsid w:val="00DA36E2"/>
    <w:rsid w:val="00DA46F5"/>
    <w:rsid w:val="00DA46FB"/>
    <w:rsid w:val="00DA5D1C"/>
    <w:rsid w:val="00DA6DB6"/>
    <w:rsid w:val="00DA7745"/>
    <w:rsid w:val="00DB1AA0"/>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9FC"/>
    <w:rsid w:val="00DD6B45"/>
    <w:rsid w:val="00DD71BF"/>
    <w:rsid w:val="00DE4C3D"/>
    <w:rsid w:val="00DE4DA7"/>
    <w:rsid w:val="00DE5859"/>
    <w:rsid w:val="00DE590B"/>
    <w:rsid w:val="00DF0B7F"/>
    <w:rsid w:val="00DF0DCE"/>
    <w:rsid w:val="00DF1326"/>
    <w:rsid w:val="00DF1784"/>
    <w:rsid w:val="00DF1ADC"/>
    <w:rsid w:val="00DF49F1"/>
    <w:rsid w:val="00DF5533"/>
    <w:rsid w:val="00DF6C6F"/>
    <w:rsid w:val="00E00606"/>
    <w:rsid w:val="00E019A0"/>
    <w:rsid w:val="00E035E7"/>
    <w:rsid w:val="00E06FAF"/>
    <w:rsid w:val="00E076C2"/>
    <w:rsid w:val="00E105F4"/>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DEF"/>
    <w:rsid w:val="00E26A63"/>
    <w:rsid w:val="00E306B2"/>
    <w:rsid w:val="00E30A0D"/>
    <w:rsid w:val="00E30EE7"/>
    <w:rsid w:val="00E31197"/>
    <w:rsid w:val="00E319B5"/>
    <w:rsid w:val="00E31CE8"/>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80D69"/>
    <w:rsid w:val="00E8329B"/>
    <w:rsid w:val="00E853E9"/>
    <w:rsid w:val="00E8674A"/>
    <w:rsid w:val="00E867FB"/>
    <w:rsid w:val="00E86B1D"/>
    <w:rsid w:val="00E9046F"/>
    <w:rsid w:val="00E90507"/>
    <w:rsid w:val="00E906D6"/>
    <w:rsid w:val="00E921EB"/>
    <w:rsid w:val="00E957C2"/>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2C1C"/>
    <w:rsid w:val="00EB37ED"/>
    <w:rsid w:val="00EB45CE"/>
    <w:rsid w:val="00EB538F"/>
    <w:rsid w:val="00EB5778"/>
    <w:rsid w:val="00EB5880"/>
    <w:rsid w:val="00EB5FC3"/>
    <w:rsid w:val="00EB794C"/>
    <w:rsid w:val="00EC2B9C"/>
    <w:rsid w:val="00EC43CB"/>
    <w:rsid w:val="00EC55A4"/>
    <w:rsid w:val="00EC571F"/>
    <w:rsid w:val="00EC57F5"/>
    <w:rsid w:val="00EC784B"/>
    <w:rsid w:val="00ED04AC"/>
    <w:rsid w:val="00ED2F94"/>
    <w:rsid w:val="00ED3986"/>
    <w:rsid w:val="00ED55AC"/>
    <w:rsid w:val="00ED55E0"/>
    <w:rsid w:val="00ED5868"/>
    <w:rsid w:val="00EE0FF8"/>
    <w:rsid w:val="00EE124C"/>
    <w:rsid w:val="00EE1701"/>
    <w:rsid w:val="00EE24BE"/>
    <w:rsid w:val="00EE5645"/>
    <w:rsid w:val="00EE58CA"/>
    <w:rsid w:val="00EE5999"/>
    <w:rsid w:val="00EE5B11"/>
    <w:rsid w:val="00EE634F"/>
    <w:rsid w:val="00EE6528"/>
    <w:rsid w:val="00EF18C9"/>
    <w:rsid w:val="00EF1924"/>
    <w:rsid w:val="00EF3D70"/>
    <w:rsid w:val="00F00964"/>
    <w:rsid w:val="00F00BF2"/>
    <w:rsid w:val="00F06987"/>
    <w:rsid w:val="00F1039E"/>
    <w:rsid w:val="00F13BE1"/>
    <w:rsid w:val="00F14E84"/>
    <w:rsid w:val="00F20C88"/>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54420"/>
    <w:rsid w:val="00F55E39"/>
    <w:rsid w:val="00F61749"/>
    <w:rsid w:val="00F62308"/>
    <w:rsid w:val="00F6308A"/>
    <w:rsid w:val="00F6430A"/>
    <w:rsid w:val="00F66381"/>
    <w:rsid w:val="00F679CB"/>
    <w:rsid w:val="00F70FC7"/>
    <w:rsid w:val="00F719FC"/>
    <w:rsid w:val="00F736A5"/>
    <w:rsid w:val="00F80AF2"/>
    <w:rsid w:val="00F82B54"/>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93298-6DE2-6643-BA81-E5B95B8F8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21</Pages>
  <Words>12127</Words>
  <Characters>69128</Characters>
  <Application>Microsoft Macintosh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81093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John Lynham</cp:lastModifiedBy>
  <cp:revision>8</cp:revision>
  <dcterms:created xsi:type="dcterms:W3CDTF">2015-11-11T10:09:00Z</dcterms:created>
  <dcterms:modified xsi:type="dcterms:W3CDTF">2015-11-11T16:11:00Z</dcterms:modified>
</cp:coreProperties>
</file>